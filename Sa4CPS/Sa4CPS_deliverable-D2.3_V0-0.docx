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478" w14:textId="77777777" w:rsidR="009D5056" w:rsidRPr="00E610B3" w:rsidRDefault="009D5056" w:rsidP="008D00F9">
      <w:pPr>
        <w:outlineLvl w:val="0"/>
        <w:sectPr w:rsidR="009D5056" w:rsidRPr="00E610B3" w:rsidSect="00254E5F">
          <w:headerReference w:type="default" r:id="rId11"/>
          <w:footerReference w:type="default" r:id="rId12"/>
          <w:headerReference w:type="first" r:id="rId13"/>
          <w:footerReference w:type="first" r:id="rId14"/>
          <w:pgSz w:w="11906" w:h="16838" w:code="9"/>
          <w:pgMar w:top="2693" w:right="851" w:bottom="794" w:left="1361" w:header="851" w:footer="0" w:gutter="0"/>
          <w:pgNumType w:start="1"/>
          <w:cols w:space="720"/>
          <w:titlePg/>
          <w:docGrid w:linePitch="360"/>
        </w:sectPr>
      </w:pPr>
    </w:p>
    <w:p w14:paraId="06EB2479" w14:textId="65EA6975" w:rsidR="00926E65" w:rsidRPr="007F7173" w:rsidRDefault="00227377" w:rsidP="00926E65">
      <w:pPr>
        <w:pStyle w:val="Titlefrontpage"/>
      </w:pPr>
      <w:r w:rsidRPr="007F7173">
        <w:t>WP</w:t>
      </w:r>
      <w:r w:rsidR="00F65EF9" w:rsidRPr="007F7173">
        <w:t>2</w:t>
      </w:r>
      <w:r w:rsidRPr="007F7173">
        <w:t xml:space="preserve"> Deliverable </w:t>
      </w:r>
      <w:r w:rsidR="004B3336" w:rsidRPr="007F7173">
        <w:t>2.</w:t>
      </w:r>
      <w:r w:rsidR="00D45486">
        <w:t>3</w:t>
      </w:r>
    </w:p>
    <w:p w14:paraId="06EB247B" w14:textId="0B8446AC" w:rsidR="00926E65" w:rsidRPr="00916811" w:rsidRDefault="00B72DF5" w:rsidP="2DDE29D0">
      <w:pPr>
        <w:rPr>
          <w:sz w:val="40"/>
          <w:szCs w:val="40"/>
        </w:rPr>
      </w:pPr>
      <w:r>
        <w:rPr>
          <w:sz w:val="40"/>
        </w:rPr>
        <w:t>V</w:t>
      </w:r>
      <w:r w:rsidR="00D45486">
        <w:rPr>
          <w:sz w:val="40"/>
        </w:rPr>
        <w:t>ersion</w:t>
      </w:r>
      <w:r>
        <w:rPr>
          <w:sz w:val="40"/>
        </w:rPr>
        <w:t xml:space="preserve"> 2</w:t>
      </w:r>
      <w:r w:rsidR="00D45486">
        <w:rPr>
          <w:sz w:val="40"/>
        </w:rPr>
        <w:t xml:space="preserve"> of the</w:t>
      </w:r>
      <w:r w:rsidR="002632D9" w:rsidRPr="00916811">
        <w:rPr>
          <w:sz w:val="40"/>
        </w:rPr>
        <w:t xml:space="preserve"> Sa4CPS concept description</w:t>
      </w:r>
    </w:p>
    <w:p w14:paraId="06EB247C" w14:textId="77777777" w:rsidR="00227377" w:rsidRPr="00916811" w:rsidRDefault="00227377" w:rsidP="00926E65"/>
    <w:p w14:paraId="06EB247D" w14:textId="71D9DF18" w:rsidR="00227377" w:rsidRPr="007F7173" w:rsidRDefault="00EF6E1E" w:rsidP="00227377">
      <w:pPr>
        <w:pStyle w:val="Titlefrontpage"/>
      </w:pPr>
      <w:r w:rsidRPr="007F7173">
        <w:t>Sa4</w:t>
      </w:r>
      <w:r w:rsidR="00940C20" w:rsidRPr="007F7173">
        <w:t>CPS</w:t>
      </w:r>
    </w:p>
    <w:p w14:paraId="06EB247E" w14:textId="1C4CD4BC" w:rsidR="00227377" w:rsidRPr="00916811" w:rsidRDefault="00F331AD" w:rsidP="00A61CD0">
      <w:pPr>
        <w:pStyle w:val="Titlefrontpage"/>
      </w:pPr>
      <w:r w:rsidRPr="00916811">
        <w:t xml:space="preserve">ITEA </w:t>
      </w:r>
      <w:r w:rsidR="00EF6E1E" w:rsidRPr="00916811">
        <w:t>4</w:t>
      </w:r>
      <w:r w:rsidRPr="00916811">
        <w:t xml:space="preserve"> </w:t>
      </w:r>
      <w:r w:rsidR="00EF6E1E" w:rsidRPr="00916811">
        <w:t>22</w:t>
      </w:r>
      <w:r w:rsidR="00484CA4" w:rsidRPr="00916811">
        <w:t>0</w:t>
      </w:r>
      <w:r w:rsidR="00940C20" w:rsidRPr="00916811">
        <w:t>0</w:t>
      </w:r>
      <w:r w:rsidR="00EF6E1E" w:rsidRPr="00916811">
        <w:t>7</w:t>
      </w:r>
    </w:p>
    <w:p w14:paraId="06EB247F" w14:textId="77777777" w:rsidR="00A61CD0" w:rsidRPr="00916811" w:rsidRDefault="00A61CD0" w:rsidP="00A61CD0">
      <w:pPr>
        <w:pStyle w:val="Titlefrontpage"/>
      </w:pPr>
    </w:p>
    <w:p w14:paraId="06EB2480" w14:textId="77777777" w:rsidR="00A61CD0" w:rsidRPr="00916811" w:rsidRDefault="00A61CD0" w:rsidP="00A61CD0">
      <w:pPr>
        <w:pStyle w:val="Titlefrontpage"/>
      </w:pPr>
    </w:p>
    <w:p w14:paraId="06EB2481" w14:textId="2B42F46D" w:rsidR="00A61CD0" w:rsidRPr="00916811" w:rsidRDefault="00A61CD0" w:rsidP="00A61CD0">
      <w:pPr>
        <w:pStyle w:val="Subtitlefrontpage"/>
      </w:pPr>
      <w:r w:rsidRPr="00916811">
        <w:t xml:space="preserve">Status: </w:t>
      </w:r>
      <w:r w:rsidR="00D45486">
        <w:t>Draft</w:t>
      </w:r>
    </w:p>
    <w:p w14:paraId="06EB2482" w14:textId="77777777" w:rsidR="00A61CD0" w:rsidRPr="00916811" w:rsidRDefault="00A61CD0" w:rsidP="00A61CD0">
      <w:pPr>
        <w:pStyle w:val="Titlefrontpage"/>
      </w:pPr>
    </w:p>
    <w:p w14:paraId="06EB2483" w14:textId="77777777" w:rsidR="00A61CD0" w:rsidRPr="00916811" w:rsidRDefault="00A61CD0" w:rsidP="00A61CD0">
      <w:pPr>
        <w:pStyle w:val="Subtitlefrontpage"/>
      </w:pPr>
    </w:p>
    <w:p w14:paraId="06EB2484" w14:textId="77777777" w:rsidR="00A61CD0" w:rsidRPr="00916811" w:rsidRDefault="00A61CD0" w:rsidP="00A61CD0">
      <w:pPr>
        <w:pStyle w:val="Documentsubtitle"/>
        <w:jc w:val="both"/>
        <w:rPr>
          <w:spacing w:val="30"/>
          <w:sz w:val="24"/>
        </w:rPr>
      </w:pPr>
      <w:r w:rsidRPr="00916811">
        <w:rPr>
          <w:rStyle w:val="dottedlineChar"/>
        </w:rPr>
        <w:t>••••••••••••••••••••••••••••••••••••••••••••••••••••••</w:t>
      </w:r>
    </w:p>
    <w:p w14:paraId="06EB2485" w14:textId="2FAC5ED4" w:rsidR="00952BA4" w:rsidRPr="005D0217" w:rsidRDefault="00647B4F" w:rsidP="00A61CD0">
      <w:pPr>
        <w:pStyle w:val="BodyText"/>
      </w:pPr>
      <w:r w:rsidRPr="005D0217">
        <w:t>Edit</w:t>
      </w:r>
      <w:r w:rsidR="00C71C9E" w:rsidRPr="005D0217">
        <w:t>or</w:t>
      </w:r>
      <w:r w:rsidR="005D0217">
        <w:t>s</w:t>
      </w:r>
      <w:r w:rsidR="005D0217" w:rsidRPr="005D0217">
        <w:t xml:space="preserve"> (</w:t>
      </w:r>
      <w:r w:rsidR="005D0217">
        <w:t xml:space="preserve">of the </w:t>
      </w:r>
      <w:r w:rsidR="2A0ED4F5">
        <w:t>preceding</w:t>
      </w:r>
      <w:r w:rsidR="005D0217">
        <w:t xml:space="preserve"> version</w:t>
      </w:r>
      <w:r w:rsidR="005D0217" w:rsidRPr="005D0217">
        <w:t>)</w:t>
      </w:r>
      <w:r w:rsidR="009D62A6" w:rsidRPr="005D0217">
        <w:t xml:space="preserve">: </w:t>
      </w:r>
      <w:r w:rsidR="000D7B1B" w:rsidRPr="005D0217">
        <w:t>Juhani Latvakoski</w:t>
      </w:r>
      <w:r w:rsidR="005D0217">
        <w:t xml:space="preserve"> and Jussi Ronkainen</w:t>
      </w:r>
    </w:p>
    <w:p w14:paraId="06EB2486" w14:textId="77777777" w:rsidR="00640F33" w:rsidRPr="005D0217" w:rsidRDefault="00640F33" w:rsidP="00640F33">
      <w:pPr>
        <w:pStyle w:val="BodyText"/>
      </w:pPr>
    </w:p>
    <w:p w14:paraId="06EB2487" w14:textId="77777777" w:rsidR="00640F33" w:rsidRPr="005D0217" w:rsidRDefault="00640F33" w:rsidP="00A61CD0">
      <w:pPr>
        <w:pStyle w:val="BodyText"/>
      </w:pPr>
    </w:p>
    <w:p w14:paraId="06EB2488" w14:textId="7DECB195" w:rsidR="00B4558C" w:rsidRPr="00916811" w:rsidRDefault="683F95EF" w:rsidP="00952BA4">
      <w:pPr>
        <w:pStyle w:val="BodyText"/>
        <w:tabs>
          <w:tab w:val="left" w:pos="8730"/>
        </w:tabs>
        <w:spacing w:line="276" w:lineRule="auto"/>
        <w:jc w:val="both"/>
      </w:pPr>
      <w:r>
        <w:t>Preceding</w:t>
      </w:r>
      <w:r w:rsidR="005D0217">
        <w:t xml:space="preserve"> version i</w:t>
      </w:r>
      <w:r w:rsidR="00B4558C" w:rsidRPr="007F7173">
        <w:t>ncluding contributions from:</w:t>
      </w:r>
    </w:p>
    <w:p w14:paraId="028A7C0A" w14:textId="0137078E" w:rsidR="00A14766" w:rsidRPr="00916811" w:rsidRDefault="49F5E9C0" w:rsidP="0F51280C">
      <w:pPr>
        <w:pStyle w:val="BodyText"/>
      </w:pPr>
      <w:r w:rsidRPr="00916811">
        <w:t>Luis Gomes (ISEP)</w:t>
      </w:r>
    </w:p>
    <w:p w14:paraId="06EB248B" w14:textId="456BE3A4" w:rsidR="00A14766" w:rsidRPr="00D45486" w:rsidRDefault="49F5E9C0" w:rsidP="00CE5964">
      <w:pPr>
        <w:pStyle w:val="BodyText"/>
      </w:pPr>
      <w:r w:rsidRPr="00D45486">
        <w:t>Pedro Faria (ISEP)</w:t>
      </w:r>
    </w:p>
    <w:p w14:paraId="1838652C" w14:textId="04F14305" w:rsidR="49F5E9C0" w:rsidRPr="001666DF" w:rsidRDefault="49F5E9C0" w:rsidP="6AE4260F">
      <w:pPr>
        <w:pStyle w:val="BodyText"/>
        <w:rPr>
          <w:lang w:val="fi-FI"/>
        </w:rPr>
      </w:pPr>
      <w:r w:rsidRPr="001666DF">
        <w:rPr>
          <w:lang w:val="fi-FI"/>
        </w:rPr>
        <w:t xml:space="preserve">Zita </w:t>
      </w:r>
      <w:r w:rsidRPr="3A970089">
        <w:rPr>
          <w:lang w:val="fi-FI"/>
        </w:rPr>
        <w:t>V</w:t>
      </w:r>
      <w:r w:rsidR="799C3BF8" w:rsidRPr="3A970089">
        <w:rPr>
          <w:lang w:val="fi-FI"/>
        </w:rPr>
        <w:t>a</w:t>
      </w:r>
      <w:r w:rsidRPr="3A970089">
        <w:rPr>
          <w:lang w:val="fi-FI"/>
        </w:rPr>
        <w:t>le</w:t>
      </w:r>
      <w:r w:rsidRPr="001666DF">
        <w:rPr>
          <w:lang w:val="fi-FI"/>
        </w:rPr>
        <w:t xml:space="preserve"> (ISEP)</w:t>
      </w:r>
    </w:p>
    <w:p w14:paraId="2D09F5B9" w14:textId="355715B1" w:rsidR="701B081D" w:rsidRPr="001666DF" w:rsidRDefault="701B081D" w:rsidP="6A4E9B12">
      <w:pPr>
        <w:pStyle w:val="BodyText"/>
        <w:rPr>
          <w:lang w:val="fi-FI"/>
        </w:rPr>
      </w:pPr>
      <w:r w:rsidRPr="001666DF">
        <w:rPr>
          <w:lang w:val="fi-FI"/>
        </w:rPr>
        <w:t>Juha Häikiö (Port of Oulu)</w:t>
      </w:r>
    </w:p>
    <w:p w14:paraId="387E84B9" w14:textId="49A240CC" w:rsidR="3739A827" w:rsidRPr="001666DF" w:rsidRDefault="3739A827" w:rsidP="6CE6B5DF">
      <w:pPr>
        <w:pStyle w:val="BodyText"/>
        <w:rPr>
          <w:lang w:val="fi-FI"/>
        </w:rPr>
      </w:pPr>
      <w:r w:rsidRPr="001666DF">
        <w:rPr>
          <w:lang w:val="fi-FI"/>
        </w:rPr>
        <w:t xml:space="preserve">Miikka Salminen (Modirum </w:t>
      </w:r>
      <w:r w:rsidR="0EA1185B" w:rsidRPr="536A05BF">
        <w:rPr>
          <w:lang w:val="fi-FI"/>
        </w:rPr>
        <w:t xml:space="preserve">| </w:t>
      </w:r>
      <w:r w:rsidRPr="001666DF">
        <w:rPr>
          <w:lang w:val="fi-FI"/>
        </w:rPr>
        <w:t>Gespi)</w:t>
      </w:r>
    </w:p>
    <w:p w14:paraId="6E091BD0" w14:textId="4CBCB7B2" w:rsidR="3739A827" w:rsidRPr="00171172" w:rsidRDefault="3739A827" w:rsidP="6CE6B5DF">
      <w:pPr>
        <w:pStyle w:val="BodyText"/>
        <w:rPr>
          <w:lang w:val="fi-FI"/>
        </w:rPr>
      </w:pPr>
      <w:r w:rsidRPr="00D45486">
        <w:rPr>
          <w:lang w:val="fi-FI"/>
        </w:rPr>
        <w:t xml:space="preserve">Mika Mononen (Modirum </w:t>
      </w:r>
      <w:r w:rsidR="14B20B08" w:rsidRPr="536A05BF">
        <w:rPr>
          <w:lang w:val="fi-FI"/>
        </w:rPr>
        <w:t xml:space="preserve">| </w:t>
      </w:r>
      <w:r w:rsidRPr="00D45486">
        <w:rPr>
          <w:lang w:val="fi-FI"/>
        </w:rPr>
        <w:t>Gespi)</w:t>
      </w:r>
    </w:p>
    <w:p w14:paraId="18E44D25" w14:textId="524EDEDC" w:rsidR="4BAFB937" w:rsidRPr="00171172" w:rsidRDefault="4BAFB937" w:rsidP="536A05BF">
      <w:pPr>
        <w:pStyle w:val="BodyText"/>
        <w:rPr>
          <w:lang w:val="fi-FI"/>
        </w:rPr>
      </w:pPr>
      <w:r w:rsidRPr="536A05BF">
        <w:rPr>
          <w:lang w:val="fi-FI"/>
        </w:rPr>
        <w:t>Joona Vilkko (Modirum | Gespi)</w:t>
      </w:r>
    </w:p>
    <w:p w14:paraId="5BA25B00" w14:textId="7B4E8DAE" w:rsidR="1FD51B4D" w:rsidRPr="00171172" w:rsidRDefault="117EFDFE" w:rsidP="4D891C51">
      <w:pPr>
        <w:pStyle w:val="BodyText"/>
        <w:rPr>
          <w:lang w:val="fi-FI"/>
        </w:rPr>
      </w:pPr>
      <w:r w:rsidRPr="00171172">
        <w:rPr>
          <w:lang w:val="fi-FI"/>
        </w:rPr>
        <w:t>Annanda Rath (Sirris)</w:t>
      </w:r>
    </w:p>
    <w:p w14:paraId="4C475618" w14:textId="4D05503E" w:rsidR="3E7083C6" w:rsidRPr="00040BB3" w:rsidRDefault="3E7083C6" w:rsidP="74414AEB">
      <w:pPr>
        <w:pStyle w:val="BodyText"/>
        <w:rPr>
          <w:lang w:val="fr-FR"/>
        </w:rPr>
      </w:pPr>
      <w:r w:rsidRPr="00040BB3">
        <w:rPr>
          <w:lang w:val="fr-FR"/>
        </w:rPr>
        <w:t>Tuuli Lindroos (F-Secure)</w:t>
      </w:r>
    </w:p>
    <w:p w14:paraId="2F6FC75B" w14:textId="1DA532E4" w:rsidR="3E7083C6" w:rsidRPr="00040BB3" w:rsidRDefault="3E7083C6" w:rsidP="74414AEB">
      <w:pPr>
        <w:pStyle w:val="BodyText"/>
        <w:rPr>
          <w:lang w:val="fr-FR"/>
        </w:rPr>
      </w:pPr>
      <w:r w:rsidRPr="00040BB3">
        <w:rPr>
          <w:lang w:val="fr-FR"/>
        </w:rPr>
        <w:t>Sini Olkanen (F-Secure)</w:t>
      </w:r>
    </w:p>
    <w:p w14:paraId="50998854" w14:textId="499CD738" w:rsidR="00906837" w:rsidRPr="00040BB3" w:rsidRDefault="00906837" w:rsidP="74414AEB">
      <w:pPr>
        <w:pStyle w:val="BodyText"/>
        <w:rPr>
          <w:lang w:val="fr-FR"/>
        </w:rPr>
      </w:pPr>
      <w:r w:rsidRPr="00040BB3">
        <w:rPr>
          <w:lang w:val="fr-FR"/>
        </w:rPr>
        <w:t>Grégoire Moreau (ADLC)</w:t>
      </w:r>
    </w:p>
    <w:p w14:paraId="5D7A7BB4" w14:textId="000118AD" w:rsidR="40BD9C6F" w:rsidRPr="001666DF" w:rsidRDefault="40BD9C6F" w:rsidP="3A29A1A6">
      <w:pPr>
        <w:pStyle w:val="BodyText"/>
        <w:rPr>
          <w:lang w:val="fi-FI"/>
        </w:rPr>
      </w:pPr>
      <w:r w:rsidRPr="001666DF">
        <w:rPr>
          <w:lang w:val="fi-FI"/>
        </w:rPr>
        <w:t>Hannu Lohi (Natlink)</w:t>
      </w:r>
    </w:p>
    <w:p w14:paraId="5196D6A8" w14:textId="4E63769A" w:rsidR="006C7825" w:rsidRDefault="006C7825" w:rsidP="6AE4260F">
      <w:pPr>
        <w:pStyle w:val="BodyText"/>
        <w:rPr>
          <w:lang w:val="fi-FI"/>
        </w:rPr>
      </w:pPr>
      <w:r>
        <w:rPr>
          <w:lang w:val="fi-FI"/>
        </w:rPr>
        <w:t>Juhani Latvakoski (VTT)</w:t>
      </w:r>
    </w:p>
    <w:p w14:paraId="0EBCE625" w14:textId="75F92292" w:rsidR="006C7825" w:rsidRPr="001666DF" w:rsidRDefault="00200BA7" w:rsidP="6AE4260F">
      <w:pPr>
        <w:pStyle w:val="BodyText"/>
        <w:rPr>
          <w:lang w:val="fi-FI"/>
        </w:rPr>
      </w:pPr>
      <w:r w:rsidRPr="001666DF">
        <w:rPr>
          <w:lang w:val="fi-FI"/>
        </w:rPr>
        <w:t>Jussi Ronkainen (VTT)</w:t>
      </w:r>
    </w:p>
    <w:p w14:paraId="59D5EA42" w14:textId="1FD4B3A3" w:rsidR="2A0B335C" w:rsidRPr="001666DF" w:rsidRDefault="2A0B335C" w:rsidP="2205899F">
      <w:pPr>
        <w:pStyle w:val="BodyText"/>
        <w:rPr>
          <w:lang w:val="fi-FI"/>
        </w:rPr>
      </w:pPr>
      <w:r w:rsidRPr="001666DF">
        <w:rPr>
          <w:lang w:val="fi-FI"/>
        </w:rPr>
        <w:t>Petr Hnětynka (CUNI)</w:t>
      </w:r>
    </w:p>
    <w:p w14:paraId="6F800B27" w14:textId="662CD743" w:rsidR="2A0B335C" w:rsidRPr="001666DF" w:rsidRDefault="2A0B335C" w:rsidP="2205899F">
      <w:pPr>
        <w:pStyle w:val="BodyText"/>
        <w:rPr>
          <w:lang w:val="fi-FI"/>
        </w:rPr>
      </w:pPr>
      <w:r w:rsidRPr="001666DF">
        <w:rPr>
          <w:lang w:val="fi-FI"/>
        </w:rPr>
        <w:t>Tomáš Bureš (CUNI)</w:t>
      </w:r>
    </w:p>
    <w:p w14:paraId="7138EB8B" w14:textId="4AFFD61D" w:rsidR="2A0B335C" w:rsidRPr="00EC11C6" w:rsidRDefault="2A0B335C" w:rsidP="2205899F">
      <w:pPr>
        <w:pStyle w:val="BodyText"/>
        <w:rPr>
          <w:lang w:val="fi-FI"/>
        </w:rPr>
      </w:pPr>
      <w:r w:rsidRPr="00EC11C6">
        <w:rPr>
          <w:lang w:val="fi-FI"/>
        </w:rPr>
        <w:t>Jiří Havlík (IMA)</w:t>
      </w:r>
    </w:p>
    <w:p w14:paraId="06EB248C" w14:textId="7F24711F" w:rsidR="008C289F" w:rsidRPr="00040BB3" w:rsidRDefault="2DFC4F70" w:rsidP="5C6034FD">
      <w:pPr>
        <w:pStyle w:val="BodyText"/>
        <w:rPr>
          <w:rStyle w:val="BodyTextChar"/>
          <w:lang w:val="nl-BE"/>
        </w:rPr>
      </w:pPr>
      <w:r w:rsidRPr="00040BB3">
        <w:rPr>
          <w:rStyle w:val="BodyTextChar"/>
          <w:lang w:val="nl-BE"/>
        </w:rPr>
        <w:t>Lander Vanhaverbeke (Vintecc)</w:t>
      </w:r>
    </w:p>
    <w:p w14:paraId="66E7409F" w14:textId="5ABB5792" w:rsidR="5F2D6EBE" w:rsidRPr="00040BB3" w:rsidRDefault="5F2D6EBE" w:rsidP="7B5FEAB7">
      <w:pPr>
        <w:pStyle w:val="BodyText"/>
        <w:rPr>
          <w:rStyle w:val="BodyTextChar"/>
          <w:lang w:val="nl-BE"/>
        </w:rPr>
      </w:pPr>
      <w:r w:rsidRPr="00040BB3">
        <w:rPr>
          <w:rStyle w:val="BodyTextChar"/>
          <w:lang w:val="nl-BE"/>
        </w:rPr>
        <w:t>Ömer Şahabaş (Otokar)</w:t>
      </w:r>
    </w:p>
    <w:p w14:paraId="6CA6FB55" w14:textId="096FA7D9" w:rsidR="28B26225" w:rsidRPr="00040BB3" w:rsidRDefault="29AB68D9" w:rsidP="28B26225">
      <w:pPr>
        <w:pStyle w:val="BodyText"/>
        <w:rPr>
          <w:rStyle w:val="BodyTextChar"/>
          <w:lang w:val="nl-BE"/>
        </w:rPr>
      </w:pPr>
      <w:r w:rsidRPr="00040BB3">
        <w:rPr>
          <w:rStyle w:val="BodyTextChar"/>
          <w:lang w:val="nl-BE"/>
        </w:rPr>
        <w:t>M. Ogus Tas (INOVASYON)</w:t>
      </w:r>
    </w:p>
    <w:p w14:paraId="09C82CD1" w14:textId="0D06F87D" w:rsidR="29AB68D9" w:rsidRPr="007F7173" w:rsidRDefault="29AB68D9" w:rsidP="3D757BA2">
      <w:pPr>
        <w:pStyle w:val="BodyText"/>
        <w:rPr>
          <w:rStyle w:val="BodyTextChar"/>
        </w:rPr>
      </w:pPr>
      <w:r w:rsidRPr="007F7173">
        <w:rPr>
          <w:rStyle w:val="BodyTextChar"/>
        </w:rPr>
        <w:t>Dilara Bayar (ACD)</w:t>
      </w:r>
    </w:p>
    <w:p w14:paraId="06EB248D" w14:textId="73F5D3C0" w:rsidR="00475BB8" w:rsidRPr="00171172" w:rsidRDefault="5F6D9618" w:rsidP="004667C3">
      <w:pPr>
        <w:pStyle w:val="Guidelinestext"/>
        <w:rPr>
          <w:ins w:id="0" w:author="Feyza Nur Genç" w:date="2026-05-07T13:27:00Z" w16du:dateUtc="2026-05-07T13:27:13Z"/>
          <w:lang w:val="fi-FI"/>
        </w:rPr>
      </w:pPr>
      <w:ins w:id="1" w:author="Feyza Nur Genç" w:date="2026-05-07T13:27:00Z" w16du:dateUtc="2026-05-07T13:27:09Z">
        <w:r w:rsidRPr="00171172">
          <w:rPr>
            <w:rStyle w:val="BodyTextChar"/>
            <w:i w:val="0"/>
            <w:iCs w:val="0"/>
            <w:lang w:val="fi-FI"/>
          </w:rPr>
          <w:t>Feyza Nur Genç (Alpata)</w:t>
        </w:r>
      </w:ins>
    </w:p>
    <w:p w14:paraId="5AD13214" w14:textId="07091639" w:rsidR="5F6D9618" w:rsidRPr="00171172" w:rsidRDefault="5F6D9618" w:rsidP="1256958E">
      <w:pPr>
        <w:pStyle w:val="Guidelinestext"/>
        <w:rPr>
          <w:rStyle w:val="BodyTextChar"/>
          <w:i w:val="0"/>
          <w:iCs w:val="0"/>
          <w:lang w:val="fi-FI"/>
        </w:rPr>
      </w:pPr>
      <w:ins w:id="2" w:author="Feyza Nur Genç" w:date="2026-05-07T13:27:00Z" w16du:dateUtc="2026-05-07T13:27:22Z">
        <w:r w:rsidRPr="00171172">
          <w:rPr>
            <w:rStyle w:val="BodyTextChar"/>
            <w:i w:val="0"/>
            <w:iCs w:val="0"/>
            <w:lang w:val="fi-FI"/>
          </w:rPr>
          <w:t>Yasemin Eker (Alpata)</w:t>
        </w:r>
      </w:ins>
    </w:p>
    <w:p w14:paraId="06EB248E" w14:textId="77777777" w:rsidR="00475BB8" w:rsidRPr="00171172" w:rsidRDefault="00475BB8" w:rsidP="004667C3">
      <w:pPr>
        <w:pStyle w:val="Guidelinestext"/>
        <w:rPr>
          <w:rStyle w:val="BodyTextChar"/>
          <w:i w:val="0"/>
          <w:lang w:val="fi-FI"/>
        </w:rPr>
      </w:pPr>
    </w:p>
    <w:p w14:paraId="06EB248F" w14:textId="77777777" w:rsidR="00475BB8" w:rsidRPr="00171172" w:rsidRDefault="00475BB8" w:rsidP="004667C3">
      <w:pPr>
        <w:pStyle w:val="Guidelinestext"/>
        <w:rPr>
          <w:rStyle w:val="BodyTextChar"/>
          <w:i w:val="0"/>
          <w:lang w:val="fi-FI"/>
        </w:rPr>
      </w:pPr>
    </w:p>
    <w:p w14:paraId="06EB2490" w14:textId="77777777" w:rsidR="00475BB8" w:rsidRPr="00171172" w:rsidRDefault="00475BB8" w:rsidP="004667C3">
      <w:pPr>
        <w:pStyle w:val="Guidelinestext"/>
        <w:rPr>
          <w:rStyle w:val="BodyTextChar"/>
          <w:i w:val="0"/>
          <w:lang w:val="fi-FI"/>
        </w:rPr>
      </w:pPr>
    </w:p>
    <w:p w14:paraId="06EB2492" w14:textId="77777777" w:rsidR="008C289F" w:rsidRPr="00171172" w:rsidRDefault="008C289F" w:rsidP="004667C3">
      <w:pPr>
        <w:pStyle w:val="Guidelinestext"/>
        <w:rPr>
          <w:rStyle w:val="BodyTextChar"/>
          <w:i w:val="0"/>
          <w:lang w:val="fi-FI"/>
        </w:rPr>
      </w:pPr>
    </w:p>
    <w:p w14:paraId="06EB2497" w14:textId="77777777" w:rsidR="00926E65" w:rsidRPr="00E610B3" w:rsidRDefault="00C55AEC" w:rsidP="00926E65">
      <w:pPr>
        <w:rPr>
          <w:b/>
          <w:bCs/>
        </w:rPr>
      </w:pPr>
      <w:r w:rsidRPr="00171172">
        <w:rPr>
          <w:lang w:val="en-GB"/>
        </w:rPr>
        <w:br w:type="page"/>
      </w:r>
      <w:r w:rsidR="00926E65" w:rsidRPr="00E610B3">
        <w:rPr>
          <w:b/>
          <w:bCs/>
        </w:rPr>
        <w:t>TABLE OF CONTENT</w:t>
      </w:r>
      <w:bookmarkStart w:id="3" w:name="_Toc448903945"/>
      <w:bookmarkStart w:id="4" w:name="_Toc450645653"/>
      <w:r w:rsidR="00926E65" w:rsidRPr="00E610B3">
        <w:rPr>
          <w:b/>
          <w:bCs/>
        </w:rPr>
        <w:t>S</w:t>
      </w:r>
    </w:p>
    <w:p w14:paraId="06EB2498" w14:textId="77777777" w:rsidR="00926E65" w:rsidRPr="00E610B3" w:rsidRDefault="00926E65" w:rsidP="00926E65">
      <w:pPr>
        <w:rPr>
          <w:b/>
          <w:bCs/>
        </w:rPr>
      </w:pPr>
    </w:p>
    <w:p w14:paraId="7422F7A6" w14:textId="29A3166F" w:rsidR="00953A5B" w:rsidRPr="00953A5B" w:rsidRDefault="00825DE6">
      <w:pPr>
        <w:pStyle w:val="TOC1"/>
        <w:rPr>
          <w:rFonts w:asciiTheme="minorHAnsi" w:eastAsiaTheme="minorEastAsia" w:hAnsiTheme="minorHAnsi" w:cstheme="minorBidi"/>
          <w:b w:val="0"/>
          <w:bCs w:val="0"/>
          <w:spacing w:val="0"/>
          <w:kern w:val="2"/>
          <w:sz w:val="24"/>
          <w:szCs w:val="24"/>
          <w:lang w:eastAsia="fi-FI"/>
          <w14:ligatures w14:val="standardContextual"/>
        </w:rPr>
      </w:pPr>
      <w:r w:rsidRPr="00916811">
        <w:rPr>
          <w:caps/>
          <w:noProof w:val="0"/>
        </w:rPr>
        <w:fldChar w:fldCharType="begin"/>
      </w:r>
      <w:r w:rsidR="00926E65" w:rsidRPr="00916811">
        <w:rPr>
          <w:caps/>
          <w:noProof w:val="0"/>
        </w:rPr>
        <w:instrText xml:space="preserve"> TOC \o "1-3" </w:instrText>
      </w:r>
      <w:r w:rsidRPr="00916811">
        <w:rPr>
          <w:caps/>
          <w:noProof w:val="0"/>
        </w:rPr>
        <w:fldChar w:fldCharType="separate"/>
      </w:r>
      <w:r w:rsidR="00953A5B" w:rsidRPr="00202135">
        <w:t>Abstract</w:t>
      </w:r>
      <w:r w:rsidR="00953A5B">
        <w:tab/>
      </w:r>
      <w:r w:rsidR="00953A5B">
        <w:fldChar w:fldCharType="begin"/>
      </w:r>
      <w:r w:rsidR="00953A5B">
        <w:instrText xml:space="preserve"> PAGEREF _Toc227329354 \h </w:instrText>
      </w:r>
      <w:r w:rsidR="00953A5B">
        <w:fldChar w:fldCharType="separate"/>
      </w:r>
      <w:r w:rsidR="00953A5B">
        <w:t>5</w:t>
      </w:r>
      <w:r w:rsidR="00953A5B">
        <w:fldChar w:fldCharType="end"/>
      </w:r>
    </w:p>
    <w:p w14:paraId="7C8393C9" w14:textId="55CF2233" w:rsidR="00953A5B" w:rsidRPr="00953A5B"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t>List of Abbreviations</w:t>
      </w:r>
      <w:r>
        <w:tab/>
      </w:r>
      <w:r>
        <w:fldChar w:fldCharType="begin"/>
      </w:r>
      <w:r>
        <w:instrText xml:space="preserve"> PAGEREF _Toc227329355 \h </w:instrText>
      </w:r>
      <w:r>
        <w:fldChar w:fldCharType="separate"/>
      </w:r>
      <w:r>
        <w:t>6</w:t>
      </w:r>
      <w:r>
        <w:fldChar w:fldCharType="end"/>
      </w:r>
    </w:p>
    <w:p w14:paraId="5EC98938" w14:textId="25F6A015" w:rsidR="00953A5B" w:rsidRPr="00953A5B"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1</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Introduction</w:t>
      </w:r>
      <w:r>
        <w:tab/>
      </w:r>
      <w:r>
        <w:fldChar w:fldCharType="begin"/>
      </w:r>
      <w:r>
        <w:instrText xml:space="preserve"> PAGEREF _Toc227329356 \h </w:instrText>
      </w:r>
      <w:r>
        <w:fldChar w:fldCharType="separate"/>
      </w:r>
      <w:r>
        <w:t>7</w:t>
      </w:r>
      <w:r>
        <w:fldChar w:fldCharType="end"/>
      </w:r>
    </w:p>
    <w:p w14:paraId="74A20547" w14:textId="0DF74509" w:rsidR="00953A5B" w:rsidRPr="00953A5B"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lang w:val="en-US"/>
        </w:rPr>
        <w:t>2</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Situational</w:t>
      </w:r>
      <w:r w:rsidRPr="00202135">
        <w:rPr>
          <w:kern w:val="28"/>
          <w:lang w:val="en-US"/>
        </w:rPr>
        <w:t xml:space="preserve"> awareness in critical cyber-physical systems</w:t>
      </w:r>
      <w:r>
        <w:tab/>
      </w:r>
      <w:r>
        <w:fldChar w:fldCharType="begin"/>
      </w:r>
      <w:r>
        <w:instrText xml:space="preserve"> PAGEREF _Toc227329357 \h </w:instrText>
      </w:r>
      <w:r>
        <w:fldChar w:fldCharType="separate"/>
      </w:r>
      <w:r>
        <w:t>8</w:t>
      </w:r>
      <w:r>
        <w:fldChar w:fldCharType="end"/>
      </w:r>
    </w:p>
    <w:p w14:paraId="06B17021" w14:textId="0413D1B8"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2.1</w:t>
      </w:r>
      <w:r w:rsidRPr="00953A5B">
        <w:rPr>
          <w:rFonts w:asciiTheme="minorHAnsi" w:eastAsiaTheme="minorEastAsia" w:hAnsiTheme="minorHAnsi" w:cstheme="minorBidi"/>
          <w:i w:val="0"/>
          <w:iCs w:val="0"/>
          <w:spacing w:val="0"/>
          <w:kern w:val="2"/>
          <w:sz w:val="24"/>
          <w:szCs w:val="24"/>
          <w:lang w:eastAsia="fi-FI"/>
          <w14:ligatures w14:val="standardContextual"/>
        </w:rPr>
        <w:tab/>
      </w:r>
      <w:r>
        <w:t>Critical Cyber-Physical Systems</w:t>
      </w:r>
      <w:r>
        <w:tab/>
      </w:r>
      <w:r>
        <w:fldChar w:fldCharType="begin"/>
      </w:r>
      <w:r>
        <w:instrText xml:space="preserve"> PAGEREF _Toc227329358 \h </w:instrText>
      </w:r>
      <w:r>
        <w:fldChar w:fldCharType="separate"/>
      </w:r>
      <w:r>
        <w:t>8</w:t>
      </w:r>
      <w:r>
        <w:fldChar w:fldCharType="end"/>
      </w:r>
    </w:p>
    <w:p w14:paraId="602754DD" w14:textId="39A9A38D"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2.2</w:t>
      </w:r>
      <w:r w:rsidRPr="00953A5B">
        <w:rPr>
          <w:rFonts w:asciiTheme="minorHAnsi" w:eastAsiaTheme="minorEastAsia" w:hAnsiTheme="minorHAnsi" w:cstheme="minorBidi"/>
          <w:i w:val="0"/>
          <w:iCs w:val="0"/>
          <w:spacing w:val="0"/>
          <w:kern w:val="2"/>
          <w:sz w:val="24"/>
          <w:szCs w:val="24"/>
          <w:lang w:eastAsia="fi-FI"/>
          <w14:ligatures w14:val="standardContextual"/>
        </w:rPr>
        <w:tab/>
      </w:r>
      <w:r>
        <w:t>Project story</w:t>
      </w:r>
      <w:r>
        <w:tab/>
      </w:r>
      <w:r>
        <w:fldChar w:fldCharType="begin"/>
      </w:r>
      <w:r>
        <w:instrText xml:space="preserve"> PAGEREF _Toc227329359 \h </w:instrText>
      </w:r>
      <w:r>
        <w:fldChar w:fldCharType="separate"/>
      </w:r>
      <w:r>
        <w:t>8</w:t>
      </w:r>
      <w:r>
        <w:fldChar w:fldCharType="end"/>
      </w:r>
    </w:p>
    <w:p w14:paraId="5FEF88EF" w14:textId="24002CAA"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2.3</w:t>
      </w:r>
      <w:r w:rsidRPr="00953A5B">
        <w:rPr>
          <w:rFonts w:asciiTheme="minorHAnsi" w:eastAsiaTheme="minorEastAsia" w:hAnsiTheme="minorHAnsi" w:cstheme="minorBidi"/>
          <w:i w:val="0"/>
          <w:iCs w:val="0"/>
          <w:spacing w:val="0"/>
          <w:kern w:val="2"/>
          <w:sz w:val="24"/>
          <w:szCs w:val="24"/>
          <w:lang w:eastAsia="fi-FI"/>
          <w14:ligatures w14:val="standardContextual"/>
        </w:rPr>
        <w:tab/>
      </w:r>
      <w:r>
        <w:t>Situational awareness</w:t>
      </w:r>
      <w:r>
        <w:tab/>
      </w:r>
      <w:r>
        <w:fldChar w:fldCharType="begin"/>
      </w:r>
      <w:r>
        <w:instrText xml:space="preserve"> PAGEREF _Toc227329360 \h </w:instrText>
      </w:r>
      <w:r>
        <w:fldChar w:fldCharType="separate"/>
      </w:r>
      <w:r>
        <w:t>11</w:t>
      </w:r>
      <w:r>
        <w:fldChar w:fldCharType="end"/>
      </w:r>
    </w:p>
    <w:p w14:paraId="03653330" w14:textId="5F3D268E" w:rsidR="00953A5B" w:rsidRPr="00953A5B"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t>3</w:t>
      </w:r>
      <w:r w:rsidRPr="00953A5B">
        <w:rPr>
          <w:rFonts w:asciiTheme="minorHAnsi" w:eastAsiaTheme="minorEastAsia" w:hAnsiTheme="minorHAnsi" w:cstheme="minorBidi"/>
          <w:b w:val="0"/>
          <w:bCs w:val="0"/>
          <w:spacing w:val="0"/>
          <w:kern w:val="2"/>
          <w:sz w:val="24"/>
          <w:szCs w:val="24"/>
          <w:lang w:eastAsia="fi-FI"/>
          <w14:ligatures w14:val="standardContextual"/>
        </w:rPr>
        <w:tab/>
      </w:r>
      <w:r>
        <w:t>A discussion on architectures and functions of secure situational awareness</w:t>
      </w:r>
      <w:r>
        <w:tab/>
      </w:r>
      <w:r>
        <w:fldChar w:fldCharType="begin"/>
      </w:r>
      <w:r>
        <w:instrText xml:space="preserve"> PAGEREF _Toc227329361 \h </w:instrText>
      </w:r>
      <w:r>
        <w:fldChar w:fldCharType="separate"/>
      </w:r>
      <w:r>
        <w:t>14</w:t>
      </w:r>
      <w:r>
        <w:fldChar w:fldCharType="end"/>
      </w:r>
    </w:p>
    <w:p w14:paraId="5C695D4D" w14:textId="526221C1"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3.1</w:t>
      </w:r>
      <w:r w:rsidRPr="00953A5B">
        <w:rPr>
          <w:rFonts w:asciiTheme="minorHAnsi" w:eastAsiaTheme="minorEastAsia" w:hAnsiTheme="minorHAnsi" w:cstheme="minorBidi"/>
          <w:i w:val="0"/>
          <w:iCs w:val="0"/>
          <w:spacing w:val="0"/>
          <w:kern w:val="2"/>
          <w:sz w:val="24"/>
          <w:szCs w:val="24"/>
          <w:lang w:eastAsia="fi-FI"/>
          <w14:ligatures w14:val="standardContextual"/>
        </w:rPr>
        <w:tab/>
      </w:r>
      <w:r>
        <w:t>An overview of the secure situational awareness architecture</w:t>
      </w:r>
      <w:r>
        <w:tab/>
      </w:r>
      <w:r>
        <w:fldChar w:fldCharType="begin"/>
      </w:r>
      <w:r>
        <w:instrText xml:space="preserve"> PAGEREF _Toc227329362 \h </w:instrText>
      </w:r>
      <w:r>
        <w:fldChar w:fldCharType="separate"/>
      </w:r>
      <w:r>
        <w:t>14</w:t>
      </w:r>
      <w:r>
        <w:fldChar w:fldCharType="end"/>
      </w:r>
    </w:p>
    <w:p w14:paraId="512D3AE6" w14:textId="6D46F956"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3.2</w:t>
      </w:r>
      <w:r w:rsidRPr="00953A5B">
        <w:rPr>
          <w:rFonts w:asciiTheme="minorHAnsi" w:eastAsiaTheme="minorEastAsia" w:hAnsiTheme="minorHAnsi" w:cstheme="minorBidi"/>
          <w:i w:val="0"/>
          <w:iCs w:val="0"/>
          <w:spacing w:val="0"/>
          <w:kern w:val="2"/>
          <w:sz w:val="24"/>
          <w:szCs w:val="24"/>
          <w:lang w:eastAsia="fi-FI"/>
          <w14:ligatures w14:val="standardContextual"/>
        </w:rPr>
        <w:tab/>
      </w:r>
      <w:r>
        <w:t>A discussion on functionalities of secure situational awareness</w:t>
      </w:r>
      <w:r>
        <w:tab/>
      </w:r>
      <w:r>
        <w:fldChar w:fldCharType="begin"/>
      </w:r>
      <w:r>
        <w:instrText xml:space="preserve"> PAGEREF _Toc227329363 \h </w:instrText>
      </w:r>
      <w:r>
        <w:fldChar w:fldCharType="separate"/>
      </w:r>
      <w:r>
        <w:t>14</w:t>
      </w:r>
      <w:r>
        <w:fldChar w:fldCharType="end"/>
      </w:r>
    </w:p>
    <w:p w14:paraId="4F3960EC" w14:textId="41FFDF08"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3.2.1</w:t>
      </w:r>
      <w:r w:rsidRPr="00953A5B">
        <w:rPr>
          <w:rFonts w:asciiTheme="minorHAnsi" w:eastAsiaTheme="minorEastAsia" w:hAnsiTheme="minorHAnsi" w:cstheme="minorBidi"/>
          <w:i w:val="0"/>
          <w:iCs w:val="0"/>
          <w:spacing w:val="0"/>
          <w:kern w:val="2"/>
          <w:sz w:val="24"/>
          <w:szCs w:val="24"/>
          <w:lang w:eastAsia="fi-FI"/>
          <w14:ligatures w14:val="standardContextual"/>
        </w:rPr>
        <w:tab/>
      </w:r>
      <w:r>
        <w:t>Perception and comprehension</w:t>
      </w:r>
      <w:r>
        <w:tab/>
      </w:r>
      <w:r>
        <w:fldChar w:fldCharType="begin"/>
      </w:r>
      <w:r>
        <w:instrText xml:space="preserve"> PAGEREF _Toc227329364 \h </w:instrText>
      </w:r>
      <w:r>
        <w:fldChar w:fldCharType="separate"/>
      </w:r>
      <w:r>
        <w:t>14</w:t>
      </w:r>
      <w:r>
        <w:fldChar w:fldCharType="end"/>
      </w:r>
    </w:p>
    <w:p w14:paraId="67480FA1" w14:textId="1CD4A3BF"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3.2.2</w:t>
      </w:r>
      <w:r w:rsidRPr="00953A5B">
        <w:rPr>
          <w:rFonts w:asciiTheme="minorHAnsi" w:eastAsiaTheme="minorEastAsia" w:hAnsiTheme="minorHAnsi" w:cstheme="minorBidi"/>
          <w:i w:val="0"/>
          <w:iCs w:val="0"/>
          <w:spacing w:val="0"/>
          <w:kern w:val="2"/>
          <w:sz w:val="24"/>
          <w:szCs w:val="24"/>
          <w:lang w:eastAsia="fi-FI"/>
          <w14:ligatures w14:val="standardContextual"/>
        </w:rPr>
        <w:tab/>
      </w:r>
      <w:r>
        <w:t>Status, projection and actions</w:t>
      </w:r>
      <w:r>
        <w:tab/>
      </w:r>
      <w:r>
        <w:fldChar w:fldCharType="begin"/>
      </w:r>
      <w:r>
        <w:instrText xml:space="preserve"> PAGEREF _Toc227329365 \h </w:instrText>
      </w:r>
      <w:r>
        <w:fldChar w:fldCharType="separate"/>
      </w:r>
      <w:r>
        <w:t>15</w:t>
      </w:r>
      <w:r>
        <w:fldChar w:fldCharType="end"/>
      </w:r>
    </w:p>
    <w:p w14:paraId="528C81C8" w14:textId="596B00A7"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3.2.3</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 security and privacy</w:t>
      </w:r>
      <w:r>
        <w:tab/>
      </w:r>
      <w:r>
        <w:fldChar w:fldCharType="begin"/>
      </w:r>
      <w:r>
        <w:instrText xml:space="preserve"> PAGEREF _Toc227329366 \h </w:instrText>
      </w:r>
      <w:r>
        <w:fldChar w:fldCharType="separate"/>
      </w:r>
      <w:r>
        <w:t>16</w:t>
      </w:r>
      <w:r>
        <w:fldChar w:fldCharType="end"/>
      </w:r>
    </w:p>
    <w:p w14:paraId="735BBDE1" w14:textId="4BDAC4C0" w:rsidR="00953A5B" w:rsidRPr="00953A5B"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4</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Description of the Sa4CPS concept framework</w:t>
      </w:r>
      <w:r>
        <w:tab/>
      </w:r>
      <w:r>
        <w:fldChar w:fldCharType="begin"/>
      </w:r>
      <w:r>
        <w:instrText xml:space="preserve"> PAGEREF _Toc227329367 \h </w:instrText>
      </w:r>
      <w:r>
        <w:fldChar w:fldCharType="separate"/>
      </w:r>
      <w:r>
        <w:t>18</w:t>
      </w:r>
      <w:r>
        <w:fldChar w:fldCharType="end"/>
      </w:r>
    </w:p>
    <w:p w14:paraId="219053FB" w14:textId="759BCAC8"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4.1</w:t>
      </w:r>
      <w:r w:rsidRPr="00953A5B">
        <w:rPr>
          <w:rFonts w:asciiTheme="minorHAnsi" w:eastAsiaTheme="minorEastAsia" w:hAnsiTheme="minorHAnsi" w:cstheme="minorBidi"/>
          <w:i w:val="0"/>
          <w:iCs w:val="0"/>
          <w:spacing w:val="0"/>
          <w:kern w:val="2"/>
          <w:sz w:val="24"/>
          <w:szCs w:val="24"/>
          <w:lang w:eastAsia="fi-FI"/>
          <w14:ligatures w14:val="standardContextual"/>
        </w:rPr>
        <w:tab/>
      </w:r>
      <w:r>
        <w:t>Methodological approach</w:t>
      </w:r>
      <w:r>
        <w:tab/>
      </w:r>
      <w:r>
        <w:fldChar w:fldCharType="begin"/>
      </w:r>
      <w:r>
        <w:instrText xml:space="preserve"> PAGEREF _Toc227329368 \h </w:instrText>
      </w:r>
      <w:r>
        <w:fldChar w:fldCharType="separate"/>
      </w:r>
      <w:r>
        <w:t>18</w:t>
      </w:r>
      <w:r>
        <w:fldChar w:fldCharType="end"/>
      </w:r>
    </w:p>
    <w:p w14:paraId="38F285BF" w14:textId="6A920CBD"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4.2</w:t>
      </w:r>
      <w:r w:rsidRPr="00953A5B">
        <w:rPr>
          <w:rFonts w:asciiTheme="minorHAnsi" w:eastAsiaTheme="minorEastAsia" w:hAnsiTheme="minorHAnsi" w:cstheme="minorBidi"/>
          <w:i w:val="0"/>
          <w:iCs w:val="0"/>
          <w:spacing w:val="0"/>
          <w:kern w:val="2"/>
          <w:sz w:val="24"/>
          <w:szCs w:val="24"/>
          <w:lang w:eastAsia="fi-FI"/>
          <w14:ligatures w14:val="standardContextual"/>
        </w:rPr>
        <w:tab/>
      </w:r>
      <w:r>
        <w:t>Functional blocks</w:t>
      </w:r>
      <w:r>
        <w:tab/>
      </w:r>
      <w:r>
        <w:fldChar w:fldCharType="begin"/>
      </w:r>
      <w:r>
        <w:instrText xml:space="preserve"> PAGEREF _Toc227329369 \h </w:instrText>
      </w:r>
      <w:r>
        <w:fldChar w:fldCharType="separate"/>
      </w:r>
      <w:r>
        <w:t>18</w:t>
      </w:r>
      <w:r>
        <w:fldChar w:fldCharType="end"/>
      </w:r>
    </w:p>
    <w:p w14:paraId="4B01C7C1" w14:textId="0B29D0E6"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4.3</w:t>
      </w:r>
      <w:r w:rsidRPr="00953A5B">
        <w:rPr>
          <w:rFonts w:asciiTheme="minorHAnsi" w:eastAsiaTheme="minorEastAsia" w:hAnsiTheme="minorHAnsi" w:cstheme="minorBidi"/>
          <w:i w:val="0"/>
          <w:iCs w:val="0"/>
          <w:spacing w:val="0"/>
          <w:kern w:val="2"/>
          <w:sz w:val="24"/>
          <w:szCs w:val="24"/>
          <w:lang w:eastAsia="fi-FI"/>
          <w14:ligatures w14:val="standardContextual"/>
        </w:rPr>
        <w:tab/>
      </w:r>
      <w:r>
        <w:t>Scope of work packages in the Sa4CPS concept development</w:t>
      </w:r>
      <w:r>
        <w:tab/>
      </w:r>
      <w:r>
        <w:fldChar w:fldCharType="begin"/>
      </w:r>
      <w:r>
        <w:instrText xml:space="preserve"> PAGEREF _Toc227329370 \h </w:instrText>
      </w:r>
      <w:r>
        <w:fldChar w:fldCharType="separate"/>
      </w:r>
      <w:r>
        <w:t>1</w:t>
      </w:r>
      <w:r>
        <w:fldChar w:fldCharType="end"/>
      </w:r>
    </w:p>
    <w:p w14:paraId="1E590903" w14:textId="4BFD0A57"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4.4</w:t>
      </w:r>
      <w:r w:rsidRPr="00953A5B">
        <w:rPr>
          <w:rFonts w:asciiTheme="minorHAnsi" w:eastAsiaTheme="minorEastAsia" w:hAnsiTheme="minorHAnsi" w:cstheme="minorBidi"/>
          <w:i w:val="0"/>
          <w:iCs w:val="0"/>
          <w:spacing w:val="0"/>
          <w:kern w:val="2"/>
          <w:sz w:val="24"/>
          <w:szCs w:val="24"/>
          <w:lang w:eastAsia="fi-FI"/>
          <w14:ligatures w14:val="standardContextual"/>
        </w:rPr>
        <w:tab/>
      </w:r>
      <w:r>
        <w:t>A deployment example</w:t>
      </w:r>
      <w:r>
        <w:tab/>
      </w:r>
      <w:r>
        <w:fldChar w:fldCharType="begin"/>
      </w:r>
      <w:r>
        <w:instrText xml:space="preserve"> PAGEREF _Toc227329371 \h </w:instrText>
      </w:r>
      <w:r>
        <w:fldChar w:fldCharType="separate"/>
      </w:r>
      <w:r>
        <w:t>1</w:t>
      </w:r>
      <w:r>
        <w:fldChar w:fldCharType="end"/>
      </w:r>
    </w:p>
    <w:p w14:paraId="58BB8005" w14:textId="3AAAFF12" w:rsidR="00953A5B" w:rsidRPr="00953A5B"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5</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Contribution area of the use cases to the Sa4CPS concept</w:t>
      </w:r>
      <w:r>
        <w:tab/>
      </w:r>
      <w:r>
        <w:fldChar w:fldCharType="begin"/>
      </w:r>
      <w:r>
        <w:instrText xml:space="preserve"> PAGEREF _Toc227329372 \h </w:instrText>
      </w:r>
      <w:r>
        <w:fldChar w:fldCharType="separate"/>
      </w:r>
      <w:r>
        <w:t>2</w:t>
      </w:r>
      <w:r>
        <w:fldChar w:fldCharType="end"/>
      </w:r>
    </w:p>
    <w:p w14:paraId="2C2B280B" w14:textId="4CD7FBE0"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5.1</w:t>
      </w:r>
      <w:r w:rsidRPr="00953A5B">
        <w:rPr>
          <w:rFonts w:asciiTheme="minorHAnsi" w:eastAsiaTheme="minorEastAsia" w:hAnsiTheme="minorHAnsi" w:cstheme="minorBidi"/>
          <w:i w:val="0"/>
          <w:iCs w:val="0"/>
          <w:spacing w:val="0"/>
          <w:kern w:val="2"/>
          <w:sz w:val="24"/>
          <w:szCs w:val="24"/>
          <w:lang w:eastAsia="fi-FI"/>
          <w14:ligatures w14:val="standardContextual"/>
        </w:rPr>
        <w:tab/>
      </w:r>
      <w:r>
        <w:t>Overview</w:t>
      </w:r>
      <w:r>
        <w:tab/>
      </w:r>
      <w:r>
        <w:fldChar w:fldCharType="begin"/>
      </w:r>
      <w:r>
        <w:instrText xml:space="preserve"> PAGEREF _Toc227329373 \h </w:instrText>
      </w:r>
      <w:r>
        <w:fldChar w:fldCharType="separate"/>
      </w:r>
      <w:r>
        <w:t>2</w:t>
      </w:r>
      <w:r>
        <w:fldChar w:fldCharType="end"/>
      </w:r>
    </w:p>
    <w:p w14:paraId="0EABFAE0" w14:textId="711B1A98"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5.2</w:t>
      </w:r>
      <w:r w:rsidRPr="00953A5B">
        <w:rPr>
          <w:rFonts w:asciiTheme="minorHAnsi" w:eastAsiaTheme="minorEastAsia" w:hAnsiTheme="minorHAnsi" w:cstheme="minorBidi"/>
          <w:i w:val="0"/>
          <w:iCs w:val="0"/>
          <w:spacing w:val="0"/>
          <w:kern w:val="2"/>
          <w:sz w:val="24"/>
          <w:szCs w:val="24"/>
          <w:lang w:eastAsia="fi-FI"/>
          <w14:ligatures w14:val="standardContextual"/>
        </w:rPr>
        <w:tab/>
      </w:r>
      <w:r>
        <w:t>Autonomous lightweight logistics (UC1)</w:t>
      </w:r>
      <w:r>
        <w:tab/>
      </w:r>
      <w:r>
        <w:fldChar w:fldCharType="begin"/>
      </w:r>
      <w:r>
        <w:instrText xml:space="preserve"> PAGEREF _Toc227329374 \h </w:instrText>
      </w:r>
      <w:r>
        <w:fldChar w:fldCharType="separate"/>
      </w:r>
      <w:r>
        <w:t>3</w:t>
      </w:r>
      <w:r>
        <w:fldChar w:fldCharType="end"/>
      </w:r>
    </w:p>
    <w:p w14:paraId="76C424C9" w14:textId="7A84D3FB"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5.3</w:t>
      </w:r>
      <w:r w:rsidRPr="00953A5B">
        <w:rPr>
          <w:rFonts w:asciiTheme="minorHAnsi" w:eastAsiaTheme="minorEastAsia" w:hAnsiTheme="minorHAnsi" w:cstheme="minorBidi"/>
          <w:i w:val="0"/>
          <w:iCs w:val="0"/>
          <w:spacing w:val="0"/>
          <w:kern w:val="2"/>
          <w:sz w:val="24"/>
          <w:szCs w:val="24"/>
          <w:lang w:eastAsia="fi-FI"/>
          <w14:ligatures w14:val="standardContextual"/>
        </w:rPr>
        <w:tab/>
      </w:r>
      <w:r>
        <w:t>People and machine position awareness in production or logistics area (UC2)</w:t>
      </w:r>
      <w:r>
        <w:tab/>
      </w:r>
      <w:r>
        <w:fldChar w:fldCharType="begin"/>
      </w:r>
      <w:r>
        <w:instrText xml:space="preserve"> PAGEREF _Toc227329375 \h </w:instrText>
      </w:r>
      <w:r>
        <w:fldChar w:fldCharType="separate"/>
      </w:r>
      <w:r>
        <w:t>5</w:t>
      </w:r>
      <w:r>
        <w:fldChar w:fldCharType="end"/>
      </w:r>
    </w:p>
    <w:p w14:paraId="5DC422D0" w14:textId="2F6475B6"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5.4</w:t>
      </w:r>
      <w:r w:rsidRPr="00953A5B">
        <w:rPr>
          <w:rFonts w:asciiTheme="minorHAnsi" w:eastAsiaTheme="minorEastAsia" w:hAnsiTheme="minorHAnsi" w:cstheme="minorBidi"/>
          <w:i w:val="0"/>
          <w:iCs w:val="0"/>
          <w:spacing w:val="0"/>
          <w:kern w:val="2"/>
          <w:sz w:val="24"/>
          <w:szCs w:val="24"/>
          <w:lang w:eastAsia="fi-FI"/>
          <w14:ligatures w14:val="standardContextual"/>
        </w:rPr>
        <w:tab/>
      </w:r>
      <w:r>
        <w:t>Application of advanced maps in public safety (UC3)</w:t>
      </w:r>
      <w:r>
        <w:tab/>
      </w:r>
      <w:r>
        <w:fldChar w:fldCharType="begin"/>
      </w:r>
      <w:r>
        <w:instrText xml:space="preserve"> PAGEREF _Toc227329376 \h </w:instrText>
      </w:r>
      <w:r>
        <w:fldChar w:fldCharType="separate"/>
      </w:r>
      <w:r>
        <w:t>8</w:t>
      </w:r>
      <w:r>
        <w:fldChar w:fldCharType="end"/>
      </w:r>
    </w:p>
    <w:p w14:paraId="48785FB3" w14:textId="149D76D9"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rsidRPr="00202135">
        <w:t>5.5</w:t>
      </w:r>
      <w:r w:rsidRPr="00953A5B">
        <w:rPr>
          <w:rFonts w:asciiTheme="minorHAnsi" w:eastAsiaTheme="minorEastAsia" w:hAnsiTheme="minorHAnsi" w:cstheme="minorBidi"/>
          <w:i w:val="0"/>
          <w:iCs w:val="0"/>
          <w:spacing w:val="0"/>
          <w:kern w:val="2"/>
          <w:sz w:val="24"/>
          <w:szCs w:val="24"/>
          <w:lang w:eastAsia="fi-FI"/>
          <w14:ligatures w14:val="standardContextual"/>
        </w:rPr>
        <w:tab/>
      </w:r>
      <w:r>
        <w:t>Critical energy distribution (UC4)</w:t>
      </w:r>
      <w:r>
        <w:tab/>
      </w:r>
      <w:r>
        <w:fldChar w:fldCharType="begin"/>
      </w:r>
      <w:r>
        <w:instrText xml:space="preserve"> PAGEREF _Toc227329377 \h </w:instrText>
      </w:r>
      <w:r>
        <w:fldChar w:fldCharType="separate"/>
      </w:r>
      <w:r>
        <w:t>10</w:t>
      </w:r>
      <w:r>
        <w:fldChar w:fldCharType="end"/>
      </w:r>
    </w:p>
    <w:p w14:paraId="4CFC4392" w14:textId="2C86F000"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5.6</w:t>
      </w:r>
      <w:r w:rsidRPr="00953A5B">
        <w:rPr>
          <w:rFonts w:asciiTheme="minorHAnsi" w:eastAsiaTheme="minorEastAsia" w:hAnsiTheme="minorHAnsi" w:cstheme="minorBidi"/>
          <w:i w:val="0"/>
          <w:iCs w:val="0"/>
          <w:spacing w:val="0"/>
          <w:kern w:val="2"/>
          <w:sz w:val="24"/>
          <w:szCs w:val="24"/>
          <w:lang w:eastAsia="fi-FI"/>
          <w14:ligatures w14:val="standardContextual"/>
        </w:rPr>
        <w:tab/>
      </w:r>
      <w:r>
        <w:t>Security and location awareness of persons (UC5)</w:t>
      </w:r>
      <w:r>
        <w:tab/>
      </w:r>
      <w:r>
        <w:fldChar w:fldCharType="begin"/>
      </w:r>
      <w:r>
        <w:instrText xml:space="preserve"> PAGEREF _Toc227329378 \h </w:instrText>
      </w:r>
      <w:r>
        <w:fldChar w:fldCharType="separate"/>
      </w:r>
      <w:r>
        <w:t>10</w:t>
      </w:r>
      <w:r>
        <w:fldChar w:fldCharType="end"/>
      </w:r>
    </w:p>
    <w:p w14:paraId="04B92750" w14:textId="78C67617"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5.7</w:t>
      </w:r>
      <w:r w:rsidRPr="00953A5B">
        <w:rPr>
          <w:rFonts w:asciiTheme="minorHAnsi" w:eastAsiaTheme="minorEastAsia" w:hAnsiTheme="minorHAnsi" w:cstheme="minorBidi"/>
          <w:i w:val="0"/>
          <w:iCs w:val="0"/>
          <w:spacing w:val="0"/>
          <w:kern w:val="2"/>
          <w:sz w:val="24"/>
          <w:szCs w:val="24"/>
          <w:lang w:eastAsia="fi-FI"/>
          <w14:ligatures w14:val="standardContextual"/>
        </w:rPr>
        <w:tab/>
      </w:r>
      <w:r>
        <w:t>Multirouting secure awareness system for outdoors (UC7)</w:t>
      </w:r>
      <w:r>
        <w:tab/>
      </w:r>
      <w:r>
        <w:fldChar w:fldCharType="begin"/>
      </w:r>
      <w:r>
        <w:instrText xml:space="preserve"> PAGEREF _Toc227329379 \h </w:instrText>
      </w:r>
      <w:r>
        <w:fldChar w:fldCharType="separate"/>
      </w:r>
      <w:r>
        <w:t>12</w:t>
      </w:r>
      <w:r>
        <w:fldChar w:fldCharType="end"/>
      </w:r>
    </w:p>
    <w:p w14:paraId="4E25D16C" w14:textId="41ED273C"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5.7.1</w:t>
      </w:r>
      <w:r w:rsidRPr="00953A5B">
        <w:rPr>
          <w:rFonts w:asciiTheme="minorHAnsi" w:eastAsiaTheme="minorEastAsia" w:hAnsiTheme="minorHAnsi" w:cstheme="minorBidi"/>
          <w:i w:val="0"/>
          <w:iCs w:val="0"/>
          <w:spacing w:val="0"/>
          <w:kern w:val="2"/>
          <w:sz w:val="24"/>
          <w:szCs w:val="24"/>
          <w:lang w:eastAsia="fi-FI"/>
          <w14:ligatures w14:val="standardContextual"/>
        </w:rPr>
        <w:tab/>
      </w:r>
      <w:r>
        <w:t>Natlink &amp; Tracker: Enabling Technologies and Cross-Use Case Contributions</w:t>
      </w:r>
      <w:r>
        <w:tab/>
      </w:r>
      <w:r>
        <w:fldChar w:fldCharType="begin"/>
      </w:r>
      <w:r>
        <w:instrText xml:space="preserve"> PAGEREF _Toc227329380 \h </w:instrText>
      </w:r>
      <w:r>
        <w:fldChar w:fldCharType="separate"/>
      </w:r>
      <w:r>
        <w:t>12</w:t>
      </w:r>
      <w:r>
        <w:fldChar w:fldCharType="end"/>
      </w:r>
    </w:p>
    <w:p w14:paraId="1BE00044" w14:textId="2064CB41"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5.7.2</w:t>
      </w:r>
      <w:r w:rsidRPr="00953A5B">
        <w:rPr>
          <w:rFonts w:asciiTheme="minorHAnsi" w:eastAsiaTheme="minorEastAsia" w:hAnsiTheme="minorHAnsi" w:cstheme="minorBidi"/>
          <w:i w:val="0"/>
          <w:iCs w:val="0"/>
          <w:spacing w:val="0"/>
          <w:kern w:val="2"/>
          <w:sz w:val="24"/>
          <w:szCs w:val="24"/>
          <w:lang w:eastAsia="fi-FI"/>
          <w14:ligatures w14:val="standardContextual"/>
        </w:rPr>
        <w:tab/>
      </w:r>
      <w:r>
        <w:t>Polar data synchronization device for multiple wearables data collection</w:t>
      </w:r>
      <w:r>
        <w:tab/>
      </w:r>
      <w:r>
        <w:fldChar w:fldCharType="begin"/>
      </w:r>
      <w:r>
        <w:instrText xml:space="preserve"> PAGEREF _Toc227329381 \h </w:instrText>
      </w:r>
      <w:r>
        <w:fldChar w:fldCharType="separate"/>
      </w:r>
      <w:r>
        <w:t>17</w:t>
      </w:r>
      <w:r>
        <w:fldChar w:fldCharType="end"/>
      </w:r>
    </w:p>
    <w:p w14:paraId="7B76F6FC" w14:textId="166423FE"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5.8</w:t>
      </w:r>
      <w:r w:rsidRPr="00953A5B">
        <w:rPr>
          <w:rFonts w:asciiTheme="minorHAnsi" w:eastAsiaTheme="minorEastAsia" w:hAnsiTheme="minorHAnsi" w:cstheme="minorBidi"/>
          <w:i w:val="0"/>
          <w:iCs w:val="0"/>
          <w:spacing w:val="0"/>
          <w:kern w:val="2"/>
          <w:sz w:val="24"/>
          <w:szCs w:val="24"/>
          <w:lang w:eastAsia="fi-FI"/>
          <w14:ligatures w14:val="standardContextual"/>
        </w:rPr>
        <w:tab/>
      </w:r>
      <w:r>
        <w:t>Drone operation control system (UC8)</w:t>
      </w:r>
      <w:r>
        <w:tab/>
      </w:r>
      <w:r>
        <w:fldChar w:fldCharType="begin"/>
      </w:r>
      <w:r>
        <w:instrText xml:space="preserve"> PAGEREF _Toc227329382 \h </w:instrText>
      </w:r>
      <w:r>
        <w:fldChar w:fldCharType="separate"/>
      </w:r>
      <w:r>
        <w:t>20</w:t>
      </w:r>
      <w:r>
        <w:fldChar w:fldCharType="end"/>
      </w:r>
    </w:p>
    <w:p w14:paraId="1DEE09ED" w14:textId="28D9FD32"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5.9</w:t>
      </w:r>
      <w:r w:rsidRPr="00953A5B">
        <w:rPr>
          <w:rFonts w:asciiTheme="minorHAnsi" w:eastAsiaTheme="minorEastAsia" w:hAnsiTheme="minorHAnsi" w:cstheme="minorBidi"/>
          <w:i w:val="0"/>
          <w:iCs w:val="0"/>
          <w:spacing w:val="0"/>
          <w:kern w:val="2"/>
          <w:sz w:val="24"/>
          <w:szCs w:val="24"/>
          <w:lang w:eastAsia="fi-FI"/>
          <w14:ligatures w14:val="standardContextual"/>
        </w:rPr>
        <w:tab/>
      </w:r>
      <w:r>
        <w:t>Management of CPS assets (UC9)</w:t>
      </w:r>
      <w:r>
        <w:tab/>
      </w:r>
      <w:r>
        <w:fldChar w:fldCharType="begin"/>
      </w:r>
      <w:r>
        <w:instrText xml:space="preserve"> PAGEREF _Toc227329383 \h </w:instrText>
      </w:r>
      <w:r>
        <w:fldChar w:fldCharType="separate"/>
      </w:r>
      <w:r>
        <w:t>21</w:t>
      </w:r>
      <w:r>
        <w:fldChar w:fldCharType="end"/>
      </w:r>
    </w:p>
    <w:p w14:paraId="4FFF7D9F" w14:textId="3821C6B2"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5.10</w:t>
      </w:r>
      <w:r w:rsidRPr="00953A5B">
        <w:rPr>
          <w:rFonts w:asciiTheme="minorHAnsi" w:eastAsiaTheme="minorEastAsia" w:hAnsiTheme="minorHAnsi" w:cstheme="minorBidi"/>
          <w:i w:val="0"/>
          <w:iCs w:val="0"/>
          <w:spacing w:val="0"/>
          <w:kern w:val="2"/>
          <w:sz w:val="24"/>
          <w:szCs w:val="24"/>
          <w:lang w:eastAsia="fi-FI"/>
          <w14:ligatures w14:val="standardContextual"/>
        </w:rPr>
        <w:tab/>
      </w:r>
      <w:r>
        <w:t>Contributions derived from the project story</w:t>
      </w:r>
      <w:r>
        <w:tab/>
      </w:r>
      <w:r>
        <w:fldChar w:fldCharType="begin"/>
      </w:r>
      <w:r>
        <w:instrText xml:space="preserve"> PAGEREF _Toc227329384 \h </w:instrText>
      </w:r>
      <w:r>
        <w:fldChar w:fldCharType="separate"/>
      </w:r>
      <w:r>
        <w:t>22</w:t>
      </w:r>
      <w:r>
        <w:fldChar w:fldCharType="end"/>
      </w:r>
    </w:p>
    <w:p w14:paraId="17832344" w14:textId="1370FAC3"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5.10.1</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Trusted SitAw Application Support</w:t>
      </w:r>
      <w:r>
        <w:tab/>
      </w:r>
      <w:r>
        <w:fldChar w:fldCharType="begin"/>
      </w:r>
      <w:r>
        <w:instrText xml:space="preserve"> PAGEREF _Toc227329385 \h </w:instrText>
      </w:r>
      <w:r>
        <w:fldChar w:fldCharType="separate"/>
      </w:r>
      <w:r>
        <w:t>23</w:t>
      </w:r>
      <w:r>
        <w:fldChar w:fldCharType="end"/>
      </w:r>
    </w:p>
    <w:p w14:paraId="1CECADC3" w14:textId="63F599DC"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5.10.2</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 Enforcement</w:t>
      </w:r>
      <w:r>
        <w:tab/>
      </w:r>
      <w:r>
        <w:fldChar w:fldCharType="begin"/>
      </w:r>
      <w:r>
        <w:instrText xml:space="preserve"> PAGEREF _Toc227329386 \h </w:instrText>
      </w:r>
      <w:r>
        <w:fldChar w:fldCharType="separate"/>
      </w:r>
      <w:r>
        <w:t>24</w:t>
      </w:r>
      <w:r>
        <w:fldChar w:fldCharType="end"/>
      </w:r>
    </w:p>
    <w:p w14:paraId="3ED2E54F" w14:textId="3DC44B52"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5.10.3</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 Evidence</w:t>
      </w:r>
      <w:r>
        <w:tab/>
      </w:r>
      <w:r>
        <w:fldChar w:fldCharType="begin"/>
      </w:r>
      <w:r>
        <w:instrText xml:space="preserve"> PAGEREF _Toc227329387 \h </w:instrText>
      </w:r>
      <w:r>
        <w:fldChar w:fldCharType="separate"/>
      </w:r>
      <w:r>
        <w:t>24</w:t>
      </w:r>
      <w:r>
        <w:fldChar w:fldCharType="end"/>
      </w:r>
    </w:p>
    <w:p w14:paraId="3BB3EEE0" w14:textId="0E248A18" w:rsidR="00953A5B" w:rsidRPr="00953A5B"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6</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Key enablers of the Sa4CPS concept</w:t>
      </w:r>
      <w:r>
        <w:tab/>
      </w:r>
      <w:r>
        <w:fldChar w:fldCharType="begin"/>
      </w:r>
      <w:r>
        <w:instrText xml:space="preserve"> PAGEREF _Toc227329388 \h </w:instrText>
      </w:r>
      <w:r>
        <w:fldChar w:fldCharType="separate"/>
      </w:r>
      <w:r>
        <w:t>25</w:t>
      </w:r>
      <w:r>
        <w:fldChar w:fldCharType="end"/>
      </w:r>
    </w:p>
    <w:p w14:paraId="00DFE5CA" w14:textId="6766F3FD"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6.1</w:t>
      </w:r>
      <w:r w:rsidRPr="00953A5B">
        <w:rPr>
          <w:rFonts w:asciiTheme="minorHAnsi" w:eastAsiaTheme="minorEastAsia" w:hAnsiTheme="minorHAnsi" w:cstheme="minorBidi"/>
          <w:i w:val="0"/>
          <w:iCs w:val="0"/>
          <w:spacing w:val="0"/>
          <w:kern w:val="2"/>
          <w:sz w:val="24"/>
          <w:szCs w:val="24"/>
          <w:lang w:eastAsia="fi-FI"/>
          <w14:ligatures w14:val="standardContextual"/>
        </w:rPr>
        <w:tab/>
      </w:r>
      <w:r>
        <w:t>Key enablers of the perception and comprehension (WP3)</w:t>
      </w:r>
      <w:r>
        <w:tab/>
      </w:r>
      <w:r>
        <w:fldChar w:fldCharType="begin"/>
      </w:r>
      <w:r>
        <w:instrText xml:space="preserve"> PAGEREF _Toc227329389 \h </w:instrText>
      </w:r>
      <w:r>
        <w:fldChar w:fldCharType="separate"/>
      </w:r>
      <w:r>
        <w:t>25</w:t>
      </w:r>
      <w:r>
        <w:fldChar w:fldCharType="end"/>
      </w:r>
    </w:p>
    <w:p w14:paraId="287F24C4" w14:textId="04B9AE90"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6.1.1</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_Toc227329390 \h </w:instrText>
      </w:r>
      <w:r>
        <w:fldChar w:fldCharType="separate"/>
      </w:r>
      <w:r>
        <w:t>25</w:t>
      </w:r>
      <w:r>
        <w:fldChar w:fldCharType="end"/>
      </w:r>
    </w:p>
    <w:p w14:paraId="30B23764" w14:textId="2A3A8220"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6.1.2</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_Toc227329391 \h </w:instrText>
      </w:r>
      <w:r>
        <w:fldChar w:fldCharType="separate"/>
      </w:r>
      <w:r>
        <w:t>25</w:t>
      </w:r>
      <w:r>
        <w:fldChar w:fldCharType="end"/>
      </w:r>
    </w:p>
    <w:p w14:paraId="4003C18C" w14:textId="65407D4D"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6.1.3</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_Toc227329392 \h </w:instrText>
      </w:r>
      <w:r>
        <w:fldChar w:fldCharType="separate"/>
      </w:r>
      <w:r>
        <w:t>25</w:t>
      </w:r>
      <w:r>
        <w:fldChar w:fldCharType="end"/>
      </w:r>
    </w:p>
    <w:p w14:paraId="6B24DB41" w14:textId="713A9282"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6.1.4</w:t>
      </w:r>
      <w:r w:rsidRPr="00953A5B">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_Toc227329393 \h </w:instrText>
      </w:r>
      <w:r>
        <w:fldChar w:fldCharType="separate"/>
      </w:r>
      <w:r>
        <w:t>25</w:t>
      </w:r>
      <w:r>
        <w:fldChar w:fldCharType="end"/>
      </w:r>
    </w:p>
    <w:p w14:paraId="7FFC4864" w14:textId="5788C606"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6.2</w:t>
      </w:r>
      <w:r w:rsidRPr="00953A5B">
        <w:rPr>
          <w:rFonts w:asciiTheme="minorHAnsi" w:eastAsiaTheme="minorEastAsia" w:hAnsiTheme="minorHAnsi" w:cstheme="minorBidi"/>
          <w:i w:val="0"/>
          <w:iCs w:val="0"/>
          <w:spacing w:val="0"/>
          <w:kern w:val="2"/>
          <w:sz w:val="24"/>
          <w:szCs w:val="24"/>
          <w:lang w:eastAsia="fi-FI"/>
          <w14:ligatures w14:val="standardContextual"/>
        </w:rPr>
        <w:tab/>
      </w:r>
      <w:r>
        <w:t>Key enablers of the status, projections and actions (WP4)</w:t>
      </w:r>
      <w:r>
        <w:tab/>
      </w:r>
      <w:r>
        <w:fldChar w:fldCharType="begin"/>
      </w:r>
      <w:r>
        <w:instrText xml:space="preserve"> PAGEREF _Toc227329394 \h </w:instrText>
      </w:r>
      <w:r>
        <w:fldChar w:fldCharType="separate"/>
      </w:r>
      <w:r>
        <w:t>25</w:t>
      </w:r>
      <w:r>
        <w:fldChar w:fldCharType="end"/>
      </w:r>
    </w:p>
    <w:p w14:paraId="0C72273B" w14:textId="6720D2DE"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6.2.1</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_Toc227329395 \h </w:instrText>
      </w:r>
      <w:r>
        <w:fldChar w:fldCharType="separate"/>
      </w:r>
      <w:r>
        <w:t>26</w:t>
      </w:r>
      <w:r>
        <w:fldChar w:fldCharType="end"/>
      </w:r>
    </w:p>
    <w:p w14:paraId="1257C280" w14:textId="37ACF7DB"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6.2.2</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_Toc227329396 \h </w:instrText>
      </w:r>
      <w:r>
        <w:fldChar w:fldCharType="separate"/>
      </w:r>
      <w:r>
        <w:t>26</w:t>
      </w:r>
      <w:r>
        <w:fldChar w:fldCharType="end"/>
      </w:r>
    </w:p>
    <w:p w14:paraId="4BCD6797" w14:textId="7294BBDD"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6.2.3</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_Toc227329397 \h </w:instrText>
      </w:r>
      <w:r>
        <w:fldChar w:fldCharType="separate"/>
      </w:r>
      <w:r>
        <w:t>26</w:t>
      </w:r>
      <w:r>
        <w:fldChar w:fldCharType="end"/>
      </w:r>
    </w:p>
    <w:p w14:paraId="220BE373" w14:textId="1C83A497"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6.2.4</w:t>
      </w:r>
      <w:r w:rsidRPr="00953A5B">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_Toc227329398 \h </w:instrText>
      </w:r>
      <w:r>
        <w:fldChar w:fldCharType="separate"/>
      </w:r>
      <w:r>
        <w:t>26</w:t>
      </w:r>
      <w:r>
        <w:fldChar w:fldCharType="end"/>
      </w:r>
    </w:p>
    <w:p w14:paraId="3D217337" w14:textId="24BCF7B7" w:rsidR="00953A5B" w:rsidRPr="00953A5B" w:rsidRDefault="00953A5B">
      <w:pPr>
        <w:pStyle w:val="TOC2"/>
        <w:rPr>
          <w:rFonts w:asciiTheme="minorHAnsi" w:eastAsiaTheme="minorEastAsia" w:hAnsiTheme="minorHAnsi" w:cstheme="minorBidi"/>
          <w:i w:val="0"/>
          <w:iCs w:val="0"/>
          <w:spacing w:val="0"/>
          <w:kern w:val="2"/>
          <w:sz w:val="24"/>
          <w:szCs w:val="24"/>
          <w:lang w:eastAsia="fi-FI"/>
          <w14:ligatures w14:val="standardContextual"/>
        </w:rPr>
      </w:pPr>
      <w:r>
        <w:t>6.3</w:t>
      </w:r>
      <w:r w:rsidRPr="00953A5B">
        <w:rPr>
          <w:rFonts w:asciiTheme="minorHAnsi" w:eastAsiaTheme="minorEastAsia" w:hAnsiTheme="minorHAnsi" w:cstheme="minorBidi"/>
          <w:i w:val="0"/>
          <w:iCs w:val="0"/>
          <w:spacing w:val="0"/>
          <w:kern w:val="2"/>
          <w:sz w:val="24"/>
          <w:szCs w:val="24"/>
          <w:lang w:eastAsia="fi-FI"/>
          <w14:ligatures w14:val="standardContextual"/>
        </w:rPr>
        <w:tab/>
      </w:r>
      <w:r>
        <w:t>Key enablers of trust, security and privacy (WP5)</w:t>
      </w:r>
      <w:r>
        <w:tab/>
      </w:r>
      <w:r>
        <w:fldChar w:fldCharType="begin"/>
      </w:r>
      <w:r>
        <w:instrText xml:space="preserve"> PAGEREF _Toc227329399 \h </w:instrText>
      </w:r>
      <w:r>
        <w:fldChar w:fldCharType="separate"/>
      </w:r>
      <w:r>
        <w:t>26</w:t>
      </w:r>
      <w:r>
        <w:fldChar w:fldCharType="end"/>
      </w:r>
    </w:p>
    <w:p w14:paraId="474DE6E9" w14:textId="169566F1"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6.3.1</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_Toc227329400 \h </w:instrText>
      </w:r>
      <w:r>
        <w:fldChar w:fldCharType="separate"/>
      </w:r>
      <w:r>
        <w:t>26</w:t>
      </w:r>
      <w:r>
        <w:fldChar w:fldCharType="end"/>
      </w:r>
    </w:p>
    <w:p w14:paraId="12A061FF" w14:textId="5B80A741"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6.3.2</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_Toc227329401 \h </w:instrText>
      </w:r>
      <w:r>
        <w:fldChar w:fldCharType="separate"/>
      </w:r>
      <w:r>
        <w:t>27</w:t>
      </w:r>
      <w:r>
        <w:fldChar w:fldCharType="end"/>
      </w:r>
    </w:p>
    <w:p w14:paraId="2DDC35F3" w14:textId="3CA3046E"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6.3.3</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_Toc227329402 \h </w:instrText>
      </w:r>
      <w:r>
        <w:fldChar w:fldCharType="separate"/>
      </w:r>
      <w:r>
        <w:t>27</w:t>
      </w:r>
      <w:r>
        <w:fldChar w:fldCharType="end"/>
      </w:r>
    </w:p>
    <w:p w14:paraId="740E7B99" w14:textId="3F30287E" w:rsidR="00953A5B" w:rsidRPr="00953A5B" w:rsidRDefault="00953A5B">
      <w:pPr>
        <w:pStyle w:val="TOC3"/>
        <w:rPr>
          <w:rFonts w:asciiTheme="minorHAnsi" w:eastAsiaTheme="minorEastAsia" w:hAnsiTheme="minorHAnsi" w:cstheme="minorBidi"/>
          <w:i w:val="0"/>
          <w:iCs w:val="0"/>
          <w:spacing w:val="0"/>
          <w:kern w:val="2"/>
          <w:sz w:val="24"/>
          <w:szCs w:val="24"/>
          <w:lang w:eastAsia="fi-FI"/>
          <w14:ligatures w14:val="standardContextual"/>
        </w:rPr>
      </w:pPr>
      <w:r>
        <w:t>6.3.4</w:t>
      </w:r>
      <w:r w:rsidRPr="00953A5B">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_Toc227329403 \h </w:instrText>
      </w:r>
      <w:r>
        <w:fldChar w:fldCharType="separate"/>
      </w:r>
      <w:r>
        <w:t>27</w:t>
      </w:r>
      <w:r>
        <w:fldChar w:fldCharType="end"/>
      </w:r>
    </w:p>
    <w:p w14:paraId="6AA891FE" w14:textId="2E03ECDD" w:rsidR="00953A5B" w:rsidRPr="00E75AA6"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7</w:t>
      </w:r>
      <w:r w:rsidRPr="00E75AA6">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Discussion</w:t>
      </w:r>
      <w:r>
        <w:tab/>
      </w:r>
      <w:r>
        <w:fldChar w:fldCharType="begin"/>
      </w:r>
      <w:r>
        <w:instrText xml:space="preserve"> PAGEREF _Toc227329404 \h </w:instrText>
      </w:r>
      <w:r>
        <w:fldChar w:fldCharType="separate"/>
      </w:r>
      <w:r>
        <w:t>27</w:t>
      </w:r>
      <w:r>
        <w:fldChar w:fldCharType="end"/>
      </w:r>
    </w:p>
    <w:p w14:paraId="5FF5AF63" w14:textId="65BD1A20" w:rsidR="00953A5B" w:rsidRPr="00E75AA6"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8</w:t>
      </w:r>
      <w:r w:rsidRPr="00E75AA6">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Concluding remarks</w:t>
      </w:r>
      <w:r>
        <w:tab/>
      </w:r>
      <w:r>
        <w:fldChar w:fldCharType="begin"/>
      </w:r>
      <w:r>
        <w:instrText xml:space="preserve"> PAGEREF _Toc227329405 \h </w:instrText>
      </w:r>
      <w:r>
        <w:fldChar w:fldCharType="separate"/>
      </w:r>
      <w:r>
        <w:t>27</w:t>
      </w:r>
      <w:r>
        <w:fldChar w:fldCharType="end"/>
      </w:r>
    </w:p>
    <w:p w14:paraId="6F565B4E" w14:textId="7637994A" w:rsidR="00953A5B" w:rsidRPr="00E75AA6" w:rsidRDefault="00953A5B">
      <w:pPr>
        <w:pStyle w:val="TOC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References</w:t>
      </w:r>
      <w:r>
        <w:tab/>
      </w:r>
      <w:r>
        <w:fldChar w:fldCharType="begin"/>
      </w:r>
      <w:r>
        <w:instrText xml:space="preserve"> PAGEREF _Toc227329406 \h </w:instrText>
      </w:r>
      <w:r>
        <w:fldChar w:fldCharType="separate"/>
      </w:r>
      <w:r>
        <w:t>28</w:t>
      </w:r>
      <w:r>
        <w:fldChar w:fldCharType="end"/>
      </w:r>
    </w:p>
    <w:p w14:paraId="5003A580" w14:textId="5EF9A037" w:rsidR="008B1D75" w:rsidRPr="00916811" w:rsidRDefault="00825DE6" w:rsidP="008B1D75">
      <w:pPr>
        <w:pStyle w:val="TableofFigures"/>
        <w:tabs>
          <w:tab w:val="right" w:leader="dot" w:pos="9684"/>
        </w:tabs>
        <w:rPr>
          <w:caps/>
        </w:rPr>
      </w:pPr>
      <w:r w:rsidRPr="00916811">
        <w:rPr>
          <w:caps/>
        </w:rPr>
        <w:fldChar w:fldCharType="end"/>
      </w:r>
      <w:bookmarkStart w:id="5" w:name="_Toc471724420"/>
      <w:bookmarkStart w:id="6" w:name="_Toc471724553"/>
      <w:bookmarkStart w:id="7" w:name="_Toc471785672"/>
      <w:bookmarkStart w:id="8" w:name="_Toc423847464"/>
      <w:bookmarkStart w:id="9" w:name="_Toc436476113"/>
      <w:bookmarkStart w:id="10" w:name="_Toc465144237"/>
      <w:bookmarkStart w:id="11" w:name="_Toc465144483"/>
      <w:bookmarkStart w:id="12" w:name="_Toc465144910"/>
      <w:bookmarkEnd w:id="3"/>
      <w:bookmarkEnd w:id="4"/>
    </w:p>
    <w:p w14:paraId="541361DD" w14:textId="77777777" w:rsidR="008B1D75" w:rsidRPr="00916811" w:rsidRDefault="008B1D75" w:rsidP="008B1D75">
      <w:pPr>
        <w:pStyle w:val="BodyText"/>
      </w:pPr>
      <w:r w:rsidRPr="00916811">
        <w:br w:type="page"/>
      </w:r>
    </w:p>
    <w:p w14:paraId="511F6A1E" w14:textId="36F0EF26" w:rsidR="008B1D75" w:rsidRPr="00916811" w:rsidRDefault="008B1D75" w:rsidP="008B1D75">
      <w:pPr>
        <w:pStyle w:val="TableofFigures"/>
        <w:tabs>
          <w:tab w:val="right" w:leader="dot" w:pos="9684"/>
        </w:tabs>
        <w:rPr>
          <w:b/>
          <w:caps/>
        </w:rPr>
      </w:pPr>
      <w:r w:rsidRPr="00916811">
        <w:rPr>
          <w:b/>
          <w:caps/>
        </w:rPr>
        <w:t xml:space="preserve"> TABLE OF FIGURES</w:t>
      </w:r>
    </w:p>
    <w:p w14:paraId="3D36E2C1" w14:textId="77777777" w:rsidR="008B1D75" w:rsidRPr="00916811" w:rsidRDefault="008B1D75" w:rsidP="008B1D75">
      <w:pPr>
        <w:pStyle w:val="TableofFigures"/>
        <w:tabs>
          <w:tab w:val="right" w:leader="dot" w:pos="9684"/>
        </w:tabs>
      </w:pPr>
    </w:p>
    <w:p w14:paraId="7B39CD84" w14:textId="7CFEA3BA" w:rsidR="009A574D" w:rsidRDefault="00C65AF8">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r w:rsidRPr="00916811">
        <w:rPr>
          <w:sz w:val="22"/>
          <w:szCs w:val="22"/>
        </w:rPr>
        <w:fldChar w:fldCharType="begin"/>
      </w:r>
      <w:r w:rsidRPr="00916811">
        <w:rPr>
          <w:sz w:val="22"/>
          <w:szCs w:val="22"/>
        </w:rPr>
        <w:instrText xml:space="preserve"> TOC \h \z \c "Figure" </w:instrText>
      </w:r>
      <w:r w:rsidRPr="00916811">
        <w:rPr>
          <w:sz w:val="22"/>
          <w:szCs w:val="22"/>
        </w:rPr>
        <w:fldChar w:fldCharType="separate"/>
      </w:r>
      <w:hyperlink w:anchor="_Toc225251510" w:history="1">
        <w:r w:rsidR="009A574D" w:rsidRPr="005B0203">
          <w:rPr>
            <w:rStyle w:val="Hyperlink"/>
            <w:noProof/>
          </w:rPr>
          <w:t>Figure 2. Secure situational awareness concept for critical cyber-physical systems.</w:t>
        </w:r>
        <w:r w:rsidR="009A574D">
          <w:rPr>
            <w:noProof/>
            <w:webHidden/>
          </w:rPr>
          <w:tab/>
        </w:r>
        <w:r w:rsidR="009A574D">
          <w:rPr>
            <w:noProof/>
            <w:webHidden/>
          </w:rPr>
          <w:fldChar w:fldCharType="begin"/>
        </w:r>
        <w:r w:rsidR="009A574D">
          <w:rPr>
            <w:noProof/>
            <w:webHidden/>
          </w:rPr>
          <w:instrText xml:space="preserve"> PAGEREF _Toc225251510 \h </w:instrText>
        </w:r>
        <w:r w:rsidR="009A574D">
          <w:rPr>
            <w:noProof/>
            <w:webHidden/>
          </w:rPr>
        </w:r>
        <w:r w:rsidR="009A574D">
          <w:rPr>
            <w:noProof/>
            <w:webHidden/>
          </w:rPr>
          <w:fldChar w:fldCharType="separate"/>
        </w:r>
        <w:r w:rsidR="009A574D">
          <w:rPr>
            <w:noProof/>
            <w:webHidden/>
          </w:rPr>
          <w:t>7</w:t>
        </w:r>
        <w:r w:rsidR="009A574D">
          <w:rPr>
            <w:noProof/>
            <w:webHidden/>
          </w:rPr>
          <w:fldChar w:fldCharType="end"/>
        </w:r>
      </w:hyperlink>
    </w:p>
    <w:p w14:paraId="738E37C9" w14:textId="47126D3F"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1" w:history="1">
        <w:r w:rsidRPr="005B0203">
          <w:rPr>
            <w:rStyle w:val="Hyperlink"/>
            <w:i/>
            <w:iCs/>
            <w:noProof/>
          </w:rPr>
          <w:t>Figure 4. Project story from arrival to cargo unloading.</w:t>
        </w:r>
        <w:r>
          <w:rPr>
            <w:noProof/>
            <w:webHidden/>
          </w:rPr>
          <w:tab/>
        </w:r>
        <w:r>
          <w:rPr>
            <w:noProof/>
            <w:webHidden/>
          </w:rPr>
          <w:fldChar w:fldCharType="begin"/>
        </w:r>
        <w:r>
          <w:rPr>
            <w:noProof/>
            <w:webHidden/>
          </w:rPr>
          <w:instrText xml:space="preserve"> PAGEREF _Toc225251511 \h </w:instrText>
        </w:r>
        <w:r>
          <w:rPr>
            <w:noProof/>
            <w:webHidden/>
          </w:rPr>
        </w:r>
        <w:r>
          <w:rPr>
            <w:noProof/>
            <w:webHidden/>
          </w:rPr>
          <w:fldChar w:fldCharType="separate"/>
        </w:r>
        <w:r>
          <w:rPr>
            <w:noProof/>
            <w:webHidden/>
          </w:rPr>
          <w:t>9</w:t>
        </w:r>
        <w:r>
          <w:rPr>
            <w:noProof/>
            <w:webHidden/>
          </w:rPr>
          <w:fldChar w:fldCharType="end"/>
        </w:r>
      </w:hyperlink>
    </w:p>
    <w:p w14:paraId="31FF1D85" w14:textId="7B7ED02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2" w:history="1">
        <w:r w:rsidRPr="005B0203">
          <w:rPr>
            <w:rStyle w:val="Hyperlink"/>
            <w:i/>
            <w:iCs/>
            <w:noProof/>
          </w:rPr>
          <w:t>Figure 5. Project story from an emergency to departure.</w:t>
        </w:r>
        <w:r>
          <w:rPr>
            <w:noProof/>
            <w:webHidden/>
          </w:rPr>
          <w:tab/>
        </w:r>
        <w:r>
          <w:rPr>
            <w:noProof/>
            <w:webHidden/>
          </w:rPr>
          <w:fldChar w:fldCharType="begin"/>
        </w:r>
        <w:r>
          <w:rPr>
            <w:noProof/>
            <w:webHidden/>
          </w:rPr>
          <w:instrText xml:space="preserve"> PAGEREF _Toc225251512 \h </w:instrText>
        </w:r>
        <w:r>
          <w:rPr>
            <w:noProof/>
            <w:webHidden/>
          </w:rPr>
        </w:r>
        <w:r>
          <w:rPr>
            <w:noProof/>
            <w:webHidden/>
          </w:rPr>
          <w:fldChar w:fldCharType="separate"/>
        </w:r>
        <w:r>
          <w:rPr>
            <w:noProof/>
            <w:webHidden/>
          </w:rPr>
          <w:t>10</w:t>
        </w:r>
        <w:r>
          <w:rPr>
            <w:noProof/>
            <w:webHidden/>
          </w:rPr>
          <w:fldChar w:fldCharType="end"/>
        </w:r>
      </w:hyperlink>
    </w:p>
    <w:p w14:paraId="231C48C4" w14:textId="5E02E1DD"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3" w:history="1">
        <w:r w:rsidRPr="005B0203">
          <w:rPr>
            <w:rStyle w:val="Hyperlink"/>
            <w:i/>
            <w:iCs/>
            <w:noProof/>
          </w:rPr>
          <w:t>Figure 6. Summarized description of the enhanced project story.</w:t>
        </w:r>
        <w:r>
          <w:rPr>
            <w:noProof/>
            <w:webHidden/>
          </w:rPr>
          <w:tab/>
        </w:r>
        <w:r>
          <w:rPr>
            <w:noProof/>
            <w:webHidden/>
          </w:rPr>
          <w:fldChar w:fldCharType="begin"/>
        </w:r>
        <w:r>
          <w:rPr>
            <w:noProof/>
            <w:webHidden/>
          </w:rPr>
          <w:instrText xml:space="preserve"> PAGEREF _Toc225251513 \h </w:instrText>
        </w:r>
        <w:r>
          <w:rPr>
            <w:noProof/>
            <w:webHidden/>
          </w:rPr>
        </w:r>
        <w:r>
          <w:rPr>
            <w:noProof/>
            <w:webHidden/>
          </w:rPr>
          <w:fldChar w:fldCharType="separate"/>
        </w:r>
        <w:r>
          <w:rPr>
            <w:noProof/>
            <w:webHidden/>
          </w:rPr>
          <w:t>10</w:t>
        </w:r>
        <w:r>
          <w:rPr>
            <w:noProof/>
            <w:webHidden/>
          </w:rPr>
          <w:fldChar w:fldCharType="end"/>
        </w:r>
      </w:hyperlink>
    </w:p>
    <w:p w14:paraId="0F204BB1" w14:textId="1E4A6EE9"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4" w:history="1">
        <w:r w:rsidRPr="005B0203">
          <w:rPr>
            <w:rStyle w:val="Hyperlink"/>
            <w:noProof/>
          </w:rPr>
          <w:t>Figure 3. A view to the situational awareness - SA is the perception of environmental elements and events with respect to time or space, the comprehension of their meaning, and projection of their future status [1].</w:t>
        </w:r>
        <w:r>
          <w:rPr>
            <w:noProof/>
            <w:webHidden/>
          </w:rPr>
          <w:tab/>
        </w:r>
        <w:r>
          <w:rPr>
            <w:noProof/>
            <w:webHidden/>
          </w:rPr>
          <w:fldChar w:fldCharType="begin"/>
        </w:r>
        <w:r>
          <w:rPr>
            <w:noProof/>
            <w:webHidden/>
          </w:rPr>
          <w:instrText xml:space="preserve"> PAGEREF _Toc225251514 \h </w:instrText>
        </w:r>
        <w:r>
          <w:rPr>
            <w:noProof/>
            <w:webHidden/>
          </w:rPr>
        </w:r>
        <w:r>
          <w:rPr>
            <w:noProof/>
            <w:webHidden/>
          </w:rPr>
          <w:fldChar w:fldCharType="separate"/>
        </w:r>
        <w:r>
          <w:rPr>
            <w:noProof/>
            <w:webHidden/>
          </w:rPr>
          <w:t>11</w:t>
        </w:r>
        <w:r>
          <w:rPr>
            <w:noProof/>
            <w:webHidden/>
          </w:rPr>
          <w:fldChar w:fldCharType="end"/>
        </w:r>
      </w:hyperlink>
    </w:p>
    <w:p w14:paraId="65047986" w14:textId="5BA60D5A"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5" w:history="1">
        <w:r w:rsidRPr="005B0203">
          <w:rPr>
            <w:rStyle w:val="Hyperlink"/>
            <w:noProof/>
          </w:rPr>
          <w:t>Figure 4. Distributed view to the secure situational awareness.</w:t>
        </w:r>
        <w:r>
          <w:rPr>
            <w:noProof/>
            <w:webHidden/>
          </w:rPr>
          <w:tab/>
        </w:r>
        <w:r>
          <w:rPr>
            <w:noProof/>
            <w:webHidden/>
          </w:rPr>
          <w:fldChar w:fldCharType="begin"/>
        </w:r>
        <w:r>
          <w:rPr>
            <w:noProof/>
            <w:webHidden/>
          </w:rPr>
          <w:instrText xml:space="preserve"> PAGEREF _Toc225251515 \h </w:instrText>
        </w:r>
        <w:r>
          <w:rPr>
            <w:noProof/>
            <w:webHidden/>
          </w:rPr>
        </w:r>
        <w:r>
          <w:rPr>
            <w:noProof/>
            <w:webHidden/>
          </w:rPr>
          <w:fldChar w:fldCharType="separate"/>
        </w:r>
        <w:r>
          <w:rPr>
            <w:noProof/>
            <w:webHidden/>
          </w:rPr>
          <w:t>13</w:t>
        </w:r>
        <w:r>
          <w:rPr>
            <w:noProof/>
            <w:webHidden/>
          </w:rPr>
          <w:fldChar w:fldCharType="end"/>
        </w:r>
      </w:hyperlink>
    </w:p>
    <w:p w14:paraId="77B6FAAB" w14:textId="20833D80"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6" w:history="1">
        <w:r w:rsidRPr="005B0203">
          <w:rPr>
            <w:rStyle w:val="Hyperlink"/>
            <w:noProof/>
          </w:rPr>
          <w:t>Figure 2. Sa4CPS concept with the application areas, use cases and their potential contribution areas.</w:t>
        </w:r>
        <w:r>
          <w:rPr>
            <w:noProof/>
            <w:webHidden/>
          </w:rPr>
          <w:tab/>
        </w:r>
        <w:r>
          <w:rPr>
            <w:noProof/>
            <w:webHidden/>
          </w:rPr>
          <w:fldChar w:fldCharType="begin"/>
        </w:r>
        <w:r>
          <w:rPr>
            <w:noProof/>
            <w:webHidden/>
          </w:rPr>
          <w:instrText xml:space="preserve"> PAGEREF _Toc225251516 \h </w:instrText>
        </w:r>
        <w:r>
          <w:rPr>
            <w:noProof/>
            <w:webHidden/>
          </w:rPr>
        </w:r>
        <w:r>
          <w:rPr>
            <w:noProof/>
            <w:webHidden/>
          </w:rPr>
          <w:fldChar w:fldCharType="separate"/>
        </w:r>
        <w:r>
          <w:rPr>
            <w:noProof/>
            <w:webHidden/>
          </w:rPr>
          <w:t>17</w:t>
        </w:r>
        <w:r>
          <w:rPr>
            <w:noProof/>
            <w:webHidden/>
          </w:rPr>
          <w:fldChar w:fldCharType="end"/>
        </w:r>
      </w:hyperlink>
    </w:p>
    <w:p w14:paraId="41BB6F07" w14:textId="1F384AE2"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7" w:history="1">
        <w:r w:rsidRPr="005B0203">
          <w:rPr>
            <w:rStyle w:val="Hyperlink"/>
            <w:noProof/>
          </w:rPr>
          <w:t>Figure 3. Sa4CPS concept, the work plan and technical enablers.</w:t>
        </w:r>
        <w:r>
          <w:rPr>
            <w:noProof/>
            <w:webHidden/>
          </w:rPr>
          <w:tab/>
        </w:r>
        <w:r>
          <w:rPr>
            <w:noProof/>
            <w:webHidden/>
          </w:rPr>
          <w:fldChar w:fldCharType="begin"/>
        </w:r>
        <w:r>
          <w:rPr>
            <w:noProof/>
            <w:webHidden/>
          </w:rPr>
          <w:instrText xml:space="preserve"> PAGEREF _Toc225251517 \h </w:instrText>
        </w:r>
        <w:r>
          <w:rPr>
            <w:noProof/>
            <w:webHidden/>
          </w:rPr>
        </w:r>
        <w:r>
          <w:rPr>
            <w:noProof/>
            <w:webHidden/>
          </w:rPr>
          <w:fldChar w:fldCharType="separate"/>
        </w:r>
        <w:r>
          <w:rPr>
            <w:noProof/>
            <w:webHidden/>
          </w:rPr>
          <w:t>18</w:t>
        </w:r>
        <w:r>
          <w:rPr>
            <w:noProof/>
            <w:webHidden/>
          </w:rPr>
          <w:fldChar w:fldCharType="end"/>
        </w:r>
      </w:hyperlink>
    </w:p>
    <w:p w14:paraId="4E9F3197" w14:textId="2E30D1E0"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8" w:history="1">
        <w:r w:rsidRPr="005B0203">
          <w:rPr>
            <w:rStyle w:val="Hyperlink"/>
            <w:noProof/>
          </w:rPr>
          <w:t>Figure 5 UC1 Concept</w:t>
        </w:r>
        <w:r>
          <w:rPr>
            <w:noProof/>
            <w:webHidden/>
          </w:rPr>
          <w:tab/>
        </w:r>
        <w:r>
          <w:rPr>
            <w:noProof/>
            <w:webHidden/>
          </w:rPr>
          <w:fldChar w:fldCharType="begin"/>
        </w:r>
        <w:r>
          <w:rPr>
            <w:noProof/>
            <w:webHidden/>
          </w:rPr>
          <w:instrText xml:space="preserve"> PAGEREF _Toc225251518 \h </w:instrText>
        </w:r>
        <w:r>
          <w:rPr>
            <w:noProof/>
            <w:webHidden/>
          </w:rPr>
        </w:r>
        <w:r>
          <w:rPr>
            <w:noProof/>
            <w:webHidden/>
          </w:rPr>
          <w:fldChar w:fldCharType="separate"/>
        </w:r>
        <w:r>
          <w:rPr>
            <w:noProof/>
            <w:webHidden/>
          </w:rPr>
          <w:t>19</w:t>
        </w:r>
        <w:r>
          <w:rPr>
            <w:noProof/>
            <w:webHidden/>
          </w:rPr>
          <w:fldChar w:fldCharType="end"/>
        </w:r>
      </w:hyperlink>
    </w:p>
    <w:p w14:paraId="4C3E43B9" w14:textId="1BEDEDBC"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9" w:history="1">
        <w:r w:rsidRPr="005B0203">
          <w:rPr>
            <w:rStyle w:val="Hyperlink"/>
            <w:noProof/>
          </w:rPr>
          <w:t>Figure 6. High-level overview of UC2.</w:t>
        </w:r>
        <w:r>
          <w:rPr>
            <w:noProof/>
            <w:webHidden/>
          </w:rPr>
          <w:tab/>
        </w:r>
        <w:r>
          <w:rPr>
            <w:noProof/>
            <w:webHidden/>
          </w:rPr>
          <w:fldChar w:fldCharType="begin"/>
        </w:r>
        <w:r>
          <w:rPr>
            <w:noProof/>
            <w:webHidden/>
          </w:rPr>
          <w:instrText xml:space="preserve"> PAGEREF _Toc225251519 \h </w:instrText>
        </w:r>
        <w:r>
          <w:rPr>
            <w:noProof/>
            <w:webHidden/>
          </w:rPr>
        </w:r>
        <w:r>
          <w:rPr>
            <w:noProof/>
            <w:webHidden/>
          </w:rPr>
          <w:fldChar w:fldCharType="separate"/>
        </w:r>
        <w:r>
          <w:rPr>
            <w:noProof/>
            <w:webHidden/>
          </w:rPr>
          <w:t>20</w:t>
        </w:r>
        <w:r>
          <w:rPr>
            <w:noProof/>
            <w:webHidden/>
          </w:rPr>
          <w:fldChar w:fldCharType="end"/>
        </w:r>
      </w:hyperlink>
    </w:p>
    <w:p w14:paraId="0BB8F032" w14:textId="731C3324"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0" w:history="1">
        <w:r w:rsidRPr="005B0203">
          <w:rPr>
            <w:rStyle w:val="Hyperlink"/>
            <w:noProof/>
          </w:rPr>
          <w:t>Figure 7. Deployment architecture of UC2</w:t>
        </w:r>
        <w:r>
          <w:rPr>
            <w:noProof/>
            <w:webHidden/>
          </w:rPr>
          <w:tab/>
        </w:r>
        <w:r>
          <w:rPr>
            <w:noProof/>
            <w:webHidden/>
          </w:rPr>
          <w:fldChar w:fldCharType="begin"/>
        </w:r>
        <w:r>
          <w:rPr>
            <w:noProof/>
            <w:webHidden/>
          </w:rPr>
          <w:instrText xml:space="preserve"> PAGEREF _Toc225251520 \h </w:instrText>
        </w:r>
        <w:r>
          <w:rPr>
            <w:noProof/>
            <w:webHidden/>
          </w:rPr>
        </w:r>
        <w:r>
          <w:rPr>
            <w:noProof/>
            <w:webHidden/>
          </w:rPr>
          <w:fldChar w:fldCharType="separate"/>
        </w:r>
        <w:r>
          <w:rPr>
            <w:noProof/>
            <w:webHidden/>
          </w:rPr>
          <w:t>21</w:t>
        </w:r>
        <w:r>
          <w:rPr>
            <w:noProof/>
            <w:webHidden/>
          </w:rPr>
          <w:fldChar w:fldCharType="end"/>
        </w:r>
      </w:hyperlink>
    </w:p>
    <w:p w14:paraId="50E3556D" w14:textId="6B41BB5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1" w:history="1">
        <w:r w:rsidRPr="005B0203">
          <w:rPr>
            <w:rStyle w:val="Hyperlink"/>
            <w:noProof/>
          </w:rPr>
          <w:t>Figure 8. The parts of the sensor nodes.</w:t>
        </w:r>
        <w:r>
          <w:rPr>
            <w:noProof/>
            <w:webHidden/>
          </w:rPr>
          <w:tab/>
        </w:r>
        <w:r>
          <w:rPr>
            <w:noProof/>
            <w:webHidden/>
          </w:rPr>
          <w:fldChar w:fldCharType="begin"/>
        </w:r>
        <w:r>
          <w:rPr>
            <w:noProof/>
            <w:webHidden/>
          </w:rPr>
          <w:instrText xml:space="preserve"> PAGEREF _Toc225251521 \h </w:instrText>
        </w:r>
        <w:r>
          <w:rPr>
            <w:noProof/>
            <w:webHidden/>
          </w:rPr>
        </w:r>
        <w:r>
          <w:rPr>
            <w:noProof/>
            <w:webHidden/>
          </w:rPr>
          <w:fldChar w:fldCharType="separate"/>
        </w:r>
        <w:r>
          <w:rPr>
            <w:noProof/>
            <w:webHidden/>
          </w:rPr>
          <w:t>22</w:t>
        </w:r>
        <w:r>
          <w:rPr>
            <w:noProof/>
            <w:webHidden/>
          </w:rPr>
          <w:fldChar w:fldCharType="end"/>
        </w:r>
      </w:hyperlink>
    </w:p>
    <w:p w14:paraId="3C511755" w14:textId="707FA3AE"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2" w:history="1">
        <w:r w:rsidRPr="005B0203">
          <w:rPr>
            <w:rStyle w:val="Hyperlink"/>
            <w:noProof/>
          </w:rPr>
          <w:t>Figure 9. An example how NSC3 will operate under Zero trust communication with other devices (camera in this example) and how this data will be utilized when planning further actions, if facing unwanted anomalies/objects.</w:t>
        </w:r>
        <w:r>
          <w:rPr>
            <w:noProof/>
            <w:webHidden/>
          </w:rPr>
          <w:tab/>
        </w:r>
        <w:r>
          <w:rPr>
            <w:noProof/>
            <w:webHidden/>
          </w:rPr>
          <w:fldChar w:fldCharType="begin"/>
        </w:r>
        <w:r>
          <w:rPr>
            <w:noProof/>
            <w:webHidden/>
          </w:rPr>
          <w:instrText xml:space="preserve"> PAGEREF _Toc225251522 \h </w:instrText>
        </w:r>
        <w:r>
          <w:rPr>
            <w:noProof/>
            <w:webHidden/>
          </w:rPr>
        </w:r>
        <w:r>
          <w:rPr>
            <w:noProof/>
            <w:webHidden/>
          </w:rPr>
          <w:fldChar w:fldCharType="separate"/>
        </w:r>
        <w:r>
          <w:rPr>
            <w:noProof/>
            <w:webHidden/>
          </w:rPr>
          <w:t>23</w:t>
        </w:r>
        <w:r>
          <w:rPr>
            <w:noProof/>
            <w:webHidden/>
          </w:rPr>
          <w:fldChar w:fldCharType="end"/>
        </w:r>
      </w:hyperlink>
    </w:p>
    <w:p w14:paraId="0DF8DE77" w14:textId="6EA9591E"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3" w:history="1">
        <w:r w:rsidRPr="005B0203">
          <w:rPr>
            <w:rStyle w:val="Hyperlink"/>
            <w:noProof/>
          </w:rPr>
          <w:t xml:space="preserve">Figure 10. </w:t>
        </w:r>
        <w:r w:rsidRPr="005B0203">
          <w:rPr>
            <w:rStyle w:val="Hyperlink"/>
            <w:rFonts w:eastAsia="Arial" w:cs="Arial"/>
            <w:i/>
            <w:noProof/>
          </w:rPr>
          <w:t>UC4 concept.</w:t>
        </w:r>
        <w:r>
          <w:rPr>
            <w:noProof/>
            <w:webHidden/>
          </w:rPr>
          <w:tab/>
        </w:r>
        <w:r>
          <w:rPr>
            <w:noProof/>
            <w:webHidden/>
          </w:rPr>
          <w:fldChar w:fldCharType="begin"/>
        </w:r>
        <w:r>
          <w:rPr>
            <w:noProof/>
            <w:webHidden/>
          </w:rPr>
          <w:instrText xml:space="preserve"> PAGEREF _Toc225251523 \h </w:instrText>
        </w:r>
        <w:r>
          <w:rPr>
            <w:noProof/>
            <w:webHidden/>
          </w:rPr>
        </w:r>
        <w:r>
          <w:rPr>
            <w:noProof/>
            <w:webHidden/>
          </w:rPr>
          <w:fldChar w:fldCharType="separate"/>
        </w:r>
        <w:r>
          <w:rPr>
            <w:noProof/>
            <w:webHidden/>
          </w:rPr>
          <w:t>25</w:t>
        </w:r>
        <w:r>
          <w:rPr>
            <w:noProof/>
            <w:webHidden/>
          </w:rPr>
          <w:fldChar w:fldCharType="end"/>
        </w:r>
      </w:hyperlink>
    </w:p>
    <w:p w14:paraId="1F7B32C1" w14:textId="55A1ECDA"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4" w:history="1">
        <w:r w:rsidRPr="005B0203">
          <w:rPr>
            <w:rStyle w:val="Hyperlink"/>
            <w:noProof/>
          </w:rPr>
          <w:t xml:space="preserve">Figure 11. </w:t>
        </w:r>
        <w:r w:rsidRPr="005B0203">
          <w:rPr>
            <w:rStyle w:val="Hyperlink"/>
            <w:rFonts w:eastAsia="Arial" w:cs="Arial"/>
            <w:noProof/>
          </w:rPr>
          <w:t>UC5 targeted ecosystem</w:t>
        </w:r>
        <w:r>
          <w:rPr>
            <w:noProof/>
            <w:webHidden/>
          </w:rPr>
          <w:tab/>
        </w:r>
        <w:r>
          <w:rPr>
            <w:noProof/>
            <w:webHidden/>
          </w:rPr>
          <w:fldChar w:fldCharType="begin"/>
        </w:r>
        <w:r>
          <w:rPr>
            <w:noProof/>
            <w:webHidden/>
          </w:rPr>
          <w:instrText xml:space="preserve"> PAGEREF _Toc225251524 \h </w:instrText>
        </w:r>
        <w:r>
          <w:rPr>
            <w:noProof/>
            <w:webHidden/>
          </w:rPr>
        </w:r>
        <w:r>
          <w:rPr>
            <w:noProof/>
            <w:webHidden/>
          </w:rPr>
          <w:fldChar w:fldCharType="separate"/>
        </w:r>
        <w:r>
          <w:rPr>
            <w:noProof/>
            <w:webHidden/>
          </w:rPr>
          <w:t>26</w:t>
        </w:r>
        <w:r>
          <w:rPr>
            <w:noProof/>
            <w:webHidden/>
          </w:rPr>
          <w:fldChar w:fldCharType="end"/>
        </w:r>
      </w:hyperlink>
    </w:p>
    <w:p w14:paraId="5456E071" w14:textId="1A20AC02"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5" w:history="1">
        <w:r w:rsidRPr="005B0203">
          <w:rPr>
            <w:rStyle w:val="Hyperlink"/>
            <w:noProof/>
          </w:rPr>
          <w:t>Figure 12. UC5 approach mapped in the research frame: perception, comprehension, projection &amp; decision</w:t>
        </w:r>
        <w:r>
          <w:rPr>
            <w:noProof/>
            <w:webHidden/>
          </w:rPr>
          <w:tab/>
        </w:r>
        <w:r>
          <w:rPr>
            <w:noProof/>
            <w:webHidden/>
          </w:rPr>
          <w:fldChar w:fldCharType="begin"/>
        </w:r>
        <w:r>
          <w:rPr>
            <w:noProof/>
            <w:webHidden/>
          </w:rPr>
          <w:instrText xml:space="preserve"> PAGEREF _Toc225251525 \h </w:instrText>
        </w:r>
        <w:r>
          <w:rPr>
            <w:noProof/>
            <w:webHidden/>
          </w:rPr>
        </w:r>
        <w:r>
          <w:rPr>
            <w:noProof/>
            <w:webHidden/>
          </w:rPr>
          <w:fldChar w:fldCharType="separate"/>
        </w:r>
        <w:r>
          <w:rPr>
            <w:noProof/>
            <w:webHidden/>
          </w:rPr>
          <w:t>27</w:t>
        </w:r>
        <w:r>
          <w:rPr>
            <w:noProof/>
            <w:webHidden/>
          </w:rPr>
          <w:fldChar w:fldCharType="end"/>
        </w:r>
      </w:hyperlink>
    </w:p>
    <w:p w14:paraId="23ED3016" w14:textId="57F43493"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6" w:history="1">
        <w:r w:rsidRPr="005B0203">
          <w:rPr>
            <w:rStyle w:val="Hyperlink"/>
            <w:noProof/>
          </w:rPr>
          <w:t>Figure 13. Natlink view to the UC7 concept.</w:t>
        </w:r>
        <w:r>
          <w:rPr>
            <w:noProof/>
            <w:webHidden/>
          </w:rPr>
          <w:tab/>
        </w:r>
        <w:r>
          <w:rPr>
            <w:noProof/>
            <w:webHidden/>
          </w:rPr>
          <w:fldChar w:fldCharType="begin"/>
        </w:r>
        <w:r>
          <w:rPr>
            <w:noProof/>
            <w:webHidden/>
          </w:rPr>
          <w:instrText xml:space="preserve"> PAGEREF _Toc225251526 \h </w:instrText>
        </w:r>
        <w:r>
          <w:rPr>
            <w:noProof/>
            <w:webHidden/>
          </w:rPr>
        </w:r>
        <w:r>
          <w:rPr>
            <w:noProof/>
            <w:webHidden/>
          </w:rPr>
          <w:fldChar w:fldCharType="separate"/>
        </w:r>
        <w:r>
          <w:rPr>
            <w:noProof/>
            <w:webHidden/>
          </w:rPr>
          <w:t>28</w:t>
        </w:r>
        <w:r>
          <w:rPr>
            <w:noProof/>
            <w:webHidden/>
          </w:rPr>
          <w:fldChar w:fldCharType="end"/>
        </w:r>
      </w:hyperlink>
    </w:p>
    <w:p w14:paraId="5D5A7815" w14:textId="48293A2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7" w:history="1">
        <w:r w:rsidRPr="005B0203">
          <w:rPr>
            <w:rStyle w:val="Hyperlink"/>
            <w:noProof/>
          </w:rPr>
          <w:t>Figure 14. Setup for Raspberry PI Zero W / Raspberry PI 5 + 4G Module</w:t>
        </w:r>
        <w:r>
          <w:rPr>
            <w:noProof/>
            <w:webHidden/>
          </w:rPr>
          <w:tab/>
        </w:r>
        <w:r>
          <w:rPr>
            <w:noProof/>
            <w:webHidden/>
          </w:rPr>
          <w:fldChar w:fldCharType="begin"/>
        </w:r>
        <w:r>
          <w:rPr>
            <w:noProof/>
            <w:webHidden/>
          </w:rPr>
          <w:instrText xml:space="preserve"> PAGEREF _Toc225251527 \h </w:instrText>
        </w:r>
        <w:r>
          <w:rPr>
            <w:noProof/>
            <w:webHidden/>
          </w:rPr>
        </w:r>
        <w:r>
          <w:rPr>
            <w:noProof/>
            <w:webHidden/>
          </w:rPr>
          <w:fldChar w:fldCharType="separate"/>
        </w:r>
        <w:r>
          <w:rPr>
            <w:noProof/>
            <w:webHidden/>
          </w:rPr>
          <w:t>34</w:t>
        </w:r>
        <w:r>
          <w:rPr>
            <w:noProof/>
            <w:webHidden/>
          </w:rPr>
          <w:fldChar w:fldCharType="end"/>
        </w:r>
      </w:hyperlink>
    </w:p>
    <w:p w14:paraId="72BDB164" w14:textId="71693188"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8" w:history="1">
        <w:r w:rsidRPr="005B0203">
          <w:rPr>
            <w:rStyle w:val="Hyperlink"/>
            <w:noProof/>
          </w:rPr>
          <w:t>Figure 15. Structure of the experimental prototype.</w:t>
        </w:r>
        <w:r>
          <w:rPr>
            <w:noProof/>
            <w:webHidden/>
          </w:rPr>
          <w:tab/>
        </w:r>
        <w:r>
          <w:rPr>
            <w:noProof/>
            <w:webHidden/>
          </w:rPr>
          <w:fldChar w:fldCharType="begin"/>
        </w:r>
        <w:r>
          <w:rPr>
            <w:noProof/>
            <w:webHidden/>
          </w:rPr>
          <w:instrText xml:space="preserve"> PAGEREF _Toc225251528 \h </w:instrText>
        </w:r>
        <w:r>
          <w:rPr>
            <w:noProof/>
            <w:webHidden/>
          </w:rPr>
        </w:r>
        <w:r>
          <w:rPr>
            <w:noProof/>
            <w:webHidden/>
          </w:rPr>
          <w:fldChar w:fldCharType="separate"/>
        </w:r>
        <w:r>
          <w:rPr>
            <w:noProof/>
            <w:webHidden/>
          </w:rPr>
          <w:t>35</w:t>
        </w:r>
        <w:r>
          <w:rPr>
            <w:noProof/>
            <w:webHidden/>
          </w:rPr>
          <w:fldChar w:fldCharType="end"/>
        </w:r>
      </w:hyperlink>
    </w:p>
    <w:p w14:paraId="724B3B84" w14:textId="2D5AF4D6"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9" w:history="1">
        <w:r w:rsidRPr="005B0203">
          <w:rPr>
            <w:rStyle w:val="Hyperlink"/>
            <w:noProof/>
          </w:rPr>
          <w:t>Figure 16. A view to the UC8 concept.</w:t>
        </w:r>
        <w:r>
          <w:rPr>
            <w:noProof/>
            <w:webHidden/>
          </w:rPr>
          <w:tab/>
        </w:r>
        <w:r>
          <w:rPr>
            <w:noProof/>
            <w:webHidden/>
          </w:rPr>
          <w:fldChar w:fldCharType="begin"/>
        </w:r>
        <w:r>
          <w:rPr>
            <w:noProof/>
            <w:webHidden/>
          </w:rPr>
          <w:instrText xml:space="preserve"> PAGEREF _Toc225251529 \h </w:instrText>
        </w:r>
        <w:r>
          <w:rPr>
            <w:noProof/>
            <w:webHidden/>
          </w:rPr>
        </w:r>
        <w:r>
          <w:rPr>
            <w:noProof/>
            <w:webHidden/>
          </w:rPr>
          <w:fldChar w:fldCharType="separate"/>
        </w:r>
        <w:r>
          <w:rPr>
            <w:noProof/>
            <w:webHidden/>
          </w:rPr>
          <w:t>35</w:t>
        </w:r>
        <w:r>
          <w:rPr>
            <w:noProof/>
            <w:webHidden/>
          </w:rPr>
          <w:fldChar w:fldCharType="end"/>
        </w:r>
      </w:hyperlink>
    </w:p>
    <w:p w14:paraId="4B373043" w14:textId="70ED3AF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30" w:history="1">
        <w:r w:rsidRPr="005B0203">
          <w:rPr>
            <w:rStyle w:val="Hyperlink"/>
            <w:noProof/>
          </w:rPr>
          <w:t>Figure 17. A view to the UC9 concept.</w:t>
        </w:r>
        <w:r>
          <w:rPr>
            <w:noProof/>
            <w:webHidden/>
          </w:rPr>
          <w:tab/>
        </w:r>
        <w:r>
          <w:rPr>
            <w:noProof/>
            <w:webHidden/>
          </w:rPr>
          <w:fldChar w:fldCharType="begin"/>
        </w:r>
        <w:r>
          <w:rPr>
            <w:noProof/>
            <w:webHidden/>
          </w:rPr>
          <w:instrText xml:space="preserve"> PAGEREF _Toc225251530 \h </w:instrText>
        </w:r>
        <w:r>
          <w:rPr>
            <w:noProof/>
            <w:webHidden/>
          </w:rPr>
        </w:r>
        <w:r>
          <w:rPr>
            <w:noProof/>
            <w:webHidden/>
          </w:rPr>
          <w:fldChar w:fldCharType="separate"/>
        </w:r>
        <w:r>
          <w:rPr>
            <w:noProof/>
            <w:webHidden/>
          </w:rPr>
          <w:t>37</w:t>
        </w:r>
        <w:r>
          <w:rPr>
            <w:noProof/>
            <w:webHidden/>
          </w:rPr>
          <w:fldChar w:fldCharType="end"/>
        </w:r>
      </w:hyperlink>
    </w:p>
    <w:p w14:paraId="1F43572E" w14:textId="56A3BC0E"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31" w:history="1">
        <w:r w:rsidRPr="005B0203">
          <w:rPr>
            <w:rStyle w:val="Hyperlink"/>
            <w:noProof/>
          </w:rPr>
          <w:t>Figure 22. A preliminary view to the Sa4CPS concept framework – main functional blocks.</w:t>
        </w:r>
        <w:r>
          <w:rPr>
            <w:noProof/>
            <w:webHidden/>
          </w:rPr>
          <w:tab/>
        </w:r>
        <w:r>
          <w:rPr>
            <w:noProof/>
            <w:webHidden/>
          </w:rPr>
          <w:fldChar w:fldCharType="begin"/>
        </w:r>
        <w:r>
          <w:rPr>
            <w:noProof/>
            <w:webHidden/>
          </w:rPr>
          <w:instrText xml:space="preserve"> PAGEREF _Toc225251531 \h </w:instrText>
        </w:r>
        <w:r>
          <w:rPr>
            <w:noProof/>
            <w:webHidden/>
          </w:rPr>
        </w:r>
        <w:r>
          <w:rPr>
            <w:noProof/>
            <w:webHidden/>
          </w:rPr>
          <w:fldChar w:fldCharType="separate"/>
        </w:r>
        <w:r>
          <w:rPr>
            <w:noProof/>
            <w:webHidden/>
          </w:rPr>
          <w:t>39</w:t>
        </w:r>
        <w:r>
          <w:rPr>
            <w:noProof/>
            <w:webHidden/>
          </w:rPr>
          <w:fldChar w:fldCharType="end"/>
        </w:r>
      </w:hyperlink>
    </w:p>
    <w:p w14:paraId="1DFB8401" w14:textId="75743535" w:rsidR="008B1D75" w:rsidRPr="00E610B3" w:rsidRDefault="00C65AF8" w:rsidP="008B1D75">
      <w:pPr>
        <w:spacing w:line="360" w:lineRule="auto"/>
      </w:pPr>
      <w:r w:rsidRPr="00916811">
        <w:rPr>
          <w:rFonts w:ascii="Arial" w:hAnsi="Arial"/>
          <w:sz w:val="22"/>
          <w:szCs w:val="22"/>
          <w:lang w:eastAsia="nl-NL"/>
        </w:rPr>
        <w:fldChar w:fldCharType="end"/>
      </w:r>
    </w:p>
    <w:p w14:paraId="5503EAC3" w14:textId="77777777" w:rsidR="008B1D75" w:rsidRPr="00916811" w:rsidRDefault="008B1D75" w:rsidP="008B1D75">
      <w:pPr>
        <w:pStyle w:val="ESHeading"/>
        <w:rPr>
          <w:lang w:val="en-GB"/>
        </w:rPr>
      </w:pPr>
      <w:bookmarkStart w:id="13" w:name="_Toc312317876"/>
      <w:bookmarkStart w:id="14" w:name="_Toc227329354"/>
      <w:r w:rsidRPr="00916811">
        <w:rPr>
          <w:lang w:val="en-GB"/>
        </w:rPr>
        <w:t>Abstract</w:t>
      </w:r>
      <w:bookmarkEnd w:id="13"/>
      <w:bookmarkEnd w:id="14"/>
    </w:p>
    <w:p w14:paraId="3AE9FE60" w14:textId="50ED185B" w:rsidR="0051419B" w:rsidRDefault="0051419B" w:rsidP="0051419B">
      <w:pPr>
        <w:pStyle w:val="BodyText"/>
        <w:jc w:val="both"/>
        <w:rPr>
          <w:rFonts w:cs="Arial"/>
          <w:szCs w:val="20"/>
        </w:rPr>
      </w:pPr>
      <w:bookmarkStart w:id="15" w:name="OLE_LINK4"/>
      <w:bookmarkStart w:id="16" w:name="OLE_LINK5"/>
      <w:r>
        <w:rPr>
          <w:rFonts w:cs="Arial"/>
          <w:szCs w:val="20"/>
        </w:rPr>
        <w:t xml:space="preserve"> This deliverable </w:t>
      </w:r>
      <w:r w:rsidR="007A226D">
        <w:rPr>
          <w:rFonts w:cs="Arial"/>
          <w:szCs w:val="20"/>
        </w:rPr>
        <w:t>describes the preliminary secure situational awareness concept (Sa4CPS concept)</w:t>
      </w:r>
      <w:r w:rsidR="00CD0004">
        <w:rPr>
          <w:rFonts w:cs="Arial"/>
          <w:szCs w:val="20"/>
        </w:rPr>
        <w:t xml:space="preserve">. </w:t>
      </w:r>
      <w:r w:rsidR="000770BC">
        <w:rPr>
          <w:rFonts w:cs="Arial"/>
          <w:szCs w:val="20"/>
        </w:rPr>
        <w:t xml:space="preserve">First the </w:t>
      </w:r>
      <w:r w:rsidR="007D2DE8">
        <w:rPr>
          <w:rFonts w:cs="Arial"/>
          <w:szCs w:val="20"/>
        </w:rPr>
        <w:t>commonalities of the previously identified requirements towards the concept</w:t>
      </w:r>
      <w:r w:rsidR="003730D5">
        <w:rPr>
          <w:rFonts w:cs="Arial"/>
          <w:szCs w:val="20"/>
        </w:rPr>
        <w:t xml:space="preserve"> </w:t>
      </w:r>
      <w:r w:rsidR="00531E07">
        <w:rPr>
          <w:rFonts w:cs="Arial"/>
          <w:szCs w:val="20"/>
        </w:rPr>
        <w:t>were analysed</w:t>
      </w:r>
      <w:r w:rsidR="009005A8">
        <w:rPr>
          <w:rFonts w:cs="Arial"/>
          <w:szCs w:val="20"/>
        </w:rPr>
        <w:t xml:space="preserve">, and a set of functional blocks (FBs) </w:t>
      </w:r>
      <w:r w:rsidR="00CD0257">
        <w:rPr>
          <w:rFonts w:cs="Arial"/>
          <w:szCs w:val="20"/>
        </w:rPr>
        <w:t>have been identified.</w:t>
      </w:r>
      <w:r w:rsidR="00547953">
        <w:rPr>
          <w:rFonts w:cs="Arial"/>
          <w:szCs w:val="20"/>
        </w:rPr>
        <w:t xml:space="preserve"> These </w:t>
      </w:r>
      <w:r w:rsidR="001F1975">
        <w:rPr>
          <w:rFonts w:cs="Arial"/>
          <w:szCs w:val="20"/>
        </w:rPr>
        <w:t>F</w:t>
      </w:r>
      <w:r w:rsidR="00B2446E">
        <w:rPr>
          <w:rFonts w:cs="Arial"/>
          <w:szCs w:val="20"/>
        </w:rPr>
        <w:t>B</w:t>
      </w:r>
      <w:r w:rsidR="001F1975">
        <w:rPr>
          <w:rFonts w:cs="Arial"/>
          <w:szCs w:val="20"/>
        </w:rPr>
        <w:t>s</w:t>
      </w:r>
      <w:r w:rsidR="0010789A">
        <w:rPr>
          <w:rFonts w:cs="Arial"/>
          <w:szCs w:val="20"/>
        </w:rPr>
        <w:t>, called as</w:t>
      </w:r>
      <w:r w:rsidR="001F1975">
        <w:rPr>
          <w:rFonts w:cs="Arial"/>
          <w:szCs w:val="20"/>
        </w:rPr>
        <w:t xml:space="preserve"> data spaces and communication, identity and access management, authorization, perception</w:t>
      </w:r>
      <w:r w:rsidR="008322FF">
        <w:rPr>
          <w:rFonts w:cs="Arial"/>
          <w:szCs w:val="20"/>
        </w:rPr>
        <w:t>, comprehension</w:t>
      </w:r>
      <w:r w:rsidR="00A839A6">
        <w:rPr>
          <w:rFonts w:cs="Arial"/>
          <w:szCs w:val="20"/>
        </w:rPr>
        <w:t>, projection, monitoring and zero trust system</w:t>
      </w:r>
      <w:r w:rsidR="0010789A">
        <w:rPr>
          <w:rFonts w:cs="Arial"/>
          <w:szCs w:val="20"/>
        </w:rPr>
        <w:t>,</w:t>
      </w:r>
      <w:r w:rsidR="00A839A6">
        <w:rPr>
          <w:rFonts w:cs="Arial"/>
          <w:szCs w:val="20"/>
        </w:rPr>
        <w:t xml:space="preserve"> </w:t>
      </w:r>
      <w:r w:rsidR="00137A00">
        <w:rPr>
          <w:rFonts w:cs="Arial"/>
          <w:szCs w:val="20"/>
        </w:rPr>
        <w:t xml:space="preserve">are </w:t>
      </w:r>
      <w:r w:rsidR="0010789A">
        <w:rPr>
          <w:rFonts w:cs="Arial"/>
          <w:szCs w:val="20"/>
        </w:rPr>
        <w:t xml:space="preserve">then clarified relying on the </w:t>
      </w:r>
      <w:r w:rsidR="00EA75A9">
        <w:rPr>
          <w:rFonts w:cs="Arial"/>
          <w:szCs w:val="20"/>
        </w:rPr>
        <w:t>referred requirements</w:t>
      </w:r>
      <w:r w:rsidR="00137A00">
        <w:rPr>
          <w:rFonts w:cs="Arial"/>
          <w:szCs w:val="20"/>
        </w:rPr>
        <w:t>.</w:t>
      </w:r>
      <w:r w:rsidR="00EA75A9">
        <w:rPr>
          <w:rFonts w:cs="Arial"/>
          <w:szCs w:val="20"/>
        </w:rPr>
        <w:t xml:space="preserve"> </w:t>
      </w:r>
      <w:r w:rsidR="00BA2485">
        <w:rPr>
          <w:rFonts w:cs="Arial"/>
          <w:szCs w:val="20"/>
        </w:rPr>
        <w:t>The FBs have been used to structure the preliminary Sa4CPS concept in this report, so that the contributions of UCs and technological tasks towards the concept is a bit more clear. However, it is important to point out that these FBs are still quite abstract in nature, and plan is to continue and open their internal functional structure, relationships and interfaces to practical objects in which the real secure situational awareness capabilities are needed.</w:t>
      </w:r>
    </w:p>
    <w:p w14:paraId="6044C6AB" w14:textId="5E69B4FC" w:rsidR="00BA2485" w:rsidRDefault="00BA2485" w:rsidP="0051419B">
      <w:pPr>
        <w:pStyle w:val="BodyText"/>
        <w:jc w:val="both"/>
        <w:rPr>
          <w:rFonts w:cs="Arial"/>
          <w:szCs w:val="20"/>
        </w:rPr>
      </w:pPr>
      <w:r>
        <w:rPr>
          <w:rFonts w:cs="Arial"/>
          <w:szCs w:val="20"/>
        </w:rPr>
        <w:t xml:space="preserve"> </w:t>
      </w:r>
      <w:r w:rsidR="006D0734">
        <w:rPr>
          <w:rFonts w:cs="Arial"/>
          <w:szCs w:val="20"/>
        </w:rPr>
        <w:t>The content, focus and plans of the UCs have been described in this report so that their potential contribution areas into the FBs of the Sa4CPS concept are clarified. It is clear now that each UC has a specific role in the development of Sa4CPS concept, its FBs and links to the technological tasks of the project WPs3-5. However, there is still need to continue this work to further clarify the content of the identified contribution areas of the UCs into the concept.</w:t>
      </w:r>
      <w:r w:rsidR="00EE08B0" w:rsidRPr="00EE08B0">
        <w:rPr>
          <w:rFonts w:cs="Arial"/>
          <w:szCs w:val="20"/>
        </w:rPr>
        <w:t xml:space="preserve"> </w:t>
      </w:r>
      <w:r w:rsidR="00EE08B0">
        <w:rPr>
          <w:rFonts w:cs="Arial"/>
          <w:szCs w:val="20"/>
        </w:rPr>
        <w:t xml:space="preserve">The technological tasks of WPs3-5 have been quite much still in the background, and therefore their relationships to the FBs are clarified in this report only in </w:t>
      </w:r>
      <w:r w:rsidR="004073DA">
        <w:rPr>
          <w:rFonts w:cs="Arial"/>
          <w:szCs w:val="20"/>
        </w:rPr>
        <w:t xml:space="preserve">a </w:t>
      </w:r>
      <w:r w:rsidR="00EE08B0">
        <w:rPr>
          <w:rFonts w:cs="Arial"/>
          <w:szCs w:val="20"/>
        </w:rPr>
        <w:t xml:space="preserve">preliminary way. It is expected that this deliverable provides a solid starting point and working framework for the R&amp;D works in these technological tasks. In addition, the links to the project UCs and the Sa4CPS concept is now a bit </w:t>
      </w:r>
      <w:r w:rsidR="002C5C09">
        <w:rPr>
          <w:rFonts w:cs="Arial"/>
          <w:szCs w:val="20"/>
        </w:rPr>
        <w:t>clearer</w:t>
      </w:r>
      <w:r w:rsidR="00EE08B0">
        <w:rPr>
          <w:rFonts w:cs="Arial"/>
          <w:szCs w:val="20"/>
        </w:rPr>
        <w:t>.</w:t>
      </w:r>
    </w:p>
    <w:p w14:paraId="3D0B7BB0" w14:textId="5E89F752" w:rsidR="00EE08B0" w:rsidRDefault="00EE08B0" w:rsidP="0051419B">
      <w:pPr>
        <w:pStyle w:val="BodyText"/>
        <w:jc w:val="both"/>
        <w:rPr>
          <w:rFonts w:cs="Arial"/>
          <w:szCs w:val="20"/>
        </w:rPr>
      </w:pPr>
      <w:r>
        <w:rPr>
          <w:rFonts w:cs="Arial"/>
          <w:szCs w:val="20"/>
        </w:rPr>
        <w:t xml:space="preserve"> </w:t>
      </w:r>
      <w:r w:rsidR="00EF223D">
        <w:rPr>
          <w:rFonts w:cs="Arial"/>
          <w:szCs w:val="20"/>
        </w:rPr>
        <w:t xml:space="preserve">The project story has been structured and enhanced, and the links of the UCs and WP3-5 contributions towards solving the visions and challenges indicated by the story </w:t>
      </w:r>
      <w:r w:rsidR="0047476D">
        <w:rPr>
          <w:rFonts w:cs="Arial"/>
          <w:szCs w:val="20"/>
        </w:rPr>
        <w:t xml:space="preserve">are </w:t>
      </w:r>
      <w:r w:rsidR="00EF223D">
        <w:rPr>
          <w:rFonts w:cs="Arial"/>
          <w:szCs w:val="20"/>
        </w:rPr>
        <w:t>now a bit more obvious. This is envisioned to help all of the project partners to adjust the</w:t>
      </w:r>
      <w:r w:rsidR="004D350D">
        <w:rPr>
          <w:rFonts w:cs="Arial"/>
          <w:szCs w:val="20"/>
        </w:rPr>
        <w:t>ir</w:t>
      </w:r>
      <w:r w:rsidR="00EF223D">
        <w:rPr>
          <w:rFonts w:cs="Arial"/>
          <w:szCs w:val="20"/>
        </w:rPr>
        <w:t xml:space="preserve"> focus and plans so that the resulting actions are beneficial to their business cases but also to the results deployment in the port environment.</w:t>
      </w:r>
    </w:p>
    <w:p w14:paraId="00F65A73" w14:textId="289D60C7" w:rsidR="00E73309" w:rsidRDefault="00E73309" w:rsidP="0051419B">
      <w:pPr>
        <w:pStyle w:val="BodyText"/>
        <w:jc w:val="both"/>
        <w:rPr>
          <w:rFonts w:cs="Arial"/>
          <w:szCs w:val="20"/>
        </w:rPr>
      </w:pPr>
      <w:r>
        <w:rPr>
          <w:rFonts w:cs="Arial"/>
          <w:szCs w:val="20"/>
        </w:rPr>
        <w:t xml:space="preserve"> As the main result</w:t>
      </w:r>
      <w:r w:rsidR="00487A12">
        <w:rPr>
          <w:rFonts w:cs="Arial"/>
          <w:szCs w:val="20"/>
        </w:rPr>
        <w:t xml:space="preserve">, the </w:t>
      </w:r>
      <w:r w:rsidR="009E359B">
        <w:rPr>
          <w:rFonts w:cs="Arial"/>
          <w:szCs w:val="20"/>
        </w:rPr>
        <w:t xml:space="preserve">preliminary Sa4CPS concept is </w:t>
      </w:r>
      <w:r w:rsidR="00E4667E">
        <w:rPr>
          <w:rFonts w:cs="Arial"/>
          <w:szCs w:val="20"/>
        </w:rPr>
        <w:t xml:space="preserve">described </w:t>
      </w:r>
      <w:r w:rsidR="0084393A">
        <w:rPr>
          <w:rFonts w:cs="Arial"/>
          <w:szCs w:val="20"/>
        </w:rPr>
        <w:t xml:space="preserve">here </w:t>
      </w:r>
      <w:r w:rsidR="003F412D">
        <w:rPr>
          <w:rFonts w:cs="Arial"/>
          <w:szCs w:val="20"/>
        </w:rPr>
        <w:t xml:space="preserve">so that the targets are now </w:t>
      </w:r>
      <w:r w:rsidR="0084393A">
        <w:rPr>
          <w:rFonts w:cs="Arial"/>
          <w:szCs w:val="20"/>
        </w:rPr>
        <w:t>clearer</w:t>
      </w:r>
      <w:r w:rsidR="003F412D">
        <w:rPr>
          <w:rFonts w:cs="Arial"/>
          <w:szCs w:val="20"/>
        </w:rPr>
        <w:t xml:space="preserve"> </w:t>
      </w:r>
      <w:r w:rsidR="0084393A">
        <w:rPr>
          <w:rFonts w:cs="Arial"/>
          <w:szCs w:val="20"/>
        </w:rPr>
        <w:t>and</w:t>
      </w:r>
      <w:r w:rsidR="003F412D">
        <w:rPr>
          <w:rFonts w:cs="Arial"/>
          <w:szCs w:val="20"/>
        </w:rPr>
        <w:t xml:space="preserve"> the technological WPs3-5 and the UCs of the project can now proceed in the technological R&amp;D towards specification and design of the</w:t>
      </w:r>
      <w:r w:rsidR="008E3A26">
        <w:rPr>
          <w:rFonts w:cs="Arial"/>
          <w:szCs w:val="20"/>
        </w:rPr>
        <w:t>ir</w:t>
      </w:r>
      <w:r w:rsidR="003F412D">
        <w:rPr>
          <w:rFonts w:cs="Arial"/>
          <w:szCs w:val="20"/>
        </w:rPr>
        <w:t xml:space="preserve"> solutions.</w:t>
      </w:r>
      <w:r w:rsidR="00C321A1" w:rsidRPr="00C321A1">
        <w:rPr>
          <w:rFonts w:cs="Arial"/>
          <w:szCs w:val="20"/>
        </w:rPr>
        <w:t xml:space="preserve"> </w:t>
      </w:r>
      <w:r w:rsidR="00C321A1">
        <w:rPr>
          <w:rFonts w:cs="Arial"/>
          <w:szCs w:val="20"/>
        </w:rPr>
        <w:t>The plan is to let them now proceed deeper in</w:t>
      </w:r>
      <w:r w:rsidR="0080426B">
        <w:rPr>
          <w:rFonts w:cs="Arial"/>
          <w:szCs w:val="20"/>
        </w:rPr>
        <w:t>to</w:t>
      </w:r>
      <w:r w:rsidR="00C321A1">
        <w:rPr>
          <w:rFonts w:cs="Arial"/>
          <w:szCs w:val="20"/>
        </w:rPr>
        <w:t xml:space="preserve"> the technological development, and then in the next iteration of the project come back and make a new version of the Sa4CPS concept description.</w:t>
      </w:r>
    </w:p>
    <w:p w14:paraId="5D2598A8" w14:textId="77777777" w:rsidR="008B1D75" w:rsidRPr="00916811" w:rsidRDefault="008B1D75" w:rsidP="008B1D75">
      <w:pPr>
        <w:pStyle w:val="ESHeading"/>
        <w:rPr>
          <w:lang w:val="en-GB"/>
        </w:rPr>
      </w:pPr>
      <w:bookmarkStart w:id="17" w:name="_Toc312317877"/>
      <w:bookmarkStart w:id="18" w:name="_Toc227329355"/>
      <w:r w:rsidRPr="00916811">
        <w:rPr>
          <w:lang w:val="en-GB"/>
        </w:rPr>
        <w:t>List of Abbreviations</w:t>
      </w:r>
      <w:bookmarkEnd w:id="17"/>
      <w:bookmarkEnd w:id="18"/>
      <w:r w:rsidRPr="00916811">
        <w:rPr>
          <w:lang w:val="en-GB"/>
        </w:rPr>
        <w:t xml:space="preserve"> </w:t>
      </w:r>
    </w:p>
    <w:tbl>
      <w:tblPr>
        <w:tblW w:w="0" w:type="auto"/>
        <w:tblInd w:w="108" w:type="dxa"/>
        <w:tblLook w:val="01E0" w:firstRow="1" w:lastRow="1" w:firstColumn="1" w:lastColumn="1" w:noHBand="0" w:noVBand="0"/>
      </w:tblPr>
      <w:tblGrid>
        <w:gridCol w:w="2340"/>
        <w:gridCol w:w="6840"/>
      </w:tblGrid>
      <w:tr w:rsidR="00632F3E" w:rsidRPr="00E610B3" w14:paraId="07E8255D" w14:textId="77777777">
        <w:tc>
          <w:tcPr>
            <w:tcW w:w="2340" w:type="dxa"/>
          </w:tcPr>
          <w:bookmarkEnd w:id="15"/>
          <w:bookmarkEnd w:id="16"/>
          <w:p w14:paraId="065E4AF0" w14:textId="77777777" w:rsidR="008B1D75" w:rsidRPr="00916811" w:rsidRDefault="008B1D75">
            <w:pPr>
              <w:pStyle w:val="tablecontents"/>
              <w:spacing w:beforeLines="20" w:before="48" w:afterLines="20" w:after="48"/>
              <w:rPr>
                <w:b/>
                <w:sz w:val="24"/>
                <w:szCs w:val="24"/>
              </w:rPr>
            </w:pPr>
            <w:r w:rsidRPr="00916811">
              <w:rPr>
                <w:b/>
                <w:sz w:val="24"/>
                <w:szCs w:val="24"/>
              </w:rPr>
              <w:t>Abbreviation</w:t>
            </w:r>
          </w:p>
        </w:tc>
        <w:tc>
          <w:tcPr>
            <w:tcW w:w="6840" w:type="dxa"/>
          </w:tcPr>
          <w:p w14:paraId="6A6D8DDC" w14:textId="77777777" w:rsidR="008B1D75" w:rsidRPr="00916811" w:rsidRDefault="008B1D75">
            <w:pPr>
              <w:pStyle w:val="tablecontents"/>
              <w:spacing w:beforeLines="20" w:before="48" w:afterLines="20" w:after="48"/>
              <w:rPr>
                <w:b/>
                <w:sz w:val="24"/>
                <w:szCs w:val="24"/>
              </w:rPr>
            </w:pPr>
            <w:r w:rsidRPr="00916811">
              <w:rPr>
                <w:b/>
                <w:sz w:val="24"/>
                <w:szCs w:val="24"/>
              </w:rPr>
              <w:t>Explanation</w:t>
            </w:r>
          </w:p>
        </w:tc>
      </w:tr>
      <w:tr w:rsidR="00632F3E" w:rsidRPr="00E610B3" w14:paraId="23BFDB9A" w14:textId="77777777">
        <w:tc>
          <w:tcPr>
            <w:tcW w:w="2340" w:type="dxa"/>
          </w:tcPr>
          <w:p w14:paraId="4205878D" w14:textId="229D8C6A" w:rsidR="008B1D75" w:rsidRPr="00916811" w:rsidRDefault="008B1D75">
            <w:pPr>
              <w:pStyle w:val="tablecontents"/>
              <w:spacing w:beforeLines="20" w:before="48" w:afterLines="20" w:after="48" w:line="276" w:lineRule="auto"/>
              <w:rPr>
                <w:sz w:val="24"/>
                <w:szCs w:val="24"/>
              </w:rPr>
            </w:pPr>
          </w:p>
        </w:tc>
        <w:tc>
          <w:tcPr>
            <w:tcW w:w="6840" w:type="dxa"/>
          </w:tcPr>
          <w:p w14:paraId="692DF93F" w14:textId="29452E3B" w:rsidR="00AA284D" w:rsidRPr="00916811" w:rsidRDefault="00AA284D">
            <w:pPr>
              <w:pStyle w:val="tablecontents"/>
              <w:spacing w:beforeLines="20" w:before="48" w:afterLines="20" w:after="48" w:line="276" w:lineRule="auto"/>
              <w:rPr>
                <w:sz w:val="24"/>
                <w:szCs w:val="24"/>
              </w:rPr>
            </w:pPr>
          </w:p>
        </w:tc>
      </w:tr>
      <w:tr w:rsidR="00632F3E" w:rsidRPr="00916811" w14:paraId="2F5C4DC3" w14:textId="77777777">
        <w:tc>
          <w:tcPr>
            <w:tcW w:w="2340" w:type="dxa"/>
          </w:tcPr>
          <w:p w14:paraId="45FB404A" w14:textId="1EAC8779" w:rsidR="00141944" w:rsidRPr="00916811" w:rsidDel="00141944" w:rsidRDefault="00141944">
            <w:pPr>
              <w:pStyle w:val="tablecontents"/>
              <w:spacing w:beforeLines="20" w:before="48" w:afterLines="20" w:after="48" w:line="276" w:lineRule="auto"/>
              <w:rPr>
                <w:iCs/>
                <w:sz w:val="24"/>
                <w:szCs w:val="24"/>
              </w:rPr>
            </w:pPr>
            <w:r>
              <w:rPr>
                <w:iCs/>
                <w:sz w:val="24"/>
                <w:szCs w:val="24"/>
              </w:rPr>
              <w:t>FB</w:t>
            </w:r>
          </w:p>
        </w:tc>
        <w:tc>
          <w:tcPr>
            <w:tcW w:w="6840" w:type="dxa"/>
          </w:tcPr>
          <w:p w14:paraId="52DE25C8" w14:textId="687F28AB" w:rsidR="00141944" w:rsidRPr="00916811" w:rsidDel="00141944" w:rsidRDefault="00141944">
            <w:pPr>
              <w:pStyle w:val="tablecontents"/>
              <w:spacing w:beforeLines="20" w:before="48" w:afterLines="20" w:after="48" w:line="276" w:lineRule="auto"/>
              <w:rPr>
                <w:iCs/>
                <w:sz w:val="24"/>
                <w:szCs w:val="24"/>
              </w:rPr>
            </w:pPr>
            <w:r>
              <w:rPr>
                <w:iCs/>
                <w:sz w:val="24"/>
                <w:szCs w:val="24"/>
              </w:rPr>
              <w:t>Functional block</w:t>
            </w:r>
          </w:p>
        </w:tc>
      </w:tr>
      <w:tr w:rsidR="00632F3E" w:rsidRPr="00E610B3" w14:paraId="6C14BD00" w14:textId="77777777">
        <w:tc>
          <w:tcPr>
            <w:tcW w:w="2340" w:type="dxa"/>
          </w:tcPr>
          <w:p w14:paraId="21ABFDF1" w14:textId="747E057A" w:rsidR="00AA284D" w:rsidRPr="00916811" w:rsidRDefault="00AA284D">
            <w:pPr>
              <w:pStyle w:val="tablecontents"/>
              <w:spacing w:beforeLines="20" w:before="48" w:afterLines="20" w:after="48" w:line="276" w:lineRule="auto"/>
              <w:rPr>
                <w:sz w:val="24"/>
                <w:szCs w:val="24"/>
              </w:rPr>
            </w:pPr>
            <w:r w:rsidRPr="00916811">
              <w:rPr>
                <w:sz w:val="24"/>
                <w:szCs w:val="24"/>
              </w:rPr>
              <w:t>DLT</w:t>
            </w:r>
          </w:p>
        </w:tc>
        <w:tc>
          <w:tcPr>
            <w:tcW w:w="6840" w:type="dxa"/>
          </w:tcPr>
          <w:p w14:paraId="5E39D7B2" w14:textId="4FFF32B9" w:rsidR="00AA284D" w:rsidRPr="00916811" w:rsidRDefault="00AA284D">
            <w:pPr>
              <w:pStyle w:val="tablecontents"/>
              <w:spacing w:beforeLines="20" w:before="48" w:afterLines="20" w:after="48" w:line="276" w:lineRule="auto"/>
              <w:rPr>
                <w:sz w:val="24"/>
                <w:szCs w:val="24"/>
              </w:rPr>
            </w:pPr>
            <w:r w:rsidRPr="00916811">
              <w:rPr>
                <w:sz w:val="24"/>
                <w:szCs w:val="24"/>
              </w:rPr>
              <w:t>Distributed ledger technology</w:t>
            </w:r>
          </w:p>
        </w:tc>
      </w:tr>
      <w:tr w:rsidR="00632F3E" w:rsidRPr="00916811" w14:paraId="00825178" w14:textId="77777777">
        <w:tc>
          <w:tcPr>
            <w:tcW w:w="2340" w:type="dxa"/>
          </w:tcPr>
          <w:p w14:paraId="60C13300" w14:textId="77777777" w:rsidR="00141944" w:rsidRPr="00916811" w:rsidRDefault="00141944">
            <w:pPr>
              <w:pStyle w:val="tablecontents"/>
              <w:spacing w:beforeLines="20" w:before="48" w:afterLines="20" w:after="48" w:line="276" w:lineRule="auto"/>
              <w:rPr>
                <w:iCs/>
                <w:sz w:val="24"/>
                <w:szCs w:val="24"/>
              </w:rPr>
            </w:pPr>
            <w:r w:rsidRPr="00916811">
              <w:rPr>
                <w:iCs/>
                <w:sz w:val="24"/>
                <w:szCs w:val="24"/>
              </w:rPr>
              <w:t>Req</w:t>
            </w:r>
          </w:p>
        </w:tc>
        <w:tc>
          <w:tcPr>
            <w:tcW w:w="6840" w:type="dxa"/>
          </w:tcPr>
          <w:p w14:paraId="6ECE6EEC" w14:textId="77777777" w:rsidR="00141944" w:rsidRPr="00916811" w:rsidRDefault="00141944">
            <w:pPr>
              <w:pStyle w:val="tablecontents"/>
              <w:spacing w:beforeLines="20" w:before="48" w:afterLines="20" w:after="48" w:line="276" w:lineRule="auto"/>
              <w:rPr>
                <w:iCs/>
                <w:sz w:val="24"/>
                <w:szCs w:val="24"/>
              </w:rPr>
            </w:pPr>
            <w:r w:rsidRPr="00916811">
              <w:rPr>
                <w:iCs/>
                <w:sz w:val="24"/>
                <w:szCs w:val="24"/>
              </w:rPr>
              <w:t>requirement</w:t>
            </w:r>
          </w:p>
        </w:tc>
      </w:tr>
      <w:tr w:rsidR="00632F3E" w:rsidRPr="00916811" w14:paraId="1EC9057E" w14:textId="77777777">
        <w:tc>
          <w:tcPr>
            <w:tcW w:w="2340" w:type="dxa"/>
          </w:tcPr>
          <w:p w14:paraId="17D8BE50" w14:textId="0A5DFC61" w:rsidR="005674F4" w:rsidRPr="00916811" w:rsidRDefault="005674F4">
            <w:pPr>
              <w:pStyle w:val="tablecontents"/>
              <w:spacing w:beforeLines="20" w:before="48" w:afterLines="20" w:after="48" w:line="276" w:lineRule="auto"/>
              <w:rPr>
                <w:iCs/>
                <w:sz w:val="24"/>
                <w:szCs w:val="24"/>
              </w:rPr>
            </w:pPr>
            <w:r>
              <w:rPr>
                <w:iCs/>
                <w:sz w:val="24"/>
                <w:szCs w:val="24"/>
              </w:rPr>
              <w:t>SA</w:t>
            </w:r>
          </w:p>
        </w:tc>
        <w:tc>
          <w:tcPr>
            <w:tcW w:w="6840" w:type="dxa"/>
          </w:tcPr>
          <w:p w14:paraId="7109C49F" w14:textId="25B835CD" w:rsidR="005674F4" w:rsidRPr="00916811" w:rsidRDefault="005674F4">
            <w:pPr>
              <w:pStyle w:val="tablecontents"/>
              <w:spacing w:beforeLines="20" w:before="48" w:afterLines="20" w:after="48" w:line="276" w:lineRule="auto"/>
              <w:rPr>
                <w:iCs/>
                <w:sz w:val="24"/>
                <w:szCs w:val="24"/>
              </w:rPr>
            </w:pPr>
            <w:r>
              <w:rPr>
                <w:iCs/>
                <w:sz w:val="24"/>
                <w:szCs w:val="24"/>
              </w:rPr>
              <w:t>situational awareness</w:t>
            </w:r>
          </w:p>
        </w:tc>
      </w:tr>
      <w:tr w:rsidR="00632F3E" w:rsidRPr="00E610B3" w14:paraId="5BA26D0F" w14:textId="77777777">
        <w:tc>
          <w:tcPr>
            <w:tcW w:w="2340" w:type="dxa"/>
          </w:tcPr>
          <w:p w14:paraId="614CD7C7" w14:textId="6BAEA8BB" w:rsidR="00276A9C" w:rsidRPr="00916811" w:rsidRDefault="00141944">
            <w:pPr>
              <w:pStyle w:val="tablecontents"/>
              <w:spacing w:beforeLines="20" w:before="48" w:afterLines="20" w:after="48" w:line="276" w:lineRule="auto"/>
              <w:rPr>
                <w:sz w:val="24"/>
                <w:szCs w:val="24"/>
              </w:rPr>
            </w:pPr>
            <w:r w:rsidRPr="00916811">
              <w:rPr>
                <w:iCs/>
                <w:sz w:val="24"/>
                <w:szCs w:val="24"/>
              </w:rPr>
              <w:t>Sa4CPS</w:t>
            </w:r>
          </w:p>
        </w:tc>
        <w:tc>
          <w:tcPr>
            <w:tcW w:w="6840" w:type="dxa"/>
          </w:tcPr>
          <w:p w14:paraId="5BFEDE49" w14:textId="268BF26A" w:rsidR="00276A9C" w:rsidRPr="00916811" w:rsidRDefault="00141944">
            <w:pPr>
              <w:pStyle w:val="tablecontents"/>
              <w:spacing w:beforeLines="20" w:before="48" w:afterLines="20" w:after="48" w:line="276" w:lineRule="auto"/>
              <w:rPr>
                <w:sz w:val="24"/>
                <w:szCs w:val="24"/>
              </w:rPr>
            </w:pPr>
            <w:r w:rsidRPr="00916811">
              <w:rPr>
                <w:iCs/>
                <w:sz w:val="24"/>
                <w:szCs w:val="24"/>
              </w:rPr>
              <w:t>Secure situational awareness for critical cyber-physical systems.</w:t>
            </w:r>
          </w:p>
        </w:tc>
      </w:tr>
      <w:tr w:rsidR="00632F3E" w:rsidRPr="00E610B3" w14:paraId="5FE7D5A9" w14:textId="77777777">
        <w:tc>
          <w:tcPr>
            <w:tcW w:w="2340" w:type="dxa"/>
          </w:tcPr>
          <w:p w14:paraId="12586423" w14:textId="30595D30" w:rsidR="008B1D75" w:rsidRPr="00916811" w:rsidRDefault="008B1D75">
            <w:pPr>
              <w:pStyle w:val="tablecontents"/>
              <w:spacing w:beforeLines="20" w:before="48" w:afterLines="20" w:after="48" w:line="276" w:lineRule="auto"/>
              <w:rPr>
                <w:sz w:val="24"/>
                <w:szCs w:val="24"/>
              </w:rPr>
            </w:pPr>
          </w:p>
        </w:tc>
        <w:tc>
          <w:tcPr>
            <w:tcW w:w="6840" w:type="dxa"/>
          </w:tcPr>
          <w:p w14:paraId="6406473D" w14:textId="60441EAB" w:rsidR="008B1D75" w:rsidRPr="00916811" w:rsidRDefault="008B1D75">
            <w:pPr>
              <w:pStyle w:val="tablecontents"/>
              <w:spacing w:beforeLines="20" w:before="48" w:afterLines="20" w:after="48" w:line="276" w:lineRule="auto"/>
              <w:rPr>
                <w:sz w:val="24"/>
                <w:szCs w:val="24"/>
              </w:rPr>
            </w:pPr>
          </w:p>
        </w:tc>
      </w:tr>
      <w:tr w:rsidR="00632F3E" w:rsidRPr="00E610B3" w14:paraId="231D1ADF" w14:textId="77777777">
        <w:tc>
          <w:tcPr>
            <w:tcW w:w="2340" w:type="dxa"/>
          </w:tcPr>
          <w:p w14:paraId="5BFCA0D0" w14:textId="3E363511" w:rsidR="008B1D75" w:rsidRPr="00916811" w:rsidRDefault="008B1D75">
            <w:pPr>
              <w:pStyle w:val="tablecontents"/>
              <w:spacing w:beforeLines="20" w:before="48" w:afterLines="20" w:after="48" w:line="276" w:lineRule="auto"/>
              <w:rPr>
                <w:sz w:val="24"/>
                <w:szCs w:val="24"/>
              </w:rPr>
            </w:pPr>
          </w:p>
        </w:tc>
        <w:tc>
          <w:tcPr>
            <w:tcW w:w="6840" w:type="dxa"/>
          </w:tcPr>
          <w:p w14:paraId="05B24566" w14:textId="6F58D6D2" w:rsidR="008B1D75" w:rsidRPr="00916811" w:rsidRDefault="008B1D75">
            <w:pPr>
              <w:pStyle w:val="tablecontents"/>
              <w:spacing w:beforeLines="20" w:before="48" w:afterLines="20" w:after="48" w:line="276" w:lineRule="auto"/>
              <w:rPr>
                <w:sz w:val="24"/>
                <w:szCs w:val="24"/>
              </w:rPr>
            </w:pPr>
          </w:p>
        </w:tc>
      </w:tr>
      <w:tr w:rsidR="00632F3E" w:rsidRPr="00E610B3" w14:paraId="0A78835A" w14:textId="77777777">
        <w:tc>
          <w:tcPr>
            <w:tcW w:w="2340" w:type="dxa"/>
          </w:tcPr>
          <w:p w14:paraId="2E9C950F" w14:textId="23687FE2" w:rsidR="008B1D75" w:rsidRPr="00916811" w:rsidRDefault="008B1D75">
            <w:pPr>
              <w:pStyle w:val="tablecontents"/>
              <w:spacing w:beforeLines="20" w:before="48" w:afterLines="20" w:after="48" w:line="276" w:lineRule="auto"/>
              <w:rPr>
                <w:sz w:val="24"/>
                <w:szCs w:val="24"/>
              </w:rPr>
            </w:pPr>
          </w:p>
        </w:tc>
        <w:tc>
          <w:tcPr>
            <w:tcW w:w="6840" w:type="dxa"/>
          </w:tcPr>
          <w:p w14:paraId="480F3531" w14:textId="409EB3E7" w:rsidR="008B1D75" w:rsidRPr="00916811" w:rsidRDefault="008B1D75">
            <w:pPr>
              <w:pStyle w:val="tablecontents"/>
              <w:spacing w:beforeLines="20" w:before="48" w:afterLines="20" w:after="48" w:line="276" w:lineRule="auto"/>
              <w:rPr>
                <w:sz w:val="24"/>
                <w:szCs w:val="24"/>
              </w:rPr>
            </w:pPr>
          </w:p>
        </w:tc>
      </w:tr>
      <w:tr w:rsidR="00632F3E" w:rsidRPr="00E610B3" w14:paraId="30BD7605" w14:textId="77777777">
        <w:tc>
          <w:tcPr>
            <w:tcW w:w="2340" w:type="dxa"/>
          </w:tcPr>
          <w:p w14:paraId="4C53D269" w14:textId="1B53818F" w:rsidR="008B1D75" w:rsidRPr="00916811" w:rsidRDefault="008B1D75">
            <w:pPr>
              <w:pStyle w:val="tablecontents"/>
              <w:spacing w:beforeLines="20" w:before="48" w:afterLines="20" w:after="48" w:line="276" w:lineRule="auto"/>
              <w:rPr>
                <w:sz w:val="24"/>
                <w:szCs w:val="24"/>
              </w:rPr>
            </w:pPr>
          </w:p>
        </w:tc>
        <w:tc>
          <w:tcPr>
            <w:tcW w:w="6840" w:type="dxa"/>
          </w:tcPr>
          <w:p w14:paraId="46BBE142" w14:textId="7AFEC835" w:rsidR="008B1D75" w:rsidRPr="00916811" w:rsidRDefault="008B1D75">
            <w:pPr>
              <w:pStyle w:val="tablecontents"/>
              <w:spacing w:beforeLines="20" w:before="48" w:afterLines="20" w:after="48" w:line="276" w:lineRule="auto"/>
              <w:rPr>
                <w:sz w:val="24"/>
                <w:szCs w:val="24"/>
              </w:rPr>
            </w:pPr>
          </w:p>
        </w:tc>
      </w:tr>
      <w:tr w:rsidR="00632F3E" w:rsidRPr="00E610B3" w14:paraId="0502DCC9" w14:textId="77777777">
        <w:tc>
          <w:tcPr>
            <w:tcW w:w="2340" w:type="dxa"/>
          </w:tcPr>
          <w:p w14:paraId="6F657DDF" w14:textId="6050779D" w:rsidR="008B1D75" w:rsidRPr="00916811" w:rsidRDefault="008B1D75">
            <w:pPr>
              <w:pStyle w:val="tablecontents"/>
              <w:spacing w:beforeLines="20" w:before="48" w:afterLines="20" w:after="48" w:line="276" w:lineRule="auto"/>
              <w:rPr>
                <w:sz w:val="24"/>
                <w:szCs w:val="24"/>
              </w:rPr>
            </w:pPr>
          </w:p>
        </w:tc>
        <w:tc>
          <w:tcPr>
            <w:tcW w:w="6840" w:type="dxa"/>
          </w:tcPr>
          <w:p w14:paraId="239ACEF9" w14:textId="6D9DF86E" w:rsidR="008B1D75" w:rsidRPr="00916811" w:rsidRDefault="008B1D75">
            <w:pPr>
              <w:pStyle w:val="tablecontents"/>
              <w:spacing w:beforeLines="20" w:before="48" w:afterLines="20" w:after="48" w:line="276" w:lineRule="auto"/>
              <w:rPr>
                <w:sz w:val="24"/>
                <w:szCs w:val="24"/>
              </w:rPr>
            </w:pPr>
          </w:p>
        </w:tc>
      </w:tr>
    </w:tbl>
    <w:p w14:paraId="06EB24A1" w14:textId="77777777" w:rsidR="001532DD" w:rsidRPr="00916811" w:rsidRDefault="001532DD" w:rsidP="000344DC">
      <w:pPr>
        <w:pStyle w:val="BodyText"/>
        <w:spacing w:line="276" w:lineRule="auto"/>
        <w:jc w:val="both"/>
      </w:pPr>
    </w:p>
    <w:p w14:paraId="06EB24A2" w14:textId="77777777" w:rsidR="000517FE" w:rsidRPr="00916811" w:rsidRDefault="000517FE" w:rsidP="000344DC">
      <w:pPr>
        <w:pStyle w:val="BodyText"/>
        <w:spacing w:line="276" w:lineRule="auto"/>
        <w:jc w:val="both"/>
      </w:pPr>
    </w:p>
    <w:p w14:paraId="06EB24A3" w14:textId="77777777" w:rsidR="00E32042" w:rsidRPr="00E610B3" w:rsidRDefault="00E32042">
      <w:pPr>
        <w:rPr>
          <w:spacing w:val="4"/>
          <w:highlight w:val="yellow"/>
        </w:rPr>
      </w:pPr>
      <w:r w:rsidRPr="00E610B3">
        <w:rPr>
          <w:highlight w:val="yellow"/>
        </w:rPr>
        <w:br w:type="page"/>
      </w:r>
    </w:p>
    <w:p w14:paraId="06EB24A4" w14:textId="716EDC19" w:rsidR="00C445FF" w:rsidRPr="00916811" w:rsidRDefault="00DC4B36" w:rsidP="0077606D">
      <w:pPr>
        <w:pStyle w:val="Heading1"/>
        <w:rPr>
          <w:kern w:val="28"/>
          <w:sz w:val="28"/>
        </w:rPr>
      </w:pPr>
      <w:bookmarkStart w:id="19" w:name="_Toc227329356"/>
      <w:bookmarkEnd w:id="5"/>
      <w:bookmarkEnd w:id="6"/>
      <w:bookmarkEnd w:id="7"/>
      <w:bookmarkEnd w:id="8"/>
      <w:bookmarkEnd w:id="9"/>
      <w:bookmarkEnd w:id="10"/>
      <w:bookmarkEnd w:id="11"/>
      <w:bookmarkEnd w:id="12"/>
      <w:r w:rsidRPr="00916811">
        <w:rPr>
          <w:kern w:val="28"/>
          <w:sz w:val="28"/>
          <w:szCs w:val="28"/>
        </w:rPr>
        <w:t>Introduction</w:t>
      </w:r>
      <w:bookmarkEnd w:id="19"/>
    </w:p>
    <w:p w14:paraId="56DBC774" w14:textId="3BE18E1D" w:rsidR="007D68C5" w:rsidRDefault="0EF0C4C4" w:rsidP="5AD66350">
      <w:pPr>
        <w:pStyle w:val="BodyText"/>
        <w:jc w:val="both"/>
        <w:rPr>
          <w:rFonts w:eastAsia="Arial" w:cs="Arial"/>
          <w:szCs w:val="20"/>
        </w:rPr>
      </w:pPr>
      <w:r w:rsidRPr="00916811">
        <w:rPr>
          <w:rFonts w:eastAsia="Arial"/>
        </w:rPr>
        <w:t xml:space="preserve"> </w:t>
      </w:r>
      <w:r>
        <w:rPr>
          <w:rFonts w:eastAsia="Arial"/>
        </w:rPr>
        <w:t>The</w:t>
      </w:r>
      <w:r w:rsidRPr="5AD66350">
        <w:rPr>
          <w:rFonts w:eastAsia="Arial" w:cs="Arial"/>
          <w:szCs w:val="20"/>
        </w:rPr>
        <w:t xml:space="preserve"> </w:t>
      </w:r>
      <w:r w:rsidR="00256D7A">
        <w:rPr>
          <w:rFonts w:eastAsia="Arial" w:cs="Arial"/>
          <w:szCs w:val="20"/>
        </w:rPr>
        <w:t>purpose</w:t>
      </w:r>
      <w:r w:rsidRPr="5AD66350">
        <w:rPr>
          <w:rFonts w:eastAsia="Arial" w:cs="Arial"/>
          <w:szCs w:val="20"/>
        </w:rPr>
        <w:t xml:space="preserve"> of this deliverable is to </w:t>
      </w:r>
      <w:r w:rsidR="007D68C5">
        <w:rPr>
          <w:rFonts w:eastAsia="Arial" w:cs="Arial"/>
          <w:szCs w:val="20"/>
        </w:rPr>
        <w:t xml:space="preserve">represent the first preliminary </w:t>
      </w:r>
      <w:r w:rsidR="00244F36">
        <w:rPr>
          <w:rFonts w:eastAsia="Arial" w:cs="Arial"/>
          <w:szCs w:val="20"/>
        </w:rPr>
        <w:t xml:space="preserve">description of the </w:t>
      </w:r>
      <w:r w:rsidR="001D187B">
        <w:rPr>
          <w:rFonts w:eastAsia="Arial" w:cs="Arial"/>
          <w:szCs w:val="20"/>
        </w:rPr>
        <w:t>secure situational awareness concept</w:t>
      </w:r>
      <w:r w:rsidR="005A1E5C">
        <w:rPr>
          <w:rFonts w:eastAsia="Arial" w:cs="Arial"/>
          <w:szCs w:val="20"/>
        </w:rPr>
        <w:t xml:space="preserve"> (Sa4CPS concept) </w:t>
      </w:r>
      <w:r w:rsidR="008E1752">
        <w:rPr>
          <w:rFonts w:eastAsia="Arial" w:cs="Arial"/>
          <w:szCs w:val="20"/>
        </w:rPr>
        <w:t>framework architecture</w:t>
      </w:r>
      <w:r w:rsidR="005517E0">
        <w:rPr>
          <w:rFonts w:eastAsia="Arial" w:cs="Arial"/>
          <w:szCs w:val="20"/>
        </w:rPr>
        <w:t xml:space="preserve">. </w:t>
      </w:r>
      <w:r w:rsidR="00A840B3">
        <w:rPr>
          <w:rFonts w:eastAsia="Arial" w:cs="Arial"/>
          <w:szCs w:val="20"/>
        </w:rPr>
        <w:t xml:space="preserve">The </w:t>
      </w:r>
      <w:r w:rsidR="005F5594">
        <w:rPr>
          <w:rFonts w:eastAsia="Arial" w:cs="Arial"/>
          <w:szCs w:val="20"/>
        </w:rPr>
        <w:t>prec</w:t>
      </w:r>
      <w:r w:rsidR="00600408">
        <w:rPr>
          <w:rFonts w:eastAsia="Arial" w:cs="Arial"/>
          <w:szCs w:val="20"/>
        </w:rPr>
        <w:t xml:space="preserve">eding phase of the project </w:t>
      </w:r>
      <w:r w:rsidR="00470C67">
        <w:rPr>
          <w:rFonts w:eastAsia="Arial" w:cs="Arial"/>
          <w:szCs w:val="20"/>
        </w:rPr>
        <w:t xml:space="preserve">has </w:t>
      </w:r>
      <w:r w:rsidR="00600408">
        <w:rPr>
          <w:rFonts w:eastAsia="Arial" w:cs="Arial"/>
          <w:szCs w:val="20"/>
        </w:rPr>
        <w:t>analysed</w:t>
      </w:r>
      <w:r w:rsidR="000F1BCC">
        <w:rPr>
          <w:rFonts w:eastAsia="Arial" w:cs="Arial"/>
          <w:szCs w:val="20"/>
        </w:rPr>
        <w:t xml:space="preserve"> </w:t>
      </w:r>
      <w:r w:rsidR="00470C67">
        <w:rPr>
          <w:rFonts w:eastAsia="Arial" w:cs="Arial"/>
          <w:szCs w:val="20"/>
        </w:rPr>
        <w:t xml:space="preserve">the </w:t>
      </w:r>
      <w:r w:rsidR="000F1BCC">
        <w:rPr>
          <w:rFonts w:eastAsia="Arial" w:cs="Arial"/>
          <w:szCs w:val="20"/>
        </w:rPr>
        <w:t xml:space="preserve">requirements </w:t>
      </w:r>
      <w:r w:rsidR="006C061D">
        <w:rPr>
          <w:rFonts w:eastAsia="Arial" w:cs="Arial"/>
          <w:szCs w:val="20"/>
        </w:rPr>
        <w:t xml:space="preserve">identified by </w:t>
      </w:r>
      <w:r w:rsidR="004657D2">
        <w:rPr>
          <w:rFonts w:eastAsia="Arial" w:cs="Arial"/>
          <w:szCs w:val="20"/>
        </w:rPr>
        <w:t>the project use cases</w:t>
      </w:r>
      <w:r w:rsidR="000B09CC">
        <w:rPr>
          <w:rFonts w:eastAsia="Arial" w:cs="Arial"/>
          <w:szCs w:val="20"/>
        </w:rPr>
        <w:t xml:space="preserve"> (UC)</w:t>
      </w:r>
      <w:r w:rsidR="004657D2">
        <w:rPr>
          <w:rFonts w:eastAsia="Arial" w:cs="Arial"/>
          <w:szCs w:val="20"/>
        </w:rPr>
        <w:t>.</w:t>
      </w:r>
      <w:r w:rsidR="00E16CA4">
        <w:rPr>
          <w:rFonts w:eastAsia="Arial" w:cs="Arial"/>
          <w:szCs w:val="20"/>
        </w:rPr>
        <w:t xml:space="preserve"> These requirements have been </w:t>
      </w:r>
      <w:r w:rsidR="00921D8C">
        <w:rPr>
          <w:rFonts w:eastAsia="Arial" w:cs="Arial"/>
          <w:szCs w:val="20"/>
        </w:rPr>
        <w:t xml:space="preserve">taken as input for this </w:t>
      </w:r>
      <w:r w:rsidR="0080426B">
        <w:rPr>
          <w:rFonts w:eastAsia="Arial" w:cs="Arial"/>
          <w:szCs w:val="20"/>
        </w:rPr>
        <w:t>work and</w:t>
      </w:r>
      <w:r w:rsidR="00F018E0">
        <w:rPr>
          <w:rFonts w:eastAsia="Arial" w:cs="Arial"/>
          <w:szCs w:val="20"/>
        </w:rPr>
        <w:t xml:space="preserve"> </w:t>
      </w:r>
      <w:r w:rsidR="00A001EA">
        <w:rPr>
          <w:rFonts w:eastAsia="Arial" w:cs="Arial"/>
          <w:szCs w:val="20"/>
        </w:rPr>
        <w:t>further analysed in order to identify required functional blocks</w:t>
      </w:r>
      <w:r w:rsidR="00110D07">
        <w:rPr>
          <w:rFonts w:eastAsia="Arial" w:cs="Arial"/>
          <w:szCs w:val="20"/>
        </w:rPr>
        <w:t xml:space="preserve"> (FBs).</w:t>
      </w:r>
      <w:r w:rsidR="004A1C80">
        <w:rPr>
          <w:rFonts w:eastAsia="Arial" w:cs="Arial"/>
          <w:szCs w:val="20"/>
        </w:rPr>
        <w:t xml:space="preserve"> </w:t>
      </w:r>
      <w:r w:rsidR="00653ED8">
        <w:rPr>
          <w:rFonts w:eastAsia="Arial" w:cs="Arial"/>
          <w:szCs w:val="20"/>
        </w:rPr>
        <w:t xml:space="preserve">In parallel, the </w:t>
      </w:r>
      <w:r w:rsidR="00F52187">
        <w:rPr>
          <w:rFonts w:eastAsia="Arial" w:cs="Arial"/>
          <w:szCs w:val="20"/>
        </w:rPr>
        <w:t xml:space="preserve">plans of each </w:t>
      </w:r>
      <w:r w:rsidR="000B09CC">
        <w:rPr>
          <w:rFonts w:eastAsia="Arial" w:cs="Arial"/>
          <w:szCs w:val="20"/>
        </w:rPr>
        <w:t xml:space="preserve">UC </w:t>
      </w:r>
      <w:r w:rsidR="00BC300C">
        <w:rPr>
          <w:rFonts w:eastAsia="Arial" w:cs="Arial"/>
          <w:szCs w:val="20"/>
        </w:rPr>
        <w:t>have p</w:t>
      </w:r>
      <w:r w:rsidR="001D7196">
        <w:rPr>
          <w:rFonts w:eastAsia="Arial" w:cs="Arial"/>
          <w:szCs w:val="20"/>
        </w:rPr>
        <w:t xml:space="preserve">roceeded so that </w:t>
      </w:r>
      <w:r w:rsidR="00034B4B">
        <w:rPr>
          <w:rFonts w:eastAsia="Arial" w:cs="Arial"/>
          <w:szCs w:val="20"/>
        </w:rPr>
        <w:t>the functionalities that the UC could contribute towards the concept have been studied</w:t>
      </w:r>
      <w:r w:rsidR="00FA1611">
        <w:rPr>
          <w:rFonts w:eastAsia="Arial" w:cs="Arial"/>
          <w:szCs w:val="20"/>
        </w:rPr>
        <w:t xml:space="preserve">. </w:t>
      </w:r>
      <w:r w:rsidR="004418BE">
        <w:rPr>
          <w:rFonts w:eastAsia="Arial" w:cs="Arial"/>
          <w:szCs w:val="20"/>
        </w:rPr>
        <w:t>Accordingly</w:t>
      </w:r>
      <w:r w:rsidR="00FA1611">
        <w:rPr>
          <w:rFonts w:eastAsia="Arial" w:cs="Arial"/>
          <w:szCs w:val="20"/>
        </w:rPr>
        <w:t xml:space="preserve">, the </w:t>
      </w:r>
      <w:r w:rsidR="003B13FB">
        <w:rPr>
          <w:rFonts w:eastAsia="Arial" w:cs="Arial"/>
          <w:szCs w:val="20"/>
        </w:rPr>
        <w:t xml:space="preserve">planning of WP tasks </w:t>
      </w:r>
      <w:r w:rsidR="00EC32C5">
        <w:rPr>
          <w:rFonts w:eastAsia="Arial" w:cs="Arial"/>
          <w:szCs w:val="20"/>
        </w:rPr>
        <w:t>has</w:t>
      </w:r>
      <w:r w:rsidR="003B13FB">
        <w:rPr>
          <w:rFonts w:eastAsia="Arial" w:cs="Arial"/>
          <w:szCs w:val="20"/>
        </w:rPr>
        <w:t xml:space="preserve"> proceeded towards identifying the related requirements and </w:t>
      </w:r>
      <w:r w:rsidR="00375644">
        <w:rPr>
          <w:rFonts w:eastAsia="Arial" w:cs="Arial"/>
          <w:szCs w:val="20"/>
        </w:rPr>
        <w:t>functionalities that the WP tasks solutions should support.</w:t>
      </w:r>
      <w:r w:rsidR="00FC742A">
        <w:rPr>
          <w:rFonts w:eastAsia="Arial" w:cs="Arial"/>
          <w:szCs w:val="20"/>
        </w:rPr>
        <w:t xml:space="preserve"> </w:t>
      </w:r>
      <w:r w:rsidR="007209F6">
        <w:rPr>
          <w:rFonts w:eastAsia="Arial" w:cs="Arial"/>
          <w:szCs w:val="20"/>
        </w:rPr>
        <w:t xml:space="preserve">In addition, </w:t>
      </w:r>
      <w:r w:rsidR="00564A16">
        <w:rPr>
          <w:rFonts w:eastAsia="Arial" w:cs="Arial"/>
          <w:szCs w:val="20"/>
        </w:rPr>
        <w:t xml:space="preserve">the links of each </w:t>
      </w:r>
      <w:r w:rsidR="000E7F54">
        <w:rPr>
          <w:rFonts w:eastAsia="Arial" w:cs="Arial"/>
          <w:szCs w:val="20"/>
        </w:rPr>
        <w:t xml:space="preserve">contribution towards the </w:t>
      </w:r>
      <w:r w:rsidR="003931A7">
        <w:rPr>
          <w:rFonts w:eastAsia="Arial" w:cs="Arial"/>
          <w:szCs w:val="20"/>
        </w:rPr>
        <w:t>project storyline</w:t>
      </w:r>
      <w:r w:rsidR="00D9410E">
        <w:rPr>
          <w:rFonts w:eastAsia="Arial" w:cs="Arial"/>
          <w:szCs w:val="20"/>
        </w:rPr>
        <w:t xml:space="preserve"> around </w:t>
      </w:r>
      <w:r w:rsidR="00523790">
        <w:rPr>
          <w:rFonts w:eastAsia="Arial" w:cs="Arial"/>
          <w:szCs w:val="20"/>
        </w:rPr>
        <w:t xml:space="preserve">port environment </w:t>
      </w:r>
      <w:r w:rsidR="0059019A">
        <w:rPr>
          <w:rFonts w:eastAsia="Arial" w:cs="Arial"/>
          <w:szCs w:val="20"/>
        </w:rPr>
        <w:t xml:space="preserve">have been </w:t>
      </w:r>
      <w:r w:rsidR="000E7FC5">
        <w:rPr>
          <w:rFonts w:eastAsia="Arial" w:cs="Arial"/>
          <w:szCs w:val="20"/>
        </w:rPr>
        <w:t>refreshed.</w:t>
      </w:r>
      <w:r w:rsidR="005E6504">
        <w:rPr>
          <w:rFonts w:eastAsia="Arial" w:cs="Arial"/>
          <w:szCs w:val="20"/>
        </w:rPr>
        <w:t xml:space="preserve"> As the result, </w:t>
      </w:r>
      <w:r w:rsidR="00E83F73">
        <w:rPr>
          <w:rFonts w:eastAsia="Arial" w:cs="Arial"/>
          <w:szCs w:val="20"/>
        </w:rPr>
        <w:t>the</w:t>
      </w:r>
      <w:r w:rsidR="00BA2143">
        <w:rPr>
          <w:rFonts w:eastAsia="Arial" w:cs="Arial"/>
          <w:szCs w:val="20"/>
        </w:rPr>
        <w:t xml:space="preserve"> 1</w:t>
      </w:r>
      <w:r w:rsidR="00BA2143" w:rsidRPr="00BA2143">
        <w:rPr>
          <w:rFonts w:eastAsia="Arial" w:cs="Arial"/>
          <w:szCs w:val="20"/>
          <w:vertAlign w:val="superscript"/>
        </w:rPr>
        <w:t>st</w:t>
      </w:r>
      <w:r w:rsidR="00E83F73">
        <w:rPr>
          <w:rFonts w:eastAsia="Arial" w:cs="Arial"/>
          <w:szCs w:val="20"/>
        </w:rPr>
        <w:t xml:space="preserve"> preliminary </w:t>
      </w:r>
      <w:r w:rsidR="00F46430">
        <w:rPr>
          <w:rFonts w:eastAsia="Arial" w:cs="Arial"/>
          <w:szCs w:val="20"/>
        </w:rPr>
        <w:t>Sa4CPS concept description has been provided</w:t>
      </w:r>
      <w:r w:rsidR="00BA2143">
        <w:rPr>
          <w:rFonts w:eastAsia="Arial" w:cs="Arial"/>
          <w:szCs w:val="20"/>
        </w:rPr>
        <w:t>, and initially described in this deliverable</w:t>
      </w:r>
      <w:r w:rsidR="00F46430">
        <w:rPr>
          <w:rFonts w:eastAsia="Arial" w:cs="Arial"/>
          <w:szCs w:val="20"/>
        </w:rPr>
        <w:t>.</w:t>
      </w:r>
    </w:p>
    <w:p w14:paraId="7DFC7213" w14:textId="723DBF7E" w:rsidR="00625E50" w:rsidRPr="00916811" w:rsidRDefault="00C879D1" w:rsidP="00497025">
      <w:pPr>
        <w:pStyle w:val="BodyText"/>
        <w:spacing w:after="240"/>
        <w:jc w:val="both"/>
      </w:pPr>
      <w:r>
        <w:t xml:space="preserve"> A short description of the situational awareness related terminology </w:t>
      </w:r>
      <w:r w:rsidR="00D134BA">
        <w:t>is</w:t>
      </w:r>
      <w:r>
        <w:t xml:space="preserve"> provided</w:t>
      </w:r>
      <w:r w:rsidR="00D54603">
        <w:t xml:space="preserve"> </w:t>
      </w:r>
      <w:r>
        <w:t>in the following.</w:t>
      </w:r>
      <w:r w:rsidR="004A649A">
        <w:t xml:space="preserve"> </w:t>
      </w:r>
      <w:r w:rsidR="00625E50" w:rsidRPr="00916811">
        <w:t>The</w:t>
      </w:r>
      <w:r w:rsidR="000D494B" w:rsidRPr="00916811">
        <w:t xml:space="preserve"> term </w:t>
      </w:r>
      <w:r w:rsidR="000D494B" w:rsidRPr="007F7173">
        <w:rPr>
          <w:i/>
        </w:rPr>
        <w:t>situational awareness</w:t>
      </w:r>
      <w:r w:rsidR="000D494B" w:rsidRPr="00916811">
        <w:t xml:space="preserve"> consider</w:t>
      </w:r>
      <w:r w:rsidR="00CF6461">
        <w:t>s</w:t>
      </w:r>
      <w:r w:rsidR="000D494B" w:rsidRPr="00916811">
        <w:t xml:space="preserve"> multiple </w:t>
      </w:r>
      <w:r w:rsidR="00E931C3">
        <w:t xml:space="preserve">functional </w:t>
      </w:r>
      <w:r w:rsidR="000C439C">
        <w:t>aspects</w:t>
      </w:r>
      <w:r w:rsidR="004D24E2" w:rsidRPr="00916811">
        <w:t xml:space="preserve"> such as perception, comprehension, projection, decision making</w:t>
      </w:r>
      <w:r w:rsidR="008F2606" w:rsidRPr="00916811">
        <w:t xml:space="preserve"> and execution of actions. In addition, </w:t>
      </w:r>
      <w:r w:rsidR="000C439C">
        <w:t>the situational awareness</w:t>
      </w:r>
      <w:r w:rsidR="008F2606" w:rsidRPr="00916811">
        <w:t xml:space="preserve"> can be </w:t>
      </w:r>
      <w:r w:rsidR="007535AA" w:rsidRPr="00916811">
        <w:t xml:space="preserve">discussed </w:t>
      </w:r>
      <w:r w:rsidR="008F2606" w:rsidRPr="00916811">
        <w:t xml:space="preserve">also from </w:t>
      </w:r>
      <w:r w:rsidR="00847C59">
        <w:t xml:space="preserve">the </w:t>
      </w:r>
      <w:r w:rsidR="00847C59" w:rsidRPr="00916811">
        <w:t>point</w:t>
      </w:r>
      <w:r w:rsidR="00847C59">
        <w:t>s</w:t>
      </w:r>
      <w:r w:rsidR="00847C59" w:rsidRPr="00916811">
        <w:t xml:space="preserve"> of view </w:t>
      </w:r>
      <w:r w:rsidR="00847C59">
        <w:t xml:space="preserve">of </w:t>
      </w:r>
      <w:r w:rsidR="008F2606" w:rsidRPr="00916811">
        <w:t xml:space="preserve">the </w:t>
      </w:r>
      <w:r w:rsidR="006C258B" w:rsidRPr="00916811">
        <w:t>entities, e.g. people, devices and service systems.</w:t>
      </w:r>
      <w:r w:rsidR="007535AA" w:rsidRPr="00916811">
        <w:t xml:space="preserve"> For example, </w:t>
      </w:r>
      <w:r w:rsidR="00DD76F5">
        <w:t xml:space="preserve">as </w:t>
      </w:r>
      <w:r w:rsidR="00625E50" w:rsidRPr="00916811">
        <w:t>a system of devices and information that aims to bring to a person's cognitive situational awareness th</w:t>
      </w:r>
      <w:r w:rsidR="00A60988">
        <w:t>ose</w:t>
      </w:r>
      <w:r w:rsidR="00625E50" w:rsidRPr="00916811">
        <w:t xml:space="preserve"> physiological variables </w:t>
      </w:r>
      <w:r w:rsidR="00A60988">
        <w:t xml:space="preserve">that </w:t>
      </w:r>
      <w:r w:rsidR="00625E50" w:rsidRPr="00916811">
        <w:t xml:space="preserve">concern him or her and the environment, </w:t>
      </w:r>
      <w:r w:rsidR="008E58A7">
        <w:t xml:space="preserve">that </w:t>
      </w:r>
      <w:r w:rsidR="00625E50" w:rsidRPr="00916811">
        <w:t xml:space="preserve">have an impact on the health, well-being and safety of an individual or a group of people, physical objects and businesses, or digital twins. </w:t>
      </w:r>
      <w:r w:rsidR="002E3D52">
        <w:t>A</w:t>
      </w:r>
      <w:r w:rsidR="002E3D52" w:rsidRPr="00916811">
        <w:t xml:space="preserve"> </w:t>
      </w:r>
      <w:r w:rsidR="00625E50" w:rsidRPr="00916811">
        <w:t>digital twin of the virtual/real-world spaces of a company/organization continuously monitors the available resources for observation, understanding, projection, and decision-making in an intelligent way.</w:t>
      </w:r>
      <w:r w:rsidR="007535AA" w:rsidRPr="00916811">
        <w:t xml:space="preserve"> </w:t>
      </w:r>
      <w:r w:rsidR="004F5BCE" w:rsidRPr="00916811">
        <w:t>In addition,</w:t>
      </w:r>
      <w:r w:rsidR="00E574AB" w:rsidRPr="00916811">
        <w:t xml:space="preserve"> it can be discussed from </w:t>
      </w:r>
      <w:r w:rsidR="00527B62">
        <w:t xml:space="preserve">a </w:t>
      </w:r>
      <w:r w:rsidR="00E574AB" w:rsidRPr="00916811">
        <w:t xml:space="preserve">business point of view, </w:t>
      </w:r>
      <w:r w:rsidR="00DA7044">
        <w:t xml:space="preserve">considering </w:t>
      </w:r>
      <w:r w:rsidR="00736173" w:rsidRPr="00916811">
        <w:t>issues like productivity, profitability,</w:t>
      </w:r>
      <w:r w:rsidR="00190AA3" w:rsidRPr="00916811">
        <w:t xml:space="preserve"> and improving operational decision-making capacity in matters related to logistics, mobility, energy production and use, and security.</w:t>
      </w:r>
      <w:r w:rsidR="00FD6082" w:rsidRPr="00916811">
        <w:t xml:space="preserve"> Thus, the targeted secure situational awareness system include</w:t>
      </w:r>
      <w:r w:rsidR="00D80845">
        <w:t>s</w:t>
      </w:r>
      <w:r w:rsidR="00FD6082" w:rsidRPr="00916811">
        <w:t xml:space="preserve"> various mechanical objects, sensors, measuring devices, intelligent algorithms and applications </w:t>
      </w:r>
      <w:r w:rsidR="003273EE">
        <w:t xml:space="preserve">that are </w:t>
      </w:r>
      <w:r w:rsidR="00FD6082" w:rsidRPr="00916811">
        <w:t>responsible for control</w:t>
      </w:r>
      <w:r w:rsidR="00DA1022">
        <w:t xml:space="preserve"> and </w:t>
      </w:r>
      <w:r w:rsidR="00BF5191">
        <w:t>producing</w:t>
      </w:r>
      <w:r w:rsidR="00FD6082" w:rsidRPr="00916811">
        <w:t xml:space="preserve"> situational information on operations at the interfaces of humans and stakeholders to support decision-making. </w:t>
      </w:r>
      <w:r w:rsidR="00497025" w:rsidRPr="00916811">
        <w:t xml:space="preserve">In the situational picture, decision-making is influenced by both the technical safety aspects of the systems and the individual's self-regulation mechanisms, which determine the understanding of the current state of health and well-being, long-term historical development and the future scenario according to which goals are set for the activities to achieve the desired results. Thus, the situational picture affects both concrete actions and mental </w:t>
      </w:r>
      <w:r w:rsidR="0000056A">
        <w:t>models</w:t>
      </w:r>
      <w:r w:rsidR="00497025" w:rsidRPr="00916811">
        <w:t>, where values, ideals, desires, needs, goals, behavio</w:t>
      </w:r>
      <w:r w:rsidR="00623986">
        <w:t>u</w:t>
      </w:r>
      <w:r w:rsidR="00497025" w:rsidRPr="00916811">
        <w:t>r, situational awareness and decision-making form a single entity that requires the processing of self-regulation mechanisms and the guidance of actions with the methods described by the organizations implementing this project.</w:t>
      </w:r>
    </w:p>
    <w:p w14:paraId="72FB1A08" w14:textId="1A83C465" w:rsidR="00D22C6D" w:rsidRPr="00916811" w:rsidRDefault="00497025" w:rsidP="00426D92">
      <w:pPr>
        <w:pStyle w:val="BodyText"/>
        <w:jc w:val="both"/>
      </w:pPr>
      <w:r w:rsidRPr="00916811">
        <w:t xml:space="preserve"> </w:t>
      </w:r>
      <w:r w:rsidR="00542A28" w:rsidRPr="00916811">
        <w:t xml:space="preserve">The rest of this deliverable </w:t>
      </w:r>
      <w:r w:rsidR="00AA73F2" w:rsidRPr="00916811">
        <w:t xml:space="preserve">are </w:t>
      </w:r>
      <w:r w:rsidR="00623986">
        <w:t>organized as follows</w:t>
      </w:r>
      <w:r w:rsidR="00E4230D" w:rsidRPr="00916811">
        <w:t>.</w:t>
      </w:r>
      <w:r w:rsidR="00623986">
        <w:t xml:space="preserve"> An overview of the Sa4CPS concept scope is described in the section 2. </w:t>
      </w:r>
      <w:r w:rsidR="004E09DE">
        <w:t xml:space="preserve">The </w:t>
      </w:r>
      <w:r w:rsidR="00EE6B13">
        <w:t>commonalities</w:t>
      </w:r>
      <w:r w:rsidR="008C6DA1">
        <w:t xml:space="preserve"> </w:t>
      </w:r>
      <w:r w:rsidR="00F352EC">
        <w:t xml:space="preserve">of the requirements </w:t>
      </w:r>
      <w:r w:rsidR="00190345">
        <w:t xml:space="preserve">towards the functionalities of the Sa4CPS concept are discussed in section 3. </w:t>
      </w:r>
      <w:r w:rsidR="000405FE">
        <w:t xml:space="preserve">After that, the possible contribution areas of </w:t>
      </w:r>
      <w:r w:rsidR="009C1078">
        <w:t>project UCs towards the concept are discussed in section 4.</w:t>
      </w:r>
      <w:r w:rsidR="00426D92" w:rsidRPr="00916811">
        <w:t xml:space="preserve"> </w:t>
      </w:r>
      <w:r w:rsidR="00AA6D4B">
        <w:t xml:space="preserve">Respectively, the </w:t>
      </w:r>
      <w:r w:rsidR="004F52B6">
        <w:t xml:space="preserve">possible contributions of project tasks towards the concept are discussed in section 5. The project story has been refreshed in section 6, and the links of </w:t>
      </w:r>
      <w:r w:rsidR="0078643B">
        <w:t xml:space="preserve">contributions into it are </w:t>
      </w:r>
      <w:r w:rsidR="00537213">
        <w:t>updated in section 6</w:t>
      </w:r>
      <w:r w:rsidR="00901A91">
        <w:t xml:space="preserve">. After that, the </w:t>
      </w:r>
      <w:r w:rsidR="00ED7AA6">
        <w:t>preliminary Sa4CPS concept framework has been</w:t>
      </w:r>
      <w:r w:rsidR="00901A91">
        <w:t xml:space="preserve"> </w:t>
      </w:r>
      <w:r w:rsidR="00493EED">
        <w:t>described.</w:t>
      </w:r>
      <w:r w:rsidR="00426D92" w:rsidRPr="00916811">
        <w:t xml:space="preserve"> Finally, </w:t>
      </w:r>
      <w:r w:rsidR="006D57DF">
        <w:t>discussion about</w:t>
      </w:r>
      <w:r w:rsidR="00426D92" w:rsidRPr="00916811">
        <w:t xml:space="preserve"> the </w:t>
      </w:r>
      <w:r w:rsidR="008D6813" w:rsidRPr="00916811">
        <w:t>next step</w:t>
      </w:r>
      <w:r w:rsidR="006D57DF">
        <w:t>s</w:t>
      </w:r>
      <w:r w:rsidR="008D6813" w:rsidRPr="00916811">
        <w:t xml:space="preserve"> and concluding remarks are discussed in section</w:t>
      </w:r>
      <w:r w:rsidR="00024EB0">
        <w:t>s 9 and 10 respectively</w:t>
      </w:r>
      <w:r w:rsidR="00D06908" w:rsidRPr="00916811">
        <w:t>.</w:t>
      </w:r>
    </w:p>
    <w:p w14:paraId="218D7068" w14:textId="77777777" w:rsidR="00497025" w:rsidRPr="00916811" w:rsidRDefault="00497025" w:rsidP="00497025">
      <w:pPr>
        <w:pStyle w:val="BodyText"/>
      </w:pPr>
    </w:p>
    <w:p w14:paraId="65DD9922" w14:textId="77777777" w:rsidR="00F33DEE" w:rsidRDefault="00F33DEE" w:rsidP="00C44248">
      <w:pPr>
        <w:pStyle w:val="Heading1"/>
        <w:rPr>
          <w:kern w:val="28"/>
          <w:sz w:val="28"/>
          <w:szCs w:val="28"/>
          <w:lang w:val="en-US"/>
        </w:rPr>
      </w:pPr>
      <w:bookmarkStart w:id="20" w:name="_Toc223508797"/>
      <w:bookmarkStart w:id="21" w:name="_Toc227329357"/>
      <w:r w:rsidRPr="00C44248">
        <w:rPr>
          <w:kern w:val="28"/>
          <w:sz w:val="28"/>
          <w:szCs w:val="28"/>
        </w:rPr>
        <w:t>Situational</w:t>
      </w:r>
      <w:r>
        <w:rPr>
          <w:kern w:val="28"/>
          <w:sz w:val="28"/>
          <w:szCs w:val="28"/>
          <w:lang w:val="en-US"/>
        </w:rPr>
        <w:t xml:space="preserve"> awareness</w:t>
      </w:r>
      <w:r w:rsidRPr="47C9B6DD">
        <w:rPr>
          <w:kern w:val="28"/>
          <w:sz w:val="28"/>
          <w:szCs w:val="28"/>
          <w:lang w:val="en-US"/>
        </w:rPr>
        <w:t xml:space="preserve"> </w:t>
      </w:r>
      <w:r>
        <w:rPr>
          <w:kern w:val="28"/>
          <w:sz w:val="28"/>
          <w:szCs w:val="28"/>
          <w:lang w:val="en-US"/>
        </w:rPr>
        <w:t>in critical cyber-physical systems</w:t>
      </w:r>
      <w:bookmarkEnd w:id="20"/>
      <w:bookmarkEnd w:id="21"/>
    </w:p>
    <w:p w14:paraId="0148AD55" w14:textId="77777777" w:rsidR="00F33DEE" w:rsidRDefault="00F33DEE" w:rsidP="00F33DEE">
      <w:pPr>
        <w:pStyle w:val="BodyText"/>
        <w:jc w:val="both"/>
      </w:pPr>
      <w:r>
        <w:t xml:space="preserve"> The aim of this chapter is to open a view to the basic terms of situational awareness in critical cyber-physical systems.</w:t>
      </w:r>
    </w:p>
    <w:p w14:paraId="5C2E52A5" w14:textId="77777777" w:rsidR="00F33DEE" w:rsidRDefault="00F33DEE" w:rsidP="00F33DEE">
      <w:pPr>
        <w:pStyle w:val="BodyText"/>
        <w:jc w:val="both"/>
      </w:pPr>
    </w:p>
    <w:p w14:paraId="782569B1" w14:textId="77777777" w:rsidR="00F33DEE" w:rsidRDefault="00F33DEE" w:rsidP="00470EB2">
      <w:pPr>
        <w:pStyle w:val="Heading2"/>
      </w:pPr>
      <w:bookmarkStart w:id="22" w:name="_Toc223508798"/>
      <w:bookmarkStart w:id="23" w:name="_Toc227329358"/>
      <w:r>
        <w:t>Critical Cyber-Physical Systems</w:t>
      </w:r>
      <w:bookmarkEnd w:id="22"/>
      <w:bookmarkEnd w:id="23"/>
    </w:p>
    <w:p w14:paraId="4E54AA3B" w14:textId="77777777" w:rsidR="00F33DEE" w:rsidRDefault="00F33DEE" w:rsidP="00F33DEE">
      <w:pPr>
        <w:pStyle w:val="BodyText"/>
        <w:jc w:val="both"/>
      </w:pPr>
      <w:r>
        <w:t xml:space="preserve"> An example of the critical areas in society is port environment, which typically have several critical operations provided by multiple stakeholders from multiple sectors, </w:t>
      </w:r>
      <w:r>
        <w:fldChar w:fldCharType="begin"/>
      </w:r>
      <w:r>
        <w:instrText xml:space="preserve"> REF _Ref222399579 \h  \* MERGEFORMAT </w:instrText>
      </w:r>
      <w:r>
        <w:fldChar w:fldCharType="separate"/>
      </w:r>
      <w:r>
        <w:t xml:space="preserve">Figure </w:t>
      </w:r>
      <w:r>
        <w:rPr>
          <w:noProof/>
        </w:rPr>
        <w:t>1</w:t>
      </w:r>
      <w:r>
        <w:fldChar w:fldCharType="end"/>
      </w:r>
      <w:r>
        <w:t>. Multiple logistics, mobility, energy and security companies are operating in the area together. Thus, there are physical devices, people and information services of companies operating in collaboration with the port authority operator, who is typically responsible for the overall safe operation in the area. All of them need to be aware about the situation in their immediate environment, so that they can operate in secure and efficient way. Therefore, we have focused into the R&amp;D of the secure situational awareness concept for critical cyber-physical systems in the Sa4CPS project.</w:t>
      </w:r>
    </w:p>
    <w:p w14:paraId="211367E3" w14:textId="77777777" w:rsidR="00F33DEE" w:rsidRDefault="00F33DEE" w:rsidP="00F33DEE">
      <w:pPr>
        <w:pStyle w:val="BodyText"/>
      </w:pPr>
      <w:r>
        <w:t xml:space="preserve"> </w:t>
      </w:r>
    </w:p>
    <w:p w14:paraId="008529C3" w14:textId="77777777" w:rsidR="00F33DEE" w:rsidRDefault="00F33DEE" w:rsidP="00F33DEE">
      <w:pPr>
        <w:pStyle w:val="BodyText"/>
        <w:jc w:val="center"/>
      </w:pPr>
      <w:r>
        <w:rPr>
          <w:noProof/>
        </w:rPr>
        <w:drawing>
          <wp:inline distT="0" distB="0" distL="0" distR="0" wp14:anchorId="30B67BB0" wp14:editId="63B3DC09">
            <wp:extent cx="5320501" cy="3548228"/>
            <wp:effectExtent l="0" t="0" r="0" b="0"/>
            <wp:docPr id="2080519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6239" cy="3558723"/>
                    </a:xfrm>
                    <a:prstGeom prst="rect">
                      <a:avLst/>
                    </a:prstGeom>
                    <a:noFill/>
                  </pic:spPr>
                </pic:pic>
              </a:graphicData>
            </a:graphic>
          </wp:inline>
        </w:drawing>
      </w:r>
    </w:p>
    <w:p w14:paraId="0F9FDD75" w14:textId="77777777" w:rsidR="00F33DEE" w:rsidRDefault="00F33DEE" w:rsidP="00F33DEE">
      <w:pPr>
        <w:pStyle w:val="BodyText"/>
        <w:jc w:val="both"/>
      </w:pPr>
    </w:p>
    <w:p w14:paraId="02FF8D27" w14:textId="1A45048E" w:rsidR="00F33DEE" w:rsidRDefault="00F33DEE" w:rsidP="00F33DEE">
      <w:pPr>
        <w:pStyle w:val="Caption"/>
      </w:pPr>
      <w:bookmarkStart w:id="24" w:name="_Ref222399579"/>
      <w:bookmarkStart w:id="25" w:name="_Toc223508844"/>
      <w:bookmarkStart w:id="26" w:name="_Toc225251510"/>
      <w:r>
        <w:t xml:space="preserve">Figure </w:t>
      </w:r>
      <w:r>
        <w:fldChar w:fldCharType="begin"/>
      </w:r>
      <w:r>
        <w:instrText xml:space="preserve"> SEQ Figure \* ARABIC </w:instrText>
      </w:r>
      <w:r>
        <w:fldChar w:fldCharType="separate"/>
      </w:r>
      <w:r w:rsidR="00864539">
        <w:rPr>
          <w:noProof/>
        </w:rPr>
        <w:t>1</w:t>
      </w:r>
      <w:r>
        <w:fldChar w:fldCharType="end"/>
      </w:r>
      <w:bookmarkEnd w:id="24"/>
      <w:r>
        <w:t>. Secure situational awareness concept for critical cyber-physical systems.</w:t>
      </w:r>
      <w:bookmarkEnd w:id="25"/>
      <w:bookmarkEnd w:id="26"/>
    </w:p>
    <w:p w14:paraId="20D6C043" w14:textId="77777777" w:rsidR="00F33DEE" w:rsidRPr="002721DD" w:rsidRDefault="00F33DEE" w:rsidP="00F33DEE">
      <w:pPr>
        <w:pStyle w:val="BodyText"/>
      </w:pPr>
    </w:p>
    <w:p w14:paraId="6F7CE570" w14:textId="27C45FE6" w:rsidR="001E3050" w:rsidRDefault="001E3050" w:rsidP="00470EB2">
      <w:pPr>
        <w:pStyle w:val="Heading2"/>
      </w:pPr>
      <w:bookmarkStart w:id="27" w:name="_Toc227329359"/>
      <w:bookmarkStart w:id="28" w:name="_Toc223508799"/>
      <w:r>
        <w:t>Project story</w:t>
      </w:r>
      <w:bookmarkEnd w:id="27"/>
    </w:p>
    <w:p w14:paraId="4207008D" w14:textId="77777777" w:rsidR="00633D5E" w:rsidRPr="00A95153" w:rsidRDefault="00633D5E" w:rsidP="00633D5E">
      <w:pPr>
        <w:pStyle w:val="BodyText"/>
        <w:spacing w:line="276" w:lineRule="auto"/>
        <w:jc w:val="both"/>
        <w:rPr>
          <w:rFonts w:asciiTheme="minorHAnsi" w:hAnsiTheme="minorHAnsi"/>
          <w:color w:val="000000" w:themeColor="text1"/>
          <w:sz w:val="22"/>
        </w:rPr>
      </w:pPr>
      <w:r w:rsidRPr="00A95153">
        <w:rPr>
          <w:rFonts w:asciiTheme="minorHAnsi" w:hAnsiTheme="minorHAnsi"/>
          <w:color w:val="000000" w:themeColor="text1"/>
          <w:sz w:val="22"/>
        </w:rPr>
        <w:t>The story of the operation in the port area in simple terms is described in the following:</w:t>
      </w:r>
    </w:p>
    <w:p w14:paraId="21ACF7C4" w14:textId="77777777" w:rsidR="00633D5E" w:rsidRPr="00A32B82" w:rsidRDefault="00633D5E" w:rsidP="00633D5E">
      <w:pPr>
        <w:pStyle w:val="ITEABodyText"/>
      </w:pPr>
      <w:r w:rsidRPr="00A32B82">
        <w:t xml:space="preserve">“Truck driver Ella was driving towards the port of Oulu, carrying fresh northern Finnish sawn timber destined for Egypt. Before departing, Ella had confirmed her arrival </w:t>
      </w:r>
      <w:r>
        <w:t>in</w:t>
      </w:r>
      <w:r w:rsidRPr="00A32B82">
        <w:t xml:space="preserve"> the </w:t>
      </w:r>
      <w:r>
        <w:t>PORT OULU</w:t>
      </w:r>
      <w:r w:rsidRPr="00A32B82">
        <w:t xml:space="preserve"> Smarter app, from which she also received information that the road surface on the way to the port was particularly slippery and there had just been an accident on the shortest route, so Ella chose a slightly longer but less congested route. Additionally, the app informed her that there were currently several trucks unloading similar sawn timber loads at the port, and Ella's unloading time would be in two hours. Ella decided to stop for lunch on the way.</w:t>
      </w:r>
    </w:p>
    <w:p w14:paraId="03A9EC2E" w14:textId="77777777" w:rsidR="00633D5E" w:rsidRPr="00A32B82" w:rsidRDefault="00633D5E" w:rsidP="00633D5E">
      <w:pPr>
        <w:pStyle w:val="ITEABodyText"/>
      </w:pPr>
      <w:r w:rsidRPr="00A32B82">
        <w:t>Upon arriving at the port, she drove through the portal, where her vehicle's license plate number and the QR code received from the app were recognized. Cameras also checked that there were no other people in the truck's cab. The portal's cameras and radars also scanned the combination to detect any deviations in load securing, load condition, or vehicle condition or temperature before arriving at the port.</w:t>
      </w:r>
    </w:p>
    <w:p w14:paraId="28D64940" w14:textId="77777777" w:rsidR="00633D5E" w:rsidRPr="00A32B82" w:rsidRDefault="00633D5E" w:rsidP="00633D5E">
      <w:pPr>
        <w:pStyle w:val="ITEABodyText"/>
      </w:pPr>
      <w:r w:rsidRPr="00A32B82">
        <w:t>The identification system sends information about Ella's arrival at the port area to the operator, who was already prepared for the arrival based on the advance notice, and an autonomous work machine is already waiting for Ella at the warehouse. Ella is arriving at the port of Oulu for the first time, so she has also ordered a drone to assist her, which projects the route direction and any warnings onto the road. Ella has checked the route guidance and the port's weather and road conditions in advance from the app, as well as the safety instructions video for the port. The route is also visible on the guide board inside the port gate, where Ella can also check that the load documents' codes and schedule match.</w:t>
      </w:r>
    </w:p>
    <w:p w14:paraId="3FC4D9FE" w14:textId="77777777" w:rsidR="00633D5E" w:rsidRPr="00A32B82" w:rsidRDefault="00633D5E" w:rsidP="00633D5E">
      <w:pPr>
        <w:pStyle w:val="ITEABodyText"/>
      </w:pPr>
      <w:r w:rsidRPr="00A32B82">
        <w:t>The drone projects a stop sign onto the ground, causing Ella to stop her truck and let container handler pass. The same information also appeared as a warning sound on the mobile app. When it is safe to continue, the drone projects the information onto the ground, and the app stops the warning sound.</w:t>
      </w:r>
    </w:p>
    <w:p w14:paraId="7DEBB285" w14:textId="77777777" w:rsidR="00633D5E" w:rsidRDefault="00633D5E" w:rsidP="00633D5E">
      <w:pPr>
        <w:pStyle w:val="ITEABodyText"/>
      </w:pPr>
      <w:r w:rsidRPr="00A32B82">
        <w:t>Ella drives under the safe guidance of the drone to the designated unloading area, where the port operator's autonomously guided forklift is already waiting. When Ella's truck is positioned in the required spot markers and Ella opens the truck's side doors, the forklift unloads the timber load into the warehouse. At the same time, Ella's electric truck is charging at the charging station at the unloading area.</w:t>
      </w:r>
    </w:p>
    <w:p w14:paraId="562CA2EF" w14:textId="77777777" w:rsidR="00633D5E" w:rsidRPr="00916811" w:rsidRDefault="00633D5E" w:rsidP="00633D5E">
      <w:pPr>
        <w:pStyle w:val="ITEABodyText"/>
      </w:pPr>
      <w:r w:rsidRPr="00916811">
        <w:t>Suddenly, an alarm is triggered in the port area: smoke has been detected in a nearby warehouse. The port’s monitoring system, which utilizes thermal cameras and air quality sensors, has automatically identified a potential fire and sent an alert to all operators and personnel in the area. Ella immediately receives a notification on her mobile app, showing a map with the danger zone and a safe evacuation route. At the same time, the drone that had previously guided Ella reactivates and begins projecting visible guidance signs onto the ground, directing her to a safe area. The port’s digital twin displays real-time locations of all vehicles, machinery, and people, allowing the control center to ensure that everyone is moving away from the danger zone. Autonomous work machines halt their operations and move to safe standby positions.</w:t>
      </w:r>
    </w:p>
    <w:p w14:paraId="0973862A" w14:textId="77777777" w:rsidR="00633D5E" w:rsidRPr="00A32B82" w:rsidRDefault="00633D5E" w:rsidP="00633D5E">
      <w:pPr>
        <w:pStyle w:val="ITEABodyText"/>
      </w:pPr>
      <w:r w:rsidRPr="00916811">
        <w:t>Emergency services arrive quickly, and the automatic fire suppression system in the warehouse has already managed to contain the spread of the fire. The situation is brought under control in about ten minutes. The control center updates the situational view in the digital twin in real time, and the danger zone is reclassified as safe. The mobile app notifies all operators in the area that the situation is resolved, and normal operations can resume. Ella receives a notification in the app that unloading can now be completed. The autonomous forklift resumes its task and transfers the remaining timber into the warehouse.</w:t>
      </w:r>
    </w:p>
    <w:p w14:paraId="2FEEBCD8" w14:textId="77777777" w:rsidR="00633D5E" w:rsidRDefault="00633D5E" w:rsidP="00633D5E">
      <w:pPr>
        <w:pStyle w:val="ITEABodyText"/>
      </w:pPr>
      <w:r w:rsidRPr="00A32B82">
        <w:t>When the unloading is complete, Ella thinks she knows the way back and has selected from the app that drone guidance can be stopped, so the drone returns to its charging station. The app informs her that the road is still slippery, but all routes are open, so Ella chooses the shortest route back to the sawmill to pick up a new load.</w:t>
      </w:r>
      <w:r>
        <w:t xml:space="preserve"> </w:t>
      </w:r>
      <w:r w:rsidRPr="00A32B82">
        <w:t>Since Ella is in the area for the first time, she turns in the wrong direction at an intersection. The mobile app gives a notification directing Ella back to the correct route. Additionally, the mobile app asks if Ella wants drone guidance again. However, Ella now trusts that she knows the way and declines the request.</w:t>
      </w:r>
    </w:p>
    <w:p w14:paraId="74CF7E29" w14:textId="77777777" w:rsidR="00633D5E" w:rsidRDefault="00633D5E" w:rsidP="00633D5E">
      <w:pPr>
        <w:pStyle w:val="ITEABodyText"/>
      </w:pPr>
      <w:r w:rsidRPr="00A32B82">
        <w:t>Throughout Ella's visit, the area surveillance cameras, radars, and sensors have been monitoring Ella's movements and ensuring that Ella finds the right route and exits the area.</w:t>
      </w:r>
      <w:r>
        <w:t xml:space="preserve"> </w:t>
      </w:r>
      <w:r w:rsidRPr="00A32B82">
        <w:t xml:space="preserve">From the digital twin of the area surveillance, the movements of vehicles, work machines, and people </w:t>
      </w:r>
      <w:r>
        <w:t>can also be monitored</w:t>
      </w:r>
      <w:r w:rsidRPr="00A32B82">
        <w:t xml:space="preserve"> in the area and intervene if necessary.”</w:t>
      </w:r>
    </w:p>
    <w:p w14:paraId="5727E6FA" w14:textId="77777777" w:rsidR="00633D5E" w:rsidRDefault="00633D5E" w:rsidP="00633D5E">
      <w:pPr>
        <w:pStyle w:val="ITEABodyText"/>
      </w:pPr>
      <w:r>
        <w:t xml:space="preserve">The project story is summarised below in Figures </w:t>
      </w:r>
      <w:r>
        <w:fldChar w:fldCharType="begin"/>
      </w:r>
      <w:r>
        <w:instrText xml:space="preserve"> REF _Ref217041252 \# 0 \h  \* MERGEFORMAT </w:instrText>
      </w:r>
      <w:r>
        <w:fldChar w:fldCharType="separate"/>
      </w:r>
      <w:r>
        <w:t>4</w:t>
      </w:r>
      <w:r>
        <w:fldChar w:fldCharType="end"/>
      </w:r>
      <w:r>
        <w:t xml:space="preserve">, </w:t>
      </w:r>
      <w:r>
        <w:fldChar w:fldCharType="begin"/>
      </w:r>
      <w:r>
        <w:instrText xml:space="preserve"> REF _Ref217041254 \#0 \h  \* MERGEFORMAT </w:instrText>
      </w:r>
      <w:r>
        <w:fldChar w:fldCharType="separate"/>
      </w:r>
      <w:r>
        <w:t>5</w:t>
      </w:r>
      <w:r>
        <w:fldChar w:fldCharType="end"/>
      </w:r>
      <w:r>
        <w:t xml:space="preserve"> and </w:t>
      </w:r>
      <w:r>
        <w:fldChar w:fldCharType="begin"/>
      </w:r>
      <w:r>
        <w:instrText xml:space="preserve"> REF _Ref201649656 \# 0 \h  \* MERGEFORMAT </w:instrText>
      </w:r>
      <w:r>
        <w:fldChar w:fldCharType="separate"/>
      </w:r>
      <w:r>
        <w:t>6</w:t>
      </w:r>
      <w:r>
        <w:fldChar w:fldCharType="end"/>
      </w:r>
      <w:r>
        <w:t>.</w:t>
      </w:r>
    </w:p>
    <w:p w14:paraId="30D4D6DE" w14:textId="77777777" w:rsidR="00633D5E" w:rsidRDefault="00633D5E" w:rsidP="00633D5E">
      <w:pPr>
        <w:pStyle w:val="BodyText"/>
        <w:keepNext/>
        <w:jc w:val="both"/>
      </w:pPr>
      <w:r>
        <w:rPr>
          <w:noProof/>
        </w:rPr>
        <w:drawing>
          <wp:inline distT="0" distB="0" distL="0" distR="0" wp14:anchorId="08D42404" wp14:editId="4D7656E3">
            <wp:extent cx="6362010" cy="2816352"/>
            <wp:effectExtent l="0" t="0" r="1270" b="0"/>
            <wp:docPr id="1906737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158" cy="2833240"/>
                    </a:xfrm>
                    <a:prstGeom prst="rect">
                      <a:avLst/>
                    </a:prstGeom>
                    <a:noFill/>
                  </pic:spPr>
                </pic:pic>
              </a:graphicData>
            </a:graphic>
          </wp:inline>
        </w:drawing>
      </w:r>
    </w:p>
    <w:p w14:paraId="7043D883" w14:textId="2B4D73EE" w:rsidR="00633D5E" w:rsidRDefault="00633D5E" w:rsidP="00633D5E">
      <w:pPr>
        <w:pStyle w:val="Caption"/>
        <w:jc w:val="center"/>
      </w:pPr>
      <w:bookmarkStart w:id="29" w:name="_Ref217041252"/>
      <w:bookmarkStart w:id="30" w:name="_Toc219986138"/>
      <w:bookmarkStart w:id="31" w:name="_Toc225251511"/>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864539">
        <w:rPr>
          <w:b w:val="0"/>
          <w:bCs w:val="0"/>
          <w:i/>
          <w:iCs/>
          <w:noProof/>
        </w:rPr>
        <w:t>2</w:t>
      </w:r>
      <w:r w:rsidRPr="003545FB">
        <w:rPr>
          <w:b w:val="0"/>
          <w:bCs w:val="0"/>
          <w:i/>
          <w:iCs/>
        </w:rPr>
        <w:fldChar w:fldCharType="end"/>
      </w:r>
      <w:bookmarkEnd w:id="29"/>
      <w:r w:rsidRPr="003545FB">
        <w:rPr>
          <w:b w:val="0"/>
          <w:bCs w:val="0"/>
          <w:i/>
          <w:iCs/>
        </w:rPr>
        <w:t>. Project story from arrival to cargo unloading</w:t>
      </w:r>
      <w:r>
        <w:rPr>
          <w:b w:val="0"/>
          <w:bCs w:val="0"/>
          <w:i/>
          <w:iCs/>
        </w:rPr>
        <w:t>.</w:t>
      </w:r>
      <w:bookmarkEnd w:id="30"/>
      <w:bookmarkEnd w:id="31"/>
    </w:p>
    <w:p w14:paraId="75D61FEF" w14:textId="77777777" w:rsidR="00633D5E" w:rsidRDefault="00633D5E" w:rsidP="00633D5E">
      <w:pPr>
        <w:keepNext/>
      </w:pPr>
      <w:r>
        <w:rPr>
          <w:noProof/>
        </w:rPr>
        <w:drawing>
          <wp:inline distT="0" distB="0" distL="0" distR="0" wp14:anchorId="4FF02D76" wp14:editId="4C0CF064">
            <wp:extent cx="6172473" cy="3072384"/>
            <wp:effectExtent l="0" t="0" r="0" b="0"/>
            <wp:docPr id="609837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723" cy="3081966"/>
                    </a:xfrm>
                    <a:prstGeom prst="rect">
                      <a:avLst/>
                    </a:prstGeom>
                    <a:noFill/>
                  </pic:spPr>
                </pic:pic>
              </a:graphicData>
            </a:graphic>
          </wp:inline>
        </w:drawing>
      </w:r>
    </w:p>
    <w:p w14:paraId="329407E4" w14:textId="64932EA5" w:rsidR="00633D5E" w:rsidRPr="004F358A" w:rsidRDefault="00633D5E" w:rsidP="00633D5E">
      <w:pPr>
        <w:pStyle w:val="Caption"/>
        <w:jc w:val="center"/>
      </w:pPr>
      <w:bookmarkStart w:id="32" w:name="_Ref217041254"/>
      <w:bookmarkStart w:id="33" w:name="_Toc219986139"/>
      <w:bookmarkStart w:id="34" w:name="_Toc225251512"/>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864539">
        <w:rPr>
          <w:b w:val="0"/>
          <w:bCs w:val="0"/>
          <w:i/>
          <w:iCs/>
          <w:noProof/>
        </w:rPr>
        <w:t>3</w:t>
      </w:r>
      <w:r w:rsidRPr="003545FB">
        <w:rPr>
          <w:b w:val="0"/>
          <w:bCs w:val="0"/>
          <w:i/>
          <w:iCs/>
        </w:rPr>
        <w:fldChar w:fldCharType="end"/>
      </w:r>
      <w:bookmarkEnd w:id="32"/>
      <w:r w:rsidRPr="003545FB">
        <w:rPr>
          <w:b w:val="0"/>
          <w:bCs w:val="0"/>
          <w:i/>
          <w:iCs/>
        </w:rPr>
        <w:t>. Project story from an emergency to departure</w:t>
      </w:r>
      <w:r>
        <w:rPr>
          <w:b w:val="0"/>
          <w:bCs w:val="0"/>
          <w:i/>
          <w:iCs/>
        </w:rPr>
        <w:t>.</w:t>
      </w:r>
      <w:bookmarkEnd w:id="33"/>
      <w:bookmarkEnd w:id="34"/>
    </w:p>
    <w:p w14:paraId="73FF773D" w14:textId="77777777" w:rsidR="00633D5E" w:rsidRDefault="00633D5E" w:rsidP="00633D5E">
      <w:pPr>
        <w:pStyle w:val="BodyText"/>
        <w:jc w:val="both"/>
      </w:pPr>
    </w:p>
    <w:p w14:paraId="2A8E4EF4" w14:textId="77777777" w:rsidR="00633D5E" w:rsidRDefault="00633D5E" w:rsidP="00633D5E">
      <w:pPr>
        <w:keepNext/>
      </w:pPr>
      <w:r>
        <w:rPr>
          <w:noProof/>
        </w:rPr>
        <w:drawing>
          <wp:inline distT="0" distB="0" distL="0" distR="0" wp14:anchorId="276F1514" wp14:editId="6B88778E">
            <wp:extent cx="6155690" cy="2203450"/>
            <wp:effectExtent l="0" t="0" r="0" b="6350"/>
            <wp:docPr id="494612291" name="Kuva 2" descr="Kuva, joka sisältää kohteen teksti, kuvakaappaus, Samansuuntainen&#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2291" name="Kuva 2" descr="Kuva, joka sisältää kohteen teksti, kuvakaappaus, Samansuuntainen&#10;&#10;Tekoälyllä luotu sisältö voi olla virheellistä."/>
                    <pic:cNvPicPr/>
                  </pic:nvPicPr>
                  <pic:blipFill>
                    <a:blip r:embed="rId18"/>
                    <a:stretch>
                      <a:fillRect/>
                    </a:stretch>
                  </pic:blipFill>
                  <pic:spPr>
                    <a:xfrm>
                      <a:off x="0" y="0"/>
                      <a:ext cx="6155690" cy="2203450"/>
                    </a:xfrm>
                    <a:prstGeom prst="rect">
                      <a:avLst/>
                    </a:prstGeom>
                  </pic:spPr>
                </pic:pic>
              </a:graphicData>
            </a:graphic>
          </wp:inline>
        </w:drawing>
      </w:r>
    </w:p>
    <w:p w14:paraId="3077C0C8" w14:textId="77777777" w:rsidR="00633D5E" w:rsidRPr="00916811" w:rsidRDefault="00633D5E" w:rsidP="00633D5E">
      <w:pPr>
        <w:keepNext/>
      </w:pPr>
    </w:p>
    <w:p w14:paraId="7D2B7FD6" w14:textId="1798151A" w:rsidR="00633D5E" w:rsidRPr="00681989" w:rsidRDefault="00633D5E" w:rsidP="00633D5E">
      <w:pPr>
        <w:pStyle w:val="Caption"/>
        <w:jc w:val="center"/>
        <w:rPr>
          <w:b w:val="0"/>
          <w:bCs w:val="0"/>
          <w:i/>
          <w:iCs/>
        </w:rPr>
      </w:pPr>
      <w:bookmarkStart w:id="35" w:name="_Ref201649656"/>
      <w:bookmarkStart w:id="36" w:name="_Toc219986140"/>
      <w:bookmarkStart w:id="37" w:name="_Toc225251513"/>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864539">
        <w:rPr>
          <w:b w:val="0"/>
          <w:bCs w:val="0"/>
          <w:i/>
          <w:iCs/>
          <w:noProof/>
        </w:rPr>
        <w:t>4</w:t>
      </w:r>
      <w:r w:rsidRPr="003545FB">
        <w:rPr>
          <w:b w:val="0"/>
          <w:bCs w:val="0"/>
          <w:i/>
          <w:iCs/>
        </w:rPr>
        <w:fldChar w:fldCharType="end"/>
      </w:r>
      <w:bookmarkEnd w:id="35"/>
      <w:r w:rsidRPr="003545FB">
        <w:rPr>
          <w:b w:val="0"/>
          <w:bCs w:val="0"/>
          <w:i/>
          <w:iCs/>
        </w:rPr>
        <w:t>. Summarized description of the enhanced project story.</w:t>
      </w:r>
      <w:bookmarkEnd w:id="36"/>
      <w:bookmarkEnd w:id="37"/>
    </w:p>
    <w:p w14:paraId="5933172B" w14:textId="77777777" w:rsidR="00D6773C" w:rsidRPr="00D6773C" w:rsidRDefault="00D6773C" w:rsidP="00D6773C">
      <w:pPr>
        <w:pStyle w:val="BodyText"/>
      </w:pPr>
    </w:p>
    <w:p w14:paraId="143F8867" w14:textId="77777777" w:rsidR="001E3050" w:rsidRPr="001E3050" w:rsidRDefault="001E3050" w:rsidP="001E3050">
      <w:pPr>
        <w:pStyle w:val="BodyText"/>
      </w:pPr>
    </w:p>
    <w:p w14:paraId="699A972E" w14:textId="524656CD" w:rsidR="00F33DEE" w:rsidRPr="00E610B3" w:rsidRDefault="00F33DEE" w:rsidP="00470EB2">
      <w:pPr>
        <w:pStyle w:val="Heading2"/>
      </w:pPr>
      <w:bookmarkStart w:id="38" w:name="_Toc227329360"/>
      <w:r>
        <w:t>Situational awareness</w:t>
      </w:r>
      <w:bookmarkEnd w:id="28"/>
      <w:bookmarkEnd w:id="38"/>
    </w:p>
    <w:p w14:paraId="6AA6A7D2" w14:textId="77777777" w:rsidR="00F33DEE" w:rsidRPr="00916811" w:rsidRDefault="00F33DEE" w:rsidP="00F33DEE">
      <w:pPr>
        <w:pStyle w:val="BodyText"/>
        <w:jc w:val="both"/>
      </w:pPr>
      <w:r>
        <w:t xml:space="preserve"> </w:t>
      </w:r>
      <w:r w:rsidRPr="00916811">
        <w:t xml:space="preserve">When looking at the critical areas such as ports, solutions related </w:t>
      </w:r>
      <w:r>
        <w:t xml:space="preserve">to </w:t>
      </w:r>
      <w:r w:rsidRPr="00916811">
        <w:t xml:space="preserve">several different sectors are needed for smart and secure situation aware operation </w:t>
      </w:r>
      <w:r>
        <w:t>- for example,</w:t>
      </w:r>
      <w:r w:rsidRPr="00916811">
        <w:t xml:space="preserve"> logistics, security, mobility and energy. The focused use cases from these sectors share problems and technological needs related to </w:t>
      </w:r>
      <w:r w:rsidRPr="00E00903">
        <w:rPr>
          <w:iCs/>
        </w:rPr>
        <w:t>people, physical objects, and companies/digital twins</w:t>
      </w:r>
      <w:r w:rsidRPr="008315E0">
        <w:rPr>
          <w:iCs/>
        </w:rPr>
        <w:t xml:space="preserve">. </w:t>
      </w:r>
      <w:r w:rsidRPr="00E00903">
        <w:rPr>
          <w:iCs/>
        </w:rPr>
        <w:t>An individual person</w:t>
      </w:r>
      <w:r w:rsidRPr="00916811">
        <w:t xml:space="preserve"> needs to get information from the current state of the environment and from all the accessible data spaces of the currently active personal role for perception of elements in current situation. This information is needed for comprehension of the current situation, to reason projection of the future status and finally to make smart decisions and actions accordingly, </w:t>
      </w:r>
      <w:r w:rsidRPr="00916811">
        <w:fldChar w:fldCharType="begin"/>
      </w:r>
      <w:r w:rsidRPr="00916811">
        <w:instrText xml:space="preserve"> REF _Ref118386740 \h </w:instrText>
      </w:r>
      <w:r w:rsidRPr="00916811">
        <w:fldChar w:fldCharType="separate"/>
      </w:r>
      <w:r w:rsidRPr="00916811">
        <w:t xml:space="preserve">Figure </w:t>
      </w:r>
      <w:r>
        <w:rPr>
          <w:noProof/>
        </w:rPr>
        <w:t>1</w:t>
      </w:r>
      <w:r w:rsidRPr="00916811">
        <w:fldChar w:fldCharType="end"/>
      </w:r>
      <w:r w:rsidRPr="00916811">
        <w:t xml:space="preserve">. </w:t>
      </w:r>
      <w:r w:rsidRPr="00916811">
        <w:rPr>
          <w:i/>
        </w:rPr>
        <w:t>A specific physical object</w:t>
      </w:r>
      <w:r w:rsidRPr="00916811">
        <w:t xml:space="preserve"> may have local sensors, cameras, lidars etc. to sense what is happening nearby (local situational awareness). The physical object may also use ad hoc radio capabilities to get information from other local physical objects nearby. In addition, it is maybe possible to enrich the local situational awareness using all the accessible information sources from networks. All this information can then be used to make comprehension of the current situation, make projection</w:t>
      </w:r>
      <w:r>
        <w:t>s</w:t>
      </w:r>
      <w:r w:rsidRPr="00916811">
        <w:t xml:space="preserve"> of the future status and finally to make smart actions automatically. Respectively, </w:t>
      </w:r>
      <w:r w:rsidRPr="00916811">
        <w:rPr>
          <w:i/>
        </w:rPr>
        <w:t>the digital twin</w:t>
      </w:r>
      <w:r>
        <w:rPr>
          <w:i/>
        </w:rPr>
        <w:t>s</w:t>
      </w:r>
      <w:r w:rsidRPr="00916811">
        <w:rPr>
          <w:i/>
        </w:rPr>
        <w:t xml:space="preserve"> of </w:t>
      </w:r>
      <w:r>
        <w:rPr>
          <w:i/>
        </w:rPr>
        <w:t xml:space="preserve">the </w:t>
      </w:r>
      <w:r w:rsidRPr="00916811">
        <w:rPr>
          <w:i/>
        </w:rPr>
        <w:t xml:space="preserve">virtual/real world spaces </w:t>
      </w:r>
      <w:r>
        <w:rPr>
          <w:i/>
        </w:rPr>
        <w:t xml:space="preserve">of </w:t>
      </w:r>
      <w:r w:rsidRPr="00916811">
        <w:rPr>
          <w:i/>
        </w:rPr>
        <w:t xml:space="preserve">a company/organization </w:t>
      </w:r>
      <w:r w:rsidRPr="00916811">
        <w:t>continuously monitor all kind</w:t>
      </w:r>
      <w:r>
        <w:t>s</w:t>
      </w:r>
      <w:r w:rsidRPr="00916811">
        <w:t xml:space="preserve"> of accessible resources </w:t>
      </w:r>
      <w:r>
        <w:t>available to</w:t>
      </w:r>
      <w:r w:rsidRPr="00916811">
        <w:t xml:space="preserve"> make perception, comprehension, projection, and decision making for actions in </w:t>
      </w:r>
      <w:r>
        <w:t xml:space="preserve">a </w:t>
      </w:r>
      <w:r w:rsidRPr="00916811">
        <w:t>smart way.</w:t>
      </w:r>
      <w:r>
        <w:t xml:space="preserve"> </w:t>
      </w:r>
      <w:r>
        <w:rPr>
          <w:rStyle w:val="FootnoteReference"/>
        </w:rPr>
        <w:footnoteReference w:id="2"/>
      </w:r>
      <w:r>
        <w:t>,</w:t>
      </w:r>
      <w:r>
        <w:rPr>
          <w:rStyle w:val="FootnoteReference"/>
        </w:rPr>
        <w:footnoteReference w:id="3"/>
      </w:r>
      <w:r>
        <w:t>,</w:t>
      </w:r>
      <w:r>
        <w:rPr>
          <w:rStyle w:val="FootnoteReference"/>
        </w:rPr>
        <w:footnoteReference w:id="4"/>
      </w:r>
      <w:r>
        <w:t>,</w:t>
      </w:r>
      <w:r>
        <w:rPr>
          <w:rStyle w:val="FootnoteReference"/>
        </w:rPr>
        <w:footnoteReference w:id="5"/>
      </w:r>
      <w:r>
        <w:t>,</w:t>
      </w:r>
      <w:r>
        <w:rPr>
          <w:rStyle w:val="FootnoteReference"/>
        </w:rPr>
        <w:footnoteReference w:id="6"/>
      </w:r>
    </w:p>
    <w:p w14:paraId="16811F39" w14:textId="77777777" w:rsidR="00F33DEE" w:rsidRPr="00916811" w:rsidRDefault="00F33DEE" w:rsidP="00F33DEE">
      <w:pPr>
        <w:pStyle w:val="BodyText"/>
        <w:jc w:val="both"/>
      </w:pPr>
      <w:r w:rsidRPr="00916811">
        <w:rPr>
          <w:noProof/>
        </w:rPr>
        <w:drawing>
          <wp:inline distT="0" distB="0" distL="0" distR="0" wp14:anchorId="060D41F4" wp14:editId="45A7EAB5">
            <wp:extent cx="5759450" cy="1703705"/>
            <wp:effectExtent l="0" t="0" r="0" b="0"/>
            <wp:docPr id="744055244" name="Picture 2" descr="Towards a Coherent Assessment of Situational Awareness to Support System  Design in the Maritime Contex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Towards a Coherent Assessment of Situational Awareness to Support System  Design in the Maritime Context | SpringerLin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1703705"/>
                    </a:xfrm>
                    <a:prstGeom prst="rect">
                      <a:avLst/>
                    </a:prstGeom>
                    <a:noFill/>
                  </pic:spPr>
                </pic:pic>
              </a:graphicData>
            </a:graphic>
          </wp:inline>
        </w:drawing>
      </w:r>
    </w:p>
    <w:p w14:paraId="729791D0" w14:textId="77777777" w:rsidR="00F33DEE" w:rsidRPr="00916811" w:rsidRDefault="00F33DEE" w:rsidP="00F33DEE">
      <w:pPr>
        <w:pStyle w:val="BodyText"/>
        <w:jc w:val="center"/>
      </w:pPr>
    </w:p>
    <w:p w14:paraId="3BC1DD09" w14:textId="726FF388" w:rsidR="00F33DEE" w:rsidRPr="00916811" w:rsidRDefault="00F33DEE" w:rsidP="00F33DEE">
      <w:pPr>
        <w:pStyle w:val="Caption"/>
        <w:jc w:val="center"/>
        <w:rPr>
          <w:color w:val="auto"/>
        </w:rPr>
      </w:pPr>
      <w:bookmarkStart w:id="39" w:name="_Toc223508845"/>
      <w:bookmarkStart w:id="40" w:name="_Toc225251514"/>
      <w:r w:rsidRPr="00916811">
        <w:rPr>
          <w:color w:val="auto"/>
        </w:rPr>
        <w:t xml:space="preserve">Figure </w:t>
      </w:r>
      <w:r w:rsidRPr="00916811">
        <w:rPr>
          <w:color w:val="auto"/>
        </w:rPr>
        <w:fldChar w:fldCharType="begin"/>
      </w:r>
      <w:r w:rsidRPr="00916811">
        <w:rPr>
          <w:color w:val="auto"/>
        </w:rPr>
        <w:instrText xml:space="preserve"> SEQ Figure \* ARABIC </w:instrText>
      </w:r>
      <w:r w:rsidRPr="00916811">
        <w:rPr>
          <w:color w:val="auto"/>
        </w:rPr>
        <w:fldChar w:fldCharType="separate"/>
      </w:r>
      <w:r w:rsidR="00864539">
        <w:rPr>
          <w:noProof/>
          <w:color w:val="auto"/>
        </w:rPr>
        <w:t>5</w:t>
      </w:r>
      <w:r w:rsidRPr="00916811">
        <w:rPr>
          <w:color w:val="auto"/>
        </w:rPr>
        <w:fldChar w:fldCharType="end"/>
      </w:r>
      <w:r w:rsidRPr="00916811">
        <w:rPr>
          <w:color w:val="auto"/>
        </w:rPr>
        <w:t>. A view to the situational awareness - SA is the perception of environmental elements and events with respect to time or space, the comprehension of their meaning, and projection of their future status [1].</w:t>
      </w:r>
      <w:bookmarkEnd w:id="39"/>
      <w:bookmarkEnd w:id="40"/>
    </w:p>
    <w:p w14:paraId="17498182" w14:textId="77777777" w:rsidR="00F33DEE" w:rsidRPr="00916811" w:rsidRDefault="00F33DEE" w:rsidP="00F33DEE">
      <w:pPr>
        <w:pStyle w:val="BodyText"/>
        <w:spacing w:after="240"/>
        <w:jc w:val="both"/>
      </w:pPr>
      <w:r w:rsidRPr="00916811">
        <w:t xml:space="preserve">Today, these processes are usually executed using local processing and in tightly coupled company specific silos without sharing the information over stakeholder borders. For example, when goods proceed in </w:t>
      </w:r>
      <w:r>
        <w:t xml:space="preserve">a </w:t>
      </w:r>
      <w:r w:rsidRPr="00916811">
        <w:t xml:space="preserve">logistics chain from </w:t>
      </w:r>
      <w:r>
        <w:t xml:space="preserve">one </w:t>
      </w:r>
      <w:r w:rsidRPr="00916811">
        <w:t xml:space="preserve">stakeholder to another, crossing the border between data spaces of stakeholders </w:t>
      </w:r>
      <w:r>
        <w:t>is</w:t>
      </w:r>
      <w:r w:rsidRPr="00916811">
        <w:t xml:space="preserve"> needed</w:t>
      </w:r>
      <w:r>
        <w:t xml:space="preserve"> </w:t>
      </w:r>
      <w:r w:rsidRPr="00916811">
        <w:t xml:space="preserve"> to </w:t>
      </w:r>
      <w:r>
        <w:t>track</w:t>
      </w:r>
      <w:r w:rsidRPr="00916811">
        <w:t xml:space="preserve"> the product in the supply chain and finally to the retailer/end user. Another example can be found in the mobility environment: There are mobile physical assets from multiple stakeholders and disciplines and people acting in</w:t>
      </w:r>
      <w:r>
        <w:t xml:space="preserve"> an</w:t>
      </w:r>
      <w:r w:rsidRPr="00916811">
        <w:t xml:space="preserve"> ad hoc way. Each of these assets have</w:t>
      </w:r>
      <w:r>
        <w:t xml:space="preserve"> an</w:t>
      </w:r>
      <w:r w:rsidRPr="00916811">
        <w:t xml:space="preserve"> impact to the safety of the other entities and people, and therefore situational awareness crossing the stakeholder borders is inherently needed. </w:t>
      </w:r>
      <w:r>
        <w:t>A t</w:t>
      </w:r>
      <w:r w:rsidRPr="00916811">
        <w:t>hird example can be found in the energy sector: The digital twins of energy distribution systems need information from several sources hosted by different stakeholders to know the situation properly, e.g., frequency of the physical electricity grid, current demand response balance, future production and consumption estimations, flexibility capabilities of energy consumers, producers, and their distributed energy resources. Based on this situation awareness information, the system may be able to decide what actions should be done in the day-ahead markets, and what need</w:t>
      </w:r>
      <w:r>
        <w:t>s</w:t>
      </w:r>
      <w:r w:rsidRPr="00916811">
        <w:t xml:space="preserve"> to be done in the</w:t>
      </w:r>
      <w:r>
        <w:t xml:space="preserve"> </w:t>
      </w:r>
      <w:r w:rsidRPr="00916811">
        <w:t xml:space="preserve">intra-day real-time situations with the energy distribution network and with related energy flexibility markets. The fourth example deals with public safety security systems, which have traditionally been quite separated from other industrial systems because of confidentiality reasons. However, today the critical industrial systems e.g. in logistics, mobility and energy have elements </w:t>
      </w:r>
      <w:r>
        <w:t>that</w:t>
      </w:r>
      <w:r w:rsidRPr="00916811">
        <w:t xml:space="preserve"> trigger essential challenges compromising public safety. The situation awareness crossing the sectorial borders could establish </w:t>
      </w:r>
      <w:r>
        <w:t xml:space="preserve">a </w:t>
      </w:r>
      <w:r w:rsidRPr="00916811">
        <w:t>better view what is happening in the situation, and what should be done by the public authorities.</w:t>
      </w:r>
    </w:p>
    <w:p w14:paraId="79FA0687" w14:textId="77777777" w:rsidR="00F33DEE" w:rsidRPr="00916811" w:rsidRDefault="00F33DEE" w:rsidP="00F33DEE">
      <w:pPr>
        <w:pStyle w:val="BodyText"/>
        <w:spacing w:after="240"/>
        <w:jc w:val="both"/>
      </w:pPr>
      <w:r w:rsidRPr="00916811">
        <w:t xml:space="preserve">Another shared problem and technological needs arise from the security risks. The result </w:t>
      </w:r>
      <w:r>
        <w:t xml:space="preserve">from the </w:t>
      </w:r>
      <w:r w:rsidRPr="00916811">
        <w:t xml:space="preserve">realization of such risks may be e.g., accident, physical or virtual attacks, blocked use of critical resources, or misuse of privacy sensitive data, which can lead to loss of human lives, lack of critical human needed resources, bankruptcy of companies or even societal instability. The traditional perimeter-based network security model, applied today basically in all the focused use cases, has still serious risks to the assets of the enterprise system, because an attacker may </w:t>
      </w:r>
      <w:r>
        <w:t xml:space="preserve">have found </w:t>
      </w:r>
      <w:r w:rsidRPr="00916811">
        <w:t xml:space="preserve">a way inside the enterprise system. The trusted Internet connections and perimeter firewalls provide strong Internet gateways, which can block attackers from the Internet. However, they are less useful for detecting and blocking attacks coming from inside </w:t>
      </w:r>
      <w:r>
        <w:t xml:space="preserve">the </w:t>
      </w:r>
      <w:r w:rsidRPr="00916811">
        <w:t xml:space="preserve">network and they cannot protect subjects outside of the enterprise perimeter such as remote workers, cloud-based services, edge devices etc. </w:t>
      </w:r>
      <w:r>
        <w:t>R</w:t>
      </w:r>
      <w:r w:rsidRPr="00916811">
        <w:t xml:space="preserve">emotely working employees increase the risks for security threats. Phishing of credentials (such as username and password) is more likely to happen, and the likelihood for malicious user </w:t>
      </w:r>
      <w:r>
        <w:t xml:space="preserve">to </w:t>
      </w:r>
      <w:r w:rsidRPr="00916811">
        <w:t xml:space="preserve">be able to access the resources in the enterprise system increases. The Zero Trust security model </w:t>
      </w:r>
      <w:r>
        <w:t xml:space="preserve">has </w:t>
      </w:r>
      <w:r w:rsidRPr="00916811">
        <w:t>been developed to contribute towards solving these problems. It focuses on resource protection so that trust is never granted implicitly but must be continually evaluated</w:t>
      </w:r>
      <w:r>
        <w:rPr>
          <w:rStyle w:val="FootnoteReference"/>
        </w:rPr>
        <w:footnoteReference w:id="7"/>
      </w:r>
      <w:r w:rsidRPr="00916811">
        <w:t xml:space="preserve"> . It is an end-to-end approach to enterprise resource and data security that encompasses identity (person and non-person entities), credentials, access management, operations, endpoints, hosting environments, and the interconnecting infrastructure. The initial aim is on restricting resources only to those who ha</w:t>
      </w:r>
      <w:r>
        <w:t>ve a</w:t>
      </w:r>
      <w:r w:rsidRPr="00916811">
        <w:t xml:space="preserve"> need to access and grant only the minimum privileges (e.g., read, write, delete) needed to perform the required mission. When speaking about critical scenarios related to logistics, mobility, energy, and public safety, it is obvious that the traditional perimeter-based network security model is not enough, but the Zero Trust type of security model need</w:t>
      </w:r>
      <w:r>
        <w:t>s</w:t>
      </w:r>
      <w:r w:rsidRPr="00916811">
        <w:t xml:space="preserve"> to be applied instead. </w:t>
      </w:r>
    </w:p>
    <w:p w14:paraId="07D972FD" w14:textId="77777777" w:rsidR="00F33DEE" w:rsidRPr="00916811" w:rsidRDefault="00F33DEE" w:rsidP="00F33DEE">
      <w:pPr>
        <w:pStyle w:val="BodyText"/>
        <w:jc w:val="both"/>
      </w:pPr>
      <w:r w:rsidRPr="00916811">
        <w:t xml:space="preserve">The focused critical use cases share these problems, and therefore the major objective of the project is to research and develop the secure situational awareness (SA4CPS) concept together. This has been planned to be done so that each use case has identified </w:t>
      </w:r>
      <w:r>
        <w:t xml:space="preserve">their </w:t>
      </w:r>
      <w:r w:rsidRPr="00916811">
        <w:t>contribution to the concept, which will be evaluated as the part of the referred use case experimentation. The critical port area of Oulu needs the results from these use cases to enable secure situation awareness for operation, and it can act as a potential pilot environment for conceptual validation.</w:t>
      </w:r>
    </w:p>
    <w:p w14:paraId="3C1D16D2" w14:textId="77777777" w:rsidR="00F33DEE" w:rsidRDefault="00F33DEE" w:rsidP="00F33DEE">
      <w:pPr>
        <w:pStyle w:val="BodyText"/>
        <w:jc w:val="both"/>
      </w:pPr>
    </w:p>
    <w:p w14:paraId="430157FF" w14:textId="77777777" w:rsidR="00F33DEE" w:rsidRPr="00E17DA8" w:rsidRDefault="00F33DEE" w:rsidP="00F33DEE">
      <w:pPr>
        <w:pStyle w:val="Els-body-text"/>
        <w:rPr>
          <w:lang w:val="en-GB"/>
        </w:rPr>
      </w:pPr>
    </w:p>
    <w:p w14:paraId="2599A615" w14:textId="77777777" w:rsidR="00F33DEE" w:rsidRPr="004874D4" w:rsidRDefault="00F33DEE" w:rsidP="00F33DEE">
      <w:pPr>
        <w:pStyle w:val="Els-body-text"/>
        <w:rPr>
          <w:lang w:val="en-GB"/>
        </w:rPr>
      </w:pPr>
    </w:p>
    <w:p w14:paraId="1285424F" w14:textId="77777777" w:rsidR="00F33DEE" w:rsidRDefault="00F33DEE" w:rsidP="00F33DEE">
      <w:pPr>
        <w:pStyle w:val="Els-body-text"/>
      </w:pPr>
    </w:p>
    <w:p w14:paraId="1D4D798A" w14:textId="77777777" w:rsidR="00F33DEE" w:rsidRDefault="00F33DEE" w:rsidP="00F33DEE">
      <w:pPr>
        <w:pStyle w:val="Els-body-text"/>
      </w:pPr>
    </w:p>
    <w:p w14:paraId="403C5662" w14:textId="77777777" w:rsidR="00F33DEE" w:rsidRDefault="00F33DEE" w:rsidP="00F33DEE">
      <w:r>
        <w:br w:type="page"/>
      </w:r>
    </w:p>
    <w:p w14:paraId="65CAD0BB" w14:textId="77777777" w:rsidR="00F33DEE" w:rsidRPr="00805287" w:rsidRDefault="00F33DEE" w:rsidP="00F33DEE"/>
    <w:p w14:paraId="6CF7C78D" w14:textId="77777777" w:rsidR="00037FFA" w:rsidRDefault="00037FFA" w:rsidP="00470EB2">
      <w:pPr>
        <w:pStyle w:val="Heading1"/>
      </w:pPr>
      <w:bookmarkStart w:id="41" w:name="_Toc223508800"/>
      <w:bookmarkStart w:id="42" w:name="_Toc227329361"/>
      <w:bookmarkStart w:id="43" w:name="_Toc442772921"/>
      <w:r>
        <w:t>A discussion on architectures and functions of secure situational awareness</w:t>
      </w:r>
      <w:bookmarkEnd w:id="41"/>
      <w:bookmarkEnd w:id="42"/>
    </w:p>
    <w:p w14:paraId="78AF678E" w14:textId="77777777" w:rsidR="00037FFA" w:rsidRDefault="00037FFA" w:rsidP="00037FFA">
      <w:pPr>
        <w:pStyle w:val="BodyText"/>
      </w:pPr>
    </w:p>
    <w:p w14:paraId="7C24A2C0" w14:textId="77777777" w:rsidR="00037FFA" w:rsidRDefault="00037FFA" w:rsidP="00470EB2">
      <w:pPr>
        <w:pStyle w:val="Heading2"/>
      </w:pPr>
      <w:bookmarkStart w:id="44" w:name="_Toc223508801"/>
      <w:bookmarkStart w:id="45" w:name="_Toc227329362"/>
      <w:r>
        <w:t>An overview of the secure situational awareness architecture</w:t>
      </w:r>
      <w:bookmarkEnd w:id="44"/>
      <w:bookmarkEnd w:id="45"/>
    </w:p>
    <w:p w14:paraId="24849CCF" w14:textId="77777777" w:rsidR="00037FFA" w:rsidRPr="00F10AC6" w:rsidRDefault="00037FFA" w:rsidP="00037FFA">
      <w:pPr>
        <w:pStyle w:val="BodyText"/>
        <w:jc w:val="both"/>
      </w:pPr>
      <w:r>
        <w:t xml:space="preserve">An overview of the secure situational awareness architecture is visualized in the </w:t>
      </w:r>
      <w:r>
        <w:fldChar w:fldCharType="begin"/>
      </w:r>
      <w:r>
        <w:instrText xml:space="preserve"> REF _Ref222405726 \h </w:instrText>
      </w:r>
      <w:r>
        <w:fldChar w:fldCharType="separate"/>
      </w:r>
      <w:r>
        <w:t xml:space="preserve">Figure </w:t>
      </w:r>
      <w:r>
        <w:rPr>
          <w:noProof/>
        </w:rPr>
        <w:t>4</w:t>
      </w:r>
      <w:r>
        <w:fldChar w:fldCharType="end"/>
      </w:r>
      <w:r>
        <w:t>. The basic functions of the situational awareness are here depicted according to the Endsley situational awareness model</w:t>
      </w:r>
      <w:r>
        <w:rPr>
          <w:rStyle w:val="FootnoteReference"/>
        </w:rPr>
        <w:footnoteReference w:id="8"/>
      </w:r>
      <w:r>
        <w:t xml:space="preserve"> to perception, comprehension, projection, decision and execution of actions, which are establishing more or less continuously executed loop of operation. Sa4CPS aims to enhance these capabilities by adding trust and security functions to control the operation. In addition, the typical operation of cyber-physical systems as distributed information based operation with physical processes with devices,  information spaces of digital twins in company servers and their human users are considered. Also the traditional operation of cyber-physical systems as well controlled silos are considered, which means that multiple of such siloed operation are here expected to collaborate for achieving shared secure situational awareness for allowed group of the stakeholders.</w:t>
      </w:r>
    </w:p>
    <w:p w14:paraId="0E806AD3" w14:textId="77777777" w:rsidR="00037FFA" w:rsidRDefault="00037FFA" w:rsidP="00037FFA">
      <w:pPr>
        <w:pStyle w:val="BodyText"/>
      </w:pPr>
    </w:p>
    <w:p w14:paraId="6F8EC7EA" w14:textId="77777777" w:rsidR="00037FFA" w:rsidRDefault="00037FFA" w:rsidP="00037FFA">
      <w:pPr>
        <w:pStyle w:val="BodyText"/>
        <w:jc w:val="center"/>
      </w:pPr>
      <w:r>
        <w:rPr>
          <w:noProof/>
        </w:rPr>
        <w:drawing>
          <wp:inline distT="0" distB="0" distL="0" distR="0" wp14:anchorId="7EF1EE13" wp14:editId="22474750">
            <wp:extent cx="5409808" cy="2571750"/>
            <wp:effectExtent l="0" t="0" r="635" b="0"/>
            <wp:docPr id="761382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3779" cy="2578391"/>
                    </a:xfrm>
                    <a:prstGeom prst="rect">
                      <a:avLst/>
                    </a:prstGeom>
                    <a:noFill/>
                  </pic:spPr>
                </pic:pic>
              </a:graphicData>
            </a:graphic>
          </wp:inline>
        </w:drawing>
      </w:r>
    </w:p>
    <w:p w14:paraId="53983CBD" w14:textId="536D6C3B" w:rsidR="00037FFA" w:rsidRPr="00E25C40" w:rsidRDefault="00037FFA" w:rsidP="00037FFA">
      <w:pPr>
        <w:pStyle w:val="Caption"/>
        <w:jc w:val="center"/>
      </w:pPr>
      <w:bookmarkStart w:id="46" w:name="_Ref222405726"/>
      <w:bookmarkStart w:id="47" w:name="_Toc223508846"/>
      <w:bookmarkStart w:id="48" w:name="_Toc225251515"/>
      <w:r>
        <w:t xml:space="preserve">Figure </w:t>
      </w:r>
      <w:r>
        <w:fldChar w:fldCharType="begin"/>
      </w:r>
      <w:r>
        <w:instrText xml:space="preserve"> SEQ Figure \* ARABIC </w:instrText>
      </w:r>
      <w:r>
        <w:fldChar w:fldCharType="separate"/>
      </w:r>
      <w:r w:rsidR="00864539">
        <w:rPr>
          <w:noProof/>
        </w:rPr>
        <w:t>6</w:t>
      </w:r>
      <w:r>
        <w:fldChar w:fldCharType="end"/>
      </w:r>
      <w:bookmarkEnd w:id="46"/>
      <w:r>
        <w:t>. Distributed view to the secure situational awareness.</w:t>
      </w:r>
      <w:bookmarkEnd w:id="47"/>
      <w:bookmarkEnd w:id="48"/>
    </w:p>
    <w:p w14:paraId="125F0BAF" w14:textId="77777777" w:rsidR="00037FFA" w:rsidRDefault="00037FFA" w:rsidP="00037FFA">
      <w:pPr>
        <w:pStyle w:val="BodyText"/>
      </w:pPr>
    </w:p>
    <w:p w14:paraId="634FF710" w14:textId="77777777" w:rsidR="00037FFA" w:rsidRDefault="00037FFA" w:rsidP="00470EB2">
      <w:pPr>
        <w:pStyle w:val="Heading2"/>
      </w:pPr>
      <w:bookmarkStart w:id="49" w:name="_Toc223508802"/>
      <w:bookmarkStart w:id="50" w:name="_Toc227329363"/>
      <w:r>
        <w:t>A discussion on functionalities of secure situational awareness</w:t>
      </w:r>
      <w:bookmarkEnd w:id="49"/>
      <w:bookmarkEnd w:id="50"/>
    </w:p>
    <w:p w14:paraId="0DC60D63" w14:textId="365CA4C2" w:rsidR="00037FFA" w:rsidRPr="009540E9" w:rsidRDefault="00037FFA" w:rsidP="009540E9">
      <w:pPr>
        <w:pStyle w:val="Heading3"/>
      </w:pPr>
      <w:bookmarkStart w:id="51" w:name="_Toc223508803"/>
      <w:bookmarkStart w:id="52" w:name="_Toc227329364"/>
      <w:r w:rsidRPr="009540E9">
        <w:t>Perception and comprehension</w:t>
      </w:r>
      <w:bookmarkEnd w:id="51"/>
      <w:bookmarkEnd w:id="52"/>
    </w:p>
    <w:p w14:paraId="01FC4A03" w14:textId="77777777" w:rsidR="00037FFA" w:rsidRDefault="00037FFA" w:rsidP="00037FFA">
      <w:pPr>
        <w:pStyle w:val="BodyText"/>
        <w:jc w:val="both"/>
      </w:pPr>
      <w:r>
        <w:t xml:space="preserve">The traditional perception with one sensor and related sensor data feed is expanding towards multisensing operations. There are physical sensing </w:t>
      </w:r>
      <w:r w:rsidRPr="43A96B69">
        <w:t>(ToF/ultrasound, cameras)</w:t>
      </w:r>
      <w:r>
        <w:t xml:space="preserve">, </w:t>
      </w:r>
      <w:r w:rsidRPr="00D06746">
        <w:t xml:space="preserve">radio-based </w:t>
      </w:r>
      <w:r>
        <w:t>sensing</w:t>
      </w:r>
      <w:r w:rsidRPr="43A96B69">
        <w:t xml:space="preserve"> (BLE/WiFi/5G)</w:t>
      </w:r>
      <w:r>
        <w:t xml:space="preserve">, and sensing via external parties information. </w:t>
      </w:r>
      <w:r w:rsidRPr="43A96B69">
        <w:t xml:space="preserve">This reflects the </w:t>
      </w:r>
      <w:r>
        <w:t>ongoing</w:t>
      </w:r>
      <w:r w:rsidRPr="43A96B69">
        <w:t xml:space="preserve"> shift from single-modality sensing to </w:t>
      </w:r>
      <w:r w:rsidRPr="00092D3D">
        <w:t>heterogeneous sensing</w:t>
      </w:r>
      <w:r w:rsidRPr="43A96B69">
        <w:t xml:space="preserve"> with robust fallback modes (e.g., radio proximity when vision fails, local sensing when cloud is unavailable).</w:t>
      </w:r>
      <w:r>
        <w:t xml:space="preserve"> </w:t>
      </w:r>
    </w:p>
    <w:p w14:paraId="46B00DA9" w14:textId="77777777" w:rsidR="00037FFA" w:rsidRDefault="00037FFA" w:rsidP="00037FFA">
      <w:pPr>
        <w:pStyle w:val="BodyText"/>
        <w:jc w:val="both"/>
      </w:pPr>
      <w:r>
        <w:t xml:space="preserve">Another essential trend is related to privacy preserving / low-resolution sensing for human centric environments. For example, </w:t>
      </w:r>
      <w:r w:rsidRPr="43A96B69">
        <w:t>ToF/ultrasound, controlled environment, human-machine hazard focus</w:t>
      </w:r>
      <w:r>
        <w:t xml:space="preserve"> </w:t>
      </w:r>
      <w:r w:rsidRPr="43A96B69">
        <w:t xml:space="preserve">aligns with a major state of the art direction, i.e., to </w:t>
      </w:r>
      <w:r w:rsidRPr="000E582C">
        <w:t>reduce reliance on high-res</w:t>
      </w:r>
      <w:r>
        <w:t>olution</w:t>
      </w:r>
      <w:r w:rsidRPr="000E582C">
        <w:t xml:space="preserve"> RGB video</w:t>
      </w:r>
      <w:r w:rsidRPr="43A96B69">
        <w:t xml:space="preserve"> because of</w:t>
      </w:r>
      <w:r>
        <w:t xml:space="preserve"> privacy/security exposure, sensitivity to lighting/occlusion and computing cost.</w:t>
      </w:r>
      <w:r w:rsidRPr="00361981">
        <w:t xml:space="preserve"> </w:t>
      </w:r>
      <w:r>
        <w:t xml:space="preserve">The </w:t>
      </w:r>
      <w:r w:rsidRPr="43A96B69">
        <w:t xml:space="preserve">Low-resolution depth/ToF </w:t>
      </w:r>
      <w:r>
        <w:t>and</w:t>
      </w:r>
      <w:r w:rsidRPr="43A96B69">
        <w:t xml:space="preserve"> multi-sensor setups are a contemporary tactic for industrial safety monitoring: “good-enough geometry </w:t>
      </w:r>
      <w:r>
        <w:t>and</w:t>
      </w:r>
      <w:r w:rsidRPr="43A96B69">
        <w:t xml:space="preserve"> motion cues</w:t>
      </w:r>
      <w:r>
        <w:t xml:space="preserve"> </w:t>
      </w:r>
      <w:r w:rsidRPr="43A96B69">
        <w:t>”beat perfect images” when privacy and robustness matter</w:t>
      </w:r>
      <w:r>
        <w:t>.</w:t>
      </w:r>
    </w:p>
    <w:p w14:paraId="6B08EB8E" w14:textId="77777777" w:rsidR="00037FFA" w:rsidRDefault="00037FFA" w:rsidP="00037FFA">
      <w:pPr>
        <w:pStyle w:val="BodyText"/>
        <w:jc w:val="both"/>
      </w:pPr>
      <w:r>
        <w:t xml:space="preserve"> The sensor fusion is also enhancing from data merging towards uncertainty-aware, purpose-driven fusion. The fusion is now a core system function rather than</w:t>
      </w:r>
      <w:r w:rsidRPr="43A96B69">
        <w:t xml:space="preserve"> an afterthought</w:t>
      </w:r>
      <w:r>
        <w:t xml:space="preserve"> process. The current modern fusion typically </w:t>
      </w:r>
      <w:r w:rsidRPr="43A96B69">
        <w:t>emphasize</w:t>
      </w:r>
      <w:r>
        <w:t xml:space="preserve"> </w:t>
      </w:r>
      <w:r w:rsidRPr="43A96B69">
        <w:t>time synchronization and alignment</w:t>
      </w:r>
      <w:r>
        <w:t xml:space="preserve">, </w:t>
      </w:r>
      <w:r w:rsidRPr="43A96B69">
        <w:t>confidence/uncertainty propagation</w:t>
      </w:r>
      <w:r>
        <w:t xml:space="preserve">, </w:t>
      </w:r>
      <w:r w:rsidRPr="43A96B69">
        <w:t>robustness to missing/noisy sensors</w:t>
      </w:r>
      <w:r>
        <w:t xml:space="preserve"> and </w:t>
      </w:r>
      <w:r w:rsidRPr="43A96B69">
        <w:t>fusion strategies chosen by task (safety alerting vs tracking vs classification</w:t>
      </w:r>
      <w:r>
        <w:t xml:space="preserve">). For example, such aspects are needed in the perception process of wearable location and behaviour, outdoor mesh awareness,  </w:t>
      </w:r>
      <w:r w:rsidRPr="43A96B69">
        <w:t>grid/energy inference</w:t>
      </w:r>
      <w:r>
        <w:t xml:space="preserve"> and</w:t>
      </w:r>
      <w:r w:rsidRPr="43A96B69">
        <w:t xml:space="preserve"> drone operational</w:t>
      </w:r>
      <w:r>
        <w:t>.</w:t>
      </w:r>
    </w:p>
    <w:p w14:paraId="50418B4A" w14:textId="77777777" w:rsidR="00037FFA" w:rsidRDefault="00037FFA" w:rsidP="00037FFA">
      <w:pPr>
        <w:pStyle w:val="BodyText"/>
        <w:jc w:val="both"/>
      </w:pPr>
      <w:r>
        <w:t xml:space="preserve"> In the comprehension process application of machine learning is necessary, but pipelines and lifecycle need to be considered. A distributed training pipeline and </w:t>
      </w:r>
      <w:r w:rsidRPr="43A96B69">
        <w:t>automation of preprocessing/architecture exploration forms the current state of the art</w:t>
      </w:r>
      <w:r>
        <w:t>. The bottleneck is rarely one model, but it is datasets (collection/annotation), repeatable training/validation, deployment variation across sites/stakeholders, and continuous improvement. This needs to be extended by application of AI with modelling and XAI reflecting another state of the art advancing related to auditable/explainable comprehension outputs in safety- and regulation-heavy CPS domains.</w:t>
      </w:r>
    </w:p>
    <w:p w14:paraId="7D897484" w14:textId="77777777" w:rsidR="00037FFA" w:rsidRDefault="00037FFA" w:rsidP="00037FFA">
      <w:pPr>
        <w:pStyle w:val="BodyText"/>
        <w:jc w:val="both"/>
      </w:pPr>
      <w:r>
        <w:t xml:space="preserve"> The CPS systems are typically splitted into the devices, edge and cloud systems, which has an essential impact into the perception and comprehension processes. Typically, the edge handles low-latency perception and first pass filtering/feature extraction, while cloud/back-office adds heavy </w:t>
      </w:r>
      <w:r w:rsidRPr="43A96B69">
        <w:t>analytics, cross-stakeholder context, and fleet-level learning</w:t>
      </w:r>
      <w:r>
        <w:t xml:space="preserve">. This is especially required to be concerned in </w:t>
      </w:r>
      <w:r w:rsidRPr="43A96B69">
        <w:t>autonomy/drone/industrial safety, where real-time decisions can’t wait for cloud, but fleet insights can’t fit purely on-device</w:t>
      </w:r>
      <w:r>
        <w:t>.</w:t>
      </w:r>
    </w:p>
    <w:p w14:paraId="1D47D59B" w14:textId="77777777" w:rsidR="00037FFA" w:rsidRDefault="00037FFA" w:rsidP="00037FFA">
      <w:pPr>
        <w:pStyle w:val="BodyText"/>
        <w:jc w:val="both"/>
      </w:pPr>
      <w:r>
        <w:t xml:space="preserve"> The cross-stakeholder context sensing is going beyond classing perception. It is </w:t>
      </w:r>
      <w:r w:rsidRPr="43A96B69">
        <w:t xml:space="preserve">about </w:t>
      </w:r>
      <w:r w:rsidRPr="00C0156E">
        <w:t>discovering and exploiting context across stakeholder boundaries</w:t>
      </w:r>
      <w:r w:rsidRPr="43A96B69">
        <w:t xml:space="preserve"> (devices nearby, other clouds). This is </w:t>
      </w:r>
      <w:r>
        <w:t>challenging</w:t>
      </w:r>
      <w:r w:rsidRPr="43A96B69">
        <w:t xml:space="preserve"> in practice because it requires</w:t>
      </w:r>
      <w:r>
        <w:t xml:space="preserve"> </w:t>
      </w:r>
      <w:r w:rsidRPr="43A96B69">
        <w:t>interoperable discovery/metadata</w:t>
      </w:r>
      <w:r>
        <w:t xml:space="preserve">, </w:t>
      </w:r>
      <w:r w:rsidRPr="43A96B69">
        <w:t>trust and access control</w:t>
      </w:r>
      <w:r>
        <w:t xml:space="preserve">, </w:t>
      </w:r>
      <w:r w:rsidRPr="43A96B69">
        <w:t>data quality and provenance handling</w:t>
      </w:r>
      <w:r>
        <w:t xml:space="preserve"> and </w:t>
      </w:r>
      <w:r w:rsidRPr="43A96B69">
        <w:t>consistent semantics across domains</w:t>
      </w:r>
      <w:r>
        <w:t>.</w:t>
      </w:r>
    </w:p>
    <w:p w14:paraId="67DA5347" w14:textId="77777777" w:rsidR="00037FFA" w:rsidRPr="00E61ACE" w:rsidRDefault="00037FFA" w:rsidP="00037FFA">
      <w:pPr>
        <w:pStyle w:val="BodyText"/>
        <w:jc w:val="both"/>
      </w:pPr>
      <w:r>
        <w:t xml:space="preserve"> Summarizing, the Sa4CPs project considers the discussed current state of the art approaches, and goes beyond state of the art especially considering the distribution of perception and comprehension to different levels in CPS systems, real-time requirements for perception and comprehension and especially considering trust and security with zero-trust operating model. </w:t>
      </w:r>
    </w:p>
    <w:p w14:paraId="3DB9BEEF" w14:textId="61EA3C39" w:rsidR="00037FFA" w:rsidRDefault="00037FFA" w:rsidP="006F4A08">
      <w:pPr>
        <w:pStyle w:val="Heading3"/>
      </w:pPr>
      <w:bookmarkStart w:id="53" w:name="_Toc223508804"/>
      <w:bookmarkStart w:id="54" w:name="_Toc227329365"/>
      <w:r>
        <w:t>Status, projection and actions</w:t>
      </w:r>
      <w:bookmarkEnd w:id="53"/>
      <w:bookmarkEnd w:id="54"/>
    </w:p>
    <w:p w14:paraId="19DE9F22" w14:textId="77777777" w:rsidR="00037FFA" w:rsidRDefault="00037FFA" w:rsidP="00037FFA">
      <w:pPr>
        <w:pStyle w:val="BodyText"/>
      </w:pPr>
    </w:p>
    <w:p w14:paraId="0C8B99B2" w14:textId="77777777" w:rsidR="00037FFA" w:rsidRDefault="00037FFA" w:rsidP="00037FFA">
      <w:pPr>
        <w:pStyle w:val="BodyText"/>
        <w:jc w:val="both"/>
      </w:pPr>
      <w:r>
        <w:t xml:space="preserve"> Current approaches to modeling dynamic situations in CPS have usually been addressed using three dominant paradigms: ontology-based models, logic-based formalisms, and learning-based approaches. Ontology-based approaches represent situations as semantic constructs derived from entities, events, and contextual relations, typically using OWL and rule languages. Such models explicitly distinguish between low-level observations and high-level situations and enable reasoning over composite and temporal situations</w:t>
      </w:r>
      <w:r w:rsidRPr="43A96B69">
        <w:rPr>
          <w:rStyle w:val="FootnoteReference"/>
        </w:rPr>
        <w:footnoteReference w:id="9"/>
      </w:r>
      <w:r>
        <w:t>,</w:t>
      </w:r>
      <w:r>
        <w:rPr>
          <w:rStyle w:val="FootnoteReference"/>
        </w:rPr>
        <w:footnoteReference w:id="10"/>
      </w:r>
      <w:r>
        <w:t>. Logic-based approaches, in contrast, specify situations using predicate logic, temporal logic, or hybrid automata. Situations are defined as logical predicates over system states and events, enabling formal verification and runtime monitoring</w:t>
      </w:r>
      <w:r>
        <w:rPr>
          <w:rStyle w:val="FootnoteReference"/>
        </w:rPr>
        <w:footnoteReference w:id="11"/>
      </w:r>
      <w:r>
        <w:t>,</w:t>
      </w:r>
      <w:r>
        <w:rPr>
          <w:rStyle w:val="FootnoteReference"/>
        </w:rPr>
        <w:footnoteReference w:id="12"/>
      </w:r>
      <w:r>
        <w:t>. While these methods provide strong formal guarantees, they often require substantial modeling effort and are less accessible to domain experts. A third line of work relies on learning-based techniques, where situations are implicitly captured through ML</w:t>
      </w:r>
      <w:r>
        <w:rPr>
          <w:rStyle w:val="FootnoteReference"/>
        </w:rPr>
        <w:footnoteReference w:id="13"/>
      </w:r>
      <w:r>
        <w:t>. These approaches are powerful in handling uncertainty and complex data, but typically lack explicit semantic structure and interpretability. Our approach, follows the logic-based models, but in comparison to purely predicate-logic-based models, it offers a straightforward, concise, and modular syntax, and it is application-domain agnostic and will be integrated in the complete SA4CPS solution. Further, being based on the perception relying on ML, the approach combines explicit structures with ability to handle uncertainty on the perception level.</w:t>
      </w:r>
    </w:p>
    <w:p w14:paraId="6293F9EF" w14:textId="7151F49F" w:rsidR="00037FFA" w:rsidRDefault="00037FFA" w:rsidP="006F4A08">
      <w:pPr>
        <w:pStyle w:val="Heading3"/>
      </w:pPr>
      <w:bookmarkStart w:id="55" w:name="_Toc223508805"/>
      <w:bookmarkStart w:id="56" w:name="_Toc227329366"/>
      <w:r>
        <w:t>Trust, security and privacy</w:t>
      </w:r>
      <w:bookmarkEnd w:id="55"/>
      <w:bookmarkEnd w:id="56"/>
    </w:p>
    <w:p w14:paraId="61E82F79" w14:textId="77777777" w:rsidR="00037FFA" w:rsidRDefault="00037FFA" w:rsidP="00037FFA">
      <w:pPr>
        <w:pStyle w:val="BodyText"/>
      </w:pPr>
    </w:p>
    <w:p w14:paraId="23721325" w14:textId="77777777" w:rsidR="00037FFA" w:rsidRPr="00F7596D" w:rsidRDefault="00037FFA" w:rsidP="00037FFA">
      <w:pPr>
        <w:pStyle w:val="BodyText"/>
        <w:jc w:val="both"/>
      </w:pPr>
      <w:r>
        <w:t xml:space="preserve"> The state of the art in trust, security, and privacy for critical cyber-physical systems reflects diverse approaches across sectors, with common themes emerging around zero-trust architectures, regulatory compliance, and the integration of decentralized technologies. The state of the art related is discussed in the following.</w:t>
      </w:r>
    </w:p>
    <w:p w14:paraId="6A553247" w14:textId="77777777" w:rsidR="00037FFA" w:rsidRPr="00F7596D" w:rsidRDefault="00037FFA" w:rsidP="00037FFA">
      <w:pPr>
        <w:pStyle w:val="BodyText"/>
      </w:pPr>
    </w:p>
    <w:p w14:paraId="6176C4B4" w14:textId="77777777" w:rsidR="00037FFA" w:rsidRPr="00F7596D" w:rsidRDefault="00037FFA" w:rsidP="00037FFA">
      <w:pPr>
        <w:pStyle w:val="BodyText"/>
        <w:rPr>
          <w:b/>
          <w:bCs/>
        </w:rPr>
      </w:pPr>
      <w:r w:rsidRPr="04B1526A">
        <w:rPr>
          <w:b/>
          <w:bCs/>
        </w:rPr>
        <w:t>Communication Infrastructure Security</w:t>
      </w:r>
    </w:p>
    <w:p w14:paraId="24651159" w14:textId="77777777" w:rsidR="00037FFA" w:rsidRPr="00F7596D" w:rsidRDefault="00037FFA" w:rsidP="00037FFA">
      <w:pPr>
        <w:pStyle w:val="BodyText"/>
        <w:jc w:val="both"/>
      </w:pPr>
      <w:r>
        <w:t xml:space="preserve"> Modern industrial environments increasingly rely on hybrid connectivity solutions combining 5G and other wireless technologies to ensure continuous, reliable operation. Security implementations leverage standardized frameworks such as FIWARE for data interoperability and fine-grained access control, integrated with decentralized storage solutions like IPFS to enhance data integrity and confidentiality in operational settings.</w:t>
      </w:r>
    </w:p>
    <w:p w14:paraId="545742A5" w14:textId="77777777" w:rsidR="00037FFA" w:rsidRPr="00F7596D" w:rsidRDefault="00037FFA" w:rsidP="00037FFA">
      <w:pPr>
        <w:pStyle w:val="BodyText"/>
      </w:pPr>
    </w:p>
    <w:p w14:paraId="32A4A070" w14:textId="77777777" w:rsidR="00037FFA" w:rsidRPr="00F7596D" w:rsidRDefault="00037FFA" w:rsidP="00037FFA">
      <w:pPr>
        <w:pStyle w:val="BodyText"/>
        <w:rPr>
          <w:b/>
          <w:bCs/>
        </w:rPr>
      </w:pPr>
      <w:r w:rsidRPr="04B1526A">
        <w:rPr>
          <w:b/>
          <w:bCs/>
        </w:rPr>
        <w:t>Privacy-by-Design and Regulatory Compliance</w:t>
      </w:r>
    </w:p>
    <w:p w14:paraId="70ABC320" w14:textId="77777777" w:rsidR="00037FFA" w:rsidRPr="00F7596D" w:rsidRDefault="00037FFA" w:rsidP="00037FFA">
      <w:pPr>
        <w:pStyle w:val="BodyText"/>
        <w:jc w:val="both"/>
      </w:pPr>
      <w:r>
        <w:t>Organizations across sectors prioritize adherence to European regulations, particularly GDPR, EU RED2014/53/EU, the Cyber Resilience Act, NIS Directive, and the Data Act. Current practice emphasizes transparency with users, meaningful consent mechanisms, data minimization principles, and privacy-enhancing techniques. Building consumer trust relies heavily on clear communication about data usage, user control over participation, and demonstrable privacy protection measures.</w:t>
      </w:r>
    </w:p>
    <w:p w14:paraId="086985AF" w14:textId="77777777" w:rsidR="00037FFA" w:rsidRPr="00F7596D" w:rsidRDefault="00037FFA" w:rsidP="00037FFA">
      <w:pPr>
        <w:pStyle w:val="BodyText"/>
      </w:pPr>
    </w:p>
    <w:p w14:paraId="533A4325" w14:textId="77777777" w:rsidR="00037FFA" w:rsidRPr="00F7596D" w:rsidRDefault="00037FFA" w:rsidP="00037FFA">
      <w:pPr>
        <w:pStyle w:val="BodyText"/>
        <w:rPr>
          <w:b/>
          <w:bCs/>
        </w:rPr>
      </w:pPr>
      <w:r w:rsidRPr="04B1526A">
        <w:rPr>
          <w:b/>
          <w:bCs/>
        </w:rPr>
        <w:t>IoT and Edge Security</w:t>
      </w:r>
    </w:p>
    <w:p w14:paraId="7D2EC199" w14:textId="77777777" w:rsidR="00037FFA" w:rsidRPr="00F7596D" w:rsidRDefault="00037FFA" w:rsidP="00037FFA">
      <w:pPr>
        <w:pStyle w:val="BodyText"/>
        <w:jc w:val="both"/>
      </w:pPr>
      <w:r>
        <w:t>Security approaches for IoT devices and edge computing environments follow industry standards such as ETSI EN 303 645 and NIST IoT guidelines. Implementation includes secure communication protocols (MQTT over TLS, CoAP with DTLS), defense-in-depth strategies incorporating OWASP Top 10 recommendations, robust authentication and authorization using OAuth 2.0 and OpenID Connect, and role-based access control enforcing least privilege principles. Notably, browser storage APIs (localStorage, sessionStorage) are avoided in favor of in-memory state management to ensure system stability.</w:t>
      </w:r>
    </w:p>
    <w:p w14:paraId="05C5FEA6" w14:textId="77777777" w:rsidR="00037FFA" w:rsidRPr="00F7596D" w:rsidRDefault="00037FFA" w:rsidP="00037FFA">
      <w:pPr>
        <w:pStyle w:val="BodyText"/>
      </w:pPr>
    </w:p>
    <w:p w14:paraId="17C6E7B8" w14:textId="77777777" w:rsidR="00037FFA" w:rsidRPr="00F7596D" w:rsidRDefault="00037FFA" w:rsidP="00037FFA">
      <w:pPr>
        <w:pStyle w:val="BodyText"/>
        <w:rPr>
          <w:b/>
          <w:bCs/>
        </w:rPr>
      </w:pPr>
      <w:r w:rsidRPr="04B1526A">
        <w:rPr>
          <w:b/>
          <w:bCs/>
        </w:rPr>
        <w:t>Zero-Trust Architecture and Decentralized Identity</w:t>
      </w:r>
    </w:p>
    <w:p w14:paraId="44B44746" w14:textId="77777777" w:rsidR="00037FFA" w:rsidRPr="00F7596D" w:rsidRDefault="00037FFA" w:rsidP="00037FFA">
      <w:pPr>
        <w:pStyle w:val="BodyText"/>
        <w:jc w:val="both"/>
      </w:pPr>
      <w:r>
        <w:t>The transformation of traditional supply chains into cyber-physical systems has driven adoption of zero-trust security models. Current implementations leverage W3C Verifiable Credentials and Self-Sovereign Identity principles, supported by Distributed Ledger Technologies for traceability and accountability across organizational boundaries. Hardware-integrated solutions using secure cloud-compatible HSMs, blockchain-based accountability mechanisms aligned with European Blockchain Services Infrastructure, and Keycloak-integrated authentication services represent the state of practice.</w:t>
      </w:r>
    </w:p>
    <w:p w14:paraId="531F2291" w14:textId="77777777" w:rsidR="00037FFA" w:rsidRPr="00F7596D" w:rsidRDefault="00037FFA" w:rsidP="00037FFA">
      <w:pPr>
        <w:pStyle w:val="BodyText"/>
      </w:pPr>
    </w:p>
    <w:p w14:paraId="6C7E0238" w14:textId="77777777" w:rsidR="00037FFA" w:rsidRPr="00F7596D" w:rsidRDefault="00037FFA" w:rsidP="00037FFA">
      <w:pPr>
        <w:pStyle w:val="BodyText"/>
        <w:rPr>
          <w:b/>
          <w:bCs/>
        </w:rPr>
      </w:pPr>
      <w:r w:rsidRPr="04B1526A">
        <w:rPr>
          <w:b/>
          <w:bCs/>
        </w:rPr>
        <w:t>Human-Centered Security</w:t>
      </w:r>
    </w:p>
    <w:p w14:paraId="39280D9D" w14:textId="77777777" w:rsidR="00037FFA" w:rsidRPr="00F7596D" w:rsidRDefault="00037FFA" w:rsidP="00037FFA">
      <w:pPr>
        <w:pStyle w:val="BodyText"/>
        <w:jc w:val="both"/>
      </w:pPr>
      <w:r>
        <w:t>Recognition that pure technological solutions are insufficient has led to emphasis on human-technology interaction and protection experience. Current approaches focus on AI/ML-powered situational awareness to address the complexity consumers face in sensing security situations. This shift acknowledges that human error remains a significant cybersecurity risk and that declining consumer trust in digital services requires solutions beyond technical protections alone.</w:t>
      </w:r>
    </w:p>
    <w:p w14:paraId="509F0FD5" w14:textId="77777777" w:rsidR="00037FFA" w:rsidRPr="00F7596D" w:rsidRDefault="00037FFA" w:rsidP="00037FFA">
      <w:pPr>
        <w:pStyle w:val="BodyText"/>
      </w:pPr>
    </w:p>
    <w:p w14:paraId="012F4961" w14:textId="77777777" w:rsidR="00037FFA" w:rsidRPr="00F7596D" w:rsidRDefault="00037FFA" w:rsidP="00037FFA">
      <w:pPr>
        <w:pStyle w:val="BodyText"/>
        <w:rPr>
          <w:b/>
          <w:bCs/>
        </w:rPr>
      </w:pPr>
      <w:r w:rsidRPr="04B1526A">
        <w:rPr>
          <w:b/>
          <w:bCs/>
        </w:rPr>
        <w:t>Access Control and Authentication</w:t>
      </w:r>
    </w:p>
    <w:p w14:paraId="0E1ED067" w14:textId="77777777" w:rsidR="00037FFA" w:rsidRPr="00F7596D" w:rsidRDefault="00037FFA" w:rsidP="00037FFA">
      <w:pPr>
        <w:pStyle w:val="BodyText"/>
        <w:jc w:val="both"/>
      </w:pPr>
      <w:r>
        <w:t>Contemporary access control implementations combine multiple approaches. For drone operations and collaborative robotics, Elliptic Curve Cryptography-based schemes provide mutual authentication and key agreement. However, gaps remain in dynamic access policies, real-time updates of access rights, and efficient mechanisms suitable for time-sensitive scenarios. Role-based access control following ISO 27001 requirements, combined with principle of least privilege enforcement, represents standard practice in enterprise environments.</w:t>
      </w:r>
    </w:p>
    <w:p w14:paraId="4F2DC1CE" w14:textId="77777777" w:rsidR="00037FFA" w:rsidRPr="00F7596D" w:rsidRDefault="00037FFA" w:rsidP="00037FFA">
      <w:pPr>
        <w:pStyle w:val="BodyText"/>
      </w:pPr>
    </w:p>
    <w:p w14:paraId="2970DEA1" w14:textId="77777777" w:rsidR="00037FFA" w:rsidRPr="00F7596D" w:rsidRDefault="00037FFA" w:rsidP="00037FFA">
      <w:pPr>
        <w:pStyle w:val="BodyText"/>
        <w:rPr>
          <w:b/>
          <w:bCs/>
        </w:rPr>
      </w:pPr>
      <w:r w:rsidRPr="04B1526A">
        <w:rPr>
          <w:b/>
          <w:bCs/>
        </w:rPr>
        <w:t>Data Protection and Cryptography</w:t>
      </w:r>
    </w:p>
    <w:p w14:paraId="6A19A01A" w14:textId="77777777" w:rsidR="00037FFA" w:rsidRPr="00F7596D" w:rsidRDefault="00037FFA" w:rsidP="00037FFA">
      <w:pPr>
        <w:pStyle w:val="BodyText"/>
        <w:jc w:val="both"/>
      </w:pPr>
      <w:r>
        <w:t>Current security architectures mandate encryption for data in transit and at rest using modern acknowledged industry standard algorithms, network segmentation and firewalling, frequent patching with documented processes for zero-day vulnerability mitigation, and real-time malware protection. Implementations increasingly adopt zero-trust security models where every input is treated as potentially malicious regardless of source.</w:t>
      </w:r>
    </w:p>
    <w:p w14:paraId="741FE893" w14:textId="77777777" w:rsidR="00037FFA" w:rsidRPr="00F7596D" w:rsidRDefault="00037FFA" w:rsidP="00037FFA">
      <w:pPr>
        <w:pStyle w:val="BodyText"/>
      </w:pPr>
    </w:p>
    <w:p w14:paraId="072A3529" w14:textId="77777777" w:rsidR="00037FFA" w:rsidRPr="00F7596D" w:rsidRDefault="00037FFA" w:rsidP="00037FFA">
      <w:pPr>
        <w:pStyle w:val="BodyText"/>
        <w:rPr>
          <w:b/>
          <w:bCs/>
        </w:rPr>
      </w:pPr>
      <w:r w:rsidRPr="04B1526A">
        <w:rPr>
          <w:b/>
          <w:bCs/>
        </w:rPr>
        <w:t>Digital Twins and Situational Awareness</w:t>
      </w:r>
    </w:p>
    <w:p w14:paraId="79460CC7" w14:textId="77777777" w:rsidR="00037FFA" w:rsidRPr="00F7596D" w:rsidRDefault="00037FFA" w:rsidP="00037FFA">
      <w:pPr>
        <w:pStyle w:val="BodyText"/>
        <w:jc w:val="both"/>
      </w:pPr>
      <w:r>
        <w:t>Digital twin technologies are emerging as important tools for security monitoring and decision-making. Modern solutions leverage real-time data from sensors and IoT devices to create virtual replicas enabling informed decision-making, operational efficiency improvements, and platforms for continuous testing and refinement in controlled environments. These technologies integrate with distributed ledger systems and decentralized identifiers to establish trustworthy digital ecosystems.</w:t>
      </w:r>
    </w:p>
    <w:p w14:paraId="0F6538EA" w14:textId="77777777" w:rsidR="00037FFA" w:rsidRPr="00F7596D" w:rsidRDefault="00037FFA" w:rsidP="00037FFA">
      <w:pPr>
        <w:pStyle w:val="BodyText"/>
      </w:pPr>
    </w:p>
    <w:p w14:paraId="39451DFC" w14:textId="77777777" w:rsidR="00037FFA" w:rsidRPr="00F7596D" w:rsidRDefault="00037FFA" w:rsidP="00037FFA">
      <w:pPr>
        <w:pStyle w:val="BodyText"/>
        <w:rPr>
          <w:b/>
          <w:bCs/>
        </w:rPr>
      </w:pPr>
      <w:r w:rsidRPr="04B1526A">
        <w:rPr>
          <w:b/>
          <w:bCs/>
        </w:rPr>
        <w:t>Sector-Specific Challenges</w:t>
      </w:r>
    </w:p>
    <w:p w14:paraId="2B9C1022" w14:textId="77777777" w:rsidR="00037FFA" w:rsidRPr="00F7596D" w:rsidRDefault="00037FFA" w:rsidP="00037FFA">
      <w:pPr>
        <w:pStyle w:val="BodyText"/>
        <w:jc w:val="both"/>
      </w:pPr>
      <w:r>
        <w:t>Aviation sectors face requirements for soft real-time resilient systems with explainability for data transformations leading to safety-critical decisions. Automotive and logistics environments require secure parameter modification and system updates with real-time risk assessment, AI-driven state analysis, and fail-safe recovery features. Energy communities must balance flexibility service provision with strict data protection and secure actuation workflows.</w:t>
      </w:r>
    </w:p>
    <w:p w14:paraId="1D23BC0D" w14:textId="77777777" w:rsidR="00037FFA" w:rsidRDefault="00037FFA" w:rsidP="00037FFA"/>
    <w:p w14:paraId="79189214" w14:textId="77777777" w:rsidR="00854020" w:rsidRDefault="00854020" w:rsidP="00854020">
      <w:pPr>
        <w:pStyle w:val="Heading1"/>
        <w:rPr>
          <w:kern w:val="28"/>
          <w:sz w:val="28"/>
          <w:szCs w:val="28"/>
        </w:rPr>
      </w:pPr>
      <w:bookmarkStart w:id="57" w:name="_Toc227329367"/>
      <w:bookmarkEnd w:id="43"/>
      <w:r>
        <w:rPr>
          <w:kern w:val="28"/>
          <w:sz w:val="28"/>
          <w:szCs w:val="28"/>
        </w:rPr>
        <w:t>Description of the Sa4CPS concept framework</w:t>
      </w:r>
      <w:bookmarkEnd w:id="57"/>
    </w:p>
    <w:p w14:paraId="3EA91455" w14:textId="77777777" w:rsidR="00854020" w:rsidRDefault="00854020" w:rsidP="00854020">
      <w:pPr>
        <w:pStyle w:val="Heading2"/>
      </w:pPr>
      <w:bookmarkStart w:id="58" w:name="_Toc227329368"/>
      <w:r>
        <w:t>Methodological approach</w:t>
      </w:r>
      <w:bookmarkEnd w:id="58"/>
    </w:p>
    <w:p w14:paraId="777DDF83" w14:textId="77777777" w:rsidR="00854020" w:rsidRDefault="00854020" w:rsidP="00854020">
      <w:pPr>
        <w:pStyle w:val="BodyText"/>
      </w:pPr>
      <w:r>
        <w:rPr>
          <w:noProof/>
        </w:rPr>
        <w:drawing>
          <wp:inline distT="0" distB="0" distL="0" distR="0" wp14:anchorId="73042A1B" wp14:editId="049C791B">
            <wp:extent cx="6027242" cy="3502936"/>
            <wp:effectExtent l="0" t="0" r="0" b="2540"/>
            <wp:docPr id="1357744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7218" cy="3514546"/>
                    </a:xfrm>
                    <a:prstGeom prst="rect">
                      <a:avLst/>
                    </a:prstGeom>
                    <a:noFill/>
                  </pic:spPr>
                </pic:pic>
              </a:graphicData>
            </a:graphic>
          </wp:inline>
        </w:drawing>
      </w:r>
    </w:p>
    <w:p w14:paraId="32F48E3D" w14:textId="77C33F6C" w:rsidR="00854020" w:rsidRDefault="00864539" w:rsidP="00864539">
      <w:pPr>
        <w:pStyle w:val="Caption"/>
      </w:pPr>
      <w:bookmarkStart w:id="59" w:name="_Ref225323954"/>
      <w:r>
        <w:t xml:space="preserve">Figure </w:t>
      </w:r>
      <w:r>
        <w:fldChar w:fldCharType="begin"/>
      </w:r>
      <w:r>
        <w:instrText xml:space="preserve"> SEQ Figure \* ARABIC </w:instrText>
      </w:r>
      <w:r>
        <w:fldChar w:fldCharType="separate"/>
      </w:r>
      <w:r>
        <w:rPr>
          <w:noProof/>
        </w:rPr>
        <w:t>7</w:t>
      </w:r>
      <w:r>
        <w:fldChar w:fldCharType="end"/>
      </w:r>
      <w:bookmarkEnd w:id="59"/>
      <w:r w:rsidR="002F7C82">
        <w:t xml:space="preserve">. </w:t>
      </w:r>
      <w:r w:rsidR="008E1A01">
        <w:t>A view to the Sa4CPS concept framework</w:t>
      </w:r>
    </w:p>
    <w:p w14:paraId="6B01987E" w14:textId="77777777" w:rsidR="00854020" w:rsidRDefault="00854020" w:rsidP="00854020">
      <w:pPr>
        <w:pStyle w:val="BodyText"/>
      </w:pPr>
    </w:p>
    <w:p w14:paraId="448266B9" w14:textId="456BBF77" w:rsidR="00854020" w:rsidRDefault="00854020" w:rsidP="008B5AE1">
      <w:pPr>
        <w:pStyle w:val="BodyText"/>
        <w:ind w:left="432"/>
        <w:jc w:val="both"/>
        <w:rPr>
          <w:noProof/>
        </w:rPr>
      </w:pPr>
      <w:r>
        <w:t xml:space="preserve">A preliminary view to the main functional blocks (FB) of the Sa4CPS concept framework is depicted in the </w:t>
      </w:r>
      <w:r>
        <w:fldChar w:fldCharType="begin"/>
      </w:r>
      <w:r>
        <w:instrText xml:space="preserve"> REF _Ref201574993 \h </w:instrText>
      </w:r>
      <w:r>
        <w:fldChar w:fldCharType="separate"/>
      </w:r>
      <w:r>
        <w:t xml:space="preserve">Figure </w:t>
      </w:r>
      <w:r>
        <w:rPr>
          <w:noProof/>
        </w:rPr>
        <w:t>22</w:t>
      </w:r>
      <w:r>
        <w:fldChar w:fldCharType="end"/>
      </w:r>
      <w:r>
        <w:fldChar w:fldCharType="begin"/>
      </w:r>
      <w:r>
        <w:instrText xml:space="preserve"> REF _Ref201574993 \h </w:instrText>
      </w:r>
      <w:r>
        <w:fldChar w:fldCharType="separate"/>
      </w:r>
      <w:r>
        <w:t xml:space="preserve">Figure </w:t>
      </w:r>
      <w:r>
        <w:rPr>
          <w:noProof/>
        </w:rPr>
        <w:t>22</w:t>
      </w:r>
      <w:r>
        <w:fldChar w:fldCharType="end"/>
      </w:r>
      <w:r>
        <w:t xml:space="preserve">. The reasoning of these functional blocks have been clarified in the section 3 of this report. Short descriptions of the FBs, related tasks of the WP3-5 and main contribution areas of the UCs into the FBs are overviewed in the </w:t>
      </w:r>
      <w:r>
        <w:fldChar w:fldCharType="begin"/>
      </w:r>
      <w:r>
        <w:instrText xml:space="preserve"> REF _Ref201676753 \h </w:instrText>
      </w:r>
      <w:r>
        <w:fldChar w:fldCharType="separate"/>
      </w:r>
      <w:r>
        <w:t xml:space="preserve">Table </w:t>
      </w:r>
      <w:r>
        <w:rPr>
          <w:noProof/>
        </w:rPr>
        <w:t>13</w:t>
      </w:r>
      <w:r>
        <w:fldChar w:fldCharType="end"/>
      </w:r>
      <w:r>
        <w:fldChar w:fldCharType="begin"/>
      </w:r>
      <w:r>
        <w:instrText xml:space="preserve"> REF _Ref201649969 \h </w:instrText>
      </w:r>
      <w:r>
        <w:fldChar w:fldCharType="separate"/>
      </w:r>
      <w:r>
        <w:rPr>
          <w:b/>
          <w:bCs/>
          <w:lang w:val="en-US"/>
        </w:rPr>
        <w:t>Error! Reference source not found.</w:t>
      </w:r>
      <w:r>
        <w:fldChar w:fldCharType="end"/>
      </w:r>
      <w:r>
        <w:t xml:space="preserve">. The UC contributions into the tasks are also further depicted in the </w:t>
      </w:r>
      <w:r>
        <w:fldChar w:fldCharType="begin"/>
      </w:r>
      <w:r>
        <w:instrText xml:space="preserve"> REF _Ref201676801 \h </w:instrText>
      </w:r>
      <w:r>
        <w:fldChar w:fldCharType="separate"/>
      </w:r>
      <w:r>
        <w:t xml:space="preserve">Table </w:t>
      </w:r>
      <w:r>
        <w:rPr>
          <w:noProof/>
        </w:rPr>
        <w:t>14</w:t>
      </w:r>
      <w:r>
        <w:fldChar w:fldCharType="end"/>
      </w:r>
    </w:p>
    <w:p w14:paraId="59AB967B" w14:textId="77777777" w:rsidR="00854020" w:rsidRDefault="00854020" w:rsidP="00854020">
      <w:pPr>
        <w:pStyle w:val="BodyText"/>
      </w:pPr>
    </w:p>
    <w:p w14:paraId="1265C008" w14:textId="77D65837" w:rsidR="002978E1" w:rsidRDefault="003F0589" w:rsidP="00854020">
      <w:pPr>
        <w:pStyle w:val="Heading2"/>
      </w:pPr>
      <w:bookmarkStart w:id="60" w:name="_Toc227329369"/>
      <w:r>
        <w:t>Functional blocks</w:t>
      </w:r>
      <w:bookmarkEnd w:id="60"/>
    </w:p>
    <w:p w14:paraId="375337C6" w14:textId="693D466D" w:rsidR="000E44FE" w:rsidRPr="000E44FE" w:rsidRDefault="000E44FE" w:rsidP="000E44FE">
      <w:pPr>
        <w:pStyle w:val="BodyText"/>
      </w:pPr>
      <w:r w:rsidRPr="001B5E36">
        <w:rPr>
          <w:highlight w:val="yellow"/>
        </w:rPr>
        <w:t>&lt;this section need to be rewritten, VTT&gt;</w:t>
      </w:r>
    </w:p>
    <w:p w14:paraId="59CB2E66" w14:textId="77777777" w:rsidR="0030370B" w:rsidRPr="00916811" w:rsidRDefault="0030370B" w:rsidP="0030370B">
      <w:pPr>
        <w:pStyle w:val="BodyText"/>
        <w:jc w:val="both"/>
      </w:pPr>
      <w:r w:rsidRPr="00916811">
        <w:rPr>
          <w:noProof/>
        </w:rPr>
        <w:drawing>
          <wp:inline distT="0" distB="0" distL="0" distR="0" wp14:anchorId="2FF90C39" wp14:editId="0056BAA2">
            <wp:extent cx="6228271" cy="3475861"/>
            <wp:effectExtent l="0" t="0" r="1270" b="0"/>
            <wp:docPr id="599366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9683" cy="3493392"/>
                    </a:xfrm>
                    <a:prstGeom prst="rect">
                      <a:avLst/>
                    </a:prstGeom>
                    <a:noFill/>
                  </pic:spPr>
                </pic:pic>
              </a:graphicData>
            </a:graphic>
          </wp:inline>
        </w:drawing>
      </w:r>
    </w:p>
    <w:p w14:paraId="62BFEABA" w14:textId="470A6C8E" w:rsidR="0030370B" w:rsidRPr="00916811" w:rsidRDefault="0030370B" w:rsidP="0030370B">
      <w:pPr>
        <w:pStyle w:val="Caption"/>
      </w:pPr>
      <w:bookmarkStart w:id="61" w:name="_Ref201574993"/>
      <w:bookmarkStart w:id="62" w:name="_Toc225251531"/>
      <w:r>
        <w:t xml:space="preserve">Figure </w:t>
      </w:r>
      <w:r>
        <w:fldChar w:fldCharType="begin"/>
      </w:r>
      <w:r>
        <w:instrText xml:space="preserve"> SEQ Figure \* ARABIC </w:instrText>
      </w:r>
      <w:r>
        <w:fldChar w:fldCharType="separate"/>
      </w:r>
      <w:r w:rsidR="00864539">
        <w:rPr>
          <w:noProof/>
        </w:rPr>
        <w:t>8</w:t>
      </w:r>
      <w:r>
        <w:fldChar w:fldCharType="end"/>
      </w:r>
      <w:bookmarkEnd w:id="61"/>
      <w:r>
        <w:t>. A preliminary view to the Sa4CPS concept framework – main functional blocks.</w:t>
      </w:r>
      <w:bookmarkEnd w:id="62"/>
    </w:p>
    <w:p w14:paraId="779CBC15" w14:textId="77777777" w:rsidR="0030370B" w:rsidRPr="00916811" w:rsidRDefault="0030370B" w:rsidP="0030370B">
      <w:pPr>
        <w:pStyle w:val="BodyText"/>
        <w:jc w:val="both"/>
      </w:pPr>
    </w:p>
    <w:p w14:paraId="52E85BA7" w14:textId="77777777" w:rsidR="0030370B" w:rsidRDefault="0030370B" w:rsidP="0030370B">
      <w:pPr>
        <w:pStyle w:val="BodyText"/>
        <w:jc w:val="both"/>
      </w:pPr>
    </w:p>
    <w:p w14:paraId="3710F068" w14:textId="77777777" w:rsidR="0030370B" w:rsidRDefault="0030370B" w:rsidP="0030370B">
      <w:pPr>
        <w:pStyle w:val="Caption"/>
        <w:keepNext/>
        <w:jc w:val="both"/>
      </w:pPr>
      <w:bookmarkStart w:id="63" w:name="_Ref201676753"/>
      <w:r>
        <w:t xml:space="preserve">Table </w:t>
      </w:r>
      <w:r>
        <w:fldChar w:fldCharType="begin"/>
      </w:r>
      <w:r>
        <w:instrText xml:space="preserve"> SEQ Table \* ARABIC </w:instrText>
      </w:r>
      <w:r>
        <w:fldChar w:fldCharType="separate"/>
      </w:r>
      <w:r>
        <w:rPr>
          <w:noProof/>
        </w:rPr>
        <w:t>13</w:t>
      </w:r>
      <w:r>
        <w:fldChar w:fldCharType="end"/>
      </w:r>
      <w:bookmarkEnd w:id="63"/>
      <w:r>
        <w:t xml:space="preserve">. </w:t>
      </w:r>
      <w:r w:rsidRPr="00A15959">
        <w:t>Description of the FBs, related tasks of the WP3-5 and contribution areas of the UCs into the FBs</w:t>
      </w:r>
      <w:r>
        <w:t>.</w:t>
      </w:r>
    </w:p>
    <w:p w14:paraId="1FE39E59" w14:textId="77777777" w:rsidR="0030370B" w:rsidRDefault="0030370B" w:rsidP="0030370B">
      <w:pPr>
        <w:pStyle w:val="BodyText"/>
        <w:jc w:val="both"/>
      </w:pPr>
      <w:r w:rsidRPr="00C232D0">
        <w:rPr>
          <w:noProof/>
        </w:rPr>
        <w:drawing>
          <wp:inline distT="0" distB="0" distL="0" distR="0" wp14:anchorId="1A4276C0" wp14:editId="02D26970">
            <wp:extent cx="5574965" cy="4313208"/>
            <wp:effectExtent l="0" t="0" r="6985" b="0"/>
            <wp:docPr id="1944032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2207" cy="4326548"/>
                    </a:xfrm>
                    <a:prstGeom prst="rect">
                      <a:avLst/>
                    </a:prstGeom>
                    <a:noFill/>
                    <a:ln>
                      <a:noFill/>
                    </a:ln>
                  </pic:spPr>
                </pic:pic>
              </a:graphicData>
            </a:graphic>
          </wp:inline>
        </w:drawing>
      </w:r>
    </w:p>
    <w:p w14:paraId="7A3E8AA1" w14:textId="77777777" w:rsidR="0030370B" w:rsidRDefault="0030370B" w:rsidP="0030370B">
      <w:pPr>
        <w:pStyle w:val="BodyText"/>
        <w:jc w:val="both"/>
      </w:pPr>
    </w:p>
    <w:p w14:paraId="4C593B92" w14:textId="77777777" w:rsidR="0030370B" w:rsidRPr="00916811" w:rsidRDefault="0030370B" w:rsidP="0030370B">
      <w:pPr>
        <w:pStyle w:val="BodyText"/>
        <w:jc w:val="both"/>
      </w:pPr>
    </w:p>
    <w:p w14:paraId="164F3E43" w14:textId="77777777" w:rsidR="0030370B" w:rsidRDefault="0030370B" w:rsidP="0030370B">
      <w:pPr>
        <w:pStyle w:val="Caption"/>
        <w:keepNext/>
        <w:jc w:val="both"/>
      </w:pPr>
      <w:bookmarkStart w:id="64" w:name="_Ref201676801"/>
      <w:r>
        <w:t xml:space="preserve">Table </w:t>
      </w:r>
      <w:r>
        <w:fldChar w:fldCharType="begin"/>
      </w:r>
      <w:r>
        <w:instrText xml:space="preserve"> SEQ Table \* ARABIC </w:instrText>
      </w:r>
      <w:r>
        <w:fldChar w:fldCharType="separate"/>
      </w:r>
      <w:r>
        <w:rPr>
          <w:noProof/>
        </w:rPr>
        <w:t>14</w:t>
      </w:r>
      <w:r>
        <w:fldChar w:fldCharType="end"/>
      </w:r>
      <w:bookmarkEnd w:id="64"/>
      <w:r>
        <w:t xml:space="preserve">. </w:t>
      </w:r>
      <w:r w:rsidRPr="0014202F">
        <w:t>Contribution areas of the use cases into the functional blocks in different tasks of the WPs3-5.</w:t>
      </w:r>
    </w:p>
    <w:p w14:paraId="41FE624E" w14:textId="77777777" w:rsidR="00040BB3" w:rsidRDefault="00040BB3" w:rsidP="0030370B">
      <w:pPr>
        <w:pStyle w:val="BodyText"/>
        <w:ind w:left="720"/>
        <w:jc w:val="both"/>
        <w:sectPr w:rsidR="00040BB3" w:rsidSect="005D2393">
          <w:headerReference w:type="even" r:id="rId24"/>
          <w:type w:val="continuous"/>
          <w:pgSz w:w="11906" w:h="16838" w:code="9"/>
          <w:pgMar w:top="2410" w:right="851" w:bottom="1560" w:left="1361" w:header="851" w:footer="61" w:gutter="0"/>
          <w:pgNumType w:start="1"/>
          <w:cols w:space="720"/>
          <w:formProt w:val="0"/>
          <w:titlePg/>
          <w:docGrid w:linePitch="360"/>
        </w:sectPr>
      </w:pPr>
    </w:p>
    <w:p w14:paraId="570E32DC" w14:textId="77777777" w:rsidR="00040BB3" w:rsidRDefault="0030370B" w:rsidP="0030370B">
      <w:pPr>
        <w:pStyle w:val="BodyText"/>
        <w:ind w:left="720"/>
        <w:jc w:val="both"/>
        <w:sectPr w:rsidR="00040BB3" w:rsidSect="00040BB3">
          <w:type w:val="continuous"/>
          <w:pgSz w:w="16838" w:h="11906" w:orient="landscape" w:code="9"/>
          <w:pgMar w:top="851" w:right="1559" w:bottom="1361" w:left="2410" w:header="851" w:footer="62" w:gutter="0"/>
          <w:pgNumType w:start="1"/>
          <w:cols w:space="720"/>
          <w:formProt w:val="0"/>
          <w:titlePg/>
          <w:docGrid w:linePitch="360"/>
        </w:sectPr>
      </w:pPr>
      <w:r w:rsidRPr="002B0FB8">
        <w:rPr>
          <w:noProof/>
        </w:rPr>
        <w:drawing>
          <wp:anchor distT="0" distB="0" distL="114300" distR="114300" simplePos="0" relativeHeight="251658240" behindDoc="0" locked="0" layoutInCell="1" allowOverlap="1" wp14:anchorId="5D23ACAF" wp14:editId="1948050B">
            <wp:simplePos x="0" y="0"/>
            <wp:positionH relativeFrom="page">
              <wp:align>center</wp:align>
            </wp:positionH>
            <wp:positionV relativeFrom="paragraph">
              <wp:posOffset>182245</wp:posOffset>
            </wp:positionV>
            <wp:extent cx="10382297" cy="5010150"/>
            <wp:effectExtent l="0" t="0" r="0" b="0"/>
            <wp:wrapThrough wrapText="bothSides">
              <wp:wrapPolygon edited="0">
                <wp:start x="0" y="0"/>
                <wp:lineTo x="0" y="21518"/>
                <wp:lineTo x="20728" y="21518"/>
                <wp:lineTo x="20728" y="19711"/>
                <wp:lineTo x="21560" y="19300"/>
                <wp:lineTo x="21560" y="19136"/>
                <wp:lineTo x="20728" y="18397"/>
                <wp:lineTo x="21560" y="17494"/>
                <wp:lineTo x="21560" y="17329"/>
                <wp:lineTo x="20728" y="17083"/>
                <wp:lineTo x="20728" y="15769"/>
                <wp:lineTo x="21560" y="15194"/>
                <wp:lineTo x="21560" y="15030"/>
                <wp:lineTo x="20728" y="14455"/>
                <wp:lineTo x="21560" y="14290"/>
                <wp:lineTo x="21560" y="14208"/>
                <wp:lineTo x="21402" y="13141"/>
                <wp:lineTo x="21481" y="12566"/>
                <wp:lineTo x="21243" y="12073"/>
                <wp:lineTo x="20728" y="11827"/>
                <wp:lineTo x="20728" y="10513"/>
                <wp:lineTo x="21560" y="10348"/>
                <wp:lineTo x="21560" y="10102"/>
                <wp:lineTo x="20728" y="9198"/>
                <wp:lineTo x="21560" y="8377"/>
                <wp:lineTo x="21560" y="8213"/>
                <wp:lineTo x="20728" y="7884"/>
                <wp:lineTo x="20728" y="6570"/>
                <wp:lineTo x="21560" y="5667"/>
                <wp:lineTo x="21560" y="5503"/>
                <wp:lineTo x="20728" y="5256"/>
                <wp:lineTo x="20728" y="3942"/>
                <wp:lineTo x="21560" y="3121"/>
                <wp:lineTo x="21560" y="0"/>
                <wp:lineTo x="0" y="0"/>
              </wp:wrapPolygon>
            </wp:wrapThrough>
            <wp:docPr id="365597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382297" cy="5010150"/>
                    </a:xfrm>
                    <a:prstGeom prst="rect">
                      <a:avLst/>
                    </a:prstGeom>
                    <a:noFill/>
                    <a:ln>
                      <a:noFill/>
                    </a:ln>
                  </pic:spPr>
                </pic:pic>
              </a:graphicData>
            </a:graphic>
          </wp:anchor>
        </w:drawing>
      </w:r>
    </w:p>
    <w:p w14:paraId="79144B3B" w14:textId="36280329" w:rsidR="0030370B" w:rsidRPr="00916811" w:rsidRDefault="0030370B" w:rsidP="0030370B">
      <w:pPr>
        <w:pStyle w:val="BodyText"/>
        <w:ind w:left="720"/>
        <w:jc w:val="both"/>
      </w:pPr>
    </w:p>
    <w:p w14:paraId="1A970DCC" w14:textId="77777777" w:rsidR="0030370B" w:rsidRDefault="0030370B" w:rsidP="0030370B">
      <w:pPr>
        <w:pStyle w:val="BodyText"/>
      </w:pPr>
    </w:p>
    <w:p w14:paraId="33AEF3C9" w14:textId="77777777" w:rsidR="0030370B" w:rsidRPr="0030370B" w:rsidRDefault="0030370B" w:rsidP="0030370B">
      <w:pPr>
        <w:pStyle w:val="BodyText"/>
      </w:pPr>
    </w:p>
    <w:p w14:paraId="534490E2" w14:textId="77777777" w:rsidR="0030370B" w:rsidRPr="0030370B" w:rsidRDefault="0030370B" w:rsidP="0030370B">
      <w:pPr>
        <w:pStyle w:val="BodyText"/>
      </w:pPr>
    </w:p>
    <w:p w14:paraId="26B8CD45" w14:textId="64FE7F47" w:rsidR="00854020" w:rsidRDefault="00854020" w:rsidP="00854020">
      <w:pPr>
        <w:pStyle w:val="Heading2"/>
      </w:pPr>
      <w:bookmarkStart w:id="65" w:name="_Toc227329370"/>
      <w:r>
        <w:t>Scope of work packages in the Sa4CPS concept development</w:t>
      </w:r>
      <w:bookmarkEnd w:id="65"/>
    </w:p>
    <w:p w14:paraId="1AA788B7" w14:textId="77777777" w:rsidR="00854020" w:rsidRDefault="00854020" w:rsidP="00854020">
      <w:pPr>
        <w:pStyle w:val="BodyText"/>
      </w:pPr>
    </w:p>
    <w:p w14:paraId="2834943F" w14:textId="77777777" w:rsidR="00854020" w:rsidRDefault="00854020" w:rsidP="00854020">
      <w:pPr>
        <w:pStyle w:val="BodyText"/>
      </w:pPr>
      <w:r>
        <w:rPr>
          <w:noProof/>
        </w:rPr>
        <w:drawing>
          <wp:inline distT="0" distB="0" distL="0" distR="0" wp14:anchorId="0F8C703E" wp14:editId="0409E1E3">
            <wp:extent cx="5444020" cy="3156740"/>
            <wp:effectExtent l="0" t="0" r="4445" b="5715"/>
            <wp:docPr id="1541030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1080" cy="3166632"/>
                    </a:xfrm>
                    <a:prstGeom prst="rect">
                      <a:avLst/>
                    </a:prstGeom>
                    <a:noFill/>
                  </pic:spPr>
                </pic:pic>
              </a:graphicData>
            </a:graphic>
          </wp:inline>
        </w:drawing>
      </w:r>
    </w:p>
    <w:p w14:paraId="0427FE78" w14:textId="77777777" w:rsidR="00854020" w:rsidRDefault="00854020" w:rsidP="00854020">
      <w:pPr>
        <w:pStyle w:val="BodyText"/>
      </w:pPr>
    </w:p>
    <w:p w14:paraId="0D5A034F" w14:textId="77777777" w:rsidR="00854020" w:rsidRDefault="00854020" w:rsidP="00854020">
      <w:pPr>
        <w:pStyle w:val="Heading2"/>
      </w:pPr>
      <w:bookmarkStart w:id="66" w:name="_Toc227329371"/>
      <w:r>
        <w:t>A deployment example</w:t>
      </w:r>
      <w:bookmarkEnd w:id="66"/>
    </w:p>
    <w:p w14:paraId="513DACA3" w14:textId="77777777" w:rsidR="00854020" w:rsidRDefault="00854020" w:rsidP="00854020">
      <w:pPr>
        <w:pStyle w:val="BodyText"/>
      </w:pPr>
    </w:p>
    <w:p w14:paraId="4614D93C" w14:textId="77777777" w:rsidR="00854020" w:rsidRDefault="00854020" w:rsidP="00854020">
      <w:pPr>
        <w:pStyle w:val="BodyText"/>
      </w:pPr>
      <w:r>
        <w:rPr>
          <w:noProof/>
        </w:rPr>
        <w:drawing>
          <wp:inline distT="0" distB="0" distL="0" distR="0" wp14:anchorId="2FB3210E" wp14:editId="54038290">
            <wp:extent cx="5391643" cy="3126260"/>
            <wp:effectExtent l="0" t="0" r="0" b="0"/>
            <wp:docPr id="398709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6417" cy="3134827"/>
                    </a:xfrm>
                    <a:prstGeom prst="rect">
                      <a:avLst/>
                    </a:prstGeom>
                    <a:noFill/>
                  </pic:spPr>
                </pic:pic>
              </a:graphicData>
            </a:graphic>
          </wp:inline>
        </w:drawing>
      </w:r>
    </w:p>
    <w:p w14:paraId="28DE9B7B" w14:textId="77777777" w:rsidR="00854020" w:rsidRDefault="00854020" w:rsidP="00854020">
      <w:pPr>
        <w:pStyle w:val="BodyText"/>
      </w:pPr>
    </w:p>
    <w:p w14:paraId="7EFF7880" w14:textId="77777777" w:rsidR="00854020" w:rsidRDefault="00854020" w:rsidP="00854020">
      <w:pPr>
        <w:pStyle w:val="BodyText"/>
      </w:pPr>
    </w:p>
    <w:p w14:paraId="29BEB6E5" w14:textId="77777777" w:rsidR="00854020" w:rsidRPr="0062113D" w:rsidRDefault="00854020" w:rsidP="00854020">
      <w:pPr>
        <w:pStyle w:val="BodyText"/>
      </w:pPr>
    </w:p>
    <w:p w14:paraId="32E5C355" w14:textId="3F748162" w:rsidR="00FE5156" w:rsidRDefault="000E44FE" w:rsidP="004457D6">
      <w:pPr>
        <w:pStyle w:val="Heading1"/>
        <w:rPr>
          <w:kern w:val="28"/>
          <w:sz w:val="28"/>
        </w:rPr>
      </w:pPr>
      <w:bookmarkStart w:id="67" w:name="_Toc227329372"/>
      <w:r>
        <w:rPr>
          <w:kern w:val="28"/>
          <w:sz w:val="28"/>
        </w:rPr>
        <w:t xml:space="preserve">Contribution area of the </w:t>
      </w:r>
      <w:r w:rsidR="000B48EE">
        <w:rPr>
          <w:kern w:val="28"/>
          <w:sz w:val="28"/>
        </w:rPr>
        <w:t>u</w:t>
      </w:r>
      <w:r w:rsidR="00783582">
        <w:rPr>
          <w:kern w:val="28"/>
          <w:sz w:val="28"/>
        </w:rPr>
        <w:t>se cases</w:t>
      </w:r>
      <w:r w:rsidR="0078206C">
        <w:rPr>
          <w:kern w:val="28"/>
          <w:sz w:val="28"/>
        </w:rPr>
        <w:t xml:space="preserve"> </w:t>
      </w:r>
      <w:r w:rsidR="001F03B8">
        <w:rPr>
          <w:kern w:val="28"/>
          <w:sz w:val="28"/>
        </w:rPr>
        <w:t>to the Sa4CPS concept</w:t>
      </w:r>
      <w:bookmarkEnd w:id="67"/>
    </w:p>
    <w:p w14:paraId="0CCF4957" w14:textId="25ED3648" w:rsidR="00B345CA" w:rsidRDefault="005F2760" w:rsidP="00B345CA">
      <w:pPr>
        <w:pStyle w:val="BodyText"/>
      </w:pPr>
      <w:r w:rsidRPr="006967F9">
        <w:rPr>
          <w:highlight w:val="yellow"/>
        </w:rPr>
        <w:t xml:space="preserve">&lt;The purpose of this section is to </w:t>
      </w:r>
      <w:r w:rsidR="00C30388" w:rsidRPr="006967F9">
        <w:rPr>
          <w:highlight w:val="yellow"/>
        </w:rPr>
        <w:t xml:space="preserve">describe </w:t>
      </w:r>
      <w:r w:rsidR="004008D3" w:rsidRPr="006967F9">
        <w:rPr>
          <w:highlight w:val="yellow"/>
        </w:rPr>
        <w:t xml:space="preserve">the </w:t>
      </w:r>
      <w:r w:rsidR="00C76ED7" w:rsidRPr="006967F9">
        <w:rPr>
          <w:highlight w:val="yellow"/>
        </w:rPr>
        <w:t>functional areas</w:t>
      </w:r>
      <w:r w:rsidR="00E56804" w:rsidRPr="006967F9">
        <w:rPr>
          <w:highlight w:val="yellow"/>
        </w:rPr>
        <w:t>/blocks</w:t>
      </w:r>
      <w:r w:rsidR="00C76ED7" w:rsidRPr="006967F9">
        <w:rPr>
          <w:highlight w:val="yellow"/>
        </w:rPr>
        <w:t xml:space="preserve"> into which use cases are contributing</w:t>
      </w:r>
      <w:r w:rsidR="00E57FD9" w:rsidRPr="006967F9">
        <w:rPr>
          <w:highlight w:val="yellow"/>
        </w:rPr>
        <w:t xml:space="preserve">, </w:t>
      </w:r>
      <w:r w:rsidR="00331EDC" w:rsidRPr="006967F9">
        <w:rPr>
          <w:highlight w:val="yellow"/>
        </w:rPr>
        <w:t xml:space="preserve">explanation of the </w:t>
      </w:r>
      <w:r w:rsidR="00BC2AC3" w:rsidRPr="006967F9">
        <w:rPr>
          <w:highlight w:val="yellow"/>
        </w:rPr>
        <w:t xml:space="preserve">colored marks in the </w:t>
      </w:r>
      <w:r w:rsidR="00BC2AC3" w:rsidRPr="006967F9">
        <w:rPr>
          <w:highlight w:val="yellow"/>
        </w:rPr>
        <w:fldChar w:fldCharType="begin"/>
      </w:r>
      <w:r w:rsidR="00BC2AC3" w:rsidRPr="006967F9">
        <w:rPr>
          <w:highlight w:val="yellow"/>
        </w:rPr>
        <w:instrText xml:space="preserve"> REF _Ref225323954 \h </w:instrText>
      </w:r>
      <w:r w:rsidR="006967F9">
        <w:rPr>
          <w:highlight w:val="yellow"/>
        </w:rPr>
        <w:instrText xml:space="preserve"> \* MERGEFORMAT </w:instrText>
      </w:r>
      <w:r w:rsidR="00BC2AC3" w:rsidRPr="006967F9">
        <w:rPr>
          <w:highlight w:val="yellow"/>
        </w:rPr>
      </w:r>
      <w:r w:rsidR="00BC2AC3" w:rsidRPr="006967F9">
        <w:rPr>
          <w:highlight w:val="yellow"/>
        </w:rPr>
        <w:fldChar w:fldCharType="separate"/>
      </w:r>
      <w:r w:rsidR="00BC2AC3" w:rsidRPr="006967F9">
        <w:rPr>
          <w:highlight w:val="yellow"/>
        </w:rPr>
        <w:t xml:space="preserve">Figure </w:t>
      </w:r>
      <w:r w:rsidR="00BC2AC3" w:rsidRPr="006967F9">
        <w:rPr>
          <w:noProof/>
          <w:highlight w:val="yellow"/>
        </w:rPr>
        <w:t>7</w:t>
      </w:r>
      <w:r w:rsidR="00BC2AC3" w:rsidRPr="006967F9">
        <w:rPr>
          <w:highlight w:val="yellow"/>
        </w:rPr>
        <w:fldChar w:fldCharType="end"/>
      </w:r>
      <w:r w:rsidR="006967F9" w:rsidRPr="006967F9">
        <w:rPr>
          <w:highlight w:val="yellow"/>
        </w:rPr>
        <w:t>.</w:t>
      </w:r>
      <w:r w:rsidRPr="006967F9">
        <w:rPr>
          <w:highlight w:val="yellow"/>
        </w:rPr>
        <w:t>&gt;</w:t>
      </w:r>
    </w:p>
    <w:p w14:paraId="5C567D24" w14:textId="3A204697" w:rsidR="005F2760" w:rsidRPr="00B345CA" w:rsidRDefault="005F2760" w:rsidP="00B345CA">
      <w:pPr>
        <w:pStyle w:val="BodyText"/>
      </w:pPr>
    </w:p>
    <w:p w14:paraId="5D65A235" w14:textId="1430D1CB" w:rsidR="002E3AF4" w:rsidRPr="00916811" w:rsidRDefault="00DE20D1" w:rsidP="00DE20D1">
      <w:pPr>
        <w:pStyle w:val="Heading2"/>
      </w:pPr>
      <w:bookmarkStart w:id="68" w:name="_Toc227329373"/>
      <w:r>
        <w:t>Overview</w:t>
      </w:r>
      <w:bookmarkEnd w:id="68"/>
    </w:p>
    <w:p w14:paraId="11A20599" w14:textId="0FD88E77" w:rsidR="00724FDE" w:rsidRDefault="00724FDE" w:rsidP="002E3AF4">
      <w:pPr>
        <w:pStyle w:val="BodyText"/>
        <w:jc w:val="both"/>
      </w:pPr>
      <w:r>
        <w:t>&lt;this section need to be rewritten, VTT&gt;</w:t>
      </w:r>
    </w:p>
    <w:p w14:paraId="43BC9B5D" w14:textId="77777777" w:rsidR="00724FDE" w:rsidRDefault="00724FDE" w:rsidP="002E3AF4">
      <w:pPr>
        <w:pStyle w:val="BodyText"/>
        <w:jc w:val="both"/>
      </w:pPr>
    </w:p>
    <w:p w14:paraId="4656B6A9" w14:textId="47580A23" w:rsidR="002E3AF4" w:rsidRPr="00916811" w:rsidRDefault="002E3AF4" w:rsidP="002E3AF4">
      <w:pPr>
        <w:pStyle w:val="BodyText"/>
        <w:jc w:val="both"/>
      </w:pPr>
      <w:r w:rsidRPr="00916811">
        <w:t>The Sa4CPS concept with the application areas, use cases and their potential contribution areas are depicted in</w:t>
      </w:r>
      <w:r w:rsidR="000613CD">
        <w:t xml:space="preserve"> </w:t>
      </w:r>
      <w:r w:rsidR="000613CD">
        <w:fldChar w:fldCharType="begin"/>
      </w:r>
      <w:r w:rsidR="000613CD">
        <w:instrText xml:space="preserve"> REF _Ref194580925 \h </w:instrText>
      </w:r>
      <w:r w:rsidR="000613CD">
        <w:fldChar w:fldCharType="separate"/>
      </w:r>
      <w:r w:rsidR="00480D35" w:rsidRPr="00916811">
        <w:t xml:space="preserve">Figure </w:t>
      </w:r>
      <w:r w:rsidR="00480D35">
        <w:rPr>
          <w:noProof/>
        </w:rPr>
        <w:t>2</w:t>
      </w:r>
      <w:r w:rsidR="000613CD">
        <w:fldChar w:fldCharType="end"/>
      </w:r>
      <w:r w:rsidR="006676DC">
        <w:t>.</w:t>
      </w:r>
      <w:r w:rsidRPr="00916811">
        <w:t xml:space="preserve">. The project has eight use cases, that have both </w:t>
      </w:r>
      <w:r w:rsidR="00E4055A">
        <w:t xml:space="preserve">their </w:t>
      </w:r>
      <w:r w:rsidRPr="00916811">
        <w:t xml:space="preserve">own surrounding business ecosystem and </w:t>
      </w:r>
      <w:r w:rsidR="00E4055A">
        <w:t xml:space="preserve">a </w:t>
      </w:r>
      <w:r w:rsidRPr="00916811">
        <w:t xml:space="preserve">possible application in the port environment. The surrounding business ecosystems are represented as clouds in the figure. Each use case will focus </w:t>
      </w:r>
      <w:r w:rsidR="00B6651F">
        <w:t xml:space="preserve">on </w:t>
      </w:r>
      <w:r w:rsidRPr="00916811">
        <w:t>certain aspects of the Sa4CPs concept, represented as rectangular boxes. The Sa4CPS concept is represented in the centre of the figure</w:t>
      </w:r>
      <w:r w:rsidR="00F153A3">
        <w:t>,</w:t>
      </w:r>
      <w:r w:rsidRPr="00916811">
        <w:t xml:space="preserve"> consisting all these aspects, </w:t>
      </w:r>
      <w:r w:rsidR="00EA5BF4">
        <w:t xml:space="preserve">or </w:t>
      </w:r>
      <w:r w:rsidRPr="00EC11C6">
        <w:rPr>
          <w:i/>
          <w:iCs/>
        </w:rPr>
        <w:t>technical enablers</w:t>
      </w:r>
      <w:r w:rsidRPr="00916811">
        <w:t xml:space="preserve">, and the combined result will be Sa4CPs concept framework, </w:t>
      </w:r>
      <w:r w:rsidR="009F4BFE">
        <w:t xml:space="preserve">the </w:t>
      </w:r>
      <w:r w:rsidR="003C76C7" w:rsidRPr="00916811">
        <w:t xml:space="preserve">elements </w:t>
      </w:r>
      <w:r w:rsidR="009F4BFE">
        <w:t xml:space="preserve">of </w:t>
      </w:r>
      <w:r w:rsidRPr="00916811">
        <w:t>which can be applied e.g. in the focused port environment.</w:t>
      </w:r>
    </w:p>
    <w:p w14:paraId="07AA5DAB" w14:textId="77777777" w:rsidR="002E3AF4" w:rsidRPr="00916811" w:rsidRDefault="002E3AF4" w:rsidP="002E3AF4">
      <w:pPr>
        <w:pStyle w:val="BodyText"/>
      </w:pPr>
      <w:r w:rsidRPr="00916811">
        <w:rPr>
          <w:noProof/>
        </w:rPr>
        <w:drawing>
          <wp:inline distT="0" distB="0" distL="0" distR="0" wp14:anchorId="1A766699" wp14:editId="204A3310">
            <wp:extent cx="5791868" cy="3042920"/>
            <wp:effectExtent l="0" t="0" r="0" b="5080"/>
            <wp:docPr id="8603309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093" name="Picture 2" descr="A screen 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3763" cy="3049169"/>
                    </a:xfrm>
                    <a:prstGeom prst="rect">
                      <a:avLst/>
                    </a:prstGeom>
                    <a:noFill/>
                  </pic:spPr>
                </pic:pic>
              </a:graphicData>
            </a:graphic>
          </wp:inline>
        </w:drawing>
      </w:r>
    </w:p>
    <w:p w14:paraId="2DD82EA8" w14:textId="77777777" w:rsidR="002E3AF4" w:rsidRPr="00916811" w:rsidRDefault="002E3AF4" w:rsidP="002E3AF4">
      <w:pPr>
        <w:pStyle w:val="BodyText"/>
      </w:pPr>
    </w:p>
    <w:p w14:paraId="5982AC16" w14:textId="5BF7E6C4" w:rsidR="002E3AF4" w:rsidRPr="00916811" w:rsidRDefault="002E3AF4" w:rsidP="002E3AF4">
      <w:pPr>
        <w:pStyle w:val="Caption"/>
      </w:pPr>
      <w:bookmarkStart w:id="69" w:name="_Ref194580925"/>
      <w:bookmarkStart w:id="70" w:name="_Toc225251516"/>
      <w:r w:rsidRPr="00916811">
        <w:t xml:space="preserve">Figure </w:t>
      </w:r>
      <w:r w:rsidRPr="00916811">
        <w:fldChar w:fldCharType="begin"/>
      </w:r>
      <w:r w:rsidRPr="00916811">
        <w:instrText xml:space="preserve"> SEQ Figure \* ARABIC </w:instrText>
      </w:r>
      <w:r w:rsidRPr="00916811">
        <w:fldChar w:fldCharType="separate"/>
      </w:r>
      <w:r w:rsidR="00864539">
        <w:rPr>
          <w:noProof/>
        </w:rPr>
        <w:t>9</w:t>
      </w:r>
      <w:r w:rsidRPr="00916811">
        <w:fldChar w:fldCharType="end"/>
      </w:r>
      <w:bookmarkEnd w:id="69"/>
      <w:r w:rsidRPr="00916811">
        <w:t>. Sa4CPS concept with the application areas, use cases and their potential contribution areas.</w:t>
      </w:r>
      <w:bookmarkEnd w:id="70"/>
    </w:p>
    <w:p w14:paraId="0510A5A8" w14:textId="182C4811" w:rsidR="002E3AF4" w:rsidRPr="00916811" w:rsidRDefault="002E3AF4" w:rsidP="002E3AF4">
      <w:pPr>
        <w:pStyle w:val="BodyText"/>
        <w:spacing w:after="240"/>
      </w:pPr>
      <w:r w:rsidRPr="00916811">
        <w:t xml:space="preserve">The Sa4CPS concept, the work plan and technical enablers are depicted in </w:t>
      </w:r>
      <w:r w:rsidRPr="00916811">
        <w:fldChar w:fldCharType="begin"/>
      </w:r>
      <w:r w:rsidRPr="00916811">
        <w:instrText xml:space="preserve"> REF _Ref194580859 \h </w:instrText>
      </w:r>
      <w:r w:rsidRPr="00916811">
        <w:fldChar w:fldCharType="separate"/>
      </w:r>
      <w:r w:rsidR="00480D35" w:rsidRPr="00916811">
        <w:t xml:space="preserve">Figure </w:t>
      </w:r>
      <w:r w:rsidR="00480D35">
        <w:rPr>
          <w:noProof/>
        </w:rPr>
        <w:t>3</w:t>
      </w:r>
      <w:r w:rsidRPr="00916811">
        <w:fldChar w:fldCharType="end"/>
      </w:r>
      <w:r w:rsidRPr="00916811">
        <w:t>. The secure situational awareness functionalities are d</w:t>
      </w:r>
      <w:r w:rsidR="00BF7EDF" w:rsidRPr="00916811">
        <w:t>i</w:t>
      </w:r>
      <w:r w:rsidRPr="00916811">
        <w:t>vided to work packages according to the functionalities that are required in the Sa4CPS system as follows:</w:t>
      </w:r>
    </w:p>
    <w:p w14:paraId="6AAFD374" w14:textId="77777777" w:rsidR="002E3AF4" w:rsidRPr="00916811" w:rsidRDefault="002E3AF4" w:rsidP="002E3AF4">
      <w:pPr>
        <w:pStyle w:val="BodyText"/>
        <w:numPr>
          <w:ilvl w:val="0"/>
          <w:numId w:val="41"/>
        </w:numPr>
      </w:pPr>
      <w:r w:rsidRPr="00916811">
        <w:t>WP3: perception and comprehension</w:t>
      </w:r>
    </w:p>
    <w:p w14:paraId="764FF688" w14:textId="77777777" w:rsidR="002E3AF4" w:rsidRPr="00916811" w:rsidRDefault="002E3AF4" w:rsidP="002E3AF4">
      <w:pPr>
        <w:pStyle w:val="BodyText"/>
        <w:numPr>
          <w:ilvl w:val="0"/>
          <w:numId w:val="41"/>
        </w:numPr>
      </w:pPr>
      <w:r w:rsidRPr="00916811">
        <w:t>WP4: status, projection and actions</w:t>
      </w:r>
    </w:p>
    <w:p w14:paraId="74B1C719" w14:textId="77777777" w:rsidR="002E3AF4" w:rsidRPr="00916811" w:rsidRDefault="002E3AF4" w:rsidP="002E3AF4">
      <w:pPr>
        <w:pStyle w:val="BodyText"/>
        <w:numPr>
          <w:ilvl w:val="0"/>
          <w:numId w:val="41"/>
        </w:numPr>
        <w:spacing w:after="240"/>
      </w:pPr>
      <w:r w:rsidRPr="00916811">
        <w:t>WP5: trust, security and privacy</w:t>
      </w:r>
    </w:p>
    <w:p w14:paraId="6330087C" w14:textId="77777777" w:rsidR="002E3AF4" w:rsidRPr="00916811" w:rsidRDefault="002E3AF4" w:rsidP="002E3AF4">
      <w:pPr>
        <w:pStyle w:val="BodyText"/>
        <w:spacing w:after="240"/>
      </w:pPr>
      <w:r w:rsidRPr="00916811">
        <w:t xml:space="preserve">Each work package area is envisioned to create a set of technical enablers, that are contributed by the project UC(s). Together these technical enablers establish the evaluated core of the secure situational awareness concept (Sa4CPS concept). </w:t>
      </w:r>
    </w:p>
    <w:p w14:paraId="44C2675F" w14:textId="77777777" w:rsidR="002E3AF4" w:rsidRPr="00916811" w:rsidRDefault="002E3AF4" w:rsidP="002E3AF4">
      <w:pPr>
        <w:pStyle w:val="BodyText"/>
      </w:pPr>
      <w:r w:rsidRPr="00916811">
        <w:rPr>
          <w:noProof/>
        </w:rPr>
        <w:drawing>
          <wp:inline distT="0" distB="0" distL="0" distR="0" wp14:anchorId="0FB9AF9E" wp14:editId="0FD60353">
            <wp:extent cx="5591167" cy="2571750"/>
            <wp:effectExtent l="0" t="0" r="0" b="0"/>
            <wp:docPr id="1529129352" name="Picture 5"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29352" name="Picture 5" descr="A diagram of a security syste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7203" cy="2588325"/>
                    </a:xfrm>
                    <a:prstGeom prst="rect">
                      <a:avLst/>
                    </a:prstGeom>
                    <a:noFill/>
                  </pic:spPr>
                </pic:pic>
              </a:graphicData>
            </a:graphic>
          </wp:inline>
        </w:drawing>
      </w:r>
    </w:p>
    <w:p w14:paraId="710477AF" w14:textId="77777777" w:rsidR="002E3AF4" w:rsidRPr="00916811" w:rsidRDefault="002E3AF4" w:rsidP="002E3AF4">
      <w:pPr>
        <w:pStyle w:val="BodyText"/>
      </w:pPr>
    </w:p>
    <w:p w14:paraId="53705C0D" w14:textId="77777777" w:rsidR="002E3AF4" w:rsidRPr="00916811" w:rsidRDefault="002E3AF4" w:rsidP="002E3AF4">
      <w:pPr>
        <w:pStyle w:val="BodyText"/>
      </w:pPr>
    </w:p>
    <w:p w14:paraId="188832B8" w14:textId="0C04B054" w:rsidR="002E3AF4" w:rsidRPr="00916811" w:rsidRDefault="002E3AF4" w:rsidP="002E3AF4">
      <w:pPr>
        <w:pStyle w:val="Caption"/>
      </w:pPr>
      <w:bookmarkStart w:id="71" w:name="_Ref194580859"/>
      <w:bookmarkStart w:id="72" w:name="_Toc225251517"/>
      <w:r w:rsidRPr="00916811">
        <w:t xml:space="preserve">Figure </w:t>
      </w:r>
      <w:r w:rsidRPr="00916811">
        <w:fldChar w:fldCharType="begin"/>
      </w:r>
      <w:r w:rsidRPr="00916811">
        <w:instrText xml:space="preserve"> SEQ Figure \* ARABIC </w:instrText>
      </w:r>
      <w:r w:rsidRPr="00916811">
        <w:fldChar w:fldCharType="separate"/>
      </w:r>
      <w:r w:rsidR="00864539">
        <w:rPr>
          <w:noProof/>
        </w:rPr>
        <w:t>10</w:t>
      </w:r>
      <w:r w:rsidRPr="00916811">
        <w:fldChar w:fldCharType="end"/>
      </w:r>
      <w:bookmarkEnd w:id="71"/>
      <w:r w:rsidRPr="00916811">
        <w:t>. Sa4CPS concept, the work plan and technical enablers.</w:t>
      </w:r>
      <w:bookmarkEnd w:id="72"/>
    </w:p>
    <w:p w14:paraId="6810F843" w14:textId="77777777" w:rsidR="0022273C" w:rsidRDefault="0022273C" w:rsidP="0022273C">
      <w:pPr>
        <w:pStyle w:val="Heading2"/>
      </w:pPr>
      <w:bookmarkStart w:id="73" w:name="_Toc227329374"/>
      <w:r w:rsidRPr="00916811">
        <w:t>Autonomous lightweight logistics (UC1)</w:t>
      </w:r>
      <w:bookmarkEnd w:id="73"/>
      <w:r w:rsidRPr="00916811">
        <w:t xml:space="preserve"> </w:t>
      </w:r>
    </w:p>
    <w:p w14:paraId="6E1118F3" w14:textId="77777777" w:rsidR="0022273C" w:rsidRDefault="0022273C" w:rsidP="0022273C">
      <w:pPr>
        <w:pStyle w:val="BodyText"/>
      </w:pPr>
    </w:p>
    <w:p w14:paraId="2C63ECFF" w14:textId="369EC595" w:rsidR="006967F9" w:rsidRDefault="006967F9" w:rsidP="006967F9">
      <w:pPr>
        <w:pStyle w:val="BodyText"/>
      </w:pPr>
      <w:r w:rsidRPr="006967F9">
        <w:rPr>
          <w:highlight w:val="yellow"/>
        </w:rPr>
        <w:t xml:space="preserve">&lt;The purpose of this section is to describe the functional areas/blocks into which </w:t>
      </w:r>
      <w:r w:rsidR="00876A01">
        <w:rPr>
          <w:highlight w:val="yellow"/>
        </w:rPr>
        <w:t xml:space="preserve">the </w:t>
      </w:r>
      <w:r w:rsidRPr="006967F9">
        <w:rPr>
          <w:highlight w:val="yellow"/>
        </w:rPr>
        <w:t xml:space="preserve">use case </w:t>
      </w:r>
      <w:r w:rsidR="00876A01">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136BFAC" w14:textId="77777777" w:rsidR="006967F9" w:rsidRDefault="006967F9" w:rsidP="0022273C">
      <w:pPr>
        <w:pStyle w:val="BodyText"/>
      </w:pPr>
    </w:p>
    <w:p w14:paraId="255A0D60" w14:textId="77777777" w:rsidR="006967F9" w:rsidRPr="005A5B71" w:rsidRDefault="006967F9" w:rsidP="0022273C">
      <w:pPr>
        <w:pStyle w:val="BodyText"/>
      </w:pPr>
    </w:p>
    <w:p w14:paraId="20F710B9" w14:textId="77777777" w:rsidR="0022273C" w:rsidRPr="00916811" w:rsidRDefault="0022273C" w:rsidP="0022273C">
      <w:pPr>
        <w:pStyle w:val="BodyText"/>
      </w:pPr>
      <w:r>
        <w:t xml:space="preserve"> </w:t>
      </w:r>
      <w:r w:rsidRPr="00916811">
        <w:t>Use Case 1 (UC1) plays a crucial role in contributing to the development and validation of the Sa4CPS concept by addressing secure situational awareness challenges in a real-world cyber-physical system (CPS) scenario within the automotive supply chain domain</w:t>
      </w:r>
      <w:r>
        <w:t xml:space="preserve">, </w:t>
      </w:r>
      <w:r>
        <w:fldChar w:fldCharType="begin"/>
      </w:r>
      <w:r>
        <w:instrText xml:space="preserve"> REF _Ref201588509 \h </w:instrText>
      </w:r>
      <w:r>
        <w:fldChar w:fldCharType="separate"/>
      </w:r>
      <w:r w:rsidRPr="00BE01EA">
        <w:t xml:space="preserve">Figure </w:t>
      </w:r>
      <w:r>
        <w:rPr>
          <w:noProof/>
        </w:rPr>
        <w:t>5</w:t>
      </w:r>
      <w:r>
        <w:fldChar w:fldCharType="end"/>
      </w:r>
      <w:r>
        <w:t>.</w:t>
      </w:r>
      <w:r w:rsidRPr="00916811">
        <w:t xml:space="preserve"> UC1 spans both cross-organisational (out-factory) and intra-organisational (in-factory) environments, encompassing a multi-vendor logistics network that includes third-party suppliers and OTOKAR's internal factory logistics.</w:t>
      </w:r>
    </w:p>
    <w:p w14:paraId="41495928" w14:textId="77777777" w:rsidR="0022273C" w:rsidRPr="005A5B71" w:rsidRDefault="0022273C" w:rsidP="0022273C">
      <w:pPr>
        <w:pStyle w:val="BodyText"/>
      </w:pPr>
    </w:p>
    <w:p w14:paraId="35EE261A" w14:textId="77777777" w:rsidR="0022273C" w:rsidRDefault="0022273C" w:rsidP="0022273C">
      <w:pPr>
        <w:rPr>
          <w:i/>
          <w:iCs/>
        </w:rPr>
      </w:pPr>
      <w:bookmarkStart w:id="74" w:name="_Ref201588363"/>
      <w:r>
        <w:rPr>
          <w:noProof/>
        </w:rPr>
        <w:drawing>
          <wp:inline distT="0" distB="0" distL="0" distR="0" wp14:anchorId="416EAE6F" wp14:editId="4E26B17D">
            <wp:extent cx="6153148" cy="4019550"/>
            <wp:effectExtent l="0" t="0" r="0" b="0"/>
            <wp:docPr id="1663536473" name="Picture 1663536473" descr="Uma imagem com texto, captura de ecrã, diagrama, mapa&#10;&#10;Descrição gerada automaticamente,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6153148" cy="4019550"/>
                    </a:xfrm>
                    <a:prstGeom prst="rect">
                      <a:avLst/>
                    </a:prstGeom>
                  </pic:spPr>
                </pic:pic>
              </a:graphicData>
            </a:graphic>
          </wp:inline>
        </w:drawing>
      </w:r>
    </w:p>
    <w:p w14:paraId="0C3893BB" w14:textId="798348D7" w:rsidR="0022273C" w:rsidRDefault="0022273C" w:rsidP="0022273C">
      <w:pPr>
        <w:pStyle w:val="Caption"/>
      </w:pPr>
      <w:r>
        <w:t xml:space="preserve"> </w:t>
      </w:r>
      <w:bookmarkStart w:id="75" w:name="_Ref201588509"/>
      <w:bookmarkStart w:id="76" w:name="_Toc225251518"/>
      <w:r w:rsidRPr="00BE01EA">
        <w:t xml:space="preserve">Figure </w:t>
      </w:r>
      <w:r w:rsidRPr="00BE01EA">
        <w:fldChar w:fldCharType="begin"/>
      </w:r>
      <w:r w:rsidRPr="00BE01EA">
        <w:instrText xml:space="preserve"> SEQ Figure \* ARABIC </w:instrText>
      </w:r>
      <w:r w:rsidRPr="00BE01EA">
        <w:fldChar w:fldCharType="separate"/>
      </w:r>
      <w:r w:rsidR="00864539">
        <w:rPr>
          <w:noProof/>
        </w:rPr>
        <w:t>11</w:t>
      </w:r>
      <w:r w:rsidRPr="00BE01EA">
        <w:fldChar w:fldCharType="end"/>
      </w:r>
      <w:bookmarkEnd w:id="74"/>
      <w:bookmarkEnd w:id="75"/>
      <w:r w:rsidRPr="00BE01EA">
        <w:t xml:space="preserve"> UC1 Concept</w:t>
      </w:r>
      <w:bookmarkEnd w:id="76"/>
      <w:r w:rsidRPr="00BE01EA">
        <w:br/>
      </w:r>
    </w:p>
    <w:p w14:paraId="71883011" w14:textId="77777777" w:rsidR="0022273C" w:rsidRDefault="0022273C" w:rsidP="0022273C">
      <w:pPr>
        <w:pStyle w:val="BodyText"/>
        <w:spacing w:after="120"/>
        <w:jc w:val="both"/>
      </w:pPr>
      <w:r>
        <w:t>At the cross-organisational level, UC1 contributes to the perception and comprehension aspects of situational awareness by implementing IoT-based asset monitoring and decentralized traceability solutions. These ensure real-time visibility and digital trust in the movement and integrity of automotive parts across organisational boundaries. This supports secure information sharing and collaboration in zero-trust conditions, a key goal of the Sa4CPS concept.</w:t>
      </w:r>
    </w:p>
    <w:p w14:paraId="10A8F2CA" w14:textId="77777777" w:rsidR="0022273C" w:rsidRDefault="0022273C" w:rsidP="0022273C">
      <w:pPr>
        <w:pStyle w:val="BodyText"/>
        <w:spacing w:after="120"/>
        <w:jc w:val="both"/>
      </w:pPr>
      <w:r>
        <w:t>Within OTOKAR’s internal logistics environment, UC1 contributes to the projection, decision, and actuation layers of situational awareness through the deployment of autonomous forklifts. These operate in a connected environment via Wi-Fi and beacon-based infrastructure, supported by IoT gateways. The continuous exchange of location and carriage data ensures operational efficiency while maintaining awareness of dynamic elements such as workers, vehicles, and obstacles—enhancing overall safety and coordination.</w:t>
      </w:r>
    </w:p>
    <w:p w14:paraId="3C76F78A" w14:textId="77777777" w:rsidR="0022273C" w:rsidRDefault="0022273C" w:rsidP="0022273C">
      <w:pPr>
        <w:pStyle w:val="BodyText"/>
        <w:spacing w:after="120"/>
        <w:jc w:val="both"/>
        <w:rPr>
          <w:ins w:id="77" w:author="Feyza Nur Genç" w:date="2026-05-07T13:26:00Z" w16du:dateUtc="2026-05-07T13:26:12Z"/>
        </w:rPr>
      </w:pPr>
      <w:r>
        <w:t>UC1 further strengthens the cyber-physical resilience component of Sa4CPS by addressing hardware-level and communication backend vulnerabilities. Through lab-scale test cases and countermeasures, UC1 validates mechanisms for resisting service-level attacks, ensuring the robustness and security of data transmission across both cross-organisational and in-factory contexts.</w:t>
      </w:r>
    </w:p>
    <w:p w14:paraId="114341BB" w14:textId="70FEB9EA" w:rsidR="4DC64CB8" w:rsidRDefault="4DC64CB8">
      <w:pPr>
        <w:rPr>
          <w:ins w:id="78" w:author="Feyza Nur Genç" w:date="2026-05-07T13:26:00Z" w16du:dateUtc="2026-05-07T13:26:45Z"/>
        </w:rPr>
      </w:pPr>
      <w:ins w:id="79" w:author="Feyza Nur Genç" w:date="2026-05-07T13:26:00Z" w16du:dateUtc="2026-05-07T13:26:41Z">
        <w:r w:rsidRPr="1256958E">
          <w:rPr>
            <w:rFonts w:ascii="Helvetica Neue" w:eastAsia="Helvetica Neue" w:hAnsi="Helvetica Neue" w:cs="Helvetica Neue"/>
            <w:sz w:val="19"/>
            <w:szCs w:val="19"/>
            <w:lang w:val="en-GB"/>
          </w:rPr>
          <w:t>Within UC1, Alpata contributes to the projection and decision layers of situational awareness (FB6, FB7) through an IoT-based route optimization engine developed for logistics environments. The engine processes real shipment data to compute optimal delivery sequences across multiple destinations using Nearest Neighbor, Genetic Algorithm (GA), and Ant Colony Optimization (ACO) approaches. A distance matrix constructed via the Haversine formula provides accurate point-to-point distances, while the GA and ACO implementations consistently produce shorter routes compared to the greedy baseline. The solution supports both inter-city logistics planning and intra-city last-mile routing, demonstrated on real Turkish logistics data covering 13 cities and Istanbul's district-level delivery points. Results are visualized through interactive maps, enabling operator-level situational awareness of fleet routing status. This contributes to the FB6 Projection functional block by enabling demand-aware route forecasting, and to FB7 Monitoring through route outcome dashboards.</w:t>
        </w:r>
      </w:ins>
    </w:p>
    <w:p w14:paraId="40F954CE" w14:textId="3E562A34" w:rsidR="1256958E" w:rsidRDefault="1256958E" w:rsidP="1256958E">
      <w:pPr>
        <w:rPr>
          <w:rFonts w:ascii="Helvetica Neue" w:eastAsia="Helvetica Neue" w:hAnsi="Helvetica Neue" w:cs="Helvetica Neue"/>
          <w:sz w:val="19"/>
          <w:szCs w:val="19"/>
          <w:lang w:val="en-GB"/>
        </w:rPr>
      </w:pPr>
    </w:p>
    <w:p w14:paraId="3B033FE7" w14:textId="77777777" w:rsidR="0022273C" w:rsidRDefault="0022273C" w:rsidP="0022273C">
      <w:pPr>
        <w:pStyle w:val="BodyText"/>
        <w:spacing w:after="120"/>
        <w:jc w:val="both"/>
      </w:pPr>
      <w:r>
        <w:t>Overall, UC1 provides a comprehensive testbed that integrates multiple CPS domains—logistics, mobility, and security—thereby demonstrating how the Sa4CPS concept can be instantiated to enable secure collaboration, trusted information exchange, and adaptive control in critical industrial settings.</w:t>
      </w:r>
    </w:p>
    <w:p w14:paraId="06B7416F" w14:textId="77777777" w:rsidR="0022273C" w:rsidRPr="007D4CD5" w:rsidRDefault="0022273C" w:rsidP="0022273C">
      <w:pPr>
        <w:pStyle w:val="BodyText"/>
      </w:pPr>
    </w:p>
    <w:p w14:paraId="3F5601DC" w14:textId="77777777" w:rsidR="0022273C" w:rsidRDefault="0022273C" w:rsidP="0022273C">
      <w:pPr>
        <w:pStyle w:val="Heading2"/>
      </w:pPr>
      <w:bookmarkStart w:id="80" w:name="_Toc227329375"/>
      <w:r>
        <w:t>People and machine position awareness in production or logistics area (UC2)</w:t>
      </w:r>
      <w:bookmarkEnd w:id="80"/>
      <w:r>
        <w:t xml:space="preserve"> </w:t>
      </w:r>
    </w:p>
    <w:p w14:paraId="4FB7EAC5"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A5C3DB3" w14:textId="77777777" w:rsidR="000E44FE" w:rsidRDefault="000E44FE" w:rsidP="0022273C">
      <w:pPr>
        <w:pStyle w:val="BodyText"/>
        <w:jc w:val="both"/>
      </w:pPr>
    </w:p>
    <w:p w14:paraId="61923A26" w14:textId="6A88D7AB" w:rsidR="0022273C" w:rsidRDefault="69D7AD59" w:rsidP="0022273C">
      <w:pPr>
        <w:pStyle w:val="BodyText"/>
        <w:jc w:val="both"/>
      </w:pPr>
      <w:r>
        <w:t>As described in Deliverable</w:t>
      </w:r>
      <w:r w:rsidR="38B81D1A">
        <w:t>s</w:t>
      </w:r>
      <w:r>
        <w:t xml:space="preserve"> D1.1, </w:t>
      </w:r>
      <w:r w:rsidR="0C06F541">
        <w:t xml:space="preserve">D2.2, </w:t>
      </w:r>
      <w:r>
        <w:t xml:space="preserve">UC2 showcases the project’s results in a production/logistics area where people and machines must coexist safely and securely. </w:t>
      </w:r>
      <w:r w:rsidR="58C00652">
        <w:t>System level overvie</w:t>
      </w:r>
      <w:r>
        <w:t>w of UC2 show</w:t>
      </w:r>
      <w:r w:rsidR="79BA4A95">
        <w:t>n</w:t>
      </w:r>
      <w:r>
        <w:t xml:space="preserve"> in the following figure.</w:t>
      </w:r>
      <w:r w:rsidR="4E154E1F">
        <w:t xml:space="preserve"> The system level follows the high level UC2 pr</w:t>
      </w:r>
      <w:r w:rsidR="439D4C4A">
        <w:t>o</w:t>
      </w:r>
      <w:r w:rsidR="4E154E1F">
        <w:t>cesses shown and described in the D2.2</w:t>
      </w:r>
      <w:r w:rsidR="0615B779">
        <w:t>.</w:t>
      </w:r>
      <w:r w:rsidR="4E154E1F">
        <w:t xml:space="preserve"> </w:t>
      </w:r>
    </w:p>
    <w:p w14:paraId="41CDACDB" w14:textId="613D7A0E" w:rsidR="0022273C" w:rsidRDefault="223CA6EF" w:rsidP="0022273C">
      <w:pPr>
        <w:pStyle w:val="BodyText"/>
      </w:pPr>
      <w:r>
        <w:rPr>
          <w:noProof/>
        </w:rPr>
        <w:drawing>
          <wp:inline distT="0" distB="0" distL="0" distR="0" wp14:anchorId="7F3B2DDD" wp14:editId="2A3E2551">
            <wp:extent cx="6162675" cy="2638425"/>
            <wp:effectExtent l="0" t="0" r="0" b="0"/>
            <wp:docPr id="1586823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3442" name="Picture 1586823442"/>
                    <pic:cNvPicPr/>
                  </pic:nvPicPr>
                  <pic:blipFill>
                    <a:blip r:embed="rId31">
                      <a:extLst>
                        <a:ext uri="{28A0092B-C50C-407E-A947-70E740481C1C}">
                          <a14:useLocalDpi xmlns:a14="http://schemas.microsoft.com/office/drawing/2010/main"/>
                        </a:ext>
                      </a:extLst>
                    </a:blip>
                    <a:stretch>
                      <a:fillRect/>
                    </a:stretch>
                  </pic:blipFill>
                  <pic:spPr>
                    <a:xfrm>
                      <a:off x="0" y="0"/>
                      <a:ext cx="6162675" cy="2638425"/>
                    </a:xfrm>
                    <a:prstGeom prst="rect">
                      <a:avLst/>
                    </a:prstGeom>
                  </pic:spPr>
                </pic:pic>
              </a:graphicData>
            </a:graphic>
          </wp:inline>
        </w:drawing>
      </w:r>
    </w:p>
    <w:p w14:paraId="0A6D1A5D" w14:textId="6AFAF550" w:rsidR="0022273C" w:rsidRPr="00916811" w:rsidRDefault="0022273C" w:rsidP="0022273C">
      <w:pPr>
        <w:pStyle w:val="Caption"/>
      </w:pPr>
      <w:bookmarkStart w:id="81" w:name="_Ref201647201"/>
      <w:bookmarkStart w:id="82" w:name="_Toc225251519"/>
      <w:r>
        <w:t xml:space="preserve">Figure </w:t>
      </w:r>
      <w:r>
        <w:fldChar w:fldCharType="begin"/>
      </w:r>
      <w:r>
        <w:instrText xml:space="preserve"> SEQ Figure \* ARABIC </w:instrText>
      </w:r>
      <w:r>
        <w:fldChar w:fldCharType="separate"/>
      </w:r>
      <w:r w:rsidR="00864539" w:rsidRPr="20CA5008">
        <w:rPr>
          <w:noProof/>
        </w:rPr>
        <w:t>12</w:t>
      </w:r>
      <w:r>
        <w:fldChar w:fldCharType="end"/>
      </w:r>
      <w:bookmarkEnd w:id="81"/>
      <w:r>
        <w:t xml:space="preserve">. </w:t>
      </w:r>
      <w:r w:rsidR="36431B5C">
        <w:t xml:space="preserve">System </w:t>
      </w:r>
      <w:r>
        <w:t>level overview of UC2.</w:t>
      </w:r>
      <w:bookmarkEnd w:id="82"/>
    </w:p>
    <w:p w14:paraId="2951E681" w14:textId="77777777" w:rsidR="0022273C" w:rsidRPr="00916811" w:rsidRDefault="0022273C" w:rsidP="0022273C">
      <w:pPr>
        <w:pStyle w:val="BodyText"/>
      </w:pPr>
      <w:r>
        <w:t xml:space="preserve">The </w:t>
      </w:r>
      <w:r>
        <w:fldChar w:fldCharType="begin"/>
      </w:r>
      <w:r>
        <w:instrText xml:space="preserve"> REF _Ref201647201 \h </w:instrText>
      </w:r>
      <w:r>
        <w:fldChar w:fldCharType="separate"/>
      </w:r>
      <w:r>
        <w:t xml:space="preserve">Figure </w:t>
      </w:r>
      <w:r w:rsidRPr="20CA5008">
        <w:rPr>
          <w:noProof/>
        </w:rPr>
        <w:t>6</w:t>
      </w:r>
      <w:r>
        <w:fldChar w:fldCharType="end"/>
      </w:r>
      <w:r>
        <w:t xml:space="preserve"> shows the deployment architecture of UC2. Software components are divided between two execution environments – the cloud and the edge of the cloud. Individual components were identified based on scenarios and data flow described in Deliverable D1.1.</w:t>
      </w:r>
    </w:p>
    <w:p w14:paraId="3FDCF664" w14:textId="17D46800" w:rsidR="0022273C" w:rsidRDefault="4B36B6C0" w:rsidP="20CA5008">
      <w:pPr>
        <w:spacing w:before="210" w:after="210" w:line="300" w:lineRule="auto"/>
        <w:rPr>
          <w:rFonts w:ascii="Segoe UI" w:eastAsia="Segoe UI" w:hAnsi="Segoe UI" w:cs="Segoe UI"/>
          <w:b/>
          <w:bCs/>
          <w:sz w:val="21"/>
          <w:szCs w:val="21"/>
          <w:lang w:val="en-GB"/>
        </w:rPr>
      </w:pPr>
      <w:r w:rsidRPr="20CA5008">
        <w:rPr>
          <w:rFonts w:ascii="Segoe UI" w:eastAsia="Segoe UI" w:hAnsi="Segoe UI" w:cs="Segoe UI"/>
          <w:b/>
          <w:bCs/>
          <w:sz w:val="21"/>
          <w:szCs w:val="21"/>
          <w:lang w:val="en-GB"/>
        </w:rPr>
        <w:t xml:space="preserve">Sensors deployed within </w:t>
      </w:r>
      <w:r w:rsidR="45A5F5A7" w:rsidRPr="20CA5008">
        <w:rPr>
          <w:rFonts w:ascii="Segoe UI" w:eastAsia="Segoe UI" w:hAnsi="Segoe UI" w:cs="Segoe UI"/>
          <w:b/>
          <w:bCs/>
          <w:sz w:val="21"/>
          <w:szCs w:val="21"/>
          <w:lang w:val="en-GB"/>
        </w:rPr>
        <w:t>UC2</w:t>
      </w:r>
      <w:r w:rsidR="2CF7DA32" w:rsidRPr="20CA5008">
        <w:rPr>
          <w:rFonts w:ascii="Segoe UI" w:eastAsia="Segoe UI" w:hAnsi="Segoe UI" w:cs="Segoe UI"/>
          <w:b/>
          <w:bCs/>
          <w:sz w:val="21"/>
          <w:szCs w:val="21"/>
          <w:lang w:val="en-GB"/>
        </w:rPr>
        <w:t xml:space="preserve"> workplaces</w:t>
      </w:r>
      <w:r w:rsidR="6FA2DD64" w:rsidRPr="20CA5008">
        <w:rPr>
          <w:rFonts w:ascii="Segoe UI" w:eastAsia="Segoe UI" w:hAnsi="Segoe UI" w:cs="Segoe UI"/>
          <w:b/>
          <w:bCs/>
          <w:sz w:val="21"/>
          <w:szCs w:val="21"/>
          <w:lang w:val="en-GB"/>
        </w:rPr>
        <w:t xml:space="preserve"> </w:t>
      </w:r>
      <w:r w:rsidR="6FA2DD64" w:rsidRPr="20CA5008">
        <w:rPr>
          <w:rFonts w:ascii="Segoe UI" w:eastAsia="Segoe UI" w:hAnsi="Segoe UI" w:cs="Segoe UI"/>
          <w:sz w:val="21"/>
          <w:szCs w:val="21"/>
          <w:lang w:val="en-GB"/>
        </w:rPr>
        <w:t>(shorten for the deliverable context)</w:t>
      </w:r>
      <w:r w:rsidR="45A5F5A7" w:rsidRPr="20CA5008">
        <w:rPr>
          <w:rFonts w:ascii="Segoe UI" w:eastAsia="Segoe UI" w:hAnsi="Segoe UI" w:cs="Segoe UI"/>
          <w:b/>
          <w:bCs/>
          <w:sz w:val="21"/>
          <w:szCs w:val="21"/>
          <w:lang w:val="en-GB"/>
        </w:rPr>
        <w:t>:</w:t>
      </w:r>
    </w:p>
    <w:p w14:paraId="65608295" w14:textId="099D20A1" w:rsidR="0022273C" w:rsidRDefault="45A5F5A7" w:rsidP="20CA5008">
      <w:pPr>
        <w:spacing w:before="210" w:after="210" w:line="300" w:lineRule="auto"/>
      </w:pPr>
      <w:r w:rsidRPr="20CA5008">
        <w:rPr>
          <w:rFonts w:ascii="Segoe UI" w:eastAsia="Segoe UI" w:hAnsi="Segoe UI" w:cs="Segoe UI"/>
          <w:sz w:val="21"/>
          <w:szCs w:val="21"/>
          <w:lang w:val="en-GB"/>
        </w:rPr>
        <w:t>The workplace consists of several work positions (A–D) where humans and machines cooperate.</w:t>
      </w:r>
    </w:p>
    <w:p w14:paraId="7670654A" w14:textId="5C26DFA8" w:rsidR="0022273C" w:rsidRDefault="45A5F5A7" w:rsidP="20CA5008">
      <w:pPr>
        <w:pStyle w:val="ListParagraph"/>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t>WPA: A workstation with a desk and server for configuration, control, visualization, and monitoring; operated exclusively by a human.</w:t>
      </w:r>
    </w:p>
    <w:p w14:paraId="27E92DE6" w14:textId="4DC4BA00" w:rsidR="0022273C" w:rsidRDefault="45A5F5A7" w:rsidP="20CA5008">
      <w:pPr>
        <w:pStyle w:val="ListParagraph"/>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t>WPB: A table for temporary storage of products.</w:t>
      </w:r>
    </w:p>
    <w:p w14:paraId="396FF376" w14:textId="6B010B45" w:rsidR="0022273C" w:rsidRDefault="45A5F5A7" w:rsidP="20CA5008">
      <w:pPr>
        <w:pStyle w:val="ListParagraph"/>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t>WPC: A stationary collaborative robot responsible for material transfer between work positions and for human–robot collaboration.</w:t>
      </w:r>
    </w:p>
    <w:p w14:paraId="0BBCB17B" w14:textId="13A458B7" w:rsidR="0022273C" w:rsidRDefault="45A5F5A7" w:rsidP="20CA5008">
      <w:pPr>
        <w:pStyle w:val="ListParagraph"/>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t>WPD: Manufacturing equipment (e.g., a 3D printer) operating autonomously; the human performs only material input and product removal, handing the finished product to the robot.</w:t>
      </w:r>
    </w:p>
    <w:p w14:paraId="520F92AE" w14:textId="4649A3FB" w:rsidR="0022273C" w:rsidRDefault="45A5F5A7" w:rsidP="20CA5008">
      <w:pPr>
        <w:spacing w:before="210" w:after="210" w:line="300" w:lineRule="auto"/>
      </w:pPr>
      <w:r w:rsidRPr="20CA5008">
        <w:rPr>
          <w:rFonts w:ascii="Segoe UI" w:eastAsia="Segoe UI" w:hAnsi="Segoe UI" w:cs="Segoe UI"/>
          <w:sz w:val="21"/>
          <w:szCs w:val="21"/>
          <w:lang w:val="en-GB"/>
        </w:rPr>
        <w:t xml:space="preserve">Access to the workspace is possible only through a gate with UWB-based authorization. Safety and process monitoring are </w:t>
      </w:r>
      <w:r w:rsidR="38978F89" w:rsidRPr="20CA5008">
        <w:rPr>
          <w:rFonts w:ascii="Segoe UI" w:eastAsia="Segoe UI" w:hAnsi="Segoe UI" w:cs="Segoe UI"/>
          <w:sz w:val="21"/>
          <w:szCs w:val="21"/>
          <w:lang w:val="en-GB"/>
        </w:rPr>
        <w:t>enabled</w:t>
      </w:r>
      <w:r w:rsidRPr="20CA5008">
        <w:rPr>
          <w:rFonts w:ascii="Segoe UI" w:eastAsia="Segoe UI" w:hAnsi="Segoe UI" w:cs="Segoe UI"/>
          <w:sz w:val="21"/>
          <w:szCs w:val="21"/>
          <w:lang w:val="en-GB"/>
        </w:rPr>
        <w:t xml:space="preserve"> by a sensor system (ToF cameras and UWB sensors) that tracks positions of all elements in real time, prevents collisions, and ensures human safety. All sensor data are processed by the server at WPA, with software components deployed across edge and cloud environments.</w:t>
      </w:r>
    </w:p>
    <w:p w14:paraId="39A3924B" w14:textId="1728C908" w:rsidR="0022273C" w:rsidRDefault="0022273C" w:rsidP="0022273C">
      <w:pPr>
        <w:pStyle w:val="BodyText"/>
      </w:pPr>
    </w:p>
    <w:p w14:paraId="53302847" w14:textId="77777777" w:rsidR="0022273C" w:rsidRDefault="0022273C" w:rsidP="0022273C">
      <w:pPr>
        <w:pStyle w:val="BodyText"/>
      </w:pPr>
      <w:r>
        <w:rPr>
          <w:noProof/>
        </w:rPr>
        <w:drawing>
          <wp:inline distT="0" distB="0" distL="0" distR="0" wp14:anchorId="4B0EB498" wp14:editId="0E3316AB">
            <wp:extent cx="6155690" cy="3183890"/>
            <wp:effectExtent l="0" t="0" r="0" b="0"/>
            <wp:docPr id="155223766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7660" name="Picture 2" descr="A screenshot of a video game&#10;&#10;AI-generated content may be incorrect."/>
                    <pic:cNvPicPr/>
                  </pic:nvPicPr>
                  <pic:blipFill>
                    <a:blip r:embed="rId32"/>
                    <a:stretch>
                      <a:fillRect/>
                    </a:stretch>
                  </pic:blipFill>
                  <pic:spPr>
                    <a:xfrm>
                      <a:off x="0" y="0"/>
                      <a:ext cx="6155690" cy="3183890"/>
                    </a:xfrm>
                    <a:prstGeom prst="rect">
                      <a:avLst/>
                    </a:prstGeom>
                  </pic:spPr>
                </pic:pic>
              </a:graphicData>
            </a:graphic>
          </wp:inline>
        </w:drawing>
      </w:r>
    </w:p>
    <w:p w14:paraId="79860E3F" w14:textId="0724D581" w:rsidR="0022273C" w:rsidRDefault="0022273C" w:rsidP="0022273C">
      <w:pPr>
        <w:pStyle w:val="Caption"/>
      </w:pPr>
      <w:bookmarkStart w:id="83" w:name="_Toc225251520"/>
      <w:r>
        <w:t xml:space="preserve">Figure </w:t>
      </w:r>
      <w:r>
        <w:fldChar w:fldCharType="begin"/>
      </w:r>
      <w:r>
        <w:instrText xml:space="preserve"> SEQ Figure \* ARABIC </w:instrText>
      </w:r>
      <w:r>
        <w:fldChar w:fldCharType="separate"/>
      </w:r>
      <w:r w:rsidR="00864539">
        <w:rPr>
          <w:noProof/>
        </w:rPr>
        <w:t>13</w:t>
      </w:r>
      <w:r>
        <w:fldChar w:fldCharType="end"/>
      </w:r>
      <w:r>
        <w:t>. Deployment architecture of UC2</w:t>
      </w:r>
      <w:bookmarkEnd w:id="83"/>
    </w:p>
    <w:p w14:paraId="26DD7AA7" w14:textId="77777777" w:rsidR="0022273C" w:rsidRDefault="0022273C" w:rsidP="0022273C">
      <w:pPr>
        <w:pStyle w:val="BodyText"/>
        <w:jc w:val="both"/>
      </w:pPr>
      <w:r w:rsidRPr="00FE03A2">
        <w:t xml:space="preserve">CUNI and IMA are developing a dedicated development platform for the edge nodes. On the edge, the UC will employ a number of sensor nodes (SN). Each sensor node consists of a board that contains an NXP S32-based chip connected to ToF sensor. This takes care of real-time control. The board further integrates with </w:t>
      </w:r>
      <w:r>
        <w:t xml:space="preserve">the </w:t>
      </w:r>
      <w:r w:rsidRPr="00FE03A2">
        <w:t>Raspberry Pi compute module</w:t>
      </w:r>
      <w:r>
        <w:t>,</w:t>
      </w:r>
      <w:r w:rsidRPr="00FE03A2">
        <w:t xml:space="preserve"> which provides WiFi-based internet connectivity </w:t>
      </w:r>
      <w:r>
        <w:t xml:space="preserve">and </w:t>
      </w:r>
      <w:r w:rsidRPr="00FE03A2">
        <w:t xml:space="preserve">acts as a gateway to </w:t>
      </w:r>
      <w:r>
        <w:t xml:space="preserve">the </w:t>
      </w:r>
      <w:r w:rsidRPr="00FE03A2">
        <w:t xml:space="preserve">cloud. </w:t>
      </w:r>
      <w:r w:rsidRPr="00916811">
        <w:t xml:space="preserve">The </w:t>
      </w:r>
      <w:r>
        <w:fldChar w:fldCharType="begin"/>
      </w:r>
      <w:r>
        <w:instrText xml:space="preserve"> REF _Ref201647270 \h </w:instrText>
      </w:r>
      <w:r>
        <w:fldChar w:fldCharType="separate"/>
      </w:r>
      <w:r>
        <w:t xml:space="preserve">Figure </w:t>
      </w:r>
      <w:r>
        <w:rPr>
          <w:noProof/>
        </w:rPr>
        <w:t>8</w:t>
      </w:r>
      <w:r>
        <w:fldChar w:fldCharType="end"/>
      </w:r>
      <w:r>
        <w:t xml:space="preserve"> below illustrates all the parts of SN.</w:t>
      </w:r>
      <w:r w:rsidRPr="00916811">
        <w:rPr>
          <w:noProof/>
        </w:rPr>
        <w:drawing>
          <wp:inline distT="0" distB="0" distL="0" distR="0" wp14:anchorId="58F963BA" wp14:editId="7273CCF4">
            <wp:extent cx="5019675" cy="1764705"/>
            <wp:effectExtent l="0" t="0" r="0" b="6985"/>
            <wp:docPr id="459840333"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5019675" cy="1764705"/>
                    </a:xfrm>
                    <a:prstGeom prst="rect">
                      <a:avLst/>
                    </a:prstGeom>
                  </pic:spPr>
                </pic:pic>
              </a:graphicData>
            </a:graphic>
          </wp:inline>
        </w:drawing>
      </w:r>
    </w:p>
    <w:p w14:paraId="19B72493" w14:textId="2C718282" w:rsidR="0022273C" w:rsidRPr="00916811" w:rsidRDefault="0022273C" w:rsidP="0022273C">
      <w:pPr>
        <w:pStyle w:val="Caption"/>
      </w:pPr>
      <w:bookmarkStart w:id="84" w:name="_Ref201647270"/>
      <w:bookmarkStart w:id="85" w:name="_Toc225251521"/>
      <w:r>
        <w:t xml:space="preserve">Figure </w:t>
      </w:r>
      <w:r>
        <w:fldChar w:fldCharType="begin"/>
      </w:r>
      <w:r>
        <w:instrText xml:space="preserve"> SEQ Figure \* ARABIC </w:instrText>
      </w:r>
      <w:r>
        <w:fldChar w:fldCharType="separate"/>
      </w:r>
      <w:r w:rsidR="00864539">
        <w:rPr>
          <w:noProof/>
        </w:rPr>
        <w:t>14</w:t>
      </w:r>
      <w:r>
        <w:fldChar w:fldCharType="end"/>
      </w:r>
      <w:bookmarkEnd w:id="84"/>
      <w:r>
        <w:t>. The parts of the sensor nodes.</w:t>
      </w:r>
      <w:bookmarkEnd w:id="85"/>
    </w:p>
    <w:p w14:paraId="2202CEF5" w14:textId="77777777" w:rsidR="0022273C" w:rsidRDefault="0022273C" w:rsidP="0022273C">
      <w:pPr>
        <w:pStyle w:val="BodyText"/>
        <w:jc w:val="both"/>
      </w:pPr>
      <w:r>
        <w:t>On SNs, there is always the DataCollection component (specialized based on the particular attached sensor, i.e., UWB or ToF ones), which reads sensor data and sends them to the DataPersistence components deployed in a container in the cloud. Also, the data are sent to the HumanObserver component.</w:t>
      </w:r>
    </w:p>
    <w:p w14:paraId="60CA3F47" w14:textId="77777777" w:rsidR="0022273C" w:rsidRDefault="0022273C" w:rsidP="0022273C">
      <w:pPr>
        <w:pStyle w:val="BodyText"/>
        <w:jc w:val="both"/>
      </w:pPr>
      <w:r>
        <w:t xml:space="preserve">Additionally, on SNs, there are components that control a particular device that is observed by the sensor. These components, in cooperation with the HumanObserver component, control the specific device (CoRo, etc.). Importantly, these components (and the HumanObserver) employ AI models trained based on the collected data from the sensors (the AI training pipeline described below). </w:t>
      </w:r>
    </w:p>
    <w:p w14:paraId="49EA826D" w14:textId="77777777" w:rsidR="0022273C" w:rsidRDefault="0022273C" w:rsidP="0022273C">
      <w:pPr>
        <w:pStyle w:val="BodyText"/>
        <w:jc w:val="both"/>
      </w:pPr>
      <w:r>
        <w:t>The HumanObserver component synthesizes a picture of the overall situation in the workplace and coordinates components controlling the devices.</w:t>
      </w:r>
    </w:p>
    <w:p w14:paraId="449A5E33" w14:textId="77777777" w:rsidR="0022273C" w:rsidRDefault="0022273C" w:rsidP="0022273C">
      <w:pPr>
        <w:pStyle w:val="BodyText"/>
        <w:jc w:val="both"/>
      </w:pPr>
      <w:r>
        <w:t>HumanObserver is deployed on a computer (edge central node – ECN) that also runs at the edge (i.e., on-premises of the workspace). It is a “regular” server-like computer.</w:t>
      </w:r>
    </w:p>
    <w:p w14:paraId="711C92C1" w14:textId="77777777" w:rsidR="0022273C" w:rsidRDefault="0022273C" w:rsidP="0022273C">
      <w:pPr>
        <w:pStyle w:val="BodyText"/>
        <w:jc w:val="both"/>
      </w:pPr>
      <w:r>
        <w:t>For mutual communication, all the components use messages. As a particular messaging technology, we will employ MQTT. The MessagingBroker (i.e., the software component that distributes the messages) will also be deployed on ECN. From the semantic point of view, there will be multiple message topics (queues), one for each message type (i.e., messages from the particular sensor, messages to the specific controller, etc.).</w:t>
      </w:r>
    </w:p>
    <w:p w14:paraId="7036FA36" w14:textId="77777777" w:rsidR="0022273C" w:rsidRDefault="0022273C" w:rsidP="0022273C">
      <w:pPr>
        <w:pStyle w:val="BodyText"/>
        <w:jc w:val="both"/>
      </w:pPr>
      <w:r>
        <w:t>Finally, there is the DeploymentControler component (also deployed on ECN), which monitors all the nodes on the edge, (re)deploys individual components and provides monitoring and controlling UI to humans.</w:t>
      </w:r>
    </w:p>
    <w:p w14:paraId="0829CC74" w14:textId="77777777" w:rsidR="0022273C" w:rsidRDefault="0022273C" w:rsidP="0022273C">
      <w:pPr>
        <w:pStyle w:val="BodyText"/>
        <w:jc w:val="both"/>
      </w:pPr>
      <w:r>
        <w:t xml:space="preserve">The DataPersistence and ModelRetraining components are deployed in the cloud as they need large data storage (to store all the sensor data) resp. computing power (to (re)train AI models). For the AI training pipeline, we plan to use and adapt an existing framework for MLOps, but a particular one has not been selected yet. The DataPersistence and ModelRetraining components will communicate together via a shared database. The trained AI models will be delivered to specific controllers again via messages (as the AI models must be able to run on </w:t>
      </w:r>
      <w:r w:rsidRPr="00916811">
        <w:t>S32</w:t>
      </w:r>
      <w:r>
        <w:t xml:space="preserve"> ECUs, it is expected they will be rather small).</w:t>
      </w:r>
    </w:p>
    <w:p w14:paraId="469521BB" w14:textId="77777777" w:rsidR="0022273C" w:rsidRDefault="0022273C" w:rsidP="0022273C">
      <w:pPr>
        <w:pStyle w:val="BodyText"/>
        <w:jc w:val="both"/>
      </w:pPr>
    </w:p>
    <w:p w14:paraId="623BE77C" w14:textId="77777777" w:rsidR="0022273C" w:rsidRDefault="0022273C" w:rsidP="0022273C">
      <w:pPr>
        <w:pStyle w:val="BodyText"/>
        <w:jc w:val="both"/>
      </w:pPr>
      <w:r>
        <w:t>From the development point of view, all the components will be built over a common basis (a library), which will be developed within the project. This library, together with the DeploymentControler component, UI of the DeploymentControler and AI training pipeline will be developed as use-case neutral and thus directly contribute to the project results. Together, they will provide the basis for the perception (sensor data collection and AI model training) of the current situation in a workspace and comprehension (employment of the AI models and controlling the specific device) of the situation.</w:t>
      </w:r>
    </w:p>
    <w:p w14:paraId="7F6791AD" w14:textId="0D659F0C" w:rsidR="20CA5008" w:rsidRDefault="20CA5008" w:rsidP="20CA5008">
      <w:pPr>
        <w:pStyle w:val="BodyText"/>
        <w:jc w:val="both"/>
      </w:pPr>
    </w:p>
    <w:p w14:paraId="224CDDF4" w14:textId="3EA86D0B" w:rsidR="1B2C3099" w:rsidRDefault="1B2C3099" w:rsidP="20CA5008">
      <w:pPr>
        <w:pStyle w:val="BodyText"/>
        <w:jc w:val="both"/>
      </w:pPr>
      <w:r>
        <w:t>The D2.3 focus is on how UC2 contributes to and supports four key application layers of situational awareness: Perception, Comprehension, Decision Making, and Action Performance. The analysis is based on Sa4CPS deliverables D1.2, D2.1 and D2.2, with emphasis on the UC2 description and contribution analysis.</w:t>
      </w:r>
    </w:p>
    <w:p w14:paraId="3F96B3C4" w14:textId="615DDC9C" w:rsidR="20CA5008" w:rsidRDefault="20CA5008" w:rsidP="20CA5008">
      <w:pPr>
        <w:pStyle w:val="BodyText"/>
        <w:jc w:val="both"/>
      </w:pPr>
    </w:p>
    <w:p w14:paraId="68AED090" w14:textId="476F0880" w:rsidR="1B2C3099" w:rsidRDefault="1B2C3099" w:rsidP="20CA5008">
      <w:pPr>
        <w:pStyle w:val="Heading3"/>
      </w:pPr>
      <w:r>
        <w:t>Contribution to Perception</w:t>
      </w:r>
    </w:p>
    <w:p w14:paraId="62B7A03D" w14:textId="78D3898C" w:rsidR="1B2C3099" w:rsidRDefault="1B2C3099" w:rsidP="20CA5008">
      <w:pPr>
        <w:pStyle w:val="BodyText"/>
        <w:jc w:val="both"/>
      </w:pPr>
      <w:r>
        <w:t>Perception refers to understanding what is happening in the environment at the present moment. UC2 is strongly focused on this layer and provides the foundational sensing capabilities for situational awareness in production and logistics environments.</w:t>
      </w:r>
    </w:p>
    <w:p w14:paraId="66A495C2" w14:textId="05646FAC" w:rsidR="1B2C3099" w:rsidRDefault="1B2C3099" w:rsidP="20CA5008">
      <w:pPr>
        <w:pStyle w:val="BodyText"/>
        <w:jc w:val="both"/>
      </w:pPr>
      <w:r>
        <w:t>UC2 employs multi-modal sensing technologies such as Ultra-Wideband (UWB) tokens, Time-of-Flight (ToF) cameras and radar sensors. These technologies enable real-time detection and tracking of people and machines, including their positions, movements and proximity relations. The use of multiple sensor modalities increases robustness and reliability, especially in complex and dynamic industrial environments.</w:t>
      </w:r>
    </w:p>
    <w:p w14:paraId="09F768D5" w14:textId="3306219E" w:rsidR="1B2C3099" w:rsidRDefault="1B2C3099" w:rsidP="20CA5008">
      <w:pPr>
        <w:pStyle w:val="BodyText"/>
        <w:jc w:val="both"/>
      </w:pPr>
      <w:r>
        <w:t>Perception is implemented both at the edge and in the cloud. Edge-level processing allows low-latency perception close to the physical process, which is critical for safety-related scenarios such as human–machine interaction zones. Additionally, UC2 includes perception of platform health, monitoring the status of sensors, edge nodes and cloud components, and generating alerts in case of malfunction.</w:t>
      </w:r>
    </w:p>
    <w:p w14:paraId="0F25E25B" w14:textId="24B82A2A" w:rsidR="1B2C3099" w:rsidRDefault="1B2C3099" w:rsidP="20CA5008">
      <w:pPr>
        <w:pStyle w:val="Heading3"/>
        <w:spacing w:line="259" w:lineRule="auto"/>
      </w:pPr>
      <w:r>
        <w:t>Contribution to Comprehension</w:t>
      </w:r>
    </w:p>
    <w:p w14:paraId="521C38E0" w14:textId="3C885309" w:rsidR="1B2C3099" w:rsidRDefault="1B2C3099" w:rsidP="20CA5008">
      <w:pPr>
        <w:pStyle w:val="BodyText"/>
        <w:jc w:val="both"/>
      </w:pPr>
      <w:r>
        <w:t>Comprehension involves interpreting perceived data and understanding what the current situation means. UC2 moves beyond raw sensor readings by applying sensor fusion and artificial intelligence techniques to derive meaningful situational context.</w:t>
      </w:r>
    </w:p>
    <w:p w14:paraId="118B25A9" w14:textId="7411EB46" w:rsidR="1B2C3099" w:rsidRDefault="1B2C3099" w:rsidP="20CA5008">
      <w:pPr>
        <w:pStyle w:val="BodyText"/>
        <w:jc w:val="both"/>
      </w:pPr>
      <w:r>
        <w:t>Data from UWB, ToF and radar sensors are fused using AI/ML models to distinguish between people and machines, to identify unsafe proximity situations, and to detect deviations from normal operational patterns. This allows the system to understand whether an observed situation is safe, potentially hazardous or anomalous.</w:t>
      </w:r>
    </w:p>
    <w:p w14:paraId="79D89F62" w14:textId="618816FB" w:rsidR="1B2C3099" w:rsidRDefault="1B2C3099" w:rsidP="20CA5008">
      <w:pPr>
        <w:pStyle w:val="BodyText"/>
        <w:jc w:val="both"/>
      </w:pPr>
      <w:r>
        <w:t>UC2 also enriches the operational digital twin with semantic information about the current state of the environment. Instead of representing only static layouts or asset locations, the digital twin reflects live human and machine interactions, enabling shared situational understanding for both automated systems and human operators.</w:t>
      </w:r>
    </w:p>
    <w:p w14:paraId="0A14EF2B" w14:textId="559EE43A" w:rsidR="20CA5008" w:rsidRDefault="20CA5008" w:rsidP="20CA5008">
      <w:pPr>
        <w:pStyle w:val="BodyText"/>
        <w:jc w:val="both"/>
      </w:pPr>
    </w:p>
    <w:p w14:paraId="06619E2B" w14:textId="5F5B3D3B" w:rsidR="1B2C3099" w:rsidRDefault="1B2C3099" w:rsidP="20CA5008">
      <w:pPr>
        <w:pStyle w:val="Heading3"/>
        <w:spacing w:line="259" w:lineRule="auto"/>
      </w:pPr>
      <w:r>
        <w:t>Contribution to Decision Making</w:t>
      </w:r>
    </w:p>
    <w:p w14:paraId="66927145" w14:textId="42403AD7" w:rsidR="1B2C3099" w:rsidRDefault="1B2C3099" w:rsidP="20CA5008">
      <w:pPr>
        <w:pStyle w:val="BodyText"/>
        <w:jc w:val="both"/>
      </w:pPr>
      <w:r>
        <w:t>Decision making concerns determining what actions should be taken based on the understood situation. UC2 directly supports both automated and human-in-the-loop decision making.</w:t>
      </w:r>
    </w:p>
    <w:p w14:paraId="26946B41" w14:textId="5BC58EC3" w:rsidR="1B2C3099" w:rsidRDefault="1B2C3099" w:rsidP="20CA5008">
      <w:pPr>
        <w:pStyle w:val="BodyText"/>
        <w:jc w:val="both"/>
      </w:pPr>
      <w:r>
        <w:t>Machine learning models trained on historical and real-time data enable context-aware decisions, such as identifying when an autonomous machine should slow down, stop or reroute due to the presence of personnel nearby. These models are updated continuously via cloud-based training and deployed to edge devices, allowing decisions to adapt to changing layouts, workflows and behaviours.</w:t>
      </w:r>
    </w:p>
    <w:p w14:paraId="09FA7119" w14:textId="5773AEFC" w:rsidR="1B2C3099" w:rsidRDefault="1B2C3099" w:rsidP="20CA5008">
      <w:pPr>
        <w:pStyle w:val="BodyText"/>
        <w:jc w:val="both"/>
      </w:pPr>
      <w:r>
        <w:t>For human decision makers, UC2 provides visualisation interfaces and alerts that highlight abnormal or unsafe situations. This supports operational decisions related to safety interventions, work reorganisation or escalation procedures.</w:t>
      </w:r>
    </w:p>
    <w:p w14:paraId="696935A2" w14:textId="44608ACA" w:rsidR="20CA5008" w:rsidRDefault="20CA5008" w:rsidP="20CA5008">
      <w:pPr>
        <w:pStyle w:val="BodyText"/>
        <w:jc w:val="both"/>
      </w:pPr>
    </w:p>
    <w:p w14:paraId="04224124" w14:textId="4BC25A10" w:rsidR="1B2C3099" w:rsidRDefault="1B2C3099" w:rsidP="20CA5008">
      <w:pPr>
        <w:pStyle w:val="Heading3"/>
        <w:spacing w:line="259" w:lineRule="auto"/>
      </w:pPr>
      <w:r>
        <w:t>Contribution to Action Performance</w:t>
      </w:r>
    </w:p>
    <w:p w14:paraId="2D8D3D4A" w14:textId="6EE5286A" w:rsidR="1B2C3099" w:rsidRDefault="1B2C3099" w:rsidP="20CA5008">
      <w:pPr>
        <w:pStyle w:val="BodyText"/>
        <w:jc w:val="both"/>
      </w:pPr>
      <w:r>
        <w:t>Action performance refers to executing decisions and enforcing them in the physical or digital environment. UC2 closes the situational awareness loop by enabling concrete actions based on the decisions taken.</w:t>
      </w:r>
    </w:p>
    <w:p w14:paraId="78B81F11" w14:textId="04A4AD58" w:rsidR="1B2C3099" w:rsidRDefault="1B2C3099" w:rsidP="20CA5008">
      <w:pPr>
        <w:pStyle w:val="BodyText"/>
        <w:jc w:val="both"/>
      </w:pPr>
      <w:r>
        <w:t>On the automated side, UC2 supports immediate safety actions such as stopping autonomous forklifts, restricting access to hazardous areas, or blocking machine operation when unauthorised or unsafe human presence is detected. These actions are executed with minimal latency due to edge-level control.</w:t>
      </w:r>
    </w:p>
    <w:p w14:paraId="3370EB32" w14:textId="0D07F844" w:rsidR="1B2C3099" w:rsidRDefault="1B2C3099" w:rsidP="20CA5008">
      <w:pPr>
        <w:pStyle w:val="BodyText"/>
        <w:jc w:val="both"/>
      </w:pPr>
      <w:r>
        <w:t>On the human side, UC2 generates alerts and guidance to operators and workers, providing clear feedback on why an action was triggered and how to proceed safely. At the system level, deployment and configuration controllers allow model updates, sensor redeployment and system reconfiguration, ensuring long-term operational effectiveness.</w:t>
      </w:r>
    </w:p>
    <w:p w14:paraId="13D388B8" w14:textId="00804735" w:rsidR="20CA5008" w:rsidRDefault="20CA5008" w:rsidP="20CA5008">
      <w:pPr>
        <w:pStyle w:val="BodyText"/>
        <w:jc w:val="both"/>
      </w:pPr>
    </w:p>
    <w:p w14:paraId="50DACE78" w14:textId="2DA2A7CB" w:rsidR="1B2C3099" w:rsidRDefault="1B2C3099" w:rsidP="20CA5008">
      <w:pPr>
        <w:pStyle w:val="Heading3"/>
        <w:spacing w:line="259" w:lineRule="auto"/>
      </w:pPr>
      <w:r>
        <w:t>Summary</w:t>
      </w:r>
    </w:p>
    <w:p w14:paraId="1075A7F4" w14:textId="732CB337" w:rsidR="1B2C3099" w:rsidRDefault="1B2C3099" w:rsidP="20CA5008">
      <w:pPr>
        <w:pStyle w:val="BodyText"/>
        <w:jc w:val="both"/>
      </w:pPr>
      <w:r>
        <w:t>UC2 is a core enabling use case within Sa4CPS, providing a complete perception-to-action pipeline. It supplies real-time perception of people and machines, comprehension through AI-based interpretation, informed decision making for safety and efficiency, and reliable action performance through automated and human-mediated interventions. As such, UC2 forms a foundational building block for secure situational awareness in production and logistics environments.</w:t>
      </w:r>
    </w:p>
    <w:p w14:paraId="2F2C771C" w14:textId="77777777" w:rsidR="0022273C" w:rsidRPr="007D4CD5" w:rsidRDefault="0022273C" w:rsidP="0022273C">
      <w:pPr>
        <w:pStyle w:val="BodyText"/>
      </w:pPr>
    </w:p>
    <w:p w14:paraId="57E238B3" w14:textId="77777777" w:rsidR="0022273C" w:rsidRDefault="0022273C" w:rsidP="0022273C">
      <w:pPr>
        <w:pStyle w:val="Heading2"/>
      </w:pPr>
      <w:bookmarkStart w:id="86" w:name="_Ref201676344"/>
      <w:bookmarkStart w:id="87" w:name="_Toc227329376"/>
      <w:r>
        <w:t>Application of advanced maps in public safety (UC3)</w:t>
      </w:r>
      <w:bookmarkEnd w:id="86"/>
      <w:bookmarkEnd w:id="87"/>
    </w:p>
    <w:p w14:paraId="49FF4182"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3B6FC5AD" w14:textId="77777777" w:rsidR="000E44FE" w:rsidRDefault="000E44FE" w:rsidP="0022273C">
      <w:pPr>
        <w:pStyle w:val="BodyText"/>
        <w:jc w:val="both"/>
        <w:rPr>
          <w:szCs w:val="20"/>
        </w:rPr>
      </w:pPr>
    </w:p>
    <w:p w14:paraId="289F841D" w14:textId="67B4A765" w:rsidR="0022273C" w:rsidRDefault="111FDCF6" w:rsidP="0022273C">
      <w:pPr>
        <w:pStyle w:val="BodyText"/>
      </w:pPr>
      <w:r>
        <w:t>NSC3 will serve as the mapping component within the SA4CPS project with the current 2D mapping solution to provide spatial awareness capabilities to the overall system (see Figure 9). During the project, NSC3 will introduce zero trust principles to strengthen its security posture while maintaining high operational performance for real-time surveillance scenarios.</w:t>
      </w:r>
    </w:p>
    <w:p w14:paraId="5FE8C576" w14:textId="3DE94C33" w:rsidR="20CA5008" w:rsidRDefault="20CA5008" w:rsidP="20CA5008">
      <w:pPr>
        <w:pStyle w:val="BodyText"/>
      </w:pPr>
    </w:p>
    <w:p w14:paraId="2281CDAC" w14:textId="28462458" w:rsidR="0022273C" w:rsidRDefault="0022273C" w:rsidP="0022273C">
      <w:pPr>
        <w:pStyle w:val="BodyText"/>
      </w:pPr>
      <w:r>
        <w:rPr>
          <w:noProof/>
        </w:rPr>
        <w:drawing>
          <wp:inline distT="0" distB="0" distL="0" distR="0" wp14:anchorId="5F8AAC8B" wp14:editId="2C06F3C0">
            <wp:extent cx="6162676" cy="2476500"/>
            <wp:effectExtent l="0" t="0" r="0" b="0"/>
            <wp:docPr id="1223444001" name="Picture 122344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162676" cy="2476500"/>
                    </a:xfrm>
                    <a:prstGeom prst="rect">
                      <a:avLst/>
                    </a:prstGeom>
                  </pic:spPr>
                </pic:pic>
              </a:graphicData>
            </a:graphic>
          </wp:inline>
        </w:drawing>
      </w:r>
    </w:p>
    <w:p w14:paraId="68BBFBA6" w14:textId="3A4A700F" w:rsidR="0022273C" w:rsidRPr="007D4CD5" w:rsidRDefault="0022273C" w:rsidP="0022273C">
      <w:pPr>
        <w:pStyle w:val="Caption"/>
        <w:rPr>
          <w:sz w:val="22"/>
          <w:szCs w:val="22"/>
        </w:rPr>
      </w:pPr>
      <w:bookmarkStart w:id="88" w:name="_Ref201648131"/>
      <w:bookmarkStart w:id="89" w:name="_Toc225251522"/>
      <w:r>
        <w:t xml:space="preserve">Figure </w:t>
      </w:r>
      <w:r>
        <w:fldChar w:fldCharType="begin"/>
      </w:r>
      <w:r>
        <w:instrText xml:space="preserve"> SEQ Figure \* ARABIC </w:instrText>
      </w:r>
      <w:r>
        <w:fldChar w:fldCharType="separate"/>
      </w:r>
      <w:r w:rsidR="00864539">
        <w:rPr>
          <w:noProof/>
        </w:rPr>
        <w:t>15</w:t>
      </w:r>
      <w:r>
        <w:fldChar w:fldCharType="end"/>
      </w:r>
      <w:bookmarkEnd w:id="88"/>
      <w:r>
        <w:t xml:space="preserve">. </w:t>
      </w:r>
      <w:r w:rsidRPr="007F7173">
        <w:t>An example how NSC3 will operate under Zero trust communication with other devices (camera in this example) and how this data will be utilized when planning further actions, if facing unwanted anomalies/objects.</w:t>
      </w:r>
      <w:bookmarkEnd w:id="89"/>
    </w:p>
    <w:p w14:paraId="0EB20A0A" w14:textId="77777777" w:rsidR="0022273C" w:rsidRPr="007D4CD5" w:rsidRDefault="0022273C" w:rsidP="0022273C">
      <w:pPr>
        <w:rPr>
          <w:sz w:val="20"/>
          <w:szCs w:val="20"/>
        </w:rPr>
      </w:pPr>
      <w:r w:rsidRPr="17111796">
        <w:rPr>
          <w:sz w:val="22"/>
          <w:szCs w:val="22"/>
        </w:rPr>
        <w:t xml:space="preserve"> </w:t>
      </w:r>
    </w:p>
    <w:p w14:paraId="5F37E956" w14:textId="77777777" w:rsidR="0022273C" w:rsidRPr="00916811" w:rsidRDefault="0022273C" w:rsidP="0022273C">
      <w:pPr>
        <w:jc w:val="both"/>
        <w:rPr>
          <w:sz w:val="20"/>
          <w:szCs w:val="20"/>
        </w:rPr>
      </w:pPr>
    </w:p>
    <w:p w14:paraId="7D00989E" w14:textId="0EBCD2C0" w:rsidR="4C21C412" w:rsidRDefault="54E14C68" w:rsidP="536A05BF">
      <w:pPr>
        <w:pStyle w:val="Heading3"/>
      </w:pPr>
      <w:r>
        <w:t>Trusted SitAw Application Support</w:t>
      </w:r>
    </w:p>
    <w:p w14:paraId="7551E0DE" w14:textId="201141F8" w:rsidR="54E14C68" w:rsidRDefault="54E14C68" w:rsidP="20CA5008">
      <w:pPr>
        <w:pStyle w:val="BodyText"/>
      </w:pPr>
      <w:r>
        <w:t xml:space="preserve"> </w:t>
      </w:r>
    </w:p>
    <w:p w14:paraId="7B4013C4" w14:textId="57B1315E" w:rsidR="54E14C68" w:rsidRDefault="54E14C68" w:rsidP="20CA5008">
      <w:pPr>
        <w:pStyle w:val="BodyText"/>
      </w:pPr>
      <w:r>
        <w:t>The NSC3 platform contributes to the situational awareness application layer by providing real-time map-centric visualization, live video integration, AI-driven object detection, and geofencing. These components together enable operators to maintain comprehensive, continuous awareness of a secured area.</w:t>
      </w:r>
    </w:p>
    <w:p w14:paraId="22619D04" w14:textId="3917C5C8" w:rsidR="20CA5008" w:rsidRDefault="20CA5008" w:rsidP="20CA5008">
      <w:pPr>
        <w:pStyle w:val="BodyText"/>
      </w:pPr>
    </w:p>
    <w:p w14:paraId="671B21A9" w14:textId="0D801DBF" w:rsidR="54E14C68" w:rsidRDefault="54E14C68" w:rsidP="536A05BF">
      <w:pPr>
        <w:pStyle w:val="Heading4"/>
      </w:pPr>
      <w:r>
        <w:t>SitAw Data Authorization</w:t>
      </w:r>
    </w:p>
    <w:p w14:paraId="59EC29ED" w14:textId="7BA33341" w:rsidR="54E14C68" w:rsidRDefault="54E14C68" w:rsidP="20CA5008">
      <w:pPr>
        <w:pStyle w:val="BodyText"/>
      </w:pPr>
      <w:r>
        <w:t xml:space="preserve"> </w:t>
      </w:r>
    </w:p>
    <w:p w14:paraId="2BDBA903" w14:textId="12B8D5DB" w:rsidR="54E14C68" w:rsidRDefault="54E14C68" w:rsidP="20CA5008">
      <w:pPr>
        <w:pStyle w:val="BodyText"/>
      </w:pPr>
      <w:r>
        <w:t>Access to situational awareness data within NSC3 is governed by role-based access control (RBAC). Each user is assigned a role — such as operator or commander — that determines which video streams, map data, and system functions they may access. Authorization is enforced on a per-action basis, ensuring that users can only perform actions for which they have been explicitly granted permission. Unauthenticated access is always blocked.</w:t>
      </w:r>
    </w:p>
    <w:p w14:paraId="76A1E607" w14:textId="1877F095" w:rsidR="54E14C68" w:rsidRDefault="54E14C68" w:rsidP="20CA5008">
      <w:pPr>
        <w:pStyle w:val="BodyText"/>
      </w:pPr>
      <w:r>
        <w:t xml:space="preserve"> </w:t>
      </w:r>
    </w:p>
    <w:p w14:paraId="4D13F457" w14:textId="28DF8781" w:rsidR="54E14C68" w:rsidRDefault="54E14C68" w:rsidP="536A05BF">
      <w:pPr>
        <w:pStyle w:val="Heading4"/>
      </w:pPr>
      <w:r>
        <w:t>SitAw Data Catalogues and Discovery</w:t>
      </w:r>
    </w:p>
    <w:p w14:paraId="2FC07CC9" w14:textId="2ACAD739" w:rsidR="54E14C68" w:rsidRDefault="54E14C68" w:rsidP="20CA5008">
      <w:pPr>
        <w:pStyle w:val="BodyText"/>
      </w:pPr>
      <w:r>
        <w:t xml:space="preserve"> </w:t>
      </w:r>
    </w:p>
    <w:p w14:paraId="079ED451" w14:textId="10C67743" w:rsidR="54E14C68" w:rsidRDefault="54E14C68" w:rsidP="20CA5008">
      <w:pPr>
        <w:pStyle w:val="BodyText"/>
      </w:pPr>
      <w:r>
        <w:t>NSC3 manages a registry of connected camera sources through the Network Streaming Service (NSS). Camera sources, together with their spatial metadata (geolocation, field of view, and viewing angle), are registered and maintained by authorised operators. Map layers — including detection overlays and 3D building models — are managed as selectable data layers within the platform. Detection models used by the object detection service are configurable per task, supporting discovery and selection of available models.</w:t>
      </w:r>
    </w:p>
    <w:p w14:paraId="715DF8C1" w14:textId="1632F52B" w:rsidR="54E14C68" w:rsidRDefault="54E14C68" w:rsidP="20CA5008">
      <w:pPr>
        <w:pStyle w:val="BodyText"/>
      </w:pPr>
      <w:r>
        <w:t xml:space="preserve"> </w:t>
      </w:r>
    </w:p>
    <w:p w14:paraId="7B50C0F8" w14:textId="5C1BDD3F" w:rsidR="54E14C68" w:rsidRDefault="54E14C68" w:rsidP="536A05BF">
      <w:pPr>
        <w:pStyle w:val="Heading4"/>
      </w:pPr>
      <w:r>
        <w:t>Secure Communications</w:t>
      </w:r>
    </w:p>
    <w:p w14:paraId="59F2AB96" w14:textId="04B0D93C" w:rsidR="54E14C68" w:rsidRDefault="54E14C68" w:rsidP="20CA5008">
      <w:pPr>
        <w:pStyle w:val="BodyText"/>
      </w:pPr>
      <w:r>
        <w:t xml:space="preserve"> </w:t>
      </w:r>
    </w:p>
    <w:p w14:paraId="4DAA19AC" w14:textId="25B51599" w:rsidR="54E14C68" w:rsidRDefault="54E14C68" w:rsidP="20CA5008">
      <w:pPr>
        <w:pStyle w:val="BodyText"/>
      </w:pPr>
      <w:r>
        <w:t>All communications within NSC3 use secured connections to prevent interception or tampering. The platform operates within a closed internal Docker network, with all external traffic mediated through a gateway acting as a reverse proxy, ensuring that no internal service is directly exposed to the internet. Where feasible, data filtering and initial validation are applied at the edge to reduce processing latency without weakening the security boundary.</w:t>
      </w:r>
    </w:p>
    <w:p w14:paraId="45728AF1" w14:textId="2E485A2E" w:rsidR="54E14C68" w:rsidRDefault="54E14C68" w:rsidP="20CA5008">
      <w:pPr>
        <w:pStyle w:val="BodyText"/>
      </w:pPr>
      <w:r>
        <w:t xml:space="preserve"> </w:t>
      </w:r>
    </w:p>
    <w:p w14:paraId="07D3CE37" w14:textId="5A843E17" w:rsidR="3F64A8A7" w:rsidRDefault="54E14C68" w:rsidP="536A05BF">
      <w:pPr>
        <w:pStyle w:val="Heading3"/>
      </w:pPr>
      <w:r>
        <w:t>Trust Enforcement</w:t>
      </w:r>
    </w:p>
    <w:p w14:paraId="2D089FC1" w14:textId="43F67CEC" w:rsidR="54E14C68" w:rsidRDefault="54E14C68" w:rsidP="20CA5008">
      <w:pPr>
        <w:pStyle w:val="BodyText"/>
      </w:pPr>
      <w:r>
        <w:t xml:space="preserve"> </w:t>
      </w:r>
    </w:p>
    <w:p w14:paraId="1746D653" w14:textId="408C2CF6" w:rsidR="54E14C68" w:rsidRDefault="54E14C68" w:rsidP="536A05BF">
      <w:pPr>
        <w:pStyle w:val="Heading4"/>
      </w:pPr>
      <w:r>
        <w:t>Identity &amp; Authentication</w:t>
      </w:r>
    </w:p>
    <w:p w14:paraId="0CB2AEA7" w14:textId="4F42B385" w:rsidR="54E14C68" w:rsidRDefault="54E14C68" w:rsidP="20CA5008">
      <w:pPr>
        <w:pStyle w:val="BodyText"/>
      </w:pPr>
      <w:r>
        <w:t xml:space="preserve"> </w:t>
      </w:r>
    </w:p>
    <w:p w14:paraId="32B9D682" w14:textId="1EACD7B6" w:rsidR="54E14C68" w:rsidRDefault="54E14C68" w:rsidP="20CA5008">
      <w:pPr>
        <w:pStyle w:val="BodyText"/>
      </w:pPr>
      <w:r>
        <w:t>Every user must verify their identity before gaining access to NSC3. Multi-factor authentication (MFA) is required, combining a password with a secondary factor such as a hardware token or biometric verification. All unauthenticated access attempts are strictly blocked, ensuring that only verified security personnel can access operational data and system controls.</w:t>
      </w:r>
    </w:p>
    <w:p w14:paraId="5B4BA859" w14:textId="513C4F3B" w:rsidR="54E14C68" w:rsidRDefault="54E14C68" w:rsidP="20CA5008">
      <w:pPr>
        <w:pStyle w:val="BodyText"/>
      </w:pPr>
      <w:r>
        <w:t xml:space="preserve"> </w:t>
      </w:r>
    </w:p>
    <w:p w14:paraId="0D8E96CC" w14:textId="356AFCDE" w:rsidR="54E14C68" w:rsidRDefault="54E14C68" w:rsidP="536A05BF">
      <w:pPr>
        <w:pStyle w:val="Heading4"/>
      </w:pPr>
      <w:r>
        <w:t>Policy Management</w:t>
      </w:r>
    </w:p>
    <w:p w14:paraId="6663863E" w14:textId="1A8BE318" w:rsidR="54E14C68" w:rsidRDefault="54E14C68" w:rsidP="20CA5008">
      <w:pPr>
        <w:pStyle w:val="BodyText"/>
      </w:pPr>
      <w:r>
        <w:t xml:space="preserve"> </w:t>
      </w:r>
    </w:p>
    <w:p w14:paraId="4C35D9AD" w14:textId="3E5D431E" w:rsidR="54E14C68" w:rsidRDefault="54E14C68" w:rsidP="20CA5008">
      <w:pPr>
        <w:pStyle w:val="BodyText"/>
      </w:pPr>
      <w:r>
        <w:t>Zero trust policies govern the NSC3 system under the principle of never trusting any user or device by default. RBAC policies define the access rights of each user role, limiting data visibility and action scope to what is operationally necessary. Geofencing rules constitute a further layer of spatial policy, automatically enforcing area access constraints on detected objects and triggering alerts on violations.</w:t>
      </w:r>
    </w:p>
    <w:p w14:paraId="7B36B81E" w14:textId="5985DA73" w:rsidR="54E14C68" w:rsidRDefault="54E14C68" w:rsidP="20CA5008">
      <w:pPr>
        <w:pStyle w:val="BodyText"/>
      </w:pPr>
      <w:r>
        <w:t xml:space="preserve"> </w:t>
      </w:r>
    </w:p>
    <w:p w14:paraId="58FE0A91" w14:textId="1FE799F8" w:rsidR="54E14C68" w:rsidRDefault="54E14C68" w:rsidP="536A05BF">
      <w:pPr>
        <w:pStyle w:val="Heading4"/>
      </w:pPr>
      <w:r>
        <w:t>Continuous Trust Monitoring &amp; Control</w:t>
      </w:r>
    </w:p>
    <w:p w14:paraId="6E68C667" w14:textId="719805A1" w:rsidR="54E14C68" w:rsidRDefault="54E14C68" w:rsidP="20CA5008">
      <w:pPr>
        <w:pStyle w:val="BodyText"/>
      </w:pPr>
      <w:r>
        <w:t xml:space="preserve"> </w:t>
      </w:r>
    </w:p>
    <w:p w14:paraId="51E33641" w14:textId="1CF2C9EA" w:rsidR="54E14C68" w:rsidRDefault="54E14C68" w:rsidP="20CA5008">
      <w:pPr>
        <w:pStyle w:val="BodyText"/>
      </w:pPr>
      <w:r>
        <w:t>Active sessions are continuously monitored for abnormal behaviour, including unusual access times, unexpected geographic locations, or anomalous action patterns. Devices must sustain ongoing compliance with security requirements throughout their connected sessions; non-compliance triggers re-evaluation or revocation of access.</w:t>
      </w:r>
    </w:p>
    <w:p w14:paraId="3AA37BF0" w14:textId="6CF15203" w:rsidR="54E14C68" w:rsidRDefault="54E14C68" w:rsidP="20CA5008">
      <w:pPr>
        <w:pStyle w:val="BodyText"/>
      </w:pPr>
      <w:r>
        <w:t xml:space="preserve"> </w:t>
      </w:r>
    </w:p>
    <w:p w14:paraId="3B6829E6" w14:textId="4E3EE4B5" w:rsidR="447A3095" w:rsidRDefault="54E14C68" w:rsidP="536A05BF">
      <w:pPr>
        <w:pStyle w:val="Heading3"/>
      </w:pPr>
      <w:r>
        <w:t>Trust Evidence</w:t>
      </w:r>
    </w:p>
    <w:p w14:paraId="250703A4" w14:textId="43929A0B" w:rsidR="54E14C68" w:rsidRDefault="54E14C68" w:rsidP="20CA5008">
      <w:pPr>
        <w:pStyle w:val="BodyText"/>
      </w:pPr>
      <w:r>
        <w:t xml:space="preserve"> </w:t>
      </w:r>
    </w:p>
    <w:p w14:paraId="6EFA3598" w14:textId="108884BE" w:rsidR="54E14C68" w:rsidRDefault="54E14C68" w:rsidP="536A05BF">
      <w:pPr>
        <w:pStyle w:val="Heading4"/>
      </w:pPr>
      <w:r>
        <w:t>Trust Registries (Whitelist)</w:t>
      </w:r>
    </w:p>
    <w:p w14:paraId="06308BCB" w14:textId="1CDB0C45" w:rsidR="54E14C68" w:rsidRDefault="54E14C68" w:rsidP="20CA5008">
      <w:pPr>
        <w:pStyle w:val="BodyText"/>
      </w:pPr>
      <w:r>
        <w:t xml:space="preserve"> </w:t>
      </w:r>
    </w:p>
    <w:p w14:paraId="6B20BF60" w14:textId="5ADA0D42" w:rsidR="71BCB0B0" w:rsidRDefault="71BCB0B0" w:rsidP="536A05BF">
      <w:pPr>
        <w:pStyle w:val="BodyText"/>
      </w:pPr>
      <w:r>
        <w:t>Devices and video sources registered in NSC3 are implicitly considered trusted — admission to the system serves as the trust assertion. Camera sources are added exclusively through a manual registration process performed by authorised operators, preventing the injection of unauthorised or adversarial video feeds into the surveillance pipeline. Rather than maintaining an explicit whitelist that must be kept up to date, the system operates with a blocklist mentality: all registered devices are permitted by default, and trust is revoked on a per-device basis if a device is identified as compromised or otherwise unsafe. Blocking a device immediately revokes its access across the platform without requiring changes to other device records.</w:t>
      </w:r>
    </w:p>
    <w:p w14:paraId="6DADA3F8" w14:textId="10B0CFFC" w:rsidR="54E14C68" w:rsidRDefault="54E14C68" w:rsidP="20CA5008">
      <w:pPr>
        <w:pStyle w:val="BodyText"/>
      </w:pPr>
      <w:r>
        <w:t xml:space="preserve"> </w:t>
      </w:r>
    </w:p>
    <w:p w14:paraId="42E42B12" w14:textId="6D09489F" w:rsidR="54E14C68" w:rsidRDefault="54E14C68" w:rsidP="536A05BF">
      <w:pPr>
        <w:pStyle w:val="Heading4"/>
      </w:pPr>
      <w:r>
        <w:t>Log &amp; Audit</w:t>
      </w:r>
    </w:p>
    <w:p w14:paraId="2AE72919" w14:textId="401A29E3" w:rsidR="54E14C68" w:rsidRDefault="54E14C68" w:rsidP="20CA5008">
      <w:pPr>
        <w:pStyle w:val="BodyText"/>
      </w:pPr>
      <w:r>
        <w:t xml:space="preserve"> </w:t>
      </w:r>
    </w:p>
    <w:p w14:paraId="066637E1" w14:textId="0E186237" w:rsidR="54E14C68" w:rsidRDefault="54E14C68" w:rsidP="20CA5008">
      <w:pPr>
        <w:pStyle w:val="BodyText"/>
      </w:pPr>
      <w:r>
        <w:t>Comprehensive audit logging is implemented throughout the platform. Every user action is recorded in a tamper-evident audit trail to support accountability and incident response. All video, audio, and sensor data is cryptographically signed at the source to enable chain-of-custody verification. Periodic hash-based integrity checks are applied to stored recorded material to detect any post-ingestion tampering.</w:t>
      </w:r>
    </w:p>
    <w:p w14:paraId="71A98E17" w14:textId="328C4B5E" w:rsidR="20CA5008" w:rsidRDefault="20CA5008" w:rsidP="20CA5008">
      <w:pPr>
        <w:pStyle w:val="BodyText"/>
      </w:pPr>
    </w:p>
    <w:p w14:paraId="3A04996C" w14:textId="77777777" w:rsidR="0022273C" w:rsidRPr="007D4CD5" w:rsidRDefault="0022273C" w:rsidP="0022273C">
      <w:pPr>
        <w:pStyle w:val="BodyText"/>
      </w:pPr>
    </w:p>
    <w:p w14:paraId="5D7E94C8" w14:textId="77777777" w:rsidR="0022273C" w:rsidRDefault="0022273C" w:rsidP="0022273C">
      <w:pPr>
        <w:pStyle w:val="Heading2"/>
        <w:rPr>
          <w:b w:val="0"/>
        </w:rPr>
      </w:pPr>
      <w:bookmarkStart w:id="90" w:name="_Toc227329377"/>
      <w:r>
        <w:t>Critical energy distribution (UC4)</w:t>
      </w:r>
      <w:bookmarkEnd w:id="90"/>
    </w:p>
    <w:p w14:paraId="7A7EB604"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DF2E66D" w14:textId="77777777" w:rsidR="000E44FE" w:rsidRDefault="000E44FE" w:rsidP="00E00B8C">
      <w:pPr>
        <w:pStyle w:val="BodyText"/>
        <w:rPr>
          <w:rFonts w:eastAsia="Arial" w:cs="Arial"/>
          <w:szCs w:val="20"/>
        </w:rPr>
      </w:pPr>
    </w:p>
    <w:p w14:paraId="5C1EA09C" w14:textId="77777777" w:rsidR="0022273C" w:rsidRDefault="0022273C" w:rsidP="00E00B8C">
      <w:pPr>
        <w:pStyle w:val="BodyText"/>
        <w:rPr>
          <w:rFonts w:eastAsia="Arial" w:cs="Arial"/>
          <w:szCs w:val="20"/>
        </w:rPr>
      </w:pPr>
      <w:r w:rsidRPr="00916811">
        <w:rPr>
          <w:rFonts w:eastAsia="Arial" w:cs="Arial"/>
          <w:szCs w:val="20"/>
        </w:rPr>
        <w:t xml:space="preserve">A distribution network operated by an energy community aggregator, as a cooperative, wants to develop the means to use flexibility in case of reliability issues in the distribution grid or when asked by the upstream network operator. At the same time, this operator is managing an energy community composed of a part of the consumers in the </w:t>
      </w:r>
      <w:r w:rsidRPr="00EC11C6">
        <w:t>area</w:t>
      </w:r>
      <w:r w:rsidRPr="00916811">
        <w:rPr>
          <w:rFonts w:eastAsia="Arial" w:cs="Arial"/>
          <w:szCs w:val="20"/>
        </w:rPr>
        <w:t>, targeting to optimize the energy contracts definition considering user’s flexibility, energy prices, and operation costs. A flexibility aggregator gets involved to collect and provide this flexibility.</w:t>
      </w:r>
    </w:p>
    <w:p w14:paraId="1E04665A" w14:textId="77777777" w:rsidR="0022273C" w:rsidRPr="00916811" w:rsidRDefault="0022273C" w:rsidP="0022273C">
      <w:pPr>
        <w:pStyle w:val="BodyText"/>
      </w:pPr>
      <w:r w:rsidRPr="00916811">
        <w:t>Main contribution area to the Sa4CPs concept</w:t>
      </w:r>
      <w:r>
        <w:t xml:space="preserve"> (see </w:t>
      </w:r>
      <w:r>
        <w:fldChar w:fldCharType="begin"/>
      </w:r>
      <w:r>
        <w:instrText xml:space="preserve"> REF _Ref201648242 \h </w:instrText>
      </w:r>
      <w:r>
        <w:fldChar w:fldCharType="separate"/>
      </w:r>
      <w:r>
        <w:t xml:space="preserve">Figure </w:t>
      </w:r>
      <w:r>
        <w:rPr>
          <w:noProof/>
        </w:rPr>
        <w:t>10</w:t>
      </w:r>
      <w:r>
        <w:fldChar w:fldCharType="end"/>
      </w:r>
      <w:r>
        <w:t>)</w:t>
      </w:r>
      <w:r w:rsidRPr="00916811">
        <w:t>: Distributed AI/explainable AI, digital twin. Several initiatives in the field focus on energy aspect, ignoring the learning of user's comfort and flexibility.</w:t>
      </w:r>
    </w:p>
    <w:p w14:paraId="29D750D4" w14:textId="77777777" w:rsidR="0022273C" w:rsidRPr="00916811" w:rsidRDefault="0022273C" w:rsidP="0022273C">
      <w:pPr>
        <w:pStyle w:val="BodyText"/>
      </w:pPr>
      <w:r w:rsidRPr="00916811">
        <w:t>Targeted innovation boosted by the Sa4CPS concept: Use of Explainable AI (XAI) for situational awareness; Activation of Flexibility with XAI; Use of federated learning models for energy communities Target business impact: Use of flexibility; Optimization of resource use</w:t>
      </w:r>
      <w:r>
        <w:t>.</w:t>
      </w:r>
    </w:p>
    <w:p w14:paraId="4444AF74" w14:textId="77777777" w:rsidR="0022273C" w:rsidRPr="00916811" w:rsidRDefault="0022273C" w:rsidP="0022273C">
      <w:pPr>
        <w:spacing w:after="120"/>
        <w:jc w:val="both"/>
      </w:pPr>
    </w:p>
    <w:p w14:paraId="1A0BD833" w14:textId="77777777" w:rsidR="0022273C" w:rsidRDefault="0022273C" w:rsidP="0022273C">
      <w:pPr>
        <w:spacing w:after="120"/>
        <w:jc w:val="center"/>
        <w:rPr>
          <w:rFonts w:ascii="Arial" w:eastAsia="Arial" w:hAnsi="Arial" w:cs="Arial"/>
          <w:sz w:val="20"/>
          <w:szCs w:val="20"/>
        </w:rPr>
      </w:pPr>
      <w:r w:rsidRPr="00916811">
        <w:rPr>
          <w:rFonts w:ascii="Arial" w:eastAsia="Arial" w:hAnsi="Arial" w:cs="Arial"/>
          <w:sz w:val="20"/>
          <w:szCs w:val="20"/>
        </w:rPr>
        <w:t xml:space="preserve"> </w:t>
      </w:r>
      <w:r>
        <w:rPr>
          <w:noProof/>
        </w:rPr>
        <w:drawing>
          <wp:inline distT="0" distB="0" distL="0" distR="0" wp14:anchorId="2F62F2C7" wp14:editId="020884E7">
            <wp:extent cx="6024161" cy="2233960"/>
            <wp:effectExtent l="0" t="0" r="0" b="0"/>
            <wp:docPr id="1333280360" name="Picture 1333280360" title="Inserindo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024161" cy="2233960"/>
                    </a:xfrm>
                    <a:prstGeom prst="rect">
                      <a:avLst/>
                    </a:prstGeom>
                  </pic:spPr>
                </pic:pic>
              </a:graphicData>
            </a:graphic>
          </wp:inline>
        </w:drawing>
      </w:r>
    </w:p>
    <w:p w14:paraId="5371D4F3" w14:textId="77777777" w:rsidR="0022273C" w:rsidRPr="00916811" w:rsidRDefault="0022273C" w:rsidP="0022273C">
      <w:pPr>
        <w:spacing w:after="120"/>
        <w:jc w:val="center"/>
      </w:pPr>
    </w:p>
    <w:p w14:paraId="51033F80" w14:textId="2EE4B5FE" w:rsidR="0022273C" w:rsidRPr="00916811" w:rsidRDefault="0022273C" w:rsidP="0022273C">
      <w:pPr>
        <w:pStyle w:val="Caption"/>
        <w:rPr>
          <w:rFonts w:eastAsia="Arial" w:cs="Arial"/>
          <w:i/>
          <w:color w:val="4F81BD" w:themeColor="accent1"/>
        </w:rPr>
      </w:pPr>
      <w:bookmarkStart w:id="91" w:name="_Ref201648242"/>
      <w:bookmarkStart w:id="92" w:name="_Toc225251523"/>
      <w:r>
        <w:t xml:space="preserve">Figure </w:t>
      </w:r>
      <w:r>
        <w:fldChar w:fldCharType="begin"/>
      </w:r>
      <w:r>
        <w:instrText xml:space="preserve"> SEQ Figure \* ARABIC </w:instrText>
      </w:r>
      <w:r>
        <w:fldChar w:fldCharType="separate"/>
      </w:r>
      <w:r w:rsidR="00864539">
        <w:rPr>
          <w:noProof/>
        </w:rPr>
        <w:t>16</w:t>
      </w:r>
      <w:r>
        <w:fldChar w:fldCharType="end"/>
      </w:r>
      <w:bookmarkEnd w:id="91"/>
      <w:r>
        <w:t xml:space="preserve">. </w:t>
      </w:r>
      <w:r w:rsidRPr="00916811">
        <w:rPr>
          <w:rFonts w:eastAsia="Arial" w:cs="Arial"/>
          <w:i/>
          <w:color w:val="4F81BD" w:themeColor="accent1"/>
        </w:rPr>
        <w:t>UC4 concept.</w:t>
      </w:r>
      <w:bookmarkEnd w:id="92"/>
    </w:p>
    <w:p w14:paraId="04A7E772" w14:textId="77777777" w:rsidR="0022273C" w:rsidRDefault="0022273C" w:rsidP="0022273C">
      <w:pPr>
        <w:pStyle w:val="BodyText"/>
      </w:pPr>
    </w:p>
    <w:p w14:paraId="3866C101" w14:textId="77777777" w:rsidR="0022273C" w:rsidRDefault="0022273C" w:rsidP="0022273C">
      <w:pPr>
        <w:pStyle w:val="BodyText"/>
        <w:jc w:val="both"/>
      </w:pPr>
    </w:p>
    <w:p w14:paraId="59070CDE" w14:textId="77777777" w:rsidR="0022273C" w:rsidRDefault="0022273C" w:rsidP="0022273C">
      <w:pPr>
        <w:pStyle w:val="Heading2"/>
      </w:pPr>
      <w:bookmarkStart w:id="93" w:name="_Toc227329378"/>
      <w:r>
        <w:t>Security and location awareness of persons (UC5)</w:t>
      </w:r>
      <w:bookmarkEnd w:id="93"/>
    </w:p>
    <w:p w14:paraId="7E8581C1" w14:textId="77777777" w:rsidR="0022273C" w:rsidRDefault="0022273C" w:rsidP="0022273C">
      <w:pPr>
        <w:pStyle w:val="BodyText"/>
      </w:pPr>
    </w:p>
    <w:p w14:paraId="5B764A95"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396F06C" w14:textId="56AC5535" w:rsidR="000E44FE" w:rsidRDefault="000E44FE" w:rsidP="0022273C">
      <w:pPr>
        <w:pStyle w:val="BodyText"/>
        <w:jc w:val="both"/>
        <w:rPr>
          <w:rFonts w:eastAsia="Arial" w:cs="Arial"/>
        </w:rPr>
      </w:pPr>
    </w:p>
    <w:p w14:paraId="2C8FB20A" w14:textId="458C407F" w:rsidR="0022273C" w:rsidRPr="00916811" w:rsidRDefault="4C0A87E6" w:rsidP="0022273C">
      <w:pPr>
        <w:pStyle w:val="BodyText"/>
        <w:jc w:val="both"/>
      </w:pPr>
      <w:r>
        <w:t>UC5 contributions are marked with red dots in Figure 7. Next, these connections and contributions from UC5 to the Sa4CPS framework are described.</w:t>
      </w:r>
    </w:p>
    <w:p w14:paraId="54021D4D" w14:textId="77777777" w:rsidR="1256958E" w:rsidRDefault="1256958E" w:rsidP="1256958E">
      <w:pPr>
        <w:pStyle w:val="BodyText"/>
        <w:jc w:val="both"/>
      </w:pPr>
    </w:p>
    <w:p w14:paraId="702AF640" w14:textId="77777777" w:rsidR="069FF142" w:rsidRDefault="069FF142" w:rsidP="1256958E">
      <w:pPr>
        <w:pStyle w:val="Heading3"/>
      </w:pPr>
      <w:r>
        <w:t>Trust Enforcement</w:t>
      </w:r>
    </w:p>
    <w:p w14:paraId="086FE23F" w14:textId="77777777" w:rsidR="1256958E" w:rsidRDefault="1256958E" w:rsidP="1256958E">
      <w:pPr>
        <w:pStyle w:val="BodyText"/>
        <w:jc w:val="both"/>
      </w:pPr>
    </w:p>
    <w:p w14:paraId="47474DDF" w14:textId="77777777" w:rsidR="0022273C" w:rsidRPr="00916811" w:rsidRDefault="069FF142" w:rsidP="1256958E">
      <w:pPr>
        <w:pStyle w:val="Heading4"/>
      </w:pPr>
      <w:r>
        <w:t>Trust Formation &amp; Evaluation</w:t>
      </w:r>
    </w:p>
    <w:p w14:paraId="3DEED427" w14:textId="77777777" w:rsidR="0022273C" w:rsidRPr="00916811" w:rsidRDefault="0022273C" w:rsidP="0022273C">
      <w:pPr>
        <w:pStyle w:val="BodyText"/>
        <w:jc w:val="both"/>
      </w:pPr>
    </w:p>
    <w:p w14:paraId="0E4DBEDA" w14:textId="77777777" w:rsidR="0022273C" w:rsidRPr="00916811" w:rsidRDefault="069FF142" w:rsidP="0022273C">
      <w:pPr>
        <w:pStyle w:val="BodyText"/>
        <w:jc w:val="both"/>
      </w:pPr>
      <w:r>
        <w:t>The Behavioural Data Hub developed in UC5 contributes to Trust Formation &amp; Evaluation by constructing a dynamic, behaviour-derived trust model for individual users. Rather than relying on static identity assertions, the hub continuously aggregates behavioural signals – spanning browsing, messaging, device hygiene, and security awareness interactions – and normalises these into a privacy-respecting feature representation. A hybrid risk engine, combining rule-based logic and machine learning models, evaluates the resulting features to form an evidence-based assessment of the user's current risk posture. Privacy-by-design mechanisms, including consent management, data minimisation, and pseudonymisation, ensure that trust formation operates within a governance-compliant framework. An explainability layer translates model outputs into user-facing insights, making the trust evaluation transparent and actionable.</w:t>
      </w:r>
    </w:p>
    <w:p w14:paraId="579F6D23" w14:textId="77777777" w:rsidR="0022273C" w:rsidRPr="00916811" w:rsidRDefault="0022273C" w:rsidP="0022273C">
      <w:pPr>
        <w:pStyle w:val="BodyText"/>
        <w:jc w:val="both"/>
      </w:pPr>
    </w:p>
    <w:p w14:paraId="1A2ABD8C" w14:textId="77777777" w:rsidR="0022273C" w:rsidRPr="00916811" w:rsidRDefault="069FF142" w:rsidP="1256958E">
      <w:pPr>
        <w:pStyle w:val="Heading4"/>
      </w:pPr>
      <w:r>
        <w:t>Continuous Trust Monitoring &amp; Control</w:t>
      </w:r>
    </w:p>
    <w:p w14:paraId="1FADEA99" w14:textId="33B82A12" w:rsidR="1256958E" w:rsidRPr="00916811" w:rsidRDefault="7359022B" w:rsidP="1256958E">
      <w:pPr>
        <w:pStyle w:val="BodyText"/>
        <w:jc w:val="both"/>
        <w:rPr>
          <w:rFonts w:eastAsia="Arial" w:cs="Arial"/>
        </w:rPr>
      </w:pPr>
      <w:r>
        <w:t>The Behavioural Data Hub implements Continuous Trust Monitoring &amp; Control by treating trust as a continuously evolving trajectory rather than a point-in-time determination. Behavioural signals from all integrated protection touchpoints – including scam detection, browsing protection, identity monitoring, and device hygiene – are continuously ingested and used to update the user's risk profile. Deviations from established behavioural baselines, or from peer-group norms derived through privacy-preserving analytics, are surfaced as risk indicators triggering re-evaluation. The hub also monitors whether users respond to security awareness signals, connecting protective interventions to observable behavioural outcomes and thereby enabling a closed feedback loop between threat detection and trust state updates. Model governance and evaluation processes</w:t>
      </w:r>
      <w:r w:rsidRPr="1256958E">
        <w:rPr>
          <w:rFonts w:eastAsia="Arial" w:cs="Arial"/>
        </w:rPr>
        <w:t xml:space="preserve"> ensure the monitoring pipeline remains accurate, auditable, and aligned with evolving threat patterns.</w:t>
      </w:r>
    </w:p>
    <w:p w14:paraId="00F47E19" w14:textId="1FA122E9" w:rsidR="069FF142" w:rsidRDefault="069FF142" w:rsidP="1256958E">
      <w:pPr>
        <w:pStyle w:val="Heading3"/>
      </w:pPr>
      <w:r>
        <w:t>Trust Enforcement</w:t>
      </w:r>
    </w:p>
    <w:p w14:paraId="5A220933" w14:textId="22CB8121" w:rsidR="1256958E" w:rsidRDefault="1256958E" w:rsidP="1256958E">
      <w:pPr>
        <w:pStyle w:val="BodyText"/>
        <w:jc w:val="both"/>
      </w:pPr>
    </w:p>
    <w:p w14:paraId="4FF527B1" w14:textId="5CFB4613" w:rsidR="0022273C" w:rsidRPr="00916811" w:rsidRDefault="069FF142" w:rsidP="1256958E">
      <w:pPr>
        <w:pStyle w:val="Heading4"/>
      </w:pPr>
      <w:r>
        <w:t>Trust Formation &amp; Evaluation</w:t>
      </w:r>
    </w:p>
    <w:p w14:paraId="14D3CF1B" w14:textId="0802DE96" w:rsidR="0022273C" w:rsidRPr="00916811" w:rsidRDefault="0022273C" w:rsidP="0022273C">
      <w:pPr>
        <w:pStyle w:val="BodyText"/>
        <w:jc w:val="both"/>
      </w:pPr>
    </w:p>
    <w:p w14:paraId="0F4D130E" w14:textId="250C57A8" w:rsidR="0022273C" w:rsidRPr="00916811" w:rsidRDefault="069FF142" w:rsidP="0022273C">
      <w:pPr>
        <w:pStyle w:val="BodyText"/>
        <w:jc w:val="both"/>
      </w:pPr>
      <w:r>
        <w:t>The Behavioural Data Hub developed in UC5 contributes to Trust Formation &amp; Evaluation by constructing a dynamic, behaviour-derived trust model for individual users. Rather than relying on static identity assertions, the hub continuously aggregates behavioural signals – spanning browsing, messaging, device hygiene, and security awareness interactions – and normalises these into a privacy-respecting feature representation. A hybrid risk engine, combining rule-based logic and machine learning models, evaluates the resulting features to form an evidence-based assessment of the user's current risk posture. Privacy-by-design mechanisms, including consent management, data minimisation, and pseudonymisation, ensure that trust formation operates within a governance-compliant framework. An explainability layer translates model outputs into user-facing insights, making the trust evaluation transparent and actionable.</w:t>
      </w:r>
    </w:p>
    <w:p w14:paraId="0BA08D2F" w14:textId="6417E50F" w:rsidR="0022273C" w:rsidRPr="00916811" w:rsidRDefault="0022273C" w:rsidP="0022273C">
      <w:pPr>
        <w:pStyle w:val="BodyText"/>
        <w:jc w:val="both"/>
      </w:pPr>
    </w:p>
    <w:p w14:paraId="50D0E158" w14:textId="68FFE809" w:rsidR="0022273C" w:rsidRPr="00916811" w:rsidRDefault="069FF142" w:rsidP="1256958E">
      <w:pPr>
        <w:pStyle w:val="Heading4"/>
      </w:pPr>
      <w:r>
        <w:t>Continuous Trust Monitoring &amp; Control</w:t>
      </w:r>
    </w:p>
    <w:p w14:paraId="54C33957" w14:textId="77777777" w:rsidR="0022273C" w:rsidRPr="00916811" w:rsidRDefault="7359022B" w:rsidP="0022273C">
      <w:pPr>
        <w:pStyle w:val="BodyText"/>
        <w:jc w:val="both"/>
        <w:rPr>
          <w:rFonts w:eastAsia="Arial" w:cs="Arial"/>
        </w:rPr>
      </w:pPr>
      <w:r>
        <w:t>The Behavioural Data Hub implements Continuous Trust Monitoring &amp; Control by treating trust as a continuously evolving trajectory rather than a point-in-time determination. Behavioural signals from all integrated protection touchpoints – including scam detection, browsing protection, identity monitoring, and device hygiene – are continuously ingested and used to update the user's risk profile. Deviations from established behavioural baselines, or from peer-group norms derived through privacy-preserving analytics, are surfaced as risk indicators triggering re-evaluation. The hub also monitors whether users respond to security awareness signals, connecting protective interventions to observable behavioural outcomes and thereby enabling a closed feedback loop between threat detection and trust state updates. Model governance and evaluation processes</w:t>
      </w:r>
      <w:r w:rsidRPr="1256958E">
        <w:rPr>
          <w:rFonts w:eastAsia="Arial" w:cs="Arial"/>
        </w:rPr>
        <w:t xml:space="preserve"> ensure the monitoring pipeline remains accurate, auditable, and aligned with evolving threat patterns.</w:t>
      </w:r>
    </w:p>
    <w:p w14:paraId="22E53875" w14:textId="1200AF86" w:rsidR="1256958E" w:rsidRDefault="1256958E" w:rsidP="1256958E">
      <w:pPr>
        <w:pStyle w:val="BodyText"/>
        <w:jc w:val="both"/>
        <w:rPr>
          <w:rFonts w:eastAsia="Arial" w:cs="Arial"/>
        </w:rPr>
      </w:pPr>
    </w:p>
    <w:p w14:paraId="7AFB7FF2" w14:textId="490A5B64" w:rsidR="6CF9E199" w:rsidRDefault="6CF9E199" w:rsidP="1256958E">
      <w:pPr>
        <w:pStyle w:val="Heading3"/>
        <w:rPr>
          <w:rFonts w:eastAsia="Arial" w:cs="Arial"/>
          <w:bCs/>
          <w:szCs w:val="20"/>
        </w:rPr>
      </w:pPr>
      <w:r w:rsidRPr="1256958E">
        <w:rPr>
          <w:rFonts w:eastAsia="Arial" w:cs="Arial"/>
        </w:rPr>
        <w:t>Trusted SitAw Application Support</w:t>
      </w:r>
    </w:p>
    <w:p w14:paraId="68997B01" w14:textId="321BC825" w:rsidR="1256958E" w:rsidRDefault="1256958E" w:rsidP="1256958E">
      <w:pPr>
        <w:rPr>
          <w:rFonts w:ascii="Arial" w:eastAsia="Arial" w:hAnsi="Arial" w:cs="Arial"/>
        </w:rPr>
      </w:pPr>
    </w:p>
    <w:p w14:paraId="7585F6EC" w14:textId="252E9314" w:rsidR="221542F8" w:rsidRDefault="221542F8" w:rsidP="1256958E">
      <w:pPr>
        <w:pStyle w:val="Heading4"/>
      </w:pPr>
      <w:r w:rsidRPr="1256958E">
        <w:rPr>
          <w:lang w:val="en-GB"/>
        </w:rPr>
        <w:t>Decision: Digital Twins and dashboards</w:t>
      </w:r>
    </w:p>
    <w:p w14:paraId="7F628844" w14:textId="74B04877" w:rsidR="1256958E" w:rsidRDefault="1256958E" w:rsidP="1256958E">
      <w:pPr>
        <w:pStyle w:val="BodyText"/>
      </w:pPr>
    </w:p>
    <w:p w14:paraId="739F8064" w14:textId="35F1B9F1" w:rsidR="5773EFCE" w:rsidRDefault="5773EFCE" w:rsidP="1256958E">
      <w:pPr>
        <w:pStyle w:val="BodyText"/>
      </w:pPr>
      <w:r w:rsidRPr="1256958E">
        <w:t>Halo (previously Trusted Companion) is a mobile consumer cybersecurity product</w:t>
      </w:r>
      <w:r w:rsidR="28CCE4A5" w:rsidRPr="1256958E">
        <w:t xml:space="preserve"> concept</w:t>
      </w:r>
      <w:r w:rsidRPr="1256958E">
        <w:t xml:space="preserve"> developed in UC5 and designed around the principle that security awareness requires both clarity and context. The core design challenge is translating complex, multi-layered security data into visualisations that are immediately meaningful to a non-expert user – enabling them to understand their current security posture at a glance, and to act on specific threats without friction. This is achieved through a two-tier information architecture: high-level status visualisations that give the user a continuous, consolidated view of how well they are protected, and contextual detail surfaces that expose the situational signals relevant to a specific moment or risk. The research and design work underpinning this focuses on how data visualisation can bridge the gap between raw security telemetry and genuine user comprehension</w:t>
      </w:r>
      <w:r w:rsidR="45C3427F" w:rsidRPr="1256958E">
        <w:t xml:space="preserve"> – </w:t>
      </w:r>
      <w:r w:rsidRPr="1256958E">
        <w:t>turning passive monitoring into active, informed decision-making for everyday consumers</w:t>
      </w:r>
      <w:r w:rsidR="4D9D3B42" w:rsidRPr="1256958E">
        <w:t>.</w:t>
      </w:r>
    </w:p>
    <w:p w14:paraId="05B83F28" w14:textId="25ED3462" w:rsidR="1256958E" w:rsidRDefault="1256958E" w:rsidP="1256958E">
      <w:pPr>
        <w:rPr>
          <w:rFonts w:ascii="Arial" w:eastAsia="Arial" w:hAnsi="Arial" w:cs="Arial"/>
        </w:rPr>
      </w:pPr>
    </w:p>
    <w:p w14:paraId="4A4D05C5" w14:textId="059A7AFB" w:rsidR="5B651D68" w:rsidRDefault="5B651D68" w:rsidP="1256958E">
      <w:pPr>
        <w:pStyle w:val="Heading4"/>
        <w:rPr>
          <w:rFonts w:eastAsia="Arial" w:cs="Arial"/>
        </w:rPr>
      </w:pPr>
      <w:r w:rsidRPr="1256958E">
        <w:rPr>
          <w:rFonts w:eastAsia="Arial" w:cs="Arial"/>
        </w:rPr>
        <w:t>Action: Detection &amp; response / Autonomous operations</w:t>
      </w:r>
    </w:p>
    <w:p w14:paraId="7551DE0C" w14:textId="05079541" w:rsidR="1256958E" w:rsidRDefault="1256958E" w:rsidP="1256958E"/>
    <w:p w14:paraId="6E0DB590" w14:textId="77773C8B" w:rsidR="0022273C" w:rsidRDefault="5B651D68" w:rsidP="1256958E">
      <w:pPr>
        <w:pStyle w:val="BodyText"/>
        <w:rPr>
          <w:rFonts w:eastAsia="Arial" w:cs="Arial"/>
          <w:szCs w:val="20"/>
        </w:rPr>
      </w:pPr>
      <w:r>
        <w:t>The Beha</w:t>
      </w:r>
      <w:r w:rsidR="3674C5C8">
        <w:t>v</w:t>
      </w:r>
      <w:r>
        <w:t>ioural Data Hub connects protection touchpoints to observable behavioural outcomes, enabling detection and response at the human layer. When a risk score crosses a threshold or an anomalous pattern is identified, the system can trigger awareness signals, recommend protective actions, or adapt the product's protection posture. This closes the situational awareness loop from perception through to action, with the hub serving as the intelligence layer that determines what response is contextually appropriate.</w:t>
      </w:r>
    </w:p>
    <w:p w14:paraId="6BD664D8" w14:textId="77777777" w:rsidR="0022273C" w:rsidRDefault="0022273C" w:rsidP="0022273C">
      <w:pPr>
        <w:pStyle w:val="BodyText"/>
      </w:pPr>
    </w:p>
    <w:p w14:paraId="1AE7ACFB" w14:textId="77777777" w:rsidR="0022273C" w:rsidRDefault="0022273C" w:rsidP="0022273C">
      <w:pPr>
        <w:pStyle w:val="BodyText"/>
      </w:pPr>
    </w:p>
    <w:p w14:paraId="44E3CC0F" w14:textId="77777777" w:rsidR="0022273C" w:rsidRDefault="0022273C" w:rsidP="0022273C">
      <w:pPr>
        <w:pStyle w:val="BodyText"/>
        <w:jc w:val="both"/>
      </w:pPr>
    </w:p>
    <w:p w14:paraId="72184219" w14:textId="77777777" w:rsidR="0022273C" w:rsidRDefault="0022273C" w:rsidP="0022273C">
      <w:pPr>
        <w:pStyle w:val="Heading2"/>
      </w:pPr>
      <w:bookmarkStart w:id="94" w:name="_Toc227329379"/>
      <w:r>
        <w:t>Multirouting secure awareness system for outdoors (UC7)</w:t>
      </w:r>
      <w:bookmarkEnd w:id="94"/>
    </w:p>
    <w:p w14:paraId="27ACB371" w14:textId="77777777" w:rsidR="0022273C" w:rsidRDefault="0022273C" w:rsidP="0022273C">
      <w:pPr>
        <w:pStyle w:val="BodyText"/>
      </w:pPr>
    </w:p>
    <w:p w14:paraId="1175E40C"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DB5C5E7" w14:textId="77777777" w:rsidR="000E44FE" w:rsidRDefault="000E44FE" w:rsidP="0022273C">
      <w:pPr>
        <w:pStyle w:val="BodyText"/>
      </w:pPr>
    </w:p>
    <w:p w14:paraId="276CC15B" w14:textId="3CB39E4A" w:rsidR="0022273C" w:rsidRPr="00CB4896" w:rsidRDefault="0022273C" w:rsidP="0022273C">
      <w:pPr>
        <w:pStyle w:val="Heading3"/>
      </w:pPr>
      <w:bookmarkStart w:id="95" w:name="_Toc227329380"/>
      <w:r w:rsidRPr="00CB4896">
        <w:t>Natlink &amp; Tracker: Enabling Technologies and Cross-Use Case Contributions</w:t>
      </w:r>
      <w:bookmarkEnd w:id="95"/>
    </w:p>
    <w:p w14:paraId="13E0CF23" w14:textId="77777777" w:rsidR="00A47360" w:rsidRDefault="00A47360" w:rsidP="00A47360">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532D81FE" w14:textId="77777777" w:rsidR="00A47360" w:rsidRDefault="00A47360" w:rsidP="0022273C">
      <w:pPr>
        <w:pStyle w:val="BodyText"/>
        <w:jc w:val="both"/>
        <w:rPr>
          <w:rFonts w:cs="Arial"/>
          <w:szCs w:val="20"/>
        </w:rPr>
      </w:pPr>
    </w:p>
    <w:p w14:paraId="12428898" w14:textId="0314E1F7" w:rsidR="0022273C" w:rsidRPr="007F7173" w:rsidRDefault="0022273C" w:rsidP="0022273C">
      <w:pPr>
        <w:pStyle w:val="BodyText"/>
        <w:jc w:val="both"/>
        <w:rPr>
          <w:rFonts w:cs="Arial"/>
          <w:szCs w:val="20"/>
        </w:rPr>
      </w:pPr>
      <w:r w:rsidRPr="007F7173">
        <w:rPr>
          <w:rFonts w:cs="Arial"/>
          <w:szCs w:val="20"/>
        </w:rPr>
        <w:t xml:space="preserve">Natlink and Tracker, through Use Case 7 (UC7), will deliver an advanced multirouting secure awareness system tailored for outdoor and </w:t>
      </w:r>
      <w:r w:rsidRPr="00CD4CA7">
        <w:t>mission</w:t>
      </w:r>
      <w:r w:rsidRPr="007F7173">
        <w:rPr>
          <w:rFonts w:cs="Arial"/>
          <w:szCs w:val="20"/>
        </w:rPr>
        <w:t>-critical environments</w:t>
      </w:r>
      <w:r>
        <w:rPr>
          <w:rFonts w:cs="Arial"/>
          <w:szCs w:val="20"/>
        </w:rPr>
        <w:t xml:space="preserve">, </w:t>
      </w:r>
      <w:r>
        <w:rPr>
          <w:rFonts w:cs="Arial"/>
          <w:szCs w:val="20"/>
        </w:rPr>
        <w:fldChar w:fldCharType="begin"/>
      </w:r>
      <w:r>
        <w:rPr>
          <w:rFonts w:cs="Arial"/>
          <w:szCs w:val="20"/>
        </w:rPr>
        <w:instrText xml:space="preserve"> REF _Ref201648639 \h </w:instrText>
      </w:r>
      <w:r>
        <w:rPr>
          <w:rFonts w:cs="Arial"/>
          <w:szCs w:val="20"/>
        </w:rPr>
      </w:r>
      <w:r>
        <w:rPr>
          <w:rFonts w:cs="Arial"/>
          <w:szCs w:val="20"/>
        </w:rPr>
        <w:fldChar w:fldCharType="separate"/>
      </w:r>
      <w:r>
        <w:t xml:space="preserve">Figure </w:t>
      </w:r>
      <w:r>
        <w:rPr>
          <w:noProof/>
        </w:rPr>
        <w:t>13</w:t>
      </w:r>
      <w:r>
        <w:rPr>
          <w:rFonts w:cs="Arial"/>
          <w:szCs w:val="20"/>
        </w:rPr>
        <w:fldChar w:fldCharType="end"/>
      </w:r>
      <w:r w:rsidRPr="007F7173">
        <w:rPr>
          <w:rFonts w:cs="Arial"/>
          <w:szCs w:val="20"/>
        </w:rPr>
        <w:t>. The UC7 concept is designed to maximize system resilience, operational flexibility, and security, providing a robust reference architecture that can be leveraged by other Sa4CPS use cases. Key findings, technical solutions, and research results will be published to the Sa4CPS consortium, and active collaboration during research and implementation phases is encouraged and preferred to accelerate progress and maximize impact.</w:t>
      </w:r>
    </w:p>
    <w:p w14:paraId="1D7EDC1A" w14:textId="77777777" w:rsidR="0022273C" w:rsidRPr="007F7173" w:rsidRDefault="0022273C" w:rsidP="0022273C"/>
    <w:p w14:paraId="26CEA3B8" w14:textId="77777777" w:rsidR="0022273C" w:rsidRDefault="0022273C" w:rsidP="0022273C">
      <w:pPr>
        <w:pStyle w:val="muitypography-root"/>
        <w:shd w:val="clear" w:color="auto" w:fill="FFFFFF"/>
        <w:spacing w:before="0" w:beforeAutospacing="0" w:after="180" w:afterAutospacing="0" w:line="288" w:lineRule="atLeast"/>
        <w:rPr>
          <w:rFonts w:ascii="Arial" w:hAnsi="Arial" w:cs="Arial"/>
        </w:rPr>
      </w:pPr>
      <w:r w:rsidRPr="00916811">
        <w:rPr>
          <w:noProof/>
        </w:rPr>
        <w:drawing>
          <wp:inline distT="0" distB="0" distL="0" distR="0" wp14:anchorId="6D3CCA6E" wp14:editId="502EDC4A">
            <wp:extent cx="6155690" cy="5812790"/>
            <wp:effectExtent l="0" t="0" r="0" b="0"/>
            <wp:docPr id="686446877" name="Picture 1" descr="A diagram of a gps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706" name="Picture 1" descr="A diagram of a gps tracker&#10;&#10;AI-generated content may be incorrect."/>
                    <pic:cNvPicPr/>
                  </pic:nvPicPr>
                  <pic:blipFill>
                    <a:blip r:embed="rId36"/>
                    <a:stretch>
                      <a:fillRect/>
                    </a:stretch>
                  </pic:blipFill>
                  <pic:spPr>
                    <a:xfrm>
                      <a:off x="0" y="0"/>
                      <a:ext cx="6155690" cy="5812790"/>
                    </a:xfrm>
                    <a:prstGeom prst="rect">
                      <a:avLst/>
                    </a:prstGeom>
                  </pic:spPr>
                </pic:pic>
              </a:graphicData>
            </a:graphic>
          </wp:inline>
        </w:drawing>
      </w:r>
    </w:p>
    <w:p w14:paraId="606B8E40" w14:textId="77777777" w:rsidR="0022273C" w:rsidRDefault="0022273C" w:rsidP="0022273C">
      <w:pPr>
        <w:pStyle w:val="muitypography-root"/>
        <w:shd w:val="clear" w:color="auto" w:fill="FFFFFF"/>
        <w:spacing w:before="0" w:beforeAutospacing="0" w:after="180" w:afterAutospacing="0" w:line="288" w:lineRule="atLeast"/>
        <w:rPr>
          <w:rFonts w:ascii="Arial" w:hAnsi="Arial" w:cs="Arial"/>
        </w:rPr>
      </w:pPr>
    </w:p>
    <w:p w14:paraId="193D273C" w14:textId="58C96EE4" w:rsidR="0022273C" w:rsidRPr="00916811" w:rsidRDefault="0022273C" w:rsidP="0022273C">
      <w:pPr>
        <w:pStyle w:val="Caption"/>
        <w:rPr>
          <w:rFonts w:cs="Arial"/>
        </w:rPr>
      </w:pPr>
      <w:bookmarkStart w:id="96" w:name="_Ref201648639"/>
      <w:bookmarkStart w:id="97" w:name="_Toc225251526"/>
      <w:r>
        <w:t xml:space="preserve">Figure </w:t>
      </w:r>
      <w:r>
        <w:fldChar w:fldCharType="begin"/>
      </w:r>
      <w:r>
        <w:instrText xml:space="preserve"> SEQ Figure \* ARABIC </w:instrText>
      </w:r>
      <w:r>
        <w:fldChar w:fldCharType="separate"/>
      </w:r>
      <w:r w:rsidR="00864539">
        <w:rPr>
          <w:noProof/>
        </w:rPr>
        <w:t>19</w:t>
      </w:r>
      <w:r>
        <w:fldChar w:fldCharType="end"/>
      </w:r>
      <w:bookmarkEnd w:id="96"/>
      <w:r>
        <w:t>. Natlink view to the UC7 concept.</w:t>
      </w:r>
      <w:bookmarkEnd w:id="97"/>
    </w:p>
    <w:p w14:paraId="5A16F78C" w14:textId="77777777" w:rsidR="0022273C" w:rsidRDefault="0022273C" w:rsidP="0022273C">
      <w:pPr>
        <w:pStyle w:val="Heading4"/>
      </w:pPr>
      <w:r>
        <w:t>Phased Technology Development and Evaluation</w:t>
      </w:r>
    </w:p>
    <w:p w14:paraId="3E238C07" w14:textId="77777777" w:rsidR="0022273C" w:rsidRPr="007F7173" w:rsidRDefault="0022273C" w:rsidP="0022273C">
      <w:pPr>
        <w:pStyle w:val="BodyText"/>
        <w:jc w:val="both"/>
        <w:rPr>
          <w:rFonts w:cs="Arial"/>
          <w:szCs w:val="20"/>
        </w:rPr>
      </w:pPr>
      <w:r w:rsidRPr="007F7173">
        <w:rPr>
          <w:rFonts w:cs="Arial"/>
          <w:szCs w:val="20"/>
        </w:rPr>
        <w:t>UC7 will begin with a comprehensive evaluation of radio technologies, including LoRa, LoRaWAN, DECT NR+, Bluetooth Low Energy (BLE) Long Range, LTE Cat-M1, LTE CAT 1 bis, and satellite communications (3GPP Rel 17, with providers such as Sateliot and Skylo). Each technology will be assessed for its RF propagation characteristics, link budget, interference resilience, power efficiency, and practical usability in the field. The evaluation will also include a detailed study of radio Power Classes, with a particular focus on the feasibility and practical implications of using Power Class 1 (31 dBm) radios to extend uplink range and reliability. The research will consider device size, battery life, heat dissipation, and regulatory requirements, ensuring that the selected solutions are both effective and compliant.</w:t>
      </w:r>
    </w:p>
    <w:p w14:paraId="74BFBE09"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Antenna design and integration will be a major research focus. The project will investigate multi-band, MIMO (Multiple Input Multiple Output), and diversity antenna configurations, aiming to optimize simultaneous multi-radio performance and minimize intermodulation, desensitization, and cross-talk effects. Special attention will be paid to maximizing antenna efficiency through correct coupling resistances and impedance matching, and to exploring the potential to extract additional output power from modem m</w:t>
      </w:r>
      <w:r w:rsidRPr="007F7173">
        <w:t>o</w:t>
      </w:r>
      <w:r w:rsidRPr="007F7173">
        <w:rPr>
          <w:rFonts w:ascii="Arial" w:hAnsi="Arial" w:cs="Arial"/>
          <w:sz w:val="20"/>
          <w:szCs w:val="20"/>
        </w:rPr>
        <w:t>dules via specific AT commands or firmware settings, leveraging the flexibility allowed by 3GPP Power Class 3 specifications. All antenna solutions will be validated through extensive laboratory and field trials to ensure optimal performance under real-world conditions.oThe research will not only focus on technical performance but also on regulatory and operational constraints, such as duty cycle limitations, frequency allocations, and device certification processes. Collaboration with other consortium par</w:t>
      </w:r>
      <w:r w:rsidRPr="007F7173">
        <w:t>t</w:t>
      </w:r>
      <w:r w:rsidRPr="007F7173">
        <w:rPr>
          <w:rFonts w:ascii="Arial" w:hAnsi="Arial" w:cs="Arial"/>
          <w:sz w:val="20"/>
          <w:szCs w:val="20"/>
        </w:rPr>
        <w:t>ners is encouraged to share test results, harmonize design choices, and accelerate the adoption of best practices across use cases.</w:t>
      </w:r>
    </w:p>
    <w:p w14:paraId="7AEA42C5" w14:textId="77777777" w:rsidR="0022273C" w:rsidRDefault="0022273C" w:rsidP="0022273C">
      <w:pPr>
        <w:pStyle w:val="Heading4"/>
      </w:pPr>
      <w:r>
        <w:t>Dog Tracking Devices: Communication, Antenna Research, and Security</w:t>
      </w:r>
    </w:p>
    <w:p w14:paraId="0810882A"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Dog tracking devices are a cornerstone of the UC7 system, enabling continuous, reliable monitoring of animals in challenging outdoor scenarios. These devices will be equipped with multiple radio interfaces, including LoRa, LoRaWAN, BLE Long Range, LTE Cat-M1, and NB-IoT. LTE Cat-M1 and NB-IoT will provide continuous, low-power cloud connectivity, supporting real-time tracking, health monitoring, and remote configuration. LoRa, in contrast, will be used specifically for direct point-to-point communication between the dog tracking collars and the Multicommunicator, ensuring that critical data can be exchanged even when cellular connectivity is unavailable or unreliable. LoRaWAN may be used as an alternative network solution where infrastructure is available.</w:t>
      </w:r>
    </w:p>
    <w:p w14:paraId="7D446BD3"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Antenna and device size optimization will be approached systematically. By utilizing existing mechanical designs from Tracker Artemis, Luna, and Bark products, the project will conduct comparative studies of various antenna configurations, device enclosures, and placement strategies. The goal is to identify the best trade-offs between device size, antenna efficiency, battery life, and user ergonomics. Field trials will be conducted in diverse environments to assess radio range, signal robustness, and devic</w:t>
      </w:r>
      <w:r w:rsidRPr="007F7173">
        <w:t>e</w:t>
      </w:r>
      <w:r w:rsidRPr="007F7173">
        <w:rPr>
          <w:rFonts w:ascii="Arial" w:hAnsi="Arial" w:cs="Arial"/>
          <w:sz w:val="20"/>
          <w:szCs w:val="20"/>
        </w:rPr>
        <w:t xml:space="preserve"> durability under real operational conditions</w:t>
      </w:r>
      <w:r>
        <w:rPr>
          <w:rFonts w:ascii="Arial" w:hAnsi="Arial" w:cs="Arial"/>
          <w:sz w:val="20"/>
          <w:szCs w:val="20"/>
        </w:rPr>
        <w:t>.L</w:t>
      </w:r>
      <w:r w:rsidRPr="007F7173">
        <w:rPr>
          <w:rFonts w:ascii="Arial" w:hAnsi="Arial" w:cs="Arial"/>
          <w:sz w:val="20"/>
          <w:szCs w:val="20"/>
        </w:rPr>
        <w:t>oRa communication presents unique challenges, including limited available frequencies, strict duty cycle regulations, and the constraint of a single 0.5-watt channel. To address these, the data protocol for LoRa (and BLE Long Range) will be highly optimized and compressed, with typical payloads limited to around 20 bytes to maximize transmission range and reliability. Advanced data compression, protocol minimization, and efficient error correction will be explored. All data transmitted over these links will be encrypted to ensure confidentiality and integrity, even in the most constrained environments.Security is a fundamental requirement across the entire system. All dog tracking devices, the Multicommunicator, the mobile application, and backend services will be developed within a unified security framework. This includes the implementation of strong symmetric encryption (AES-128), secure key management, mutual authentication, and compliance with relevant EU and international standards (RED, CRA, GDPR, Data Act, ETSI EN 303 645). Security features will be validated in each device and at every communication interface, ensuring end-to-end protection of data and user privacy throughout the ecosystem. The project will also investigate secure device provisioning, over-the-air (OTA) firmware updates, and secure device addition/removal workflows, ensuring that security is maintained even in offline or low-connectivity scenarios.a</w:t>
      </w:r>
      <w:r>
        <w:rPr>
          <w:rFonts w:ascii="Work Sans" w:hAnsi="Work Sans"/>
        </w:rPr>
        <w:t>Multicommunicator: Versatile Communication Hub</w:t>
      </w:r>
    </w:p>
    <w:p w14:paraId="44E9832D"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The Multicommunicator is envisioned as a central hub and gateway within the UC7 system, providing seamless connectivity, data aggregation, and network extension capabilities:</w:t>
      </w:r>
    </w:p>
    <w:p w14:paraId="4D5A2333" w14:textId="77777777" w:rsidR="0022273C" w:rsidRPr="007F7173" w:rsidRDefault="0022273C" w:rsidP="0022273C">
      <w:pPr>
        <w:pStyle w:val="muitypography-root"/>
        <w:numPr>
          <w:ilvl w:val="0"/>
          <w:numId w:val="89"/>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Network Extender &amp; Sharing:</w:t>
      </w:r>
      <w:r w:rsidRPr="007F7173">
        <w:rPr>
          <w:rFonts w:ascii="Arial" w:hAnsi="Arial" w:cs="Arial"/>
          <w:sz w:val="20"/>
          <w:szCs w:val="20"/>
        </w:rPr>
        <w:t> The Multicommunicator will aggregate connectivity from multiple uplinks (LoRaWAN, LTE Cat-M1, CAT 1 bis, NB-IoT, satellite) and share this boosted network locally to users’ mobile phones. Network sharing will be realized through technologies such as WiFi, WiFi Direct, Bluetooth, or other suitable methods. A key research objective is to identify the most effective and user-friendly technology for this purpose, balancing performance, energy consumption, and ease of use.</w:t>
      </w:r>
      <w:r w:rsidRPr="007F7173">
        <w:rPr>
          <w:rFonts w:ascii="Arial" w:hAnsi="Arial" w:cs="Arial"/>
          <w:sz w:val="20"/>
          <w:szCs w:val="20"/>
        </w:rPr>
        <w:br/>
        <w:t>A critical requirement is that network sharing must not block or interfere with normal phone operation: when Natlink-related or other selected data is delivered via the Multicommunicator, other mobile applications and data (such as WhatsApp or general internet access) must continue to function through the phone’s own native network connection. This ensures seamless user experience and system integration.k</w:t>
      </w:r>
      <w:r w:rsidRPr="007F7173">
        <w:rPr>
          <w:rStyle w:val="css-10qbfiq"/>
          <w:rFonts w:ascii="Arial" w:hAnsi="Arial" w:cs="Arial"/>
          <w:sz w:val="20"/>
          <w:szCs w:val="20"/>
        </w:rPr>
        <w:t>Multi-Radio Gateway:</w:t>
      </w:r>
      <w:r w:rsidRPr="007F7173">
        <w:rPr>
          <w:rFonts w:ascii="Arial" w:hAnsi="Arial" w:cs="Arial"/>
          <w:sz w:val="20"/>
          <w:szCs w:val="20"/>
        </w:rPr>
        <w:t> The Multicommunicator will function as a direct multi-radio receiver and router, aggregating, multiplexing, and routing data from dog collars (via LoRa), environmental sensors, and handheld devices across different PHY/MAC layers. Protocol translation, redundancy, and data prioritization will be implemented to ensure reliable and efficient data flow. LoRaWAN will be one of the key technologies researched and potentially utilized for both uplink and downlink communication between devices and the Multicommunicator, where infrastructure is available.n</w:t>
      </w:r>
      <w:r w:rsidRPr="007F7173">
        <w:rPr>
          <w:rStyle w:val="css-10qbfiq"/>
          <w:rFonts w:ascii="Arial" w:hAnsi="Arial" w:cs="Arial"/>
          <w:sz w:val="20"/>
          <w:szCs w:val="20"/>
        </w:rPr>
        <w:t>Satellite Uplink Node:</w:t>
      </w:r>
      <w:r w:rsidRPr="007F7173">
        <w:rPr>
          <w:rFonts w:ascii="Arial" w:hAnsi="Arial" w:cs="Arial"/>
          <w:sz w:val="20"/>
          <w:szCs w:val="20"/>
        </w:rPr>
        <w:t> For satellite communication, the Multicommunicator will leverage 3GPP Release 17 NTN (Non-Terrestrial Networks) capabilities, enabling direct device-to-satellite connectivity. Providers such as Sateliot and Skylo will be evaluated, with openness to integrating other suitable satellite IoT service providers as the technology landscape evolves. The system will explore fallback strategies, multi-path routing, and dynamic link selection to maximize availability and resilience.</w:t>
      </w:r>
    </w:p>
    <w:p w14:paraId="16052ACE"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All system components—including dog tracking devices, Multicommunicator, mobile applications, and backend—are designed with extensibility in mind. This means they will support third-party connectivity, allowing integration of accessories, other vendor devices, and external services. This open architecture approach is aligned with the main goal of the SA4CPS project: to improve secure situational awareness through interoperable, multi-vendor, and collaborative solutions. Secure APIs, modular interfaces, and standardized protocols will be developed to facilitate this integration while maintaining robust security and privacy controls.eAll functionalities will be implemented with modular, extensible hardware and firmware, supporting dynamic reconfiguration, remote management, and future expansion. The project will also investigate power management strategies, ruggedization, and environmental protection to ensure reliable operation in harsh outdoor conditions.</w:t>
      </w:r>
    </w:p>
    <w:p w14:paraId="5F47DB0E" w14:textId="77777777" w:rsidR="0022273C" w:rsidRDefault="0022273C" w:rsidP="0022273C">
      <w:pPr>
        <w:pStyle w:val="Heading4"/>
      </w:pPr>
      <w:r>
        <w:t>Mobile Application, Offline Operation, and Visualization</w:t>
      </w:r>
    </w:p>
    <w:p w14:paraId="62AB871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 core component of UC7 will be a mobile application that provides users with a comprehensive situational overview and full control of the system. The application will feature an interactive map interface powered by a 3D map engine, enabling real-time visualization of tracked assets, device statuses, and environmental data. Users will have access to versatile visualizations, including 3D terrain, object overlays, historical playback, event notifications, and predictive analytics. The mobile app will serve as the primary control interface, allowing users to configure devices, manage system settings, and issue commands remotely—enabling full system control and situational management directly from a smartphone or tablet.</w:t>
      </w:r>
    </w:p>
    <w:p w14:paraId="696A89D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 critical research and development focus will be to ensure that the mobile application and system are fully operational offline, without continuous IP network connectivity. The system will be designed to handle all essential functions—including secure data encryption and decryption, device addition and removal, and local data storage and synchronization—entirely on the mobile device. This ensures that users can maintain security, privacy, and operational control even in remote areas or during network outa</w:t>
      </w:r>
      <w:r w:rsidRPr="007F7173">
        <w:t>g</w:t>
      </w:r>
      <w:r w:rsidRPr="007F7173">
        <w:rPr>
          <w:rFonts w:ascii="Arial" w:hAnsi="Arial" w:cs="Arial"/>
          <w:sz w:val="20"/>
          <w:szCs w:val="20"/>
        </w:rPr>
        <w:t>es, with all cryptographic operations and device management use cases functioning independently of the backend. The app will also support seamless synchronization and conflict resolution when connectivity is restored. Like other components, the mobile application will be designed to support third-party accessories and services, further enhancing the ecosystem’s flexibility and reach.g</w:t>
      </w:r>
      <w:r>
        <w:rPr>
          <w:rFonts w:ascii="Work Sans" w:hAnsi="Work Sans"/>
        </w:rPr>
        <w:t>Backend: Digital Twin and Visualization Dashboards</w:t>
      </w:r>
    </w:p>
    <w:p w14:paraId="3737136A"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The backend architecture will center around a Digital Twin system, providing real-time and historical monitoring, predictive analytics, and operational dashboards. The Digital Twin will maintain a synchronized, structured representation of all devices, assets, and environmental data, supporting advanced analytics, anomaly detection, and decision support. Visualization dashboards will be available for mobile, server, automotive (Android Auto/Apple CarPlay), and wearable platforms, enabling users and support teams to monitor system status, analyze trends, and respond to events.</w:t>
      </w:r>
    </w:p>
    <w:p w14:paraId="56F08B3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The backend will leverage containerized microservices (e.g., Kubernetes, Docker), time-series databases (e.g., MongoDB Atlas), and event-driven data pipelines (e.g., Google DataFlow) for scalability, reliability, and maintainability. The architecture will support bidirectional synchronization, role-based access control (RBAC), and secure APIs for integration with third-party systems and services. Key architectural patterns, APIs, and research results will be documented and shared with the consortium to fac</w:t>
      </w:r>
      <w:r w:rsidRPr="007F7173">
        <w:t>i</w:t>
      </w:r>
      <w:r w:rsidRPr="007F7173">
        <w:rPr>
          <w:rFonts w:ascii="Arial" w:hAnsi="Arial" w:cs="Arial"/>
          <w:sz w:val="20"/>
          <w:szCs w:val="20"/>
        </w:rPr>
        <w:t>litate reuse and cross-use-case adoption.i</w:t>
      </w:r>
      <w:r>
        <w:rPr>
          <w:rFonts w:ascii="Work Sans" w:hAnsi="Work Sans"/>
        </w:rPr>
        <w:t>Cybersecurity, Ciphering, and Serialization</w:t>
      </w:r>
    </w:p>
    <w:p w14:paraId="6519C8A5"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UC7 will implement a multi-layered cybersecurity framework aligned with EU and international standards and regulations:</w:t>
      </w:r>
    </w:p>
    <w:p w14:paraId="293351F6" w14:textId="77777777" w:rsidR="0022273C" w:rsidRPr="007F7173" w:rsidRDefault="0022273C" w:rsidP="0022273C">
      <w:pPr>
        <w:pStyle w:val="muitypography-root"/>
        <w:numPr>
          <w:ilvl w:val="0"/>
          <w:numId w:val="90"/>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Encryption &amp; Key Management:</w:t>
      </w:r>
      <w:r w:rsidRPr="007F7173">
        <w:rPr>
          <w:rFonts w:ascii="Arial" w:hAnsi="Arial" w:cs="Arial"/>
          <w:sz w:val="20"/>
          <w:szCs w:val="20"/>
        </w:rPr>
        <w:t> AES-128 (Advanced Encryption Standard, FIPS 197) will be used for all sensitive data, with secure key provisioning, storage (e.g., HSM, TPM), and rotation. Asymmetric cryptography (ECC, RSA) will be evaluated for mutual authentication, OTA firmware signing, and secure device onboarding.</w:t>
      </w:r>
    </w:p>
    <w:p w14:paraId="30DC130D" w14:textId="77777777" w:rsidR="0022273C" w:rsidRPr="007F7173" w:rsidRDefault="0022273C" w:rsidP="0022273C">
      <w:pPr>
        <w:pStyle w:val="muitypography-root"/>
        <w:numPr>
          <w:ilvl w:val="0"/>
          <w:numId w:val="90"/>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Protocols &amp; Compliance:</w:t>
      </w:r>
      <w:r w:rsidRPr="007F7173">
        <w:rPr>
          <w:rFonts w:ascii="Arial" w:hAnsi="Arial" w:cs="Arial"/>
          <w:sz w:val="20"/>
          <w:szCs w:val="20"/>
        </w:rPr>
        <w:t> All communications and data handling will comply with the Radio Equipment Directive (RED, 2014/53/EU), Cyber Resilience Act (CRA), General Data Protection Regulation (GDPR, EU 2016/679), Data Act (EU 2023/2854), and ETSI EN 303 645 (IoT cybersecurity baseline). The NSTP protocol will provide secure session management, mutual authentication, integrity verification (e.g., HMAC, SHA-256), and comprehensive audit logging.</w:t>
      </w:r>
    </w:p>
    <w:p w14:paraId="05D3948C" w14:textId="77777777" w:rsidR="0022273C" w:rsidRPr="007F7173" w:rsidRDefault="0022273C" w:rsidP="0022273C">
      <w:pPr>
        <w:pStyle w:val="muitypography-root"/>
        <w:numPr>
          <w:ilvl w:val="0"/>
          <w:numId w:val="90"/>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Serialization:</w:t>
      </w:r>
      <w:r w:rsidRPr="007F7173">
        <w:rPr>
          <w:rFonts w:ascii="Arial" w:hAnsi="Arial" w:cs="Arial"/>
          <w:sz w:val="20"/>
          <w:szCs w:val="20"/>
        </w:rPr>
        <w:t> Serialization protocols under consideration include JSON, Protocol Buffers (Protobuf), CBOR (RFC 7049), custom binary formats, and MessagePack. MessagePack is favored for resource-constrained and low-latency environments due to its compactness and speed. The project will evaluate serialization choices for efficiency, security, and interoperability.</w:t>
      </w:r>
    </w:p>
    <w:p w14:paraId="20F66287" w14:textId="77777777" w:rsidR="0022273C" w:rsidRPr="00916811" w:rsidRDefault="0022273C" w:rsidP="0022273C">
      <w:pPr>
        <w:pStyle w:val="muitypography-root"/>
        <w:numPr>
          <w:ilvl w:val="0"/>
          <w:numId w:val="90"/>
        </w:numPr>
        <w:shd w:val="clear" w:color="auto" w:fill="FFFFFF"/>
        <w:spacing w:before="0" w:beforeAutospacing="0" w:after="180" w:afterAutospacing="0" w:line="288" w:lineRule="atLeast"/>
        <w:jc w:val="both"/>
        <w:rPr>
          <w:rFonts w:ascii="Arial" w:hAnsi="Arial" w:cs="Arial"/>
        </w:rPr>
      </w:pPr>
      <w:r w:rsidRPr="007F7173">
        <w:rPr>
          <w:rStyle w:val="css-10qbfiq"/>
          <w:rFonts w:ascii="Arial" w:hAnsi="Arial" w:cs="Arial"/>
          <w:sz w:val="20"/>
          <w:szCs w:val="20"/>
        </w:rPr>
        <w:t>Access Control &amp; Privacy:</w:t>
      </w:r>
      <w:r w:rsidRPr="007F7173">
        <w:rPr>
          <w:rFonts w:ascii="Arial" w:hAnsi="Arial" w:cs="Arial"/>
          <w:sz w:val="20"/>
          <w:szCs w:val="20"/>
        </w:rPr>
        <w:t> The backend and mobile application will implement RBAC, fine-grained access policies, pseudonymization/anonymization for personal data, and full audit trails to support regulatory compliance, incident response, and user trust.</w:t>
      </w:r>
    </w:p>
    <w:p w14:paraId="272E9A34" w14:textId="77777777" w:rsidR="0022273C" w:rsidRDefault="0022273C" w:rsidP="0022273C">
      <w:pPr>
        <w:pStyle w:val="Heading4"/>
      </w:pPr>
      <w:r>
        <w:t>Cross-Use Case Value</w:t>
      </w:r>
    </w:p>
    <w:p w14:paraId="41DE897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The multirouting secure awareness system, Multicommunicator, dog tracking devices, and mobile application developed in UC7 will provide a comprehensive, resilient, and secure reference architecture for situational awareness in demanding environments. The approach is modular and extensible, allowing other Sa4CPS use cases to adopt, adapt, or integrate key components and research findings. Key findings, technical solutions, and research results will be published to the Sa4CPS consortium, and active collaboration and co-operation during research and implementation phases is encouraged to maximize impact, accelerate progress, and ensure that the consortium as a whole benefits from shared expertise and innovation.</w:t>
      </w:r>
    </w:p>
    <w:p w14:paraId="114C8C80" w14:textId="10F076C1" w:rsidR="0022273C" w:rsidRDefault="0022273C" w:rsidP="0022273C">
      <w:pPr>
        <w:pStyle w:val="Heading3"/>
      </w:pPr>
      <w:bookmarkStart w:id="98" w:name="_Toc227329381"/>
      <w:r w:rsidRPr="1782BD0A">
        <w:t xml:space="preserve">Polar data synchronization device for </w:t>
      </w:r>
      <w:r w:rsidRPr="5D4B705B">
        <w:t>multiple wearables data collection</w:t>
      </w:r>
      <w:bookmarkEnd w:id="98"/>
    </w:p>
    <w:p w14:paraId="40B6BE0D" w14:textId="77777777" w:rsidR="0022273C" w:rsidRDefault="0022273C" w:rsidP="0022273C">
      <w:pPr>
        <w:pStyle w:val="BodyText"/>
        <w:jc w:val="both"/>
        <w:rPr>
          <w:lang w:val="en-US"/>
        </w:rPr>
      </w:pPr>
    </w:p>
    <w:p w14:paraId="6CFEA828" w14:textId="77777777" w:rsidR="00A47360" w:rsidRDefault="00A47360" w:rsidP="00A47360">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86A31A1" w14:textId="77777777" w:rsidR="00A47360" w:rsidRPr="00A47360" w:rsidRDefault="00A47360" w:rsidP="0022273C">
      <w:pPr>
        <w:pStyle w:val="BodyText"/>
        <w:jc w:val="both"/>
      </w:pPr>
    </w:p>
    <w:p w14:paraId="3DA5D15D" w14:textId="77777777" w:rsidR="0022273C" w:rsidRDefault="0022273C" w:rsidP="0022273C">
      <w:pPr>
        <w:pStyle w:val="BodyText"/>
        <w:jc w:val="both"/>
      </w:pPr>
      <w:r w:rsidRPr="00916811">
        <w:t>Polar Electro's research in improving situational awareness and data connectivity is focused on the development of a biometric data synchronization device that can be used to collect data from several wearable devices at the same time during activities. The purpose of the synchronization device is to serve the real-time monitoring of the information recorded about the group at the individual level, to create the conditions for anticipating control measures and making immediate decisions if the data obtained from the individual and the group so requires, for example, due to a decline in functional capacity.</w:t>
      </w:r>
    </w:p>
    <w:p w14:paraId="1D5DB20E" w14:textId="77777777" w:rsidR="0022273C" w:rsidRDefault="0022273C" w:rsidP="0022273C">
      <w:pPr>
        <w:pStyle w:val="BodyText"/>
        <w:jc w:val="both"/>
      </w:pPr>
      <w:r w:rsidRPr="00916811">
        <w:t>After the data transfer, the situational awareness information is used in real time on the mobile devices of several different operators separately for each purpose of use and control. The historical data and its statistical processing, analysis and replanning of operations are done in the Polar Guidance Service system.</w:t>
      </w:r>
    </w:p>
    <w:p w14:paraId="2E8491B0" w14:textId="77777777" w:rsidR="0022273C" w:rsidRDefault="0022273C" w:rsidP="0022273C">
      <w:pPr>
        <w:pStyle w:val="BodyText"/>
      </w:pPr>
      <w:r w:rsidRPr="00916811">
        <w:t xml:space="preserve"> </w:t>
      </w:r>
    </w:p>
    <w:p w14:paraId="2ED5D52B" w14:textId="77777777" w:rsidR="0022273C" w:rsidRDefault="0022273C" w:rsidP="0022273C">
      <w:pPr>
        <w:pStyle w:val="Caption"/>
      </w:pPr>
      <w:r>
        <w:t xml:space="preserve">Table </w:t>
      </w:r>
      <w:r>
        <w:fldChar w:fldCharType="begin"/>
      </w:r>
      <w:r>
        <w:instrText xml:space="preserve"> SEQ Table \* ARABIC </w:instrText>
      </w:r>
      <w:r>
        <w:fldChar w:fldCharType="separate"/>
      </w:r>
      <w:r>
        <w:rPr>
          <w:noProof/>
        </w:rPr>
        <w:t>9</w:t>
      </w:r>
      <w:r>
        <w:fldChar w:fldCharType="end"/>
      </w:r>
      <w:r>
        <w:t xml:space="preserve">. </w:t>
      </w:r>
      <w:r w:rsidRPr="00916811">
        <w:t>Main use scenarios</w:t>
      </w:r>
      <w:r>
        <w:t xml:space="preserve"> of the Polar’s view to the UC7 concept.</w:t>
      </w:r>
    </w:p>
    <w:tbl>
      <w:tblPr>
        <w:tblW w:w="0" w:type="auto"/>
        <w:tblLayout w:type="fixed"/>
        <w:tblLook w:val="04A0" w:firstRow="1" w:lastRow="0" w:firstColumn="1" w:lastColumn="0" w:noHBand="0" w:noVBand="1"/>
      </w:tblPr>
      <w:tblGrid>
        <w:gridCol w:w="1558"/>
        <w:gridCol w:w="1386"/>
        <w:gridCol w:w="1827"/>
        <w:gridCol w:w="1890"/>
        <w:gridCol w:w="2168"/>
      </w:tblGrid>
      <w:tr w:rsidR="0022273C" w14:paraId="078EDD63" w14:textId="77777777">
        <w:trPr>
          <w:trHeight w:val="300"/>
        </w:trPr>
        <w:tc>
          <w:tcPr>
            <w:tcW w:w="1558"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C5FB05B" w14:textId="77777777" w:rsidR="0022273C" w:rsidRDefault="0022273C">
            <w:pPr>
              <w:pStyle w:val="BodyText"/>
              <w:rPr>
                <w:b/>
                <w:bCs/>
                <w:color w:val="000000" w:themeColor="text1"/>
              </w:rPr>
            </w:pPr>
            <w:r w:rsidRPr="6D63D882">
              <w:rPr>
                <w:b/>
                <w:bCs/>
                <w:color w:val="000000" w:themeColor="text1"/>
              </w:rPr>
              <w:t>Data transfer method</w:t>
            </w:r>
          </w:p>
        </w:tc>
        <w:tc>
          <w:tcPr>
            <w:tcW w:w="1386"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DFD75D0" w14:textId="77777777" w:rsidR="0022273C" w:rsidRDefault="0022273C">
            <w:pPr>
              <w:pStyle w:val="BodyText"/>
              <w:rPr>
                <w:b/>
                <w:bCs/>
                <w:color w:val="000000" w:themeColor="text1"/>
              </w:rPr>
            </w:pPr>
            <w:r w:rsidRPr="6D63D882">
              <w:rPr>
                <w:b/>
                <w:bCs/>
                <w:color w:val="000000" w:themeColor="text1"/>
              </w:rPr>
              <w:t>User group</w:t>
            </w:r>
          </w:p>
        </w:tc>
        <w:tc>
          <w:tcPr>
            <w:tcW w:w="1827"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F9D95D6" w14:textId="77777777" w:rsidR="0022273C" w:rsidRDefault="0022273C">
            <w:pPr>
              <w:pStyle w:val="BodyText"/>
              <w:rPr>
                <w:b/>
                <w:bCs/>
                <w:color w:val="000000" w:themeColor="text1"/>
              </w:rPr>
            </w:pPr>
            <w:r w:rsidRPr="6D63D882">
              <w:rPr>
                <w:b/>
                <w:bCs/>
                <w:color w:val="000000" w:themeColor="text1"/>
              </w:rPr>
              <w:t>Context and Use case</w:t>
            </w:r>
          </w:p>
        </w:tc>
        <w:tc>
          <w:tcPr>
            <w:tcW w:w="1890"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3B8A1473" w14:textId="77777777" w:rsidR="0022273C" w:rsidRDefault="0022273C">
            <w:pPr>
              <w:pStyle w:val="BodyText"/>
              <w:rPr>
                <w:b/>
                <w:bCs/>
                <w:color w:val="000000" w:themeColor="text1"/>
              </w:rPr>
            </w:pPr>
            <w:r w:rsidRPr="6D63D882">
              <w:rPr>
                <w:b/>
                <w:bCs/>
                <w:color w:val="000000" w:themeColor="text1"/>
              </w:rPr>
              <w:t>Data items</w:t>
            </w:r>
          </w:p>
        </w:tc>
        <w:tc>
          <w:tcPr>
            <w:tcW w:w="2168"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3B3F5439" w14:textId="77777777" w:rsidR="0022273C" w:rsidRDefault="0022273C">
            <w:pPr>
              <w:pStyle w:val="BodyText"/>
              <w:rPr>
                <w:b/>
                <w:bCs/>
                <w:color w:val="000000" w:themeColor="text1"/>
              </w:rPr>
            </w:pPr>
            <w:r w:rsidRPr="6D63D882">
              <w:rPr>
                <w:b/>
                <w:bCs/>
                <w:color w:val="000000" w:themeColor="text1"/>
              </w:rPr>
              <w:t>Power (electrical/battery)</w:t>
            </w:r>
          </w:p>
        </w:tc>
      </w:tr>
      <w:tr w:rsidR="0022273C" w14:paraId="436766A5" w14:textId="77777777">
        <w:trPr>
          <w:trHeight w:val="300"/>
        </w:trPr>
        <w:tc>
          <w:tcPr>
            <w:tcW w:w="1558"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ECFC7CE" w14:textId="77777777" w:rsidR="0022273C" w:rsidRDefault="0022273C">
            <w:pPr>
              <w:pStyle w:val="BodyText"/>
              <w:rPr>
                <w:color w:val="000000" w:themeColor="text1"/>
              </w:rPr>
            </w:pPr>
            <w:r w:rsidRPr="6D63D882">
              <w:rPr>
                <w:color w:val="000000" w:themeColor="text1"/>
              </w:rPr>
              <w:t>Real-time via BLE</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430DD16" w14:textId="77777777" w:rsidR="0022273C" w:rsidRDefault="0022273C">
            <w:pPr>
              <w:pStyle w:val="BodyText"/>
              <w:rPr>
                <w:color w:val="000000" w:themeColor="text1"/>
              </w:rPr>
            </w:pPr>
            <w:r w:rsidRPr="6D63D882">
              <w:rPr>
                <w:color w:val="000000" w:themeColor="text1"/>
              </w:rPr>
              <w:t>Gym (Group sessions)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19E781F" w14:textId="77777777" w:rsidR="0022273C" w:rsidRDefault="0022273C">
            <w:pPr>
              <w:pStyle w:val="BodyText"/>
              <w:rPr>
                <w:color w:val="000000" w:themeColor="text1"/>
              </w:rPr>
            </w:pPr>
            <w:r w:rsidRPr="00916811">
              <w:rPr>
                <w:color w:val="000000" w:themeColor="text1"/>
              </w:rPr>
              <w:t>HR data visualization during gym training (body pump, spinning)</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7732303" w14:textId="77777777" w:rsidR="0022273C" w:rsidRDefault="0022273C">
            <w:pPr>
              <w:pStyle w:val="BodyText"/>
              <w:rPr>
                <w:color w:val="000000" w:themeColor="text1"/>
              </w:rPr>
            </w:pPr>
            <w:r w:rsidRPr="00916811">
              <w:rPr>
                <w:color w:val="000000" w:themeColor="text1"/>
              </w:rPr>
              <w:t>HR</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7131DB4" w14:textId="77777777" w:rsidR="0022273C" w:rsidRDefault="0022273C">
            <w:pPr>
              <w:pStyle w:val="BodyText"/>
              <w:rPr>
                <w:color w:val="000000" w:themeColor="text1"/>
              </w:rPr>
            </w:pPr>
            <w:r w:rsidRPr="6D63D882">
              <w:rPr>
                <w:color w:val="000000" w:themeColor="text1"/>
              </w:rPr>
              <w:t>Battery</w:t>
            </w:r>
          </w:p>
        </w:tc>
      </w:tr>
      <w:tr w:rsidR="0022273C" w14:paraId="7ECC0F37" w14:textId="77777777">
        <w:trPr>
          <w:trHeight w:val="300"/>
        </w:trPr>
        <w:tc>
          <w:tcPr>
            <w:tcW w:w="1558" w:type="dxa"/>
            <w:vMerge/>
            <w:vAlign w:val="center"/>
          </w:tcPr>
          <w:p w14:paraId="70D9A320"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68540500" w14:textId="77777777" w:rsidR="0022273C" w:rsidRDefault="0022273C">
            <w:pPr>
              <w:pStyle w:val="BodyText"/>
              <w:rPr>
                <w:color w:val="000000" w:themeColor="text1"/>
              </w:rPr>
            </w:pPr>
            <w:r w:rsidRPr="6D63D882">
              <w:rPr>
                <w:color w:val="000000" w:themeColor="text1"/>
              </w:rPr>
              <w:t>Schools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A50ACEF" w14:textId="77777777" w:rsidR="0022273C" w:rsidRDefault="0022273C">
            <w:pPr>
              <w:pStyle w:val="BodyText"/>
              <w:rPr>
                <w:color w:val="000000" w:themeColor="text1"/>
              </w:rPr>
            </w:pPr>
            <w:r w:rsidRPr="00916811">
              <w:rPr>
                <w:color w:val="000000" w:themeColor="text1"/>
              </w:rPr>
              <w:t>HR data visualization during physical education</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4074829" w14:textId="77777777" w:rsidR="0022273C" w:rsidRDefault="0022273C">
            <w:pPr>
              <w:pStyle w:val="BodyText"/>
              <w:rPr>
                <w:color w:val="000000" w:themeColor="text1"/>
              </w:rPr>
            </w:pPr>
            <w:r w:rsidRPr="00916811">
              <w:rPr>
                <w:color w:val="000000" w:themeColor="text1"/>
              </w:rPr>
              <w:t>HR</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667FFC6" w14:textId="77777777" w:rsidR="0022273C" w:rsidRDefault="0022273C">
            <w:pPr>
              <w:pStyle w:val="BodyText"/>
              <w:rPr>
                <w:color w:val="000000" w:themeColor="text1"/>
              </w:rPr>
            </w:pPr>
            <w:r w:rsidRPr="6D63D882">
              <w:rPr>
                <w:color w:val="000000" w:themeColor="text1"/>
              </w:rPr>
              <w:t>Battery</w:t>
            </w:r>
          </w:p>
        </w:tc>
      </w:tr>
      <w:tr w:rsidR="0022273C" w14:paraId="6296D4D4" w14:textId="77777777">
        <w:trPr>
          <w:trHeight w:val="300"/>
        </w:trPr>
        <w:tc>
          <w:tcPr>
            <w:tcW w:w="1558" w:type="dxa"/>
            <w:vMerge/>
            <w:vAlign w:val="center"/>
          </w:tcPr>
          <w:p w14:paraId="7570AB56"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7E69F3E8" w14:textId="77777777" w:rsidR="0022273C" w:rsidRDefault="0022273C">
            <w:pPr>
              <w:pStyle w:val="BodyText"/>
              <w:rPr>
                <w:color w:val="000000" w:themeColor="text1"/>
              </w:rPr>
            </w:pPr>
            <w:r w:rsidRPr="6D63D882">
              <w:rPr>
                <w:color w:val="000000" w:themeColor="text1"/>
              </w:rPr>
              <w:t>Sport club premises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1BEFA40" w14:textId="77777777" w:rsidR="0022273C" w:rsidRDefault="0022273C">
            <w:pPr>
              <w:pStyle w:val="BodyText"/>
              <w:rPr>
                <w:color w:val="000000" w:themeColor="text1"/>
              </w:rPr>
            </w:pPr>
            <w:r w:rsidRPr="00916811">
              <w:rPr>
                <w:color w:val="000000" w:themeColor="text1"/>
              </w:rPr>
              <w:t>Data live stream during practices and matches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693438A" w14:textId="77777777" w:rsidR="0022273C" w:rsidRDefault="0022273C">
            <w:pPr>
              <w:pStyle w:val="BodyText"/>
              <w:rPr>
                <w:color w:val="000000" w:themeColor="text1"/>
              </w:rPr>
            </w:pPr>
            <w:r w:rsidRPr="00916811">
              <w:rPr>
                <w:color w:val="000000" w:themeColor="text1"/>
              </w:rPr>
              <w:t>HR</w:t>
            </w:r>
          </w:p>
          <w:p w14:paraId="6A92DA40" w14:textId="77777777" w:rsidR="0022273C" w:rsidRDefault="0022273C">
            <w:pPr>
              <w:pStyle w:val="BodyText"/>
              <w:rPr>
                <w:color w:val="000000" w:themeColor="text1"/>
              </w:rPr>
            </w:pPr>
            <w:r w:rsidRPr="00916811">
              <w:rPr>
                <w:color w:val="000000" w:themeColor="text1"/>
              </w:rPr>
              <w:t>Training load (Muscle/Cardio)</w:t>
            </w:r>
          </w:p>
          <w:p w14:paraId="1ECBB047" w14:textId="77777777" w:rsidR="0022273C" w:rsidRDefault="0022273C">
            <w:pPr>
              <w:pStyle w:val="BodyText"/>
              <w:rPr>
                <w:color w:val="000000" w:themeColor="text1"/>
              </w:rPr>
            </w:pPr>
            <w:r w:rsidRPr="00916811">
              <w:rPr>
                <w:color w:val="000000" w:themeColor="text1"/>
              </w:rPr>
              <w:t>Power</w:t>
            </w:r>
          </w:p>
          <w:p w14:paraId="07366445" w14:textId="77777777" w:rsidR="0022273C" w:rsidRDefault="0022273C">
            <w:pPr>
              <w:pStyle w:val="BodyText"/>
              <w:rPr>
                <w:color w:val="000000" w:themeColor="text1"/>
              </w:rPr>
            </w:pPr>
            <w:r w:rsidRPr="00916811">
              <w:rPr>
                <w:color w:val="000000" w:themeColor="text1"/>
              </w:rPr>
              <w:t>Speed</w:t>
            </w:r>
          </w:p>
          <w:p w14:paraId="4CB161B0" w14:textId="77777777" w:rsidR="0022273C" w:rsidRDefault="0022273C">
            <w:pPr>
              <w:pStyle w:val="BodyText"/>
              <w:rPr>
                <w:color w:val="000000" w:themeColor="text1"/>
              </w:rPr>
            </w:pPr>
            <w:r w:rsidRPr="00916811">
              <w:rPr>
                <w:color w:val="000000" w:themeColor="text1"/>
              </w:rPr>
              <w:t>Location</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BFD86BC" w14:textId="77777777" w:rsidR="0022273C" w:rsidRDefault="0022273C">
            <w:pPr>
              <w:pStyle w:val="BodyText"/>
              <w:rPr>
                <w:color w:val="000000" w:themeColor="text1"/>
              </w:rPr>
            </w:pPr>
            <w:r w:rsidRPr="00916811">
              <w:rPr>
                <w:color w:val="000000" w:themeColor="text1"/>
              </w:rPr>
              <w:t>Battery</w:t>
            </w:r>
          </w:p>
          <w:p w14:paraId="5826C66B" w14:textId="77777777" w:rsidR="0022273C" w:rsidRDefault="0022273C">
            <w:pPr>
              <w:pStyle w:val="BodyText"/>
              <w:rPr>
                <w:color w:val="000000" w:themeColor="text1"/>
              </w:rPr>
            </w:pPr>
            <w:r w:rsidRPr="00916811">
              <w:rPr>
                <w:color w:val="000000" w:themeColor="text1"/>
              </w:rPr>
              <w:t>Electrical</w:t>
            </w:r>
          </w:p>
        </w:tc>
      </w:tr>
      <w:tr w:rsidR="0022273C" w14:paraId="66B3C6D2" w14:textId="77777777">
        <w:trPr>
          <w:trHeight w:val="300"/>
        </w:trPr>
        <w:tc>
          <w:tcPr>
            <w:tcW w:w="1558" w:type="dxa"/>
            <w:vMerge/>
            <w:vAlign w:val="center"/>
          </w:tcPr>
          <w:p w14:paraId="4F6FC0AD"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0D3F89C3" w14:textId="77777777" w:rsidR="0022273C" w:rsidRDefault="0022273C">
            <w:pPr>
              <w:pStyle w:val="BodyText"/>
              <w:rPr>
                <w:color w:val="000000" w:themeColor="text1"/>
              </w:rPr>
            </w:pPr>
            <w:r w:rsidRPr="6D63D882">
              <w:rPr>
                <w:color w:val="000000" w:themeColor="text1"/>
              </w:rPr>
              <w:t>Firefighters, First responses, Police</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994BA4E" w14:textId="77777777" w:rsidR="0022273C" w:rsidRDefault="0022273C">
            <w:pPr>
              <w:pStyle w:val="BodyText"/>
              <w:rPr>
                <w:color w:val="000000" w:themeColor="text1"/>
              </w:rPr>
            </w:pPr>
            <w:r w:rsidRPr="00916811">
              <w:rPr>
                <w:color w:val="000000" w:themeColor="text1"/>
              </w:rPr>
              <w:t>Monitoring Firefighters, polices and first responses physical load during missions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9BC3294" w14:textId="77777777" w:rsidR="0022273C" w:rsidRDefault="0022273C">
            <w:pPr>
              <w:pStyle w:val="BodyText"/>
              <w:rPr>
                <w:color w:val="000000" w:themeColor="text1"/>
              </w:rPr>
            </w:pPr>
            <w:r w:rsidRPr="00916811">
              <w:rPr>
                <w:color w:val="000000" w:themeColor="text1"/>
              </w:rPr>
              <w:t>HR</w:t>
            </w:r>
          </w:p>
          <w:p w14:paraId="03ED355B" w14:textId="77777777" w:rsidR="0022273C" w:rsidRDefault="0022273C">
            <w:pPr>
              <w:pStyle w:val="BodyText"/>
              <w:rPr>
                <w:color w:val="000000" w:themeColor="text1"/>
              </w:rPr>
            </w:pPr>
            <w:r w:rsidRPr="00916811">
              <w:rPr>
                <w:color w:val="000000" w:themeColor="text1"/>
              </w:rPr>
              <w:t>Training load (Muscle/Cardio)</w:t>
            </w:r>
          </w:p>
          <w:p w14:paraId="3E249284" w14:textId="77777777" w:rsidR="0022273C" w:rsidRDefault="0022273C">
            <w:pPr>
              <w:pStyle w:val="BodyText"/>
              <w:rPr>
                <w:color w:val="000000" w:themeColor="text1"/>
              </w:rPr>
            </w:pPr>
            <w:r w:rsidRPr="00916811">
              <w:rPr>
                <w:color w:val="000000" w:themeColor="text1"/>
              </w:rPr>
              <w:t>Power</w:t>
            </w:r>
          </w:p>
          <w:p w14:paraId="1C159D1C" w14:textId="77777777" w:rsidR="0022273C" w:rsidRDefault="0022273C">
            <w:pPr>
              <w:pStyle w:val="BodyText"/>
              <w:rPr>
                <w:color w:val="000000" w:themeColor="text1"/>
              </w:rPr>
            </w:pPr>
            <w:r w:rsidRPr="00916811">
              <w:rPr>
                <w:color w:val="000000" w:themeColor="text1"/>
              </w:rPr>
              <w:t>Speed</w:t>
            </w:r>
          </w:p>
          <w:p w14:paraId="0438F5C5" w14:textId="77777777" w:rsidR="0022273C" w:rsidRDefault="0022273C">
            <w:pPr>
              <w:pStyle w:val="BodyText"/>
              <w:rPr>
                <w:color w:val="000000" w:themeColor="text1"/>
              </w:rPr>
            </w:pPr>
            <w:r w:rsidRPr="00916811">
              <w:rPr>
                <w:color w:val="000000" w:themeColor="text1"/>
              </w:rPr>
              <w:t>Location</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8393BB1" w14:textId="77777777" w:rsidR="0022273C" w:rsidRDefault="0022273C">
            <w:pPr>
              <w:pStyle w:val="BodyText"/>
              <w:rPr>
                <w:color w:val="000000" w:themeColor="text1"/>
              </w:rPr>
            </w:pPr>
            <w:r w:rsidRPr="00916811">
              <w:rPr>
                <w:color w:val="000000" w:themeColor="text1"/>
              </w:rPr>
              <w:t>Battery</w:t>
            </w:r>
          </w:p>
        </w:tc>
      </w:tr>
      <w:tr w:rsidR="0022273C" w14:paraId="0DDB2D57" w14:textId="77777777">
        <w:trPr>
          <w:trHeight w:val="300"/>
        </w:trPr>
        <w:tc>
          <w:tcPr>
            <w:tcW w:w="1558" w:type="dxa"/>
            <w:vMerge/>
            <w:vAlign w:val="center"/>
          </w:tcPr>
          <w:p w14:paraId="19DF581C"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2843DA47" w14:textId="77777777" w:rsidR="0022273C" w:rsidRDefault="0022273C">
            <w:pPr>
              <w:pStyle w:val="BodyText"/>
              <w:rPr>
                <w:color w:val="000000" w:themeColor="text1"/>
              </w:rPr>
            </w:pPr>
            <w:r w:rsidRPr="6D63D882">
              <w:rPr>
                <w:color w:val="000000" w:themeColor="text1"/>
              </w:rPr>
              <w:t>Clinics and Hospitals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E19A0CC" w14:textId="77777777" w:rsidR="0022273C" w:rsidRDefault="0022273C">
            <w:pPr>
              <w:pStyle w:val="BodyText"/>
              <w:rPr>
                <w:color w:val="000000" w:themeColor="text1"/>
              </w:rPr>
            </w:pPr>
            <w:r w:rsidRPr="00916811">
              <w:rPr>
                <w:color w:val="000000" w:themeColor="text1"/>
              </w:rPr>
              <w:t>Monitoring patients' data during and after care</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83A8521" w14:textId="77777777" w:rsidR="0022273C" w:rsidRPr="00916811" w:rsidRDefault="0022273C">
            <w:pPr>
              <w:pStyle w:val="BodyText"/>
              <w:rPr>
                <w:color w:val="000000" w:themeColor="text1"/>
              </w:rPr>
            </w:pPr>
            <w:r w:rsidRPr="00916811">
              <w:rPr>
                <w:color w:val="000000" w:themeColor="text1"/>
              </w:rPr>
              <w:t>HR</w:t>
            </w:r>
          </w:p>
          <w:p w14:paraId="081226B9" w14:textId="77777777" w:rsidR="0022273C" w:rsidRDefault="0022273C">
            <w:pPr>
              <w:pStyle w:val="BodyText"/>
              <w:rPr>
                <w:color w:val="000000" w:themeColor="text1"/>
              </w:rPr>
            </w:pPr>
            <w:r w:rsidRPr="00916811">
              <w:rPr>
                <w:color w:val="000000" w:themeColor="text1"/>
              </w:rPr>
              <w:t>RRi/PPi</w:t>
            </w:r>
          </w:p>
          <w:p w14:paraId="3B64319E" w14:textId="77777777" w:rsidR="0022273C" w:rsidRDefault="0022273C">
            <w:pPr>
              <w:pStyle w:val="BodyText"/>
              <w:rPr>
                <w:color w:val="000000" w:themeColor="text1"/>
              </w:rPr>
            </w:pPr>
            <w:r w:rsidRPr="00916811">
              <w:rPr>
                <w:color w:val="000000" w:themeColor="text1"/>
              </w:rPr>
              <w:t>Skin temp</w:t>
            </w:r>
          </w:p>
          <w:p w14:paraId="0DD04CE6" w14:textId="77777777" w:rsidR="0022273C" w:rsidRPr="00916811" w:rsidRDefault="0022273C">
            <w:pPr>
              <w:pStyle w:val="BodyText"/>
              <w:rPr>
                <w:color w:val="000000" w:themeColor="text1"/>
              </w:rPr>
            </w:pPr>
            <w:r w:rsidRPr="00916811">
              <w:rPr>
                <w:color w:val="000000" w:themeColor="text1"/>
              </w:rPr>
              <w:t>ACC</w:t>
            </w:r>
          </w:p>
          <w:p w14:paraId="0B22C682" w14:textId="77777777" w:rsidR="0022273C" w:rsidRDefault="0022273C">
            <w:pPr>
              <w:pStyle w:val="BodyText"/>
              <w:rPr>
                <w:color w:val="000000" w:themeColor="text1"/>
              </w:rPr>
            </w:pPr>
            <w:r w:rsidRPr="00916811">
              <w:rPr>
                <w:color w:val="000000" w:themeColor="text1"/>
              </w:rPr>
              <w:t>GYRO</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026307C" w14:textId="77777777" w:rsidR="0022273C" w:rsidRDefault="0022273C">
            <w:pPr>
              <w:pStyle w:val="BodyText"/>
              <w:rPr>
                <w:color w:val="000000" w:themeColor="text1"/>
              </w:rPr>
            </w:pPr>
            <w:r w:rsidRPr="00916811">
              <w:rPr>
                <w:color w:val="000000" w:themeColor="text1"/>
              </w:rPr>
              <w:t>Battery</w:t>
            </w:r>
          </w:p>
          <w:p w14:paraId="641ED4EB" w14:textId="77777777" w:rsidR="0022273C" w:rsidRDefault="0022273C">
            <w:pPr>
              <w:pStyle w:val="BodyText"/>
              <w:rPr>
                <w:color w:val="000000" w:themeColor="text1"/>
              </w:rPr>
            </w:pPr>
            <w:r w:rsidRPr="00916811">
              <w:rPr>
                <w:color w:val="000000" w:themeColor="text1"/>
              </w:rPr>
              <w:t>Electrical</w:t>
            </w:r>
          </w:p>
        </w:tc>
      </w:tr>
      <w:tr w:rsidR="0022273C" w14:paraId="026659C8" w14:textId="77777777">
        <w:trPr>
          <w:trHeight w:val="300"/>
        </w:trPr>
        <w:tc>
          <w:tcPr>
            <w:tcW w:w="1558" w:type="dxa"/>
            <w:vMerge/>
            <w:vAlign w:val="center"/>
          </w:tcPr>
          <w:p w14:paraId="2C6720A6"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0B5C4312" w14:textId="77777777" w:rsidR="0022273C" w:rsidRDefault="0022273C">
            <w:pPr>
              <w:pStyle w:val="BodyText"/>
              <w:rPr>
                <w:color w:val="000000" w:themeColor="text1"/>
              </w:rPr>
            </w:pPr>
            <w:r w:rsidRPr="6D63D882">
              <w:rPr>
                <w:color w:val="000000" w:themeColor="text1"/>
              </w:rPr>
              <w:t>Military</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D85B6F1" w14:textId="77777777" w:rsidR="0022273C" w:rsidRDefault="0022273C">
            <w:pPr>
              <w:pStyle w:val="BodyText"/>
              <w:rPr>
                <w:color w:val="000000" w:themeColor="text1"/>
              </w:rPr>
            </w:pPr>
            <w:r w:rsidRPr="00916811">
              <w:rPr>
                <w:color w:val="000000" w:themeColor="text1"/>
              </w:rPr>
              <w:t>Collecting and visualizing live data during military field events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DC83E9A" w14:textId="77777777" w:rsidR="0022273C" w:rsidRDefault="0022273C">
            <w:pPr>
              <w:pStyle w:val="BodyText"/>
              <w:rPr>
                <w:color w:val="000000" w:themeColor="text1"/>
              </w:rPr>
            </w:pPr>
            <w:r w:rsidRPr="00916811">
              <w:rPr>
                <w:color w:val="000000" w:themeColor="text1"/>
              </w:rPr>
              <w:t>HR</w:t>
            </w:r>
          </w:p>
          <w:p w14:paraId="461667F2" w14:textId="77777777" w:rsidR="0022273C" w:rsidRDefault="0022273C">
            <w:pPr>
              <w:pStyle w:val="BodyText"/>
              <w:rPr>
                <w:color w:val="000000" w:themeColor="text1"/>
              </w:rPr>
            </w:pPr>
            <w:r w:rsidRPr="00916811">
              <w:rPr>
                <w:color w:val="000000" w:themeColor="text1"/>
              </w:rPr>
              <w:t>RRi/PPi</w:t>
            </w:r>
          </w:p>
          <w:p w14:paraId="649E8C1F" w14:textId="77777777" w:rsidR="0022273C" w:rsidRDefault="0022273C">
            <w:pPr>
              <w:pStyle w:val="BodyText"/>
              <w:rPr>
                <w:color w:val="000000" w:themeColor="text1"/>
              </w:rPr>
            </w:pPr>
            <w:r w:rsidRPr="00916811">
              <w:rPr>
                <w:color w:val="000000" w:themeColor="text1"/>
              </w:rPr>
              <w:t>ACC</w:t>
            </w:r>
          </w:p>
          <w:p w14:paraId="31727FF7" w14:textId="77777777" w:rsidR="0022273C" w:rsidRDefault="0022273C">
            <w:pPr>
              <w:pStyle w:val="BodyText"/>
              <w:rPr>
                <w:color w:val="000000" w:themeColor="text1"/>
              </w:rPr>
            </w:pPr>
            <w:r w:rsidRPr="00916811">
              <w:rPr>
                <w:color w:val="000000" w:themeColor="text1"/>
              </w:rPr>
              <w:t>GYRO</w:t>
            </w:r>
          </w:p>
          <w:p w14:paraId="10A4067E" w14:textId="77777777" w:rsidR="0022273C" w:rsidRDefault="0022273C">
            <w:pPr>
              <w:pStyle w:val="BodyText"/>
              <w:rPr>
                <w:color w:val="000000" w:themeColor="text1"/>
              </w:rPr>
            </w:pPr>
            <w:r w:rsidRPr="00916811">
              <w:rPr>
                <w:color w:val="000000" w:themeColor="text1"/>
              </w:rPr>
              <w:t>Glucose</w:t>
            </w:r>
          </w:p>
          <w:p w14:paraId="7F99C87E" w14:textId="77777777" w:rsidR="0022273C" w:rsidRDefault="0022273C">
            <w:pPr>
              <w:pStyle w:val="BodyText"/>
              <w:rPr>
                <w:color w:val="000000" w:themeColor="text1"/>
              </w:rPr>
            </w:pPr>
            <w:r w:rsidRPr="00916811">
              <w:rPr>
                <w:color w:val="000000" w:themeColor="text1"/>
              </w:rPr>
              <w:t>Skin/Body temp</w:t>
            </w:r>
          </w:p>
          <w:p w14:paraId="49AD76DE" w14:textId="77777777" w:rsidR="0022273C" w:rsidRDefault="0022273C">
            <w:pPr>
              <w:pStyle w:val="BodyText"/>
              <w:rPr>
                <w:color w:val="000000" w:themeColor="text1"/>
              </w:rPr>
            </w:pPr>
            <w:r w:rsidRPr="00916811">
              <w:rPr>
                <w:color w:val="000000" w:themeColor="text1"/>
              </w:rPr>
              <w:t>GNSS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EB60E79" w14:textId="77777777" w:rsidR="0022273C" w:rsidRDefault="0022273C">
            <w:pPr>
              <w:pStyle w:val="BodyText"/>
              <w:rPr>
                <w:color w:val="000000" w:themeColor="text1"/>
              </w:rPr>
            </w:pPr>
            <w:r w:rsidRPr="00916811">
              <w:rPr>
                <w:color w:val="000000" w:themeColor="text1"/>
              </w:rPr>
              <w:t>Battery</w:t>
            </w:r>
          </w:p>
          <w:p w14:paraId="4955FA0B" w14:textId="77777777" w:rsidR="0022273C" w:rsidRDefault="0022273C">
            <w:pPr>
              <w:pStyle w:val="BodyText"/>
              <w:rPr>
                <w:color w:val="000000" w:themeColor="text1"/>
              </w:rPr>
            </w:pPr>
            <w:r w:rsidRPr="00916811">
              <w:rPr>
                <w:color w:val="000000" w:themeColor="text1"/>
              </w:rPr>
              <w:t>Electrical / Power supply</w:t>
            </w:r>
          </w:p>
        </w:tc>
      </w:tr>
      <w:tr w:rsidR="0022273C" w14:paraId="00387466" w14:textId="77777777">
        <w:trPr>
          <w:trHeight w:val="300"/>
        </w:trPr>
        <w:tc>
          <w:tcPr>
            <w:tcW w:w="1558" w:type="dxa"/>
            <w:tcBorders>
              <w:top w:val="nil"/>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B8F02B5" w14:textId="77777777" w:rsidR="0022273C" w:rsidRDefault="0022273C">
            <w:pPr>
              <w:pStyle w:val="BodyText"/>
              <w:rPr>
                <w:color w:val="000000" w:themeColor="text1"/>
              </w:rPr>
            </w:pPr>
            <w:r w:rsidRPr="00916811">
              <w:rPr>
                <w:color w:val="000000" w:themeColor="text1"/>
              </w:rPr>
              <w:t>Offline data sync via BLE</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867A450" w14:textId="77777777" w:rsidR="0022273C" w:rsidRDefault="0022273C">
            <w:pPr>
              <w:pStyle w:val="BodyText"/>
              <w:rPr>
                <w:color w:val="000000" w:themeColor="text1"/>
              </w:rPr>
            </w:pPr>
            <w:r w:rsidRPr="00916811">
              <w:rPr>
                <w:color w:val="000000" w:themeColor="text1"/>
              </w:rPr>
              <w:t>Military: Barracks, Vehicles, Base camps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B175147" w14:textId="77777777" w:rsidR="0022273C" w:rsidRDefault="0022273C">
            <w:pPr>
              <w:pStyle w:val="BodyText"/>
              <w:rPr>
                <w:color w:val="000000" w:themeColor="text1"/>
              </w:rPr>
            </w:pPr>
            <w:r w:rsidRPr="00916811">
              <w:rPr>
                <w:color w:val="000000" w:themeColor="text1"/>
              </w:rPr>
              <w:t>Synchronizing</w:t>
            </w:r>
          </w:p>
          <w:p w14:paraId="3895DDD2" w14:textId="77777777" w:rsidR="0022273C" w:rsidRDefault="0022273C">
            <w:pPr>
              <w:pStyle w:val="BodyText"/>
              <w:rPr>
                <w:color w:val="000000" w:themeColor="text1"/>
              </w:rPr>
            </w:pPr>
            <w:r w:rsidRPr="00916811">
              <w:rPr>
                <w:color w:val="000000" w:themeColor="text1"/>
              </w:rPr>
              <w:t>Offline data recordings</w:t>
            </w:r>
          </w:p>
          <w:p w14:paraId="686B90A3" w14:textId="77777777" w:rsidR="0022273C" w:rsidRDefault="0022273C">
            <w:pPr>
              <w:pStyle w:val="BodyText"/>
              <w:rPr>
                <w:color w:val="000000" w:themeColor="text1"/>
              </w:rPr>
            </w:pPr>
            <w:r w:rsidRPr="00916811">
              <w:rPr>
                <w:color w:val="000000" w:themeColor="text1"/>
              </w:rPr>
              <w:t>24/7 Smart Coaching algorithm data</w:t>
            </w:r>
          </w:p>
          <w:p w14:paraId="0198A4C5" w14:textId="77777777" w:rsidR="0022273C" w:rsidRDefault="0022273C">
            <w:pPr>
              <w:pStyle w:val="BodyText"/>
              <w:rPr>
                <w:color w:val="000000" w:themeColor="text1"/>
              </w:rPr>
            </w:pPr>
            <w:r w:rsidRPr="00916811">
              <w:rPr>
                <w:color w:val="000000" w:themeColor="text1"/>
              </w:rPr>
              <w:t>24/7 sample data</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7F5CE17" w14:textId="77777777" w:rsidR="0022273C" w:rsidRDefault="0022273C">
            <w:pPr>
              <w:pStyle w:val="BodyText"/>
              <w:rPr>
                <w:color w:val="000000" w:themeColor="text1"/>
              </w:rPr>
            </w:pPr>
            <w:r w:rsidRPr="00916811">
              <w:rPr>
                <w:color w:val="000000" w:themeColor="text1"/>
              </w:rPr>
              <w:t>24/7 Sample data (HR, PPi, MET, TRIMP, Skin temp)</w:t>
            </w:r>
          </w:p>
          <w:p w14:paraId="0BF02EDD" w14:textId="77777777" w:rsidR="0022273C" w:rsidRDefault="0022273C">
            <w:pPr>
              <w:pStyle w:val="BodyText"/>
              <w:rPr>
                <w:color w:val="000000" w:themeColor="text1"/>
              </w:rPr>
            </w:pPr>
            <w:r w:rsidRPr="00916811">
              <w:rPr>
                <w:color w:val="000000" w:themeColor="text1"/>
              </w:rPr>
              <w:t>Offline data (HR, PPi, ACC, GYRO, BARO, Skin/Body temp, Glucose)</w:t>
            </w:r>
          </w:p>
          <w:p w14:paraId="18427F72" w14:textId="77777777" w:rsidR="0022273C" w:rsidRDefault="0022273C">
            <w:pPr>
              <w:pStyle w:val="BodyText"/>
              <w:rPr>
                <w:color w:val="000000" w:themeColor="text1"/>
              </w:rPr>
            </w:pPr>
            <w:r w:rsidRPr="00916811">
              <w:rPr>
                <w:color w:val="000000" w:themeColor="text1"/>
              </w:rPr>
              <w:t>Sleep</w:t>
            </w:r>
          </w:p>
          <w:p w14:paraId="4A2003DE" w14:textId="77777777" w:rsidR="0022273C" w:rsidRDefault="0022273C">
            <w:pPr>
              <w:pStyle w:val="BodyText"/>
              <w:rPr>
                <w:color w:val="000000" w:themeColor="text1"/>
              </w:rPr>
            </w:pPr>
            <w:r w:rsidRPr="00916811">
              <w:rPr>
                <w:color w:val="000000" w:themeColor="text1"/>
              </w:rPr>
              <w:t>Activity</w:t>
            </w:r>
          </w:p>
          <w:p w14:paraId="4941321E" w14:textId="77777777" w:rsidR="0022273C" w:rsidRDefault="0022273C">
            <w:pPr>
              <w:pStyle w:val="BodyText"/>
              <w:rPr>
                <w:color w:val="000000" w:themeColor="text1"/>
              </w:rPr>
            </w:pPr>
            <w:r w:rsidRPr="00916811">
              <w:rPr>
                <w:color w:val="000000" w:themeColor="text1"/>
              </w:rPr>
              <w:t>Training sessions</w:t>
            </w:r>
          </w:p>
          <w:p w14:paraId="652C73E6" w14:textId="77777777" w:rsidR="0022273C" w:rsidRDefault="0022273C">
            <w:pPr>
              <w:pStyle w:val="BodyText"/>
              <w:rPr>
                <w:color w:val="000000" w:themeColor="text1"/>
              </w:rPr>
            </w:pPr>
            <w:r w:rsidRPr="00916811">
              <w:rPr>
                <w:color w:val="000000" w:themeColor="text1"/>
              </w:rPr>
              <w:t>Training load</w:t>
            </w:r>
          </w:p>
          <w:p w14:paraId="756737F0" w14:textId="77777777" w:rsidR="0022273C" w:rsidRDefault="0022273C">
            <w:pPr>
              <w:pStyle w:val="BodyText"/>
              <w:rPr>
                <w:color w:val="000000" w:themeColor="text1"/>
              </w:rPr>
            </w:pPr>
            <w:r w:rsidRPr="00916811">
              <w:rPr>
                <w:color w:val="000000" w:themeColor="text1"/>
              </w:rPr>
              <w:t>Performance tests</w:t>
            </w:r>
          </w:p>
          <w:p w14:paraId="13D9D5EC" w14:textId="77777777" w:rsidR="0022273C" w:rsidRDefault="0022273C">
            <w:pPr>
              <w:pStyle w:val="BodyText"/>
              <w:rPr>
                <w:color w:val="000000" w:themeColor="text1"/>
              </w:rPr>
            </w:pPr>
            <w:r w:rsidRPr="00916811">
              <w:rPr>
                <w:color w:val="000000" w:themeColor="text1"/>
              </w:rPr>
              <w:t>Recovery</w:t>
            </w:r>
          </w:p>
          <w:p w14:paraId="26F06938" w14:textId="77777777" w:rsidR="0022273C" w:rsidRDefault="0022273C">
            <w:pPr>
              <w:pStyle w:val="BodyText"/>
              <w:rPr>
                <w:color w:val="000000" w:themeColor="text1"/>
              </w:rPr>
            </w:pPr>
            <w:r w:rsidRPr="00916811">
              <w:rPr>
                <w:color w:val="000000" w:themeColor="text1"/>
              </w:rPr>
              <w:t>Stress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00162CE" w14:textId="77777777" w:rsidR="0022273C" w:rsidRDefault="0022273C">
            <w:pPr>
              <w:pStyle w:val="BodyText"/>
              <w:rPr>
                <w:color w:val="000000" w:themeColor="text1"/>
              </w:rPr>
            </w:pPr>
            <w:r w:rsidRPr="00916811">
              <w:rPr>
                <w:color w:val="000000" w:themeColor="text1"/>
              </w:rPr>
              <w:t>Electrical / Power supply</w:t>
            </w:r>
          </w:p>
        </w:tc>
      </w:tr>
      <w:tr w:rsidR="0022273C" w14:paraId="5B3B60E7" w14:textId="77777777">
        <w:trPr>
          <w:trHeight w:val="300"/>
        </w:trPr>
        <w:tc>
          <w:tcPr>
            <w:tcW w:w="1558"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0D60E67" w14:textId="77777777" w:rsidR="0022273C" w:rsidRDefault="0022273C">
            <w:pPr>
              <w:pStyle w:val="BodyText"/>
              <w:rPr>
                <w:color w:val="000000" w:themeColor="text1"/>
              </w:rPr>
            </w:pPr>
            <w:r w:rsidRPr="00916811">
              <w:rPr>
                <w:color w:val="000000" w:themeColor="text1"/>
              </w:rPr>
              <w:t>Offline/Training data sync via USB</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EF3325F" w14:textId="77777777" w:rsidR="0022273C" w:rsidRDefault="0022273C">
            <w:pPr>
              <w:pStyle w:val="BodyText"/>
              <w:rPr>
                <w:color w:val="000000" w:themeColor="text1"/>
              </w:rPr>
            </w:pPr>
            <w:r w:rsidRPr="6D63D882">
              <w:rPr>
                <w:color w:val="000000" w:themeColor="text1"/>
              </w:rPr>
              <w:t>Sport performance labs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2E0747B" w14:textId="77777777" w:rsidR="0022273C" w:rsidRDefault="0022273C">
            <w:pPr>
              <w:pStyle w:val="BodyText"/>
              <w:rPr>
                <w:color w:val="000000" w:themeColor="text1"/>
              </w:rPr>
            </w:pPr>
            <w:r w:rsidRPr="00916811">
              <w:rPr>
                <w:color w:val="000000" w:themeColor="text1"/>
              </w:rPr>
              <w:t>Synchronizing Training session data after test</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7E17C69" w14:textId="77777777" w:rsidR="0022273C" w:rsidRDefault="0022273C">
            <w:pPr>
              <w:pStyle w:val="BodyText"/>
              <w:rPr>
                <w:color w:val="000000" w:themeColor="text1"/>
              </w:rPr>
            </w:pPr>
            <w:r w:rsidRPr="00916811">
              <w:rPr>
                <w:color w:val="000000" w:themeColor="text1"/>
              </w:rPr>
              <w:t>Training sessions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06E86EF" w14:textId="77777777" w:rsidR="0022273C" w:rsidRDefault="0022273C">
            <w:pPr>
              <w:pStyle w:val="BodyText"/>
              <w:rPr>
                <w:color w:val="000000" w:themeColor="text1"/>
              </w:rPr>
            </w:pPr>
            <w:r w:rsidRPr="00916811">
              <w:rPr>
                <w:color w:val="000000" w:themeColor="text1"/>
              </w:rPr>
              <w:t>Electrical</w:t>
            </w:r>
          </w:p>
        </w:tc>
      </w:tr>
      <w:tr w:rsidR="0022273C" w14:paraId="70FBF70B" w14:textId="77777777">
        <w:trPr>
          <w:trHeight w:val="300"/>
        </w:trPr>
        <w:tc>
          <w:tcPr>
            <w:tcW w:w="1558" w:type="dxa"/>
            <w:vMerge/>
            <w:vAlign w:val="center"/>
          </w:tcPr>
          <w:p w14:paraId="10017548"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22FD0C32" w14:textId="77777777" w:rsidR="0022273C" w:rsidRDefault="0022273C">
            <w:pPr>
              <w:pStyle w:val="BodyText"/>
              <w:rPr>
                <w:color w:val="000000" w:themeColor="text1"/>
              </w:rPr>
            </w:pPr>
            <w:r w:rsidRPr="00916811">
              <w:rPr>
                <w:color w:val="000000" w:themeColor="text1"/>
              </w:rPr>
              <w:t>Military: Data collection events, Barracks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0C9A71D" w14:textId="77777777" w:rsidR="0022273C" w:rsidRDefault="0022273C">
            <w:pPr>
              <w:pStyle w:val="BodyText"/>
              <w:rPr>
                <w:color w:val="000000" w:themeColor="text1"/>
              </w:rPr>
            </w:pPr>
            <w:r w:rsidRPr="00916811">
              <w:rPr>
                <w:color w:val="000000" w:themeColor="text1"/>
              </w:rPr>
              <w:t>Synchronizing offline recordings and training session data</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31CF248" w14:textId="77777777" w:rsidR="0022273C" w:rsidRDefault="0022273C">
            <w:pPr>
              <w:pStyle w:val="BodyText"/>
              <w:rPr>
                <w:color w:val="000000" w:themeColor="text1"/>
              </w:rPr>
            </w:pPr>
            <w:r w:rsidRPr="00916811">
              <w:rPr>
                <w:color w:val="000000" w:themeColor="text1"/>
              </w:rPr>
              <w:t>Offline recordings</w:t>
            </w:r>
          </w:p>
          <w:p w14:paraId="78877976" w14:textId="77777777" w:rsidR="0022273C" w:rsidRDefault="0022273C">
            <w:pPr>
              <w:pStyle w:val="BodyText"/>
              <w:rPr>
                <w:color w:val="000000" w:themeColor="text1"/>
              </w:rPr>
            </w:pPr>
            <w:r w:rsidRPr="00916811">
              <w:rPr>
                <w:color w:val="000000" w:themeColor="text1"/>
              </w:rPr>
              <w:t>Training sessions</w:t>
            </w:r>
          </w:p>
        </w:tc>
        <w:tc>
          <w:tcPr>
            <w:tcW w:w="2168" w:type="dxa"/>
            <w:shd w:val="clear" w:color="auto" w:fill="FFFFFF" w:themeFill="background1"/>
            <w:vAlign w:val="center"/>
          </w:tcPr>
          <w:p w14:paraId="004BA4C0" w14:textId="77777777" w:rsidR="0022273C" w:rsidRDefault="0022273C"/>
        </w:tc>
      </w:tr>
    </w:tbl>
    <w:p w14:paraId="0D416207" w14:textId="77777777" w:rsidR="0022273C" w:rsidRDefault="0022273C" w:rsidP="0022273C">
      <w:pPr>
        <w:pStyle w:val="BodyText"/>
      </w:pPr>
      <w:r w:rsidRPr="6D63D882">
        <w:t xml:space="preserve"> </w:t>
      </w:r>
    </w:p>
    <w:p w14:paraId="205A602A" w14:textId="77777777" w:rsidR="0022273C" w:rsidRDefault="0022273C" w:rsidP="0022273C">
      <w:pPr>
        <w:pStyle w:val="BodyText"/>
      </w:pPr>
      <w:r w:rsidRPr="00916811">
        <w:t>Synchronize device model:</w:t>
      </w:r>
    </w:p>
    <w:p w14:paraId="4627F8E2" w14:textId="77777777" w:rsidR="0022273C" w:rsidRDefault="0022273C" w:rsidP="0022273C">
      <w:r>
        <w:rPr>
          <w:noProof/>
        </w:rPr>
        <w:drawing>
          <wp:inline distT="0" distB="0" distL="0" distR="0" wp14:anchorId="30C5E650" wp14:editId="33216654">
            <wp:extent cx="4706522" cy="4298052"/>
            <wp:effectExtent l="0" t="0" r="0" b="0"/>
            <wp:docPr id="2018683814" name="Picture 201868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706522" cy="4298052"/>
                    </a:xfrm>
                    <a:prstGeom prst="rect">
                      <a:avLst/>
                    </a:prstGeom>
                  </pic:spPr>
                </pic:pic>
              </a:graphicData>
            </a:graphic>
          </wp:inline>
        </w:drawing>
      </w:r>
      <w:r>
        <w:t xml:space="preserve"> </w:t>
      </w:r>
    </w:p>
    <w:p w14:paraId="0683D6D6" w14:textId="06F29D7B" w:rsidR="0022273C" w:rsidRDefault="0022273C" w:rsidP="0022273C">
      <w:pPr>
        <w:pStyle w:val="Caption"/>
      </w:pPr>
      <w:bookmarkStart w:id="99" w:name="_Toc225251527"/>
      <w:r>
        <w:t xml:space="preserve">Figure </w:t>
      </w:r>
      <w:r>
        <w:fldChar w:fldCharType="begin"/>
      </w:r>
      <w:r>
        <w:instrText xml:space="preserve"> SEQ Figure \* ARABIC </w:instrText>
      </w:r>
      <w:r>
        <w:fldChar w:fldCharType="separate"/>
      </w:r>
      <w:r w:rsidR="00864539">
        <w:rPr>
          <w:noProof/>
        </w:rPr>
        <w:t>20</w:t>
      </w:r>
      <w:r>
        <w:fldChar w:fldCharType="end"/>
      </w:r>
      <w:r>
        <w:t xml:space="preserve">. </w:t>
      </w:r>
      <w:r w:rsidRPr="6D63D882">
        <w:t>Setup for Raspberry PI Zero W / Raspberry PI 5 + 4G Module</w:t>
      </w:r>
      <w:bookmarkEnd w:id="99"/>
    </w:p>
    <w:p w14:paraId="0AD59654" w14:textId="77777777" w:rsidR="0022273C" w:rsidRDefault="0022273C" w:rsidP="0022273C">
      <w:pPr>
        <w:pStyle w:val="BodyText"/>
      </w:pPr>
      <w:r w:rsidRPr="6D63D882">
        <w:t xml:space="preserve"> </w:t>
      </w:r>
    </w:p>
    <w:p w14:paraId="3EF4CC0A" w14:textId="77777777" w:rsidR="0022273C" w:rsidRDefault="0022273C" w:rsidP="0022273C">
      <w:pPr>
        <w:pStyle w:val="BodyText"/>
      </w:pPr>
      <w:r w:rsidRPr="6D63D882">
        <w:t>Prerequisites</w:t>
      </w:r>
    </w:p>
    <w:p w14:paraId="504465F6" w14:textId="77777777" w:rsidR="0022273C" w:rsidRDefault="0022273C" w:rsidP="0022273C">
      <w:pPr>
        <w:pStyle w:val="BodyText"/>
      </w:pPr>
      <w:r w:rsidRPr="6D63D882">
        <w:t>One of</w:t>
      </w:r>
    </w:p>
    <w:p w14:paraId="6B086F66" w14:textId="77777777" w:rsidR="0022273C" w:rsidRDefault="0022273C" w:rsidP="0022273C">
      <w:pPr>
        <w:pStyle w:val="BodyText"/>
        <w:numPr>
          <w:ilvl w:val="0"/>
          <w:numId w:val="62"/>
        </w:numPr>
      </w:pPr>
      <w:r w:rsidRPr="00916811">
        <w:t xml:space="preserve">Raspberry PI Zero W: </w:t>
      </w:r>
      <w:hyperlink r:id="rId38" w:history="1">
        <w:r w:rsidRPr="00916811">
          <w:rPr>
            <w:rStyle w:val="Hyperlink"/>
          </w:rPr>
          <w:t>https://www.raspberrypi.com/products/raspberry-pi-zero-w/</w:t>
        </w:r>
      </w:hyperlink>
    </w:p>
    <w:p w14:paraId="3DA67E83" w14:textId="77777777" w:rsidR="0022273C" w:rsidRDefault="0022273C" w:rsidP="0022273C">
      <w:pPr>
        <w:pStyle w:val="BodyText"/>
        <w:numPr>
          <w:ilvl w:val="0"/>
          <w:numId w:val="62"/>
        </w:numPr>
      </w:pPr>
      <w:r w:rsidRPr="6D63D882">
        <w:t>Raspberry PI 5</w:t>
      </w:r>
    </w:p>
    <w:p w14:paraId="37503524" w14:textId="77777777" w:rsidR="0022273C" w:rsidRDefault="0022273C" w:rsidP="0022273C">
      <w:pPr>
        <w:pStyle w:val="BodyText"/>
        <w:numPr>
          <w:ilvl w:val="0"/>
          <w:numId w:val="62"/>
        </w:numPr>
      </w:pPr>
      <w:r w:rsidRPr="00916811">
        <w:t xml:space="preserve">Sandisk Extreme Pro 64GB microsd memory card </w:t>
      </w:r>
      <w:hyperlink r:id="rId39" w:history="1">
        <w:r w:rsidRPr="00916811">
          <w:rPr>
            <w:rStyle w:val="Hyperlink"/>
          </w:rPr>
          <w:t>https://www.verkkokauppa.com/fi/product/794368/SanDisk-64-Gt-Extreme-Pro-SDXC-UHS-I-muistikortti</w:t>
        </w:r>
      </w:hyperlink>
    </w:p>
    <w:p w14:paraId="1B137FD8" w14:textId="77777777" w:rsidR="0022273C" w:rsidRDefault="0022273C" w:rsidP="0022273C">
      <w:pPr>
        <w:pStyle w:val="BodyText"/>
        <w:numPr>
          <w:ilvl w:val="0"/>
          <w:numId w:val="62"/>
        </w:numPr>
      </w:pPr>
      <w:r w:rsidRPr="00916811">
        <w:t xml:space="preserve">4G pHAT for Raspberry Pi - LTE Cat-4/3G/2G with GNSS Positioning </w:t>
      </w:r>
      <w:hyperlink r:id="rId40" w:history="1">
        <w:r w:rsidRPr="00916811">
          <w:rPr>
            <w:rStyle w:val="Hyperlink"/>
          </w:rPr>
          <w:t>https://thepihut.com/products/4g-phat-for-raspberry-pi-lte-cat-4-3g-2g-with-gnss-positioning</w:t>
        </w:r>
      </w:hyperlink>
    </w:p>
    <w:p w14:paraId="561C4C2C" w14:textId="77777777" w:rsidR="0022273C" w:rsidRDefault="0022273C" w:rsidP="0022273C">
      <w:pPr>
        <w:pStyle w:val="BodyText"/>
        <w:numPr>
          <w:ilvl w:val="1"/>
          <w:numId w:val="62"/>
        </w:numPr>
      </w:pPr>
      <w:r w:rsidRPr="6D63D882">
        <w:t xml:space="preserve">Contains SIM7600G-H circuit. </w:t>
      </w:r>
      <w:r w:rsidRPr="00916811">
        <w:t xml:space="preserve">Official manual homepage: </w:t>
      </w:r>
      <w:hyperlink r:id="rId41" w:history="1">
        <w:r w:rsidRPr="00916811">
          <w:rPr>
            <w:rStyle w:val="Hyperlink"/>
          </w:rPr>
          <w:t>https://www.waveshare.com/wiki/SIM7600G-H_4G_HAT_(B</w:t>
        </w:r>
      </w:hyperlink>
      <w:r w:rsidRPr="00916811">
        <w:t>)</w:t>
      </w:r>
    </w:p>
    <w:p w14:paraId="16A3117F" w14:textId="77777777" w:rsidR="0022273C" w:rsidRDefault="0022273C" w:rsidP="0022273C">
      <w:pPr>
        <w:pStyle w:val="BodyText"/>
        <w:numPr>
          <w:ilvl w:val="0"/>
          <w:numId w:val="62"/>
        </w:numPr>
      </w:pPr>
      <w:r w:rsidRPr="6D63D882">
        <w:t>A SIM Card for 4G connection</w:t>
      </w:r>
    </w:p>
    <w:p w14:paraId="08E302FE" w14:textId="77777777" w:rsidR="0022273C" w:rsidRDefault="0022273C" w:rsidP="0022273C">
      <w:pPr>
        <w:pStyle w:val="BodyText"/>
        <w:numPr>
          <w:ilvl w:val="0"/>
          <w:numId w:val="62"/>
        </w:numPr>
      </w:pPr>
      <w:r w:rsidRPr="6D63D882">
        <w:t>Raspberry PI Imager v.18.5</w:t>
      </w:r>
    </w:p>
    <w:p w14:paraId="07F67330" w14:textId="77777777" w:rsidR="0022273C" w:rsidRDefault="0022273C" w:rsidP="0022273C">
      <w:pPr>
        <w:pStyle w:val="BodyText"/>
        <w:numPr>
          <w:ilvl w:val="0"/>
          <w:numId w:val="62"/>
        </w:numPr>
      </w:pPr>
      <w:r w:rsidRPr="6D63D882">
        <w:t xml:space="preserve">5V USB power source. </w:t>
      </w:r>
    </w:p>
    <w:p w14:paraId="14ADB2A9" w14:textId="77777777" w:rsidR="0022273C" w:rsidRDefault="0022273C" w:rsidP="0022273C">
      <w:pPr>
        <w:pStyle w:val="BodyText"/>
        <w:numPr>
          <w:ilvl w:val="0"/>
          <w:numId w:val="62"/>
        </w:numPr>
      </w:pPr>
      <w:r>
        <w:t>HDMI Mini/micro (pi 5) connector, keyboard, mouse and a display for local development mode</w:t>
      </w:r>
    </w:p>
    <w:p w14:paraId="66ABB60A" w14:textId="77777777" w:rsidR="0022273C" w:rsidRPr="007D4CD5" w:rsidRDefault="0022273C" w:rsidP="0022273C">
      <w:r>
        <w:t>Indicator LEDS</w:t>
      </w:r>
      <w:r>
        <w:rPr>
          <w:noProof/>
        </w:rPr>
        <w:drawing>
          <wp:inline distT="0" distB="0" distL="0" distR="0" wp14:anchorId="235F6122" wp14:editId="1D1E2D2C">
            <wp:extent cx="5761218" cy="2426418"/>
            <wp:effectExtent l="0" t="0" r="0" b="0"/>
            <wp:docPr id="205557878" name="Picture 20555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761218" cy="2426418"/>
                    </a:xfrm>
                    <a:prstGeom prst="rect">
                      <a:avLst/>
                    </a:prstGeom>
                  </pic:spPr>
                </pic:pic>
              </a:graphicData>
            </a:graphic>
          </wp:inline>
        </w:drawing>
      </w:r>
    </w:p>
    <w:p w14:paraId="647383C2" w14:textId="56808650" w:rsidR="0022273C" w:rsidRPr="00916811" w:rsidRDefault="0022273C" w:rsidP="0022273C">
      <w:pPr>
        <w:pStyle w:val="Caption"/>
      </w:pPr>
      <w:bookmarkStart w:id="100" w:name="_Toc225251528"/>
      <w:r>
        <w:t xml:space="preserve">Figure </w:t>
      </w:r>
      <w:r>
        <w:fldChar w:fldCharType="begin"/>
      </w:r>
      <w:r>
        <w:instrText xml:space="preserve"> SEQ Figure \* ARABIC </w:instrText>
      </w:r>
      <w:r>
        <w:fldChar w:fldCharType="separate"/>
      </w:r>
      <w:r w:rsidR="00864539">
        <w:rPr>
          <w:noProof/>
        </w:rPr>
        <w:t>21</w:t>
      </w:r>
      <w:r>
        <w:fldChar w:fldCharType="end"/>
      </w:r>
      <w:r>
        <w:t>. Structure of the experimental prototype.</w:t>
      </w:r>
      <w:bookmarkEnd w:id="100"/>
    </w:p>
    <w:p w14:paraId="3E92996B" w14:textId="77777777" w:rsidR="0022273C" w:rsidRDefault="0022273C" w:rsidP="0022273C"/>
    <w:p w14:paraId="191485F3" w14:textId="77777777" w:rsidR="0022273C" w:rsidRDefault="0022273C" w:rsidP="0022273C"/>
    <w:p w14:paraId="43637A38" w14:textId="77777777" w:rsidR="0022273C" w:rsidRPr="007D4CD5" w:rsidRDefault="0022273C" w:rsidP="0022273C"/>
    <w:p w14:paraId="5A547FFF" w14:textId="77777777" w:rsidR="0022273C" w:rsidRDefault="0022273C" w:rsidP="0022273C">
      <w:pPr>
        <w:pStyle w:val="Heading2"/>
      </w:pPr>
      <w:bookmarkStart w:id="101" w:name="_Toc201130817"/>
      <w:bookmarkStart w:id="102" w:name="_Toc201650717"/>
      <w:bookmarkStart w:id="103" w:name="_Toc201655915"/>
      <w:bookmarkStart w:id="104" w:name="_Toc201130819"/>
      <w:bookmarkStart w:id="105" w:name="_Toc201650719"/>
      <w:bookmarkStart w:id="106" w:name="_Toc201655917"/>
      <w:bookmarkStart w:id="107" w:name="_Toc201130816"/>
      <w:bookmarkStart w:id="108" w:name="_Toc201650716"/>
      <w:bookmarkStart w:id="109" w:name="_Toc201655914"/>
      <w:bookmarkStart w:id="110" w:name="_Toc227329382"/>
      <w:bookmarkEnd w:id="101"/>
      <w:bookmarkEnd w:id="102"/>
      <w:bookmarkEnd w:id="103"/>
      <w:bookmarkEnd w:id="104"/>
      <w:bookmarkEnd w:id="105"/>
      <w:bookmarkEnd w:id="106"/>
      <w:bookmarkEnd w:id="107"/>
      <w:bookmarkEnd w:id="108"/>
      <w:bookmarkEnd w:id="109"/>
      <w:r>
        <w:t>Drone operation control system (UC8)</w:t>
      </w:r>
      <w:bookmarkEnd w:id="110"/>
    </w:p>
    <w:p w14:paraId="76BF48AD" w14:textId="77777777" w:rsidR="0022273C" w:rsidRDefault="0022273C" w:rsidP="0022273C">
      <w:pPr>
        <w:pStyle w:val="BodyText"/>
      </w:pPr>
    </w:p>
    <w:p w14:paraId="6427741B"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6FEFF8C4" w14:textId="77777777" w:rsidR="000E44FE" w:rsidRDefault="000E44FE" w:rsidP="0022273C">
      <w:pPr>
        <w:pStyle w:val="BodyText"/>
      </w:pPr>
    </w:p>
    <w:p w14:paraId="23541C65" w14:textId="77777777" w:rsidR="0022273C" w:rsidRPr="00916811" w:rsidRDefault="0022273C" w:rsidP="0022273C">
      <w:pPr>
        <w:pStyle w:val="BodyText"/>
      </w:pPr>
      <w:r w:rsidRPr="00916811">
        <w:t xml:space="preserve">The </w:t>
      </w:r>
      <w:r>
        <w:fldChar w:fldCharType="begin"/>
      </w:r>
      <w:r>
        <w:instrText xml:space="preserve"> REF _Ref201648993 \h </w:instrText>
      </w:r>
      <w:r>
        <w:fldChar w:fldCharType="separate"/>
      </w:r>
      <w:r>
        <w:t xml:space="preserve">Figure </w:t>
      </w:r>
      <w:r>
        <w:rPr>
          <w:noProof/>
        </w:rPr>
        <w:t>16</w:t>
      </w:r>
      <w:r>
        <w:fldChar w:fldCharType="end"/>
      </w:r>
      <w:r>
        <w:t xml:space="preserve"> </w:t>
      </w:r>
      <w:r w:rsidRPr="00916811">
        <w:t>represents the core concept of the intended system developed in UC 8: a situational awareness platform for aerial drone operations, receiving and processing all relevant flight information, assessing an operation’s current state, and enabling various outputs and feedback loops enhancing operational safety and automation.</w:t>
      </w:r>
    </w:p>
    <w:p w14:paraId="6CD218CB" w14:textId="77777777" w:rsidR="0022273C" w:rsidRPr="00962FBE" w:rsidRDefault="0022273C" w:rsidP="0022273C">
      <w:pPr>
        <w:pStyle w:val="BodyText"/>
      </w:pPr>
    </w:p>
    <w:p w14:paraId="530E163C" w14:textId="77777777" w:rsidR="0022273C" w:rsidRDefault="0022273C" w:rsidP="0022273C">
      <w:pPr>
        <w:pStyle w:val="BodyText"/>
        <w:jc w:val="center"/>
      </w:pPr>
      <w:r>
        <w:rPr>
          <w:noProof/>
        </w:rPr>
        <w:drawing>
          <wp:inline distT="0" distB="0" distL="0" distR="0" wp14:anchorId="29B79FF7" wp14:editId="04809C4D">
            <wp:extent cx="5060315" cy="2084569"/>
            <wp:effectExtent l="0" t="0" r="6985" b="0"/>
            <wp:docPr id="1127679789" name="Picture 2"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9789" name="Picture 2" descr="A blue square with white text&#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72725" cy="2089681"/>
                    </a:xfrm>
                    <a:prstGeom prst="rect">
                      <a:avLst/>
                    </a:prstGeom>
                    <a:noFill/>
                  </pic:spPr>
                </pic:pic>
              </a:graphicData>
            </a:graphic>
          </wp:inline>
        </w:drawing>
      </w:r>
    </w:p>
    <w:p w14:paraId="5E77EA9D" w14:textId="7E371ED6" w:rsidR="0022273C" w:rsidRPr="00916811" w:rsidRDefault="0022273C" w:rsidP="0022273C">
      <w:pPr>
        <w:pStyle w:val="Caption"/>
      </w:pPr>
      <w:bookmarkStart w:id="111" w:name="_Ref201648993"/>
      <w:bookmarkStart w:id="112" w:name="_Toc225251529"/>
      <w:r>
        <w:t xml:space="preserve">Figure </w:t>
      </w:r>
      <w:r>
        <w:fldChar w:fldCharType="begin"/>
      </w:r>
      <w:r>
        <w:instrText xml:space="preserve"> SEQ Figure \* ARABIC </w:instrText>
      </w:r>
      <w:r>
        <w:fldChar w:fldCharType="separate"/>
      </w:r>
      <w:r w:rsidR="00864539">
        <w:rPr>
          <w:noProof/>
        </w:rPr>
        <w:t>22</w:t>
      </w:r>
      <w:r>
        <w:fldChar w:fldCharType="end"/>
      </w:r>
      <w:bookmarkEnd w:id="111"/>
      <w:r>
        <w:t>. A view to the UC8 concept.</w:t>
      </w:r>
      <w:bookmarkEnd w:id="112"/>
    </w:p>
    <w:p w14:paraId="39707BAD" w14:textId="77777777" w:rsidR="0022273C" w:rsidRDefault="0022273C" w:rsidP="0022273C">
      <w:pPr>
        <w:pStyle w:val="BodyText"/>
      </w:pPr>
    </w:p>
    <w:p w14:paraId="2B45723E" w14:textId="77777777" w:rsidR="0022273C" w:rsidRDefault="0022273C" w:rsidP="0022273C">
      <w:pPr>
        <w:pStyle w:val="BodyText"/>
        <w:jc w:val="both"/>
      </w:pPr>
      <w:r>
        <w:t>This platform will at first be used to enhance ADLC’s flight operations as part of its growing drone transportation service, but could also become useful for other aerial drone operators (including for other use cases like inspection), and could easily be adapted for other types of remotely monitored automated vehicles.</w:t>
      </w:r>
    </w:p>
    <w:p w14:paraId="223C788F" w14:textId="77777777" w:rsidR="0022273C" w:rsidRDefault="0022273C" w:rsidP="0022273C">
      <w:pPr>
        <w:pStyle w:val="BodyText"/>
      </w:pPr>
    </w:p>
    <w:p w14:paraId="04E9DD18" w14:textId="77777777" w:rsidR="0022273C" w:rsidRDefault="0022273C" w:rsidP="0022273C">
      <w:pPr>
        <w:pStyle w:val="BodyText"/>
      </w:pPr>
      <w:r>
        <w:t>Key members of this use case ecosystem are:</w:t>
      </w:r>
    </w:p>
    <w:p w14:paraId="1AD39EB7" w14:textId="77777777" w:rsidR="0022273C" w:rsidRDefault="0022273C" w:rsidP="0022273C">
      <w:pPr>
        <w:pStyle w:val="BodyText"/>
        <w:numPr>
          <w:ilvl w:val="0"/>
          <w:numId w:val="67"/>
        </w:numPr>
      </w:pPr>
      <w:r>
        <w:t>Regulatory authorities: Regulations for the remote monitoring for a large scale fleet of unmanned aerial vehicles do not exist or are unclear at this moment, but as it has a safety impact the use of the platform will need to be approved for some of its outputs. The Belgian Civil Aviation Authority is already kept informed of the project.</w:t>
      </w:r>
    </w:p>
    <w:p w14:paraId="437C8069" w14:textId="77777777" w:rsidR="0022273C" w:rsidRDefault="0022273C" w:rsidP="0022273C">
      <w:pPr>
        <w:pStyle w:val="BodyText"/>
        <w:numPr>
          <w:ilvl w:val="0"/>
          <w:numId w:val="67"/>
        </w:numPr>
      </w:pPr>
      <w:r>
        <w:t>Drone manufacturers: They usually design flight control systems to be used directly and continuously during the flight. The developed platform enables control on a higher layer, but does require their cooperation and understanding.</w:t>
      </w:r>
    </w:p>
    <w:p w14:paraId="1A572340" w14:textId="77777777" w:rsidR="0022273C" w:rsidRDefault="0022273C" w:rsidP="0022273C">
      <w:pPr>
        <w:pStyle w:val="BodyText"/>
        <w:numPr>
          <w:ilvl w:val="0"/>
          <w:numId w:val="67"/>
        </w:numPr>
      </w:pPr>
      <w:r>
        <w:t xml:space="preserve">Existing operational staff: Drone pilots will remain in the loop of the system, and their feedback is key to enable safe high volume operations where they can focus on solving situations which can not be safely automatically resolved. </w:t>
      </w:r>
    </w:p>
    <w:p w14:paraId="1BEFFF55" w14:textId="77777777" w:rsidR="0022273C" w:rsidRDefault="0022273C" w:rsidP="0022273C">
      <w:pPr>
        <w:pStyle w:val="BodyText"/>
      </w:pPr>
    </w:p>
    <w:p w14:paraId="61231261" w14:textId="77777777" w:rsidR="0022273C" w:rsidRDefault="0022273C" w:rsidP="0022273C">
      <w:pPr>
        <w:pStyle w:val="BodyText"/>
      </w:pPr>
      <w:r>
        <w:t>Use Case 8 contributes to the Sa4CPS project as it explores:</w:t>
      </w:r>
    </w:p>
    <w:p w14:paraId="1984FD6A" w14:textId="77777777" w:rsidR="0022273C" w:rsidRDefault="0022273C" w:rsidP="0022273C">
      <w:pPr>
        <w:pStyle w:val="BodyText"/>
        <w:numPr>
          <w:ilvl w:val="0"/>
          <w:numId w:val="67"/>
        </w:numPr>
      </w:pPr>
      <w:r>
        <w:t>Situational awareness in the case of automated vehicles, imposing the taking into account of movement in its projections.</w:t>
      </w:r>
    </w:p>
    <w:p w14:paraId="1DFA8DBF" w14:textId="77777777" w:rsidR="0022273C" w:rsidRDefault="0022273C" w:rsidP="0022273C">
      <w:pPr>
        <w:pStyle w:val="BodyText"/>
        <w:numPr>
          <w:ilvl w:val="0"/>
          <w:numId w:val="67"/>
        </w:numPr>
      </w:pPr>
      <w:r>
        <w:t>Perception and comprehension of more than the physical system itself, but of all external factors that affect its operation.</w:t>
      </w:r>
    </w:p>
    <w:p w14:paraId="301CA1BE" w14:textId="77777777" w:rsidR="0022273C" w:rsidRDefault="0022273C" w:rsidP="0022273C">
      <w:pPr>
        <w:pStyle w:val="BodyText"/>
        <w:numPr>
          <w:ilvl w:val="0"/>
          <w:numId w:val="67"/>
        </w:numPr>
      </w:pPr>
      <w:r>
        <w:t>Perception and comprehension through a global control system, not only on the device itself, and therefore including as core components communication links wrt. Reliability and security.</w:t>
      </w:r>
    </w:p>
    <w:p w14:paraId="5575C931" w14:textId="77777777" w:rsidR="0022273C" w:rsidRDefault="0022273C" w:rsidP="0022273C">
      <w:pPr>
        <w:pStyle w:val="BodyText"/>
        <w:numPr>
          <w:ilvl w:val="0"/>
          <w:numId w:val="67"/>
        </w:numPr>
      </w:pPr>
      <w:r>
        <w:t>The inclusion of a human in the loop of the system, also needing to reach comprehension via the system and able to conduct actions and respond to incidents.</w:t>
      </w:r>
    </w:p>
    <w:p w14:paraId="22B44E78" w14:textId="77777777" w:rsidR="0022273C" w:rsidRDefault="0022273C" w:rsidP="0022273C">
      <w:pPr>
        <w:pStyle w:val="BodyText"/>
        <w:numPr>
          <w:ilvl w:val="0"/>
          <w:numId w:val="67"/>
        </w:numPr>
      </w:pPr>
      <w:r>
        <w:t>The prospective utilization of the system in high-risk environments, leading to important requirements on reliability and sufficiently low latency.</w:t>
      </w:r>
    </w:p>
    <w:p w14:paraId="7A331A1F" w14:textId="77777777" w:rsidR="0022273C" w:rsidRDefault="0022273C" w:rsidP="0022273C">
      <w:pPr>
        <w:pStyle w:val="BodyText"/>
        <w:numPr>
          <w:ilvl w:val="0"/>
          <w:numId w:val="67"/>
        </w:numPr>
      </w:pPr>
    </w:p>
    <w:p w14:paraId="157E10E0" w14:textId="77777777" w:rsidR="0022273C" w:rsidRDefault="0022273C" w:rsidP="0022273C">
      <w:pPr>
        <w:pStyle w:val="Heading2"/>
      </w:pPr>
      <w:bookmarkStart w:id="113" w:name="_Toc227329383"/>
      <w:r>
        <w:t>Management of CPS assets (UC9)</w:t>
      </w:r>
      <w:bookmarkEnd w:id="113"/>
    </w:p>
    <w:p w14:paraId="481C719A"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679C236" w14:textId="77777777" w:rsidR="000E44FE" w:rsidRDefault="000E44FE" w:rsidP="0022273C">
      <w:pPr>
        <w:pStyle w:val="BodyText"/>
      </w:pPr>
    </w:p>
    <w:p w14:paraId="205A0D5C" w14:textId="77777777" w:rsidR="0022273C" w:rsidRPr="00916811" w:rsidRDefault="0022273C" w:rsidP="0022273C">
      <w:pPr>
        <w:pStyle w:val="BodyText"/>
      </w:pPr>
      <w:r w:rsidRPr="00916811">
        <w:t>Vintecc uses the Capture platform to monitor remote devices (in factories, driving vehicles, etc)</w:t>
      </w:r>
      <w:r>
        <w:t xml:space="preserve">, </w:t>
      </w:r>
      <w:r>
        <w:fldChar w:fldCharType="begin"/>
      </w:r>
      <w:r>
        <w:instrText xml:space="preserve"> REF _Ref201649075 \h </w:instrText>
      </w:r>
      <w:r>
        <w:fldChar w:fldCharType="separate"/>
      </w:r>
      <w:r>
        <w:t xml:space="preserve">Figure </w:t>
      </w:r>
      <w:r>
        <w:rPr>
          <w:noProof/>
        </w:rPr>
        <w:t>17</w:t>
      </w:r>
      <w:r>
        <w:fldChar w:fldCharType="end"/>
      </w:r>
      <w:r w:rsidRPr="00916811">
        <w:t>. The contribition of UC9 is to use Capture to provide the possibility to remotely update the OS and application software of remote devices in a uniform way, regardless if they are running in Windows, Linux or Docker.</w:t>
      </w:r>
    </w:p>
    <w:p w14:paraId="2CD62B2A" w14:textId="55ABD2F1" w:rsidR="022AF3AA" w:rsidRDefault="022AF3AA" w:rsidP="7B198B6D">
      <w:pPr>
        <w:pStyle w:val="BodyText"/>
        <w:rPr>
          <w:b/>
          <w:bCs/>
        </w:rPr>
      </w:pPr>
      <w:r w:rsidRPr="7B198B6D">
        <w:rPr>
          <w:b/>
          <w:bCs/>
        </w:rPr>
        <w:t>Keeping the host OS of CPS secure contributes to T5.1 Identification, verification and access control, through Identity &amp; Access Management (FB2).</w:t>
      </w:r>
    </w:p>
    <w:p w14:paraId="39BF4DCD" w14:textId="77777777" w:rsidR="0022273C" w:rsidRPr="002D077F" w:rsidRDefault="0022273C" w:rsidP="0022273C">
      <w:pPr>
        <w:pStyle w:val="BodyText"/>
      </w:pPr>
    </w:p>
    <w:p w14:paraId="7B1880F8" w14:textId="77777777" w:rsidR="0022273C" w:rsidRDefault="0022273C" w:rsidP="0022273C">
      <w:pPr>
        <w:pStyle w:val="BodyText"/>
      </w:pPr>
      <w:r>
        <w:rPr>
          <w:noProof/>
        </w:rPr>
        <w:drawing>
          <wp:inline distT="0" distB="0" distL="0" distR="0" wp14:anchorId="54F8FA15" wp14:editId="6E9ED5BC">
            <wp:extent cx="5736834" cy="4846740"/>
            <wp:effectExtent l="0" t="0" r="0" b="0"/>
            <wp:docPr id="638453696" name="Picture 63845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736834" cy="4846740"/>
                    </a:xfrm>
                    <a:prstGeom prst="rect">
                      <a:avLst/>
                    </a:prstGeom>
                  </pic:spPr>
                </pic:pic>
              </a:graphicData>
            </a:graphic>
          </wp:inline>
        </w:drawing>
      </w:r>
    </w:p>
    <w:p w14:paraId="76189F94" w14:textId="77777777" w:rsidR="0022273C" w:rsidRDefault="0022273C" w:rsidP="0022273C">
      <w:pPr>
        <w:pStyle w:val="BodyText"/>
      </w:pPr>
    </w:p>
    <w:p w14:paraId="29AEE9C7" w14:textId="0F8513BF" w:rsidR="0022273C" w:rsidRDefault="0022273C" w:rsidP="0022273C">
      <w:pPr>
        <w:pStyle w:val="Caption"/>
      </w:pPr>
      <w:bookmarkStart w:id="114" w:name="_Ref201649075"/>
      <w:bookmarkStart w:id="115" w:name="_Toc225251530"/>
      <w:r>
        <w:t xml:space="preserve">Figure </w:t>
      </w:r>
      <w:r>
        <w:fldChar w:fldCharType="begin"/>
      </w:r>
      <w:r>
        <w:instrText xml:space="preserve"> SEQ Figure \* ARABIC </w:instrText>
      </w:r>
      <w:r>
        <w:fldChar w:fldCharType="separate"/>
      </w:r>
      <w:r w:rsidR="00864539">
        <w:rPr>
          <w:noProof/>
        </w:rPr>
        <w:t>23</w:t>
      </w:r>
      <w:r>
        <w:fldChar w:fldCharType="end"/>
      </w:r>
      <w:bookmarkEnd w:id="114"/>
      <w:r>
        <w:t>. A view to the UC9 concept.</w:t>
      </w:r>
      <w:bookmarkEnd w:id="115"/>
    </w:p>
    <w:p w14:paraId="364B3842" w14:textId="31681C2E" w:rsidR="0022273C" w:rsidRDefault="0022273C" w:rsidP="0022273C">
      <w:pPr>
        <w:pStyle w:val="BodyText"/>
      </w:pPr>
      <w:r>
        <w:t xml:space="preserve">A second contribution is the situational awareness of cyber physical systems regarding updates and device writes (for example configuration of physical machines from the cloud). The situational awareness should allow the system to automatically block actions that could result in a dangerous situation (physical harm to machines, animals or people). </w:t>
      </w:r>
      <w:r w:rsidR="45D6E38B" w:rsidRPr="0151DA04">
        <w:rPr>
          <w:b/>
          <w:bCs/>
        </w:rPr>
        <w:t>This contributes to T4.4 Detection and Responses</w:t>
      </w:r>
      <w:r w:rsidR="35197EC0" w:rsidRPr="0151DA04">
        <w:rPr>
          <w:b/>
          <w:bCs/>
        </w:rPr>
        <w:t xml:space="preserve"> through Comprehension (FB5)</w:t>
      </w:r>
      <w:r w:rsidR="45D6E38B" w:rsidRPr="0151DA04">
        <w:rPr>
          <w:b/>
          <w:bCs/>
        </w:rPr>
        <w:t>.</w:t>
      </w:r>
      <w:r w:rsidR="45D6E38B">
        <w:t xml:space="preserve"> </w:t>
      </w:r>
      <w:r>
        <w:t>This situational awareness can be situated in the cloud (blocking a dangerous action before it is sent to the CPS), or on the CPS itself. It should also allow the CPS to schedule updates in a time when this update can safely be executed, without intervention of a human.</w:t>
      </w:r>
    </w:p>
    <w:p w14:paraId="7EBA01F5" w14:textId="77777777" w:rsidR="0022273C" w:rsidRPr="007D4CD5" w:rsidRDefault="0022273C" w:rsidP="0022273C">
      <w:pPr>
        <w:pStyle w:val="BodyText"/>
      </w:pPr>
    </w:p>
    <w:p w14:paraId="463379C3" w14:textId="388BFE42" w:rsidR="00B6329F" w:rsidRDefault="009809B4" w:rsidP="00B6329F">
      <w:pPr>
        <w:pStyle w:val="Heading2"/>
      </w:pPr>
      <w:bookmarkStart w:id="116" w:name="_Toc227329384"/>
      <w:r>
        <w:t>Contribution</w:t>
      </w:r>
      <w:r w:rsidR="0050655D">
        <w:t>s</w:t>
      </w:r>
      <w:r>
        <w:t xml:space="preserve"> derived from the p</w:t>
      </w:r>
      <w:r w:rsidR="00DE25EA">
        <w:t>roject story</w:t>
      </w:r>
      <w:bookmarkEnd w:id="116"/>
    </w:p>
    <w:p w14:paraId="3FD30F79" w14:textId="1F783AE6" w:rsidR="00B6329F" w:rsidRDefault="00B6329F" w:rsidP="00B6329F">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colored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w:t>
      </w:r>
      <w:r w:rsidR="004C2B85">
        <w:rPr>
          <w:highlight w:val="yellow"/>
        </w:rPr>
        <w:t xml:space="preserve"> </w:t>
      </w:r>
      <w:r w:rsidRPr="006967F9">
        <w:rPr>
          <w:highlight w:val="yellow"/>
        </w:rPr>
        <w:t>&gt;</w:t>
      </w:r>
    </w:p>
    <w:p w14:paraId="40EA06DF" w14:textId="083CB7E4" w:rsidR="0022273C" w:rsidRPr="007D4CD5" w:rsidRDefault="003C3F76" w:rsidP="0022273C">
      <w:pPr>
        <w:pStyle w:val="BodyText"/>
      </w:pPr>
      <w:r>
        <w:t>Contributions</w:t>
      </w:r>
      <w:r w:rsidR="00DE353E">
        <w:t xml:space="preserve"> derived from the project story</w:t>
      </w:r>
      <w:r>
        <w:t xml:space="preserve"> focus on the components </w:t>
      </w:r>
      <w:r w:rsidR="00A06899">
        <w:t xml:space="preserve">marked with a yellow triangle in </w:t>
      </w:r>
      <w:r w:rsidR="00A06899">
        <w:fldChar w:fldCharType="begin"/>
      </w:r>
      <w:r w:rsidR="00A06899">
        <w:instrText xml:space="preserve"> REF _Ref225323954 \h </w:instrText>
      </w:r>
      <w:r w:rsidR="00A06899">
        <w:fldChar w:fldCharType="separate"/>
      </w:r>
      <w:r w:rsidR="00A06899">
        <w:t xml:space="preserve">Figure </w:t>
      </w:r>
      <w:r w:rsidR="00A06899">
        <w:rPr>
          <w:noProof/>
        </w:rPr>
        <w:t>7</w:t>
      </w:r>
      <w:r w:rsidR="00A06899">
        <w:fldChar w:fldCharType="end"/>
      </w:r>
      <w:r w:rsidR="00D216F4">
        <w:t xml:space="preserve">. </w:t>
      </w:r>
      <w:r w:rsidR="008857C6">
        <w:t xml:space="preserve">In the following, </w:t>
      </w:r>
      <w:r w:rsidR="00D216F4">
        <w:t xml:space="preserve">level three headings correspond to the layers in the figure </w:t>
      </w:r>
      <w:r w:rsidR="00E20982">
        <w:t>with</w:t>
      </w:r>
      <w:r w:rsidR="00D216F4">
        <w:t xml:space="preserve"> level four </w:t>
      </w:r>
      <w:r w:rsidR="00E20982">
        <w:t>headings targeting specific com</w:t>
      </w:r>
      <w:r w:rsidR="00885795">
        <w:t>p</w:t>
      </w:r>
      <w:r w:rsidR="00E20982">
        <w:t>onents.</w:t>
      </w:r>
    </w:p>
    <w:p w14:paraId="1C96DF9E" w14:textId="77777777" w:rsidR="0080055D" w:rsidRDefault="0080055D" w:rsidP="0022273C">
      <w:pPr>
        <w:pStyle w:val="BodyText"/>
        <w:rPr>
          <w:b/>
          <w:bCs/>
        </w:rPr>
      </w:pPr>
    </w:p>
    <w:p w14:paraId="4423A03F" w14:textId="636BCC3C" w:rsidR="00420BC6" w:rsidRDefault="00420BC6" w:rsidP="007604CC">
      <w:pPr>
        <w:pStyle w:val="Heading3"/>
      </w:pPr>
      <w:bookmarkStart w:id="117" w:name="_Toc227329385"/>
      <w:r>
        <w:t>Trusted SitAw Application Support</w:t>
      </w:r>
      <w:bookmarkEnd w:id="117"/>
    </w:p>
    <w:p w14:paraId="48AA2E0D" w14:textId="77777777" w:rsidR="00595E53" w:rsidRDefault="00543749" w:rsidP="00B2613B">
      <w:pPr>
        <w:pStyle w:val="Heading4"/>
      </w:pPr>
      <w:r>
        <w:t>Physical Environment Sensing</w:t>
      </w:r>
      <w:r w:rsidR="00120A16">
        <w:t>, Tools for Comprehension, Position &amp; Tracking of Objects, and Real-time 3D Maps &amp; Tools</w:t>
      </w:r>
      <w:r w:rsidR="00614DB1">
        <w:t xml:space="preserve">. </w:t>
      </w:r>
    </w:p>
    <w:p w14:paraId="12FDD177" w14:textId="77777777" w:rsidR="00B2613B" w:rsidRDefault="00B2613B" w:rsidP="009B370A">
      <w:pPr>
        <w:pStyle w:val="BodyText"/>
      </w:pPr>
    </w:p>
    <w:p w14:paraId="3F295A37" w14:textId="21C9C799" w:rsidR="00E50BF0" w:rsidRDefault="00614DB1" w:rsidP="002059E7">
      <w:pPr>
        <w:pStyle w:val="BodyText"/>
        <w:jc w:val="both"/>
      </w:pPr>
      <w:r>
        <w:t xml:space="preserve">VTT </w:t>
      </w:r>
      <w:r w:rsidR="0059136E">
        <w:t xml:space="preserve">has implemented </w:t>
      </w:r>
      <w:r>
        <w:t xml:space="preserve">a </w:t>
      </w:r>
      <w:r w:rsidR="00FD7614">
        <w:t xml:space="preserve">Unity-based </w:t>
      </w:r>
      <w:r>
        <w:t xml:space="preserve">3D </w:t>
      </w:r>
      <w:r w:rsidR="00FD7614">
        <w:t xml:space="preserve">model of the Port of Oulu environment. </w:t>
      </w:r>
      <w:r w:rsidR="00147243">
        <w:t xml:space="preserve">This model enables complex </w:t>
      </w:r>
      <w:r w:rsidR="00E65AA1">
        <w:t xml:space="preserve">dynamic </w:t>
      </w:r>
      <w:r w:rsidR="00147243">
        <w:t>visualization of the environment, including</w:t>
      </w:r>
      <w:r w:rsidR="00E65AA1">
        <w:t xml:space="preserve"> static and moving</w:t>
      </w:r>
      <w:r w:rsidR="00147243">
        <w:t xml:space="preserve"> objects and people.</w:t>
      </w:r>
      <w:r w:rsidR="002471D5">
        <w:t xml:space="preserve"> </w:t>
      </w:r>
    </w:p>
    <w:p w14:paraId="0A49A5CF" w14:textId="24A3FEA9" w:rsidR="008462D8" w:rsidRDefault="002471D5" w:rsidP="002059E7">
      <w:pPr>
        <w:pStyle w:val="BodyText"/>
        <w:jc w:val="both"/>
      </w:pPr>
      <w:r>
        <w:t xml:space="preserve">Together with Modirum, VTT </w:t>
      </w:r>
      <w:r w:rsidR="00370BE7">
        <w:t xml:space="preserve">have implemented </w:t>
      </w:r>
      <w:r w:rsidR="004D76EC">
        <w:t xml:space="preserve">a way to feed </w:t>
      </w:r>
      <w:r w:rsidR="00C44836">
        <w:t xml:space="preserve">generated video stream </w:t>
      </w:r>
      <w:r w:rsidR="00954575">
        <w:t xml:space="preserve">from within the 3D model that can be fed to Modirum’s NSC3 system that can further analyse </w:t>
      </w:r>
      <w:r w:rsidR="00F270F4">
        <w:t xml:space="preserve">the stream for object identification and coordinates using their ValoR AI </w:t>
      </w:r>
      <w:r w:rsidR="00E50BF0">
        <w:t>models. The detected objects can be then fed back into the 3D model</w:t>
      </w:r>
      <w:r w:rsidR="002172B2">
        <w:t>. The current level of implementation facilitates video streaming</w:t>
      </w:r>
      <w:r w:rsidR="003A2CB0">
        <w:t xml:space="preserve"> for object detection</w:t>
      </w:r>
      <w:r w:rsidR="0085740F">
        <w:t xml:space="preserve"> in</w:t>
      </w:r>
      <w:r w:rsidR="004C0167">
        <w:t xml:space="preserve"> </w:t>
      </w:r>
      <w:r w:rsidR="00B95F2D">
        <w:t>ValoR and</w:t>
      </w:r>
      <w:r w:rsidR="004C0167">
        <w:t xml:space="preserve"> will be further developed towards </w:t>
      </w:r>
      <w:r w:rsidR="00F51AAE">
        <w:t>feeding the detected objects back to the 3D model.</w:t>
      </w:r>
      <w:r w:rsidR="006B7905">
        <w:t xml:space="preserve"> Once the process is validated with the simulated video stream, it is possible to use an actual camera feed from the port environment, and work towards </w:t>
      </w:r>
      <w:r w:rsidR="003819EF">
        <w:t>bringing the detected objects into the 3D model.</w:t>
      </w:r>
      <w:r w:rsidR="00A05210">
        <w:t xml:space="preserve"> Port of Oulu has also </w:t>
      </w:r>
      <w:r w:rsidR="0027341F">
        <w:t xml:space="preserve">experimented with drone-based footage, which may also </w:t>
      </w:r>
      <w:r w:rsidR="003869D9">
        <w:t>be considered to be analysed via ValoR.</w:t>
      </w:r>
    </w:p>
    <w:p w14:paraId="4AE3BC89" w14:textId="77777777" w:rsidR="004630C6" w:rsidRDefault="004630C6" w:rsidP="009B370A">
      <w:pPr>
        <w:pStyle w:val="BodyText"/>
      </w:pPr>
    </w:p>
    <w:p w14:paraId="4F4A8D9D" w14:textId="02CBC688" w:rsidR="004311B2" w:rsidRDefault="00861C7E" w:rsidP="00100B37">
      <w:pPr>
        <w:pStyle w:val="BodyText"/>
        <w:jc w:val="both"/>
      </w:pPr>
      <w:r>
        <w:t xml:space="preserve">Specifically for </w:t>
      </w:r>
      <w:r w:rsidR="00924678">
        <w:rPr>
          <w:i/>
          <w:iCs/>
        </w:rPr>
        <w:t xml:space="preserve">Real-time 3D Maps &amp; Tools, </w:t>
      </w:r>
      <w:r w:rsidR="00924678">
        <w:t xml:space="preserve">the VTT 3D model also enables recording and playback of object locations over time, making it possible to </w:t>
      </w:r>
      <w:r w:rsidR="00485E2E">
        <w:t>monitor object location history</w:t>
      </w:r>
      <w:r w:rsidR="00551859">
        <w:t>, and to use them as part of later scenario simulations</w:t>
      </w:r>
      <w:r w:rsidR="00485E2E">
        <w:t>.</w:t>
      </w:r>
    </w:p>
    <w:p w14:paraId="08C00F74" w14:textId="77777777" w:rsidR="00A62592" w:rsidRDefault="00A62592" w:rsidP="009B370A">
      <w:pPr>
        <w:pStyle w:val="BodyText"/>
      </w:pPr>
    </w:p>
    <w:p w14:paraId="662003EA" w14:textId="78D2383A" w:rsidR="00483E36" w:rsidRDefault="007D4998" w:rsidP="007D4998">
      <w:pPr>
        <w:pStyle w:val="Heading4"/>
      </w:pPr>
      <w:r>
        <w:t>Digital Twins and Dashboards</w:t>
      </w:r>
    </w:p>
    <w:p w14:paraId="631AA4F4" w14:textId="4658F624" w:rsidR="008718EE" w:rsidRPr="007D4998" w:rsidRDefault="007D4998" w:rsidP="008718EE">
      <w:pPr>
        <w:pStyle w:val="BodyText"/>
        <w:jc w:val="both"/>
      </w:pPr>
      <w:r>
        <w:t xml:space="preserve">The VTT </w:t>
      </w:r>
      <w:r w:rsidR="0057133A">
        <w:t xml:space="preserve">trust backend uses digital twins to </w:t>
      </w:r>
      <w:r w:rsidR="00C74B44">
        <w:t>depict dynamic elements in t</w:t>
      </w:r>
      <w:r w:rsidR="005F59FA">
        <w:t>he Port environment, with specific focus on elements that involve trust</w:t>
      </w:r>
      <w:r w:rsidR="008D3A2F">
        <w:t xml:space="preserve">ed </w:t>
      </w:r>
      <w:r w:rsidR="0048594D">
        <w:t>data sharing</w:t>
      </w:r>
      <w:r w:rsidR="00A61B76">
        <w:t xml:space="preserve">. Eclipse </w:t>
      </w:r>
      <w:r w:rsidR="00E773E1">
        <w:t xml:space="preserve">Ditto was initially evaluated as the digital twin platform but as </w:t>
      </w:r>
      <w:r w:rsidR="00866283">
        <w:t xml:space="preserve">connecting </w:t>
      </w:r>
      <w:r w:rsidR="00180FEE">
        <w:t>it with</w:t>
      </w:r>
      <w:r w:rsidR="00866283">
        <w:t xml:space="preserve"> other </w:t>
      </w:r>
      <w:r w:rsidR="00A5280F">
        <w:t xml:space="preserve">parts of the backend </w:t>
      </w:r>
      <w:r w:rsidR="00866283">
        <w:t xml:space="preserve">systems </w:t>
      </w:r>
      <w:r w:rsidR="00A5280F">
        <w:t>require</w:t>
      </w:r>
      <w:r w:rsidR="00180FEE">
        <w:t xml:space="preserve">d </w:t>
      </w:r>
      <w:r w:rsidR="000D5090">
        <w:t>extensive scripting</w:t>
      </w:r>
      <w:r w:rsidR="00673AA0">
        <w:t xml:space="preserve">, OpenRemote </w:t>
      </w:r>
      <w:r w:rsidR="00DD2C04">
        <w:t>is</w:t>
      </w:r>
      <w:r w:rsidR="00585B4F">
        <w:t xml:space="preserve"> studied as the other option</w:t>
      </w:r>
      <w:r w:rsidR="002F4221">
        <w:t>.</w:t>
      </w:r>
    </w:p>
    <w:p w14:paraId="0F5E5BE5" w14:textId="77777777" w:rsidR="002A566B" w:rsidRDefault="002A566B" w:rsidP="009B370A">
      <w:pPr>
        <w:pStyle w:val="BodyText"/>
      </w:pPr>
    </w:p>
    <w:p w14:paraId="6AC9EDB8" w14:textId="12A502FB" w:rsidR="00F64E9F" w:rsidRDefault="00F64E9F" w:rsidP="00191ADB">
      <w:pPr>
        <w:pStyle w:val="Heading4"/>
      </w:pPr>
      <w:r>
        <w:t>SitAw</w:t>
      </w:r>
      <w:r w:rsidR="00AD77E3">
        <w:t xml:space="preserve"> </w:t>
      </w:r>
      <w:r w:rsidR="0040247A">
        <w:t>Data Authorization</w:t>
      </w:r>
    </w:p>
    <w:p w14:paraId="748DE1E0" w14:textId="78550EC3" w:rsidR="009A1F49" w:rsidRDefault="00A03ACF" w:rsidP="00796957">
      <w:pPr>
        <w:pStyle w:val="BodyText"/>
        <w:jc w:val="both"/>
      </w:pPr>
      <w:r>
        <w:t xml:space="preserve"> </w:t>
      </w:r>
      <w:r w:rsidR="00232645">
        <w:t xml:space="preserve">The VTT SituApp </w:t>
      </w:r>
      <w:r w:rsidR="001740DB">
        <w:t xml:space="preserve">is a tool for </w:t>
      </w:r>
      <w:r w:rsidR="00FF0142">
        <w:t xml:space="preserve">2D visualization of the Port, as well as </w:t>
      </w:r>
      <w:r w:rsidR="001740DB">
        <w:t>managing each user’s credentials for, e.g., access to the Port area.</w:t>
      </w:r>
      <w:r w:rsidR="00A11284">
        <w:t xml:space="preserve"> </w:t>
      </w:r>
      <w:r w:rsidR="008021F3">
        <w:t>It can be applied to visualize p</w:t>
      </w:r>
      <w:r w:rsidR="006D5C13">
        <w:t>hysical a</w:t>
      </w:r>
      <w:r w:rsidR="00A11284">
        <w:t>ccess restrictions as geofences</w:t>
      </w:r>
      <w:r w:rsidR="007C6EC5">
        <w:t>, including</w:t>
      </w:r>
      <w:r w:rsidR="00E57C46">
        <w:t xml:space="preserve"> violation alerts</w:t>
      </w:r>
      <w:r w:rsidR="00A11284">
        <w:t>.</w:t>
      </w:r>
      <w:r w:rsidR="001740DB">
        <w:t xml:space="preserve"> </w:t>
      </w:r>
      <w:r w:rsidR="00F651C6">
        <w:t>In addition,</w:t>
      </w:r>
      <w:r w:rsidR="00E2350C">
        <w:t xml:space="preserve"> the users can, e.g., authorize </w:t>
      </w:r>
      <w:r w:rsidR="0050037D">
        <w:t xml:space="preserve">the system to have access to their location data. </w:t>
      </w:r>
      <w:r w:rsidR="00D24E7F">
        <w:t>It</w:t>
      </w:r>
      <w:r w:rsidR="00BB6149">
        <w:t xml:space="preserve"> </w:t>
      </w:r>
      <w:r w:rsidR="00DA7CFD">
        <w:t xml:space="preserve">acts also as the entry point for launching backend </w:t>
      </w:r>
      <w:r w:rsidR="00452C21">
        <w:t xml:space="preserve">resource creation such as </w:t>
      </w:r>
      <w:r w:rsidR="00753604">
        <w:t xml:space="preserve">wallet creation and </w:t>
      </w:r>
      <w:r w:rsidR="001B71B1">
        <w:t xml:space="preserve">building access control </w:t>
      </w:r>
      <w:r w:rsidR="00881AE0">
        <w:t>lists to Digital Twin data sharing.</w:t>
      </w:r>
      <w:r w:rsidR="00FF0142">
        <w:t xml:space="preserve"> </w:t>
      </w:r>
      <w:r w:rsidR="009A1F49">
        <w:t xml:space="preserve">The W3C DIDs for authentication and W3C Verifiable Credentials </w:t>
      </w:r>
      <w:r w:rsidR="00796957">
        <w:t xml:space="preserve">are applied </w:t>
      </w:r>
      <w:r w:rsidR="00BC51FD">
        <w:t>for authorization.</w:t>
      </w:r>
    </w:p>
    <w:p w14:paraId="26692516" w14:textId="77777777" w:rsidR="00C954D0" w:rsidRDefault="00C954D0" w:rsidP="009B370A">
      <w:pPr>
        <w:pStyle w:val="BodyText"/>
      </w:pPr>
    </w:p>
    <w:p w14:paraId="35902748" w14:textId="47ABC7E2" w:rsidR="00C954D0" w:rsidRDefault="00A03ACF" w:rsidP="00CB401B">
      <w:pPr>
        <w:pStyle w:val="BodyText"/>
        <w:jc w:val="both"/>
      </w:pPr>
      <w:r>
        <w:t xml:space="preserve"> </w:t>
      </w:r>
      <w:r w:rsidR="00C954D0">
        <w:t xml:space="preserve">VTT </w:t>
      </w:r>
      <w:r>
        <w:t>i</w:t>
      </w:r>
      <w:r w:rsidR="00494D73">
        <w:t xml:space="preserve">s </w:t>
      </w:r>
      <w:r w:rsidR="00B86E62">
        <w:t>design</w:t>
      </w:r>
      <w:r w:rsidR="00494D73">
        <w:t>ing</w:t>
      </w:r>
      <w:r w:rsidR="00B86E62">
        <w:t xml:space="preserve"> a Trusted Data Connector </w:t>
      </w:r>
      <w:r w:rsidR="00494D73">
        <w:t>for inter-partner resource sharing</w:t>
      </w:r>
      <w:r w:rsidR="00A07A49">
        <w:t xml:space="preserve"> relying on</w:t>
      </w:r>
      <w:r w:rsidR="00092FBF">
        <w:t xml:space="preserve"> DIDs and VCs as its trust foundation.</w:t>
      </w:r>
      <w:r w:rsidR="00A170D2">
        <w:t xml:space="preserve"> The connector </w:t>
      </w:r>
      <w:r w:rsidR="00124525">
        <w:t xml:space="preserve">will </w:t>
      </w:r>
      <w:r w:rsidR="00D001A5">
        <w:t xml:space="preserve">have </w:t>
      </w:r>
      <w:r w:rsidR="00124525">
        <w:t>different modes of connection to various systems, including a</w:t>
      </w:r>
      <w:r w:rsidR="00CE1288">
        <w:t xml:space="preserve"> dataspace connector using</w:t>
      </w:r>
      <w:r w:rsidR="00124525">
        <w:t xml:space="preserve"> Eclipse Dataspace Components</w:t>
      </w:r>
      <w:r w:rsidR="00CE1288">
        <w:t xml:space="preserve"> and a generic REST API connector for existing </w:t>
      </w:r>
      <w:r w:rsidR="00570C99">
        <w:t>authentication / authorization system</w:t>
      </w:r>
      <w:r w:rsidR="005B36F4">
        <w:t xml:space="preserve">s. The generic REST API connector has been </w:t>
      </w:r>
      <w:r w:rsidR="00BD5784">
        <w:t>partially designed in co-operation with Natlink and their SteelBridge approach</w:t>
      </w:r>
      <w:r w:rsidR="00137BF0">
        <w:t xml:space="preserve"> to EU Data Act-</w:t>
      </w:r>
      <w:r w:rsidR="004001F9">
        <w:t>compatible</w:t>
      </w:r>
      <w:r w:rsidR="00137BF0">
        <w:t xml:space="preserve"> user data sharing</w:t>
      </w:r>
      <w:r w:rsidR="00BD5784">
        <w:t>.</w:t>
      </w:r>
    </w:p>
    <w:p w14:paraId="143DA790" w14:textId="77777777" w:rsidR="00B2613B" w:rsidRDefault="00B2613B" w:rsidP="009B370A">
      <w:pPr>
        <w:pStyle w:val="BodyText"/>
        <w:rPr>
          <w:i/>
          <w:iCs/>
        </w:rPr>
      </w:pPr>
    </w:p>
    <w:p w14:paraId="215E4F88" w14:textId="0B6FBFE6" w:rsidR="00D410F6" w:rsidRPr="00D410F6" w:rsidRDefault="00595E53" w:rsidP="00D410F6">
      <w:pPr>
        <w:pStyle w:val="Heading4"/>
      </w:pPr>
      <w:r w:rsidRPr="00B2613B">
        <w:t xml:space="preserve">SitAw </w:t>
      </w:r>
      <w:r w:rsidR="00B2613B" w:rsidRPr="00B2613B">
        <w:t>Data Catalogues and Discovery</w:t>
      </w:r>
    </w:p>
    <w:p w14:paraId="652DE676" w14:textId="0E081CA8" w:rsidR="00D410F6" w:rsidRPr="00D410F6" w:rsidRDefault="00CB401B" w:rsidP="00695768">
      <w:pPr>
        <w:pStyle w:val="BodyText"/>
        <w:jc w:val="both"/>
      </w:pPr>
      <w:r>
        <w:t xml:space="preserve"> </w:t>
      </w:r>
      <w:r w:rsidR="00422278">
        <w:t xml:space="preserve">As part of Trusted Data Connector, VTT have </w:t>
      </w:r>
      <w:r w:rsidR="00586ED9">
        <w:t xml:space="preserve">defined methods for </w:t>
      </w:r>
      <w:r w:rsidR="00C053E9">
        <w:t xml:space="preserve">metadata sharing of established inter-partner data </w:t>
      </w:r>
      <w:r w:rsidR="00D96AC0">
        <w:t xml:space="preserve">connections. One practical implementation is the use of </w:t>
      </w:r>
      <w:r w:rsidR="00B300E3">
        <w:t xml:space="preserve">Data Catalogues supported by the </w:t>
      </w:r>
      <w:r w:rsidR="00D96AC0">
        <w:t>Eclipse Dataspace</w:t>
      </w:r>
      <w:r w:rsidR="00B300E3">
        <w:t xml:space="preserve"> Components.</w:t>
      </w:r>
    </w:p>
    <w:p w14:paraId="5E0B63CE" w14:textId="77777777" w:rsidR="00B2613B" w:rsidRPr="00B2613B" w:rsidRDefault="00B2613B" w:rsidP="009B370A">
      <w:pPr>
        <w:pStyle w:val="BodyText"/>
      </w:pPr>
    </w:p>
    <w:p w14:paraId="57325764" w14:textId="134BDEEC" w:rsidR="007604CC" w:rsidRDefault="006924EF" w:rsidP="006924EF">
      <w:pPr>
        <w:pStyle w:val="Heading3"/>
      </w:pPr>
      <w:bookmarkStart w:id="118" w:name="_Toc227329386"/>
      <w:r>
        <w:t>Trust Enforcement</w:t>
      </w:r>
      <w:bookmarkEnd w:id="118"/>
    </w:p>
    <w:p w14:paraId="33C4A176" w14:textId="508B1A1D" w:rsidR="00A97392" w:rsidRPr="00A97392" w:rsidRDefault="00A97392" w:rsidP="00A97392">
      <w:pPr>
        <w:pStyle w:val="Heading4"/>
      </w:pPr>
      <w:r>
        <w:t>Trust Formation &amp; Evaluation</w:t>
      </w:r>
    </w:p>
    <w:p w14:paraId="47BFDCDB" w14:textId="1C491A3F" w:rsidR="0034009D" w:rsidRDefault="00923F86" w:rsidP="000D583C">
      <w:pPr>
        <w:pStyle w:val="BodyText"/>
        <w:jc w:val="both"/>
      </w:pPr>
      <w:r>
        <w:t>The</w:t>
      </w:r>
      <w:r w:rsidR="00C029DB">
        <w:t xml:space="preserve"> </w:t>
      </w:r>
      <w:r w:rsidR="00C2457F">
        <w:t>I</w:t>
      </w:r>
      <w:r w:rsidR="00A14C79">
        <w:t xml:space="preserve">dentities </w:t>
      </w:r>
      <w:r w:rsidR="004916AA">
        <w:t xml:space="preserve">and </w:t>
      </w:r>
      <w:r w:rsidR="00C2457F">
        <w:t xml:space="preserve">verifiable </w:t>
      </w:r>
      <w:r w:rsidR="004916AA">
        <w:t xml:space="preserve">credentials </w:t>
      </w:r>
      <w:r w:rsidR="00A14C79">
        <w:t xml:space="preserve">are </w:t>
      </w:r>
      <w:r w:rsidR="004916AA">
        <w:t>bound to DIDs</w:t>
      </w:r>
      <w:r w:rsidR="00C029DB">
        <w:t>, which</w:t>
      </w:r>
      <w:r w:rsidR="004916AA">
        <w:t xml:space="preserve"> </w:t>
      </w:r>
      <w:r w:rsidR="0052369A">
        <w:t xml:space="preserve">are used by the </w:t>
      </w:r>
      <w:r w:rsidR="00C029DB">
        <w:t xml:space="preserve">VTT </w:t>
      </w:r>
      <w:r w:rsidR="0052369A">
        <w:t>Trusted Data Connector for establishing trust relationship</w:t>
      </w:r>
      <w:r w:rsidR="00F57F49">
        <w:t xml:space="preserve">s. </w:t>
      </w:r>
      <w:r w:rsidR="00F2430C" w:rsidRPr="00F2430C">
        <w:t>MQTT</w:t>
      </w:r>
      <w:r w:rsidR="00F2430C" w:rsidRPr="00F2430C">
        <w:rPr>
          <w:rFonts w:ascii="Cambria Math" w:hAnsi="Cambria Math" w:cs="Cambria Math"/>
        </w:rPr>
        <w:t>‑</w:t>
      </w:r>
      <w:r w:rsidR="00F2430C" w:rsidRPr="00F2430C">
        <w:t>based messaging using the VTT CPSHub adds an additional trust</w:t>
      </w:r>
      <w:r w:rsidR="00F2430C" w:rsidRPr="00F2430C">
        <w:rPr>
          <w:rFonts w:ascii="Cambria Math" w:hAnsi="Cambria Math" w:cs="Cambria Math"/>
        </w:rPr>
        <w:t>‑</w:t>
      </w:r>
      <w:r w:rsidR="00F2430C" w:rsidRPr="00F2430C">
        <w:t xml:space="preserve">evaluation layer at the MQTT protocol level, where connections </w:t>
      </w:r>
      <w:r w:rsidR="00F2430C">
        <w:t xml:space="preserve">and per-topic </w:t>
      </w:r>
      <w:r w:rsidR="005B3025">
        <w:t xml:space="preserve">permissions </w:t>
      </w:r>
      <w:r w:rsidR="00F2430C" w:rsidRPr="00F2430C">
        <w:t>are dynamically validated against a trust table that is continuously updated based on users</w:t>
      </w:r>
      <w:r w:rsidR="00F2430C" w:rsidRPr="00F2430C">
        <w:rPr>
          <w:rFonts w:cs="Arial"/>
        </w:rPr>
        <w:t>’</w:t>
      </w:r>
      <w:r w:rsidR="00F2430C" w:rsidRPr="00F2430C">
        <w:t xml:space="preserve"> authentication and authorization credentials</w:t>
      </w:r>
      <w:r w:rsidR="00446DF3">
        <w:t>.</w:t>
      </w:r>
    </w:p>
    <w:p w14:paraId="3938C6A4" w14:textId="77777777" w:rsidR="00C2457F" w:rsidRDefault="00C2457F" w:rsidP="00EC7398">
      <w:pPr>
        <w:pStyle w:val="BodyText"/>
      </w:pPr>
    </w:p>
    <w:p w14:paraId="389B3791" w14:textId="6BCB3A2F" w:rsidR="00FE61B3" w:rsidRDefault="00FE61B3" w:rsidP="008F7986">
      <w:pPr>
        <w:pStyle w:val="Heading4"/>
      </w:pPr>
      <w:r>
        <w:t xml:space="preserve">Continuous </w:t>
      </w:r>
      <w:r w:rsidR="008F7986">
        <w:t>Trust Monitoring &amp; Control</w:t>
      </w:r>
    </w:p>
    <w:p w14:paraId="3CF59B4B" w14:textId="6B38F577" w:rsidR="00E863EB" w:rsidRPr="00AD2613" w:rsidRDefault="00F23D92" w:rsidP="00A8594A">
      <w:pPr>
        <w:pStyle w:val="BodyText"/>
        <w:jc w:val="both"/>
      </w:pPr>
      <w:r>
        <w:t>As part of the Trust Backend,</w:t>
      </w:r>
      <w:r w:rsidR="00002DE3">
        <w:t xml:space="preserve"> VTT has implemented </w:t>
      </w:r>
      <w:r w:rsidR="006502E2">
        <w:t>an application</w:t>
      </w:r>
      <w:r w:rsidR="00DF535B">
        <w:t xml:space="preserve"> (</w:t>
      </w:r>
      <w:r w:rsidR="00035019">
        <w:fldChar w:fldCharType="begin"/>
      </w:r>
      <w:r w:rsidR="00035019">
        <w:instrText xml:space="preserve"> REF _Ref227319929 \h </w:instrText>
      </w:r>
      <w:r w:rsidR="00035019">
        <w:fldChar w:fldCharType="separate"/>
      </w:r>
      <w:r w:rsidR="00035019">
        <w:t xml:space="preserve">Figure </w:t>
      </w:r>
      <w:r w:rsidR="00035019">
        <w:rPr>
          <w:noProof/>
        </w:rPr>
        <w:t>24</w:t>
      </w:r>
      <w:r w:rsidR="00035019">
        <w:fldChar w:fldCharType="end"/>
      </w:r>
      <w:r w:rsidR="00DF535B">
        <w:t>)</w:t>
      </w:r>
      <w:r w:rsidR="006502E2">
        <w:t xml:space="preserve"> that visualizes the </w:t>
      </w:r>
      <w:r w:rsidR="005334FA">
        <w:t xml:space="preserve">hierarchical </w:t>
      </w:r>
      <w:r w:rsidR="006502E2">
        <w:t>status of</w:t>
      </w:r>
      <w:r w:rsidR="00FA3167">
        <w:t xml:space="preserve"> each user’s required and issued credentials</w:t>
      </w:r>
      <w:r w:rsidR="00641F45">
        <w:t>, along with a history log</w:t>
      </w:r>
      <w:r w:rsidR="003A6857">
        <w:t xml:space="preserve"> an</w:t>
      </w:r>
      <w:r w:rsidR="00401476">
        <w:t>d point-in-time view</w:t>
      </w:r>
      <w:r w:rsidR="00FA3167">
        <w:t>. The application can be run with superuser authority</w:t>
      </w:r>
      <w:r w:rsidR="000A269D">
        <w:t xml:space="preserve"> to visualize the entire trust status.</w:t>
      </w:r>
      <w:r w:rsidR="0043654C">
        <w:t xml:space="preserve"> </w:t>
      </w:r>
      <w:r w:rsidR="00E863EB">
        <w:t>The logged activities can also be played back for simulation purposes to recreate the users and credentials for a given scenario.</w:t>
      </w:r>
    </w:p>
    <w:p w14:paraId="3EB3B604" w14:textId="355371E3" w:rsidR="000A269D" w:rsidRDefault="000A269D" w:rsidP="00F23D92">
      <w:pPr>
        <w:pStyle w:val="BodyText"/>
      </w:pPr>
    </w:p>
    <w:p w14:paraId="718E0E2A" w14:textId="77777777" w:rsidR="00DF535B" w:rsidRDefault="00DF535B" w:rsidP="00F23D92">
      <w:pPr>
        <w:pStyle w:val="BodyText"/>
      </w:pPr>
    </w:p>
    <w:p w14:paraId="02829A74" w14:textId="77777777" w:rsidR="00DF535B" w:rsidRDefault="00DF535B" w:rsidP="00DF535B">
      <w:pPr>
        <w:pStyle w:val="BodyText"/>
        <w:keepNext/>
      </w:pPr>
      <w:r>
        <w:rPr>
          <w:noProof/>
        </w:rPr>
        <w:drawing>
          <wp:inline distT="0" distB="0" distL="0" distR="0" wp14:anchorId="6A5BA615" wp14:editId="6F357AB5">
            <wp:extent cx="6155690" cy="2819400"/>
            <wp:effectExtent l="0" t="0" r="0" b="0"/>
            <wp:docPr id="99947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55690" cy="2819400"/>
                    </a:xfrm>
                    <a:prstGeom prst="rect">
                      <a:avLst/>
                    </a:prstGeom>
                    <a:noFill/>
                    <a:ln>
                      <a:noFill/>
                    </a:ln>
                  </pic:spPr>
                </pic:pic>
              </a:graphicData>
            </a:graphic>
          </wp:inline>
        </w:drawing>
      </w:r>
    </w:p>
    <w:p w14:paraId="7555BA81" w14:textId="38E029AC" w:rsidR="00A154F3" w:rsidRDefault="00DF535B" w:rsidP="00DF535B">
      <w:pPr>
        <w:pStyle w:val="Caption"/>
      </w:pPr>
      <w:bookmarkStart w:id="119" w:name="_Ref227319929"/>
      <w:r>
        <w:t xml:space="preserve">Figure </w:t>
      </w:r>
      <w:r>
        <w:fldChar w:fldCharType="begin"/>
      </w:r>
      <w:r>
        <w:instrText xml:space="preserve"> SEQ Figure \* ARABIC </w:instrText>
      </w:r>
      <w:r>
        <w:fldChar w:fldCharType="separate"/>
      </w:r>
      <w:r>
        <w:rPr>
          <w:noProof/>
        </w:rPr>
        <w:t>24</w:t>
      </w:r>
      <w:r>
        <w:fldChar w:fldCharType="end"/>
      </w:r>
      <w:bookmarkEnd w:id="119"/>
      <w:r>
        <w:t>. VTT trust status visualization app.</w:t>
      </w:r>
    </w:p>
    <w:p w14:paraId="298594D5" w14:textId="77777777" w:rsidR="00A97392" w:rsidRDefault="00FA3167" w:rsidP="00A97392">
      <w:pPr>
        <w:pStyle w:val="Heading4"/>
      </w:pPr>
      <w:r>
        <w:t xml:space="preserve"> </w:t>
      </w:r>
      <w:r w:rsidR="00A97392">
        <w:t>Identity &amp; Authentication</w:t>
      </w:r>
    </w:p>
    <w:p w14:paraId="04AB67BB" w14:textId="77777777" w:rsidR="00A97392" w:rsidRDefault="00A97392" w:rsidP="002407D8">
      <w:pPr>
        <w:pStyle w:val="BodyText"/>
        <w:jc w:val="both"/>
      </w:pPr>
      <w:r>
        <w:t>The VTT Trust Backend supports the management of users, devices, roles, alarms and permissions. Both SSI (Self-Sovereign Identity, credentials always stored in user wallets only) and non-SSI (selected user credentials cached at trust backend) modes are supported.</w:t>
      </w:r>
    </w:p>
    <w:p w14:paraId="2CFC6AF0" w14:textId="3EB714D3" w:rsidR="00F23D92" w:rsidRPr="00F23D92" w:rsidRDefault="00F23D92" w:rsidP="00F23D92">
      <w:pPr>
        <w:pStyle w:val="BodyText"/>
      </w:pPr>
    </w:p>
    <w:p w14:paraId="4CF435FA" w14:textId="7D501746" w:rsidR="00C5531F" w:rsidRDefault="00C5531F" w:rsidP="00C5531F">
      <w:pPr>
        <w:pStyle w:val="Heading3"/>
      </w:pPr>
      <w:bookmarkStart w:id="120" w:name="_Toc227329387"/>
      <w:r>
        <w:t>Trust Evidence</w:t>
      </w:r>
      <w:bookmarkEnd w:id="120"/>
    </w:p>
    <w:p w14:paraId="614B1067" w14:textId="4D64753C" w:rsidR="00AD2613" w:rsidRDefault="00AD2613" w:rsidP="003A7612">
      <w:pPr>
        <w:pStyle w:val="Heading4"/>
      </w:pPr>
      <w:r w:rsidRPr="00AD2613">
        <w:t>Log &amp; Audit</w:t>
      </w:r>
    </w:p>
    <w:p w14:paraId="4B9DBA2D" w14:textId="6BE5F8C4" w:rsidR="00824980" w:rsidRDefault="00AD2613" w:rsidP="002407D8">
      <w:pPr>
        <w:pStyle w:val="BodyText"/>
        <w:jc w:val="both"/>
      </w:pPr>
      <w:r>
        <w:t xml:space="preserve">The </w:t>
      </w:r>
      <w:r w:rsidR="0063405F">
        <w:t>trust visualization application</w:t>
      </w:r>
      <w:r w:rsidR="0007066B">
        <w:t xml:space="preserve"> keeps log of </w:t>
      </w:r>
      <w:r w:rsidR="006C070C">
        <w:t xml:space="preserve">activities such as </w:t>
      </w:r>
      <w:r w:rsidR="00E4402F">
        <w:t xml:space="preserve">user creation, </w:t>
      </w:r>
      <w:r w:rsidR="001C06A6">
        <w:t xml:space="preserve">credential </w:t>
      </w:r>
      <w:r w:rsidR="00E4402F">
        <w:t xml:space="preserve">status / </w:t>
      </w:r>
      <w:r w:rsidR="001C06A6">
        <w:t>issuance / revocation</w:t>
      </w:r>
      <w:r w:rsidR="00C75D9E">
        <w:t xml:space="preserve"> and any raised alarms</w:t>
      </w:r>
      <w:r w:rsidR="000F5B4B">
        <w:t xml:space="preserve">, </w:t>
      </w:r>
      <w:r w:rsidR="00C75D9E">
        <w:t xml:space="preserve">which can be used to later </w:t>
      </w:r>
      <w:r w:rsidR="00245F05">
        <w:t>audit the system state and actions at a given point in time.</w:t>
      </w:r>
    </w:p>
    <w:p w14:paraId="2A170C3F" w14:textId="5220631C" w:rsidR="00086954" w:rsidRDefault="00086954" w:rsidP="0022273C">
      <w:pPr>
        <w:pStyle w:val="BodyText"/>
      </w:pPr>
      <w:r>
        <w:t xml:space="preserve">The application also records digital twin states </w:t>
      </w:r>
      <w:r w:rsidR="00604D69">
        <w:t>each time</w:t>
      </w:r>
      <w:r w:rsidR="00E5170C">
        <w:t xml:space="preserve"> an alarm is raised.</w:t>
      </w:r>
    </w:p>
    <w:p w14:paraId="7F9D545B" w14:textId="77777777" w:rsidR="0022273C" w:rsidRPr="003E3196" w:rsidRDefault="0022273C" w:rsidP="0022273C">
      <w:pPr>
        <w:pStyle w:val="BodyText"/>
      </w:pPr>
    </w:p>
    <w:p w14:paraId="385D0E02" w14:textId="77777777" w:rsidR="0022273C" w:rsidRPr="00916811" w:rsidRDefault="0022273C" w:rsidP="0022273C">
      <w:pPr>
        <w:pStyle w:val="BodyText"/>
      </w:pPr>
    </w:p>
    <w:p w14:paraId="24F3219B" w14:textId="661A2223" w:rsidR="001A0AC6" w:rsidRPr="0096763F" w:rsidRDefault="0096763F" w:rsidP="001A0AC6">
      <w:pPr>
        <w:pStyle w:val="Heading1"/>
        <w:rPr>
          <w:kern w:val="28"/>
          <w:sz w:val="28"/>
        </w:rPr>
      </w:pPr>
      <w:bookmarkStart w:id="121" w:name="_Toc227329388"/>
      <w:r>
        <w:rPr>
          <w:kern w:val="28"/>
          <w:sz w:val="28"/>
        </w:rPr>
        <w:t>Key</w:t>
      </w:r>
      <w:r w:rsidR="001A0AC6">
        <w:rPr>
          <w:kern w:val="28"/>
          <w:sz w:val="28"/>
        </w:rPr>
        <w:t xml:space="preserve"> enablers of the </w:t>
      </w:r>
      <w:r w:rsidR="000C6B5F">
        <w:rPr>
          <w:kern w:val="28"/>
          <w:sz w:val="28"/>
        </w:rPr>
        <w:t xml:space="preserve">Sa4CPS </w:t>
      </w:r>
      <w:r w:rsidR="001A0AC6">
        <w:rPr>
          <w:kern w:val="28"/>
          <w:sz w:val="28"/>
        </w:rPr>
        <w:t>concept</w:t>
      </w:r>
      <w:bookmarkEnd w:id="121"/>
    </w:p>
    <w:p w14:paraId="20B8DC4D" w14:textId="77777777" w:rsidR="003E3196" w:rsidRPr="00916811" w:rsidRDefault="003E3196" w:rsidP="00BE3E7C">
      <w:pPr>
        <w:pStyle w:val="BodyText"/>
        <w:jc w:val="both"/>
      </w:pPr>
    </w:p>
    <w:p w14:paraId="2BBDDB2A" w14:textId="2BD4BA5A" w:rsidR="003E3196" w:rsidRPr="00E610B3" w:rsidRDefault="0096763F" w:rsidP="003E3196">
      <w:pPr>
        <w:pStyle w:val="Heading2"/>
      </w:pPr>
      <w:bookmarkStart w:id="122" w:name="_Toc227329389"/>
      <w:r>
        <w:t>Key enablers of the</w:t>
      </w:r>
      <w:r w:rsidR="00E93004">
        <w:t xml:space="preserve"> </w:t>
      </w:r>
      <w:r w:rsidR="00C0363C">
        <w:t>perception and comprehension</w:t>
      </w:r>
      <w:r w:rsidR="006F2F08">
        <w:t xml:space="preserve"> </w:t>
      </w:r>
      <w:r w:rsidR="00C0363C">
        <w:t>(WP3)</w:t>
      </w:r>
      <w:bookmarkEnd w:id="122"/>
    </w:p>
    <w:p w14:paraId="4DA4A982" w14:textId="42459B95" w:rsidR="6F6922C3" w:rsidRDefault="6F6922C3" w:rsidP="74DCB346">
      <w:pPr>
        <w:pStyle w:val="BodyText"/>
        <w:jc w:val="both"/>
      </w:pPr>
      <w:r w:rsidRPr="74DCB346">
        <w:rPr>
          <w:highlight w:val="yellow"/>
        </w:rPr>
        <w:t>&lt;short descriptions of the enablers</w:t>
      </w:r>
      <w:r w:rsidR="3E45A65B" w:rsidRPr="74DCB346">
        <w:rPr>
          <w:highlight w:val="yellow"/>
        </w:rPr>
        <w:t>, longer and more detailed descriptions in the D3.3</w:t>
      </w:r>
      <w:r w:rsidRPr="74DCB346">
        <w:rPr>
          <w:highlight w:val="yellow"/>
        </w:rPr>
        <w:t>&gt;</w:t>
      </w:r>
    </w:p>
    <w:p w14:paraId="0928B75F" w14:textId="77777777" w:rsidR="00BA1906" w:rsidRDefault="00BA1906" w:rsidP="00BE3E7C">
      <w:pPr>
        <w:pStyle w:val="BodyText"/>
        <w:jc w:val="both"/>
      </w:pPr>
    </w:p>
    <w:p w14:paraId="3E262AF6" w14:textId="1C981974" w:rsidR="00BA1906" w:rsidRDefault="177B6D3C" w:rsidP="00BE3E7C">
      <w:pPr>
        <w:pStyle w:val="BodyText"/>
        <w:jc w:val="both"/>
      </w:pPr>
      <w:r w:rsidRPr="74DCB346">
        <w:rPr>
          <w:highlight w:val="yellow"/>
        </w:rPr>
        <w:t xml:space="preserve">&lt;WP3 leader to propose the </w:t>
      </w:r>
      <w:r w:rsidR="0A1D14BC" w:rsidRPr="74DCB346">
        <w:rPr>
          <w:highlight w:val="yellow"/>
        </w:rPr>
        <w:t>enabler candidates here</w:t>
      </w:r>
      <w:r w:rsidRPr="74DCB346">
        <w:rPr>
          <w:highlight w:val="yellow"/>
        </w:rPr>
        <w:t>&gt;</w:t>
      </w:r>
    </w:p>
    <w:p w14:paraId="64FFEAE3" w14:textId="12FBC04C" w:rsidR="7663AB15" w:rsidRDefault="7663AB15" w:rsidP="74DCB346">
      <w:pPr>
        <w:pStyle w:val="BodyText"/>
        <w:numPr>
          <w:ilvl w:val="0"/>
          <w:numId w:val="7"/>
        </w:numPr>
        <w:jc w:val="both"/>
      </w:pPr>
      <w:r w:rsidRPr="74DCB346">
        <w:rPr>
          <w:highlight w:val="yellow"/>
        </w:rPr>
        <w:t>Secure low-latency hybdrid communication &amp; network monitoring (ACD + OTOKAR?)</w:t>
      </w:r>
    </w:p>
    <w:p w14:paraId="4C7DCAAD" w14:textId="2567F937" w:rsidR="7663AB15" w:rsidRDefault="7663AB15" w:rsidP="74DCB346">
      <w:pPr>
        <w:pStyle w:val="BodyText"/>
        <w:numPr>
          <w:ilvl w:val="0"/>
          <w:numId w:val="7"/>
        </w:numPr>
        <w:jc w:val="both"/>
      </w:pPr>
      <w:r w:rsidRPr="74DCB346">
        <w:rPr>
          <w:highlight w:val="yellow"/>
        </w:rPr>
        <w:t>Presence awareness module and data collection pipeline (CUNI+IMA)</w:t>
      </w:r>
    </w:p>
    <w:p w14:paraId="6C7B050A" w14:textId="7925EAA1" w:rsidR="7663AB15" w:rsidRDefault="7663AB15" w:rsidP="74DCB346">
      <w:pPr>
        <w:pStyle w:val="BodyText"/>
        <w:numPr>
          <w:ilvl w:val="0"/>
          <w:numId w:val="7"/>
        </w:numPr>
        <w:jc w:val="both"/>
      </w:pPr>
      <w:r w:rsidRPr="74DCB346">
        <w:rPr>
          <w:highlight w:val="yellow"/>
        </w:rPr>
        <w:t>LoRA-based communication layer and tracking (Natlink+Polar)</w:t>
      </w:r>
    </w:p>
    <w:p w14:paraId="659BD5A8" w14:textId="18E16D9E" w:rsidR="7663AB15" w:rsidRDefault="7663AB15" w:rsidP="74DCB346">
      <w:pPr>
        <w:pStyle w:val="BodyText"/>
        <w:numPr>
          <w:ilvl w:val="0"/>
          <w:numId w:val="7"/>
        </w:numPr>
        <w:jc w:val="both"/>
      </w:pPr>
      <w:r w:rsidRPr="74DCB346">
        <w:rPr>
          <w:highlight w:val="yellow"/>
        </w:rPr>
        <w:t>Battery Prognostics and Health Management (INO)</w:t>
      </w:r>
    </w:p>
    <w:p w14:paraId="4104AA4B" w14:textId="66628BC9" w:rsidR="74DCB346" w:rsidRDefault="74DCB346" w:rsidP="74DCB346">
      <w:pPr>
        <w:pStyle w:val="BodyText"/>
        <w:jc w:val="both"/>
        <w:rPr>
          <w:highlight w:val="yellow"/>
        </w:rPr>
      </w:pPr>
    </w:p>
    <w:p w14:paraId="4232D4A2" w14:textId="77777777" w:rsidR="007A1661" w:rsidRDefault="007A1661" w:rsidP="00BE3E7C">
      <w:pPr>
        <w:pStyle w:val="BodyText"/>
        <w:jc w:val="both"/>
      </w:pPr>
    </w:p>
    <w:p w14:paraId="676EDFEC" w14:textId="0DCC3E4C" w:rsidR="000C6B5F" w:rsidRDefault="0031210A" w:rsidP="006F52A6">
      <w:pPr>
        <w:pStyle w:val="Heading3"/>
      </w:pPr>
      <w:bookmarkStart w:id="123" w:name="_Toc227329390"/>
      <w:r>
        <w:t>&lt;name of the enabler&gt;</w:t>
      </w:r>
      <w:bookmarkEnd w:id="123"/>
    </w:p>
    <w:p w14:paraId="502ACF68" w14:textId="632A5EF2" w:rsidR="00F7106B" w:rsidRDefault="00F7106B" w:rsidP="00F7106B">
      <w:pPr>
        <w:pStyle w:val="Heading4"/>
      </w:pPr>
      <w:r>
        <w:t>Reasoning &lt;</w:t>
      </w:r>
      <w:r w:rsidRPr="00624744">
        <w:t xml:space="preserve"> </w:t>
      </w:r>
      <w:r>
        <w:t>name of the enabler&gt;</w:t>
      </w:r>
    </w:p>
    <w:p w14:paraId="1563AA1E" w14:textId="77777777" w:rsidR="00F7106B" w:rsidRPr="00DB45D6" w:rsidRDefault="00F7106B" w:rsidP="00F7106B">
      <w:pPr>
        <w:rPr>
          <w:lang w:eastAsia="nl-NL"/>
        </w:rPr>
      </w:pPr>
    </w:p>
    <w:p w14:paraId="026BA15D" w14:textId="24DDE642" w:rsidR="0031210A" w:rsidRDefault="00624744" w:rsidP="00624744">
      <w:pPr>
        <w:pStyle w:val="Heading4"/>
      </w:pPr>
      <w:r>
        <w:t>Description &lt;</w:t>
      </w:r>
      <w:r w:rsidRPr="00624744">
        <w:t xml:space="preserve"> </w:t>
      </w:r>
      <w:r>
        <w:t>name of the enabler&gt;</w:t>
      </w:r>
    </w:p>
    <w:p w14:paraId="7C2DDE76" w14:textId="77777777" w:rsidR="00DB45D6" w:rsidRPr="00DB45D6" w:rsidRDefault="00DB45D6" w:rsidP="00DB45D6">
      <w:pPr>
        <w:rPr>
          <w:lang w:eastAsia="nl-NL"/>
        </w:rPr>
      </w:pPr>
    </w:p>
    <w:p w14:paraId="4C4E39CC" w14:textId="776E1E28" w:rsidR="00624744" w:rsidRDefault="00DB45D6" w:rsidP="00624744">
      <w:pPr>
        <w:pStyle w:val="Heading4"/>
      </w:pPr>
      <w:r>
        <w:t>Solutions</w:t>
      </w:r>
      <w:r w:rsidR="00624744">
        <w:t xml:space="preserve"> &lt;</w:t>
      </w:r>
      <w:r w:rsidR="00624744" w:rsidRPr="00624744">
        <w:t xml:space="preserve"> </w:t>
      </w:r>
      <w:r w:rsidR="00624744">
        <w:t>name of the enabler&gt;</w:t>
      </w:r>
    </w:p>
    <w:p w14:paraId="098BD19C" w14:textId="77777777" w:rsidR="00DB45D6" w:rsidRPr="00DB45D6" w:rsidRDefault="00DB45D6" w:rsidP="00DB45D6">
      <w:pPr>
        <w:rPr>
          <w:lang w:eastAsia="nl-NL"/>
        </w:rPr>
      </w:pPr>
    </w:p>
    <w:p w14:paraId="5687DF1D" w14:textId="6C5CEA82" w:rsidR="00DB45D6" w:rsidRDefault="00DB45D6" w:rsidP="00DB45D6">
      <w:pPr>
        <w:pStyle w:val="Heading4"/>
      </w:pPr>
      <w:r>
        <w:t>Evaluation case &lt;</w:t>
      </w:r>
      <w:r w:rsidRPr="00624744">
        <w:t xml:space="preserve"> </w:t>
      </w:r>
      <w:r>
        <w:t>name of the enabler&gt;</w:t>
      </w:r>
    </w:p>
    <w:p w14:paraId="2C7C9C8A" w14:textId="77777777" w:rsidR="00624744" w:rsidRDefault="00624744" w:rsidP="00624744">
      <w:pPr>
        <w:rPr>
          <w:lang w:eastAsia="nl-NL"/>
        </w:rPr>
      </w:pPr>
    </w:p>
    <w:p w14:paraId="10D618DD" w14:textId="77777777" w:rsidR="00565EE1" w:rsidRDefault="00565EE1" w:rsidP="00565EE1">
      <w:pPr>
        <w:pStyle w:val="Heading3"/>
      </w:pPr>
      <w:bookmarkStart w:id="124" w:name="_Toc227329391"/>
      <w:r>
        <w:t>&lt;name of the enabler&gt;</w:t>
      </w:r>
      <w:bookmarkEnd w:id="124"/>
    </w:p>
    <w:p w14:paraId="226C27E1" w14:textId="77777777" w:rsidR="00AC5044" w:rsidRDefault="00AC5044" w:rsidP="00AC5044">
      <w:pPr>
        <w:pStyle w:val="Heading4"/>
      </w:pPr>
      <w:r>
        <w:t>Reasoning &lt;</w:t>
      </w:r>
      <w:r w:rsidRPr="00624744">
        <w:t xml:space="preserve"> </w:t>
      </w:r>
      <w:r>
        <w:t>name of the enabler&gt;</w:t>
      </w:r>
    </w:p>
    <w:p w14:paraId="2A42A92C" w14:textId="77777777" w:rsidR="00AC5044" w:rsidRPr="00DB45D6" w:rsidRDefault="00AC5044" w:rsidP="00AC5044">
      <w:pPr>
        <w:rPr>
          <w:lang w:eastAsia="nl-NL"/>
        </w:rPr>
      </w:pPr>
    </w:p>
    <w:p w14:paraId="00849AA0" w14:textId="77777777" w:rsidR="00565EE1" w:rsidRDefault="00565EE1" w:rsidP="00565EE1">
      <w:pPr>
        <w:pStyle w:val="Heading4"/>
      </w:pPr>
      <w:r>
        <w:t>Description &lt;</w:t>
      </w:r>
      <w:r w:rsidRPr="00624744">
        <w:t xml:space="preserve"> </w:t>
      </w:r>
      <w:r>
        <w:t>name of the enabler&gt;</w:t>
      </w:r>
    </w:p>
    <w:p w14:paraId="7A2C9269" w14:textId="77777777" w:rsidR="00565EE1" w:rsidRPr="00DB45D6" w:rsidRDefault="00565EE1" w:rsidP="00565EE1">
      <w:pPr>
        <w:rPr>
          <w:lang w:eastAsia="nl-NL"/>
        </w:rPr>
      </w:pPr>
    </w:p>
    <w:p w14:paraId="1AF9BF62" w14:textId="77777777" w:rsidR="00565EE1" w:rsidRDefault="00565EE1" w:rsidP="00565EE1">
      <w:pPr>
        <w:pStyle w:val="Heading4"/>
      </w:pPr>
      <w:r>
        <w:t>Solutions &lt;</w:t>
      </w:r>
      <w:r w:rsidRPr="00624744">
        <w:t xml:space="preserve"> </w:t>
      </w:r>
      <w:r>
        <w:t>name of the enabler&gt;</w:t>
      </w:r>
    </w:p>
    <w:p w14:paraId="7A2FCD91" w14:textId="77777777" w:rsidR="00565EE1" w:rsidRPr="00DB45D6" w:rsidRDefault="00565EE1" w:rsidP="00565EE1">
      <w:pPr>
        <w:rPr>
          <w:lang w:eastAsia="nl-NL"/>
        </w:rPr>
      </w:pPr>
    </w:p>
    <w:p w14:paraId="16EE3202" w14:textId="77777777" w:rsidR="00565EE1" w:rsidRDefault="00565EE1" w:rsidP="00565EE1">
      <w:pPr>
        <w:pStyle w:val="Heading4"/>
      </w:pPr>
      <w:r>
        <w:t>Evaluation case &lt;</w:t>
      </w:r>
      <w:r w:rsidRPr="00624744">
        <w:t xml:space="preserve"> </w:t>
      </w:r>
      <w:r>
        <w:t>name of the enabler&gt;</w:t>
      </w:r>
    </w:p>
    <w:p w14:paraId="4B0133CB" w14:textId="77777777" w:rsidR="00565EE1" w:rsidRPr="00624744" w:rsidRDefault="00565EE1" w:rsidP="00565EE1">
      <w:pPr>
        <w:rPr>
          <w:lang w:eastAsia="nl-NL"/>
        </w:rPr>
      </w:pPr>
    </w:p>
    <w:p w14:paraId="3BE91540" w14:textId="77777777" w:rsidR="00565EE1" w:rsidRDefault="00565EE1" w:rsidP="00565EE1">
      <w:pPr>
        <w:pStyle w:val="Heading3"/>
      </w:pPr>
      <w:bookmarkStart w:id="125" w:name="_Toc227329392"/>
      <w:r>
        <w:t>&lt;name of the enabler&gt;</w:t>
      </w:r>
      <w:bookmarkEnd w:id="125"/>
    </w:p>
    <w:p w14:paraId="4EA2BF65" w14:textId="77777777" w:rsidR="00AC5044" w:rsidRDefault="00AC5044" w:rsidP="00AC5044">
      <w:pPr>
        <w:pStyle w:val="Heading4"/>
      </w:pPr>
      <w:r>
        <w:t>Reasoning &lt;</w:t>
      </w:r>
      <w:r w:rsidRPr="00624744">
        <w:t xml:space="preserve"> </w:t>
      </w:r>
      <w:r>
        <w:t>name of the enabler&gt;</w:t>
      </w:r>
    </w:p>
    <w:p w14:paraId="549565F9" w14:textId="77777777" w:rsidR="00AC5044" w:rsidRPr="00DB45D6" w:rsidRDefault="00AC5044" w:rsidP="00AC5044">
      <w:pPr>
        <w:rPr>
          <w:lang w:eastAsia="nl-NL"/>
        </w:rPr>
      </w:pPr>
    </w:p>
    <w:p w14:paraId="77E10CEA" w14:textId="77777777" w:rsidR="00565EE1" w:rsidRDefault="00565EE1" w:rsidP="00565EE1">
      <w:pPr>
        <w:pStyle w:val="Heading4"/>
      </w:pPr>
      <w:r>
        <w:t>Description &lt;</w:t>
      </w:r>
      <w:r w:rsidRPr="00624744">
        <w:t xml:space="preserve"> </w:t>
      </w:r>
      <w:r>
        <w:t>name of the enabler&gt;</w:t>
      </w:r>
    </w:p>
    <w:p w14:paraId="0FB976F4" w14:textId="77777777" w:rsidR="00565EE1" w:rsidRPr="00DB45D6" w:rsidRDefault="00565EE1" w:rsidP="00565EE1">
      <w:pPr>
        <w:rPr>
          <w:lang w:eastAsia="nl-NL"/>
        </w:rPr>
      </w:pPr>
    </w:p>
    <w:p w14:paraId="5915318D" w14:textId="77777777" w:rsidR="00565EE1" w:rsidRDefault="00565EE1" w:rsidP="00565EE1">
      <w:pPr>
        <w:pStyle w:val="Heading4"/>
      </w:pPr>
      <w:r>
        <w:t>Solutions &lt;</w:t>
      </w:r>
      <w:r w:rsidRPr="00624744">
        <w:t xml:space="preserve"> </w:t>
      </w:r>
      <w:r>
        <w:t>name of the enabler&gt;</w:t>
      </w:r>
    </w:p>
    <w:p w14:paraId="1D1ACFEE" w14:textId="77777777" w:rsidR="00565EE1" w:rsidRPr="00DB45D6" w:rsidRDefault="00565EE1" w:rsidP="00565EE1">
      <w:pPr>
        <w:rPr>
          <w:lang w:eastAsia="nl-NL"/>
        </w:rPr>
      </w:pPr>
    </w:p>
    <w:p w14:paraId="28A7B1E8" w14:textId="77777777" w:rsidR="00565EE1" w:rsidRDefault="00565EE1" w:rsidP="00565EE1">
      <w:pPr>
        <w:pStyle w:val="Heading4"/>
      </w:pPr>
      <w:r>
        <w:t>Evaluation case &lt;</w:t>
      </w:r>
      <w:r w:rsidRPr="00624744">
        <w:t xml:space="preserve"> </w:t>
      </w:r>
      <w:r>
        <w:t>name of the enabler&gt;</w:t>
      </w:r>
    </w:p>
    <w:p w14:paraId="4460DFF5" w14:textId="77777777" w:rsidR="00565EE1" w:rsidRDefault="00565EE1" w:rsidP="00565EE1">
      <w:pPr>
        <w:rPr>
          <w:lang w:eastAsia="nl-NL"/>
        </w:rPr>
      </w:pPr>
    </w:p>
    <w:p w14:paraId="4016E05D" w14:textId="1EED27AA" w:rsidR="006B3C90" w:rsidRDefault="006B3C90" w:rsidP="006B3C90">
      <w:pPr>
        <w:pStyle w:val="Heading3"/>
      </w:pPr>
      <w:bookmarkStart w:id="126" w:name="_Toc227329393"/>
      <w:r>
        <w:t>Discussion about novelty and KPIs</w:t>
      </w:r>
      <w:bookmarkEnd w:id="126"/>
    </w:p>
    <w:p w14:paraId="6876D01E" w14:textId="77777777" w:rsidR="006B3C90" w:rsidRPr="00624744" w:rsidRDefault="006B3C90" w:rsidP="00565EE1">
      <w:pPr>
        <w:rPr>
          <w:lang w:eastAsia="nl-NL"/>
        </w:rPr>
      </w:pPr>
    </w:p>
    <w:p w14:paraId="581DF894" w14:textId="77777777" w:rsidR="00565EE1" w:rsidRPr="00624744" w:rsidRDefault="00565EE1" w:rsidP="00624744">
      <w:pPr>
        <w:rPr>
          <w:lang w:eastAsia="nl-NL"/>
        </w:rPr>
      </w:pPr>
    </w:p>
    <w:p w14:paraId="69CB1130" w14:textId="77777777" w:rsidR="000C6B5F" w:rsidRDefault="000C6B5F" w:rsidP="00BE3E7C">
      <w:pPr>
        <w:pStyle w:val="BodyText"/>
        <w:jc w:val="both"/>
      </w:pPr>
    </w:p>
    <w:p w14:paraId="61845143" w14:textId="711FA664" w:rsidR="00246388" w:rsidRDefault="000C6B5F" w:rsidP="00246388">
      <w:pPr>
        <w:pStyle w:val="Heading2"/>
      </w:pPr>
      <w:bookmarkStart w:id="127" w:name="_Toc227329394"/>
      <w:r>
        <w:t>Key enablers of the</w:t>
      </w:r>
      <w:r w:rsidR="00B37D0E" w:rsidRPr="000C6B5F">
        <w:t xml:space="preserve"> status, projections and actions (WP4)</w:t>
      </w:r>
      <w:bookmarkEnd w:id="127"/>
    </w:p>
    <w:p w14:paraId="3629BE41" w14:textId="10D6F088" w:rsidR="00600EFD" w:rsidRDefault="00600EFD" w:rsidP="00600EFD">
      <w:pPr>
        <w:pStyle w:val="BodyText"/>
        <w:jc w:val="both"/>
      </w:pPr>
      <w:r w:rsidRPr="00600EFD">
        <w:rPr>
          <w:highlight w:val="yellow"/>
        </w:rPr>
        <w:t>&lt;short descriptions of the enablers, longer and more detailed descriptions in the D</w:t>
      </w:r>
      <w:r>
        <w:rPr>
          <w:highlight w:val="yellow"/>
        </w:rPr>
        <w:t>4</w:t>
      </w:r>
      <w:r w:rsidRPr="00600EFD">
        <w:rPr>
          <w:highlight w:val="yellow"/>
        </w:rPr>
        <w:t>.3&gt;</w:t>
      </w:r>
    </w:p>
    <w:p w14:paraId="290F6FC9" w14:textId="77777777" w:rsidR="00F65E45" w:rsidRDefault="00F65E45" w:rsidP="00B37D0E">
      <w:pPr>
        <w:pStyle w:val="BodyText"/>
        <w:jc w:val="both"/>
      </w:pPr>
    </w:p>
    <w:p w14:paraId="6E4DD4B0" w14:textId="769711F0" w:rsidR="00F02911" w:rsidRDefault="00F02911" w:rsidP="00F02911">
      <w:pPr>
        <w:pStyle w:val="BodyText"/>
        <w:jc w:val="both"/>
      </w:pPr>
      <w:r w:rsidRPr="00AE494F">
        <w:rPr>
          <w:highlight w:val="yellow"/>
        </w:rPr>
        <w:t>&lt;WP</w:t>
      </w:r>
      <w:r>
        <w:rPr>
          <w:highlight w:val="yellow"/>
        </w:rPr>
        <w:t>4</w:t>
      </w:r>
      <w:r w:rsidRPr="00AE494F">
        <w:rPr>
          <w:highlight w:val="yellow"/>
        </w:rPr>
        <w:t xml:space="preserve"> leader to propose the </w:t>
      </w:r>
      <w:r>
        <w:rPr>
          <w:highlight w:val="yellow"/>
        </w:rPr>
        <w:t>enabler candidates here</w:t>
      </w:r>
      <w:r w:rsidRPr="00AE494F">
        <w:rPr>
          <w:highlight w:val="yellow"/>
        </w:rPr>
        <w:t>&gt;</w:t>
      </w:r>
    </w:p>
    <w:p w14:paraId="534AD605" w14:textId="77777777" w:rsidR="00AE494F" w:rsidRDefault="00AE494F" w:rsidP="00B37D0E">
      <w:pPr>
        <w:pStyle w:val="BodyText"/>
        <w:jc w:val="both"/>
      </w:pPr>
    </w:p>
    <w:p w14:paraId="65B16B49" w14:textId="27E5EDBF" w:rsidR="00565EE1" w:rsidRDefault="1F44C793" w:rsidP="00565EE1">
      <w:pPr>
        <w:pStyle w:val="Heading3"/>
      </w:pPr>
      <w:r>
        <w:t>EN_07 - Sa4CPS Web-Based Monitoring Platform (VigilMesh)</w:t>
      </w:r>
    </w:p>
    <w:p w14:paraId="00C38942" w14:textId="6BA7B803" w:rsidR="00AC5044" w:rsidRDefault="3E50FFC9" w:rsidP="00AC5044">
      <w:pPr>
        <w:pStyle w:val="Heading4"/>
      </w:pPr>
      <w:r>
        <w:t>Reasoning</w:t>
      </w:r>
    </w:p>
    <w:p w14:paraId="2CF02E40" w14:textId="0EF36322" w:rsidR="5462E491" w:rsidRDefault="5462E491" w:rsidP="74DCB346">
      <w:pPr>
        <w:spacing w:before="240" w:after="240"/>
      </w:pPr>
      <w:r w:rsidRPr="74DCB346">
        <w:rPr>
          <w:rFonts w:ascii="Arial" w:hAnsi="Arial"/>
          <w:sz w:val="20"/>
          <w:szCs w:val="20"/>
          <w:lang w:eastAsia="nl-NL"/>
        </w:rPr>
        <w:t>Cyber-physical operational environments involve multiple heterogeneous systems, distributed sensors, autonomous assets, and continuously evolving operational states. Traditional monitoring approaches often provide fragmented and isolated views, limiting operators’ ability to maintain a coherent understanding of ongoing activities and react effectively to operational anomalies.</w:t>
      </w:r>
    </w:p>
    <w:p w14:paraId="35DE6E28" w14:textId="321ED632" w:rsidR="5462E491" w:rsidRDefault="5462E491" w:rsidP="74DCB346">
      <w:pPr>
        <w:spacing w:before="240" w:after="240"/>
      </w:pPr>
      <w:r w:rsidRPr="74DCB346">
        <w:rPr>
          <w:rFonts w:ascii="Arial" w:hAnsi="Arial"/>
          <w:sz w:val="20"/>
          <w:szCs w:val="20"/>
          <w:lang w:eastAsia="nl-NL"/>
        </w:rPr>
        <w:t>There is therefore a need for a unified monitoring platform capable of integrating heterogeneous CPS information into a single operational interface, enabling real-time situational awareness, operational transparency, and informed decision-making.</w:t>
      </w:r>
    </w:p>
    <w:p w14:paraId="07C82933" w14:textId="77F4ED3B" w:rsidR="5462E491" w:rsidRDefault="5462E491" w:rsidP="74DCB346">
      <w:pPr>
        <w:spacing w:before="240" w:after="240"/>
      </w:pPr>
      <w:r w:rsidRPr="74DCB346">
        <w:rPr>
          <w:rFonts w:ascii="Arial" w:hAnsi="Arial"/>
          <w:sz w:val="20"/>
          <w:szCs w:val="20"/>
          <w:lang w:eastAsia="nl-NL"/>
        </w:rPr>
        <w:t>EN_07 addresses this need by providing a web-based operational monitoring environment supporting real-time visibility, contextual awareness, and human-centred interaction across CPS operations.</w:t>
      </w:r>
    </w:p>
    <w:p w14:paraId="68754AB2" w14:textId="77777777" w:rsidR="00AC5044" w:rsidRPr="00DB45D6" w:rsidRDefault="00AC5044" w:rsidP="00AC5044">
      <w:pPr>
        <w:rPr>
          <w:lang w:eastAsia="nl-NL"/>
        </w:rPr>
      </w:pPr>
    </w:p>
    <w:p w14:paraId="626DC887" w14:textId="315E0E36" w:rsidR="00565EE1" w:rsidRDefault="1FF3B3E4" w:rsidP="00565EE1">
      <w:pPr>
        <w:pStyle w:val="Heading4"/>
      </w:pPr>
      <w:r>
        <w:t>Description</w:t>
      </w:r>
    </w:p>
    <w:p w14:paraId="16A92809" w14:textId="0AF5B2F5"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 xml:space="preserve">EN_07 provides the </w:t>
      </w:r>
      <w:r w:rsidRPr="74DCB346">
        <w:rPr>
          <w:rFonts w:ascii="Arial" w:eastAsia="Arial" w:hAnsi="Arial" w:cs="Arial"/>
          <w:b/>
          <w:bCs/>
          <w:sz w:val="20"/>
          <w:szCs w:val="20"/>
        </w:rPr>
        <w:t>Sa4CPS Web-Based Monitoring Platform (VigilMesh)</w:t>
      </w:r>
      <w:r w:rsidRPr="74DCB346">
        <w:rPr>
          <w:rFonts w:ascii="Arial" w:eastAsia="Arial" w:hAnsi="Arial" w:cs="Arial"/>
          <w:sz w:val="20"/>
          <w:szCs w:val="20"/>
        </w:rPr>
        <w:t>, a unified web-based interface designed to support situational awareness, operational monitoring, and CPS state visualisation.</w:t>
      </w:r>
    </w:p>
    <w:p w14:paraId="57929A67" w14:textId="1BF414F3"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The platform aggregates heterogeneous information originating from digital twins, telemetry streams, sensor systems, risk assessment modules, event detection components, and operational services into a single integrated monitoring environment.</w:t>
      </w:r>
    </w:p>
    <w:p w14:paraId="24D1AAF5" w14:textId="73104972"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EN_07 enables operators to:</w:t>
      </w:r>
    </w:p>
    <w:p w14:paraId="043E4DF1" w14:textId="1A3407DE" w:rsidR="18C63108" w:rsidRDefault="18C63108" w:rsidP="74DCB346">
      <w:pPr>
        <w:pStyle w:val="ListParagraph"/>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monitor operational status in real time, </w:t>
      </w:r>
    </w:p>
    <w:p w14:paraId="4EBB06EE" w14:textId="6982475D" w:rsidR="18C63108" w:rsidRDefault="18C63108" w:rsidP="74DCB346">
      <w:pPr>
        <w:pStyle w:val="ListParagraph"/>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visualise CPS state evolution, </w:t>
      </w:r>
    </w:p>
    <w:p w14:paraId="33E62454" w14:textId="15906467" w:rsidR="18C63108" w:rsidRDefault="18C63108" w:rsidP="74DCB346">
      <w:pPr>
        <w:pStyle w:val="ListParagraph"/>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observe operational events and alerts, </w:t>
      </w:r>
    </w:p>
    <w:p w14:paraId="55EFB89A" w14:textId="642FBF1F" w:rsidR="18C63108" w:rsidRDefault="18C63108" w:rsidP="74DCB346">
      <w:pPr>
        <w:pStyle w:val="ListParagraph"/>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access contextual information for decision support, </w:t>
      </w:r>
    </w:p>
    <w:p w14:paraId="19992CE4" w14:textId="0D776FA7" w:rsidR="18C63108" w:rsidRDefault="18C63108" w:rsidP="74DCB346">
      <w:pPr>
        <w:pStyle w:val="ListParagraph"/>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maintain awareness of ongoing system conditions. </w:t>
      </w:r>
    </w:p>
    <w:p w14:paraId="4B78A7FB" w14:textId="3CECA39E"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The platform supports seamless integration with other WP4 technical enablers, including digital twin infrastructures, risk assessment engines, communication frameworks, and AI-driven event monitoring capabilities.</w:t>
      </w:r>
    </w:p>
    <w:p w14:paraId="32F8FF7A" w14:textId="0F8426A2"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Key capabilities include:</w:t>
      </w:r>
    </w:p>
    <w:p w14:paraId="27180B8E" w14:textId="1D81CCE1" w:rsidR="18C63108" w:rsidRDefault="18C63108" w:rsidP="74DCB346">
      <w:pPr>
        <w:pStyle w:val="ListParagraph"/>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web-based operational dashboards, </w:t>
      </w:r>
    </w:p>
    <w:p w14:paraId="33F417C3" w14:textId="290243C8" w:rsidR="18C63108" w:rsidRDefault="18C63108" w:rsidP="74DCB346">
      <w:pPr>
        <w:pStyle w:val="ListParagraph"/>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real-time data visualisation, </w:t>
      </w:r>
    </w:p>
    <w:p w14:paraId="2FAD9938" w14:textId="17A629FE" w:rsidR="18C63108" w:rsidRDefault="18C63108" w:rsidP="74DCB346">
      <w:pPr>
        <w:pStyle w:val="ListParagraph"/>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event and alert monitoring, </w:t>
      </w:r>
    </w:p>
    <w:p w14:paraId="52836C1F" w14:textId="1DF94B43" w:rsidR="18C63108" w:rsidRDefault="18C63108" w:rsidP="74DCB346">
      <w:pPr>
        <w:pStyle w:val="ListParagraph"/>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contextual operational awareness, </w:t>
      </w:r>
    </w:p>
    <w:p w14:paraId="4B5107A8" w14:textId="1657ED67" w:rsidR="18C63108" w:rsidRDefault="18C63108" w:rsidP="74DCB346">
      <w:pPr>
        <w:pStyle w:val="ListParagraph"/>
        <w:numPr>
          <w:ilvl w:val="0"/>
          <w:numId w:val="8"/>
        </w:numPr>
        <w:spacing w:after="0"/>
        <w:rPr>
          <w:rFonts w:ascii="Arial" w:eastAsia="Arial" w:hAnsi="Arial" w:cs="Arial"/>
          <w:sz w:val="20"/>
          <w:szCs w:val="20"/>
        </w:rPr>
      </w:pPr>
      <w:r w:rsidRPr="74DCB346">
        <w:rPr>
          <w:rFonts w:ascii="Arial" w:eastAsia="Arial" w:hAnsi="Arial" w:cs="Arial"/>
          <w:sz w:val="20"/>
          <w:szCs w:val="20"/>
        </w:rPr>
        <w:t>scalable integration of CPS services.</w:t>
      </w:r>
    </w:p>
    <w:p w14:paraId="28B2CA4C" w14:textId="77777777" w:rsidR="00565EE1" w:rsidRPr="00DB45D6" w:rsidRDefault="00565EE1" w:rsidP="00565EE1">
      <w:pPr>
        <w:rPr>
          <w:lang w:eastAsia="nl-NL"/>
        </w:rPr>
      </w:pPr>
    </w:p>
    <w:p w14:paraId="6E07849F" w14:textId="58333A87" w:rsidR="00565EE1" w:rsidRDefault="1FF3B3E4" w:rsidP="00565EE1">
      <w:pPr>
        <w:pStyle w:val="Heading4"/>
      </w:pPr>
      <w:r>
        <w:t>Solutions</w:t>
      </w:r>
    </w:p>
    <w:p w14:paraId="0C19791D" w14:textId="5208A8FB"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EN_07 introduces the following technical solutions:</w:t>
      </w:r>
    </w:p>
    <w:p w14:paraId="29701B6E" w14:textId="1F86DAC2" w:rsidR="005898E8" w:rsidRDefault="005898E8" w:rsidP="74DCB346">
      <w:pPr>
        <w:pStyle w:val="Heading3"/>
        <w:numPr>
          <w:ilvl w:val="0"/>
          <w:numId w:val="0"/>
        </w:numPr>
        <w:spacing w:before="281" w:after="281"/>
        <w:rPr>
          <w:rFonts w:eastAsia="Arial" w:cs="Arial"/>
          <w:bCs/>
          <w:szCs w:val="20"/>
        </w:rPr>
      </w:pPr>
      <w:r w:rsidRPr="74DCB346">
        <w:rPr>
          <w:rFonts w:eastAsia="Arial" w:cs="Arial"/>
          <w:bCs/>
          <w:szCs w:val="20"/>
        </w:rPr>
        <w:t>Unified CPS Monitoring Dashboard</w:t>
      </w:r>
    </w:p>
    <w:p w14:paraId="215FECDE" w14:textId="42ED6029"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Provides a consolidated operational view integrating heterogeneous CPS data streams into a coherent interface.</w:t>
      </w:r>
    </w:p>
    <w:p w14:paraId="0B36BA67" w14:textId="43ECA7C9" w:rsidR="005898E8" w:rsidRDefault="005898E8" w:rsidP="74DCB346">
      <w:pPr>
        <w:pStyle w:val="Heading3"/>
        <w:numPr>
          <w:ilvl w:val="0"/>
          <w:numId w:val="0"/>
        </w:numPr>
        <w:spacing w:before="281" w:after="281"/>
        <w:rPr>
          <w:rFonts w:eastAsia="Arial" w:cs="Arial"/>
          <w:bCs/>
          <w:szCs w:val="20"/>
        </w:rPr>
      </w:pPr>
      <w:r w:rsidRPr="74DCB346">
        <w:rPr>
          <w:rFonts w:eastAsia="Arial" w:cs="Arial"/>
          <w:bCs/>
          <w:szCs w:val="20"/>
        </w:rPr>
        <w:t>Real-Time Situational Awareness Interface</w:t>
      </w:r>
    </w:p>
    <w:p w14:paraId="2F359CC1" w14:textId="56A03D99"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Enables continuous visualisation of operational status, asset behaviour, and contextual environmental information.</w:t>
      </w:r>
    </w:p>
    <w:p w14:paraId="21958BB1" w14:textId="03999779" w:rsidR="005898E8" w:rsidRDefault="005898E8" w:rsidP="74DCB346">
      <w:pPr>
        <w:pStyle w:val="Heading3"/>
        <w:numPr>
          <w:ilvl w:val="0"/>
          <w:numId w:val="0"/>
        </w:numPr>
        <w:spacing w:before="281" w:after="281"/>
        <w:rPr>
          <w:rFonts w:eastAsia="Arial" w:cs="Arial"/>
          <w:bCs/>
          <w:szCs w:val="20"/>
        </w:rPr>
      </w:pPr>
      <w:r w:rsidRPr="74DCB346">
        <w:rPr>
          <w:rFonts w:eastAsia="Arial" w:cs="Arial"/>
          <w:bCs/>
          <w:szCs w:val="20"/>
        </w:rPr>
        <w:t>Event and Alert Monitoring Mechanism</w:t>
      </w:r>
    </w:p>
    <w:p w14:paraId="4B5FDE89" w14:textId="67659DF0"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Supports observation and prioritisation of operational events, abnormal situations, and system notifications generated by WP4 intelligence modules.</w:t>
      </w:r>
    </w:p>
    <w:p w14:paraId="242FD02B" w14:textId="55D916EA" w:rsidR="005898E8" w:rsidRDefault="005898E8" w:rsidP="74DCB346">
      <w:pPr>
        <w:pStyle w:val="Heading3"/>
        <w:numPr>
          <w:ilvl w:val="0"/>
          <w:numId w:val="0"/>
        </w:numPr>
        <w:spacing w:before="281" w:after="281"/>
        <w:rPr>
          <w:rFonts w:eastAsia="Arial" w:cs="Arial"/>
          <w:bCs/>
          <w:szCs w:val="20"/>
        </w:rPr>
      </w:pPr>
      <w:r w:rsidRPr="74DCB346">
        <w:rPr>
          <w:rFonts w:eastAsia="Arial" w:cs="Arial"/>
          <w:bCs/>
          <w:szCs w:val="20"/>
        </w:rPr>
        <w:t>Digital Twin Integration Layer</w:t>
      </w:r>
    </w:p>
    <w:p w14:paraId="48CF98AE" w14:textId="51E0A6A6"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Allows seamless visual interaction with digital twin representations and operational state synchronisation.</w:t>
      </w:r>
    </w:p>
    <w:p w14:paraId="2DDD4FD0" w14:textId="1BD79CCE" w:rsidR="005898E8" w:rsidRDefault="005898E8" w:rsidP="74DCB346">
      <w:pPr>
        <w:pStyle w:val="Heading3"/>
        <w:numPr>
          <w:ilvl w:val="0"/>
          <w:numId w:val="0"/>
        </w:numPr>
        <w:spacing w:before="281" w:after="281"/>
        <w:rPr>
          <w:rFonts w:eastAsia="Arial" w:cs="Arial"/>
          <w:bCs/>
          <w:szCs w:val="20"/>
        </w:rPr>
      </w:pPr>
      <w:r w:rsidRPr="74DCB346">
        <w:rPr>
          <w:rFonts w:eastAsia="Arial" w:cs="Arial"/>
          <w:bCs/>
          <w:szCs w:val="20"/>
        </w:rPr>
        <w:t>Scalable Web-Based Architecture</w:t>
      </w:r>
    </w:p>
    <w:p w14:paraId="6FE2D84B" w14:textId="32A115D8"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Provides flexible deployment and extensibility for integrating additional CPS services, sensors, and external modules.</w:t>
      </w:r>
    </w:p>
    <w:p w14:paraId="174A6B36" w14:textId="6C8DCAD3" w:rsidR="005898E8" w:rsidRDefault="005898E8" w:rsidP="74DCB346">
      <w:pPr>
        <w:pStyle w:val="Heading3"/>
        <w:numPr>
          <w:ilvl w:val="0"/>
          <w:numId w:val="0"/>
        </w:numPr>
        <w:spacing w:before="281" w:after="281"/>
        <w:rPr>
          <w:rFonts w:eastAsia="Arial" w:cs="Arial"/>
          <w:bCs/>
          <w:szCs w:val="20"/>
        </w:rPr>
      </w:pPr>
      <w:r w:rsidRPr="74DCB346">
        <w:rPr>
          <w:rFonts w:eastAsia="Arial" w:cs="Arial"/>
          <w:bCs/>
          <w:szCs w:val="20"/>
        </w:rPr>
        <w:t>Human-Centred Decision Support Interface</w:t>
      </w:r>
    </w:p>
    <w:p w14:paraId="7881F2CB" w14:textId="4F75D865"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Improves operator understanding through intuitive visualisation and contextual information presentation.</w:t>
      </w:r>
    </w:p>
    <w:p w14:paraId="3177BEC0" w14:textId="77777777" w:rsidR="00565EE1" w:rsidRPr="00DB45D6" w:rsidRDefault="00565EE1" w:rsidP="00565EE1">
      <w:pPr>
        <w:rPr>
          <w:lang w:eastAsia="nl-NL"/>
        </w:rPr>
      </w:pPr>
    </w:p>
    <w:p w14:paraId="59DD904F" w14:textId="4D9BEEE2" w:rsidR="00565EE1" w:rsidRDefault="1FF3B3E4" w:rsidP="00565EE1">
      <w:pPr>
        <w:pStyle w:val="Heading4"/>
      </w:pPr>
      <w:r>
        <w:t>Evaluation case</w:t>
      </w:r>
    </w:p>
    <w:p w14:paraId="7A55E7EF" w14:textId="473346EC"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 xml:space="preserve">The enabler will be evaluated primarily in </w:t>
      </w:r>
      <w:r w:rsidRPr="74DCB346">
        <w:rPr>
          <w:rFonts w:ascii="Arial" w:eastAsia="Arial" w:hAnsi="Arial" w:cs="Arial"/>
          <w:b/>
          <w:bCs/>
          <w:sz w:val="20"/>
          <w:szCs w:val="20"/>
        </w:rPr>
        <w:t>UC1 industrial logistics operations</w:t>
      </w:r>
      <w:r w:rsidRPr="74DCB346">
        <w:rPr>
          <w:rFonts w:ascii="Arial" w:eastAsia="Arial" w:hAnsi="Arial" w:cs="Arial"/>
          <w:sz w:val="20"/>
          <w:szCs w:val="20"/>
        </w:rPr>
        <w:t>, and where applicable in additional CPS operational scenarios, focusing on:</w:t>
      </w:r>
    </w:p>
    <w:p w14:paraId="6DC1E110" w14:textId="1C7D41F2" w:rsidR="42052D80" w:rsidRDefault="42052D80" w:rsidP="74DCB346">
      <w:pPr>
        <w:pStyle w:val="Heading3"/>
        <w:numPr>
          <w:ilvl w:val="0"/>
          <w:numId w:val="0"/>
        </w:numPr>
        <w:spacing w:before="281" w:after="281"/>
        <w:rPr>
          <w:rFonts w:eastAsia="Arial" w:cs="Arial"/>
          <w:bCs/>
          <w:szCs w:val="20"/>
        </w:rPr>
      </w:pPr>
      <w:r w:rsidRPr="74DCB346">
        <w:rPr>
          <w:rFonts w:eastAsia="Arial" w:cs="Arial"/>
          <w:bCs/>
          <w:szCs w:val="20"/>
        </w:rPr>
        <w:t>Situational Awareness Performance</w:t>
      </w:r>
    </w:p>
    <w:p w14:paraId="6EAAEBBD" w14:textId="2715FC69"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Evaluation of operators’ ability to maintain awareness of ongoing operational conditions.</w:t>
      </w:r>
    </w:p>
    <w:p w14:paraId="04DA3222" w14:textId="71B705CF" w:rsidR="42052D80" w:rsidRDefault="42052D80" w:rsidP="74DCB346">
      <w:pPr>
        <w:pStyle w:val="Heading3"/>
        <w:numPr>
          <w:ilvl w:val="0"/>
          <w:numId w:val="0"/>
        </w:numPr>
        <w:spacing w:before="281" w:after="281"/>
        <w:rPr>
          <w:rFonts w:eastAsia="Arial" w:cs="Arial"/>
          <w:bCs/>
          <w:szCs w:val="20"/>
        </w:rPr>
      </w:pPr>
      <w:r w:rsidRPr="74DCB346">
        <w:rPr>
          <w:rFonts w:eastAsia="Arial" w:cs="Arial"/>
          <w:bCs/>
          <w:szCs w:val="20"/>
        </w:rPr>
        <w:t>Monitoring Effectiveness</w:t>
      </w:r>
    </w:p>
    <w:p w14:paraId="5E553DA5" w14:textId="53EC86A5"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Assessment of the platform’s capability to present heterogeneous operational information in a coherent and usable form.</w:t>
      </w:r>
    </w:p>
    <w:p w14:paraId="46B5CF5F" w14:textId="1813792E" w:rsidR="42052D80" w:rsidRDefault="42052D80" w:rsidP="74DCB346">
      <w:pPr>
        <w:pStyle w:val="Heading3"/>
        <w:numPr>
          <w:ilvl w:val="0"/>
          <w:numId w:val="0"/>
        </w:numPr>
        <w:spacing w:before="281" w:after="281"/>
        <w:rPr>
          <w:rFonts w:eastAsia="Arial" w:cs="Arial"/>
          <w:bCs/>
          <w:szCs w:val="20"/>
        </w:rPr>
      </w:pPr>
      <w:r w:rsidRPr="74DCB346">
        <w:rPr>
          <w:rFonts w:eastAsia="Arial" w:cs="Arial"/>
          <w:bCs/>
          <w:szCs w:val="20"/>
        </w:rPr>
        <w:t>Event Visibility and Response Support</w:t>
      </w:r>
    </w:p>
    <w:p w14:paraId="2C631D6E" w14:textId="7899D80A"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Measurement of the effectiveness of operational event visualisation and alert awareness.</w:t>
      </w:r>
    </w:p>
    <w:p w14:paraId="6AC177BA" w14:textId="118EA034" w:rsidR="42052D80" w:rsidRDefault="42052D80" w:rsidP="74DCB346">
      <w:pPr>
        <w:pStyle w:val="Heading3"/>
        <w:numPr>
          <w:ilvl w:val="0"/>
          <w:numId w:val="0"/>
        </w:numPr>
        <w:spacing w:before="281" w:after="281"/>
        <w:rPr>
          <w:rFonts w:eastAsia="Arial" w:cs="Arial"/>
          <w:bCs/>
          <w:szCs w:val="20"/>
        </w:rPr>
      </w:pPr>
      <w:r w:rsidRPr="74DCB346">
        <w:rPr>
          <w:rFonts w:eastAsia="Arial" w:cs="Arial"/>
          <w:bCs/>
          <w:szCs w:val="20"/>
        </w:rPr>
        <w:t>Usability and Operator Acceptance</w:t>
      </w:r>
    </w:p>
    <w:p w14:paraId="2257F8C6" w14:textId="1093D95E"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Evaluation of user experience, cognitive workload reduction, and operator interaction quality.</w:t>
      </w:r>
    </w:p>
    <w:p w14:paraId="3493FF55" w14:textId="2E4FFCF6" w:rsidR="42052D80" w:rsidRDefault="42052D80" w:rsidP="74DCB346">
      <w:pPr>
        <w:pStyle w:val="Heading3"/>
        <w:numPr>
          <w:ilvl w:val="0"/>
          <w:numId w:val="0"/>
        </w:numPr>
        <w:spacing w:before="281" w:after="281"/>
        <w:rPr>
          <w:rFonts w:eastAsia="Arial" w:cs="Arial"/>
          <w:bCs/>
          <w:szCs w:val="20"/>
        </w:rPr>
      </w:pPr>
      <w:r w:rsidRPr="74DCB346">
        <w:rPr>
          <w:rFonts w:eastAsia="Arial" w:cs="Arial"/>
          <w:bCs/>
          <w:szCs w:val="20"/>
        </w:rPr>
        <w:t>Real-Time Performance</w:t>
      </w:r>
    </w:p>
    <w:p w14:paraId="749B0C01" w14:textId="2D57FDE8"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Assessment of latency, responsiveness, and continuous monitoring capability under operational load.</w:t>
      </w:r>
    </w:p>
    <w:p w14:paraId="1E981204" w14:textId="3CF8AE4E" w:rsidR="42052D80" w:rsidRDefault="42052D80" w:rsidP="74DCB346">
      <w:pPr>
        <w:pStyle w:val="Heading3"/>
        <w:numPr>
          <w:ilvl w:val="0"/>
          <w:numId w:val="0"/>
        </w:numPr>
        <w:spacing w:before="281" w:after="281"/>
        <w:rPr>
          <w:rFonts w:eastAsia="Arial" w:cs="Arial"/>
          <w:bCs/>
          <w:szCs w:val="20"/>
        </w:rPr>
      </w:pPr>
      <w:r w:rsidRPr="74DCB346">
        <w:rPr>
          <w:rFonts w:eastAsia="Arial" w:cs="Arial"/>
          <w:bCs/>
          <w:szCs w:val="20"/>
        </w:rPr>
        <w:t>Interoperability and Integration Capability</w:t>
      </w:r>
    </w:p>
    <w:p w14:paraId="5E6E94ED" w14:textId="1F35E523"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Evaluation of seamless integration with digital twins, telemetry pipelines, risk assessment systems, and communication modules.</w:t>
      </w:r>
    </w:p>
    <w:p w14:paraId="23F60842" w14:textId="77777777" w:rsidR="00565EE1" w:rsidRPr="00624744" w:rsidRDefault="00565EE1" w:rsidP="00565EE1">
      <w:pPr>
        <w:rPr>
          <w:lang w:eastAsia="nl-NL"/>
        </w:rPr>
      </w:pPr>
    </w:p>
    <w:p w14:paraId="44D6A393" w14:textId="6943B631" w:rsidR="000C6B5F" w:rsidRDefault="000C6B5F" w:rsidP="00B37D0E">
      <w:pPr>
        <w:pStyle w:val="BodyText"/>
        <w:jc w:val="both"/>
        <w:rPr>
          <w:lang w:val="en-US"/>
        </w:rPr>
      </w:pPr>
    </w:p>
    <w:p w14:paraId="6D71D6E2" w14:textId="6277DBA7" w:rsidR="00565EE1" w:rsidRDefault="042CBF3E" w:rsidP="00565EE1">
      <w:pPr>
        <w:pStyle w:val="Heading3"/>
      </w:pPr>
      <w:r>
        <w:t xml:space="preserve">EN_09 - </w:t>
      </w:r>
      <w:r w:rsidR="0BB976DB">
        <w:t xml:space="preserve">Digital Twin with Semantic Backend  </w:t>
      </w:r>
    </w:p>
    <w:p w14:paraId="17B5E40C" w14:textId="7C999273" w:rsidR="00AC5044" w:rsidRDefault="3E50FFC9" w:rsidP="00AC5044">
      <w:pPr>
        <w:pStyle w:val="Heading4"/>
      </w:pPr>
      <w:r>
        <w:t>Reasoning</w:t>
      </w:r>
    </w:p>
    <w:p w14:paraId="2A09FEB2" w14:textId="50F42AD6" w:rsidR="00AC5044" w:rsidRDefault="70185371" w:rsidP="74DCB346">
      <w:pPr>
        <w:pStyle w:val="Heading4"/>
        <w:numPr>
          <w:ilvl w:val="0"/>
          <w:numId w:val="0"/>
        </w:numPr>
        <w:ind w:left="720"/>
        <w:rPr>
          <w:b w:val="0"/>
          <w:i w:val="0"/>
          <w:iCs w:val="0"/>
        </w:rPr>
      </w:pPr>
      <w:r w:rsidRPr="74DCB346">
        <w:rPr>
          <w:b w:val="0"/>
          <w:i w:val="0"/>
          <w:iCs w:val="0"/>
        </w:rPr>
        <w:t>Modern cyber-physical logistics environments generate heterogeneous operational data originating from vehicles, sensors, operators, and external systems. Conventional monitoring approaches are insufficient for establishing a coherent and trustworthy understanding of operational state. There is therefore a need for an enabler capable of integrating distributed data sources into a semantically meaningful, traceable, and queryable representation that supports situational awareness and projection of future operational states.</w:t>
      </w:r>
    </w:p>
    <w:p w14:paraId="5C7CA96F" w14:textId="77777777" w:rsidR="00AC5044" w:rsidRPr="00DB45D6" w:rsidRDefault="00AC5044" w:rsidP="00AC5044">
      <w:pPr>
        <w:rPr>
          <w:lang w:eastAsia="nl-NL"/>
        </w:rPr>
      </w:pPr>
    </w:p>
    <w:p w14:paraId="434D7D6F" w14:textId="31E4C945" w:rsidR="00565EE1" w:rsidRDefault="1FF3B3E4" w:rsidP="00565EE1">
      <w:pPr>
        <w:pStyle w:val="Heading4"/>
      </w:pPr>
      <w:r>
        <w:t>Description</w:t>
      </w:r>
    </w:p>
    <w:p w14:paraId="4433EC68" w14:textId="6D707161" w:rsidR="00565EE1" w:rsidRPr="00DB45D6" w:rsidRDefault="7FB7F6FB" w:rsidP="74DCB346">
      <w:pPr>
        <w:spacing w:before="240" w:after="240"/>
        <w:rPr>
          <w:rFonts w:ascii="Arial" w:eastAsia="Arial" w:hAnsi="Arial" w:cs="Arial"/>
          <w:sz w:val="20"/>
          <w:szCs w:val="20"/>
        </w:rPr>
      </w:pPr>
      <w:r w:rsidRPr="74DCB346">
        <w:rPr>
          <w:rFonts w:ascii="Arial" w:eastAsia="Arial" w:hAnsi="Arial" w:cs="Arial"/>
          <w:sz w:val="20"/>
          <w:szCs w:val="20"/>
        </w:rPr>
        <w:t xml:space="preserve">EN_09 provides a </w:t>
      </w:r>
      <w:r w:rsidRPr="74DCB346">
        <w:rPr>
          <w:rFonts w:ascii="Arial" w:eastAsia="Arial" w:hAnsi="Arial" w:cs="Arial"/>
          <w:b/>
          <w:bCs/>
          <w:sz w:val="20"/>
          <w:szCs w:val="20"/>
        </w:rPr>
        <w:t>semantic digital twin backend</w:t>
      </w:r>
      <w:r w:rsidRPr="74DCB346">
        <w:rPr>
          <w:rFonts w:ascii="Arial" w:eastAsia="Arial" w:hAnsi="Arial" w:cs="Arial"/>
          <w:sz w:val="20"/>
          <w:szCs w:val="20"/>
        </w:rPr>
        <w:t xml:space="preserve"> enabling trustworthy situational awareness through knowledge-driven system representation. The enabler integrates real-time telemetry, operational events, relational asset information, and blockchain-anchored evidence into a semantic knowledge graph. Using ontology-based modelling, SPARQL reasoning, and provenance-aware state representation, EN_09 supports contextual interpretation of system behaviour, anomaly detection, and explainable operational awareness.</w:t>
      </w:r>
    </w:p>
    <w:p w14:paraId="36C51CD4" w14:textId="02E394D8" w:rsidR="00565EE1" w:rsidRPr="00DB45D6" w:rsidRDefault="7FB7F6FB" w:rsidP="74DCB346">
      <w:pPr>
        <w:spacing w:before="240" w:after="240"/>
        <w:rPr>
          <w:rFonts w:ascii="Arial" w:eastAsia="Arial" w:hAnsi="Arial" w:cs="Arial"/>
          <w:sz w:val="20"/>
          <w:szCs w:val="20"/>
        </w:rPr>
      </w:pPr>
      <w:r w:rsidRPr="74DCB346">
        <w:rPr>
          <w:rFonts w:ascii="Arial" w:eastAsia="Arial" w:hAnsi="Arial" w:cs="Arial"/>
          <w:sz w:val="20"/>
          <w:szCs w:val="20"/>
        </w:rPr>
        <w:t>The enabler combines:</w:t>
      </w:r>
    </w:p>
    <w:p w14:paraId="2FD58422" w14:textId="3F4F1B04" w:rsidR="00565EE1" w:rsidRPr="00DB45D6" w:rsidRDefault="7FB7F6FB" w:rsidP="74DCB346">
      <w:pPr>
        <w:pStyle w:val="ListParagraph"/>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semantic knowledge graph representation, </w:t>
      </w:r>
    </w:p>
    <w:p w14:paraId="6A466038" w14:textId="6128D64B" w:rsidR="00565EE1" w:rsidRPr="00DB45D6" w:rsidRDefault="7FB7F6FB" w:rsidP="74DCB346">
      <w:pPr>
        <w:pStyle w:val="ListParagraph"/>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ontology-driven CPS modelling, </w:t>
      </w:r>
    </w:p>
    <w:p w14:paraId="4E0ECFCD" w14:textId="5CA95957" w:rsidR="00565EE1" w:rsidRPr="00DB45D6" w:rsidRDefault="7FB7F6FB" w:rsidP="74DCB346">
      <w:pPr>
        <w:pStyle w:val="ListParagraph"/>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real-time state synchronisation, </w:t>
      </w:r>
    </w:p>
    <w:p w14:paraId="27524E8F" w14:textId="262B5AD6" w:rsidR="00565EE1" w:rsidRPr="00DB45D6" w:rsidRDefault="7FB7F6FB" w:rsidP="74DCB346">
      <w:pPr>
        <w:pStyle w:val="ListParagraph"/>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blockchain-backed provenance integration, </w:t>
      </w:r>
    </w:p>
    <w:p w14:paraId="0ED1E35E" w14:textId="15776FC8" w:rsidR="00565EE1" w:rsidRPr="00DB45D6" w:rsidRDefault="7FB7F6FB" w:rsidP="74DCB346">
      <w:pPr>
        <w:pStyle w:val="ListParagraph"/>
        <w:numPr>
          <w:ilvl w:val="0"/>
          <w:numId w:val="6"/>
        </w:numPr>
        <w:spacing w:after="0"/>
        <w:rPr>
          <w:rFonts w:ascii="Arial" w:eastAsia="Arial" w:hAnsi="Arial" w:cs="Arial"/>
          <w:sz w:val="20"/>
          <w:szCs w:val="20"/>
        </w:rPr>
      </w:pPr>
      <w:r w:rsidRPr="74DCB346">
        <w:rPr>
          <w:rFonts w:ascii="Arial" w:eastAsia="Arial" w:hAnsi="Arial" w:cs="Arial"/>
          <w:sz w:val="20"/>
          <w:szCs w:val="20"/>
        </w:rPr>
        <w:t>reasoning and query mechanisms for operational intelligence.</w:t>
      </w:r>
    </w:p>
    <w:p w14:paraId="250C5109" w14:textId="5FBA7240" w:rsidR="00565EE1" w:rsidRDefault="1FF3B3E4" w:rsidP="00565EE1">
      <w:pPr>
        <w:pStyle w:val="Heading4"/>
      </w:pPr>
      <w:r>
        <w:t>Solutions</w:t>
      </w:r>
    </w:p>
    <w:p w14:paraId="5378858B" w14:textId="7580955F" w:rsidR="48EAB224" w:rsidRDefault="48EAB224" w:rsidP="74DCB346">
      <w:pPr>
        <w:spacing w:before="240" w:after="240"/>
        <w:rPr>
          <w:rFonts w:ascii="Arial" w:eastAsia="Arial" w:hAnsi="Arial" w:cs="Arial"/>
          <w:sz w:val="20"/>
          <w:szCs w:val="20"/>
        </w:rPr>
      </w:pPr>
      <w:r w:rsidRPr="74DCB346">
        <w:rPr>
          <w:rFonts w:ascii="Arial" w:eastAsia="Arial" w:hAnsi="Arial" w:cs="Arial"/>
          <w:sz w:val="20"/>
          <w:szCs w:val="20"/>
        </w:rPr>
        <w:t>EN_09 introduces the following technical solutions:</w:t>
      </w:r>
    </w:p>
    <w:p w14:paraId="66E84B93" w14:textId="71BFD935" w:rsidR="48EAB224" w:rsidRDefault="48EAB224" w:rsidP="74DCB346">
      <w:pPr>
        <w:pStyle w:val="ListParagraph"/>
        <w:numPr>
          <w:ilvl w:val="0"/>
          <w:numId w:val="5"/>
        </w:numPr>
        <w:spacing w:after="0"/>
        <w:rPr>
          <w:rFonts w:ascii="Arial" w:eastAsia="Arial" w:hAnsi="Arial" w:cs="Arial"/>
          <w:sz w:val="20"/>
          <w:szCs w:val="20"/>
        </w:rPr>
      </w:pPr>
      <w:r w:rsidRPr="74DCB346">
        <w:rPr>
          <w:rFonts w:ascii="Arial" w:eastAsia="Arial" w:hAnsi="Arial" w:cs="Arial"/>
          <w:b/>
          <w:bCs/>
          <w:sz w:val="20"/>
          <w:szCs w:val="20"/>
        </w:rPr>
        <w:t>Semantic Digital Twin Modelling</w:t>
      </w:r>
      <w:r w:rsidRPr="74DCB346">
        <w:rPr>
          <w:rFonts w:ascii="Arial" w:eastAsia="Arial" w:hAnsi="Arial" w:cs="Arial"/>
          <w:sz w:val="20"/>
          <w:szCs w:val="20"/>
        </w:rPr>
        <w:t xml:space="preserve"> using OWL-based ontologies for representing assets, operators, tasks, and events. </w:t>
      </w:r>
    </w:p>
    <w:p w14:paraId="026897E3" w14:textId="1C06B51D" w:rsidR="48EAB224" w:rsidRDefault="48EAB224" w:rsidP="74DCB346">
      <w:pPr>
        <w:pStyle w:val="ListParagraph"/>
        <w:numPr>
          <w:ilvl w:val="0"/>
          <w:numId w:val="5"/>
        </w:numPr>
        <w:spacing w:after="0"/>
        <w:rPr>
          <w:rFonts w:ascii="Arial" w:eastAsia="Arial" w:hAnsi="Arial" w:cs="Arial"/>
          <w:sz w:val="20"/>
          <w:szCs w:val="20"/>
        </w:rPr>
      </w:pPr>
      <w:r w:rsidRPr="74DCB346">
        <w:rPr>
          <w:rFonts w:ascii="Arial" w:eastAsia="Arial" w:hAnsi="Arial" w:cs="Arial"/>
          <w:b/>
          <w:bCs/>
          <w:sz w:val="20"/>
          <w:szCs w:val="20"/>
        </w:rPr>
        <w:t>Knowledge Graph Construction</w:t>
      </w:r>
      <w:r w:rsidRPr="74DCB346">
        <w:rPr>
          <w:rFonts w:ascii="Arial" w:eastAsia="Arial" w:hAnsi="Arial" w:cs="Arial"/>
          <w:sz w:val="20"/>
          <w:szCs w:val="20"/>
        </w:rPr>
        <w:t xml:space="preserve"> from heterogeneous CPS data sources. </w:t>
      </w:r>
    </w:p>
    <w:p w14:paraId="3C76A543" w14:textId="57020F85" w:rsidR="48EAB224" w:rsidRDefault="48EAB224" w:rsidP="74DCB346">
      <w:pPr>
        <w:pStyle w:val="ListParagraph"/>
        <w:numPr>
          <w:ilvl w:val="0"/>
          <w:numId w:val="5"/>
        </w:numPr>
        <w:spacing w:after="0"/>
        <w:rPr>
          <w:rFonts w:ascii="Arial" w:eastAsia="Arial" w:hAnsi="Arial" w:cs="Arial"/>
          <w:sz w:val="20"/>
          <w:szCs w:val="20"/>
        </w:rPr>
      </w:pPr>
      <w:r w:rsidRPr="74DCB346">
        <w:rPr>
          <w:rFonts w:ascii="Arial" w:eastAsia="Arial" w:hAnsi="Arial" w:cs="Arial"/>
          <w:b/>
          <w:bCs/>
          <w:sz w:val="20"/>
          <w:szCs w:val="20"/>
        </w:rPr>
        <w:t>Blockchain-integrated Provenance Layer</w:t>
      </w:r>
      <w:r w:rsidRPr="74DCB346">
        <w:rPr>
          <w:rFonts w:ascii="Arial" w:eastAsia="Arial" w:hAnsi="Arial" w:cs="Arial"/>
          <w:sz w:val="20"/>
          <w:szCs w:val="20"/>
        </w:rPr>
        <w:t xml:space="preserve"> ensuring verifiable operational evidence. </w:t>
      </w:r>
    </w:p>
    <w:p w14:paraId="47740BB1" w14:textId="2AA48387" w:rsidR="48EAB224" w:rsidRDefault="48EAB224" w:rsidP="74DCB346">
      <w:pPr>
        <w:pStyle w:val="ListParagraph"/>
        <w:numPr>
          <w:ilvl w:val="0"/>
          <w:numId w:val="5"/>
        </w:numPr>
        <w:spacing w:after="0"/>
        <w:rPr>
          <w:rFonts w:ascii="Arial" w:eastAsia="Arial" w:hAnsi="Arial" w:cs="Arial"/>
          <w:sz w:val="20"/>
          <w:szCs w:val="20"/>
        </w:rPr>
      </w:pPr>
      <w:r w:rsidRPr="74DCB346">
        <w:rPr>
          <w:rFonts w:ascii="Arial" w:eastAsia="Arial" w:hAnsi="Arial" w:cs="Arial"/>
          <w:b/>
          <w:bCs/>
          <w:sz w:val="20"/>
          <w:szCs w:val="20"/>
        </w:rPr>
        <w:t>SPARQL-based Reasoning Engine</w:t>
      </w:r>
      <w:r w:rsidRPr="74DCB346">
        <w:rPr>
          <w:rFonts w:ascii="Arial" w:eastAsia="Arial" w:hAnsi="Arial" w:cs="Arial"/>
          <w:sz w:val="20"/>
          <w:szCs w:val="20"/>
        </w:rPr>
        <w:t xml:space="preserve"> for contextual querying and inference. </w:t>
      </w:r>
    </w:p>
    <w:p w14:paraId="500D6362" w14:textId="40721899" w:rsidR="48EAB224" w:rsidRDefault="48EAB224" w:rsidP="74DCB346">
      <w:pPr>
        <w:pStyle w:val="ListParagraph"/>
        <w:numPr>
          <w:ilvl w:val="0"/>
          <w:numId w:val="5"/>
        </w:numPr>
        <w:spacing w:after="0"/>
        <w:rPr>
          <w:rFonts w:ascii="Arial" w:eastAsia="Arial" w:hAnsi="Arial" w:cs="Arial"/>
          <w:sz w:val="20"/>
          <w:szCs w:val="20"/>
        </w:rPr>
      </w:pPr>
      <w:r w:rsidRPr="74DCB346">
        <w:rPr>
          <w:rFonts w:ascii="Arial" w:eastAsia="Arial" w:hAnsi="Arial" w:cs="Arial"/>
          <w:b/>
          <w:bCs/>
          <w:sz w:val="20"/>
          <w:szCs w:val="20"/>
        </w:rPr>
        <w:t>Anomaly Detection Support</w:t>
      </w:r>
      <w:r w:rsidRPr="74DCB346">
        <w:rPr>
          <w:rFonts w:ascii="Arial" w:eastAsia="Arial" w:hAnsi="Arial" w:cs="Arial"/>
          <w:sz w:val="20"/>
          <w:szCs w:val="20"/>
        </w:rPr>
        <w:t xml:space="preserve"> through semantic rule execution and temporal pattern analysis.</w:t>
      </w:r>
    </w:p>
    <w:p w14:paraId="648D8F79" w14:textId="77777777" w:rsidR="00565EE1" w:rsidRPr="00DB45D6" w:rsidRDefault="00565EE1" w:rsidP="00565EE1">
      <w:pPr>
        <w:rPr>
          <w:lang w:eastAsia="nl-NL"/>
        </w:rPr>
      </w:pPr>
    </w:p>
    <w:p w14:paraId="25C6008E" w14:textId="38B0E74B" w:rsidR="00565EE1" w:rsidRDefault="1FF3B3E4" w:rsidP="00565EE1">
      <w:pPr>
        <w:pStyle w:val="Heading4"/>
      </w:pPr>
      <w:r>
        <w:t>Evaluation case</w:t>
      </w:r>
    </w:p>
    <w:p w14:paraId="4A317C2C" w14:textId="6B0814DB" w:rsidR="53C58A59" w:rsidRDefault="53C58A59" w:rsidP="74DCB346">
      <w:pPr>
        <w:rPr>
          <w:rFonts w:ascii="Arial" w:eastAsia="Arial" w:hAnsi="Arial" w:cs="Arial"/>
          <w:sz w:val="20"/>
          <w:szCs w:val="20"/>
        </w:rPr>
      </w:pPr>
      <w:r w:rsidRPr="74DCB346">
        <w:rPr>
          <w:rFonts w:ascii="Arial" w:eastAsia="Arial" w:hAnsi="Arial" w:cs="Arial"/>
          <w:sz w:val="20"/>
          <w:szCs w:val="20"/>
        </w:rPr>
        <w:t xml:space="preserve">The enabler will be evaluated in </w:t>
      </w:r>
      <w:r w:rsidRPr="74DCB346">
        <w:rPr>
          <w:rFonts w:ascii="Arial" w:eastAsia="Arial" w:hAnsi="Arial" w:cs="Arial"/>
          <w:b/>
          <w:bCs/>
          <w:sz w:val="20"/>
          <w:szCs w:val="20"/>
        </w:rPr>
        <w:t>UC1 forklift logistics operations</w:t>
      </w:r>
      <w:r w:rsidRPr="74DCB346">
        <w:rPr>
          <w:rFonts w:ascii="Arial" w:eastAsia="Arial" w:hAnsi="Arial" w:cs="Arial"/>
          <w:sz w:val="20"/>
          <w:szCs w:val="20"/>
        </w:rPr>
        <w:t>, focusing on:</w:t>
      </w:r>
    </w:p>
    <w:p w14:paraId="4577D6D6" w14:textId="2BB895FB"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consistency of operational state representation, </w:t>
      </w:r>
    </w:p>
    <w:p w14:paraId="77827C20" w14:textId="2658A8AE"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ability to correlate multi-source CPS information, </w:t>
      </w:r>
    </w:p>
    <w:p w14:paraId="29840F39" w14:textId="664DFA48"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traceability of operational decisions, </w:t>
      </w:r>
    </w:p>
    <w:p w14:paraId="1DAEAD4B" w14:textId="00E1AC6D"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semantic querying performance, </w:t>
      </w:r>
    </w:p>
    <w:p w14:paraId="05C52904" w14:textId="477D8FE1"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support for real-time situational awareness dashboards, </w:t>
      </w:r>
    </w:p>
    <w:p w14:paraId="36DD3254" w14:textId="6FC6F01F"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detection of operational inconsistencies and anomalies.</w:t>
      </w:r>
    </w:p>
    <w:p w14:paraId="6536A582" w14:textId="5B86E85E" w:rsidR="74DCB346" w:rsidRDefault="74DCB346" w:rsidP="74DCB346"/>
    <w:p w14:paraId="38101B22" w14:textId="77777777" w:rsidR="00565EE1" w:rsidRPr="00624744" w:rsidRDefault="00565EE1" w:rsidP="00565EE1">
      <w:pPr>
        <w:rPr>
          <w:lang w:eastAsia="nl-NL"/>
        </w:rPr>
      </w:pPr>
    </w:p>
    <w:p w14:paraId="1FCD5AF6" w14:textId="3E2069CA" w:rsidR="00565EE1" w:rsidRDefault="716043E4" w:rsidP="00565EE1">
      <w:pPr>
        <w:pStyle w:val="Heading3"/>
      </w:pPr>
      <w:r>
        <w:t>EN_02 – Perception, Comprehension &amp; Risk Assessment Engine</w:t>
      </w:r>
    </w:p>
    <w:p w14:paraId="1751C655" w14:textId="304630F0" w:rsidR="00AC5044" w:rsidRDefault="3E50FFC9" w:rsidP="00AC5044">
      <w:pPr>
        <w:pStyle w:val="Heading4"/>
      </w:pPr>
      <w:r>
        <w:t>Reasoning</w:t>
      </w:r>
    </w:p>
    <w:p w14:paraId="046F4219" w14:textId="2D665300" w:rsidR="6755569F" w:rsidRDefault="6755569F" w:rsidP="74DCB346">
      <w:pPr>
        <w:rPr>
          <w:rFonts w:ascii="Arial" w:eastAsia="Arial" w:hAnsi="Arial" w:cs="Arial"/>
          <w:sz w:val="20"/>
          <w:szCs w:val="20"/>
        </w:rPr>
      </w:pPr>
      <w:r w:rsidRPr="74DCB346">
        <w:rPr>
          <w:rFonts w:ascii="Arial" w:eastAsia="Arial" w:hAnsi="Arial" w:cs="Arial"/>
          <w:sz w:val="20"/>
          <w:szCs w:val="20"/>
        </w:rPr>
        <w:t>Safety-critical drone operations require real-time understanding of continuously changing operational conditions. Raw telemetry and environmental inputs alone do not provide actionable situational awareness. There is therefore a need for a dedicated intelligence layer capable of transforming heterogeneous operational inputs into contextual risk understanding and operational projections.</w:t>
      </w:r>
    </w:p>
    <w:p w14:paraId="3732633A" w14:textId="77777777" w:rsidR="00AC5044" w:rsidRPr="00DB45D6" w:rsidRDefault="00AC5044" w:rsidP="00AC5044">
      <w:pPr>
        <w:rPr>
          <w:lang w:eastAsia="nl-NL"/>
        </w:rPr>
      </w:pPr>
    </w:p>
    <w:p w14:paraId="2427470A" w14:textId="1859C265" w:rsidR="00565EE1" w:rsidRDefault="1FF3B3E4" w:rsidP="00565EE1">
      <w:pPr>
        <w:pStyle w:val="Heading4"/>
      </w:pPr>
      <w:r>
        <w:t>Description</w:t>
      </w:r>
    </w:p>
    <w:p w14:paraId="73CCB7B9" w14:textId="3450C254" w:rsidR="2652E4E0" w:rsidRDefault="2652E4E0" w:rsidP="74DCB346">
      <w:pPr>
        <w:spacing w:before="240" w:after="240"/>
        <w:rPr>
          <w:rFonts w:ascii="Arial" w:eastAsia="Arial" w:hAnsi="Arial" w:cs="Arial"/>
          <w:sz w:val="20"/>
          <w:szCs w:val="20"/>
        </w:rPr>
      </w:pPr>
      <w:r w:rsidRPr="74DCB346">
        <w:rPr>
          <w:rFonts w:ascii="Arial" w:eastAsia="Arial" w:hAnsi="Arial" w:cs="Arial"/>
          <w:sz w:val="20"/>
          <w:szCs w:val="20"/>
        </w:rPr>
        <w:t xml:space="preserve">EN_02 provides a </w:t>
      </w:r>
      <w:r w:rsidRPr="74DCB346">
        <w:rPr>
          <w:rFonts w:ascii="Arial" w:eastAsia="Arial" w:hAnsi="Arial" w:cs="Arial"/>
          <w:b/>
          <w:bCs/>
          <w:sz w:val="20"/>
          <w:szCs w:val="20"/>
        </w:rPr>
        <w:t>real-time situational awareness and risk assessment engine</w:t>
      </w:r>
      <w:r w:rsidRPr="74DCB346">
        <w:rPr>
          <w:rFonts w:ascii="Arial" w:eastAsia="Arial" w:hAnsi="Arial" w:cs="Arial"/>
          <w:sz w:val="20"/>
          <w:szCs w:val="20"/>
        </w:rPr>
        <w:t xml:space="preserve"> for drone operations. The enabler combines telemetry, weather conditions, GNSS status, airspace information, contingency boundaries, and operational context into a continuously updated operational state.</w:t>
      </w:r>
    </w:p>
    <w:p w14:paraId="3C2C561C" w14:textId="76C80003" w:rsidR="2652E4E0" w:rsidRDefault="2652E4E0" w:rsidP="74DCB346">
      <w:pPr>
        <w:spacing w:before="240" w:after="240"/>
        <w:rPr>
          <w:rFonts w:ascii="Arial" w:eastAsia="Arial" w:hAnsi="Arial" w:cs="Arial"/>
          <w:sz w:val="20"/>
          <w:szCs w:val="20"/>
        </w:rPr>
      </w:pPr>
      <w:r w:rsidRPr="74DCB346">
        <w:rPr>
          <w:rFonts w:ascii="Arial" w:eastAsia="Arial" w:hAnsi="Arial" w:cs="Arial"/>
          <w:sz w:val="20"/>
          <w:szCs w:val="20"/>
        </w:rPr>
        <w:t>Through rule-based and contextual processing, the enabler supports:</w:t>
      </w:r>
    </w:p>
    <w:p w14:paraId="528921EF" w14:textId="26966C60" w:rsidR="2652E4E0" w:rsidRDefault="2652E4E0" w:rsidP="74DCB346">
      <w:pPr>
        <w:pStyle w:val="ListParagraph"/>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abnormal situation detection, </w:t>
      </w:r>
    </w:p>
    <w:p w14:paraId="5962BE0C" w14:textId="5E8DDFC9" w:rsidR="2652E4E0" w:rsidRDefault="2652E4E0" w:rsidP="74DCB346">
      <w:pPr>
        <w:pStyle w:val="ListParagraph"/>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operational risk assessment, </w:t>
      </w:r>
    </w:p>
    <w:p w14:paraId="09A82FD8" w14:textId="563AA7B2" w:rsidR="2652E4E0" w:rsidRDefault="2652E4E0" w:rsidP="74DCB346">
      <w:pPr>
        <w:pStyle w:val="ListParagraph"/>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collision-risk identification, </w:t>
      </w:r>
    </w:p>
    <w:p w14:paraId="74D36B91" w14:textId="472F30FD" w:rsidR="2652E4E0" w:rsidRDefault="2652E4E0" w:rsidP="74DCB346">
      <w:pPr>
        <w:pStyle w:val="ListParagraph"/>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cybersecurity-related event awareness, </w:t>
      </w:r>
    </w:p>
    <w:p w14:paraId="3B765F77" w14:textId="452DFD4C" w:rsidR="2652E4E0" w:rsidRDefault="2652E4E0" w:rsidP="74DCB346">
      <w:pPr>
        <w:pStyle w:val="ListParagraph"/>
        <w:numPr>
          <w:ilvl w:val="0"/>
          <w:numId w:val="3"/>
        </w:numPr>
        <w:spacing w:after="0"/>
        <w:rPr>
          <w:rFonts w:ascii="Arial" w:eastAsia="Arial" w:hAnsi="Arial" w:cs="Arial"/>
          <w:sz w:val="20"/>
          <w:szCs w:val="20"/>
        </w:rPr>
      </w:pPr>
      <w:r w:rsidRPr="74DCB346">
        <w:rPr>
          <w:rFonts w:ascii="Arial" w:eastAsia="Arial" w:hAnsi="Arial" w:cs="Arial"/>
          <w:sz w:val="20"/>
          <w:szCs w:val="20"/>
        </w:rPr>
        <w:t>real-time situational comprehension.</w:t>
      </w:r>
    </w:p>
    <w:p w14:paraId="11DD22E7" w14:textId="77777777" w:rsidR="00565EE1" w:rsidRPr="00DB45D6" w:rsidRDefault="00565EE1" w:rsidP="00565EE1">
      <w:pPr>
        <w:rPr>
          <w:lang w:eastAsia="nl-NL"/>
        </w:rPr>
      </w:pPr>
    </w:p>
    <w:p w14:paraId="6B90AA58" w14:textId="1E2CF42D" w:rsidR="00565EE1" w:rsidRDefault="1FF3B3E4" w:rsidP="00565EE1">
      <w:pPr>
        <w:pStyle w:val="Heading4"/>
      </w:pPr>
      <w:r>
        <w:t>Solutions</w:t>
      </w:r>
    </w:p>
    <w:p w14:paraId="27DE933F" w14:textId="698A9CDD" w:rsidR="6644F51D" w:rsidRDefault="6644F51D" w:rsidP="74DCB346">
      <w:pPr>
        <w:spacing w:before="240" w:after="240"/>
        <w:rPr>
          <w:rFonts w:ascii="Arial" w:eastAsia="Arial" w:hAnsi="Arial" w:cs="Arial"/>
          <w:sz w:val="20"/>
          <w:szCs w:val="20"/>
        </w:rPr>
      </w:pPr>
      <w:r w:rsidRPr="74DCB346">
        <w:rPr>
          <w:rFonts w:ascii="Arial" w:eastAsia="Arial" w:hAnsi="Arial" w:cs="Arial"/>
          <w:sz w:val="20"/>
          <w:szCs w:val="20"/>
        </w:rPr>
        <w:t>EN_02 introduces:</w:t>
      </w:r>
    </w:p>
    <w:p w14:paraId="2561C38A" w14:textId="1B33A640" w:rsidR="6644F51D" w:rsidRDefault="6644F51D" w:rsidP="74DCB346">
      <w:pPr>
        <w:pStyle w:val="ListParagraph"/>
        <w:numPr>
          <w:ilvl w:val="0"/>
          <w:numId w:val="2"/>
        </w:numPr>
        <w:spacing w:after="0"/>
        <w:rPr>
          <w:rFonts w:ascii="Arial" w:eastAsia="Arial" w:hAnsi="Arial" w:cs="Arial"/>
          <w:sz w:val="20"/>
          <w:szCs w:val="20"/>
        </w:rPr>
      </w:pPr>
      <w:r w:rsidRPr="74DCB346">
        <w:rPr>
          <w:rFonts w:ascii="Arial" w:eastAsia="Arial" w:hAnsi="Arial" w:cs="Arial"/>
          <w:b/>
          <w:bCs/>
          <w:sz w:val="20"/>
          <w:szCs w:val="20"/>
        </w:rPr>
        <w:t>Ingress Data Integration Pipeline</w:t>
      </w:r>
      <w:r w:rsidRPr="74DCB346">
        <w:rPr>
          <w:rFonts w:ascii="Arial" w:eastAsia="Arial" w:hAnsi="Arial" w:cs="Arial"/>
          <w:sz w:val="20"/>
          <w:szCs w:val="20"/>
        </w:rPr>
        <w:t xml:space="preserve"> for heterogeneous operational inputs. </w:t>
      </w:r>
    </w:p>
    <w:p w14:paraId="740FF8DB" w14:textId="228550C3" w:rsidR="6644F51D" w:rsidRDefault="6644F51D" w:rsidP="74DCB346">
      <w:pPr>
        <w:pStyle w:val="ListParagraph"/>
        <w:numPr>
          <w:ilvl w:val="0"/>
          <w:numId w:val="2"/>
        </w:numPr>
        <w:spacing w:after="0"/>
        <w:rPr>
          <w:rFonts w:ascii="Arial" w:eastAsia="Arial" w:hAnsi="Arial" w:cs="Arial"/>
          <w:sz w:val="20"/>
          <w:szCs w:val="20"/>
        </w:rPr>
      </w:pPr>
      <w:r w:rsidRPr="74DCB346">
        <w:rPr>
          <w:rFonts w:ascii="Arial" w:eastAsia="Arial" w:hAnsi="Arial" w:cs="Arial"/>
          <w:b/>
          <w:bCs/>
          <w:sz w:val="20"/>
          <w:szCs w:val="20"/>
        </w:rPr>
        <w:t>Context-aware Worker Processing</w:t>
      </w:r>
      <w:r w:rsidRPr="74DCB346">
        <w:rPr>
          <w:rFonts w:ascii="Arial" w:eastAsia="Arial" w:hAnsi="Arial" w:cs="Arial"/>
          <w:sz w:val="20"/>
          <w:szCs w:val="20"/>
        </w:rPr>
        <w:t xml:space="preserve"> for flight-specific state generation. </w:t>
      </w:r>
    </w:p>
    <w:p w14:paraId="61456633" w14:textId="428B50B5" w:rsidR="6644F51D" w:rsidRDefault="6644F51D" w:rsidP="74DCB346">
      <w:pPr>
        <w:pStyle w:val="ListParagraph"/>
        <w:numPr>
          <w:ilvl w:val="0"/>
          <w:numId w:val="2"/>
        </w:numPr>
        <w:spacing w:after="0"/>
        <w:rPr>
          <w:rFonts w:ascii="Arial" w:eastAsia="Arial" w:hAnsi="Arial" w:cs="Arial"/>
          <w:sz w:val="20"/>
          <w:szCs w:val="20"/>
        </w:rPr>
      </w:pPr>
      <w:r w:rsidRPr="74DCB346">
        <w:rPr>
          <w:rFonts w:ascii="Arial" w:eastAsia="Arial" w:hAnsi="Arial" w:cs="Arial"/>
          <w:b/>
          <w:bCs/>
          <w:sz w:val="20"/>
          <w:szCs w:val="20"/>
        </w:rPr>
        <w:t>Rule-Based Risk Assessment Engine</w:t>
      </w:r>
      <w:r w:rsidRPr="74DCB346">
        <w:rPr>
          <w:rFonts w:ascii="Arial" w:eastAsia="Arial" w:hAnsi="Arial" w:cs="Arial"/>
          <w:sz w:val="20"/>
          <w:szCs w:val="20"/>
        </w:rPr>
        <w:t xml:space="preserve"> for operational hazard identification. </w:t>
      </w:r>
    </w:p>
    <w:p w14:paraId="5DDA91D7" w14:textId="6605CA46" w:rsidR="6644F51D" w:rsidRDefault="6644F51D" w:rsidP="74DCB346">
      <w:pPr>
        <w:pStyle w:val="ListParagraph"/>
        <w:numPr>
          <w:ilvl w:val="0"/>
          <w:numId w:val="2"/>
        </w:numPr>
        <w:spacing w:after="0"/>
        <w:rPr>
          <w:rFonts w:ascii="Arial" w:eastAsia="Arial" w:hAnsi="Arial" w:cs="Arial"/>
          <w:sz w:val="20"/>
          <w:szCs w:val="20"/>
        </w:rPr>
      </w:pPr>
      <w:r w:rsidRPr="74DCB346">
        <w:rPr>
          <w:rFonts w:ascii="Arial" w:eastAsia="Arial" w:hAnsi="Arial" w:cs="Arial"/>
          <w:b/>
          <w:bCs/>
          <w:sz w:val="20"/>
          <w:szCs w:val="20"/>
        </w:rPr>
        <w:t>Real-Time Event Generation</w:t>
      </w:r>
      <w:r w:rsidRPr="74DCB346">
        <w:rPr>
          <w:rFonts w:ascii="Arial" w:eastAsia="Arial" w:hAnsi="Arial" w:cs="Arial"/>
          <w:sz w:val="20"/>
          <w:szCs w:val="20"/>
        </w:rPr>
        <w:t xml:space="preserve"> with severity-based classification. </w:t>
      </w:r>
    </w:p>
    <w:p w14:paraId="05FAF09E" w14:textId="2ACDE11A" w:rsidR="6644F51D" w:rsidRDefault="6644F51D" w:rsidP="74DCB346">
      <w:pPr>
        <w:pStyle w:val="ListParagraph"/>
        <w:numPr>
          <w:ilvl w:val="0"/>
          <w:numId w:val="2"/>
        </w:numPr>
        <w:spacing w:after="0"/>
        <w:rPr>
          <w:rFonts w:ascii="Arial" w:eastAsia="Arial" w:hAnsi="Arial" w:cs="Arial"/>
          <w:sz w:val="20"/>
          <w:szCs w:val="20"/>
        </w:rPr>
      </w:pPr>
      <w:r w:rsidRPr="74DCB346">
        <w:rPr>
          <w:rFonts w:ascii="Arial" w:eastAsia="Arial" w:hAnsi="Arial" w:cs="Arial"/>
          <w:b/>
          <w:bCs/>
          <w:sz w:val="20"/>
          <w:szCs w:val="20"/>
        </w:rPr>
        <w:t>Operational State Persistence</w:t>
      </w:r>
      <w:r w:rsidRPr="74DCB346">
        <w:rPr>
          <w:rFonts w:ascii="Arial" w:eastAsia="Arial" w:hAnsi="Arial" w:cs="Arial"/>
          <w:sz w:val="20"/>
          <w:szCs w:val="20"/>
        </w:rPr>
        <w:t xml:space="preserve"> for recovery and post-event analysis.</w:t>
      </w:r>
    </w:p>
    <w:p w14:paraId="27E3D52D" w14:textId="77777777" w:rsidR="00565EE1" w:rsidRPr="00DB45D6" w:rsidRDefault="00565EE1" w:rsidP="00565EE1">
      <w:pPr>
        <w:rPr>
          <w:lang w:eastAsia="nl-NL"/>
        </w:rPr>
      </w:pPr>
    </w:p>
    <w:p w14:paraId="6A75E5B4" w14:textId="0DCDD872" w:rsidR="00565EE1" w:rsidRDefault="1FF3B3E4" w:rsidP="00565EE1">
      <w:pPr>
        <w:pStyle w:val="Heading4"/>
      </w:pPr>
      <w:r>
        <w:t>Evaluation case</w:t>
      </w:r>
    </w:p>
    <w:p w14:paraId="4CA6FD7F" w14:textId="621C544A" w:rsidR="2CA6F1D2" w:rsidRDefault="2CA6F1D2" w:rsidP="74DCB346">
      <w:pPr>
        <w:spacing w:before="240" w:after="240"/>
        <w:rPr>
          <w:rFonts w:ascii="Arial" w:eastAsia="Arial" w:hAnsi="Arial" w:cs="Arial"/>
          <w:sz w:val="20"/>
          <w:szCs w:val="20"/>
        </w:rPr>
      </w:pPr>
      <w:r w:rsidRPr="74DCB346">
        <w:rPr>
          <w:rFonts w:ascii="Arial" w:eastAsia="Arial" w:hAnsi="Arial" w:cs="Arial"/>
          <w:sz w:val="20"/>
          <w:szCs w:val="20"/>
        </w:rPr>
        <w:t xml:space="preserve">The enabler will be evaluated in </w:t>
      </w:r>
      <w:r w:rsidRPr="74DCB346">
        <w:rPr>
          <w:rFonts w:ascii="Arial" w:eastAsia="Arial" w:hAnsi="Arial" w:cs="Arial"/>
          <w:b/>
          <w:bCs/>
          <w:sz w:val="20"/>
          <w:szCs w:val="20"/>
        </w:rPr>
        <w:t>UC8 drone operations</w:t>
      </w:r>
      <w:r w:rsidRPr="74DCB346">
        <w:rPr>
          <w:rFonts w:ascii="Arial" w:eastAsia="Arial" w:hAnsi="Arial" w:cs="Arial"/>
          <w:sz w:val="20"/>
          <w:szCs w:val="20"/>
        </w:rPr>
        <w:t>, focusing on:</w:t>
      </w:r>
    </w:p>
    <w:p w14:paraId="0AE0BF91" w14:textId="4C0DFAE3" w:rsidR="2CA6F1D2" w:rsidRDefault="2CA6F1D2" w:rsidP="74DCB346">
      <w:pPr>
        <w:pStyle w:val="ListParagraph"/>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accuracy of operational risk identification, </w:t>
      </w:r>
    </w:p>
    <w:p w14:paraId="265B9C27" w14:textId="3DD7CEF3" w:rsidR="2CA6F1D2" w:rsidRDefault="2CA6F1D2" w:rsidP="74DCB346">
      <w:pPr>
        <w:pStyle w:val="ListParagraph"/>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timeliness of abnormal event detection, </w:t>
      </w:r>
    </w:p>
    <w:p w14:paraId="6C16EBAE" w14:textId="20B70B62" w:rsidR="2CA6F1D2" w:rsidRDefault="2CA6F1D2" w:rsidP="74DCB346">
      <w:pPr>
        <w:pStyle w:val="ListParagraph"/>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quality of situational understanding, </w:t>
      </w:r>
    </w:p>
    <w:p w14:paraId="7F24B550" w14:textId="798742CA" w:rsidR="2CA6F1D2" w:rsidRDefault="2CA6F1D2" w:rsidP="74DCB346">
      <w:pPr>
        <w:pStyle w:val="ListParagraph"/>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robustness against telemetry degradation, </w:t>
      </w:r>
    </w:p>
    <w:p w14:paraId="65654EA9" w14:textId="28B032B4" w:rsidR="2CA6F1D2" w:rsidRDefault="2CA6F1D2" w:rsidP="74DCB346">
      <w:pPr>
        <w:pStyle w:val="ListParagraph"/>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effectiveness of rule-triggered event generation, </w:t>
      </w:r>
    </w:p>
    <w:p w14:paraId="2FD505A4" w14:textId="074FCF5F" w:rsidR="2CA6F1D2" w:rsidRDefault="2CA6F1D2" w:rsidP="74DCB346">
      <w:pPr>
        <w:pStyle w:val="ListParagraph"/>
        <w:numPr>
          <w:ilvl w:val="0"/>
          <w:numId w:val="1"/>
        </w:numPr>
        <w:spacing w:after="0"/>
        <w:rPr>
          <w:rFonts w:ascii="Arial" w:eastAsia="Arial" w:hAnsi="Arial" w:cs="Arial"/>
          <w:sz w:val="20"/>
          <w:szCs w:val="20"/>
        </w:rPr>
      </w:pPr>
      <w:r w:rsidRPr="74DCB346">
        <w:rPr>
          <w:rFonts w:ascii="Arial" w:eastAsia="Arial" w:hAnsi="Arial" w:cs="Arial"/>
          <w:sz w:val="20"/>
          <w:szCs w:val="20"/>
        </w:rPr>
        <w:t>support for safe operational decision-making.</w:t>
      </w:r>
    </w:p>
    <w:p w14:paraId="47FA19BC" w14:textId="77777777" w:rsidR="00565EE1" w:rsidRPr="00624744" w:rsidRDefault="00565EE1" w:rsidP="00565EE1">
      <w:pPr>
        <w:rPr>
          <w:lang w:eastAsia="nl-NL"/>
        </w:rPr>
      </w:pPr>
    </w:p>
    <w:p w14:paraId="49A89C07" w14:textId="77777777" w:rsidR="002C2E96" w:rsidRDefault="002C2E96" w:rsidP="002C2E96">
      <w:pPr>
        <w:pStyle w:val="Heading3"/>
      </w:pPr>
      <w:bookmarkStart w:id="128" w:name="_Toc227329398"/>
      <w:r>
        <w:t>Discussion about novelty and KPIs</w:t>
      </w:r>
      <w:bookmarkEnd w:id="128"/>
    </w:p>
    <w:p w14:paraId="64768DCF" w14:textId="77777777" w:rsidR="002C2E96" w:rsidRPr="00624744" w:rsidRDefault="002C2E96" w:rsidP="002C2E96">
      <w:pPr>
        <w:rPr>
          <w:lang w:eastAsia="nl-NL"/>
        </w:rPr>
      </w:pPr>
    </w:p>
    <w:p w14:paraId="766C83C8" w14:textId="77777777" w:rsidR="006B3C90" w:rsidRPr="00624744" w:rsidRDefault="006B3C90" w:rsidP="006B3C90">
      <w:pPr>
        <w:rPr>
          <w:lang w:eastAsia="nl-NL"/>
        </w:rPr>
      </w:pPr>
    </w:p>
    <w:p w14:paraId="6FAD7BC3" w14:textId="77777777" w:rsidR="00565EE1" w:rsidRPr="00565EE1" w:rsidRDefault="00565EE1" w:rsidP="00B37D0E">
      <w:pPr>
        <w:pStyle w:val="BodyText"/>
        <w:jc w:val="both"/>
        <w:rPr>
          <w:lang w:val="en-US"/>
        </w:rPr>
      </w:pPr>
    </w:p>
    <w:p w14:paraId="017BC740" w14:textId="77777777" w:rsidR="000C6B5F" w:rsidRDefault="000C6B5F" w:rsidP="00B37D0E">
      <w:pPr>
        <w:pStyle w:val="BodyText"/>
        <w:jc w:val="both"/>
      </w:pPr>
    </w:p>
    <w:p w14:paraId="39DFFB1B" w14:textId="63F89ABC" w:rsidR="00B37D0E" w:rsidRDefault="000C6B5F" w:rsidP="000C6B5F">
      <w:pPr>
        <w:pStyle w:val="Heading2"/>
      </w:pPr>
      <w:bookmarkStart w:id="129" w:name="_Toc227329399"/>
      <w:r>
        <w:t xml:space="preserve">Key enablers of </w:t>
      </w:r>
      <w:r w:rsidR="00B37D0E" w:rsidRPr="000C6B5F">
        <w:t>trust, security and privacy (WP5)</w:t>
      </w:r>
      <w:bookmarkEnd w:id="129"/>
      <w:r w:rsidR="00B37D0E" w:rsidRPr="000C6B5F">
        <w:t xml:space="preserve"> </w:t>
      </w:r>
    </w:p>
    <w:p w14:paraId="5A1394B0" w14:textId="762C85E0" w:rsidR="00600EFD" w:rsidRDefault="00600EFD" w:rsidP="00600EFD">
      <w:pPr>
        <w:pStyle w:val="BodyText"/>
        <w:jc w:val="both"/>
      </w:pPr>
      <w:r w:rsidRPr="00600EFD">
        <w:rPr>
          <w:highlight w:val="yellow"/>
        </w:rPr>
        <w:t>&lt;short descriptions of the enablers, longer and more detailed descriptions in the D</w:t>
      </w:r>
      <w:r>
        <w:rPr>
          <w:highlight w:val="yellow"/>
        </w:rPr>
        <w:t>5</w:t>
      </w:r>
      <w:r w:rsidRPr="00600EFD">
        <w:rPr>
          <w:highlight w:val="yellow"/>
        </w:rPr>
        <w:t>.3&gt;</w:t>
      </w:r>
    </w:p>
    <w:p w14:paraId="22D66F47" w14:textId="435DA01B" w:rsidR="000C6B5F" w:rsidRDefault="000C6B5F" w:rsidP="000C6B5F">
      <w:pPr>
        <w:pStyle w:val="BodyText"/>
      </w:pPr>
    </w:p>
    <w:p w14:paraId="72F04403" w14:textId="5E84EC69" w:rsidR="00F02911" w:rsidRDefault="00F02911" w:rsidP="00F02911">
      <w:pPr>
        <w:pStyle w:val="BodyText"/>
        <w:jc w:val="both"/>
      </w:pPr>
      <w:r w:rsidRPr="00AE494F">
        <w:rPr>
          <w:highlight w:val="yellow"/>
        </w:rPr>
        <w:t>&lt;WP</w:t>
      </w:r>
      <w:r w:rsidR="001C29CA">
        <w:rPr>
          <w:highlight w:val="yellow"/>
        </w:rPr>
        <w:t>5</w:t>
      </w:r>
      <w:r w:rsidRPr="00AE494F">
        <w:rPr>
          <w:highlight w:val="yellow"/>
        </w:rPr>
        <w:t xml:space="preserve"> leader to propose the </w:t>
      </w:r>
      <w:r>
        <w:rPr>
          <w:highlight w:val="yellow"/>
        </w:rPr>
        <w:t xml:space="preserve">enabler candidates </w:t>
      </w:r>
      <w:r w:rsidR="00B62AF1">
        <w:rPr>
          <w:highlight w:val="yellow"/>
        </w:rPr>
        <w:t>here</w:t>
      </w:r>
      <w:r w:rsidRPr="00AE494F">
        <w:rPr>
          <w:highlight w:val="yellow"/>
        </w:rPr>
        <w:t>&gt;</w:t>
      </w:r>
    </w:p>
    <w:p w14:paraId="3F0D7CAD" w14:textId="25B446C7" w:rsidR="1256958E" w:rsidRDefault="1256958E" w:rsidP="1256958E">
      <w:pPr>
        <w:pStyle w:val="BodyText"/>
        <w:jc w:val="both"/>
        <w:rPr>
          <w:highlight w:val="yellow"/>
        </w:rPr>
      </w:pPr>
    </w:p>
    <w:p w14:paraId="5E9E20FA" w14:textId="3CBDEA13" w:rsidR="4EE97366" w:rsidRDefault="4EE97366" w:rsidP="1256958E">
      <w:pPr>
        <w:pStyle w:val="BodyText"/>
        <w:numPr>
          <w:ilvl w:val="0"/>
          <w:numId w:val="117"/>
        </w:numPr>
        <w:jc w:val="both"/>
        <w:rPr>
          <w:b/>
          <w:bCs/>
          <w:highlight w:val="yellow"/>
        </w:rPr>
      </w:pPr>
      <w:r w:rsidRPr="1256958E">
        <w:rPr>
          <w:highlight w:val="yellow"/>
        </w:rPr>
        <w:t xml:space="preserve">Identification, verification &amp; access control: </w:t>
      </w:r>
      <w:r w:rsidRPr="1256958E">
        <w:rPr>
          <w:b/>
          <w:bCs/>
          <w:highlight w:val="yellow"/>
        </w:rPr>
        <w:t>Trusted Device Enrollment + Cloud-Assisted OOB Pairing (Polar, UC7)</w:t>
      </w:r>
    </w:p>
    <w:p w14:paraId="11493432" w14:textId="6CA17561" w:rsidR="4EE97366" w:rsidRDefault="4EE97366" w:rsidP="1256958E">
      <w:pPr>
        <w:pStyle w:val="BodyText"/>
        <w:numPr>
          <w:ilvl w:val="0"/>
          <w:numId w:val="117"/>
        </w:numPr>
        <w:jc w:val="both"/>
        <w:rPr>
          <w:b/>
          <w:bCs/>
          <w:highlight w:val="yellow"/>
        </w:rPr>
      </w:pPr>
      <w:r w:rsidRPr="1256958E">
        <w:rPr>
          <w:highlight w:val="yellow"/>
        </w:rPr>
        <w:t xml:space="preserve">Secure information spaces, sharing &amp; routing: </w:t>
      </w:r>
      <w:r w:rsidRPr="1256958E">
        <w:rPr>
          <w:b/>
          <w:bCs/>
          <w:highlight w:val="yellow"/>
        </w:rPr>
        <w:t xml:space="preserve">Decentralized Distributed Data Storage via Private IPFS (ACD, UC1) </w:t>
      </w:r>
    </w:p>
    <w:p w14:paraId="747A33E9" w14:textId="49A62DED" w:rsidR="4EE97366" w:rsidRDefault="4EE97366" w:rsidP="1256958E">
      <w:pPr>
        <w:pStyle w:val="BodyText"/>
        <w:numPr>
          <w:ilvl w:val="0"/>
          <w:numId w:val="117"/>
        </w:numPr>
        <w:jc w:val="both"/>
        <w:rPr>
          <w:b/>
          <w:bCs/>
          <w:highlight w:val="yellow"/>
        </w:rPr>
      </w:pPr>
      <w:r w:rsidRPr="1256958E">
        <w:rPr>
          <w:highlight w:val="yellow"/>
        </w:rPr>
        <w:t xml:space="preserve">Zero trust services with DLT: </w:t>
      </w:r>
      <w:r w:rsidRPr="1256958E">
        <w:rPr>
          <w:b/>
          <w:bCs/>
          <w:highlight w:val="yellow"/>
        </w:rPr>
        <w:t>Triangular Accountability Model / 3AM (ERARGE + OTOKAR, UC1)</w:t>
      </w:r>
    </w:p>
    <w:p w14:paraId="136E0486" w14:textId="3AD48FE9" w:rsidR="4EE97366" w:rsidRDefault="4EE97366" w:rsidP="1256958E">
      <w:pPr>
        <w:pStyle w:val="BodyText"/>
        <w:numPr>
          <w:ilvl w:val="0"/>
          <w:numId w:val="117"/>
        </w:numPr>
        <w:jc w:val="both"/>
        <w:rPr>
          <w:b/>
          <w:bCs/>
          <w:highlight w:val="yellow"/>
        </w:rPr>
      </w:pPr>
      <w:r w:rsidRPr="1256958E">
        <w:rPr>
          <w:highlight w:val="yellow"/>
        </w:rPr>
        <w:t xml:space="preserve">Sensing of security situation: </w:t>
      </w:r>
      <w:r w:rsidRPr="1256958E">
        <w:rPr>
          <w:b/>
          <w:bCs/>
          <w:highlight w:val="yellow"/>
        </w:rPr>
        <w:t>DNS Fingerprinting Pipeline + Behavioural Data Hub (F-Secure, UC5)</w:t>
      </w:r>
    </w:p>
    <w:p w14:paraId="7B5E7309" w14:textId="57D86733" w:rsidR="4EE97366" w:rsidRDefault="4EE97366" w:rsidP="1256958E">
      <w:pPr>
        <w:pStyle w:val="BodyText"/>
        <w:numPr>
          <w:ilvl w:val="0"/>
          <w:numId w:val="117"/>
        </w:numPr>
        <w:jc w:val="both"/>
        <w:rPr>
          <w:b/>
          <w:bCs/>
          <w:highlight w:val="yellow"/>
        </w:rPr>
      </w:pPr>
      <w:r w:rsidRPr="1256958E">
        <w:rPr>
          <w:b/>
          <w:bCs/>
          <w:highlight w:val="yellow"/>
        </w:rPr>
        <w:t>VTT Credential-Based Trust System (VTT, Project Story)</w:t>
      </w:r>
    </w:p>
    <w:p w14:paraId="336127B4" w14:textId="32402E5A" w:rsidR="4EE97366" w:rsidRDefault="4EE97366" w:rsidP="1256958E">
      <w:pPr>
        <w:pStyle w:val="BodyText"/>
        <w:numPr>
          <w:ilvl w:val="0"/>
          <w:numId w:val="117"/>
        </w:numPr>
        <w:jc w:val="both"/>
        <w:rPr>
          <w:b/>
          <w:bCs/>
          <w:highlight w:val="yellow"/>
          <w:lang w:val="en-US"/>
        </w:rPr>
      </w:pPr>
      <w:r w:rsidRPr="1256958E">
        <w:rPr>
          <w:b/>
          <w:bCs/>
          <w:highlight w:val="yellow"/>
          <w:lang w:val="en-US"/>
        </w:rPr>
        <w:t>The technical layer of LoRa (Natlink, UC7)</w:t>
      </w:r>
    </w:p>
    <w:p w14:paraId="59288E13" w14:textId="397E2291" w:rsidR="1256958E" w:rsidRDefault="1256958E" w:rsidP="1256958E">
      <w:pPr>
        <w:pStyle w:val="BodyText"/>
        <w:jc w:val="both"/>
        <w:rPr>
          <w:highlight w:val="yellow"/>
        </w:rPr>
      </w:pPr>
    </w:p>
    <w:p w14:paraId="172148BD" w14:textId="77777777" w:rsidR="00F02911" w:rsidRDefault="00F02911" w:rsidP="000C6B5F">
      <w:pPr>
        <w:pStyle w:val="BodyText"/>
      </w:pPr>
    </w:p>
    <w:p w14:paraId="5A2860BA" w14:textId="77777777" w:rsidR="00171172" w:rsidRPr="00171172" w:rsidRDefault="00171172" w:rsidP="00171172">
      <w:bookmarkStart w:id="130" w:name="_Toc227329400"/>
    </w:p>
    <w:p w14:paraId="56CBD0CC" w14:textId="18ABAB35" w:rsidR="00565EE1" w:rsidRDefault="00171172" w:rsidP="00565EE1">
      <w:pPr>
        <w:pStyle w:val="Heading3"/>
      </w:pPr>
      <w:r>
        <w:t xml:space="preserve">Identification, verification &amp; access control: </w:t>
      </w:r>
      <w:r>
        <w:rPr>
          <w:b w:val="0"/>
        </w:rPr>
        <w:t>Trusted Device Enrollment + Cloud-Assisted OOB Pairing (</w:t>
      </w:r>
      <w:r w:rsidRPr="03F201BC">
        <w:rPr>
          <w:b w:val="0"/>
          <w:color w:val="FF0000"/>
        </w:rPr>
        <w:t>Polar</w:t>
      </w:r>
      <w:r>
        <w:rPr>
          <w:b w:val="0"/>
        </w:rPr>
        <w:t>, UC7</w:t>
      </w:r>
      <w:r w:rsidR="00565EE1">
        <w:t>&gt;</w:t>
      </w:r>
      <w:bookmarkEnd w:id="130"/>
      <w:r>
        <w:t>)</w:t>
      </w:r>
    </w:p>
    <w:p w14:paraId="458E9E42" w14:textId="7969BF7D" w:rsidR="03F201BC" w:rsidRDefault="03F201BC" w:rsidP="03F201BC"/>
    <w:p w14:paraId="08CFB438" w14:textId="77777777" w:rsidR="00AC5044" w:rsidRDefault="00AC5044" w:rsidP="00AC5044">
      <w:pPr>
        <w:pStyle w:val="Heading4"/>
      </w:pPr>
      <w:r>
        <w:t>Reasoning &lt;</w:t>
      </w:r>
      <w:r w:rsidRPr="00624744">
        <w:t xml:space="preserve"> </w:t>
      </w:r>
      <w:r>
        <w:t>name of the enabler&gt;</w:t>
      </w:r>
    </w:p>
    <w:p w14:paraId="6F347A31" w14:textId="6C04C447" w:rsidR="26C1A72C" w:rsidRDefault="26C1A72C" w:rsidP="03F201BC">
      <w:pPr>
        <w:spacing w:line="259" w:lineRule="auto"/>
        <w:rPr>
          <w:rFonts w:ascii="Segoe UI" w:eastAsia="Segoe UI" w:hAnsi="Segoe UI" w:cs="Segoe UI"/>
          <w:sz w:val="21"/>
          <w:szCs w:val="21"/>
        </w:rPr>
      </w:pPr>
      <w:r w:rsidRPr="03F201BC">
        <w:rPr>
          <w:rFonts w:ascii="Arial" w:eastAsia="Arial" w:hAnsi="Arial" w:cs="Arial"/>
          <w:color w:val="000000" w:themeColor="text1"/>
          <w:sz w:val="19"/>
          <w:szCs w:val="19"/>
        </w:rPr>
        <w:t>To ensure secure and reliable device connectivity, the system can leverage Trusted Device Enrollment combined with Cloud-Assisted Out-of-Band (OOB) pairing.</w:t>
      </w:r>
      <w:r w:rsidR="2E3DB86A" w:rsidRPr="03F201BC">
        <w:rPr>
          <w:rFonts w:ascii="Arial" w:eastAsia="Arial" w:hAnsi="Arial" w:cs="Arial"/>
          <w:color w:val="000000" w:themeColor="text1"/>
          <w:sz w:val="19"/>
          <w:szCs w:val="19"/>
        </w:rPr>
        <w:t xml:space="preserve"> This approach provides:</w:t>
      </w:r>
    </w:p>
    <w:p w14:paraId="14513C6E" w14:textId="1F53A5A5" w:rsidR="2E3DB86A" w:rsidRDefault="2E3DB86A" w:rsidP="03F201BC">
      <w:pPr>
        <w:pStyle w:val="ListParagraph"/>
        <w:numPr>
          <w:ilvl w:val="0"/>
          <w:numId w:val="41"/>
        </w:numPr>
        <w:spacing w:after="0" w:line="259" w:lineRule="auto"/>
        <w:rPr>
          <w:rFonts w:ascii="Segoe UI" w:eastAsia="Segoe UI" w:hAnsi="Segoe UI" w:cs="Segoe UI"/>
          <w:sz w:val="21"/>
          <w:szCs w:val="21"/>
        </w:rPr>
      </w:pPr>
      <w:r w:rsidRPr="03F201BC">
        <w:rPr>
          <w:rFonts w:ascii="Segoe UI" w:eastAsia="Segoe UI" w:hAnsi="Segoe UI" w:cs="Segoe UI"/>
          <w:sz w:val="21"/>
          <w:szCs w:val="21"/>
        </w:rPr>
        <w:t>Secure, zero-touch device onboarding in demanding field conditions</w:t>
      </w:r>
    </w:p>
    <w:p w14:paraId="43161EFB" w14:textId="7EF4DB03" w:rsidR="2E3DB86A" w:rsidRDefault="2E3DB86A" w:rsidP="03F201BC">
      <w:pPr>
        <w:pStyle w:val="ListParagraph"/>
        <w:numPr>
          <w:ilvl w:val="0"/>
          <w:numId w:val="41"/>
        </w:numPr>
        <w:spacing w:after="0" w:line="300" w:lineRule="auto"/>
        <w:rPr>
          <w:rFonts w:ascii="Segoe UI" w:eastAsia="Segoe UI" w:hAnsi="Segoe UI" w:cs="Segoe UI"/>
          <w:sz w:val="21"/>
          <w:szCs w:val="21"/>
        </w:rPr>
      </w:pPr>
      <w:r w:rsidRPr="03F201BC">
        <w:rPr>
          <w:rFonts w:ascii="Segoe UI" w:eastAsia="Segoe UI" w:hAnsi="Segoe UI" w:cs="Segoe UI"/>
          <w:sz w:val="21"/>
          <w:szCs w:val="21"/>
        </w:rPr>
        <w:t>Protection against unauthorized device access and pairing errors</w:t>
      </w:r>
    </w:p>
    <w:p w14:paraId="00921489" w14:textId="565DCAF5" w:rsidR="2E3DB86A" w:rsidRDefault="2E3DB86A" w:rsidP="03F201BC">
      <w:pPr>
        <w:pStyle w:val="ListParagraph"/>
        <w:numPr>
          <w:ilvl w:val="0"/>
          <w:numId w:val="41"/>
        </w:numPr>
        <w:spacing w:after="0" w:line="300" w:lineRule="auto"/>
        <w:rPr>
          <w:rFonts w:ascii="Segoe UI" w:eastAsia="Segoe UI" w:hAnsi="Segoe UI" w:cs="Segoe UI"/>
          <w:sz w:val="21"/>
          <w:szCs w:val="21"/>
        </w:rPr>
      </w:pPr>
      <w:r w:rsidRPr="03F201BC">
        <w:rPr>
          <w:rFonts w:ascii="Segoe UI" w:eastAsia="Segoe UI" w:hAnsi="Segoe UI" w:cs="Segoe UI"/>
          <w:sz w:val="21"/>
          <w:szCs w:val="21"/>
        </w:rPr>
        <w:t>Reliable mapping between physical personnel and biosignal data</w:t>
      </w:r>
    </w:p>
    <w:p w14:paraId="7C21C51C" w14:textId="3D37737A" w:rsidR="2E3DB86A" w:rsidRDefault="2E3DB86A" w:rsidP="03F201BC">
      <w:pPr>
        <w:pStyle w:val="ListParagraph"/>
        <w:numPr>
          <w:ilvl w:val="0"/>
          <w:numId w:val="41"/>
        </w:numPr>
        <w:spacing w:after="0" w:line="300" w:lineRule="auto"/>
        <w:rPr>
          <w:rFonts w:ascii="Segoe UI" w:eastAsia="Segoe UI" w:hAnsi="Segoe UI" w:cs="Segoe UI"/>
          <w:sz w:val="21"/>
          <w:szCs w:val="21"/>
        </w:rPr>
      </w:pPr>
      <w:r w:rsidRPr="03F201BC">
        <w:rPr>
          <w:rFonts w:ascii="Segoe UI" w:eastAsia="Segoe UI" w:hAnsi="Segoe UI" w:cs="Segoe UI"/>
          <w:sz w:val="21"/>
          <w:szCs w:val="21"/>
        </w:rPr>
        <w:t>Full traceability for operational analysis and compliance purposes</w:t>
      </w:r>
    </w:p>
    <w:p w14:paraId="39A6D4C6" w14:textId="122F9F11" w:rsidR="03F201BC" w:rsidRDefault="03F201BC" w:rsidP="03F201BC">
      <w:pPr>
        <w:spacing w:line="259" w:lineRule="auto"/>
        <w:rPr>
          <w:rFonts w:ascii="Arial" w:eastAsia="Arial" w:hAnsi="Arial" w:cs="Arial"/>
          <w:color w:val="000000" w:themeColor="text1"/>
          <w:sz w:val="19"/>
          <w:szCs w:val="19"/>
        </w:rPr>
      </w:pPr>
    </w:p>
    <w:p w14:paraId="6313FFDA" w14:textId="7AC28D17" w:rsidR="00AC5044" w:rsidRDefault="00AC5044" w:rsidP="00AC5044">
      <w:pPr>
        <w:rPr>
          <w:rFonts w:ascii="Arial" w:eastAsia="Arial" w:hAnsi="Arial" w:cs="Arial"/>
          <w:color w:val="000000" w:themeColor="text1"/>
          <w:sz w:val="19"/>
          <w:szCs w:val="19"/>
        </w:rPr>
      </w:pPr>
    </w:p>
    <w:p w14:paraId="64160AEF" w14:textId="77777777" w:rsidR="00565EE1" w:rsidRDefault="00565EE1" w:rsidP="00565EE1">
      <w:pPr>
        <w:pStyle w:val="Heading4"/>
      </w:pPr>
      <w:r>
        <w:t>Description &lt;</w:t>
      </w:r>
      <w:r w:rsidRPr="00624744">
        <w:t xml:space="preserve"> </w:t>
      </w:r>
      <w:r>
        <w:t>name of the enabler&gt;</w:t>
      </w:r>
    </w:p>
    <w:p w14:paraId="6D3D96B6" w14:textId="1111D219" w:rsidR="0425668F" w:rsidRDefault="0425668F" w:rsidP="03F201BC">
      <w:pPr>
        <w:pStyle w:val="BodyText"/>
        <w:rPr>
          <w:rFonts w:eastAsia="Arial" w:cs="Arial"/>
          <w:color w:val="000000" w:themeColor="text1"/>
          <w:szCs w:val="20"/>
          <w:lang w:val="en-US"/>
        </w:rPr>
      </w:pPr>
      <w:r w:rsidRPr="03F201BC">
        <w:rPr>
          <w:rFonts w:eastAsia="Arial" w:cs="Arial"/>
          <w:color w:val="000000" w:themeColor="text1"/>
          <w:szCs w:val="20"/>
          <w:lang w:val="en-US"/>
        </w:rPr>
        <w:t>Polar sport watches and Polar heart rate sensors support secure Bluetooth Low Energy (BLE) pairing mechanisms.</w:t>
      </w:r>
    </w:p>
    <w:p w14:paraId="63FB591B" w14:textId="16FAB7A2" w:rsidR="03F201BC" w:rsidRDefault="03F201BC" w:rsidP="03F201BC">
      <w:pPr>
        <w:pStyle w:val="BodyText"/>
        <w:rPr>
          <w:rFonts w:eastAsia="Arial" w:cs="Arial"/>
          <w:color w:val="000000" w:themeColor="text1"/>
          <w:szCs w:val="20"/>
          <w:lang w:val="en-US"/>
        </w:rPr>
      </w:pPr>
    </w:p>
    <w:p w14:paraId="1077DFE0" w14:textId="066EF711" w:rsidR="0425668F" w:rsidRDefault="0425668F" w:rsidP="03F201BC">
      <w:pPr>
        <w:pStyle w:val="BodyText"/>
        <w:rPr>
          <w:rFonts w:eastAsia="Arial" w:cs="Arial"/>
          <w:color w:val="000000" w:themeColor="text1"/>
          <w:szCs w:val="20"/>
          <w:lang w:val="en-US"/>
        </w:rPr>
      </w:pPr>
      <w:r w:rsidRPr="03F201BC">
        <w:rPr>
          <w:rFonts w:eastAsia="Arial" w:cs="Arial"/>
          <w:color w:val="000000" w:themeColor="text1"/>
          <w:szCs w:val="20"/>
          <w:lang w:val="en-US"/>
        </w:rPr>
        <w:t>Devices equipped with a display, such as Polar sport watches, can utilize secure pairing methods including passkey entry or user confirmation, combined with physical proximity, to establish an authenticated connection with the synchronization device.</w:t>
      </w:r>
    </w:p>
    <w:p w14:paraId="5B187608" w14:textId="68FFE0AF" w:rsidR="03F201BC" w:rsidRDefault="03F201BC" w:rsidP="03F201BC">
      <w:pPr>
        <w:pStyle w:val="BodyText"/>
        <w:rPr>
          <w:rFonts w:eastAsia="Arial" w:cs="Arial"/>
          <w:color w:val="000000" w:themeColor="text1"/>
          <w:szCs w:val="20"/>
          <w:lang w:val="en-US"/>
        </w:rPr>
      </w:pPr>
    </w:p>
    <w:p w14:paraId="40A514AF" w14:textId="07908A46" w:rsidR="0425668F" w:rsidRDefault="0425668F" w:rsidP="03F201BC">
      <w:pPr>
        <w:pStyle w:val="BodyText"/>
        <w:rPr>
          <w:rFonts w:eastAsia="Arial" w:cs="Arial"/>
          <w:color w:val="000000" w:themeColor="text1"/>
          <w:szCs w:val="20"/>
          <w:lang w:val="en-US"/>
        </w:rPr>
      </w:pPr>
      <w:r w:rsidRPr="03F201BC">
        <w:rPr>
          <w:rFonts w:eastAsia="Arial" w:cs="Arial"/>
          <w:color w:val="000000" w:themeColor="text1"/>
          <w:szCs w:val="20"/>
          <w:lang w:val="en-US"/>
        </w:rPr>
        <w:t>Screenless devices, such as Polar heart rate sensors, rely on user-triggered pairing mode activation (e.g., button press), ensuring that pairing can only occur when the device is intentionally made discoverable.</w:t>
      </w:r>
    </w:p>
    <w:p w14:paraId="0B441FC6" w14:textId="02C99FE0" w:rsidR="03F201BC" w:rsidRDefault="03F201BC" w:rsidP="03F201BC">
      <w:pPr>
        <w:pStyle w:val="BodyText"/>
        <w:rPr>
          <w:rFonts w:eastAsia="Arial" w:cs="Arial"/>
          <w:color w:val="000000" w:themeColor="text1"/>
          <w:szCs w:val="20"/>
          <w:lang w:val="en-US"/>
        </w:rPr>
      </w:pPr>
    </w:p>
    <w:p w14:paraId="77ECED2E" w14:textId="629AE712" w:rsidR="0425668F" w:rsidRDefault="0425668F" w:rsidP="03F201BC">
      <w:pPr>
        <w:pStyle w:val="BodyText"/>
        <w:rPr>
          <w:rFonts w:eastAsia="Arial" w:cs="Arial"/>
          <w:color w:val="000000" w:themeColor="text1"/>
          <w:szCs w:val="20"/>
          <w:lang w:val="en-US"/>
        </w:rPr>
      </w:pPr>
      <w:r w:rsidRPr="03F201BC">
        <w:rPr>
          <w:rFonts w:eastAsia="Arial" w:cs="Arial"/>
          <w:color w:val="000000" w:themeColor="text1"/>
          <w:szCs w:val="20"/>
          <w:lang w:val="en-US"/>
        </w:rPr>
        <w:t>In this demonstrator, secure pairing can be further strengthened by leveraging pre-provisioned device credentials and cloud-assisted device enrollment, enabling the synchronization device to accept connections only from trusted and authorized devices.</w:t>
      </w:r>
    </w:p>
    <w:p w14:paraId="1D351D26" w14:textId="5BBFE824" w:rsidR="03F201BC" w:rsidRDefault="03F201BC" w:rsidP="03F201BC">
      <w:pPr>
        <w:pStyle w:val="BodyText"/>
        <w:rPr>
          <w:rFonts w:eastAsia="Arial" w:cs="Arial"/>
          <w:color w:val="000000" w:themeColor="text1"/>
          <w:szCs w:val="20"/>
          <w:lang w:val="en-US"/>
        </w:rPr>
      </w:pPr>
    </w:p>
    <w:p w14:paraId="0035F590" w14:textId="55F6F7D1" w:rsidR="0425668F" w:rsidRDefault="0425668F" w:rsidP="03F201BC">
      <w:pPr>
        <w:pStyle w:val="BodyText"/>
        <w:rPr>
          <w:rFonts w:eastAsia="Arial" w:cs="Arial"/>
          <w:color w:val="000000" w:themeColor="text1"/>
          <w:szCs w:val="20"/>
          <w:lang w:val="en-US"/>
        </w:rPr>
      </w:pPr>
      <w:r w:rsidRPr="03F201BC">
        <w:rPr>
          <w:rFonts w:eastAsia="Arial" w:cs="Arial"/>
          <w:color w:val="000000" w:themeColor="text1"/>
          <w:szCs w:val="20"/>
          <w:lang w:val="en-US"/>
        </w:rPr>
        <w:t>The pairing process can be extended with Out-of-Band (OOB) mechanisms (e.g., NFC tap or pre-shared credentials), providing an additional layer of protection against unauthorized pairing and man-in-the-middle attacks.</w:t>
      </w:r>
    </w:p>
    <w:p w14:paraId="1B850C03" w14:textId="0E257B17" w:rsidR="00565EE1" w:rsidRDefault="00565EE1" w:rsidP="00565EE1">
      <w:pPr>
        <w:rPr>
          <w:rFonts w:ascii="Arial" w:eastAsia="Arial" w:hAnsi="Arial" w:cs="Arial"/>
          <w:color w:val="000000" w:themeColor="text1"/>
          <w:sz w:val="19"/>
          <w:szCs w:val="19"/>
        </w:rPr>
      </w:pPr>
    </w:p>
    <w:p w14:paraId="37165FEB" w14:textId="77777777" w:rsidR="00171172" w:rsidRPr="00DB45D6" w:rsidRDefault="00171172" w:rsidP="00565EE1">
      <w:pPr>
        <w:rPr>
          <w:lang w:eastAsia="nl-NL"/>
        </w:rPr>
      </w:pPr>
    </w:p>
    <w:p w14:paraId="06697FCE" w14:textId="7AC778ED" w:rsidR="00565EE1" w:rsidRDefault="00565EE1" w:rsidP="00565EE1">
      <w:pPr>
        <w:pStyle w:val="Heading4"/>
      </w:pPr>
      <w:r>
        <w:t xml:space="preserve">Solutions &lt; </w:t>
      </w:r>
      <w:r w:rsidR="5A274496">
        <w:t>Polar data processing framework</w:t>
      </w:r>
      <w:r>
        <w:t>&gt;</w:t>
      </w:r>
    </w:p>
    <w:p w14:paraId="0407C88B" w14:textId="0E0C8B76" w:rsidR="5136B9BD" w:rsidRDefault="5136B9BD" w:rsidP="03F201BC">
      <w:pPr>
        <w:pStyle w:val="BodyText"/>
        <w:rPr>
          <w:rFonts w:eastAsia="Arial" w:cs="Arial"/>
          <w:color w:val="000000" w:themeColor="text1"/>
          <w:szCs w:val="20"/>
          <w:lang w:val="en-US"/>
        </w:rPr>
      </w:pPr>
      <w:r w:rsidRPr="03F201BC">
        <w:rPr>
          <w:rFonts w:eastAsia="Arial" w:cs="Arial"/>
          <w:color w:val="000000" w:themeColor="text1"/>
          <w:szCs w:val="20"/>
          <w:lang w:val="en-US"/>
        </w:rPr>
        <w:t>In practice, the Out-of-Band (OOB) pairing mechanism is implemented through pre-provisioned device identities and cloud-assisted enrollment, rather than real-time user interaction during the mission.</w:t>
      </w:r>
    </w:p>
    <w:p w14:paraId="0E60F5F5" w14:textId="25D52B6C" w:rsidR="03F201BC" w:rsidRDefault="03F201BC" w:rsidP="03F201BC">
      <w:pPr>
        <w:pStyle w:val="BodyText"/>
        <w:rPr>
          <w:rFonts w:eastAsia="Arial" w:cs="Arial"/>
          <w:color w:val="000000" w:themeColor="text1"/>
          <w:szCs w:val="20"/>
          <w:lang w:val="en-US"/>
        </w:rPr>
      </w:pPr>
    </w:p>
    <w:p w14:paraId="48B1C8A3" w14:textId="00430ACC" w:rsidR="5136B9BD" w:rsidRDefault="5136B9BD" w:rsidP="03F201BC">
      <w:pPr>
        <w:pStyle w:val="BodyText"/>
        <w:rPr>
          <w:rFonts w:eastAsia="Arial" w:cs="Arial"/>
          <w:color w:val="000000" w:themeColor="text1"/>
          <w:szCs w:val="20"/>
          <w:lang w:val="en-US"/>
        </w:rPr>
      </w:pPr>
      <w:r w:rsidRPr="03F201BC">
        <w:rPr>
          <w:rFonts w:eastAsia="Arial" w:cs="Arial"/>
          <w:color w:val="000000" w:themeColor="text1"/>
          <w:szCs w:val="20"/>
          <w:lang w:val="en-US"/>
        </w:rPr>
        <w:t>Each Polar device is securely provisioned with a unique identity and credentials prior to deployment using a trusted configuration channel. These credentials are registered in the cloud backend.</w:t>
      </w:r>
    </w:p>
    <w:p w14:paraId="40EC5482" w14:textId="76C98CFB" w:rsidR="03F201BC" w:rsidRDefault="03F201BC" w:rsidP="03F201BC">
      <w:pPr>
        <w:pStyle w:val="BodyText"/>
        <w:rPr>
          <w:rFonts w:eastAsia="Arial" w:cs="Arial"/>
          <w:color w:val="000000" w:themeColor="text1"/>
          <w:szCs w:val="20"/>
          <w:lang w:val="en-US"/>
        </w:rPr>
      </w:pPr>
    </w:p>
    <w:p w14:paraId="0DE75660" w14:textId="5FA2E676" w:rsidR="5136B9BD" w:rsidRDefault="5136B9BD" w:rsidP="03F201BC">
      <w:pPr>
        <w:pStyle w:val="BodyText"/>
        <w:rPr>
          <w:rFonts w:eastAsia="Arial" w:cs="Arial"/>
          <w:color w:val="000000" w:themeColor="text1"/>
          <w:szCs w:val="20"/>
          <w:lang w:val="en-US"/>
        </w:rPr>
      </w:pPr>
      <w:r w:rsidRPr="03F201BC">
        <w:rPr>
          <w:rFonts w:eastAsia="Arial" w:cs="Arial"/>
          <w:color w:val="000000" w:themeColor="text1"/>
          <w:szCs w:val="20"/>
          <w:lang w:val="en-US"/>
        </w:rPr>
        <w:t>During mission preparation, the synchronization device retrieves the list of authorized devices and corresponding credentials from the cloud.</w:t>
      </w:r>
    </w:p>
    <w:p w14:paraId="4BE846A5" w14:textId="1BFF0EEA" w:rsidR="03F201BC" w:rsidRDefault="03F201BC" w:rsidP="03F201BC">
      <w:pPr>
        <w:pStyle w:val="BodyText"/>
        <w:rPr>
          <w:rFonts w:eastAsia="Arial" w:cs="Arial"/>
          <w:color w:val="000000" w:themeColor="text1"/>
          <w:szCs w:val="20"/>
          <w:lang w:val="en-US"/>
        </w:rPr>
      </w:pPr>
    </w:p>
    <w:p w14:paraId="5A79ABEF" w14:textId="2A1AAABD" w:rsidR="5136B9BD" w:rsidRDefault="5136B9BD" w:rsidP="03F201BC">
      <w:pPr>
        <w:pStyle w:val="BodyText"/>
        <w:rPr>
          <w:rFonts w:eastAsia="Arial" w:cs="Arial"/>
          <w:color w:val="000000" w:themeColor="text1"/>
          <w:szCs w:val="20"/>
          <w:lang w:val="en-US"/>
        </w:rPr>
      </w:pPr>
      <w:r w:rsidRPr="03F201BC">
        <w:rPr>
          <w:rFonts w:eastAsia="Arial" w:cs="Arial"/>
          <w:color w:val="000000" w:themeColor="text1"/>
          <w:szCs w:val="20"/>
          <w:lang w:val="en-US"/>
        </w:rPr>
        <w:t>In the field, devices establish BLE connections automatically. The synchronization device validates each connection against the pre-provisioned credentials and cloud-based authorization data, ensuring that only trusted devices are accepted.</w:t>
      </w:r>
    </w:p>
    <w:p w14:paraId="0EB231EE" w14:textId="1BDE37B8" w:rsidR="03F201BC" w:rsidRDefault="03F201BC" w:rsidP="03F201BC">
      <w:pPr>
        <w:pStyle w:val="BodyText"/>
        <w:rPr>
          <w:rFonts w:eastAsia="Arial" w:cs="Arial"/>
          <w:color w:val="000000" w:themeColor="text1"/>
          <w:szCs w:val="20"/>
          <w:lang w:val="en-US"/>
        </w:rPr>
      </w:pPr>
    </w:p>
    <w:p w14:paraId="59838F86" w14:textId="257CF77B" w:rsidR="5136B9BD" w:rsidRDefault="5136B9BD" w:rsidP="03F201BC">
      <w:pPr>
        <w:pStyle w:val="BodyText"/>
        <w:rPr>
          <w:rFonts w:eastAsia="Arial" w:cs="Arial"/>
          <w:color w:val="000000" w:themeColor="text1"/>
          <w:szCs w:val="20"/>
          <w:lang w:val="en-US"/>
        </w:rPr>
      </w:pPr>
      <w:r w:rsidRPr="03F201BC">
        <w:rPr>
          <w:rFonts w:eastAsia="Arial" w:cs="Arial"/>
          <w:color w:val="000000" w:themeColor="text1"/>
          <w:szCs w:val="20"/>
          <w:lang w:val="en-US"/>
        </w:rPr>
        <w:t>This approach effectively provides OOB pairing, as the trust relationship is established outside the BLE communication channel, eliminating the need for manual pairing procedures and improving both security and usability in operational conditions.</w:t>
      </w:r>
    </w:p>
    <w:p w14:paraId="44F83F74" w14:textId="77777777" w:rsidR="00171172" w:rsidRPr="00DB45D6" w:rsidRDefault="00171172" w:rsidP="00565EE1">
      <w:pPr>
        <w:rPr>
          <w:lang w:eastAsia="nl-NL"/>
        </w:rPr>
      </w:pPr>
    </w:p>
    <w:p w14:paraId="1C2E06E3" w14:textId="65BCBD57" w:rsidR="00565EE1" w:rsidRDefault="00565EE1" w:rsidP="00565EE1">
      <w:pPr>
        <w:pStyle w:val="Heading4"/>
      </w:pPr>
      <w:r>
        <w:t>Evaluation case &lt;</w:t>
      </w:r>
      <w:r w:rsidR="0677FFE6">
        <w:t>the Port</w:t>
      </w:r>
      <w:r>
        <w:t xml:space="preserve"> of </w:t>
      </w:r>
      <w:r w:rsidR="0677FFE6">
        <w:t>Oulu</w:t>
      </w:r>
      <w:r>
        <w:t>&gt;</w:t>
      </w:r>
    </w:p>
    <w:p w14:paraId="7A9E6955" w14:textId="214C233C" w:rsidR="00565EE1" w:rsidRPr="00624744" w:rsidRDefault="36E99D30" w:rsidP="03F201BC">
      <w:pPr>
        <w:pStyle w:val="BodyText"/>
      </w:pPr>
      <w:r w:rsidRPr="03F201BC">
        <w:rPr>
          <w:rFonts w:eastAsia="Arial" w:cs="Arial"/>
          <w:color w:val="000000" w:themeColor="text1"/>
          <w:szCs w:val="20"/>
          <w:lang w:val="en-US"/>
        </w:rPr>
        <w:t>For this demonstrator, Polar will deliver a secure data processing framework to measure firefighters’ biosignals before, during, and after fire and rescue operations.</w:t>
      </w:r>
      <w:r w:rsidR="6464074D" w:rsidRPr="03F201BC">
        <w:rPr>
          <w:rFonts w:eastAsia="Arial" w:cs="Arial"/>
          <w:color w:val="000000" w:themeColor="text1"/>
          <w:szCs w:val="20"/>
          <w:lang w:val="en-US"/>
        </w:rPr>
        <w:t xml:space="preserve"> </w:t>
      </w:r>
      <w:r w:rsidRPr="03F201BC">
        <w:rPr>
          <w:rFonts w:eastAsia="Arial" w:cs="Arial"/>
          <w:color w:val="000000" w:themeColor="text1"/>
          <w:szCs w:val="20"/>
          <w:lang w:val="en-US"/>
        </w:rPr>
        <w:t>The system ensures the required level of data security by combining trusted device enrollment, secure Bluetooth Low Energy (BLE) communication, and a protected end-to-end data synchronization pipeline to cloud-based dashboards.</w:t>
      </w:r>
    </w:p>
    <w:p w14:paraId="2CCAEE42" w14:textId="68012ACB" w:rsidR="00565EE1" w:rsidRPr="00624744" w:rsidRDefault="00565EE1" w:rsidP="03F201BC">
      <w:pPr>
        <w:spacing w:line="288" w:lineRule="auto"/>
        <w:rPr>
          <w:rFonts w:ascii="Arial" w:eastAsia="Arial" w:hAnsi="Arial" w:cs="Arial"/>
          <w:color w:val="000000" w:themeColor="text1"/>
          <w:sz w:val="20"/>
          <w:szCs w:val="20"/>
        </w:rPr>
      </w:pPr>
    </w:p>
    <w:p w14:paraId="7E65FC19" w14:textId="2290875F" w:rsidR="00565EE1" w:rsidRDefault="00AB3E11" w:rsidP="00565EE1">
      <w:pPr>
        <w:pStyle w:val="Heading3"/>
      </w:pPr>
      <w:r w:rsidRPr="1256958E">
        <w:rPr>
          <w:highlight w:val="yellow"/>
          <w:lang w:val="en-GB"/>
        </w:rPr>
        <w:t xml:space="preserve">Secure information spaces, sharing &amp; routing: </w:t>
      </w:r>
      <w:r w:rsidRPr="1256958E">
        <w:rPr>
          <w:bCs/>
          <w:highlight w:val="yellow"/>
          <w:lang w:val="en-GB"/>
        </w:rPr>
        <w:t>Decentralized Distributed Data Storage via Private IPFS (ACD, UC1</w:t>
      </w:r>
      <w:r>
        <w:rPr>
          <w:bCs/>
          <w:highlight w:val="yellow"/>
          <w:lang w:val="en-GB"/>
        </w:rPr>
        <w:t>)</w:t>
      </w:r>
    </w:p>
    <w:p w14:paraId="1319202C" w14:textId="77777777" w:rsidR="00AC5044" w:rsidRDefault="00AC5044" w:rsidP="00AC5044">
      <w:pPr>
        <w:pStyle w:val="Heading4"/>
      </w:pPr>
      <w:r>
        <w:t>Reasoning &lt;</w:t>
      </w:r>
      <w:r w:rsidRPr="00624744">
        <w:t xml:space="preserve"> </w:t>
      </w:r>
      <w:r>
        <w:t>name of the enabler&gt;</w:t>
      </w:r>
    </w:p>
    <w:p w14:paraId="45F3F92C" w14:textId="77777777" w:rsidR="00AC5044" w:rsidRPr="00DB45D6" w:rsidRDefault="00AC5044" w:rsidP="00AC5044">
      <w:pPr>
        <w:rPr>
          <w:lang w:eastAsia="nl-NL"/>
        </w:rPr>
      </w:pPr>
    </w:p>
    <w:p w14:paraId="29853555" w14:textId="77777777" w:rsidR="00565EE1" w:rsidRDefault="00565EE1" w:rsidP="00565EE1">
      <w:pPr>
        <w:pStyle w:val="Heading4"/>
      </w:pPr>
      <w:r>
        <w:t>Description &lt;</w:t>
      </w:r>
      <w:r w:rsidRPr="00624744">
        <w:t xml:space="preserve"> </w:t>
      </w:r>
      <w:r>
        <w:t>name of the enabler&gt;</w:t>
      </w:r>
    </w:p>
    <w:p w14:paraId="765BC73B" w14:textId="77777777" w:rsidR="00565EE1" w:rsidRPr="00DB45D6" w:rsidRDefault="00565EE1" w:rsidP="00565EE1">
      <w:pPr>
        <w:rPr>
          <w:lang w:eastAsia="nl-NL"/>
        </w:rPr>
      </w:pPr>
    </w:p>
    <w:p w14:paraId="39F71BF8" w14:textId="77777777" w:rsidR="00565EE1" w:rsidRDefault="00565EE1" w:rsidP="00565EE1">
      <w:pPr>
        <w:pStyle w:val="Heading4"/>
      </w:pPr>
      <w:r>
        <w:t>Solutions &lt;</w:t>
      </w:r>
      <w:r w:rsidRPr="00624744">
        <w:t xml:space="preserve"> </w:t>
      </w:r>
      <w:r>
        <w:t>name of the enabler&gt;</w:t>
      </w:r>
    </w:p>
    <w:p w14:paraId="57F8C48C" w14:textId="77777777" w:rsidR="00565EE1" w:rsidRPr="00DB45D6" w:rsidRDefault="00565EE1" w:rsidP="00565EE1">
      <w:pPr>
        <w:rPr>
          <w:lang w:eastAsia="nl-NL"/>
        </w:rPr>
      </w:pPr>
    </w:p>
    <w:p w14:paraId="7D990553" w14:textId="77777777" w:rsidR="00565EE1" w:rsidRDefault="00565EE1" w:rsidP="00565EE1">
      <w:pPr>
        <w:pStyle w:val="Heading4"/>
      </w:pPr>
      <w:r>
        <w:t>Evaluation case &lt;</w:t>
      </w:r>
      <w:r w:rsidRPr="00624744">
        <w:t xml:space="preserve"> </w:t>
      </w:r>
      <w:r>
        <w:t>name of the enabler&gt;</w:t>
      </w:r>
    </w:p>
    <w:p w14:paraId="726E3284" w14:textId="77777777" w:rsidR="00565EE1" w:rsidRPr="00624744" w:rsidRDefault="00565EE1" w:rsidP="00565EE1">
      <w:pPr>
        <w:rPr>
          <w:lang w:eastAsia="nl-NL"/>
        </w:rPr>
      </w:pPr>
    </w:p>
    <w:p w14:paraId="187457C4" w14:textId="7FDD383B" w:rsidR="00565EE1" w:rsidRDefault="00AB3E11" w:rsidP="00565EE1">
      <w:pPr>
        <w:pStyle w:val="Heading3"/>
      </w:pPr>
      <w:bookmarkStart w:id="131" w:name="_Toc227329402"/>
      <w:r w:rsidRPr="1256958E">
        <w:rPr>
          <w:highlight w:val="yellow"/>
          <w:lang w:val="en-GB"/>
        </w:rPr>
        <w:t xml:space="preserve">Zero trust services with DLT: </w:t>
      </w:r>
      <w:r w:rsidRPr="1256958E">
        <w:rPr>
          <w:bCs/>
          <w:highlight w:val="yellow"/>
          <w:lang w:val="en-GB"/>
        </w:rPr>
        <w:t>Triangular Accountability Model / 3AM (ERARGE + OTOKAR, UC1</w:t>
      </w:r>
      <w:bookmarkEnd w:id="131"/>
    </w:p>
    <w:p w14:paraId="268E3C84" w14:textId="77777777" w:rsidR="00AC5044" w:rsidRDefault="00AC5044" w:rsidP="00AC5044">
      <w:pPr>
        <w:pStyle w:val="Heading4"/>
      </w:pPr>
      <w:r>
        <w:t>Reasoning &lt;</w:t>
      </w:r>
      <w:r w:rsidRPr="00624744">
        <w:t xml:space="preserve"> </w:t>
      </w:r>
      <w:r>
        <w:t>name of the enabler&gt;</w:t>
      </w:r>
    </w:p>
    <w:p w14:paraId="39B45A03" w14:textId="77777777" w:rsidR="00AC5044" w:rsidRPr="00DB45D6" w:rsidRDefault="00AC5044" w:rsidP="00AC5044">
      <w:pPr>
        <w:rPr>
          <w:lang w:eastAsia="nl-NL"/>
        </w:rPr>
      </w:pPr>
    </w:p>
    <w:p w14:paraId="4257C9B4" w14:textId="77777777" w:rsidR="00565EE1" w:rsidRDefault="00565EE1" w:rsidP="00565EE1">
      <w:pPr>
        <w:pStyle w:val="Heading4"/>
      </w:pPr>
      <w:r>
        <w:t>Description &lt;</w:t>
      </w:r>
      <w:r w:rsidRPr="00624744">
        <w:t xml:space="preserve"> </w:t>
      </w:r>
      <w:r>
        <w:t>name of the enabler&gt;</w:t>
      </w:r>
    </w:p>
    <w:p w14:paraId="3CE1CD84" w14:textId="77777777" w:rsidR="00565EE1" w:rsidRPr="00DB45D6" w:rsidRDefault="00565EE1" w:rsidP="00565EE1">
      <w:pPr>
        <w:rPr>
          <w:lang w:eastAsia="nl-NL"/>
        </w:rPr>
      </w:pPr>
    </w:p>
    <w:p w14:paraId="3D961399" w14:textId="77777777" w:rsidR="00565EE1" w:rsidRDefault="00565EE1" w:rsidP="00565EE1">
      <w:pPr>
        <w:pStyle w:val="Heading4"/>
      </w:pPr>
      <w:r>
        <w:t>Solutions &lt;</w:t>
      </w:r>
      <w:r w:rsidRPr="00624744">
        <w:t xml:space="preserve"> </w:t>
      </w:r>
      <w:r>
        <w:t>name of the enabler&gt;</w:t>
      </w:r>
    </w:p>
    <w:p w14:paraId="417ABBD5" w14:textId="77777777" w:rsidR="00565EE1" w:rsidRPr="00DB45D6" w:rsidRDefault="00565EE1" w:rsidP="00565EE1">
      <w:pPr>
        <w:rPr>
          <w:lang w:eastAsia="nl-NL"/>
        </w:rPr>
      </w:pPr>
    </w:p>
    <w:p w14:paraId="1C84BFC2" w14:textId="77777777" w:rsidR="00565EE1" w:rsidRDefault="00565EE1" w:rsidP="00565EE1">
      <w:pPr>
        <w:pStyle w:val="Heading4"/>
      </w:pPr>
      <w:r>
        <w:t>Evaluation case &lt;</w:t>
      </w:r>
      <w:r w:rsidRPr="00624744">
        <w:t xml:space="preserve"> </w:t>
      </w:r>
      <w:r>
        <w:t>name of the enabler&gt;</w:t>
      </w:r>
    </w:p>
    <w:p w14:paraId="2BBD461A" w14:textId="77777777" w:rsidR="00565EE1" w:rsidRDefault="00565EE1" w:rsidP="00565EE1">
      <w:pPr>
        <w:rPr>
          <w:lang w:eastAsia="nl-NL"/>
        </w:rPr>
      </w:pPr>
    </w:p>
    <w:p w14:paraId="6769BA50" w14:textId="5A954ADB" w:rsidR="00BD2329" w:rsidRDefault="00BD2329" w:rsidP="00BD2329">
      <w:pPr>
        <w:pStyle w:val="Heading3"/>
      </w:pPr>
      <w:r w:rsidRPr="1256958E">
        <w:rPr>
          <w:highlight w:val="yellow"/>
          <w:lang w:val="en-GB"/>
        </w:rPr>
        <w:t xml:space="preserve">Sensing of security situation: </w:t>
      </w:r>
      <w:r w:rsidRPr="1256958E">
        <w:rPr>
          <w:bCs/>
          <w:highlight w:val="yellow"/>
          <w:lang w:val="en-GB"/>
        </w:rPr>
        <w:t>DNS Fingerprinting Pipeline + Behavioural Data Hub (F-Secure, UC5</w:t>
      </w:r>
    </w:p>
    <w:p w14:paraId="5E1D812D" w14:textId="77777777" w:rsidR="00BD2329" w:rsidRDefault="00BD2329" w:rsidP="00BD2329">
      <w:pPr>
        <w:pStyle w:val="Heading4"/>
      </w:pPr>
      <w:r>
        <w:t>Reasoning &lt;</w:t>
      </w:r>
      <w:r w:rsidRPr="00624744">
        <w:t xml:space="preserve"> </w:t>
      </w:r>
      <w:r>
        <w:t>name of the enabler&gt;</w:t>
      </w:r>
    </w:p>
    <w:p w14:paraId="2CF18DB1" w14:textId="77777777" w:rsidR="00BD2329" w:rsidRPr="00DB45D6" w:rsidRDefault="00BD2329" w:rsidP="00BD2329">
      <w:pPr>
        <w:rPr>
          <w:lang w:eastAsia="nl-NL"/>
        </w:rPr>
      </w:pPr>
    </w:p>
    <w:p w14:paraId="49D579D2" w14:textId="77777777" w:rsidR="00BD2329" w:rsidRDefault="00BD2329" w:rsidP="00BD2329">
      <w:pPr>
        <w:pStyle w:val="Heading4"/>
      </w:pPr>
      <w:r>
        <w:t>Description &lt;</w:t>
      </w:r>
      <w:r w:rsidRPr="00624744">
        <w:t xml:space="preserve"> </w:t>
      </w:r>
      <w:r>
        <w:t>name of the enabler&gt;</w:t>
      </w:r>
    </w:p>
    <w:p w14:paraId="1DAF41D0" w14:textId="77777777" w:rsidR="00BD2329" w:rsidRPr="00DB45D6" w:rsidRDefault="00BD2329" w:rsidP="00BD2329">
      <w:pPr>
        <w:rPr>
          <w:lang w:eastAsia="nl-NL"/>
        </w:rPr>
      </w:pPr>
    </w:p>
    <w:p w14:paraId="677C77D7" w14:textId="77777777" w:rsidR="00BD2329" w:rsidRDefault="00BD2329" w:rsidP="00BD2329">
      <w:pPr>
        <w:pStyle w:val="Heading4"/>
      </w:pPr>
      <w:r>
        <w:t>Solutions &lt;</w:t>
      </w:r>
      <w:r w:rsidRPr="00624744">
        <w:t xml:space="preserve"> </w:t>
      </w:r>
      <w:r>
        <w:t>name of the enabler&gt;</w:t>
      </w:r>
    </w:p>
    <w:p w14:paraId="2D0E648C" w14:textId="77777777" w:rsidR="00BD2329" w:rsidRPr="00DB45D6" w:rsidRDefault="00BD2329" w:rsidP="00BD2329">
      <w:pPr>
        <w:rPr>
          <w:lang w:eastAsia="nl-NL"/>
        </w:rPr>
      </w:pPr>
    </w:p>
    <w:p w14:paraId="1C3428DA" w14:textId="77777777" w:rsidR="00BD2329" w:rsidRDefault="00BD2329" w:rsidP="00BD2329">
      <w:pPr>
        <w:pStyle w:val="Heading4"/>
      </w:pPr>
      <w:r>
        <w:t>Evaluation case &lt;</w:t>
      </w:r>
      <w:r w:rsidRPr="00624744">
        <w:t xml:space="preserve"> </w:t>
      </w:r>
      <w:r>
        <w:t>name of the enabler&gt;</w:t>
      </w:r>
    </w:p>
    <w:p w14:paraId="3C5CFD21" w14:textId="77777777" w:rsidR="00B070CB" w:rsidRPr="00B070CB" w:rsidRDefault="00B070CB" w:rsidP="00B070CB">
      <w:pPr>
        <w:rPr>
          <w:lang w:eastAsia="nl-NL"/>
        </w:rPr>
      </w:pPr>
    </w:p>
    <w:p w14:paraId="107846A3" w14:textId="3E5627D6" w:rsidR="00B070CB" w:rsidRDefault="00B070CB" w:rsidP="00B070CB">
      <w:pPr>
        <w:pStyle w:val="Heading3"/>
      </w:pPr>
      <w:r w:rsidRPr="1256958E">
        <w:rPr>
          <w:bCs/>
          <w:highlight w:val="yellow"/>
          <w:lang w:val="en-GB"/>
        </w:rPr>
        <w:t xml:space="preserve">Credential-Based Trust System (VTT, Project Story </w:t>
      </w:r>
    </w:p>
    <w:p w14:paraId="713A8C4A" w14:textId="77777777" w:rsidR="00B070CB" w:rsidRDefault="00B070CB" w:rsidP="00B070CB">
      <w:pPr>
        <w:pStyle w:val="Heading4"/>
      </w:pPr>
      <w:r>
        <w:t>Reasoning &lt;</w:t>
      </w:r>
      <w:r w:rsidRPr="00624744">
        <w:t xml:space="preserve"> </w:t>
      </w:r>
      <w:r>
        <w:t>name of the enabler&gt;</w:t>
      </w:r>
    </w:p>
    <w:p w14:paraId="6E24F21C" w14:textId="77777777" w:rsidR="00B070CB" w:rsidRPr="00DB45D6" w:rsidRDefault="00B070CB" w:rsidP="00B070CB">
      <w:pPr>
        <w:rPr>
          <w:lang w:eastAsia="nl-NL"/>
        </w:rPr>
      </w:pPr>
    </w:p>
    <w:p w14:paraId="1A69067F" w14:textId="77777777" w:rsidR="00B070CB" w:rsidRDefault="00B070CB" w:rsidP="00B070CB">
      <w:pPr>
        <w:pStyle w:val="Heading4"/>
      </w:pPr>
      <w:r>
        <w:t>Description &lt;</w:t>
      </w:r>
      <w:r w:rsidRPr="00624744">
        <w:t xml:space="preserve"> </w:t>
      </w:r>
      <w:r>
        <w:t>name of the enabler&gt;</w:t>
      </w:r>
    </w:p>
    <w:p w14:paraId="4A2B0662" w14:textId="77777777" w:rsidR="00B070CB" w:rsidRPr="00DB45D6" w:rsidRDefault="00B070CB" w:rsidP="00B070CB">
      <w:pPr>
        <w:rPr>
          <w:lang w:eastAsia="nl-NL"/>
        </w:rPr>
      </w:pPr>
    </w:p>
    <w:p w14:paraId="6FA0CC0B" w14:textId="77777777" w:rsidR="00B070CB" w:rsidRDefault="00B070CB" w:rsidP="00B070CB">
      <w:pPr>
        <w:pStyle w:val="Heading4"/>
      </w:pPr>
      <w:r>
        <w:t>Solutions &lt;</w:t>
      </w:r>
      <w:r w:rsidRPr="00624744">
        <w:t xml:space="preserve"> </w:t>
      </w:r>
      <w:r>
        <w:t>name of the enabler&gt;</w:t>
      </w:r>
    </w:p>
    <w:p w14:paraId="06C0B829" w14:textId="77777777" w:rsidR="00B070CB" w:rsidRPr="00DB45D6" w:rsidRDefault="00B070CB" w:rsidP="00B070CB">
      <w:pPr>
        <w:rPr>
          <w:lang w:eastAsia="nl-NL"/>
        </w:rPr>
      </w:pPr>
    </w:p>
    <w:p w14:paraId="2A65C19B" w14:textId="77777777" w:rsidR="00B070CB" w:rsidRDefault="00B070CB" w:rsidP="00B070CB">
      <w:pPr>
        <w:pStyle w:val="Heading4"/>
      </w:pPr>
      <w:r>
        <w:t>Evaluation case &lt;</w:t>
      </w:r>
      <w:r w:rsidRPr="00624744">
        <w:t xml:space="preserve"> </w:t>
      </w:r>
      <w:r>
        <w:t>name of the enabler&gt;</w:t>
      </w:r>
    </w:p>
    <w:p w14:paraId="206309E5" w14:textId="77777777" w:rsidR="00BD2329" w:rsidRDefault="00BD2329" w:rsidP="00565EE1">
      <w:pPr>
        <w:rPr>
          <w:lang w:eastAsia="nl-NL"/>
        </w:rPr>
      </w:pPr>
    </w:p>
    <w:p w14:paraId="3A98E0EF" w14:textId="186C88A1" w:rsidR="00B070CB" w:rsidRDefault="00B070CB" w:rsidP="00B070CB">
      <w:pPr>
        <w:pStyle w:val="Heading3"/>
        <w:rPr>
          <w:bCs/>
          <w:lang w:val="en-GB"/>
        </w:rPr>
      </w:pPr>
      <w:r w:rsidRPr="1256958E">
        <w:rPr>
          <w:bCs/>
          <w:highlight w:val="yellow"/>
        </w:rPr>
        <w:t>The technical layer of LoRa (Natlink, UC7</w:t>
      </w:r>
      <w:r w:rsidRPr="1256958E">
        <w:rPr>
          <w:bCs/>
          <w:highlight w:val="yellow"/>
          <w:lang w:val="en-GB"/>
        </w:rPr>
        <w:t xml:space="preserve"> </w:t>
      </w:r>
    </w:p>
    <w:p w14:paraId="5AC29540" w14:textId="1E305471" w:rsidR="00F8331C" w:rsidRDefault="003707DF" w:rsidP="00F8331C">
      <w:pPr>
        <w:rPr>
          <w:lang w:val="en-GB" w:eastAsia="nl-NL"/>
        </w:rPr>
      </w:pPr>
      <w:r>
        <w:rPr>
          <w:lang w:val="en-GB" w:eastAsia="nl-NL"/>
        </w:rPr>
        <w:t xml:space="preserve">to </w:t>
      </w:r>
      <w:r w:rsidR="004047CC">
        <w:rPr>
          <w:lang w:val="en-GB" w:eastAsia="nl-NL"/>
        </w:rPr>
        <w:t>WP3 ?</w:t>
      </w:r>
    </w:p>
    <w:p w14:paraId="11AD7C80" w14:textId="77777777" w:rsidR="004047CC" w:rsidRPr="00F8331C" w:rsidRDefault="004047CC" w:rsidP="00F8331C">
      <w:pPr>
        <w:rPr>
          <w:lang w:val="en-GB" w:eastAsia="nl-NL"/>
        </w:rPr>
      </w:pPr>
    </w:p>
    <w:p w14:paraId="15FA0921" w14:textId="77777777" w:rsidR="00B070CB" w:rsidRDefault="00B070CB" w:rsidP="00B070CB">
      <w:pPr>
        <w:pStyle w:val="Heading4"/>
      </w:pPr>
      <w:r>
        <w:t>Reasoning &lt;</w:t>
      </w:r>
      <w:r w:rsidRPr="00624744">
        <w:t xml:space="preserve"> </w:t>
      </w:r>
      <w:r>
        <w:t>name of the enabler&gt;</w:t>
      </w:r>
    </w:p>
    <w:p w14:paraId="343D001F" w14:textId="77777777" w:rsidR="00B070CB" w:rsidRPr="00DB45D6" w:rsidRDefault="00B070CB" w:rsidP="00B070CB">
      <w:pPr>
        <w:rPr>
          <w:lang w:eastAsia="nl-NL"/>
        </w:rPr>
      </w:pPr>
    </w:p>
    <w:p w14:paraId="233A6387" w14:textId="77777777" w:rsidR="00B070CB" w:rsidRDefault="00B070CB" w:rsidP="00B070CB">
      <w:pPr>
        <w:pStyle w:val="Heading4"/>
      </w:pPr>
      <w:r>
        <w:t>Description &lt;</w:t>
      </w:r>
      <w:r w:rsidRPr="00624744">
        <w:t xml:space="preserve"> </w:t>
      </w:r>
      <w:r>
        <w:t>name of the enabler&gt;</w:t>
      </w:r>
    </w:p>
    <w:p w14:paraId="120909B6" w14:textId="77777777" w:rsidR="00B070CB" w:rsidRPr="00DB45D6" w:rsidRDefault="00B070CB" w:rsidP="00B070CB">
      <w:pPr>
        <w:rPr>
          <w:lang w:eastAsia="nl-NL"/>
        </w:rPr>
      </w:pPr>
    </w:p>
    <w:p w14:paraId="7FC65285" w14:textId="77777777" w:rsidR="00B070CB" w:rsidRDefault="00B070CB" w:rsidP="00B070CB">
      <w:pPr>
        <w:pStyle w:val="Heading4"/>
      </w:pPr>
      <w:r>
        <w:t>Solutions &lt;</w:t>
      </w:r>
      <w:r w:rsidRPr="00624744">
        <w:t xml:space="preserve"> </w:t>
      </w:r>
      <w:r>
        <w:t>name of the enabler&gt;</w:t>
      </w:r>
    </w:p>
    <w:p w14:paraId="7658BC7D" w14:textId="77777777" w:rsidR="00B070CB" w:rsidRPr="00DB45D6" w:rsidRDefault="00B070CB" w:rsidP="00B070CB">
      <w:pPr>
        <w:rPr>
          <w:lang w:eastAsia="nl-NL"/>
        </w:rPr>
      </w:pPr>
    </w:p>
    <w:p w14:paraId="4543F122" w14:textId="77777777" w:rsidR="00B070CB" w:rsidRDefault="00B070CB" w:rsidP="00B070CB">
      <w:pPr>
        <w:pStyle w:val="Heading4"/>
      </w:pPr>
      <w:r>
        <w:t>Evaluation case &lt;</w:t>
      </w:r>
      <w:r w:rsidRPr="00624744">
        <w:t xml:space="preserve"> </w:t>
      </w:r>
      <w:r>
        <w:t>name of the enabler&gt;</w:t>
      </w:r>
    </w:p>
    <w:p w14:paraId="2994554B" w14:textId="77777777" w:rsidR="00B070CB" w:rsidRDefault="00B070CB" w:rsidP="00565EE1">
      <w:pPr>
        <w:rPr>
          <w:lang w:eastAsia="nl-NL"/>
        </w:rPr>
      </w:pPr>
    </w:p>
    <w:p w14:paraId="27C5EC86" w14:textId="77777777" w:rsidR="00BD2329" w:rsidRPr="00624744" w:rsidRDefault="00BD2329" w:rsidP="00565EE1">
      <w:pPr>
        <w:rPr>
          <w:lang w:eastAsia="nl-NL"/>
        </w:rPr>
      </w:pPr>
    </w:p>
    <w:p w14:paraId="72F3ED32" w14:textId="77777777" w:rsidR="002C2E96" w:rsidRDefault="002C2E96" w:rsidP="002C2E96">
      <w:pPr>
        <w:pStyle w:val="Heading3"/>
      </w:pPr>
      <w:bookmarkStart w:id="132" w:name="_Toc227329403"/>
      <w:r>
        <w:t>Discussion about novelty and KPIs</w:t>
      </w:r>
      <w:bookmarkEnd w:id="132"/>
    </w:p>
    <w:p w14:paraId="12DF8071" w14:textId="77777777" w:rsidR="002C2E96" w:rsidRPr="00624744" w:rsidRDefault="002C2E96" w:rsidP="002C2E96">
      <w:pPr>
        <w:rPr>
          <w:lang w:eastAsia="nl-NL"/>
        </w:rPr>
      </w:pPr>
    </w:p>
    <w:p w14:paraId="1DA61E01" w14:textId="065C3A10" w:rsidR="006B3C90" w:rsidRPr="00624744" w:rsidRDefault="00706F33" w:rsidP="006B3C90">
      <w:pPr>
        <w:rPr>
          <w:lang w:eastAsia="nl-NL"/>
        </w:rPr>
      </w:pPr>
      <w:r>
        <w:rPr>
          <w:lang w:eastAsia="nl-NL"/>
        </w:rPr>
        <w:t>xx</w:t>
      </w:r>
    </w:p>
    <w:p w14:paraId="76E8A9ED" w14:textId="77777777" w:rsidR="00565EE1" w:rsidRPr="00565EE1" w:rsidRDefault="00565EE1" w:rsidP="000C6B5F">
      <w:pPr>
        <w:pStyle w:val="BodyText"/>
        <w:rPr>
          <w:lang w:val="en-US"/>
        </w:rPr>
      </w:pPr>
    </w:p>
    <w:p w14:paraId="5C0B4102" w14:textId="77777777" w:rsidR="000C6B5F" w:rsidRPr="000C6B5F" w:rsidRDefault="000C6B5F" w:rsidP="000C6B5F">
      <w:pPr>
        <w:pStyle w:val="BodyText"/>
      </w:pPr>
    </w:p>
    <w:p w14:paraId="56879BDD" w14:textId="0572A0CA" w:rsidR="00600EFD" w:rsidRDefault="00AC1BA5" w:rsidP="00835484">
      <w:pPr>
        <w:pStyle w:val="Heading1"/>
        <w:rPr>
          <w:kern w:val="28"/>
          <w:sz w:val="28"/>
        </w:rPr>
      </w:pPr>
      <w:bookmarkStart w:id="133" w:name="_Toc227329404"/>
      <w:r w:rsidRPr="00916811">
        <w:rPr>
          <w:kern w:val="28"/>
          <w:sz w:val="28"/>
        </w:rPr>
        <w:t>Discussion</w:t>
      </w:r>
      <w:bookmarkEnd w:id="133"/>
    </w:p>
    <w:p w14:paraId="150BEA84" w14:textId="72038886" w:rsidR="00600EFD" w:rsidRDefault="007D71E6" w:rsidP="00600EFD">
      <w:pPr>
        <w:pStyle w:val="BodyText"/>
      </w:pPr>
      <w:r w:rsidRPr="007576A7">
        <w:rPr>
          <w:highlight w:val="yellow"/>
        </w:rPr>
        <w:t xml:space="preserve">&lt;mapping of the key enablers, </w:t>
      </w:r>
      <w:r w:rsidR="000D001A" w:rsidRPr="007576A7">
        <w:rPr>
          <w:highlight w:val="yellow"/>
        </w:rPr>
        <w:t xml:space="preserve">to the </w:t>
      </w:r>
      <w:r w:rsidR="008A0A5E" w:rsidRPr="007576A7">
        <w:rPr>
          <w:highlight w:val="yellow"/>
        </w:rPr>
        <w:t xml:space="preserve">concept framework picture </w:t>
      </w:r>
      <w:r w:rsidR="008A0A5E" w:rsidRPr="007576A7">
        <w:rPr>
          <w:highlight w:val="yellow"/>
        </w:rPr>
        <w:fldChar w:fldCharType="begin"/>
      </w:r>
      <w:r w:rsidR="008A0A5E" w:rsidRPr="007576A7">
        <w:rPr>
          <w:highlight w:val="yellow"/>
        </w:rPr>
        <w:instrText xml:space="preserve"> REF _Ref225323954 \h </w:instrText>
      </w:r>
      <w:r w:rsidR="007576A7">
        <w:rPr>
          <w:highlight w:val="yellow"/>
        </w:rPr>
        <w:instrText xml:space="preserve"> \* MERGEFORMAT </w:instrText>
      </w:r>
      <w:r w:rsidR="008A0A5E" w:rsidRPr="007576A7">
        <w:rPr>
          <w:highlight w:val="yellow"/>
        </w:rPr>
      </w:r>
      <w:r w:rsidR="008A0A5E" w:rsidRPr="007576A7">
        <w:rPr>
          <w:highlight w:val="yellow"/>
        </w:rPr>
        <w:fldChar w:fldCharType="separate"/>
      </w:r>
      <w:r w:rsidR="008A0A5E" w:rsidRPr="007576A7">
        <w:rPr>
          <w:highlight w:val="yellow"/>
        </w:rPr>
        <w:t xml:space="preserve">Figure </w:t>
      </w:r>
      <w:r w:rsidR="008A0A5E" w:rsidRPr="007576A7">
        <w:rPr>
          <w:noProof/>
          <w:highlight w:val="yellow"/>
        </w:rPr>
        <w:t>7</w:t>
      </w:r>
      <w:r w:rsidR="008A0A5E" w:rsidRPr="007576A7">
        <w:rPr>
          <w:highlight w:val="yellow"/>
        </w:rPr>
        <w:fldChar w:fldCharType="end"/>
      </w:r>
      <w:r w:rsidRPr="007576A7">
        <w:rPr>
          <w:highlight w:val="yellow"/>
        </w:rPr>
        <w:t>&gt;</w:t>
      </w:r>
    </w:p>
    <w:p w14:paraId="101B181D" w14:textId="77777777" w:rsidR="00B94F24" w:rsidRDefault="00B94F24" w:rsidP="00600EFD">
      <w:pPr>
        <w:pStyle w:val="BodyText"/>
      </w:pPr>
    </w:p>
    <w:p w14:paraId="34480898" w14:textId="77777777" w:rsidR="00600EFD" w:rsidRPr="00600EFD" w:rsidRDefault="00600EFD" w:rsidP="00600EFD">
      <w:pPr>
        <w:pStyle w:val="BodyText"/>
      </w:pPr>
    </w:p>
    <w:p w14:paraId="74465E34" w14:textId="20FBCA22" w:rsidR="00835484" w:rsidRPr="00916811" w:rsidRDefault="00600EFD" w:rsidP="00835484">
      <w:pPr>
        <w:pStyle w:val="Heading1"/>
        <w:rPr>
          <w:kern w:val="28"/>
          <w:sz w:val="28"/>
        </w:rPr>
      </w:pPr>
      <w:bookmarkStart w:id="134" w:name="_Toc227329405"/>
      <w:r>
        <w:rPr>
          <w:bCs/>
          <w:kern w:val="28"/>
          <w:sz w:val="28"/>
        </w:rPr>
        <w:t>C</w:t>
      </w:r>
      <w:r w:rsidR="00E43E65">
        <w:rPr>
          <w:bCs/>
          <w:kern w:val="28"/>
          <w:sz w:val="28"/>
        </w:rPr>
        <w:t>oncluding remarks</w:t>
      </w:r>
      <w:bookmarkEnd w:id="134"/>
    </w:p>
    <w:p w14:paraId="6872249C" w14:textId="32BD5279" w:rsidR="00756AF9" w:rsidRDefault="005530FF" w:rsidP="00756AF9">
      <w:pPr>
        <w:pStyle w:val="BodyText"/>
        <w:jc w:val="both"/>
        <w:rPr>
          <w:rFonts w:cs="Arial"/>
          <w:szCs w:val="20"/>
        </w:rPr>
      </w:pPr>
      <w:r>
        <w:rPr>
          <w:rFonts w:cs="Arial"/>
          <w:szCs w:val="20"/>
        </w:rPr>
        <w:t xml:space="preserve"> </w:t>
      </w:r>
      <w:r w:rsidR="00141944">
        <w:rPr>
          <w:rFonts w:cs="Arial"/>
          <w:szCs w:val="20"/>
        </w:rPr>
        <w:t>This</w:t>
      </w:r>
    </w:p>
    <w:p w14:paraId="09F0E713" w14:textId="48390EB6" w:rsidR="00FE7A87" w:rsidRPr="00916811" w:rsidRDefault="00DD16E6" w:rsidP="00B90A1B">
      <w:pPr>
        <w:pStyle w:val="BodyText"/>
        <w:jc w:val="both"/>
        <w:rPr>
          <w:rFonts w:cs="Arial"/>
          <w:szCs w:val="20"/>
        </w:rPr>
      </w:pPr>
      <w:r>
        <w:rPr>
          <w:rFonts w:cs="Arial"/>
          <w:szCs w:val="20"/>
        </w:rPr>
        <w:t>.</w:t>
      </w:r>
    </w:p>
    <w:p w14:paraId="780EE46F" w14:textId="77777777" w:rsidR="00434227" w:rsidRPr="00916811" w:rsidRDefault="00434227" w:rsidP="00B90A1B">
      <w:pPr>
        <w:pStyle w:val="BodyText"/>
        <w:jc w:val="both"/>
        <w:rPr>
          <w:rFonts w:cs="Arial"/>
          <w:szCs w:val="20"/>
        </w:rPr>
      </w:pPr>
    </w:p>
    <w:p w14:paraId="06EB24AC" w14:textId="0E23DE36" w:rsidR="008E3FBC" w:rsidRPr="00916811" w:rsidRDefault="008E3FBC" w:rsidP="00434227">
      <w:pPr>
        <w:pStyle w:val="BodyText"/>
        <w:jc w:val="both"/>
      </w:pPr>
      <w:r w:rsidRPr="00916811">
        <w:br w:type="page"/>
      </w:r>
    </w:p>
    <w:p w14:paraId="06EB24AD" w14:textId="77777777" w:rsidR="008E3FBC" w:rsidRPr="00916811" w:rsidRDefault="008E3FBC" w:rsidP="007F7173">
      <w:pPr>
        <w:pStyle w:val="Heading1"/>
        <w:numPr>
          <w:ilvl w:val="0"/>
          <w:numId w:val="0"/>
        </w:numPr>
        <w:ind w:left="432" w:hanging="432"/>
        <w:rPr>
          <w:kern w:val="28"/>
          <w:sz w:val="28"/>
        </w:rPr>
      </w:pPr>
      <w:bookmarkStart w:id="135" w:name="_Toc227329406"/>
      <w:r w:rsidRPr="00916811">
        <w:rPr>
          <w:kern w:val="28"/>
          <w:sz w:val="28"/>
        </w:rPr>
        <w:t>References</w:t>
      </w:r>
      <w:bookmarkEnd w:id="135"/>
    </w:p>
    <w:p w14:paraId="168E9E2A" w14:textId="77777777" w:rsidR="005A4687" w:rsidRPr="00916811" w:rsidRDefault="005A4687" w:rsidP="005A4687">
      <w:pPr>
        <w:pStyle w:val="references0"/>
        <w:rPr>
          <w:lang w:val="en-GB"/>
        </w:rPr>
      </w:pPr>
      <w:r w:rsidRPr="00916811">
        <w:rPr>
          <w:lang w:val="en-GB"/>
        </w:rPr>
        <w:t>Endsley, M. R., &amp; Garland, D. J. (Eds.). (2000). Situation awareness analysis and measurement. CRC press.</w:t>
      </w:r>
    </w:p>
    <w:p w14:paraId="029A55CA" w14:textId="77777777" w:rsidR="002D1F2B" w:rsidRPr="00916811" w:rsidRDefault="002D1F2B" w:rsidP="002D1F2B">
      <w:pPr>
        <w:pStyle w:val="references0"/>
        <w:rPr>
          <w:lang w:val="en-GB"/>
        </w:rPr>
      </w:pPr>
      <w:r w:rsidRPr="00040BB3">
        <w:rPr>
          <w:lang w:val="nl-BE"/>
        </w:rPr>
        <w:t xml:space="preserve">Bellekens, X. J., Nieradzinska, K., Bellekens, A., Seeam, P., Hamilton, A. W., &amp; Seeam, A. (2016). </w:t>
      </w:r>
      <w:r w:rsidRPr="00916811">
        <w:rPr>
          <w:lang w:val="en-GB"/>
        </w:rPr>
        <w:t>A Study on Situational Awareness Security and Privacy of Wearable Health Monitoring Devices. Int. J. Cyber Situational Aware., 1(1), 74-96</w:t>
      </w:r>
    </w:p>
    <w:p w14:paraId="75D9E219" w14:textId="77777777" w:rsidR="002D1F2B" w:rsidRPr="00916811" w:rsidRDefault="002D1F2B" w:rsidP="002D1F2B">
      <w:pPr>
        <w:pStyle w:val="references0"/>
        <w:rPr>
          <w:lang w:val="en-GB"/>
        </w:rPr>
      </w:pPr>
      <w:r w:rsidRPr="007F7173">
        <w:rPr>
          <w:lang w:val="en-GB"/>
        </w:rPr>
        <w:t xml:space="preserve">D’Aniello, G., Gravina, R., Gaeta, M., &amp; Fortino, G. (2022). </w:t>
      </w:r>
      <w:r w:rsidRPr="00916811">
        <w:rPr>
          <w:lang w:val="en-GB"/>
        </w:rPr>
        <w:t>Situation-aware sensor-based wearable computing systems: A reference architecture-driven review. IEEE Sensors Journal, 22(14), 13853-13863.</w:t>
      </w:r>
    </w:p>
    <w:p w14:paraId="42C3D05F" w14:textId="77777777" w:rsidR="002D1F2B" w:rsidRPr="00916811" w:rsidRDefault="002D1F2B" w:rsidP="002D1F2B">
      <w:pPr>
        <w:pStyle w:val="references0"/>
        <w:rPr>
          <w:lang w:val="en-GB"/>
        </w:rPr>
      </w:pPr>
      <w:r w:rsidRPr="00916811">
        <w:rPr>
          <w:lang w:val="en-GB"/>
        </w:rPr>
        <w:t>Di Tore, P. A. (2015). Situation awareness and complexity: the role of wearable technologies in sports science. Journal of Human Sport and Exercise, 10(1), S500-S506</w:t>
      </w:r>
    </w:p>
    <w:p w14:paraId="6D1D9DA8" w14:textId="77777777" w:rsidR="002D1F2B" w:rsidRPr="00916811" w:rsidRDefault="002D1F2B" w:rsidP="002D1F2B">
      <w:pPr>
        <w:pStyle w:val="references0"/>
        <w:rPr>
          <w:lang w:val="en-GB"/>
        </w:rPr>
      </w:pPr>
      <w:r w:rsidRPr="00916811">
        <w:rPr>
          <w:lang w:val="en-GB"/>
        </w:rPr>
        <w:t>Zhang, T., Yang, J., Liang, N., Pitts, B. J., Prakah-Asante, K., Curry, R., ... &amp; Yu, D. (2023). Physiological measurements of situation awareness: a systematic review. Human factors, 65(5), 737-758</w:t>
      </w:r>
    </w:p>
    <w:p w14:paraId="06EB24AF" w14:textId="77777777" w:rsidR="00C52DAC" w:rsidRPr="00CA1C08" w:rsidRDefault="00C52DAC" w:rsidP="00F33256">
      <w:pPr>
        <w:pStyle w:val="references0"/>
        <w:numPr>
          <w:ilvl w:val="0"/>
          <w:numId w:val="0"/>
        </w:numPr>
        <w:ind w:left="360"/>
        <w:rPr>
          <w:noProof/>
        </w:rPr>
      </w:pPr>
    </w:p>
    <w:sectPr w:rsidR="00C52DAC" w:rsidRPr="00CA1C08" w:rsidSect="00040BB3">
      <w:pgSz w:w="11906" w:h="16838" w:code="9"/>
      <w:pgMar w:top="2410" w:right="851" w:bottom="1560" w:left="1361" w:header="851" w:footer="6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B597C" w14:textId="77777777" w:rsidR="00E04DC1" w:rsidRPr="00E610B3" w:rsidRDefault="00E04DC1">
      <w:r w:rsidRPr="00E610B3">
        <w:separator/>
      </w:r>
    </w:p>
    <w:p w14:paraId="5784F197" w14:textId="77777777" w:rsidR="00E04DC1" w:rsidRPr="00E610B3" w:rsidRDefault="00E04DC1"/>
  </w:endnote>
  <w:endnote w:type="continuationSeparator" w:id="0">
    <w:p w14:paraId="6AD92247" w14:textId="77777777" w:rsidR="00E04DC1" w:rsidRPr="00E610B3" w:rsidRDefault="00E04DC1">
      <w:r w:rsidRPr="00E610B3">
        <w:continuationSeparator/>
      </w:r>
    </w:p>
    <w:p w14:paraId="2704EC9D" w14:textId="77777777" w:rsidR="00E04DC1" w:rsidRPr="00E610B3" w:rsidRDefault="00E04DC1"/>
  </w:endnote>
  <w:endnote w:type="continuationNotice" w:id="1">
    <w:p w14:paraId="34B92654" w14:textId="77777777" w:rsidR="00E04DC1" w:rsidRPr="00E610B3" w:rsidRDefault="00E04D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2">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Cuerpo en alfabeto compl">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ork Sans">
    <w:charset w:val="00"/>
    <w:family w:val="auto"/>
    <w:pitch w:val="variable"/>
    <w:sig w:usb0="A00000FF" w:usb1="5000E07B"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00BB6884" w:rsidRPr="00E610B3" w14:paraId="06EB24BE" w14:textId="77777777" w:rsidTr="00262EE8">
      <w:tc>
        <w:tcPr>
          <w:tcW w:w="581" w:type="dxa"/>
        </w:tcPr>
        <w:p w14:paraId="06EB24B9" w14:textId="77777777" w:rsidR="00BB6884" w:rsidRPr="00916811" w:rsidRDefault="00BB6884" w:rsidP="00262EE8">
          <w:pPr>
            <w:pStyle w:val="Headertext"/>
            <w:tabs>
              <w:tab w:val="left" w:pos="5954"/>
            </w:tabs>
            <w:ind w:left="-284" w:right="-284"/>
            <w:jc w:val="center"/>
            <w:rPr>
              <w:color w:val="000000"/>
              <w:sz w:val="16"/>
              <w:szCs w:val="16"/>
            </w:rPr>
          </w:pPr>
          <w:r w:rsidRPr="00916811">
            <w:rPr>
              <w:color w:val="000000"/>
              <w:sz w:val="16"/>
              <w:szCs w:val="16"/>
            </w:rPr>
            <w:t>Page</w:t>
          </w:r>
        </w:p>
      </w:tc>
      <w:tc>
        <w:tcPr>
          <w:tcW w:w="292" w:type="dxa"/>
        </w:tcPr>
        <w:p w14:paraId="06EB24BA" w14:textId="41ED791E" w:rsidR="00BB6884" w:rsidRPr="00916811" w:rsidRDefault="00BB6884" w:rsidP="00262EE8">
          <w:pPr>
            <w:pStyle w:val="Headertext"/>
            <w:tabs>
              <w:tab w:val="left" w:pos="5954"/>
            </w:tabs>
            <w:ind w:left="-284" w:right="-284"/>
            <w:jc w:val="center"/>
            <w:rPr>
              <w:color w:val="000000"/>
              <w:sz w:val="16"/>
              <w:szCs w:val="16"/>
            </w:rPr>
          </w:pPr>
          <w:r w:rsidRPr="00916811">
            <w:rPr>
              <w:rStyle w:val="PageNumber"/>
              <w:rFonts w:cs="Times New Roman"/>
              <w:sz w:val="16"/>
              <w:szCs w:val="16"/>
            </w:rPr>
            <w:fldChar w:fldCharType="begin"/>
          </w:r>
          <w:r w:rsidRPr="00916811">
            <w:rPr>
              <w:rStyle w:val="PageNumber"/>
              <w:rFonts w:cs="Times New Roman"/>
              <w:sz w:val="16"/>
              <w:szCs w:val="16"/>
            </w:rPr>
            <w:instrText xml:space="preserve"> PAGE </w:instrText>
          </w:r>
          <w:r w:rsidRPr="00916811">
            <w:rPr>
              <w:rStyle w:val="PageNumber"/>
              <w:rFonts w:cs="Times New Roman"/>
              <w:sz w:val="16"/>
              <w:szCs w:val="16"/>
            </w:rPr>
            <w:fldChar w:fldCharType="separate"/>
          </w:r>
          <w:r w:rsidR="00B81A65" w:rsidRPr="00916811">
            <w:rPr>
              <w:rStyle w:val="PageNumber"/>
              <w:rFonts w:cs="Times New Roman"/>
              <w:sz w:val="16"/>
              <w:szCs w:val="16"/>
            </w:rPr>
            <w:t>2</w:t>
          </w:r>
          <w:r w:rsidRPr="00916811">
            <w:rPr>
              <w:rStyle w:val="PageNumber"/>
              <w:rFonts w:cs="Times New Roman"/>
              <w:sz w:val="16"/>
              <w:szCs w:val="16"/>
            </w:rPr>
            <w:fldChar w:fldCharType="end"/>
          </w:r>
        </w:p>
      </w:tc>
      <w:tc>
        <w:tcPr>
          <w:tcW w:w="292" w:type="dxa"/>
        </w:tcPr>
        <w:p w14:paraId="06EB24BB" w14:textId="77777777" w:rsidR="00BB6884" w:rsidRPr="00916811" w:rsidRDefault="00BB6884" w:rsidP="00262EE8">
          <w:pPr>
            <w:pStyle w:val="Headertext"/>
            <w:tabs>
              <w:tab w:val="left" w:pos="5954"/>
            </w:tabs>
            <w:ind w:left="-284" w:right="-284"/>
            <w:jc w:val="center"/>
            <w:rPr>
              <w:color w:val="000000"/>
              <w:sz w:val="16"/>
              <w:szCs w:val="16"/>
            </w:rPr>
          </w:pPr>
          <w:r w:rsidRPr="00916811">
            <w:rPr>
              <w:color w:val="000000"/>
              <w:sz w:val="16"/>
              <w:szCs w:val="16"/>
            </w:rPr>
            <w:t>of</w:t>
          </w:r>
        </w:p>
      </w:tc>
      <w:tc>
        <w:tcPr>
          <w:tcW w:w="292" w:type="dxa"/>
        </w:tcPr>
        <w:p w14:paraId="06EB24BC" w14:textId="60CD97A4" w:rsidR="00BB6884" w:rsidRPr="00916811" w:rsidRDefault="00B81A65" w:rsidP="00262EE8">
          <w:pPr>
            <w:pStyle w:val="Headertext"/>
            <w:tabs>
              <w:tab w:val="left" w:pos="5954"/>
            </w:tabs>
            <w:ind w:left="-284" w:right="-284"/>
            <w:jc w:val="center"/>
            <w:rPr>
              <w:color w:val="000000"/>
              <w:sz w:val="16"/>
              <w:szCs w:val="16"/>
            </w:rPr>
          </w:pPr>
          <w:fldSimple w:instr="NUMPAGES   \* MERGEFORMAT">
            <w:r w:rsidRPr="00916811">
              <w:rPr>
                <w:color w:val="003300"/>
                <w:sz w:val="16"/>
                <w:szCs w:val="16"/>
              </w:rPr>
              <w:t>8</w:t>
            </w:r>
          </w:fldSimple>
        </w:p>
      </w:tc>
      <w:tc>
        <w:tcPr>
          <w:tcW w:w="4951" w:type="dxa"/>
        </w:tcPr>
        <w:p w14:paraId="06EB24BD" w14:textId="77777777" w:rsidR="00BB6884" w:rsidRPr="00916811" w:rsidRDefault="00BB6884" w:rsidP="00262EE8">
          <w:pPr>
            <w:pStyle w:val="Headertext"/>
            <w:tabs>
              <w:tab w:val="left" w:pos="5954"/>
            </w:tabs>
            <w:ind w:right="-108"/>
            <w:jc w:val="right"/>
            <w:rPr>
              <w:color w:val="000000"/>
              <w:sz w:val="16"/>
              <w:szCs w:val="16"/>
            </w:rPr>
          </w:pPr>
        </w:p>
      </w:tc>
    </w:tr>
  </w:tbl>
  <w:p w14:paraId="06EB24BF" w14:textId="77777777" w:rsidR="00BB6884" w:rsidRPr="00916811" w:rsidRDefault="00BB6884" w:rsidP="007D2EC8">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1" w14:textId="5BAE879B" w:rsidR="00BB6884" w:rsidRPr="00E610B3" w:rsidRDefault="00BB6884" w:rsidP="00926E65">
    <w:pPr>
      <w:rPr>
        <w:color w:val="009900"/>
      </w:rPr>
    </w:pPr>
    <w:r w:rsidRPr="00E610B3">
      <w:rPr>
        <w:color w:val="009900"/>
      </w:rPr>
      <w:t>This document will be treated as strictly confidential. It will not be disclosed to anybody not having signed the ITEA / ITEA </w:t>
    </w:r>
    <w:r w:rsidR="00515DCD" w:rsidRPr="00E610B3">
      <w:rPr>
        <w:color w:val="009900"/>
      </w:rPr>
      <w:t>4</w:t>
    </w:r>
    <w:r w:rsidRPr="00E610B3">
      <w:rPr>
        <w:color w:val="009900"/>
      </w:rPr>
      <w:t xml:space="preserve"> Declaration of Non-Disclosure.</w:t>
    </w:r>
  </w:p>
  <w:p w14:paraId="06EB24C2" w14:textId="77777777" w:rsidR="00BB6884" w:rsidRPr="00916811" w:rsidRDefault="00BB6884" w:rsidP="00254E5F">
    <w:pPr>
      <w:pStyle w:val="BodyText"/>
    </w:pPr>
  </w:p>
  <w:p w14:paraId="06EB24C3" w14:textId="77777777" w:rsidR="00BB6884" w:rsidRPr="00916811" w:rsidRDefault="00BB6884" w:rsidP="00254E5F">
    <w:pPr>
      <w:pStyle w:val="Footer"/>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BB69E" w14:textId="77777777" w:rsidR="00E04DC1" w:rsidRPr="00E610B3" w:rsidRDefault="00E04DC1">
      <w:r w:rsidRPr="00E610B3">
        <w:separator/>
      </w:r>
    </w:p>
    <w:p w14:paraId="0629ABFC" w14:textId="77777777" w:rsidR="00E04DC1" w:rsidRPr="00E610B3" w:rsidRDefault="00E04DC1"/>
  </w:footnote>
  <w:footnote w:type="continuationSeparator" w:id="0">
    <w:p w14:paraId="29C98CEE" w14:textId="77777777" w:rsidR="00E04DC1" w:rsidRPr="00E610B3" w:rsidRDefault="00E04DC1">
      <w:r w:rsidRPr="00E610B3">
        <w:continuationSeparator/>
      </w:r>
    </w:p>
    <w:p w14:paraId="3430500B" w14:textId="77777777" w:rsidR="00E04DC1" w:rsidRPr="00E610B3" w:rsidRDefault="00E04DC1"/>
  </w:footnote>
  <w:footnote w:type="continuationNotice" w:id="1">
    <w:p w14:paraId="67AC400E" w14:textId="77777777" w:rsidR="00E04DC1" w:rsidRPr="00E610B3" w:rsidRDefault="00E04DC1"/>
  </w:footnote>
  <w:footnote w:id="2">
    <w:p w14:paraId="55E3FD04" w14:textId="77777777" w:rsidR="00F33DEE" w:rsidRPr="00583F86" w:rsidRDefault="00F33DEE" w:rsidP="00F33DEE">
      <w:pPr>
        <w:pStyle w:val="references0"/>
        <w:numPr>
          <w:ilvl w:val="0"/>
          <w:numId w:val="0"/>
        </w:numPr>
        <w:ind w:left="360" w:hanging="360"/>
        <w:rPr>
          <w:lang w:val="de-DE"/>
        </w:rPr>
      </w:pPr>
      <w:r>
        <w:rPr>
          <w:rStyle w:val="FootnoteReference"/>
        </w:rPr>
        <w:footnoteRef/>
      </w:r>
      <w:r>
        <w:t xml:space="preserve"> </w:t>
      </w:r>
      <w:r w:rsidRPr="00E610B3">
        <w:t xml:space="preserve">Endsley, M. R., &amp; Garland, D. J. (Eds.). (2000). Situation awareness analysis and measurement. </w:t>
      </w:r>
      <w:r w:rsidRPr="00583F86">
        <w:rPr>
          <w:lang w:val="de-DE"/>
        </w:rPr>
        <w:t>CRC press.</w:t>
      </w:r>
    </w:p>
    <w:p w14:paraId="266E656F" w14:textId="77777777" w:rsidR="00F33DEE" w:rsidRPr="00583F86" w:rsidRDefault="00F33DEE" w:rsidP="00F33DEE">
      <w:pPr>
        <w:pStyle w:val="FootnoteText"/>
        <w:rPr>
          <w:lang w:val="de-DE"/>
        </w:rPr>
      </w:pPr>
    </w:p>
  </w:footnote>
  <w:footnote w:id="3">
    <w:p w14:paraId="74362B23" w14:textId="77777777" w:rsidR="00F33DEE" w:rsidRPr="00F24E7D" w:rsidRDefault="00F33DEE" w:rsidP="00F33DEE">
      <w:pPr>
        <w:pStyle w:val="references0"/>
        <w:numPr>
          <w:ilvl w:val="0"/>
          <w:numId w:val="0"/>
        </w:numPr>
        <w:ind w:left="360" w:hanging="360"/>
        <w:rPr>
          <w:lang w:val="sv-FI"/>
        </w:rPr>
      </w:pPr>
      <w:r>
        <w:rPr>
          <w:rStyle w:val="FootnoteReference"/>
        </w:rPr>
        <w:footnoteRef/>
      </w:r>
      <w:r w:rsidRPr="00583F86">
        <w:rPr>
          <w:lang w:val="de-DE"/>
        </w:rPr>
        <w:t xml:space="preserve"> Bellekens, X. J., Nieradzinska, K., Bellekens, A., Seeam, P., Hamilton, A. W., &amp; Seeam, A. (2016). </w:t>
      </w:r>
      <w:r w:rsidRPr="00E610B3">
        <w:t xml:space="preserve">A Study on Situational Awareness Security and Privacy of Wearable Health Monitoring Devices. </w:t>
      </w:r>
      <w:r w:rsidRPr="00F24E7D">
        <w:rPr>
          <w:lang w:val="sv-FI"/>
        </w:rPr>
        <w:t>Int. J. Cyber Situational Aware., 1(1), 74-96</w:t>
      </w:r>
    </w:p>
    <w:p w14:paraId="5D21D96C" w14:textId="77777777" w:rsidR="00F33DEE" w:rsidRPr="00F24E7D" w:rsidRDefault="00F33DEE" w:rsidP="00F33DEE">
      <w:pPr>
        <w:pStyle w:val="FootnoteText"/>
        <w:rPr>
          <w:lang w:val="sv-FI"/>
        </w:rPr>
      </w:pPr>
    </w:p>
  </w:footnote>
  <w:footnote w:id="4">
    <w:p w14:paraId="769ED9E0" w14:textId="77777777" w:rsidR="00F33DEE" w:rsidRPr="00E610B3" w:rsidRDefault="00F33DEE" w:rsidP="00F33DEE">
      <w:pPr>
        <w:pStyle w:val="references0"/>
        <w:numPr>
          <w:ilvl w:val="0"/>
          <w:numId w:val="0"/>
        </w:numPr>
        <w:ind w:left="360" w:hanging="360"/>
      </w:pPr>
      <w:r>
        <w:rPr>
          <w:rStyle w:val="FootnoteReference"/>
        </w:rPr>
        <w:footnoteRef/>
      </w:r>
      <w:r w:rsidRPr="00F24E7D">
        <w:rPr>
          <w:lang w:val="sv-FI"/>
        </w:rPr>
        <w:t xml:space="preserve"> D’Aniello, G., Gravina, R., Gaeta, M., &amp; Fortino, G. (2022). </w:t>
      </w:r>
      <w:r w:rsidRPr="00E610B3">
        <w:t>Situation-aware sensor-based wearable computing systems: A reference architecture-driven review. IEEE Sensors Journal, 22(14), 13853-13863.</w:t>
      </w:r>
    </w:p>
    <w:p w14:paraId="471957D1" w14:textId="77777777" w:rsidR="00F33DEE" w:rsidRPr="00606C7A" w:rsidRDefault="00F33DEE" w:rsidP="00F33DEE">
      <w:pPr>
        <w:pStyle w:val="FootnoteText"/>
      </w:pPr>
    </w:p>
  </w:footnote>
  <w:footnote w:id="5">
    <w:p w14:paraId="324AC711" w14:textId="77777777" w:rsidR="00F33DEE" w:rsidRPr="00E610B3" w:rsidRDefault="00F33DEE" w:rsidP="00F33DEE">
      <w:pPr>
        <w:pStyle w:val="references0"/>
        <w:numPr>
          <w:ilvl w:val="0"/>
          <w:numId w:val="0"/>
        </w:numPr>
        <w:ind w:left="360" w:hanging="360"/>
      </w:pPr>
      <w:r>
        <w:rPr>
          <w:rStyle w:val="FootnoteReference"/>
        </w:rPr>
        <w:footnoteRef/>
      </w:r>
      <w:r>
        <w:t xml:space="preserve"> </w:t>
      </w:r>
      <w:r w:rsidRPr="00E610B3">
        <w:t>Di Tore, P. A. (2015). Situation awareness and complexity: the role of wearable technologies in sports science. Journal of Human Sport and Exercise, 10(1), S500-S506</w:t>
      </w:r>
    </w:p>
    <w:p w14:paraId="79C39E5B" w14:textId="77777777" w:rsidR="00F33DEE" w:rsidRPr="00606C7A" w:rsidRDefault="00F33DEE" w:rsidP="00F33DEE">
      <w:pPr>
        <w:pStyle w:val="FootnoteText"/>
      </w:pPr>
    </w:p>
  </w:footnote>
  <w:footnote w:id="6">
    <w:p w14:paraId="609EF853" w14:textId="77777777" w:rsidR="00F33DEE" w:rsidRPr="00045270" w:rsidRDefault="00F33DEE" w:rsidP="00F33DEE">
      <w:pPr>
        <w:pStyle w:val="FootnoteText"/>
      </w:pPr>
      <w:r>
        <w:rPr>
          <w:rStyle w:val="FootnoteReference"/>
        </w:rPr>
        <w:footnoteRef/>
      </w:r>
      <w:r>
        <w:t xml:space="preserve"> </w:t>
      </w:r>
      <w:r w:rsidRPr="00E610B3">
        <w:t>Zhang, T., Yang, J., Liang, N., Pitts, B. J., Prakah-Asante, K., Curry, R., ... &amp; Yu, D. (2023). Physiological measurements of situation awareness: a systematic review. Human factors, 65(5), 737-758</w:t>
      </w:r>
    </w:p>
  </w:footnote>
  <w:footnote w:id="7">
    <w:p w14:paraId="4DA97E50" w14:textId="77777777" w:rsidR="00F33DEE" w:rsidRPr="000F5168" w:rsidRDefault="00F33DEE" w:rsidP="00F33DEE">
      <w:pPr>
        <w:pStyle w:val="References"/>
        <w:numPr>
          <w:ilvl w:val="0"/>
          <w:numId w:val="0"/>
        </w:numPr>
        <w:ind w:left="360"/>
        <w:rPr>
          <w:rStyle w:val="Hyperlink"/>
        </w:rPr>
      </w:pPr>
      <w:r>
        <w:rPr>
          <w:rStyle w:val="FootnoteReference"/>
        </w:rPr>
        <w:footnoteRef/>
      </w:r>
      <w:r>
        <w:t xml:space="preserve"> Rose S., Borchert O., Mitchell S., Connelly S. Zero Trust Architecture. NIST special publication 800-207. </w:t>
      </w:r>
      <w:hyperlink r:id="rId1">
        <w:r w:rsidRPr="502B5C9D">
          <w:rPr>
            <w:rStyle w:val="Hyperlink"/>
          </w:rPr>
          <w:t>https://doi.org/10.6028/NIST.SP.800-207</w:t>
        </w:r>
      </w:hyperlink>
    </w:p>
    <w:p w14:paraId="7A5FAE0F" w14:textId="77777777" w:rsidR="00F33DEE" w:rsidRPr="006035AA" w:rsidRDefault="00F33DEE" w:rsidP="00F33DEE">
      <w:pPr>
        <w:pStyle w:val="FootnoteText"/>
      </w:pPr>
    </w:p>
  </w:footnote>
  <w:footnote w:id="8">
    <w:p w14:paraId="23879E02" w14:textId="77777777" w:rsidR="00037FFA" w:rsidRPr="00CA1C08" w:rsidRDefault="00037FFA" w:rsidP="00037FFA">
      <w:pPr>
        <w:pStyle w:val="references0"/>
        <w:numPr>
          <w:ilvl w:val="0"/>
          <w:numId w:val="0"/>
        </w:numPr>
        <w:ind w:left="360" w:hanging="360"/>
      </w:pPr>
      <w:r>
        <w:rPr>
          <w:rStyle w:val="FootnoteReference"/>
        </w:rPr>
        <w:footnoteRef/>
      </w:r>
      <w:r>
        <w:t xml:space="preserve"> </w:t>
      </w:r>
      <w:r w:rsidRPr="00E610B3">
        <w:t>Endsley, M. R., &amp; Garland, D. J. (Eds.). (2000). Situation awareness analysis and measurement. CRC press.</w:t>
      </w:r>
    </w:p>
    <w:p w14:paraId="24C57351" w14:textId="77777777" w:rsidR="00037FFA" w:rsidRPr="00E51756" w:rsidRDefault="00037FFA" w:rsidP="00037FFA">
      <w:pPr>
        <w:pStyle w:val="FootnoteText"/>
      </w:pPr>
    </w:p>
  </w:footnote>
  <w:footnote w:id="9">
    <w:p w14:paraId="45E5B3EE" w14:textId="77777777" w:rsidR="00037FFA" w:rsidRDefault="00037FFA" w:rsidP="00037FFA">
      <w:pPr>
        <w:pStyle w:val="FootnoteText"/>
      </w:pPr>
      <w:r w:rsidRPr="43A96B69">
        <w:rPr>
          <w:rStyle w:val="FootnoteReference"/>
        </w:rPr>
        <w:footnoteRef/>
      </w:r>
      <w:r>
        <w:t xml:space="preserve"> Lakehal, A. et al.: Correction to: Real-time ontology-based context-aware situation reasoning framework in pervasive computing. Multimed Tools Appl. 81, 11, 14959–14959 (2022).</w:t>
      </w:r>
    </w:p>
  </w:footnote>
  <w:footnote w:id="10">
    <w:p w14:paraId="18349292" w14:textId="77777777" w:rsidR="00037FFA" w:rsidRPr="00A8308B" w:rsidRDefault="00037FFA" w:rsidP="00037FFA">
      <w:pPr>
        <w:pStyle w:val="FootnoteText"/>
        <w:rPr>
          <w:lang w:val="en-US"/>
        </w:rPr>
      </w:pPr>
      <w:r>
        <w:rPr>
          <w:rStyle w:val="FootnoteReference"/>
        </w:rPr>
        <w:footnoteRef/>
      </w:r>
      <w:r>
        <w:t xml:space="preserve"> </w:t>
      </w:r>
      <w:r w:rsidRPr="00720F92">
        <w:t>Mirza, I.B. et al.: Cyber-Physical-Social Awareness Platform for Comprehensive Situation Awareness. Sensors. 23, 2, 822 (2023)</w:t>
      </w:r>
    </w:p>
  </w:footnote>
  <w:footnote w:id="11">
    <w:p w14:paraId="33E7AE1A" w14:textId="77777777" w:rsidR="00037FFA" w:rsidRPr="008664E7" w:rsidRDefault="00037FFA" w:rsidP="00037FFA">
      <w:pPr>
        <w:pStyle w:val="FootnoteText"/>
        <w:rPr>
          <w:lang w:val="en-US"/>
        </w:rPr>
      </w:pPr>
      <w:r>
        <w:rPr>
          <w:rStyle w:val="FootnoteReference"/>
        </w:rPr>
        <w:footnoteRef/>
      </w:r>
      <w:r>
        <w:t xml:space="preserve"> </w:t>
      </w:r>
      <w:r w:rsidRPr="00E417C4">
        <w:t>Henricksen, K., Indulska, J.: Developing context-aware pervasive computing applications: Models and approach. Pervasive and Mobile Computing. 2, 1, 37–64 (2006).</w:t>
      </w:r>
    </w:p>
  </w:footnote>
  <w:footnote w:id="12">
    <w:p w14:paraId="5A0EE4B9" w14:textId="77777777" w:rsidR="00037FFA" w:rsidRPr="008D15BF" w:rsidRDefault="00037FFA" w:rsidP="00037FFA">
      <w:pPr>
        <w:pStyle w:val="FootnoteText"/>
        <w:rPr>
          <w:lang w:val="en-US"/>
        </w:rPr>
      </w:pPr>
      <w:r>
        <w:rPr>
          <w:rStyle w:val="FootnoteReference"/>
        </w:rPr>
        <w:footnoteRef/>
      </w:r>
      <w:r>
        <w:t xml:space="preserve"> </w:t>
      </w:r>
      <w:r w:rsidRPr="00FB70A2">
        <w:t>Sioutis, Michael et al.: Towards a Synergy of Qualitative Spatio-Temporal Reasoning and Smart Environments for Assisting the Elderly at Home. 30th International Workshop on Qualitative Reasoning, Melbourne, Australia (2017)</w:t>
      </w:r>
    </w:p>
  </w:footnote>
  <w:footnote w:id="13">
    <w:p w14:paraId="08697FC7" w14:textId="77777777" w:rsidR="00037FFA" w:rsidRPr="003451C1" w:rsidRDefault="00037FFA" w:rsidP="00037FFA">
      <w:pPr>
        <w:pStyle w:val="FootnoteText"/>
        <w:rPr>
          <w:lang w:val="en-US"/>
        </w:rPr>
      </w:pPr>
      <w:r>
        <w:rPr>
          <w:rStyle w:val="FootnoteReference"/>
        </w:rPr>
        <w:footnoteRef/>
      </w:r>
      <w:r>
        <w:t xml:space="preserve"> </w:t>
      </w:r>
      <w:r w:rsidRPr="00A02880">
        <w:t>Deniz, D. et al.: Efficient reconfigurable system for home monitoring of the elderly via action recognition. Engineering Applications of Artificial Intelligence. 158, 111383 (2025). https://doi.org/10.1016/j.engappai.2025.111383.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B8" w14:textId="6C1A4CA5" w:rsidR="00BB6884" w:rsidRPr="00916811" w:rsidRDefault="00720AB4" w:rsidP="007D2EC8">
    <w:pPr>
      <w:pStyle w:val="Headertext"/>
      <w:tabs>
        <w:tab w:val="left" w:pos="5954"/>
      </w:tabs>
      <w:rPr>
        <w:sz w:val="32"/>
        <w:szCs w:val="32"/>
      </w:rPr>
    </w:pPr>
    <w:r w:rsidRPr="00916811">
      <w:rPr>
        <w:noProof/>
        <w:sz w:val="32"/>
        <w:szCs w:val="32"/>
        <w:lang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B24CC" w14:textId="488DBA20" w:rsidR="00357692" w:rsidRPr="00E610B3" w:rsidRDefault="00357692">
                          <w:r w:rsidRPr="00E610B3">
                            <w:t>W</w:t>
                          </w:r>
                          <w:r w:rsidR="00940C20" w:rsidRPr="00E610B3">
                            <w:t>P</w:t>
                          </w:r>
                          <w:r w:rsidR="002F53C6" w:rsidRPr="00E610B3">
                            <w:t>2</w:t>
                          </w:r>
                          <w:r w:rsidR="00940C20" w:rsidRPr="00E610B3">
                            <w:t xml:space="preserve"> Deliverable D</w:t>
                          </w:r>
                          <w:r w:rsidR="002F53C6" w:rsidRPr="00E610B3">
                            <w:t>2.</w:t>
                          </w:r>
                          <w:r w:rsidR="009903AC">
                            <w:t>3</w:t>
                          </w:r>
                        </w:p>
                        <w:p w14:paraId="3E287E48" w14:textId="671CCF90" w:rsidR="00940C20" w:rsidRPr="00916811" w:rsidRDefault="00940C20" w:rsidP="00357692">
                          <w:pPr>
                            <w:pStyle w:val="BodyText"/>
                            <w:rPr>
                              <w:b/>
                              <w:color w:val="009F47"/>
                            </w:rPr>
                          </w:pPr>
                          <w:r w:rsidRPr="00916811">
                            <w:rPr>
                              <w:b/>
                              <w:color w:val="009F47"/>
                            </w:rPr>
                            <w:t>ITEA</w:t>
                          </w:r>
                          <w:r w:rsidR="00EF6E1E" w:rsidRPr="00916811">
                            <w:rPr>
                              <w:b/>
                              <w:color w:val="009F47"/>
                            </w:rPr>
                            <w:t>4</w:t>
                          </w:r>
                          <w:r w:rsidRPr="00916811">
                            <w:rPr>
                              <w:b/>
                              <w:color w:val="009F47"/>
                            </w:rPr>
                            <w:t xml:space="preserve"> </w:t>
                          </w:r>
                          <w:r w:rsidR="00EF6E1E" w:rsidRPr="00916811">
                            <w:rPr>
                              <w:b/>
                              <w:color w:val="009F47"/>
                            </w:rPr>
                            <w:t>22</w:t>
                          </w:r>
                          <w:r w:rsidRPr="00916811">
                            <w:rPr>
                              <w:b/>
                              <w:color w:val="009F47"/>
                            </w:rPr>
                            <w:t>00</w:t>
                          </w:r>
                          <w:r w:rsidR="00EF6E1E" w:rsidRPr="00916811">
                            <w:rPr>
                              <w:b/>
                              <w:color w:val="009F47"/>
                            </w:rPr>
                            <w:t>7</w:t>
                          </w:r>
                          <w:r w:rsidRPr="00916811">
                            <w:rPr>
                              <w:b/>
                              <w:color w:val="009F47"/>
                            </w:rPr>
                            <w:t xml:space="preserve"> </w:t>
                          </w:r>
                          <w:r w:rsidR="00EF6E1E" w:rsidRPr="00916811">
                            <w:rPr>
                              <w:b/>
                              <w:color w:val="009F47"/>
                            </w:rPr>
                            <w:t>Sa4</w:t>
                          </w:r>
                          <w:r w:rsidRPr="00916811">
                            <w:rPr>
                              <w:b/>
                              <w:color w:val="009F47"/>
                            </w:rPr>
                            <w:t>CPS project</w:t>
                          </w:r>
                        </w:p>
                        <w:p w14:paraId="06EB24CF" w14:textId="69C4CE3A" w:rsidR="00357692" w:rsidRPr="00916811" w:rsidRDefault="00357692" w:rsidP="00357692">
                          <w:pPr>
                            <w:pStyle w:val="BodyText"/>
                          </w:pPr>
                          <w:r w:rsidRPr="00916811">
                            <w:rPr>
                              <w:i/>
                            </w:rPr>
                            <w:t>Project partner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a14="http://schemas.microsoft.com/office/drawing/2010/main" xmlns:arto="http://schemas.microsoft.com/office/word/2006/arto">
          <w:pict w14:anchorId="135F3835">
            <v:shapetype id="_x0000_t202" coordsize="21600,21600" o:spt="202" path="m,l,21600r21600,l21600,xe" w14:anchorId="06EB24C6">
              <v:stroke joinstyle="miter"/>
              <v:path gradientshapeok="t" o:connecttype="rect"/>
            </v:shapetype>
            <v:shape id="Text Box 2" style="position:absolute;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">
              <v:textbox style="mso-fit-shape-to-text:t">
                <w:txbxContent>
                  <w:p w:rsidRPr="00E610B3" w:rsidR="00357692" w:rsidRDefault="00357692" w14:paraId="23B76C90" w14:textId="488DBA20">
                    <w:r w:rsidRPr="00E610B3">
                      <w:t>W</w:t>
                    </w:r>
                    <w:r w:rsidRPr="00E610B3" w:rsidR="00940C20">
                      <w:t>P</w:t>
                    </w:r>
                    <w:r w:rsidRPr="00E610B3" w:rsidR="002F53C6">
                      <w:t>2</w:t>
                    </w:r>
                    <w:r w:rsidRPr="00E610B3" w:rsidR="00940C20">
                      <w:t xml:space="preserve"> Deliverable D</w:t>
                    </w:r>
                    <w:r w:rsidRPr="00E610B3" w:rsidR="002F53C6">
                      <w:t>2.</w:t>
                    </w:r>
                    <w:r w:rsidR="009903AC">
                      <w:t>3</w:t>
                    </w:r>
                  </w:p>
                  <w:p w:rsidRPr="00916811" w:rsidR="00940C20" w:rsidP="00357692" w:rsidRDefault="00940C20" w14:paraId="1B230670" w14:textId="671CCF90">
                    <w:pPr>
                      <w:pStyle w:val="BodyText"/>
                      <w:rPr>
                        <w:b/>
                        <w:color w:val="009F47"/>
                      </w:rPr>
                    </w:pPr>
                    <w:r w:rsidRPr="00916811">
                      <w:rPr>
                        <w:b/>
                        <w:color w:val="009F47"/>
                      </w:rPr>
                      <w:t>ITEA</w:t>
                    </w:r>
                    <w:r w:rsidRPr="00916811" w:rsidR="00EF6E1E">
                      <w:rPr>
                        <w:b/>
                        <w:color w:val="009F47"/>
                      </w:rPr>
                      <w:t>4</w:t>
                    </w:r>
                    <w:r w:rsidRPr="00916811">
                      <w:rPr>
                        <w:b/>
                        <w:color w:val="009F47"/>
                      </w:rPr>
                      <w:t xml:space="preserve"> </w:t>
                    </w:r>
                    <w:r w:rsidRPr="00916811" w:rsidR="00EF6E1E">
                      <w:rPr>
                        <w:b/>
                        <w:color w:val="009F47"/>
                      </w:rPr>
                      <w:t>22</w:t>
                    </w:r>
                    <w:r w:rsidRPr="00916811">
                      <w:rPr>
                        <w:b/>
                        <w:color w:val="009F47"/>
                      </w:rPr>
                      <w:t>00</w:t>
                    </w:r>
                    <w:r w:rsidRPr="00916811" w:rsidR="00EF6E1E">
                      <w:rPr>
                        <w:b/>
                        <w:color w:val="009F47"/>
                      </w:rPr>
                      <w:t>7</w:t>
                    </w:r>
                    <w:r w:rsidRPr="00916811">
                      <w:rPr>
                        <w:b/>
                        <w:color w:val="009F47"/>
                      </w:rPr>
                      <w:t xml:space="preserve"> </w:t>
                    </w:r>
                    <w:r w:rsidRPr="00916811" w:rsidR="00EF6E1E">
                      <w:rPr>
                        <w:b/>
                        <w:color w:val="009F47"/>
                      </w:rPr>
                      <w:t>Sa4</w:t>
                    </w:r>
                    <w:r w:rsidRPr="00916811">
                      <w:rPr>
                        <w:b/>
                        <w:color w:val="009F47"/>
                      </w:rPr>
                      <w:t>CPS project</w:t>
                    </w:r>
                  </w:p>
                  <w:p w:rsidRPr="00916811" w:rsidR="00357692" w:rsidP="00357692" w:rsidRDefault="00357692" w14:paraId="690F954D" w14:textId="69C4CE3A">
                    <w:pPr>
                      <w:pStyle w:val="BodyText"/>
                    </w:pPr>
                    <w:r w:rsidRPr="00916811">
                      <w:rPr>
                        <w:i/>
                      </w:rPr>
                      <w:t>Project partner confidential</w:t>
                    </w:r>
                  </w:p>
                </w:txbxContent>
              </v:textbox>
            </v:shape>
          </w:pict>
        </mc:Fallback>
      </mc:AlternateContent>
    </w:r>
    <w:r w:rsidR="00BB6884" w:rsidRPr="00916811">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168" w14:textId="34DE02EF" w:rsidR="00940C20" w:rsidRPr="00E610B3" w:rsidRDefault="00940C20">
    <w:pPr>
      <w:tabs>
        <w:tab w:val="left" w:pos="1440"/>
        <w:tab w:val="left" w:pos="3420"/>
        <w:tab w:val="left" w:pos="4984"/>
        <w:tab w:val="left" w:pos="6300"/>
        <w:tab w:val="left" w:pos="7251"/>
      </w:tabs>
      <w:rPr>
        <w:color w:val="1F497D"/>
        <w:sz w:val="40"/>
        <w:szCs w:val="40"/>
        <w:lang w:eastAsia="fi-FI"/>
      </w:rPr>
    </w:pPr>
    <w:r w:rsidRPr="00E610B3">
      <w:rPr>
        <w:color w:val="1F497D"/>
        <w:sz w:val="40"/>
        <w:szCs w:val="40"/>
        <w:lang w:eastAsia="fi-FI"/>
      </w:rPr>
      <w:t>ITEA</w:t>
    </w:r>
    <w:r w:rsidR="005E0C9C" w:rsidRPr="00E610B3">
      <w:rPr>
        <w:color w:val="1F497D"/>
        <w:sz w:val="40"/>
        <w:szCs w:val="40"/>
        <w:lang w:eastAsia="fi-FI"/>
      </w:rPr>
      <w:t>4</w:t>
    </w:r>
    <w:r w:rsidRPr="00E610B3">
      <w:rPr>
        <w:color w:val="1F497D"/>
        <w:sz w:val="40"/>
        <w:szCs w:val="40"/>
        <w:lang w:eastAsia="fi-FI"/>
      </w:rPr>
      <w:t xml:space="preserve"> </w:t>
    </w:r>
    <w:r w:rsidR="00411A54" w:rsidRPr="00E610B3">
      <w:rPr>
        <w:color w:val="1F497D"/>
        <w:sz w:val="40"/>
        <w:szCs w:val="40"/>
        <w:lang w:eastAsia="fi-FI"/>
      </w:rPr>
      <w:t>22007</w:t>
    </w:r>
    <w:r w:rsidRPr="00E610B3">
      <w:rPr>
        <w:color w:val="1F497D"/>
        <w:sz w:val="40"/>
        <w:szCs w:val="40"/>
        <w:lang w:eastAsia="fi-FI"/>
      </w:rPr>
      <w:t xml:space="preserve"> </w:t>
    </w:r>
    <w:r w:rsidR="00411A54" w:rsidRPr="00E610B3">
      <w:rPr>
        <w:color w:val="1F497D"/>
        <w:sz w:val="40"/>
        <w:szCs w:val="40"/>
        <w:lang w:eastAsia="fi-FI"/>
      </w:rPr>
      <w:tab/>
    </w:r>
    <w:r w:rsidR="007A77AE" w:rsidRPr="00E610B3">
      <w:rPr>
        <w:color w:val="1F497D"/>
        <w:sz w:val="40"/>
        <w:szCs w:val="40"/>
        <w:lang w:eastAsia="fi-FI"/>
      </w:rPr>
      <w:tab/>
    </w:r>
    <w:r w:rsidR="007A77AE" w:rsidRPr="00E610B3">
      <w:rPr>
        <w:color w:val="1F497D"/>
        <w:sz w:val="40"/>
        <w:szCs w:val="40"/>
        <w:lang w:eastAsia="fi-FI"/>
      </w:rPr>
      <w:tab/>
    </w:r>
    <w:r w:rsidR="007A77AE" w:rsidRPr="00E610B3">
      <w:rPr>
        <w:noProof/>
        <w:color w:val="1F497D"/>
        <w:sz w:val="40"/>
        <w:szCs w:val="40"/>
        <w:lang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sidRPr="00E610B3">
      <w:rPr>
        <w:color w:val="1F497D"/>
        <w:sz w:val="40"/>
        <w:szCs w:val="40"/>
        <w:lang w:eastAsia="fi-FI"/>
      </w:rPr>
      <w:tab/>
    </w:r>
  </w:p>
  <w:p w14:paraId="06EB24C0" w14:textId="4D6ECEBA" w:rsidR="00BB6884" w:rsidRPr="00E610B3" w:rsidRDefault="00411A54">
    <w:pPr>
      <w:tabs>
        <w:tab w:val="left" w:pos="1440"/>
        <w:tab w:val="left" w:pos="3420"/>
        <w:tab w:val="left" w:pos="4984"/>
        <w:tab w:val="left" w:pos="6300"/>
        <w:tab w:val="left" w:pos="7251"/>
      </w:tabs>
      <w:rPr>
        <w:sz w:val="40"/>
        <w:szCs w:val="40"/>
      </w:rPr>
    </w:pPr>
    <w:r w:rsidRPr="00E610B3">
      <w:rPr>
        <w:color w:val="1F497D"/>
        <w:sz w:val="40"/>
        <w:szCs w:val="40"/>
        <w:lang w:eastAsia="fi-FI"/>
      </w:rPr>
      <w:t>Sa4</w:t>
    </w:r>
    <w:r w:rsidR="00940C20" w:rsidRPr="00E610B3">
      <w:rPr>
        <w:color w:val="1F497D"/>
        <w:sz w:val="40"/>
        <w:szCs w:val="40"/>
        <w:lang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4" w14:textId="77777777" w:rsidR="00BB6884" w:rsidRPr="00E610B3" w:rsidRDefault="00BB6884"/>
</w:hdr>
</file>

<file path=word/intelligence2.xml><?xml version="1.0" encoding="utf-8"?>
<int2:intelligence xmlns:int2="http://schemas.microsoft.com/office/intelligence/2020/intelligence" xmlns:oel="http://schemas.microsoft.com/office/2019/extlst">
  <int2:observations>
    <int2:textHash int2:hashCode="2aJtoIhKWZbS7n" int2:id="Y6YtHRF6">
      <int2:state int2:value="Rejected" int2:type="AugLoop_Text_Critique"/>
    </int2:textHash>
    <int2:textHash int2:hashCode="E4ACcteoXANAk0" int2:id="Z1LlxWTb">
      <int2:state int2:value="Rejected" int2:type="AugLoop_Text_Critique"/>
    </int2:textHash>
    <int2:textHash int2:hashCode="kr1169j9KwF5Fy" int2:id="ZBOJmOSC">
      <int2:state int2:value="Rejected" int2:type="AugLoop_Text_Critique"/>
    </int2:textHash>
    <int2:textHash int2:hashCode="VFIiBYT52C6syd" int2:id="ZGUGzytD">
      <int2:state int2:value="Rejected" int2:type="AugLoop_Text_Critique"/>
    </int2:textHash>
    <int2:textHash int2:hashCode="Jp9ufc6e8sAMvo" int2:id="ckGXviS3">
      <int2:state int2:value="Rejected" int2:type="AugLoop_Text_Critique"/>
    </int2:textHash>
    <int2:textHash int2:hashCode="SjXAZH37L8CpOu" int2:id="dWv5VtTZ">
      <int2:state int2:value="Rejected" int2:type="AugLoop_Text_Critique"/>
    </int2:textHash>
    <int2:textHash int2:hashCode="3bPvKjIwSOetA5" int2:id="jy6rLmgX">
      <int2:state int2:value="Rejected" int2:type="AugLoop_Text_Critique"/>
    </int2:textHash>
    <int2:textHash int2:hashCode="cCHyH6o1zqFJ51" int2:id="lNyFHgCA">
      <int2:state int2:value="Rejected" int2:type="AugLoop_Text_Critique"/>
    </int2:textHash>
    <int2:textHash int2:hashCode="T1yTVnQJS5vdTa" int2:id="oomrQXs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7E7"/>
    <w:multiLevelType w:val="multilevel"/>
    <w:tmpl w:val="040B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2A7769A"/>
    <w:multiLevelType w:val="hybridMultilevel"/>
    <w:tmpl w:val="48A2BBDA"/>
    <w:lvl w:ilvl="0" w:tplc="11AC6EF2">
      <w:start w:val="1"/>
      <w:numFmt w:val="bullet"/>
      <w:lvlText w:val=""/>
      <w:lvlJc w:val="left"/>
      <w:pPr>
        <w:ind w:left="720" w:hanging="360"/>
      </w:pPr>
      <w:rPr>
        <w:rFonts w:ascii="Symbol" w:hAnsi="Symbol" w:hint="default"/>
      </w:rPr>
    </w:lvl>
    <w:lvl w:ilvl="1" w:tplc="B9A81A26">
      <w:start w:val="1"/>
      <w:numFmt w:val="bullet"/>
      <w:lvlText w:val="o"/>
      <w:lvlJc w:val="left"/>
      <w:pPr>
        <w:ind w:left="1440" w:hanging="360"/>
      </w:pPr>
      <w:rPr>
        <w:rFonts w:ascii="Courier New" w:hAnsi="Courier New" w:hint="default"/>
      </w:rPr>
    </w:lvl>
    <w:lvl w:ilvl="2" w:tplc="9014E5A6" w:tentative="1">
      <w:start w:val="1"/>
      <w:numFmt w:val="bullet"/>
      <w:lvlText w:val=""/>
      <w:lvlJc w:val="left"/>
      <w:pPr>
        <w:ind w:left="2160" w:hanging="360"/>
      </w:pPr>
      <w:rPr>
        <w:rFonts w:ascii="Wingdings" w:hAnsi="Wingdings" w:hint="default"/>
      </w:rPr>
    </w:lvl>
    <w:lvl w:ilvl="3" w:tplc="B2727524" w:tentative="1">
      <w:start w:val="1"/>
      <w:numFmt w:val="bullet"/>
      <w:lvlText w:val=""/>
      <w:lvlJc w:val="left"/>
      <w:pPr>
        <w:ind w:left="2880" w:hanging="360"/>
      </w:pPr>
      <w:rPr>
        <w:rFonts w:ascii="Symbol" w:hAnsi="Symbol" w:hint="default"/>
      </w:rPr>
    </w:lvl>
    <w:lvl w:ilvl="4" w:tplc="4C8879C0" w:tentative="1">
      <w:start w:val="1"/>
      <w:numFmt w:val="bullet"/>
      <w:lvlText w:val="o"/>
      <w:lvlJc w:val="left"/>
      <w:pPr>
        <w:ind w:left="3600" w:hanging="360"/>
      </w:pPr>
      <w:rPr>
        <w:rFonts w:ascii="Courier New" w:hAnsi="Courier New" w:hint="default"/>
      </w:rPr>
    </w:lvl>
    <w:lvl w:ilvl="5" w:tplc="284A1D3C" w:tentative="1">
      <w:start w:val="1"/>
      <w:numFmt w:val="bullet"/>
      <w:lvlText w:val=""/>
      <w:lvlJc w:val="left"/>
      <w:pPr>
        <w:ind w:left="4320" w:hanging="360"/>
      </w:pPr>
      <w:rPr>
        <w:rFonts w:ascii="Wingdings" w:hAnsi="Wingdings" w:hint="default"/>
      </w:rPr>
    </w:lvl>
    <w:lvl w:ilvl="6" w:tplc="05C250BE" w:tentative="1">
      <w:start w:val="1"/>
      <w:numFmt w:val="bullet"/>
      <w:lvlText w:val=""/>
      <w:lvlJc w:val="left"/>
      <w:pPr>
        <w:ind w:left="5040" w:hanging="360"/>
      </w:pPr>
      <w:rPr>
        <w:rFonts w:ascii="Symbol" w:hAnsi="Symbol" w:hint="default"/>
      </w:rPr>
    </w:lvl>
    <w:lvl w:ilvl="7" w:tplc="14A0BC12" w:tentative="1">
      <w:start w:val="1"/>
      <w:numFmt w:val="bullet"/>
      <w:lvlText w:val="o"/>
      <w:lvlJc w:val="left"/>
      <w:pPr>
        <w:ind w:left="5760" w:hanging="360"/>
      </w:pPr>
      <w:rPr>
        <w:rFonts w:ascii="Courier New" w:hAnsi="Courier New" w:hint="default"/>
      </w:rPr>
    </w:lvl>
    <w:lvl w:ilvl="8" w:tplc="7B20E288" w:tentative="1">
      <w:start w:val="1"/>
      <w:numFmt w:val="bullet"/>
      <w:lvlText w:val=""/>
      <w:lvlJc w:val="left"/>
      <w:pPr>
        <w:ind w:left="6480" w:hanging="360"/>
      </w:pPr>
      <w:rPr>
        <w:rFonts w:ascii="Wingdings" w:hAnsi="Wingdings" w:hint="default"/>
      </w:rPr>
    </w:lvl>
  </w:abstractNum>
  <w:abstractNum w:abstractNumId="2" w15:restartNumberingAfterBreak="0">
    <w:nsid w:val="040B5716"/>
    <w:multiLevelType w:val="hybridMultilevel"/>
    <w:tmpl w:val="FFFFFFFF"/>
    <w:lvl w:ilvl="0" w:tplc="4A76E7B6">
      <w:start w:val="1"/>
      <w:numFmt w:val="bullet"/>
      <w:lvlText w:val=""/>
      <w:lvlJc w:val="left"/>
      <w:pPr>
        <w:ind w:left="720" w:hanging="360"/>
      </w:pPr>
      <w:rPr>
        <w:rFonts w:ascii="Symbol" w:hAnsi="Symbol" w:hint="default"/>
      </w:rPr>
    </w:lvl>
    <w:lvl w:ilvl="1" w:tplc="BA6C7B44">
      <w:start w:val="1"/>
      <w:numFmt w:val="bullet"/>
      <w:lvlText w:val="o"/>
      <w:lvlJc w:val="left"/>
      <w:pPr>
        <w:ind w:left="1440" w:hanging="360"/>
      </w:pPr>
      <w:rPr>
        <w:rFonts w:ascii="Courier New" w:hAnsi="Courier New" w:hint="default"/>
      </w:rPr>
    </w:lvl>
    <w:lvl w:ilvl="2" w:tplc="3FA062F2">
      <w:start w:val="1"/>
      <w:numFmt w:val="bullet"/>
      <w:lvlText w:val=""/>
      <w:lvlJc w:val="left"/>
      <w:pPr>
        <w:ind w:left="2160" w:hanging="360"/>
      </w:pPr>
      <w:rPr>
        <w:rFonts w:ascii="Wingdings" w:hAnsi="Wingdings" w:hint="default"/>
      </w:rPr>
    </w:lvl>
    <w:lvl w:ilvl="3" w:tplc="35E4DEE2">
      <w:start w:val="1"/>
      <w:numFmt w:val="bullet"/>
      <w:lvlText w:val=""/>
      <w:lvlJc w:val="left"/>
      <w:pPr>
        <w:ind w:left="2880" w:hanging="360"/>
      </w:pPr>
      <w:rPr>
        <w:rFonts w:ascii="Symbol" w:hAnsi="Symbol" w:hint="default"/>
      </w:rPr>
    </w:lvl>
    <w:lvl w:ilvl="4" w:tplc="03287278">
      <w:start w:val="1"/>
      <w:numFmt w:val="bullet"/>
      <w:lvlText w:val="o"/>
      <w:lvlJc w:val="left"/>
      <w:pPr>
        <w:ind w:left="3600" w:hanging="360"/>
      </w:pPr>
      <w:rPr>
        <w:rFonts w:ascii="Courier New" w:hAnsi="Courier New" w:hint="default"/>
      </w:rPr>
    </w:lvl>
    <w:lvl w:ilvl="5" w:tplc="D6C248AA">
      <w:start w:val="1"/>
      <w:numFmt w:val="bullet"/>
      <w:lvlText w:val=""/>
      <w:lvlJc w:val="left"/>
      <w:pPr>
        <w:ind w:left="4320" w:hanging="360"/>
      </w:pPr>
      <w:rPr>
        <w:rFonts w:ascii="Wingdings" w:hAnsi="Wingdings" w:hint="default"/>
      </w:rPr>
    </w:lvl>
    <w:lvl w:ilvl="6" w:tplc="130AAD0E">
      <w:start w:val="1"/>
      <w:numFmt w:val="bullet"/>
      <w:lvlText w:val=""/>
      <w:lvlJc w:val="left"/>
      <w:pPr>
        <w:ind w:left="5040" w:hanging="360"/>
      </w:pPr>
      <w:rPr>
        <w:rFonts w:ascii="Symbol" w:hAnsi="Symbol" w:hint="default"/>
      </w:rPr>
    </w:lvl>
    <w:lvl w:ilvl="7" w:tplc="67F24106">
      <w:start w:val="1"/>
      <w:numFmt w:val="bullet"/>
      <w:lvlText w:val="o"/>
      <w:lvlJc w:val="left"/>
      <w:pPr>
        <w:ind w:left="5760" w:hanging="360"/>
      </w:pPr>
      <w:rPr>
        <w:rFonts w:ascii="Courier New" w:hAnsi="Courier New" w:hint="default"/>
      </w:rPr>
    </w:lvl>
    <w:lvl w:ilvl="8" w:tplc="DB70E7BE">
      <w:start w:val="1"/>
      <w:numFmt w:val="bullet"/>
      <w:lvlText w:val=""/>
      <w:lvlJc w:val="left"/>
      <w:pPr>
        <w:ind w:left="6480" w:hanging="360"/>
      </w:pPr>
      <w:rPr>
        <w:rFonts w:ascii="Wingdings" w:hAnsi="Wingdings" w:hint="default"/>
      </w:rPr>
    </w:lvl>
  </w:abstractNum>
  <w:abstractNum w:abstractNumId="3" w15:restartNumberingAfterBreak="0">
    <w:nsid w:val="048E2421"/>
    <w:multiLevelType w:val="hybridMultilevel"/>
    <w:tmpl w:val="FFFFFFFF"/>
    <w:lvl w:ilvl="0" w:tplc="09AEDB5A">
      <w:start w:val="1"/>
      <w:numFmt w:val="bullet"/>
      <w:lvlText w:val="-"/>
      <w:lvlJc w:val="left"/>
      <w:pPr>
        <w:ind w:left="720" w:hanging="360"/>
      </w:pPr>
      <w:rPr>
        <w:rFonts w:ascii="Aptos" w:hAnsi="Aptos" w:hint="default"/>
      </w:rPr>
    </w:lvl>
    <w:lvl w:ilvl="1" w:tplc="868057D6">
      <w:start w:val="1"/>
      <w:numFmt w:val="bullet"/>
      <w:lvlText w:val="o"/>
      <w:lvlJc w:val="left"/>
      <w:pPr>
        <w:ind w:left="1440" w:hanging="360"/>
      </w:pPr>
      <w:rPr>
        <w:rFonts w:ascii="Courier New" w:hAnsi="Courier New" w:hint="default"/>
      </w:rPr>
    </w:lvl>
    <w:lvl w:ilvl="2" w:tplc="14EE351A">
      <w:start w:val="1"/>
      <w:numFmt w:val="bullet"/>
      <w:lvlText w:val=""/>
      <w:lvlJc w:val="left"/>
      <w:pPr>
        <w:ind w:left="2160" w:hanging="360"/>
      </w:pPr>
      <w:rPr>
        <w:rFonts w:ascii="Wingdings" w:hAnsi="Wingdings" w:hint="default"/>
      </w:rPr>
    </w:lvl>
    <w:lvl w:ilvl="3" w:tplc="AA029FFA">
      <w:start w:val="1"/>
      <w:numFmt w:val="bullet"/>
      <w:lvlText w:val=""/>
      <w:lvlJc w:val="left"/>
      <w:pPr>
        <w:ind w:left="2880" w:hanging="360"/>
      </w:pPr>
      <w:rPr>
        <w:rFonts w:ascii="Symbol" w:hAnsi="Symbol" w:hint="default"/>
      </w:rPr>
    </w:lvl>
    <w:lvl w:ilvl="4" w:tplc="CB808C58">
      <w:start w:val="1"/>
      <w:numFmt w:val="bullet"/>
      <w:lvlText w:val="o"/>
      <w:lvlJc w:val="left"/>
      <w:pPr>
        <w:ind w:left="3600" w:hanging="360"/>
      </w:pPr>
      <w:rPr>
        <w:rFonts w:ascii="Courier New" w:hAnsi="Courier New" w:hint="default"/>
      </w:rPr>
    </w:lvl>
    <w:lvl w:ilvl="5" w:tplc="7CB804D6">
      <w:start w:val="1"/>
      <w:numFmt w:val="bullet"/>
      <w:lvlText w:val=""/>
      <w:lvlJc w:val="left"/>
      <w:pPr>
        <w:ind w:left="4320" w:hanging="360"/>
      </w:pPr>
      <w:rPr>
        <w:rFonts w:ascii="Wingdings" w:hAnsi="Wingdings" w:hint="default"/>
      </w:rPr>
    </w:lvl>
    <w:lvl w:ilvl="6" w:tplc="FE187656">
      <w:start w:val="1"/>
      <w:numFmt w:val="bullet"/>
      <w:lvlText w:val=""/>
      <w:lvlJc w:val="left"/>
      <w:pPr>
        <w:ind w:left="5040" w:hanging="360"/>
      </w:pPr>
      <w:rPr>
        <w:rFonts w:ascii="Symbol" w:hAnsi="Symbol" w:hint="default"/>
      </w:rPr>
    </w:lvl>
    <w:lvl w:ilvl="7" w:tplc="4C06125C">
      <w:start w:val="1"/>
      <w:numFmt w:val="bullet"/>
      <w:lvlText w:val="o"/>
      <w:lvlJc w:val="left"/>
      <w:pPr>
        <w:ind w:left="5760" w:hanging="360"/>
      </w:pPr>
      <w:rPr>
        <w:rFonts w:ascii="Courier New" w:hAnsi="Courier New" w:hint="default"/>
      </w:rPr>
    </w:lvl>
    <w:lvl w:ilvl="8" w:tplc="D804A724">
      <w:start w:val="1"/>
      <w:numFmt w:val="bullet"/>
      <w:lvlText w:val=""/>
      <w:lvlJc w:val="left"/>
      <w:pPr>
        <w:ind w:left="6480" w:hanging="360"/>
      </w:pPr>
      <w:rPr>
        <w:rFonts w:ascii="Wingdings" w:hAnsi="Wingdings" w:hint="default"/>
      </w:rPr>
    </w:lvl>
  </w:abstractNum>
  <w:abstractNum w:abstractNumId="4" w15:restartNumberingAfterBreak="0">
    <w:nsid w:val="04AC7ABA"/>
    <w:multiLevelType w:val="hybridMultilevel"/>
    <w:tmpl w:val="F99C87F0"/>
    <w:lvl w:ilvl="0" w:tplc="91DE8FA6">
      <w:start w:val="1"/>
      <w:numFmt w:val="bullet"/>
      <w:lvlText w:val="•"/>
      <w:lvlJc w:val="left"/>
      <w:pPr>
        <w:tabs>
          <w:tab w:val="num" w:pos="720"/>
        </w:tabs>
        <w:ind w:left="720" w:hanging="360"/>
      </w:pPr>
      <w:rPr>
        <w:rFonts w:ascii="Arial" w:hAnsi="Arial" w:hint="default"/>
      </w:rPr>
    </w:lvl>
    <w:lvl w:ilvl="1" w:tplc="7D7ED662">
      <w:start w:val="1"/>
      <w:numFmt w:val="bullet"/>
      <w:lvlText w:val="•"/>
      <w:lvlJc w:val="left"/>
      <w:pPr>
        <w:tabs>
          <w:tab w:val="num" w:pos="1440"/>
        </w:tabs>
        <w:ind w:left="1440" w:hanging="360"/>
      </w:pPr>
      <w:rPr>
        <w:rFonts w:ascii="Arial" w:hAnsi="Arial" w:hint="default"/>
      </w:rPr>
    </w:lvl>
    <w:lvl w:ilvl="2" w:tplc="0D2EDB32" w:tentative="1">
      <w:start w:val="1"/>
      <w:numFmt w:val="bullet"/>
      <w:lvlText w:val="•"/>
      <w:lvlJc w:val="left"/>
      <w:pPr>
        <w:tabs>
          <w:tab w:val="num" w:pos="2160"/>
        </w:tabs>
        <w:ind w:left="2160" w:hanging="360"/>
      </w:pPr>
      <w:rPr>
        <w:rFonts w:ascii="Arial" w:hAnsi="Arial" w:hint="default"/>
      </w:rPr>
    </w:lvl>
    <w:lvl w:ilvl="3" w:tplc="CC240174" w:tentative="1">
      <w:start w:val="1"/>
      <w:numFmt w:val="bullet"/>
      <w:lvlText w:val="•"/>
      <w:lvlJc w:val="left"/>
      <w:pPr>
        <w:tabs>
          <w:tab w:val="num" w:pos="2880"/>
        </w:tabs>
        <w:ind w:left="2880" w:hanging="360"/>
      </w:pPr>
      <w:rPr>
        <w:rFonts w:ascii="Arial" w:hAnsi="Arial" w:hint="default"/>
      </w:rPr>
    </w:lvl>
    <w:lvl w:ilvl="4" w:tplc="258CC772" w:tentative="1">
      <w:start w:val="1"/>
      <w:numFmt w:val="bullet"/>
      <w:lvlText w:val="•"/>
      <w:lvlJc w:val="left"/>
      <w:pPr>
        <w:tabs>
          <w:tab w:val="num" w:pos="3600"/>
        </w:tabs>
        <w:ind w:left="3600" w:hanging="360"/>
      </w:pPr>
      <w:rPr>
        <w:rFonts w:ascii="Arial" w:hAnsi="Arial" w:hint="default"/>
      </w:rPr>
    </w:lvl>
    <w:lvl w:ilvl="5" w:tplc="0E9E16B0" w:tentative="1">
      <w:start w:val="1"/>
      <w:numFmt w:val="bullet"/>
      <w:lvlText w:val="•"/>
      <w:lvlJc w:val="left"/>
      <w:pPr>
        <w:tabs>
          <w:tab w:val="num" w:pos="4320"/>
        </w:tabs>
        <w:ind w:left="4320" w:hanging="360"/>
      </w:pPr>
      <w:rPr>
        <w:rFonts w:ascii="Arial" w:hAnsi="Arial" w:hint="default"/>
      </w:rPr>
    </w:lvl>
    <w:lvl w:ilvl="6" w:tplc="DA6C2430" w:tentative="1">
      <w:start w:val="1"/>
      <w:numFmt w:val="bullet"/>
      <w:lvlText w:val="•"/>
      <w:lvlJc w:val="left"/>
      <w:pPr>
        <w:tabs>
          <w:tab w:val="num" w:pos="5040"/>
        </w:tabs>
        <w:ind w:left="5040" w:hanging="360"/>
      </w:pPr>
      <w:rPr>
        <w:rFonts w:ascii="Arial" w:hAnsi="Arial" w:hint="default"/>
      </w:rPr>
    </w:lvl>
    <w:lvl w:ilvl="7" w:tplc="8B12C14E" w:tentative="1">
      <w:start w:val="1"/>
      <w:numFmt w:val="bullet"/>
      <w:lvlText w:val="•"/>
      <w:lvlJc w:val="left"/>
      <w:pPr>
        <w:tabs>
          <w:tab w:val="num" w:pos="5760"/>
        </w:tabs>
        <w:ind w:left="5760" w:hanging="360"/>
      </w:pPr>
      <w:rPr>
        <w:rFonts w:ascii="Arial" w:hAnsi="Arial" w:hint="default"/>
      </w:rPr>
    </w:lvl>
    <w:lvl w:ilvl="8" w:tplc="687A7D6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4E10CF3"/>
    <w:multiLevelType w:val="hybridMultilevel"/>
    <w:tmpl w:val="FFFFFFFF"/>
    <w:lvl w:ilvl="0" w:tplc="256A95CA">
      <w:start w:val="1"/>
      <w:numFmt w:val="bullet"/>
      <w:lvlText w:val=""/>
      <w:lvlJc w:val="left"/>
      <w:pPr>
        <w:ind w:left="720" w:hanging="360"/>
      </w:pPr>
      <w:rPr>
        <w:rFonts w:ascii="Symbol" w:hAnsi="Symbol" w:hint="default"/>
      </w:rPr>
    </w:lvl>
    <w:lvl w:ilvl="1" w:tplc="CEC02A7C">
      <w:start w:val="1"/>
      <w:numFmt w:val="bullet"/>
      <w:lvlText w:val="o"/>
      <w:lvlJc w:val="left"/>
      <w:pPr>
        <w:ind w:left="1440" w:hanging="360"/>
      </w:pPr>
      <w:rPr>
        <w:rFonts w:ascii="Courier New" w:hAnsi="Courier New" w:hint="default"/>
      </w:rPr>
    </w:lvl>
    <w:lvl w:ilvl="2" w:tplc="4216DC60">
      <w:start w:val="1"/>
      <w:numFmt w:val="bullet"/>
      <w:lvlText w:val=""/>
      <w:lvlJc w:val="left"/>
      <w:pPr>
        <w:ind w:left="2160" w:hanging="360"/>
      </w:pPr>
      <w:rPr>
        <w:rFonts w:ascii="Wingdings" w:hAnsi="Wingdings" w:hint="default"/>
      </w:rPr>
    </w:lvl>
    <w:lvl w:ilvl="3" w:tplc="CFF81A2E">
      <w:start w:val="1"/>
      <w:numFmt w:val="bullet"/>
      <w:lvlText w:val=""/>
      <w:lvlJc w:val="left"/>
      <w:pPr>
        <w:ind w:left="2880" w:hanging="360"/>
      </w:pPr>
      <w:rPr>
        <w:rFonts w:ascii="Symbol" w:hAnsi="Symbol" w:hint="default"/>
      </w:rPr>
    </w:lvl>
    <w:lvl w:ilvl="4" w:tplc="A96AB504">
      <w:start w:val="1"/>
      <w:numFmt w:val="bullet"/>
      <w:lvlText w:val="o"/>
      <w:lvlJc w:val="left"/>
      <w:pPr>
        <w:ind w:left="3600" w:hanging="360"/>
      </w:pPr>
      <w:rPr>
        <w:rFonts w:ascii="Courier New" w:hAnsi="Courier New" w:hint="default"/>
      </w:rPr>
    </w:lvl>
    <w:lvl w:ilvl="5" w:tplc="0D083952">
      <w:start w:val="1"/>
      <w:numFmt w:val="bullet"/>
      <w:lvlText w:val=""/>
      <w:lvlJc w:val="left"/>
      <w:pPr>
        <w:ind w:left="4320" w:hanging="360"/>
      </w:pPr>
      <w:rPr>
        <w:rFonts w:ascii="Wingdings" w:hAnsi="Wingdings" w:hint="default"/>
      </w:rPr>
    </w:lvl>
    <w:lvl w:ilvl="6" w:tplc="690EC638">
      <w:start w:val="1"/>
      <w:numFmt w:val="bullet"/>
      <w:lvlText w:val=""/>
      <w:lvlJc w:val="left"/>
      <w:pPr>
        <w:ind w:left="5040" w:hanging="360"/>
      </w:pPr>
      <w:rPr>
        <w:rFonts w:ascii="Symbol" w:hAnsi="Symbol" w:hint="default"/>
      </w:rPr>
    </w:lvl>
    <w:lvl w:ilvl="7" w:tplc="CF28A6A2">
      <w:start w:val="1"/>
      <w:numFmt w:val="bullet"/>
      <w:lvlText w:val="o"/>
      <w:lvlJc w:val="left"/>
      <w:pPr>
        <w:ind w:left="5760" w:hanging="360"/>
      </w:pPr>
      <w:rPr>
        <w:rFonts w:ascii="Courier New" w:hAnsi="Courier New" w:hint="default"/>
      </w:rPr>
    </w:lvl>
    <w:lvl w:ilvl="8" w:tplc="44B2DF7C">
      <w:start w:val="1"/>
      <w:numFmt w:val="bullet"/>
      <w:lvlText w:val=""/>
      <w:lvlJc w:val="left"/>
      <w:pPr>
        <w:ind w:left="6480" w:hanging="360"/>
      </w:pPr>
      <w:rPr>
        <w:rFonts w:ascii="Wingdings" w:hAnsi="Wingdings" w:hint="default"/>
      </w:rPr>
    </w:lvl>
  </w:abstractNum>
  <w:abstractNum w:abstractNumId="6" w15:restartNumberingAfterBreak="0">
    <w:nsid w:val="053422BD"/>
    <w:multiLevelType w:val="hybridMultilevel"/>
    <w:tmpl w:val="FFFFFFFF"/>
    <w:lvl w:ilvl="0" w:tplc="B21697F8">
      <w:start w:val="1"/>
      <w:numFmt w:val="bullet"/>
      <w:lvlText w:val=""/>
      <w:lvlJc w:val="left"/>
      <w:pPr>
        <w:ind w:left="720" w:hanging="360"/>
      </w:pPr>
      <w:rPr>
        <w:rFonts w:ascii="Symbol" w:hAnsi="Symbol" w:hint="default"/>
      </w:rPr>
    </w:lvl>
    <w:lvl w:ilvl="1" w:tplc="6B12F702">
      <w:start w:val="1"/>
      <w:numFmt w:val="bullet"/>
      <w:lvlText w:val="o"/>
      <w:lvlJc w:val="left"/>
      <w:pPr>
        <w:ind w:left="1440" w:hanging="360"/>
      </w:pPr>
      <w:rPr>
        <w:rFonts w:ascii="Courier New" w:hAnsi="Courier New" w:hint="default"/>
      </w:rPr>
    </w:lvl>
    <w:lvl w:ilvl="2" w:tplc="A912900E">
      <w:start w:val="1"/>
      <w:numFmt w:val="bullet"/>
      <w:lvlText w:val=""/>
      <w:lvlJc w:val="left"/>
      <w:pPr>
        <w:ind w:left="2160" w:hanging="360"/>
      </w:pPr>
      <w:rPr>
        <w:rFonts w:ascii="Wingdings" w:hAnsi="Wingdings" w:hint="default"/>
      </w:rPr>
    </w:lvl>
    <w:lvl w:ilvl="3" w:tplc="E2CC4E0C">
      <w:start w:val="1"/>
      <w:numFmt w:val="bullet"/>
      <w:lvlText w:val=""/>
      <w:lvlJc w:val="left"/>
      <w:pPr>
        <w:ind w:left="2880" w:hanging="360"/>
      </w:pPr>
      <w:rPr>
        <w:rFonts w:ascii="Symbol" w:hAnsi="Symbol" w:hint="default"/>
      </w:rPr>
    </w:lvl>
    <w:lvl w:ilvl="4" w:tplc="A8E4E6C6">
      <w:start w:val="1"/>
      <w:numFmt w:val="bullet"/>
      <w:lvlText w:val="o"/>
      <w:lvlJc w:val="left"/>
      <w:pPr>
        <w:ind w:left="3600" w:hanging="360"/>
      </w:pPr>
      <w:rPr>
        <w:rFonts w:ascii="Courier New" w:hAnsi="Courier New" w:hint="default"/>
      </w:rPr>
    </w:lvl>
    <w:lvl w:ilvl="5" w:tplc="B5D8CF24">
      <w:start w:val="1"/>
      <w:numFmt w:val="bullet"/>
      <w:lvlText w:val=""/>
      <w:lvlJc w:val="left"/>
      <w:pPr>
        <w:ind w:left="4320" w:hanging="360"/>
      </w:pPr>
      <w:rPr>
        <w:rFonts w:ascii="Wingdings" w:hAnsi="Wingdings" w:hint="default"/>
      </w:rPr>
    </w:lvl>
    <w:lvl w:ilvl="6" w:tplc="385ECB72">
      <w:start w:val="1"/>
      <w:numFmt w:val="bullet"/>
      <w:lvlText w:val=""/>
      <w:lvlJc w:val="left"/>
      <w:pPr>
        <w:ind w:left="5040" w:hanging="360"/>
      </w:pPr>
      <w:rPr>
        <w:rFonts w:ascii="Symbol" w:hAnsi="Symbol" w:hint="default"/>
      </w:rPr>
    </w:lvl>
    <w:lvl w:ilvl="7" w:tplc="6108D3E2">
      <w:start w:val="1"/>
      <w:numFmt w:val="bullet"/>
      <w:lvlText w:val="o"/>
      <w:lvlJc w:val="left"/>
      <w:pPr>
        <w:ind w:left="5760" w:hanging="360"/>
      </w:pPr>
      <w:rPr>
        <w:rFonts w:ascii="Courier New" w:hAnsi="Courier New" w:hint="default"/>
      </w:rPr>
    </w:lvl>
    <w:lvl w:ilvl="8" w:tplc="440A8F56">
      <w:start w:val="1"/>
      <w:numFmt w:val="bullet"/>
      <w:lvlText w:val=""/>
      <w:lvlJc w:val="left"/>
      <w:pPr>
        <w:ind w:left="6480" w:hanging="360"/>
      </w:pPr>
      <w:rPr>
        <w:rFonts w:ascii="Wingdings" w:hAnsi="Wingdings" w:hint="default"/>
      </w:rPr>
    </w:lvl>
  </w:abstractNum>
  <w:abstractNum w:abstractNumId="7" w15:restartNumberingAfterBreak="0">
    <w:nsid w:val="05EAA912"/>
    <w:multiLevelType w:val="hybridMultilevel"/>
    <w:tmpl w:val="953EE308"/>
    <w:lvl w:ilvl="0" w:tplc="6FEA0120">
      <w:start w:val="1"/>
      <w:numFmt w:val="bullet"/>
      <w:lvlText w:val=""/>
      <w:lvlJc w:val="left"/>
      <w:pPr>
        <w:ind w:left="720" w:hanging="360"/>
      </w:pPr>
      <w:rPr>
        <w:rFonts w:ascii="Symbol" w:hAnsi="Symbol" w:hint="default"/>
      </w:rPr>
    </w:lvl>
    <w:lvl w:ilvl="1" w:tplc="656C6220">
      <w:start w:val="1"/>
      <w:numFmt w:val="bullet"/>
      <w:lvlText w:val="o"/>
      <w:lvlJc w:val="left"/>
      <w:pPr>
        <w:ind w:left="1440" w:hanging="360"/>
      </w:pPr>
      <w:rPr>
        <w:rFonts w:ascii="Courier New" w:hAnsi="Courier New" w:hint="default"/>
      </w:rPr>
    </w:lvl>
    <w:lvl w:ilvl="2" w:tplc="DD4EA67E">
      <w:start w:val="1"/>
      <w:numFmt w:val="bullet"/>
      <w:lvlText w:val=""/>
      <w:lvlJc w:val="left"/>
      <w:pPr>
        <w:ind w:left="2160" w:hanging="360"/>
      </w:pPr>
      <w:rPr>
        <w:rFonts w:ascii="Wingdings" w:hAnsi="Wingdings" w:hint="default"/>
      </w:rPr>
    </w:lvl>
    <w:lvl w:ilvl="3" w:tplc="BB98506C">
      <w:start w:val="1"/>
      <w:numFmt w:val="bullet"/>
      <w:lvlText w:val=""/>
      <w:lvlJc w:val="left"/>
      <w:pPr>
        <w:ind w:left="2880" w:hanging="360"/>
      </w:pPr>
      <w:rPr>
        <w:rFonts w:ascii="Symbol" w:hAnsi="Symbol" w:hint="default"/>
      </w:rPr>
    </w:lvl>
    <w:lvl w:ilvl="4" w:tplc="9AF402AA">
      <w:start w:val="1"/>
      <w:numFmt w:val="bullet"/>
      <w:lvlText w:val="o"/>
      <w:lvlJc w:val="left"/>
      <w:pPr>
        <w:ind w:left="3600" w:hanging="360"/>
      </w:pPr>
      <w:rPr>
        <w:rFonts w:ascii="Courier New" w:hAnsi="Courier New" w:hint="default"/>
      </w:rPr>
    </w:lvl>
    <w:lvl w:ilvl="5" w:tplc="A5E25370">
      <w:start w:val="1"/>
      <w:numFmt w:val="bullet"/>
      <w:lvlText w:val=""/>
      <w:lvlJc w:val="left"/>
      <w:pPr>
        <w:ind w:left="4320" w:hanging="360"/>
      </w:pPr>
      <w:rPr>
        <w:rFonts w:ascii="Wingdings" w:hAnsi="Wingdings" w:hint="default"/>
      </w:rPr>
    </w:lvl>
    <w:lvl w:ilvl="6" w:tplc="880CC6E8">
      <w:start w:val="1"/>
      <w:numFmt w:val="bullet"/>
      <w:lvlText w:val=""/>
      <w:lvlJc w:val="left"/>
      <w:pPr>
        <w:ind w:left="5040" w:hanging="360"/>
      </w:pPr>
      <w:rPr>
        <w:rFonts w:ascii="Symbol" w:hAnsi="Symbol" w:hint="default"/>
      </w:rPr>
    </w:lvl>
    <w:lvl w:ilvl="7" w:tplc="6072884A">
      <w:start w:val="1"/>
      <w:numFmt w:val="bullet"/>
      <w:lvlText w:val="o"/>
      <w:lvlJc w:val="left"/>
      <w:pPr>
        <w:ind w:left="5760" w:hanging="360"/>
      </w:pPr>
      <w:rPr>
        <w:rFonts w:ascii="Courier New" w:hAnsi="Courier New" w:hint="default"/>
      </w:rPr>
    </w:lvl>
    <w:lvl w:ilvl="8" w:tplc="05E8E614">
      <w:start w:val="1"/>
      <w:numFmt w:val="bullet"/>
      <w:lvlText w:val=""/>
      <w:lvlJc w:val="left"/>
      <w:pPr>
        <w:ind w:left="6480" w:hanging="360"/>
      </w:pPr>
      <w:rPr>
        <w:rFonts w:ascii="Wingdings" w:hAnsi="Wingdings" w:hint="default"/>
      </w:rPr>
    </w:lvl>
  </w:abstractNum>
  <w:abstractNum w:abstractNumId="8" w15:restartNumberingAfterBreak="0">
    <w:nsid w:val="05F004F6"/>
    <w:multiLevelType w:val="hybridMultilevel"/>
    <w:tmpl w:val="E56CF166"/>
    <w:lvl w:ilvl="0" w:tplc="16CE4804">
      <w:start w:val="1"/>
      <w:numFmt w:val="bullet"/>
      <w:lvlText w:val=""/>
      <w:lvlJc w:val="left"/>
      <w:pPr>
        <w:ind w:left="720" w:hanging="360"/>
      </w:pPr>
      <w:rPr>
        <w:rFonts w:ascii="Symbol" w:hAnsi="Symbol" w:hint="default"/>
      </w:rPr>
    </w:lvl>
    <w:lvl w:ilvl="1" w:tplc="21AE59B8" w:tentative="1">
      <w:start w:val="1"/>
      <w:numFmt w:val="bullet"/>
      <w:lvlText w:val="o"/>
      <w:lvlJc w:val="left"/>
      <w:pPr>
        <w:ind w:left="1440" w:hanging="360"/>
      </w:pPr>
      <w:rPr>
        <w:rFonts w:ascii="Courier New" w:hAnsi="Courier New" w:hint="default"/>
      </w:rPr>
    </w:lvl>
    <w:lvl w:ilvl="2" w:tplc="7CA66462" w:tentative="1">
      <w:start w:val="1"/>
      <w:numFmt w:val="bullet"/>
      <w:lvlText w:val=""/>
      <w:lvlJc w:val="left"/>
      <w:pPr>
        <w:ind w:left="2160" w:hanging="360"/>
      </w:pPr>
      <w:rPr>
        <w:rFonts w:ascii="Wingdings" w:hAnsi="Wingdings" w:hint="default"/>
      </w:rPr>
    </w:lvl>
    <w:lvl w:ilvl="3" w:tplc="85860566" w:tentative="1">
      <w:start w:val="1"/>
      <w:numFmt w:val="bullet"/>
      <w:lvlText w:val=""/>
      <w:lvlJc w:val="left"/>
      <w:pPr>
        <w:ind w:left="2880" w:hanging="360"/>
      </w:pPr>
      <w:rPr>
        <w:rFonts w:ascii="Symbol" w:hAnsi="Symbol" w:hint="default"/>
      </w:rPr>
    </w:lvl>
    <w:lvl w:ilvl="4" w:tplc="7C72AEA6" w:tentative="1">
      <w:start w:val="1"/>
      <w:numFmt w:val="bullet"/>
      <w:lvlText w:val="o"/>
      <w:lvlJc w:val="left"/>
      <w:pPr>
        <w:ind w:left="3600" w:hanging="360"/>
      </w:pPr>
      <w:rPr>
        <w:rFonts w:ascii="Courier New" w:hAnsi="Courier New" w:hint="default"/>
      </w:rPr>
    </w:lvl>
    <w:lvl w:ilvl="5" w:tplc="8E6670A0" w:tentative="1">
      <w:start w:val="1"/>
      <w:numFmt w:val="bullet"/>
      <w:lvlText w:val=""/>
      <w:lvlJc w:val="left"/>
      <w:pPr>
        <w:ind w:left="4320" w:hanging="360"/>
      </w:pPr>
      <w:rPr>
        <w:rFonts w:ascii="Wingdings" w:hAnsi="Wingdings" w:hint="default"/>
      </w:rPr>
    </w:lvl>
    <w:lvl w:ilvl="6" w:tplc="45B253D0" w:tentative="1">
      <w:start w:val="1"/>
      <w:numFmt w:val="bullet"/>
      <w:lvlText w:val=""/>
      <w:lvlJc w:val="left"/>
      <w:pPr>
        <w:ind w:left="5040" w:hanging="360"/>
      </w:pPr>
      <w:rPr>
        <w:rFonts w:ascii="Symbol" w:hAnsi="Symbol" w:hint="default"/>
      </w:rPr>
    </w:lvl>
    <w:lvl w:ilvl="7" w:tplc="E6A2903E" w:tentative="1">
      <w:start w:val="1"/>
      <w:numFmt w:val="bullet"/>
      <w:lvlText w:val="o"/>
      <w:lvlJc w:val="left"/>
      <w:pPr>
        <w:ind w:left="5760" w:hanging="360"/>
      </w:pPr>
      <w:rPr>
        <w:rFonts w:ascii="Courier New" w:hAnsi="Courier New" w:hint="default"/>
      </w:rPr>
    </w:lvl>
    <w:lvl w:ilvl="8" w:tplc="2474F0F8" w:tentative="1">
      <w:start w:val="1"/>
      <w:numFmt w:val="bullet"/>
      <w:lvlText w:val=""/>
      <w:lvlJc w:val="left"/>
      <w:pPr>
        <w:ind w:left="6480" w:hanging="360"/>
      </w:pPr>
      <w:rPr>
        <w:rFonts w:ascii="Wingdings" w:hAnsi="Wingdings" w:hint="default"/>
      </w:rPr>
    </w:lvl>
  </w:abstractNum>
  <w:abstractNum w:abstractNumId="9" w15:restartNumberingAfterBreak="0">
    <w:nsid w:val="06D6610A"/>
    <w:multiLevelType w:val="hybridMultilevel"/>
    <w:tmpl w:val="20F80ED6"/>
    <w:lvl w:ilvl="0" w:tplc="3DB0F9A4">
      <w:start w:val="1"/>
      <w:numFmt w:val="bullet"/>
      <w:lvlText w:val=""/>
      <w:lvlJc w:val="left"/>
      <w:pPr>
        <w:ind w:left="720" w:hanging="360"/>
      </w:pPr>
      <w:rPr>
        <w:rFonts w:ascii="Symbol" w:hAnsi="Symbol" w:hint="default"/>
      </w:rPr>
    </w:lvl>
    <w:lvl w:ilvl="1" w:tplc="9E3CFEF4" w:tentative="1">
      <w:start w:val="1"/>
      <w:numFmt w:val="bullet"/>
      <w:lvlText w:val="o"/>
      <w:lvlJc w:val="left"/>
      <w:pPr>
        <w:ind w:left="1440" w:hanging="360"/>
      </w:pPr>
      <w:rPr>
        <w:rFonts w:ascii="Courier New" w:hAnsi="Courier New" w:hint="default"/>
      </w:rPr>
    </w:lvl>
    <w:lvl w:ilvl="2" w:tplc="63505D40" w:tentative="1">
      <w:start w:val="1"/>
      <w:numFmt w:val="bullet"/>
      <w:lvlText w:val=""/>
      <w:lvlJc w:val="left"/>
      <w:pPr>
        <w:ind w:left="2160" w:hanging="360"/>
      </w:pPr>
      <w:rPr>
        <w:rFonts w:ascii="Wingdings" w:hAnsi="Wingdings" w:hint="default"/>
      </w:rPr>
    </w:lvl>
    <w:lvl w:ilvl="3" w:tplc="E98C1F72" w:tentative="1">
      <w:start w:val="1"/>
      <w:numFmt w:val="bullet"/>
      <w:lvlText w:val=""/>
      <w:lvlJc w:val="left"/>
      <w:pPr>
        <w:ind w:left="2880" w:hanging="360"/>
      </w:pPr>
      <w:rPr>
        <w:rFonts w:ascii="Symbol" w:hAnsi="Symbol" w:hint="default"/>
      </w:rPr>
    </w:lvl>
    <w:lvl w:ilvl="4" w:tplc="D834EB90" w:tentative="1">
      <w:start w:val="1"/>
      <w:numFmt w:val="bullet"/>
      <w:lvlText w:val="o"/>
      <w:lvlJc w:val="left"/>
      <w:pPr>
        <w:ind w:left="3600" w:hanging="360"/>
      </w:pPr>
      <w:rPr>
        <w:rFonts w:ascii="Courier New" w:hAnsi="Courier New" w:hint="default"/>
      </w:rPr>
    </w:lvl>
    <w:lvl w:ilvl="5" w:tplc="854AFA04" w:tentative="1">
      <w:start w:val="1"/>
      <w:numFmt w:val="bullet"/>
      <w:lvlText w:val=""/>
      <w:lvlJc w:val="left"/>
      <w:pPr>
        <w:ind w:left="4320" w:hanging="360"/>
      </w:pPr>
      <w:rPr>
        <w:rFonts w:ascii="Wingdings" w:hAnsi="Wingdings" w:hint="default"/>
      </w:rPr>
    </w:lvl>
    <w:lvl w:ilvl="6" w:tplc="0832A254" w:tentative="1">
      <w:start w:val="1"/>
      <w:numFmt w:val="bullet"/>
      <w:lvlText w:val=""/>
      <w:lvlJc w:val="left"/>
      <w:pPr>
        <w:ind w:left="5040" w:hanging="360"/>
      </w:pPr>
      <w:rPr>
        <w:rFonts w:ascii="Symbol" w:hAnsi="Symbol" w:hint="default"/>
      </w:rPr>
    </w:lvl>
    <w:lvl w:ilvl="7" w:tplc="F1747654" w:tentative="1">
      <w:start w:val="1"/>
      <w:numFmt w:val="bullet"/>
      <w:lvlText w:val="o"/>
      <w:lvlJc w:val="left"/>
      <w:pPr>
        <w:ind w:left="5760" w:hanging="360"/>
      </w:pPr>
      <w:rPr>
        <w:rFonts w:ascii="Courier New" w:hAnsi="Courier New" w:hint="default"/>
      </w:rPr>
    </w:lvl>
    <w:lvl w:ilvl="8" w:tplc="D8FE41E6" w:tentative="1">
      <w:start w:val="1"/>
      <w:numFmt w:val="bullet"/>
      <w:lvlText w:val=""/>
      <w:lvlJc w:val="left"/>
      <w:pPr>
        <w:ind w:left="6480" w:hanging="360"/>
      </w:pPr>
      <w:rPr>
        <w:rFonts w:ascii="Wingdings" w:hAnsi="Wingdings" w:hint="default"/>
      </w:rPr>
    </w:lvl>
  </w:abstractNum>
  <w:abstractNum w:abstractNumId="10" w15:restartNumberingAfterBreak="0">
    <w:nsid w:val="07516EE4"/>
    <w:multiLevelType w:val="hybridMultilevel"/>
    <w:tmpl w:val="DC462734"/>
    <w:lvl w:ilvl="0" w:tplc="0B146AFA">
      <w:start w:val="1"/>
      <w:numFmt w:val="bullet"/>
      <w:lvlText w:val=""/>
      <w:lvlJc w:val="left"/>
      <w:pPr>
        <w:ind w:left="720" w:hanging="360"/>
      </w:pPr>
      <w:rPr>
        <w:rFonts w:ascii="Symbol" w:hAnsi="Symbol" w:hint="default"/>
      </w:rPr>
    </w:lvl>
    <w:lvl w:ilvl="1" w:tplc="5A8E6CFC" w:tentative="1">
      <w:start w:val="1"/>
      <w:numFmt w:val="bullet"/>
      <w:lvlText w:val="o"/>
      <w:lvlJc w:val="left"/>
      <w:pPr>
        <w:ind w:left="1440" w:hanging="360"/>
      </w:pPr>
      <w:rPr>
        <w:rFonts w:ascii="Courier New" w:hAnsi="Courier New" w:hint="default"/>
      </w:rPr>
    </w:lvl>
    <w:lvl w:ilvl="2" w:tplc="5FD86E34" w:tentative="1">
      <w:start w:val="1"/>
      <w:numFmt w:val="bullet"/>
      <w:lvlText w:val=""/>
      <w:lvlJc w:val="left"/>
      <w:pPr>
        <w:ind w:left="2160" w:hanging="360"/>
      </w:pPr>
      <w:rPr>
        <w:rFonts w:ascii="Wingdings" w:hAnsi="Wingdings" w:hint="default"/>
      </w:rPr>
    </w:lvl>
    <w:lvl w:ilvl="3" w:tplc="5BBCCA58" w:tentative="1">
      <w:start w:val="1"/>
      <w:numFmt w:val="bullet"/>
      <w:lvlText w:val=""/>
      <w:lvlJc w:val="left"/>
      <w:pPr>
        <w:ind w:left="2880" w:hanging="360"/>
      </w:pPr>
      <w:rPr>
        <w:rFonts w:ascii="Symbol" w:hAnsi="Symbol" w:hint="default"/>
      </w:rPr>
    </w:lvl>
    <w:lvl w:ilvl="4" w:tplc="33A6DF76" w:tentative="1">
      <w:start w:val="1"/>
      <w:numFmt w:val="bullet"/>
      <w:lvlText w:val="o"/>
      <w:lvlJc w:val="left"/>
      <w:pPr>
        <w:ind w:left="3600" w:hanging="360"/>
      </w:pPr>
      <w:rPr>
        <w:rFonts w:ascii="Courier New" w:hAnsi="Courier New" w:hint="default"/>
      </w:rPr>
    </w:lvl>
    <w:lvl w:ilvl="5" w:tplc="55029CF0" w:tentative="1">
      <w:start w:val="1"/>
      <w:numFmt w:val="bullet"/>
      <w:lvlText w:val=""/>
      <w:lvlJc w:val="left"/>
      <w:pPr>
        <w:ind w:left="4320" w:hanging="360"/>
      </w:pPr>
      <w:rPr>
        <w:rFonts w:ascii="Wingdings" w:hAnsi="Wingdings" w:hint="default"/>
      </w:rPr>
    </w:lvl>
    <w:lvl w:ilvl="6" w:tplc="54EEC8BA" w:tentative="1">
      <w:start w:val="1"/>
      <w:numFmt w:val="bullet"/>
      <w:lvlText w:val=""/>
      <w:lvlJc w:val="left"/>
      <w:pPr>
        <w:ind w:left="5040" w:hanging="360"/>
      </w:pPr>
      <w:rPr>
        <w:rFonts w:ascii="Symbol" w:hAnsi="Symbol" w:hint="default"/>
      </w:rPr>
    </w:lvl>
    <w:lvl w:ilvl="7" w:tplc="0164AA8C" w:tentative="1">
      <w:start w:val="1"/>
      <w:numFmt w:val="bullet"/>
      <w:lvlText w:val="o"/>
      <w:lvlJc w:val="left"/>
      <w:pPr>
        <w:ind w:left="5760" w:hanging="360"/>
      </w:pPr>
      <w:rPr>
        <w:rFonts w:ascii="Courier New" w:hAnsi="Courier New" w:hint="default"/>
      </w:rPr>
    </w:lvl>
    <w:lvl w:ilvl="8" w:tplc="3BDE39C4" w:tentative="1">
      <w:start w:val="1"/>
      <w:numFmt w:val="bullet"/>
      <w:lvlText w:val=""/>
      <w:lvlJc w:val="left"/>
      <w:pPr>
        <w:ind w:left="6480" w:hanging="360"/>
      </w:pPr>
      <w:rPr>
        <w:rFonts w:ascii="Wingdings" w:hAnsi="Wingdings" w:hint="default"/>
      </w:rPr>
    </w:lvl>
  </w:abstractNum>
  <w:abstractNum w:abstractNumId="11" w15:restartNumberingAfterBreak="0">
    <w:nsid w:val="09777131"/>
    <w:multiLevelType w:val="hybridMultilevel"/>
    <w:tmpl w:val="6FEE8392"/>
    <w:lvl w:ilvl="0" w:tplc="E19CDCDA">
      <w:start w:val="1"/>
      <w:numFmt w:val="bullet"/>
      <w:lvlText w:val="·"/>
      <w:lvlJc w:val="left"/>
      <w:pPr>
        <w:ind w:left="720" w:hanging="360"/>
      </w:pPr>
      <w:rPr>
        <w:rFonts w:ascii="Symbol" w:hAnsi="Symbol" w:hint="default"/>
      </w:rPr>
    </w:lvl>
    <w:lvl w:ilvl="1" w:tplc="43FA3438">
      <w:start w:val="1"/>
      <w:numFmt w:val="bullet"/>
      <w:lvlText w:val="o"/>
      <w:lvlJc w:val="left"/>
      <w:pPr>
        <w:ind w:left="1440" w:hanging="360"/>
      </w:pPr>
      <w:rPr>
        <w:rFonts w:ascii="Courier New" w:hAnsi="Courier New" w:hint="default"/>
      </w:rPr>
    </w:lvl>
    <w:lvl w:ilvl="2" w:tplc="9F9214CC">
      <w:start w:val="1"/>
      <w:numFmt w:val="bullet"/>
      <w:lvlText w:val=""/>
      <w:lvlJc w:val="left"/>
      <w:pPr>
        <w:ind w:left="2160" w:hanging="360"/>
      </w:pPr>
      <w:rPr>
        <w:rFonts w:ascii="Wingdings" w:hAnsi="Wingdings" w:hint="default"/>
      </w:rPr>
    </w:lvl>
    <w:lvl w:ilvl="3" w:tplc="41C69C92">
      <w:start w:val="1"/>
      <w:numFmt w:val="bullet"/>
      <w:lvlText w:val=""/>
      <w:lvlJc w:val="left"/>
      <w:pPr>
        <w:ind w:left="2880" w:hanging="360"/>
      </w:pPr>
      <w:rPr>
        <w:rFonts w:ascii="Symbol" w:hAnsi="Symbol" w:hint="default"/>
      </w:rPr>
    </w:lvl>
    <w:lvl w:ilvl="4" w:tplc="0824AF16">
      <w:start w:val="1"/>
      <w:numFmt w:val="bullet"/>
      <w:lvlText w:val="o"/>
      <w:lvlJc w:val="left"/>
      <w:pPr>
        <w:ind w:left="3600" w:hanging="360"/>
      </w:pPr>
      <w:rPr>
        <w:rFonts w:ascii="Courier New" w:hAnsi="Courier New" w:hint="default"/>
      </w:rPr>
    </w:lvl>
    <w:lvl w:ilvl="5" w:tplc="4F5CD5B0">
      <w:start w:val="1"/>
      <w:numFmt w:val="bullet"/>
      <w:lvlText w:val=""/>
      <w:lvlJc w:val="left"/>
      <w:pPr>
        <w:ind w:left="4320" w:hanging="360"/>
      </w:pPr>
      <w:rPr>
        <w:rFonts w:ascii="Wingdings" w:hAnsi="Wingdings" w:hint="default"/>
      </w:rPr>
    </w:lvl>
    <w:lvl w:ilvl="6" w:tplc="54EA0830">
      <w:start w:val="1"/>
      <w:numFmt w:val="bullet"/>
      <w:lvlText w:val=""/>
      <w:lvlJc w:val="left"/>
      <w:pPr>
        <w:ind w:left="5040" w:hanging="360"/>
      </w:pPr>
      <w:rPr>
        <w:rFonts w:ascii="Symbol" w:hAnsi="Symbol" w:hint="default"/>
      </w:rPr>
    </w:lvl>
    <w:lvl w:ilvl="7" w:tplc="66EA8F12">
      <w:start w:val="1"/>
      <w:numFmt w:val="bullet"/>
      <w:lvlText w:val="o"/>
      <w:lvlJc w:val="left"/>
      <w:pPr>
        <w:ind w:left="5760" w:hanging="360"/>
      </w:pPr>
      <w:rPr>
        <w:rFonts w:ascii="Courier New" w:hAnsi="Courier New" w:hint="default"/>
      </w:rPr>
    </w:lvl>
    <w:lvl w:ilvl="8" w:tplc="3BFEDE7E">
      <w:start w:val="1"/>
      <w:numFmt w:val="bullet"/>
      <w:lvlText w:val=""/>
      <w:lvlJc w:val="left"/>
      <w:pPr>
        <w:ind w:left="6480" w:hanging="360"/>
      </w:pPr>
      <w:rPr>
        <w:rFonts w:ascii="Wingdings" w:hAnsi="Wingdings" w:hint="default"/>
      </w:rPr>
    </w:lvl>
  </w:abstractNum>
  <w:abstractNum w:abstractNumId="12" w15:restartNumberingAfterBreak="0">
    <w:nsid w:val="0A87B7A5"/>
    <w:multiLevelType w:val="hybridMultilevel"/>
    <w:tmpl w:val="FFFFFFFF"/>
    <w:lvl w:ilvl="0" w:tplc="7FD0B2B4">
      <w:start w:val="1"/>
      <w:numFmt w:val="bullet"/>
      <w:lvlText w:val=""/>
      <w:lvlJc w:val="left"/>
      <w:pPr>
        <w:ind w:left="720" w:hanging="360"/>
      </w:pPr>
      <w:rPr>
        <w:rFonts w:ascii="Symbol" w:hAnsi="Symbol" w:hint="default"/>
      </w:rPr>
    </w:lvl>
    <w:lvl w:ilvl="1" w:tplc="47C4B40E">
      <w:start w:val="1"/>
      <w:numFmt w:val="bullet"/>
      <w:lvlText w:val="o"/>
      <w:lvlJc w:val="left"/>
      <w:pPr>
        <w:ind w:left="1440" w:hanging="360"/>
      </w:pPr>
      <w:rPr>
        <w:rFonts w:ascii="Courier New" w:hAnsi="Courier New" w:hint="default"/>
      </w:rPr>
    </w:lvl>
    <w:lvl w:ilvl="2" w:tplc="0DB42E10">
      <w:start w:val="1"/>
      <w:numFmt w:val="bullet"/>
      <w:lvlText w:val=""/>
      <w:lvlJc w:val="left"/>
      <w:pPr>
        <w:ind w:left="2160" w:hanging="360"/>
      </w:pPr>
      <w:rPr>
        <w:rFonts w:ascii="Wingdings" w:hAnsi="Wingdings" w:hint="default"/>
      </w:rPr>
    </w:lvl>
    <w:lvl w:ilvl="3" w:tplc="683E8B8A">
      <w:start w:val="1"/>
      <w:numFmt w:val="bullet"/>
      <w:lvlText w:val=""/>
      <w:lvlJc w:val="left"/>
      <w:pPr>
        <w:ind w:left="2880" w:hanging="360"/>
      </w:pPr>
      <w:rPr>
        <w:rFonts w:ascii="Symbol" w:hAnsi="Symbol" w:hint="default"/>
      </w:rPr>
    </w:lvl>
    <w:lvl w:ilvl="4" w:tplc="9056B218">
      <w:start w:val="1"/>
      <w:numFmt w:val="bullet"/>
      <w:lvlText w:val="o"/>
      <w:lvlJc w:val="left"/>
      <w:pPr>
        <w:ind w:left="3600" w:hanging="360"/>
      </w:pPr>
      <w:rPr>
        <w:rFonts w:ascii="Courier New" w:hAnsi="Courier New" w:hint="default"/>
      </w:rPr>
    </w:lvl>
    <w:lvl w:ilvl="5" w:tplc="C0306410">
      <w:start w:val="1"/>
      <w:numFmt w:val="bullet"/>
      <w:lvlText w:val=""/>
      <w:lvlJc w:val="left"/>
      <w:pPr>
        <w:ind w:left="4320" w:hanging="360"/>
      </w:pPr>
      <w:rPr>
        <w:rFonts w:ascii="Wingdings" w:hAnsi="Wingdings" w:hint="default"/>
      </w:rPr>
    </w:lvl>
    <w:lvl w:ilvl="6" w:tplc="48D688E8">
      <w:start w:val="1"/>
      <w:numFmt w:val="bullet"/>
      <w:lvlText w:val=""/>
      <w:lvlJc w:val="left"/>
      <w:pPr>
        <w:ind w:left="5040" w:hanging="360"/>
      </w:pPr>
      <w:rPr>
        <w:rFonts w:ascii="Symbol" w:hAnsi="Symbol" w:hint="default"/>
      </w:rPr>
    </w:lvl>
    <w:lvl w:ilvl="7" w:tplc="CD6C2822">
      <w:start w:val="1"/>
      <w:numFmt w:val="bullet"/>
      <w:lvlText w:val="o"/>
      <w:lvlJc w:val="left"/>
      <w:pPr>
        <w:ind w:left="5760" w:hanging="360"/>
      </w:pPr>
      <w:rPr>
        <w:rFonts w:ascii="Courier New" w:hAnsi="Courier New" w:hint="default"/>
      </w:rPr>
    </w:lvl>
    <w:lvl w:ilvl="8" w:tplc="FA30B0FE">
      <w:start w:val="1"/>
      <w:numFmt w:val="bullet"/>
      <w:lvlText w:val=""/>
      <w:lvlJc w:val="left"/>
      <w:pPr>
        <w:ind w:left="6480" w:hanging="360"/>
      </w:pPr>
      <w:rPr>
        <w:rFonts w:ascii="Wingdings" w:hAnsi="Wingdings" w:hint="default"/>
      </w:rPr>
    </w:lvl>
  </w:abstractNum>
  <w:abstractNum w:abstractNumId="13" w15:restartNumberingAfterBreak="0">
    <w:nsid w:val="0ACB5041"/>
    <w:multiLevelType w:val="hybridMultilevel"/>
    <w:tmpl w:val="23AA8BD4"/>
    <w:lvl w:ilvl="0" w:tplc="BD7256CA">
      <w:numFmt w:val="bullet"/>
      <w:lvlText w:val="-"/>
      <w:lvlJc w:val="left"/>
      <w:pPr>
        <w:ind w:left="720" w:hanging="360"/>
      </w:pPr>
      <w:rPr>
        <w:rFonts w:ascii="Arial" w:hAnsi="Arial" w:hint="default"/>
      </w:rPr>
    </w:lvl>
    <w:lvl w:ilvl="1" w:tplc="1ACEC0BC" w:tentative="1">
      <w:start w:val="1"/>
      <w:numFmt w:val="bullet"/>
      <w:lvlText w:val="o"/>
      <w:lvlJc w:val="left"/>
      <w:pPr>
        <w:ind w:left="1440" w:hanging="360"/>
      </w:pPr>
      <w:rPr>
        <w:rFonts w:ascii="Courier New" w:hAnsi="Courier New" w:hint="default"/>
      </w:rPr>
    </w:lvl>
    <w:lvl w:ilvl="2" w:tplc="891EB496" w:tentative="1">
      <w:start w:val="1"/>
      <w:numFmt w:val="bullet"/>
      <w:lvlText w:val=""/>
      <w:lvlJc w:val="left"/>
      <w:pPr>
        <w:ind w:left="2160" w:hanging="360"/>
      </w:pPr>
      <w:rPr>
        <w:rFonts w:ascii="Wingdings" w:hAnsi="Wingdings" w:hint="default"/>
      </w:rPr>
    </w:lvl>
    <w:lvl w:ilvl="3" w:tplc="80A49BA2" w:tentative="1">
      <w:start w:val="1"/>
      <w:numFmt w:val="bullet"/>
      <w:lvlText w:val=""/>
      <w:lvlJc w:val="left"/>
      <w:pPr>
        <w:ind w:left="2880" w:hanging="360"/>
      </w:pPr>
      <w:rPr>
        <w:rFonts w:ascii="Symbol" w:hAnsi="Symbol" w:hint="default"/>
      </w:rPr>
    </w:lvl>
    <w:lvl w:ilvl="4" w:tplc="3F540BCA" w:tentative="1">
      <w:start w:val="1"/>
      <w:numFmt w:val="bullet"/>
      <w:lvlText w:val="o"/>
      <w:lvlJc w:val="left"/>
      <w:pPr>
        <w:ind w:left="3600" w:hanging="360"/>
      </w:pPr>
      <w:rPr>
        <w:rFonts w:ascii="Courier New" w:hAnsi="Courier New" w:hint="default"/>
      </w:rPr>
    </w:lvl>
    <w:lvl w:ilvl="5" w:tplc="CA4EA09E" w:tentative="1">
      <w:start w:val="1"/>
      <w:numFmt w:val="bullet"/>
      <w:lvlText w:val=""/>
      <w:lvlJc w:val="left"/>
      <w:pPr>
        <w:ind w:left="4320" w:hanging="360"/>
      </w:pPr>
      <w:rPr>
        <w:rFonts w:ascii="Wingdings" w:hAnsi="Wingdings" w:hint="default"/>
      </w:rPr>
    </w:lvl>
    <w:lvl w:ilvl="6" w:tplc="476455C2" w:tentative="1">
      <w:start w:val="1"/>
      <w:numFmt w:val="bullet"/>
      <w:lvlText w:val=""/>
      <w:lvlJc w:val="left"/>
      <w:pPr>
        <w:ind w:left="5040" w:hanging="360"/>
      </w:pPr>
      <w:rPr>
        <w:rFonts w:ascii="Symbol" w:hAnsi="Symbol" w:hint="default"/>
      </w:rPr>
    </w:lvl>
    <w:lvl w:ilvl="7" w:tplc="87AA2F54" w:tentative="1">
      <w:start w:val="1"/>
      <w:numFmt w:val="bullet"/>
      <w:lvlText w:val="o"/>
      <w:lvlJc w:val="left"/>
      <w:pPr>
        <w:ind w:left="5760" w:hanging="360"/>
      </w:pPr>
      <w:rPr>
        <w:rFonts w:ascii="Courier New" w:hAnsi="Courier New" w:hint="default"/>
      </w:rPr>
    </w:lvl>
    <w:lvl w:ilvl="8" w:tplc="32901986" w:tentative="1">
      <w:start w:val="1"/>
      <w:numFmt w:val="bullet"/>
      <w:lvlText w:val=""/>
      <w:lvlJc w:val="left"/>
      <w:pPr>
        <w:ind w:left="6480" w:hanging="360"/>
      </w:pPr>
      <w:rPr>
        <w:rFonts w:ascii="Wingdings" w:hAnsi="Wingdings" w:hint="default"/>
      </w:rPr>
    </w:lvl>
  </w:abstractNum>
  <w:abstractNum w:abstractNumId="14" w15:restartNumberingAfterBreak="0">
    <w:nsid w:val="0BD108B6"/>
    <w:multiLevelType w:val="hybridMultilevel"/>
    <w:tmpl w:val="B94C5058"/>
    <w:lvl w:ilvl="0" w:tplc="A88C921A">
      <w:start w:val="1"/>
      <w:numFmt w:val="bullet"/>
      <w:lvlText w:val=""/>
      <w:lvlJc w:val="left"/>
      <w:pPr>
        <w:tabs>
          <w:tab w:val="num" w:pos="720"/>
        </w:tabs>
        <w:ind w:left="720" w:hanging="360"/>
      </w:pPr>
      <w:rPr>
        <w:rFonts w:ascii="Wingdings 2" w:hAnsi="Wingdings 2" w:hint="default"/>
      </w:rPr>
    </w:lvl>
    <w:lvl w:ilvl="1" w:tplc="81BECA0C">
      <w:numFmt w:val="bullet"/>
      <w:lvlText w:val="•"/>
      <w:lvlJc w:val="left"/>
      <w:pPr>
        <w:tabs>
          <w:tab w:val="num" w:pos="1440"/>
        </w:tabs>
        <w:ind w:left="1440" w:hanging="360"/>
      </w:pPr>
      <w:rPr>
        <w:rFonts w:ascii="Arial" w:hAnsi="Arial" w:hint="default"/>
      </w:rPr>
    </w:lvl>
    <w:lvl w:ilvl="2" w:tplc="EAA416E6" w:tentative="1">
      <w:start w:val="1"/>
      <w:numFmt w:val="bullet"/>
      <w:lvlText w:val=""/>
      <w:lvlJc w:val="left"/>
      <w:pPr>
        <w:tabs>
          <w:tab w:val="num" w:pos="2160"/>
        </w:tabs>
        <w:ind w:left="2160" w:hanging="360"/>
      </w:pPr>
      <w:rPr>
        <w:rFonts w:ascii="Wingdings 2" w:hAnsi="Wingdings 2" w:hint="default"/>
      </w:rPr>
    </w:lvl>
    <w:lvl w:ilvl="3" w:tplc="E1724D2A" w:tentative="1">
      <w:start w:val="1"/>
      <w:numFmt w:val="bullet"/>
      <w:lvlText w:val=""/>
      <w:lvlJc w:val="left"/>
      <w:pPr>
        <w:tabs>
          <w:tab w:val="num" w:pos="2880"/>
        </w:tabs>
        <w:ind w:left="2880" w:hanging="360"/>
      </w:pPr>
      <w:rPr>
        <w:rFonts w:ascii="Wingdings 2" w:hAnsi="Wingdings 2" w:hint="default"/>
      </w:rPr>
    </w:lvl>
    <w:lvl w:ilvl="4" w:tplc="CE08B4C8" w:tentative="1">
      <w:start w:val="1"/>
      <w:numFmt w:val="bullet"/>
      <w:lvlText w:val=""/>
      <w:lvlJc w:val="left"/>
      <w:pPr>
        <w:tabs>
          <w:tab w:val="num" w:pos="3600"/>
        </w:tabs>
        <w:ind w:left="3600" w:hanging="360"/>
      </w:pPr>
      <w:rPr>
        <w:rFonts w:ascii="Wingdings 2" w:hAnsi="Wingdings 2" w:hint="default"/>
      </w:rPr>
    </w:lvl>
    <w:lvl w:ilvl="5" w:tplc="09F2CC9C" w:tentative="1">
      <w:start w:val="1"/>
      <w:numFmt w:val="bullet"/>
      <w:lvlText w:val=""/>
      <w:lvlJc w:val="left"/>
      <w:pPr>
        <w:tabs>
          <w:tab w:val="num" w:pos="4320"/>
        </w:tabs>
        <w:ind w:left="4320" w:hanging="360"/>
      </w:pPr>
      <w:rPr>
        <w:rFonts w:ascii="Wingdings 2" w:hAnsi="Wingdings 2" w:hint="default"/>
      </w:rPr>
    </w:lvl>
    <w:lvl w:ilvl="6" w:tplc="1464A164" w:tentative="1">
      <w:start w:val="1"/>
      <w:numFmt w:val="bullet"/>
      <w:lvlText w:val=""/>
      <w:lvlJc w:val="left"/>
      <w:pPr>
        <w:tabs>
          <w:tab w:val="num" w:pos="5040"/>
        </w:tabs>
        <w:ind w:left="5040" w:hanging="360"/>
      </w:pPr>
      <w:rPr>
        <w:rFonts w:ascii="Wingdings 2" w:hAnsi="Wingdings 2" w:hint="default"/>
      </w:rPr>
    </w:lvl>
    <w:lvl w:ilvl="7" w:tplc="EF7AA1E0" w:tentative="1">
      <w:start w:val="1"/>
      <w:numFmt w:val="bullet"/>
      <w:lvlText w:val=""/>
      <w:lvlJc w:val="left"/>
      <w:pPr>
        <w:tabs>
          <w:tab w:val="num" w:pos="5760"/>
        </w:tabs>
        <w:ind w:left="5760" w:hanging="360"/>
      </w:pPr>
      <w:rPr>
        <w:rFonts w:ascii="Wingdings 2" w:hAnsi="Wingdings 2" w:hint="default"/>
      </w:rPr>
    </w:lvl>
    <w:lvl w:ilvl="8" w:tplc="AB88F93A"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0CAE24EF"/>
    <w:multiLevelType w:val="hybridMultilevel"/>
    <w:tmpl w:val="2514E3E4"/>
    <w:lvl w:ilvl="0" w:tplc="0E1EE4F6">
      <w:start w:val="1"/>
      <w:numFmt w:val="bullet"/>
      <w:lvlText w:val=""/>
      <w:lvlJc w:val="left"/>
      <w:pPr>
        <w:ind w:left="720" w:hanging="360"/>
      </w:pPr>
      <w:rPr>
        <w:rFonts w:ascii="Symbol" w:hAnsi="Symbol" w:hint="default"/>
      </w:rPr>
    </w:lvl>
    <w:lvl w:ilvl="1" w:tplc="6EFC25E0" w:tentative="1">
      <w:start w:val="1"/>
      <w:numFmt w:val="bullet"/>
      <w:lvlText w:val="o"/>
      <w:lvlJc w:val="left"/>
      <w:pPr>
        <w:ind w:left="1440" w:hanging="360"/>
      </w:pPr>
      <w:rPr>
        <w:rFonts w:ascii="Courier New" w:hAnsi="Courier New" w:hint="default"/>
      </w:rPr>
    </w:lvl>
    <w:lvl w:ilvl="2" w:tplc="8760ED32" w:tentative="1">
      <w:start w:val="1"/>
      <w:numFmt w:val="bullet"/>
      <w:lvlText w:val=""/>
      <w:lvlJc w:val="left"/>
      <w:pPr>
        <w:ind w:left="2160" w:hanging="360"/>
      </w:pPr>
      <w:rPr>
        <w:rFonts w:ascii="Wingdings" w:hAnsi="Wingdings" w:hint="default"/>
      </w:rPr>
    </w:lvl>
    <w:lvl w:ilvl="3" w:tplc="1B0E5E3A" w:tentative="1">
      <w:start w:val="1"/>
      <w:numFmt w:val="bullet"/>
      <w:lvlText w:val=""/>
      <w:lvlJc w:val="left"/>
      <w:pPr>
        <w:ind w:left="2880" w:hanging="360"/>
      </w:pPr>
      <w:rPr>
        <w:rFonts w:ascii="Symbol" w:hAnsi="Symbol" w:hint="default"/>
      </w:rPr>
    </w:lvl>
    <w:lvl w:ilvl="4" w:tplc="5EAC85FE" w:tentative="1">
      <w:start w:val="1"/>
      <w:numFmt w:val="bullet"/>
      <w:lvlText w:val="o"/>
      <w:lvlJc w:val="left"/>
      <w:pPr>
        <w:ind w:left="3600" w:hanging="360"/>
      </w:pPr>
      <w:rPr>
        <w:rFonts w:ascii="Courier New" w:hAnsi="Courier New" w:hint="default"/>
      </w:rPr>
    </w:lvl>
    <w:lvl w:ilvl="5" w:tplc="DDD4C790" w:tentative="1">
      <w:start w:val="1"/>
      <w:numFmt w:val="bullet"/>
      <w:lvlText w:val=""/>
      <w:lvlJc w:val="left"/>
      <w:pPr>
        <w:ind w:left="4320" w:hanging="360"/>
      </w:pPr>
      <w:rPr>
        <w:rFonts w:ascii="Wingdings" w:hAnsi="Wingdings" w:hint="default"/>
      </w:rPr>
    </w:lvl>
    <w:lvl w:ilvl="6" w:tplc="88E08748" w:tentative="1">
      <w:start w:val="1"/>
      <w:numFmt w:val="bullet"/>
      <w:lvlText w:val=""/>
      <w:lvlJc w:val="left"/>
      <w:pPr>
        <w:ind w:left="5040" w:hanging="360"/>
      </w:pPr>
      <w:rPr>
        <w:rFonts w:ascii="Symbol" w:hAnsi="Symbol" w:hint="default"/>
      </w:rPr>
    </w:lvl>
    <w:lvl w:ilvl="7" w:tplc="3D569A8E" w:tentative="1">
      <w:start w:val="1"/>
      <w:numFmt w:val="bullet"/>
      <w:lvlText w:val="o"/>
      <w:lvlJc w:val="left"/>
      <w:pPr>
        <w:ind w:left="5760" w:hanging="360"/>
      </w:pPr>
      <w:rPr>
        <w:rFonts w:ascii="Courier New" w:hAnsi="Courier New" w:hint="default"/>
      </w:rPr>
    </w:lvl>
    <w:lvl w:ilvl="8" w:tplc="CF766DE8" w:tentative="1">
      <w:start w:val="1"/>
      <w:numFmt w:val="bullet"/>
      <w:lvlText w:val=""/>
      <w:lvlJc w:val="left"/>
      <w:pPr>
        <w:ind w:left="6480" w:hanging="360"/>
      </w:pPr>
      <w:rPr>
        <w:rFonts w:ascii="Wingdings" w:hAnsi="Wingdings" w:hint="default"/>
      </w:rPr>
    </w:lvl>
  </w:abstractNum>
  <w:abstractNum w:abstractNumId="16" w15:restartNumberingAfterBreak="0">
    <w:nsid w:val="0D440FC9"/>
    <w:multiLevelType w:val="hybridMultilevel"/>
    <w:tmpl w:val="9B44F418"/>
    <w:lvl w:ilvl="0" w:tplc="349819FA">
      <w:start w:val="1"/>
      <w:numFmt w:val="bullet"/>
      <w:lvlText w:val=""/>
      <w:lvlJc w:val="left"/>
      <w:pPr>
        <w:ind w:left="1080" w:hanging="360"/>
      </w:pPr>
      <w:rPr>
        <w:rFonts w:ascii="Symbol" w:hAnsi="Symbol" w:hint="default"/>
      </w:rPr>
    </w:lvl>
    <w:lvl w:ilvl="1" w:tplc="057819BC" w:tentative="1">
      <w:start w:val="1"/>
      <w:numFmt w:val="bullet"/>
      <w:lvlText w:val="o"/>
      <w:lvlJc w:val="left"/>
      <w:pPr>
        <w:ind w:left="1800" w:hanging="360"/>
      </w:pPr>
      <w:rPr>
        <w:rFonts w:ascii="Courier New" w:hAnsi="Courier New" w:hint="default"/>
      </w:rPr>
    </w:lvl>
    <w:lvl w:ilvl="2" w:tplc="953EE350" w:tentative="1">
      <w:start w:val="1"/>
      <w:numFmt w:val="bullet"/>
      <w:lvlText w:val=""/>
      <w:lvlJc w:val="left"/>
      <w:pPr>
        <w:ind w:left="2520" w:hanging="360"/>
      </w:pPr>
      <w:rPr>
        <w:rFonts w:ascii="Wingdings" w:hAnsi="Wingdings" w:hint="default"/>
      </w:rPr>
    </w:lvl>
    <w:lvl w:ilvl="3" w:tplc="F0F47C66" w:tentative="1">
      <w:start w:val="1"/>
      <w:numFmt w:val="bullet"/>
      <w:lvlText w:val=""/>
      <w:lvlJc w:val="left"/>
      <w:pPr>
        <w:ind w:left="3240" w:hanging="360"/>
      </w:pPr>
      <w:rPr>
        <w:rFonts w:ascii="Symbol" w:hAnsi="Symbol" w:hint="default"/>
      </w:rPr>
    </w:lvl>
    <w:lvl w:ilvl="4" w:tplc="C3BCAD6C" w:tentative="1">
      <w:start w:val="1"/>
      <w:numFmt w:val="bullet"/>
      <w:lvlText w:val="o"/>
      <w:lvlJc w:val="left"/>
      <w:pPr>
        <w:ind w:left="3960" w:hanging="360"/>
      </w:pPr>
      <w:rPr>
        <w:rFonts w:ascii="Courier New" w:hAnsi="Courier New" w:hint="default"/>
      </w:rPr>
    </w:lvl>
    <w:lvl w:ilvl="5" w:tplc="A57E61EC" w:tentative="1">
      <w:start w:val="1"/>
      <w:numFmt w:val="bullet"/>
      <w:lvlText w:val=""/>
      <w:lvlJc w:val="left"/>
      <w:pPr>
        <w:ind w:left="4680" w:hanging="360"/>
      </w:pPr>
      <w:rPr>
        <w:rFonts w:ascii="Wingdings" w:hAnsi="Wingdings" w:hint="default"/>
      </w:rPr>
    </w:lvl>
    <w:lvl w:ilvl="6" w:tplc="35E87A42" w:tentative="1">
      <w:start w:val="1"/>
      <w:numFmt w:val="bullet"/>
      <w:lvlText w:val=""/>
      <w:lvlJc w:val="left"/>
      <w:pPr>
        <w:ind w:left="5400" w:hanging="360"/>
      </w:pPr>
      <w:rPr>
        <w:rFonts w:ascii="Symbol" w:hAnsi="Symbol" w:hint="default"/>
      </w:rPr>
    </w:lvl>
    <w:lvl w:ilvl="7" w:tplc="92345D10" w:tentative="1">
      <w:start w:val="1"/>
      <w:numFmt w:val="bullet"/>
      <w:lvlText w:val="o"/>
      <w:lvlJc w:val="left"/>
      <w:pPr>
        <w:ind w:left="6120" w:hanging="360"/>
      </w:pPr>
      <w:rPr>
        <w:rFonts w:ascii="Courier New" w:hAnsi="Courier New" w:hint="default"/>
      </w:rPr>
    </w:lvl>
    <w:lvl w:ilvl="8" w:tplc="BDDC1C8A" w:tentative="1">
      <w:start w:val="1"/>
      <w:numFmt w:val="bullet"/>
      <w:lvlText w:val=""/>
      <w:lvlJc w:val="left"/>
      <w:pPr>
        <w:ind w:left="6840" w:hanging="360"/>
      </w:pPr>
      <w:rPr>
        <w:rFonts w:ascii="Wingdings" w:hAnsi="Wingdings" w:hint="default"/>
      </w:rPr>
    </w:lvl>
  </w:abstractNum>
  <w:abstractNum w:abstractNumId="17" w15:restartNumberingAfterBreak="0">
    <w:nsid w:val="0FC2D5F3"/>
    <w:multiLevelType w:val="hybridMultilevel"/>
    <w:tmpl w:val="FFFFFFFF"/>
    <w:lvl w:ilvl="0" w:tplc="57803BD6">
      <w:start w:val="1"/>
      <w:numFmt w:val="decimal"/>
      <w:lvlText w:val="•"/>
      <w:lvlJc w:val="left"/>
      <w:pPr>
        <w:ind w:left="720" w:hanging="360"/>
      </w:pPr>
    </w:lvl>
    <w:lvl w:ilvl="1" w:tplc="DB8C4550">
      <w:start w:val="1"/>
      <w:numFmt w:val="lowerLetter"/>
      <w:lvlText w:val="%2."/>
      <w:lvlJc w:val="left"/>
      <w:pPr>
        <w:ind w:left="1440" w:hanging="360"/>
      </w:pPr>
    </w:lvl>
    <w:lvl w:ilvl="2" w:tplc="61DA6F58">
      <w:start w:val="1"/>
      <w:numFmt w:val="lowerRoman"/>
      <w:lvlText w:val="%3."/>
      <w:lvlJc w:val="right"/>
      <w:pPr>
        <w:ind w:left="2160" w:hanging="180"/>
      </w:pPr>
    </w:lvl>
    <w:lvl w:ilvl="3" w:tplc="065A2F58">
      <w:start w:val="1"/>
      <w:numFmt w:val="decimal"/>
      <w:lvlText w:val="%4."/>
      <w:lvlJc w:val="left"/>
      <w:pPr>
        <w:ind w:left="2880" w:hanging="360"/>
      </w:pPr>
    </w:lvl>
    <w:lvl w:ilvl="4" w:tplc="C9A2D018">
      <w:start w:val="1"/>
      <w:numFmt w:val="lowerLetter"/>
      <w:lvlText w:val="%5."/>
      <w:lvlJc w:val="left"/>
      <w:pPr>
        <w:ind w:left="3600" w:hanging="360"/>
      </w:pPr>
    </w:lvl>
    <w:lvl w:ilvl="5" w:tplc="AA16A518">
      <w:start w:val="1"/>
      <w:numFmt w:val="lowerRoman"/>
      <w:lvlText w:val="%6."/>
      <w:lvlJc w:val="right"/>
      <w:pPr>
        <w:ind w:left="4320" w:hanging="180"/>
      </w:pPr>
    </w:lvl>
    <w:lvl w:ilvl="6" w:tplc="380696E0">
      <w:start w:val="1"/>
      <w:numFmt w:val="decimal"/>
      <w:lvlText w:val="%7."/>
      <w:lvlJc w:val="left"/>
      <w:pPr>
        <w:ind w:left="5040" w:hanging="360"/>
      </w:pPr>
    </w:lvl>
    <w:lvl w:ilvl="7" w:tplc="82847414">
      <w:start w:val="1"/>
      <w:numFmt w:val="lowerLetter"/>
      <w:lvlText w:val="%8."/>
      <w:lvlJc w:val="left"/>
      <w:pPr>
        <w:ind w:left="5760" w:hanging="360"/>
      </w:pPr>
    </w:lvl>
    <w:lvl w:ilvl="8" w:tplc="A12EF1F8">
      <w:start w:val="1"/>
      <w:numFmt w:val="lowerRoman"/>
      <w:lvlText w:val="%9."/>
      <w:lvlJc w:val="right"/>
      <w:pPr>
        <w:ind w:left="6480" w:hanging="180"/>
      </w:pPr>
    </w:lvl>
  </w:abstractNum>
  <w:abstractNum w:abstractNumId="18" w15:restartNumberingAfterBreak="0">
    <w:nsid w:val="139F018C"/>
    <w:multiLevelType w:val="hybridMultilevel"/>
    <w:tmpl w:val="E92486B8"/>
    <w:lvl w:ilvl="0" w:tplc="4276390E">
      <w:start w:val="6"/>
      <w:numFmt w:val="bullet"/>
      <w:lvlText w:val="-"/>
      <w:lvlJc w:val="left"/>
      <w:pPr>
        <w:ind w:left="720" w:hanging="360"/>
      </w:pPr>
      <w:rPr>
        <w:rFonts w:ascii="Aptos" w:eastAsia="Aptos" w:hAnsi="Aptos"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9" w15:restartNumberingAfterBreak="0">
    <w:nsid w:val="14581BEE"/>
    <w:multiLevelType w:val="hybridMultilevel"/>
    <w:tmpl w:val="58DC7C1C"/>
    <w:lvl w:ilvl="0" w:tplc="D7101D42">
      <w:start w:val="1"/>
      <w:numFmt w:val="bullet"/>
      <w:lvlText w:val=""/>
      <w:lvlJc w:val="left"/>
      <w:pPr>
        <w:ind w:left="1080" w:hanging="360"/>
      </w:pPr>
      <w:rPr>
        <w:rFonts w:ascii="Symbol" w:hAnsi="Symbol" w:hint="default"/>
      </w:rPr>
    </w:lvl>
    <w:lvl w:ilvl="1" w:tplc="E6C22748" w:tentative="1">
      <w:start w:val="1"/>
      <w:numFmt w:val="bullet"/>
      <w:lvlText w:val="o"/>
      <w:lvlJc w:val="left"/>
      <w:pPr>
        <w:ind w:left="1800" w:hanging="360"/>
      </w:pPr>
      <w:rPr>
        <w:rFonts w:ascii="Courier New" w:hAnsi="Courier New" w:hint="default"/>
      </w:rPr>
    </w:lvl>
    <w:lvl w:ilvl="2" w:tplc="519C4486" w:tentative="1">
      <w:start w:val="1"/>
      <w:numFmt w:val="bullet"/>
      <w:lvlText w:val=""/>
      <w:lvlJc w:val="left"/>
      <w:pPr>
        <w:ind w:left="2520" w:hanging="360"/>
      </w:pPr>
      <w:rPr>
        <w:rFonts w:ascii="Wingdings" w:hAnsi="Wingdings" w:hint="default"/>
      </w:rPr>
    </w:lvl>
    <w:lvl w:ilvl="3" w:tplc="37F4E09E" w:tentative="1">
      <w:start w:val="1"/>
      <w:numFmt w:val="bullet"/>
      <w:lvlText w:val=""/>
      <w:lvlJc w:val="left"/>
      <w:pPr>
        <w:ind w:left="3240" w:hanging="360"/>
      </w:pPr>
      <w:rPr>
        <w:rFonts w:ascii="Symbol" w:hAnsi="Symbol" w:hint="default"/>
      </w:rPr>
    </w:lvl>
    <w:lvl w:ilvl="4" w:tplc="A9E07D20" w:tentative="1">
      <w:start w:val="1"/>
      <w:numFmt w:val="bullet"/>
      <w:lvlText w:val="o"/>
      <w:lvlJc w:val="left"/>
      <w:pPr>
        <w:ind w:left="3960" w:hanging="360"/>
      </w:pPr>
      <w:rPr>
        <w:rFonts w:ascii="Courier New" w:hAnsi="Courier New" w:hint="default"/>
      </w:rPr>
    </w:lvl>
    <w:lvl w:ilvl="5" w:tplc="D2C444C8" w:tentative="1">
      <w:start w:val="1"/>
      <w:numFmt w:val="bullet"/>
      <w:lvlText w:val=""/>
      <w:lvlJc w:val="left"/>
      <w:pPr>
        <w:ind w:left="4680" w:hanging="360"/>
      </w:pPr>
      <w:rPr>
        <w:rFonts w:ascii="Wingdings" w:hAnsi="Wingdings" w:hint="default"/>
      </w:rPr>
    </w:lvl>
    <w:lvl w:ilvl="6" w:tplc="FF8E817C" w:tentative="1">
      <w:start w:val="1"/>
      <w:numFmt w:val="bullet"/>
      <w:lvlText w:val=""/>
      <w:lvlJc w:val="left"/>
      <w:pPr>
        <w:ind w:left="5400" w:hanging="360"/>
      </w:pPr>
      <w:rPr>
        <w:rFonts w:ascii="Symbol" w:hAnsi="Symbol" w:hint="default"/>
      </w:rPr>
    </w:lvl>
    <w:lvl w:ilvl="7" w:tplc="0B3C4A14" w:tentative="1">
      <w:start w:val="1"/>
      <w:numFmt w:val="bullet"/>
      <w:lvlText w:val="o"/>
      <w:lvlJc w:val="left"/>
      <w:pPr>
        <w:ind w:left="6120" w:hanging="360"/>
      </w:pPr>
      <w:rPr>
        <w:rFonts w:ascii="Courier New" w:hAnsi="Courier New" w:hint="default"/>
      </w:rPr>
    </w:lvl>
    <w:lvl w:ilvl="8" w:tplc="543005BE" w:tentative="1">
      <w:start w:val="1"/>
      <w:numFmt w:val="bullet"/>
      <w:lvlText w:val=""/>
      <w:lvlJc w:val="left"/>
      <w:pPr>
        <w:ind w:left="6840" w:hanging="360"/>
      </w:pPr>
      <w:rPr>
        <w:rFonts w:ascii="Wingdings" w:hAnsi="Wingdings" w:hint="default"/>
      </w:rPr>
    </w:lvl>
  </w:abstractNum>
  <w:abstractNum w:abstractNumId="20" w15:restartNumberingAfterBreak="0">
    <w:nsid w:val="165A2A92"/>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17217636"/>
    <w:multiLevelType w:val="hybridMultilevel"/>
    <w:tmpl w:val="A8C29608"/>
    <w:lvl w:ilvl="0" w:tplc="E03AB8E2">
      <w:start w:val="1"/>
      <w:numFmt w:val="bullet"/>
      <w:lvlText w:val=""/>
      <w:lvlJc w:val="left"/>
      <w:pPr>
        <w:ind w:left="720" w:hanging="360"/>
      </w:pPr>
      <w:rPr>
        <w:rFonts w:ascii="Symbol" w:hAnsi="Symbol" w:hint="default"/>
      </w:rPr>
    </w:lvl>
    <w:lvl w:ilvl="1" w:tplc="37FC0B66" w:tentative="1">
      <w:start w:val="1"/>
      <w:numFmt w:val="bullet"/>
      <w:lvlText w:val="o"/>
      <w:lvlJc w:val="left"/>
      <w:pPr>
        <w:ind w:left="1440" w:hanging="360"/>
      </w:pPr>
      <w:rPr>
        <w:rFonts w:ascii="Courier New" w:hAnsi="Courier New" w:hint="default"/>
      </w:rPr>
    </w:lvl>
    <w:lvl w:ilvl="2" w:tplc="B394EC54" w:tentative="1">
      <w:start w:val="1"/>
      <w:numFmt w:val="bullet"/>
      <w:lvlText w:val=""/>
      <w:lvlJc w:val="left"/>
      <w:pPr>
        <w:ind w:left="2160" w:hanging="360"/>
      </w:pPr>
      <w:rPr>
        <w:rFonts w:ascii="Wingdings" w:hAnsi="Wingdings" w:hint="default"/>
      </w:rPr>
    </w:lvl>
    <w:lvl w:ilvl="3" w:tplc="161E0656" w:tentative="1">
      <w:start w:val="1"/>
      <w:numFmt w:val="bullet"/>
      <w:lvlText w:val=""/>
      <w:lvlJc w:val="left"/>
      <w:pPr>
        <w:ind w:left="2880" w:hanging="360"/>
      </w:pPr>
      <w:rPr>
        <w:rFonts w:ascii="Symbol" w:hAnsi="Symbol" w:hint="default"/>
      </w:rPr>
    </w:lvl>
    <w:lvl w:ilvl="4" w:tplc="81BECDDE" w:tentative="1">
      <w:start w:val="1"/>
      <w:numFmt w:val="bullet"/>
      <w:lvlText w:val="o"/>
      <w:lvlJc w:val="left"/>
      <w:pPr>
        <w:ind w:left="3600" w:hanging="360"/>
      </w:pPr>
      <w:rPr>
        <w:rFonts w:ascii="Courier New" w:hAnsi="Courier New" w:hint="default"/>
      </w:rPr>
    </w:lvl>
    <w:lvl w:ilvl="5" w:tplc="75B2B2B2" w:tentative="1">
      <w:start w:val="1"/>
      <w:numFmt w:val="bullet"/>
      <w:lvlText w:val=""/>
      <w:lvlJc w:val="left"/>
      <w:pPr>
        <w:ind w:left="4320" w:hanging="360"/>
      </w:pPr>
      <w:rPr>
        <w:rFonts w:ascii="Wingdings" w:hAnsi="Wingdings" w:hint="default"/>
      </w:rPr>
    </w:lvl>
    <w:lvl w:ilvl="6" w:tplc="E1B20712" w:tentative="1">
      <w:start w:val="1"/>
      <w:numFmt w:val="bullet"/>
      <w:lvlText w:val=""/>
      <w:lvlJc w:val="left"/>
      <w:pPr>
        <w:ind w:left="5040" w:hanging="360"/>
      </w:pPr>
      <w:rPr>
        <w:rFonts w:ascii="Symbol" w:hAnsi="Symbol" w:hint="default"/>
      </w:rPr>
    </w:lvl>
    <w:lvl w:ilvl="7" w:tplc="99863058" w:tentative="1">
      <w:start w:val="1"/>
      <w:numFmt w:val="bullet"/>
      <w:lvlText w:val="o"/>
      <w:lvlJc w:val="left"/>
      <w:pPr>
        <w:ind w:left="5760" w:hanging="360"/>
      </w:pPr>
      <w:rPr>
        <w:rFonts w:ascii="Courier New" w:hAnsi="Courier New" w:hint="default"/>
      </w:rPr>
    </w:lvl>
    <w:lvl w:ilvl="8" w:tplc="F888FC22" w:tentative="1">
      <w:start w:val="1"/>
      <w:numFmt w:val="bullet"/>
      <w:lvlText w:val=""/>
      <w:lvlJc w:val="left"/>
      <w:pPr>
        <w:ind w:left="6480" w:hanging="360"/>
      </w:pPr>
      <w:rPr>
        <w:rFonts w:ascii="Wingdings" w:hAnsi="Wingdings" w:hint="default"/>
      </w:rPr>
    </w:lvl>
  </w:abstractNum>
  <w:abstractNum w:abstractNumId="22" w15:restartNumberingAfterBreak="0">
    <w:nsid w:val="180A4AA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87B5DA2"/>
    <w:multiLevelType w:val="hybridMultilevel"/>
    <w:tmpl w:val="A1CA5612"/>
    <w:lvl w:ilvl="0" w:tplc="49A49BB2">
      <w:start w:val="1"/>
      <w:numFmt w:val="bullet"/>
      <w:lvlText w:val=""/>
      <w:lvlJc w:val="left"/>
      <w:pPr>
        <w:ind w:left="720" w:hanging="360"/>
      </w:pPr>
      <w:rPr>
        <w:rFonts w:ascii="Symbol" w:hAnsi="Symbol" w:hint="default"/>
      </w:rPr>
    </w:lvl>
    <w:lvl w:ilvl="1" w:tplc="68ECA954" w:tentative="1">
      <w:start w:val="1"/>
      <w:numFmt w:val="bullet"/>
      <w:lvlText w:val="o"/>
      <w:lvlJc w:val="left"/>
      <w:pPr>
        <w:ind w:left="1440" w:hanging="360"/>
      </w:pPr>
      <w:rPr>
        <w:rFonts w:ascii="Courier New" w:hAnsi="Courier New" w:hint="default"/>
      </w:rPr>
    </w:lvl>
    <w:lvl w:ilvl="2" w:tplc="A23435B6" w:tentative="1">
      <w:start w:val="1"/>
      <w:numFmt w:val="bullet"/>
      <w:lvlText w:val=""/>
      <w:lvlJc w:val="left"/>
      <w:pPr>
        <w:ind w:left="2160" w:hanging="360"/>
      </w:pPr>
      <w:rPr>
        <w:rFonts w:ascii="Wingdings" w:hAnsi="Wingdings" w:hint="default"/>
      </w:rPr>
    </w:lvl>
    <w:lvl w:ilvl="3" w:tplc="13CCCE7A" w:tentative="1">
      <w:start w:val="1"/>
      <w:numFmt w:val="bullet"/>
      <w:lvlText w:val=""/>
      <w:lvlJc w:val="left"/>
      <w:pPr>
        <w:ind w:left="2880" w:hanging="360"/>
      </w:pPr>
      <w:rPr>
        <w:rFonts w:ascii="Symbol" w:hAnsi="Symbol" w:hint="default"/>
      </w:rPr>
    </w:lvl>
    <w:lvl w:ilvl="4" w:tplc="A54E2C98" w:tentative="1">
      <w:start w:val="1"/>
      <w:numFmt w:val="bullet"/>
      <w:lvlText w:val="o"/>
      <w:lvlJc w:val="left"/>
      <w:pPr>
        <w:ind w:left="3600" w:hanging="360"/>
      </w:pPr>
      <w:rPr>
        <w:rFonts w:ascii="Courier New" w:hAnsi="Courier New" w:hint="default"/>
      </w:rPr>
    </w:lvl>
    <w:lvl w:ilvl="5" w:tplc="39F82CF2" w:tentative="1">
      <w:start w:val="1"/>
      <w:numFmt w:val="bullet"/>
      <w:lvlText w:val=""/>
      <w:lvlJc w:val="left"/>
      <w:pPr>
        <w:ind w:left="4320" w:hanging="360"/>
      </w:pPr>
      <w:rPr>
        <w:rFonts w:ascii="Wingdings" w:hAnsi="Wingdings" w:hint="default"/>
      </w:rPr>
    </w:lvl>
    <w:lvl w:ilvl="6" w:tplc="A3740DC2" w:tentative="1">
      <w:start w:val="1"/>
      <w:numFmt w:val="bullet"/>
      <w:lvlText w:val=""/>
      <w:lvlJc w:val="left"/>
      <w:pPr>
        <w:ind w:left="5040" w:hanging="360"/>
      </w:pPr>
      <w:rPr>
        <w:rFonts w:ascii="Symbol" w:hAnsi="Symbol" w:hint="default"/>
      </w:rPr>
    </w:lvl>
    <w:lvl w:ilvl="7" w:tplc="36B8B3E0" w:tentative="1">
      <w:start w:val="1"/>
      <w:numFmt w:val="bullet"/>
      <w:lvlText w:val="o"/>
      <w:lvlJc w:val="left"/>
      <w:pPr>
        <w:ind w:left="5760" w:hanging="360"/>
      </w:pPr>
      <w:rPr>
        <w:rFonts w:ascii="Courier New" w:hAnsi="Courier New" w:hint="default"/>
      </w:rPr>
    </w:lvl>
    <w:lvl w:ilvl="8" w:tplc="31387BD4" w:tentative="1">
      <w:start w:val="1"/>
      <w:numFmt w:val="bullet"/>
      <w:lvlText w:val=""/>
      <w:lvlJc w:val="left"/>
      <w:pPr>
        <w:ind w:left="6480" w:hanging="360"/>
      </w:pPr>
      <w:rPr>
        <w:rFonts w:ascii="Wingdings" w:hAnsi="Wingdings" w:hint="default"/>
      </w:rPr>
    </w:lvl>
  </w:abstractNum>
  <w:abstractNum w:abstractNumId="24" w15:restartNumberingAfterBreak="0">
    <w:nsid w:val="19F76EDF"/>
    <w:multiLevelType w:val="hybridMultilevel"/>
    <w:tmpl w:val="FFFFFFFF"/>
    <w:lvl w:ilvl="0" w:tplc="F68A92F4">
      <w:start w:val="1"/>
      <w:numFmt w:val="bullet"/>
      <w:lvlText w:val=""/>
      <w:lvlJc w:val="left"/>
      <w:pPr>
        <w:ind w:left="720" w:hanging="360"/>
      </w:pPr>
      <w:rPr>
        <w:rFonts w:ascii="Symbol" w:hAnsi="Symbol" w:hint="default"/>
      </w:rPr>
    </w:lvl>
    <w:lvl w:ilvl="1" w:tplc="1BE6A7EE">
      <w:start w:val="1"/>
      <w:numFmt w:val="bullet"/>
      <w:lvlText w:val="o"/>
      <w:lvlJc w:val="left"/>
      <w:pPr>
        <w:ind w:left="1440" w:hanging="360"/>
      </w:pPr>
      <w:rPr>
        <w:rFonts w:ascii="Courier New" w:hAnsi="Courier New" w:hint="default"/>
      </w:rPr>
    </w:lvl>
    <w:lvl w:ilvl="2" w:tplc="DD361276">
      <w:start w:val="1"/>
      <w:numFmt w:val="bullet"/>
      <w:lvlText w:val=""/>
      <w:lvlJc w:val="left"/>
      <w:pPr>
        <w:ind w:left="2160" w:hanging="360"/>
      </w:pPr>
      <w:rPr>
        <w:rFonts w:ascii="Wingdings" w:hAnsi="Wingdings" w:hint="default"/>
      </w:rPr>
    </w:lvl>
    <w:lvl w:ilvl="3" w:tplc="A4D4EDF6">
      <w:start w:val="1"/>
      <w:numFmt w:val="bullet"/>
      <w:lvlText w:val=""/>
      <w:lvlJc w:val="left"/>
      <w:pPr>
        <w:ind w:left="2880" w:hanging="360"/>
      </w:pPr>
      <w:rPr>
        <w:rFonts w:ascii="Symbol" w:hAnsi="Symbol" w:hint="default"/>
      </w:rPr>
    </w:lvl>
    <w:lvl w:ilvl="4" w:tplc="9D0C618C">
      <w:start w:val="1"/>
      <w:numFmt w:val="bullet"/>
      <w:lvlText w:val="o"/>
      <w:lvlJc w:val="left"/>
      <w:pPr>
        <w:ind w:left="3600" w:hanging="360"/>
      </w:pPr>
      <w:rPr>
        <w:rFonts w:ascii="Courier New" w:hAnsi="Courier New" w:hint="default"/>
      </w:rPr>
    </w:lvl>
    <w:lvl w:ilvl="5" w:tplc="ADF28742">
      <w:start w:val="1"/>
      <w:numFmt w:val="bullet"/>
      <w:lvlText w:val=""/>
      <w:lvlJc w:val="left"/>
      <w:pPr>
        <w:ind w:left="4320" w:hanging="360"/>
      </w:pPr>
      <w:rPr>
        <w:rFonts w:ascii="Wingdings" w:hAnsi="Wingdings" w:hint="default"/>
      </w:rPr>
    </w:lvl>
    <w:lvl w:ilvl="6" w:tplc="91504F32">
      <w:start w:val="1"/>
      <w:numFmt w:val="bullet"/>
      <w:lvlText w:val=""/>
      <w:lvlJc w:val="left"/>
      <w:pPr>
        <w:ind w:left="5040" w:hanging="360"/>
      </w:pPr>
      <w:rPr>
        <w:rFonts w:ascii="Symbol" w:hAnsi="Symbol" w:hint="default"/>
      </w:rPr>
    </w:lvl>
    <w:lvl w:ilvl="7" w:tplc="A4B6674C">
      <w:start w:val="1"/>
      <w:numFmt w:val="bullet"/>
      <w:lvlText w:val="o"/>
      <w:lvlJc w:val="left"/>
      <w:pPr>
        <w:ind w:left="5760" w:hanging="360"/>
      </w:pPr>
      <w:rPr>
        <w:rFonts w:ascii="Courier New" w:hAnsi="Courier New" w:hint="default"/>
      </w:rPr>
    </w:lvl>
    <w:lvl w:ilvl="8" w:tplc="573C3398">
      <w:start w:val="1"/>
      <w:numFmt w:val="bullet"/>
      <w:lvlText w:val=""/>
      <w:lvlJc w:val="left"/>
      <w:pPr>
        <w:ind w:left="6480" w:hanging="360"/>
      </w:pPr>
      <w:rPr>
        <w:rFonts w:ascii="Wingdings" w:hAnsi="Wingdings" w:hint="default"/>
      </w:rPr>
    </w:lvl>
  </w:abstractNum>
  <w:abstractNum w:abstractNumId="25" w15:restartNumberingAfterBreak="0">
    <w:nsid w:val="1A9E4D35"/>
    <w:multiLevelType w:val="hybridMultilevel"/>
    <w:tmpl w:val="8564D972"/>
    <w:lvl w:ilvl="0" w:tplc="9FC01F12">
      <w:start w:val="1"/>
      <w:numFmt w:val="bullet"/>
      <w:lvlText w:val=""/>
      <w:lvlJc w:val="left"/>
      <w:pPr>
        <w:ind w:left="720" w:hanging="360"/>
      </w:pPr>
      <w:rPr>
        <w:rFonts w:ascii="Symbol" w:hAnsi="Symbol" w:hint="default"/>
      </w:rPr>
    </w:lvl>
    <w:lvl w:ilvl="1" w:tplc="728CEA50" w:tentative="1">
      <w:start w:val="1"/>
      <w:numFmt w:val="bullet"/>
      <w:lvlText w:val="o"/>
      <w:lvlJc w:val="left"/>
      <w:pPr>
        <w:ind w:left="1440" w:hanging="360"/>
      </w:pPr>
      <w:rPr>
        <w:rFonts w:ascii="Courier New" w:hAnsi="Courier New" w:hint="default"/>
      </w:rPr>
    </w:lvl>
    <w:lvl w:ilvl="2" w:tplc="90C8B7B6" w:tentative="1">
      <w:start w:val="1"/>
      <w:numFmt w:val="bullet"/>
      <w:lvlText w:val=""/>
      <w:lvlJc w:val="left"/>
      <w:pPr>
        <w:ind w:left="2160" w:hanging="360"/>
      </w:pPr>
      <w:rPr>
        <w:rFonts w:ascii="Wingdings" w:hAnsi="Wingdings" w:hint="default"/>
      </w:rPr>
    </w:lvl>
    <w:lvl w:ilvl="3" w:tplc="374481BC" w:tentative="1">
      <w:start w:val="1"/>
      <w:numFmt w:val="bullet"/>
      <w:lvlText w:val=""/>
      <w:lvlJc w:val="left"/>
      <w:pPr>
        <w:ind w:left="2880" w:hanging="360"/>
      </w:pPr>
      <w:rPr>
        <w:rFonts w:ascii="Symbol" w:hAnsi="Symbol" w:hint="default"/>
      </w:rPr>
    </w:lvl>
    <w:lvl w:ilvl="4" w:tplc="6A5A81CA" w:tentative="1">
      <w:start w:val="1"/>
      <w:numFmt w:val="bullet"/>
      <w:lvlText w:val="o"/>
      <w:lvlJc w:val="left"/>
      <w:pPr>
        <w:ind w:left="3600" w:hanging="360"/>
      </w:pPr>
      <w:rPr>
        <w:rFonts w:ascii="Courier New" w:hAnsi="Courier New" w:hint="default"/>
      </w:rPr>
    </w:lvl>
    <w:lvl w:ilvl="5" w:tplc="CA4A2B2C" w:tentative="1">
      <w:start w:val="1"/>
      <w:numFmt w:val="bullet"/>
      <w:lvlText w:val=""/>
      <w:lvlJc w:val="left"/>
      <w:pPr>
        <w:ind w:left="4320" w:hanging="360"/>
      </w:pPr>
      <w:rPr>
        <w:rFonts w:ascii="Wingdings" w:hAnsi="Wingdings" w:hint="default"/>
      </w:rPr>
    </w:lvl>
    <w:lvl w:ilvl="6" w:tplc="C308A080" w:tentative="1">
      <w:start w:val="1"/>
      <w:numFmt w:val="bullet"/>
      <w:lvlText w:val=""/>
      <w:lvlJc w:val="left"/>
      <w:pPr>
        <w:ind w:left="5040" w:hanging="360"/>
      </w:pPr>
      <w:rPr>
        <w:rFonts w:ascii="Symbol" w:hAnsi="Symbol" w:hint="default"/>
      </w:rPr>
    </w:lvl>
    <w:lvl w:ilvl="7" w:tplc="EF702D2E" w:tentative="1">
      <w:start w:val="1"/>
      <w:numFmt w:val="bullet"/>
      <w:lvlText w:val="o"/>
      <w:lvlJc w:val="left"/>
      <w:pPr>
        <w:ind w:left="5760" w:hanging="360"/>
      </w:pPr>
      <w:rPr>
        <w:rFonts w:ascii="Courier New" w:hAnsi="Courier New" w:hint="default"/>
      </w:rPr>
    </w:lvl>
    <w:lvl w:ilvl="8" w:tplc="BC626E1C" w:tentative="1">
      <w:start w:val="1"/>
      <w:numFmt w:val="bullet"/>
      <w:lvlText w:val=""/>
      <w:lvlJc w:val="left"/>
      <w:pPr>
        <w:ind w:left="6480" w:hanging="360"/>
      </w:pPr>
      <w:rPr>
        <w:rFonts w:ascii="Wingdings" w:hAnsi="Wingdings" w:hint="default"/>
      </w:rPr>
    </w:lvl>
  </w:abstractNum>
  <w:abstractNum w:abstractNumId="26" w15:restartNumberingAfterBreak="0">
    <w:nsid w:val="1CC42756"/>
    <w:multiLevelType w:val="hybridMultilevel"/>
    <w:tmpl w:val="58DC576E"/>
    <w:lvl w:ilvl="0" w:tplc="813ED048">
      <w:start w:val="1"/>
      <w:numFmt w:val="decimal"/>
      <w:lvlText w:val="%1."/>
      <w:lvlJc w:val="left"/>
      <w:pPr>
        <w:ind w:left="720" w:hanging="360"/>
      </w:pPr>
    </w:lvl>
    <w:lvl w:ilvl="1" w:tplc="DBE2FF96">
      <w:start w:val="1"/>
      <w:numFmt w:val="lowerLetter"/>
      <w:lvlText w:val="%2."/>
      <w:lvlJc w:val="left"/>
      <w:pPr>
        <w:ind w:left="1440" w:hanging="360"/>
      </w:pPr>
    </w:lvl>
    <w:lvl w:ilvl="2" w:tplc="C8944C12">
      <w:start w:val="1"/>
      <w:numFmt w:val="lowerRoman"/>
      <w:lvlText w:val="%3."/>
      <w:lvlJc w:val="right"/>
      <w:pPr>
        <w:ind w:left="2160" w:hanging="180"/>
      </w:pPr>
    </w:lvl>
    <w:lvl w:ilvl="3" w:tplc="A0A2104E">
      <w:start w:val="1"/>
      <w:numFmt w:val="decimal"/>
      <w:lvlText w:val="%4."/>
      <w:lvlJc w:val="left"/>
      <w:pPr>
        <w:ind w:left="2880" w:hanging="360"/>
      </w:pPr>
    </w:lvl>
    <w:lvl w:ilvl="4" w:tplc="C212D808">
      <w:start w:val="1"/>
      <w:numFmt w:val="lowerLetter"/>
      <w:lvlText w:val="%5."/>
      <w:lvlJc w:val="left"/>
      <w:pPr>
        <w:ind w:left="3600" w:hanging="360"/>
      </w:pPr>
    </w:lvl>
    <w:lvl w:ilvl="5" w:tplc="34A06E74">
      <w:start w:val="1"/>
      <w:numFmt w:val="lowerRoman"/>
      <w:lvlText w:val="%6."/>
      <w:lvlJc w:val="right"/>
      <w:pPr>
        <w:ind w:left="4320" w:hanging="180"/>
      </w:pPr>
    </w:lvl>
    <w:lvl w:ilvl="6" w:tplc="E4F2A5A8">
      <w:start w:val="1"/>
      <w:numFmt w:val="decimal"/>
      <w:lvlText w:val="%7."/>
      <w:lvlJc w:val="left"/>
      <w:pPr>
        <w:ind w:left="5040" w:hanging="360"/>
      </w:pPr>
    </w:lvl>
    <w:lvl w:ilvl="7" w:tplc="ADE829EE">
      <w:start w:val="1"/>
      <w:numFmt w:val="lowerLetter"/>
      <w:lvlText w:val="%8."/>
      <w:lvlJc w:val="left"/>
      <w:pPr>
        <w:ind w:left="5760" w:hanging="360"/>
      </w:pPr>
    </w:lvl>
    <w:lvl w:ilvl="8" w:tplc="EC340CF6">
      <w:start w:val="1"/>
      <w:numFmt w:val="lowerRoman"/>
      <w:lvlText w:val="%9."/>
      <w:lvlJc w:val="right"/>
      <w:pPr>
        <w:ind w:left="6480" w:hanging="180"/>
      </w:pPr>
    </w:lvl>
  </w:abstractNum>
  <w:abstractNum w:abstractNumId="27" w15:restartNumberingAfterBreak="0">
    <w:nsid w:val="2026060E"/>
    <w:multiLevelType w:val="multilevel"/>
    <w:tmpl w:val="76EE160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21C93D8A"/>
    <w:multiLevelType w:val="hybridMultilevel"/>
    <w:tmpl w:val="FFFFFFFF"/>
    <w:lvl w:ilvl="0" w:tplc="C62AD588">
      <w:start w:val="1"/>
      <w:numFmt w:val="bullet"/>
      <w:lvlText w:val=""/>
      <w:lvlJc w:val="left"/>
      <w:pPr>
        <w:ind w:left="720" w:hanging="360"/>
      </w:pPr>
      <w:rPr>
        <w:rFonts w:ascii="Symbol" w:hAnsi="Symbol" w:hint="default"/>
      </w:rPr>
    </w:lvl>
    <w:lvl w:ilvl="1" w:tplc="4CEC87D6">
      <w:start w:val="1"/>
      <w:numFmt w:val="bullet"/>
      <w:lvlText w:val="o"/>
      <w:lvlJc w:val="left"/>
      <w:pPr>
        <w:ind w:left="1440" w:hanging="360"/>
      </w:pPr>
      <w:rPr>
        <w:rFonts w:ascii="Courier New" w:hAnsi="Courier New" w:hint="default"/>
      </w:rPr>
    </w:lvl>
    <w:lvl w:ilvl="2" w:tplc="964EAFEC">
      <w:start w:val="1"/>
      <w:numFmt w:val="bullet"/>
      <w:lvlText w:val=""/>
      <w:lvlJc w:val="left"/>
      <w:pPr>
        <w:ind w:left="2160" w:hanging="360"/>
      </w:pPr>
      <w:rPr>
        <w:rFonts w:ascii="Wingdings" w:hAnsi="Wingdings" w:hint="default"/>
      </w:rPr>
    </w:lvl>
    <w:lvl w:ilvl="3" w:tplc="78EEE7BE">
      <w:start w:val="1"/>
      <w:numFmt w:val="bullet"/>
      <w:lvlText w:val=""/>
      <w:lvlJc w:val="left"/>
      <w:pPr>
        <w:ind w:left="2880" w:hanging="360"/>
      </w:pPr>
      <w:rPr>
        <w:rFonts w:ascii="Symbol" w:hAnsi="Symbol" w:hint="default"/>
      </w:rPr>
    </w:lvl>
    <w:lvl w:ilvl="4" w:tplc="F8522628">
      <w:start w:val="1"/>
      <w:numFmt w:val="bullet"/>
      <w:lvlText w:val="o"/>
      <w:lvlJc w:val="left"/>
      <w:pPr>
        <w:ind w:left="3600" w:hanging="360"/>
      </w:pPr>
      <w:rPr>
        <w:rFonts w:ascii="Courier New" w:hAnsi="Courier New" w:hint="default"/>
      </w:rPr>
    </w:lvl>
    <w:lvl w:ilvl="5" w:tplc="394C75BC">
      <w:start w:val="1"/>
      <w:numFmt w:val="bullet"/>
      <w:lvlText w:val=""/>
      <w:lvlJc w:val="left"/>
      <w:pPr>
        <w:ind w:left="4320" w:hanging="360"/>
      </w:pPr>
      <w:rPr>
        <w:rFonts w:ascii="Wingdings" w:hAnsi="Wingdings" w:hint="default"/>
      </w:rPr>
    </w:lvl>
    <w:lvl w:ilvl="6" w:tplc="2BF4799E">
      <w:start w:val="1"/>
      <w:numFmt w:val="bullet"/>
      <w:lvlText w:val=""/>
      <w:lvlJc w:val="left"/>
      <w:pPr>
        <w:ind w:left="5040" w:hanging="360"/>
      </w:pPr>
      <w:rPr>
        <w:rFonts w:ascii="Symbol" w:hAnsi="Symbol" w:hint="default"/>
      </w:rPr>
    </w:lvl>
    <w:lvl w:ilvl="7" w:tplc="0652AFCE">
      <w:start w:val="1"/>
      <w:numFmt w:val="bullet"/>
      <w:lvlText w:val="o"/>
      <w:lvlJc w:val="left"/>
      <w:pPr>
        <w:ind w:left="5760" w:hanging="360"/>
      </w:pPr>
      <w:rPr>
        <w:rFonts w:ascii="Courier New" w:hAnsi="Courier New" w:hint="default"/>
      </w:rPr>
    </w:lvl>
    <w:lvl w:ilvl="8" w:tplc="FCDE9CFC">
      <w:start w:val="1"/>
      <w:numFmt w:val="bullet"/>
      <w:lvlText w:val=""/>
      <w:lvlJc w:val="left"/>
      <w:pPr>
        <w:ind w:left="6480" w:hanging="360"/>
      </w:pPr>
      <w:rPr>
        <w:rFonts w:ascii="Wingdings" w:hAnsi="Wingdings" w:hint="default"/>
      </w:rPr>
    </w:lvl>
  </w:abstractNum>
  <w:abstractNum w:abstractNumId="29" w15:restartNumberingAfterBreak="0">
    <w:nsid w:val="21EC6ADC"/>
    <w:multiLevelType w:val="hybridMultilevel"/>
    <w:tmpl w:val="FFFFFFFF"/>
    <w:lvl w:ilvl="0" w:tplc="8DD464A4">
      <w:start w:val="1"/>
      <w:numFmt w:val="bullet"/>
      <w:lvlText w:val=""/>
      <w:lvlJc w:val="left"/>
      <w:pPr>
        <w:ind w:left="720" w:hanging="360"/>
      </w:pPr>
      <w:rPr>
        <w:rFonts w:ascii="Symbol" w:hAnsi="Symbol" w:hint="default"/>
      </w:rPr>
    </w:lvl>
    <w:lvl w:ilvl="1" w:tplc="4B60EF36">
      <w:start w:val="1"/>
      <w:numFmt w:val="bullet"/>
      <w:lvlText w:val="o"/>
      <w:lvlJc w:val="left"/>
      <w:pPr>
        <w:ind w:left="1440" w:hanging="360"/>
      </w:pPr>
      <w:rPr>
        <w:rFonts w:ascii="Courier New" w:hAnsi="Courier New" w:hint="default"/>
      </w:rPr>
    </w:lvl>
    <w:lvl w:ilvl="2" w:tplc="A678D588">
      <w:start w:val="1"/>
      <w:numFmt w:val="bullet"/>
      <w:lvlText w:val=""/>
      <w:lvlJc w:val="left"/>
      <w:pPr>
        <w:ind w:left="2160" w:hanging="360"/>
      </w:pPr>
      <w:rPr>
        <w:rFonts w:ascii="Wingdings" w:hAnsi="Wingdings" w:hint="default"/>
      </w:rPr>
    </w:lvl>
    <w:lvl w:ilvl="3" w:tplc="6352BFBA">
      <w:start w:val="1"/>
      <w:numFmt w:val="bullet"/>
      <w:lvlText w:val=""/>
      <w:lvlJc w:val="left"/>
      <w:pPr>
        <w:ind w:left="2880" w:hanging="360"/>
      </w:pPr>
      <w:rPr>
        <w:rFonts w:ascii="Symbol" w:hAnsi="Symbol" w:hint="default"/>
      </w:rPr>
    </w:lvl>
    <w:lvl w:ilvl="4" w:tplc="C88E8E22">
      <w:start w:val="1"/>
      <w:numFmt w:val="bullet"/>
      <w:lvlText w:val="o"/>
      <w:lvlJc w:val="left"/>
      <w:pPr>
        <w:ind w:left="3600" w:hanging="360"/>
      </w:pPr>
      <w:rPr>
        <w:rFonts w:ascii="Courier New" w:hAnsi="Courier New" w:hint="default"/>
      </w:rPr>
    </w:lvl>
    <w:lvl w:ilvl="5" w:tplc="116CBA36">
      <w:start w:val="1"/>
      <w:numFmt w:val="bullet"/>
      <w:lvlText w:val=""/>
      <w:lvlJc w:val="left"/>
      <w:pPr>
        <w:ind w:left="4320" w:hanging="360"/>
      </w:pPr>
      <w:rPr>
        <w:rFonts w:ascii="Wingdings" w:hAnsi="Wingdings" w:hint="default"/>
      </w:rPr>
    </w:lvl>
    <w:lvl w:ilvl="6" w:tplc="408460FA">
      <w:start w:val="1"/>
      <w:numFmt w:val="bullet"/>
      <w:lvlText w:val=""/>
      <w:lvlJc w:val="left"/>
      <w:pPr>
        <w:ind w:left="5040" w:hanging="360"/>
      </w:pPr>
      <w:rPr>
        <w:rFonts w:ascii="Symbol" w:hAnsi="Symbol" w:hint="default"/>
      </w:rPr>
    </w:lvl>
    <w:lvl w:ilvl="7" w:tplc="CFAED574">
      <w:start w:val="1"/>
      <w:numFmt w:val="bullet"/>
      <w:lvlText w:val="o"/>
      <w:lvlJc w:val="left"/>
      <w:pPr>
        <w:ind w:left="5760" w:hanging="360"/>
      </w:pPr>
      <w:rPr>
        <w:rFonts w:ascii="Courier New" w:hAnsi="Courier New" w:hint="default"/>
      </w:rPr>
    </w:lvl>
    <w:lvl w:ilvl="8" w:tplc="3AA65170">
      <w:start w:val="1"/>
      <w:numFmt w:val="bullet"/>
      <w:lvlText w:val=""/>
      <w:lvlJc w:val="left"/>
      <w:pPr>
        <w:ind w:left="6480" w:hanging="360"/>
      </w:pPr>
      <w:rPr>
        <w:rFonts w:ascii="Wingdings" w:hAnsi="Wingdings" w:hint="default"/>
      </w:rPr>
    </w:lvl>
  </w:abstractNum>
  <w:abstractNum w:abstractNumId="30" w15:restartNumberingAfterBreak="0">
    <w:nsid w:val="239C4CCF"/>
    <w:multiLevelType w:val="multilevel"/>
    <w:tmpl w:val="CB5E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DD7C96"/>
    <w:multiLevelType w:val="multilevel"/>
    <w:tmpl w:val="B4F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EA41E"/>
    <w:multiLevelType w:val="hybridMultilevel"/>
    <w:tmpl w:val="FFFFFFFF"/>
    <w:lvl w:ilvl="0" w:tplc="EE861EC4">
      <w:start w:val="1"/>
      <w:numFmt w:val="bullet"/>
      <w:lvlText w:val=""/>
      <w:lvlJc w:val="left"/>
      <w:pPr>
        <w:ind w:left="720" w:hanging="360"/>
      </w:pPr>
      <w:rPr>
        <w:rFonts w:ascii="Symbol" w:hAnsi="Symbol" w:hint="default"/>
      </w:rPr>
    </w:lvl>
    <w:lvl w:ilvl="1" w:tplc="A89AB190">
      <w:start w:val="1"/>
      <w:numFmt w:val="bullet"/>
      <w:lvlText w:val="o"/>
      <w:lvlJc w:val="left"/>
      <w:pPr>
        <w:ind w:left="1440" w:hanging="360"/>
      </w:pPr>
      <w:rPr>
        <w:rFonts w:ascii="Courier New" w:hAnsi="Courier New" w:hint="default"/>
      </w:rPr>
    </w:lvl>
    <w:lvl w:ilvl="2" w:tplc="957AE32C">
      <w:start w:val="1"/>
      <w:numFmt w:val="bullet"/>
      <w:lvlText w:val=""/>
      <w:lvlJc w:val="left"/>
      <w:pPr>
        <w:ind w:left="2160" w:hanging="360"/>
      </w:pPr>
      <w:rPr>
        <w:rFonts w:ascii="Wingdings" w:hAnsi="Wingdings" w:hint="default"/>
      </w:rPr>
    </w:lvl>
    <w:lvl w:ilvl="3" w:tplc="C5D41328">
      <w:start w:val="1"/>
      <w:numFmt w:val="bullet"/>
      <w:lvlText w:val=""/>
      <w:lvlJc w:val="left"/>
      <w:pPr>
        <w:ind w:left="2880" w:hanging="360"/>
      </w:pPr>
      <w:rPr>
        <w:rFonts w:ascii="Symbol" w:hAnsi="Symbol" w:hint="default"/>
      </w:rPr>
    </w:lvl>
    <w:lvl w:ilvl="4" w:tplc="6090E2A8">
      <w:start w:val="1"/>
      <w:numFmt w:val="bullet"/>
      <w:lvlText w:val="o"/>
      <w:lvlJc w:val="left"/>
      <w:pPr>
        <w:ind w:left="3600" w:hanging="360"/>
      </w:pPr>
      <w:rPr>
        <w:rFonts w:ascii="Courier New" w:hAnsi="Courier New" w:hint="default"/>
      </w:rPr>
    </w:lvl>
    <w:lvl w:ilvl="5" w:tplc="CB10DAFA">
      <w:start w:val="1"/>
      <w:numFmt w:val="bullet"/>
      <w:lvlText w:val=""/>
      <w:lvlJc w:val="left"/>
      <w:pPr>
        <w:ind w:left="4320" w:hanging="360"/>
      </w:pPr>
      <w:rPr>
        <w:rFonts w:ascii="Wingdings" w:hAnsi="Wingdings" w:hint="default"/>
      </w:rPr>
    </w:lvl>
    <w:lvl w:ilvl="6" w:tplc="694ABD8A">
      <w:start w:val="1"/>
      <w:numFmt w:val="bullet"/>
      <w:lvlText w:val=""/>
      <w:lvlJc w:val="left"/>
      <w:pPr>
        <w:ind w:left="5040" w:hanging="360"/>
      </w:pPr>
      <w:rPr>
        <w:rFonts w:ascii="Symbol" w:hAnsi="Symbol" w:hint="default"/>
      </w:rPr>
    </w:lvl>
    <w:lvl w:ilvl="7" w:tplc="FB5EF0F8">
      <w:start w:val="1"/>
      <w:numFmt w:val="bullet"/>
      <w:lvlText w:val="o"/>
      <w:lvlJc w:val="left"/>
      <w:pPr>
        <w:ind w:left="5760" w:hanging="360"/>
      </w:pPr>
      <w:rPr>
        <w:rFonts w:ascii="Courier New" w:hAnsi="Courier New" w:hint="default"/>
      </w:rPr>
    </w:lvl>
    <w:lvl w:ilvl="8" w:tplc="15328148">
      <w:start w:val="1"/>
      <w:numFmt w:val="bullet"/>
      <w:lvlText w:val=""/>
      <w:lvlJc w:val="left"/>
      <w:pPr>
        <w:ind w:left="6480" w:hanging="360"/>
      </w:pPr>
      <w:rPr>
        <w:rFonts w:ascii="Wingdings" w:hAnsi="Wingdings" w:hint="default"/>
      </w:rPr>
    </w:lvl>
  </w:abstractNum>
  <w:abstractNum w:abstractNumId="33" w15:restartNumberingAfterBreak="0">
    <w:nsid w:val="27C07E0A"/>
    <w:multiLevelType w:val="hybridMultilevel"/>
    <w:tmpl w:val="FFFFFFFF"/>
    <w:lvl w:ilvl="0" w:tplc="B06E20AA">
      <w:start w:val="1"/>
      <w:numFmt w:val="decimal"/>
      <w:lvlText w:val="•"/>
      <w:lvlJc w:val="left"/>
      <w:pPr>
        <w:ind w:left="720" w:hanging="360"/>
      </w:pPr>
    </w:lvl>
    <w:lvl w:ilvl="1" w:tplc="97EA8AA8">
      <w:start w:val="1"/>
      <w:numFmt w:val="lowerLetter"/>
      <w:lvlText w:val="%2."/>
      <w:lvlJc w:val="left"/>
      <w:pPr>
        <w:ind w:left="1440" w:hanging="360"/>
      </w:pPr>
    </w:lvl>
    <w:lvl w:ilvl="2" w:tplc="B7780006">
      <w:start w:val="1"/>
      <w:numFmt w:val="lowerRoman"/>
      <w:lvlText w:val="%3."/>
      <w:lvlJc w:val="right"/>
      <w:pPr>
        <w:ind w:left="2160" w:hanging="180"/>
      </w:pPr>
    </w:lvl>
    <w:lvl w:ilvl="3" w:tplc="27D44D66">
      <w:start w:val="1"/>
      <w:numFmt w:val="decimal"/>
      <w:lvlText w:val="%4."/>
      <w:lvlJc w:val="left"/>
      <w:pPr>
        <w:ind w:left="2880" w:hanging="360"/>
      </w:pPr>
    </w:lvl>
    <w:lvl w:ilvl="4" w:tplc="9B4C315A">
      <w:start w:val="1"/>
      <w:numFmt w:val="lowerLetter"/>
      <w:lvlText w:val="%5."/>
      <w:lvlJc w:val="left"/>
      <w:pPr>
        <w:ind w:left="3600" w:hanging="360"/>
      </w:pPr>
    </w:lvl>
    <w:lvl w:ilvl="5" w:tplc="9DA8DB50">
      <w:start w:val="1"/>
      <w:numFmt w:val="lowerRoman"/>
      <w:lvlText w:val="%6."/>
      <w:lvlJc w:val="right"/>
      <w:pPr>
        <w:ind w:left="4320" w:hanging="180"/>
      </w:pPr>
    </w:lvl>
    <w:lvl w:ilvl="6" w:tplc="0D8C38CC">
      <w:start w:val="1"/>
      <w:numFmt w:val="decimal"/>
      <w:lvlText w:val="%7."/>
      <w:lvlJc w:val="left"/>
      <w:pPr>
        <w:ind w:left="5040" w:hanging="360"/>
      </w:pPr>
    </w:lvl>
    <w:lvl w:ilvl="7" w:tplc="737CEFCC">
      <w:start w:val="1"/>
      <w:numFmt w:val="lowerLetter"/>
      <w:lvlText w:val="%8."/>
      <w:lvlJc w:val="left"/>
      <w:pPr>
        <w:ind w:left="5760" w:hanging="360"/>
      </w:pPr>
    </w:lvl>
    <w:lvl w:ilvl="8" w:tplc="FAE0F5E8">
      <w:start w:val="1"/>
      <w:numFmt w:val="lowerRoman"/>
      <w:lvlText w:val="%9."/>
      <w:lvlJc w:val="right"/>
      <w:pPr>
        <w:ind w:left="6480" w:hanging="180"/>
      </w:pPr>
    </w:lvl>
  </w:abstractNum>
  <w:abstractNum w:abstractNumId="34" w15:restartNumberingAfterBreak="0">
    <w:nsid w:val="29696D96"/>
    <w:multiLevelType w:val="hybridMultilevel"/>
    <w:tmpl w:val="A36E4306"/>
    <w:lvl w:ilvl="0" w:tplc="70DABC70">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35" w15:restartNumberingAfterBreak="0">
    <w:nsid w:val="29F0FFE3"/>
    <w:multiLevelType w:val="hybridMultilevel"/>
    <w:tmpl w:val="FFFFFFFF"/>
    <w:lvl w:ilvl="0" w:tplc="2F52E076">
      <w:start w:val="1"/>
      <w:numFmt w:val="bullet"/>
      <w:lvlText w:val=""/>
      <w:lvlJc w:val="left"/>
      <w:pPr>
        <w:ind w:left="720" w:hanging="360"/>
      </w:pPr>
      <w:rPr>
        <w:rFonts w:ascii="Symbol" w:hAnsi="Symbol" w:hint="default"/>
      </w:rPr>
    </w:lvl>
    <w:lvl w:ilvl="1" w:tplc="A5E81D38">
      <w:start w:val="1"/>
      <w:numFmt w:val="bullet"/>
      <w:lvlText w:val="o"/>
      <w:lvlJc w:val="left"/>
      <w:pPr>
        <w:ind w:left="1440" w:hanging="360"/>
      </w:pPr>
      <w:rPr>
        <w:rFonts w:ascii="Courier New" w:hAnsi="Courier New" w:hint="default"/>
      </w:rPr>
    </w:lvl>
    <w:lvl w:ilvl="2" w:tplc="773A63B0">
      <w:start w:val="1"/>
      <w:numFmt w:val="bullet"/>
      <w:lvlText w:val=""/>
      <w:lvlJc w:val="left"/>
      <w:pPr>
        <w:ind w:left="2160" w:hanging="360"/>
      </w:pPr>
      <w:rPr>
        <w:rFonts w:ascii="Wingdings" w:hAnsi="Wingdings" w:hint="default"/>
      </w:rPr>
    </w:lvl>
    <w:lvl w:ilvl="3" w:tplc="AECECA02">
      <w:start w:val="1"/>
      <w:numFmt w:val="bullet"/>
      <w:lvlText w:val=""/>
      <w:lvlJc w:val="left"/>
      <w:pPr>
        <w:ind w:left="2880" w:hanging="360"/>
      </w:pPr>
      <w:rPr>
        <w:rFonts w:ascii="Symbol" w:hAnsi="Symbol" w:hint="default"/>
      </w:rPr>
    </w:lvl>
    <w:lvl w:ilvl="4" w:tplc="61AEE576">
      <w:start w:val="1"/>
      <w:numFmt w:val="bullet"/>
      <w:lvlText w:val="o"/>
      <w:lvlJc w:val="left"/>
      <w:pPr>
        <w:ind w:left="3600" w:hanging="360"/>
      </w:pPr>
      <w:rPr>
        <w:rFonts w:ascii="Courier New" w:hAnsi="Courier New" w:hint="default"/>
      </w:rPr>
    </w:lvl>
    <w:lvl w:ilvl="5" w:tplc="99A02570">
      <w:start w:val="1"/>
      <w:numFmt w:val="bullet"/>
      <w:lvlText w:val=""/>
      <w:lvlJc w:val="left"/>
      <w:pPr>
        <w:ind w:left="4320" w:hanging="360"/>
      </w:pPr>
      <w:rPr>
        <w:rFonts w:ascii="Wingdings" w:hAnsi="Wingdings" w:hint="default"/>
      </w:rPr>
    </w:lvl>
    <w:lvl w:ilvl="6" w:tplc="C440543E">
      <w:start w:val="1"/>
      <w:numFmt w:val="bullet"/>
      <w:lvlText w:val=""/>
      <w:lvlJc w:val="left"/>
      <w:pPr>
        <w:ind w:left="5040" w:hanging="360"/>
      </w:pPr>
      <w:rPr>
        <w:rFonts w:ascii="Symbol" w:hAnsi="Symbol" w:hint="default"/>
      </w:rPr>
    </w:lvl>
    <w:lvl w:ilvl="7" w:tplc="358EE158">
      <w:start w:val="1"/>
      <w:numFmt w:val="bullet"/>
      <w:lvlText w:val="o"/>
      <w:lvlJc w:val="left"/>
      <w:pPr>
        <w:ind w:left="5760" w:hanging="360"/>
      </w:pPr>
      <w:rPr>
        <w:rFonts w:ascii="Courier New" w:hAnsi="Courier New" w:hint="default"/>
      </w:rPr>
    </w:lvl>
    <w:lvl w:ilvl="8" w:tplc="86C25E88">
      <w:start w:val="1"/>
      <w:numFmt w:val="bullet"/>
      <w:lvlText w:val=""/>
      <w:lvlJc w:val="left"/>
      <w:pPr>
        <w:ind w:left="6480" w:hanging="360"/>
      </w:pPr>
      <w:rPr>
        <w:rFonts w:ascii="Wingdings" w:hAnsi="Wingdings" w:hint="default"/>
      </w:rPr>
    </w:lvl>
  </w:abstractNum>
  <w:abstractNum w:abstractNumId="36" w15:restartNumberingAfterBreak="0">
    <w:nsid w:val="2B580744"/>
    <w:multiLevelType w:val="multilevel"/>
    <w:tmpl w:val="DEA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2749E"/>
    <w:multiLevelType w:val="hybridMultilevel"/>
    <w:tmpl w:val="FFFFFFFF"/>
    <w:lvl w:ilvl="0" w:tplc="79F4E81E">
      <w:start w:val="1"/>
      <w:numFmt w:val="bullet"/>
      <w:lvlText w:val="-"/>
      <w:lvlJc w:val="left"/>
      <w:pPr>
        <w:ind w:left="720" w:hanging="360"/>
      </w:pPr>
      <w:rPr>
        <w:rFonts w:ascii="Aptos" w:hAnsi="Aptos" w:hint="default"/>
      </w:rPr>
    </w:lvl>
    <w:lvl w:ilvl="1" w:tplc="5D4EEC44">
      <w:start w:val="1"/>
      <w:numFmt w:val="bullet"/>
      <w:lvlText w:val="o"/>
      <w:lvlJc w:val="left"/>
      <w:pPr>
        <w:ind w:left="1440" w:hanging="360"/>
      </w:pPr>
      <w:rPr>
        <w:rFonts w:ascii="Courier New" w:hAnsi="Courier New" w:hint="default"/>
      </w:rPr>
    </w:lvl>
    <w:lvl w:ilvl="2" w:tplc="97DAFFD2">
      <w:start w:val="1"/>
      <w:numFmt w:val="bullet"/>
      <w:lvlText w:val=""/>
      <w:lvlJc w:val="left"/>
      <w:pPr>
        <w:ind w:left="2160" w:hanging="360"/>
      </w:pPr>
      <w:rPr>
        <w:rFonts w:ascii="Wingdings" w:hAnsi="Wingdings" w:hint="default"/>
      </w:rPr>
    </w:lvl>
    <w:lvl w:ilvl="3" w:tplc="B9883F02">
      <w:start w:val="1"/>
      <w:numFmt w:val="bullet"/>
      <w:lvlText w:val=""/>
      <w:lvlJc w:val="left"/>
      <w:pPr>
        <w:ind w:left="2880" w:hanging="360"/>
      </w:pPr>
      <w:rPr>
        <w:rFonts w:ascii="Symbol" w:hAnsi="Symbol" w:hint="default"/>
      </w:rPr>
    </w:lvl>
    <w:lvl w:ilvl="4" w:tplc="BDACEE6A">
      <w:start w:val="1"/>
      <w:numFmt w:val="bullet"/>
      <w:lvlText w:val="o"/>
      <w:lvlJc w:val="left"/>
      <w:pPr>
        <w:ind w:left="3600" w:hanging="360"/>
      </w:pPr>
      <w:rPr>
        <w:rFonts w:ascii="Courier New" w:hAnsi="Courier New" w:hint="default"/>
      </w:rPr>
    </w:lvl>
    <w:lvl w:ilvl="5" w:tplc="DBF27402">
      <w:start w:val="1"/>
      <w:numFmt w:val="bullet"/>
      <w:lvlText w:val=""/>
      <w:lvlJc w:val="left"/>
      <w:pPr>
        <w:ind w:left="4320" w:hanging="360"/>
      </w:pPr>
      <w:rPr>
        <w:rFonts w:ascii="Wingdings" w:hAnsi="Wingdings" w:hint="default"/>
      </w:rPr>
    </w:lvl>
    <w:lvl w:ilvl="6" w:tplc="1652ABDA">
      <w:start w:val="1"/>
      <w:numFmt w:val="bullet"/>
      <w:lvlText w:val=""/>
      <w:lvlJc w:val="left"/>
      <w:pPr>
        <w:ind w:left="5040" w:hanging="360"/>
      </w:pPr>
      <w:rPr>
        <w:rFonts w:ascii="Symbol" w:hAnsi="Symbol" w:hint="default"/>
      </w:rPr>
    </w:lvl>
    <w:lvl w:ilvl="7" w:tplc="6BAC3EB2">
      <w:start w:val="1"/>
      <w:numFmt w:val="bullet"/>
      <w:lvlText w:val="o"/>
      <w:lvlJc w:val="left"/>
      <w:pPr>
        <w:ind w:left="5760" w:hanging="360"/>
      </w:pPr>
      <w:rPr>
        <w:rFonts w:ascii="Courier New" w:hAnsi="Courier New" w:hint="default"/>
      </w:rPr>
    </w:lvl>
    <w:lvl w:ilvl="8" w:tplc="933C1242">
      <w:start w:val="1"/>
      <w:numFmt w:val="bullet"/>
      <w:lvlText w:val=""/>
      <w:lvlJc w:val="left"/>
      <w:pPr>
        <w:ind w:left="6480" w:hanging="360"/>
      </w:pPr>
      <w:rPr>
        <w:rFonts w:ascii="Wingdings" w:hAnsi="Wingdings" w:hint="default"/>
      </w:rPr>
    </w:lvl>
  </w:abstractNum>
  <w:abstractNum w:abstractNumId="38" w15:restartNumberingAfterBreak="0">
    <w:nsid w:val="2EF083A8"/>
    <w:multiLevelType w:val="hybridMultilevel"/>
    <w:tmpl w:val="FFFFFFFF"/>
    <w:lvl w:ilvl="0" w:tplc="715EAA9C">
      <w:start w:val="1"/>
      <w:numFmt w:val="bullet"/>
      <w:lvlText w:val="-"/>
      <w:lvlJc w:val="left"/>
      <w:pPr>
        <w:ind w:left="720" w:hanging="360"/>
      </w:pPr>
      <w:rPr>
        <w:rFonts w:ascii="Aptos" w:hAnsi="Aptos" w:hint="default"/>
      </w:rPr>
    </w:lvl>
    <w:lvl w:ilvl="1" w:tplc="D274243E">
      <w:start w:val="1"/>
      <w:numFmt w:val="bullet"/>
      <w:lvlText w:val="o"/>
      <w:lvlJc w:val="left"/>
      <w:pPr>
        <w:ind w:left="1440" w:hanging="360"/>
      </w:pPr>
      <w:rPr>
        <w:rFonts w:ascii="Courier New" w:hAnsi="Courier New" w:hint="default"/>
      </w:rPr>
    </w:lvl>
    <w:lvl w:ilvl="2" w:tplc="D7D46DC6">
      <w:start w:val="1"/>
      <w:numFmt w:val="bullet"/>
      <w:lvlText w:val=""/>
      <w:lvlJc w:val="left"/>
      <w:pPr>
        <w:ind w:left="2160" w:hanging="360"/>
      </w:pPr>
      <w:rPr>
        <w:rFonts w:ascii="Wingdings" w:hAnsi="Wingdings" w:hint="default"/>
      </w:rPr>
    </w:lvl>
    <w:lvl w:ilvl="3" w:tplc="A1B64BBA">
      <w:start w:val="1"/>
      <w:numFmt w:val="bullet"/>
      <w:lvlText w:val=""/>
      <w:lvlJc w:val="left"/>
      <w:pPr>
        <w:ind w:left="2880" w:hanging="360"/>
      </w:pPr>
      <w:rPr>
        <w:rFonts w:ascii="Symbol" w:hAnsi="Symbol" w:hint="default"/>
      </w:rPr>
    </w:lvl>
    <w:lvl w:ilvl="4" w:tplc="962EE7A4">
      <w:start w:val="1"/>
      <w:numFmt w:val="bullet"/>
      <w:lvlText w:val="o"/>
      <w:lvlJc w:val="left"/>
      <w:pPr>
        <w:ind w:left="3600" w:hanging="360"/>
      </w:pPr>
      <w:rPr>
        <w:rFonts w:ascii="Courier New" w:hAnsi="Courier New" w:hint="default"/>
      </w:rPr>
    </w:lvl>
    <w:lvl w:ilvl="5" w:tplc="30DE098C">
      <w:start w:val="1"/>
      <w:numFmt w:val="bullet"/>
      <w:lvlText w:val=""/>
      <w:lvlJc w:val="left"/>
      <w:pPr>
        <w:ind w:left="4320" w:hanging="360"/>
      </w:pPr>
      <w:rPr>
        <w:rFonts w:ascii="Wingdings" w:hAnsi="Wingdings" w:hint="default"/>
      </w:rPr>
    </w:lvl>
    <w:lvl w:ilvl="6" w:tplc="9C38B034">
      <w:start w:val="1"/>
      <w:numFmt w:val="bullet"/>
      <w:lvlText w:val=""/>
      <w:lvlJc w:val="left"/>
      <w:pPr>
        <w:ind w:left="5040" w:hanging="360"/>
      </w:pPr>
      <w:rPr>
        <w:rFonts w:ascii="Symbol" w:hAnsi="Symbol" w:hint="default"/>
      </w:rPr>
    </w:lvl>
    <w:lvl w:ilvl="7" w:tplc="49F49D4A">
      <w:start w:val="1"/>
      <w:numFmt w:val="bullet"/>
      <w:lvlText w:val="o"/>
      <w:lvlJc w:val="left"/>
      <w:pPr>
        <w:ind w:left="5760" w:hanging="360"/>
      </w:pPr>
      <w:rPr>
        <w:rFonts w:ascii="Courier New" w:hAnsi="Courier New" w:hint="default"/>
      </w:rPr>
    </w:lvl>
    <w:lvl w:ilvl="8" w:tplc="8F1CC5CC">
      <w:start w:val="1"/>
      <w:numFmt w:val="bullet"/>
      <w:lvlText w:val=""/>
      <w:lvlJc w:val="left"/>
      <w:pPr>
        <w:ind w:left="6480" w:hanging="360"/>
      </w:pPr>
      <w:rPr>
        <w:rFonts w:ascii="Wingdings" w:hAnsi="Wingdings" w:hint="default"/>
      </w:rPr>
    </w:lvl>
  </w:abstractNum>
  <w:abstractNum w:abstractNumId="39" w15:restartNumberingAfterBreak="0">
    <w:nsid w:val="331908FE"/>
    <w:multiLevelType w:val="hybridMultilevel"/>
    <w:tmpl w:val="8D9E740C"/>
    <w:lvl w:ilvl="0" w:tplc="B6345DB8">
      <w:start w:val="1"/>
      <w:numFmt w:val="bullet"/>
      <w:lvlText w:val=""/>
      <w:lvlJc w:val="left"/>
      <w:pPr>
        <w:ind w:left="720" w:hanging="360"/>
      </w:pPr>
      <w:rPr>
        <w:rFonts w:ascii="Symbol" w:hAnsi="Symbol" w:hint="default"/>
      </w:rPr>
    </w:lvl>
    <w:lvl w:ilvl="1" w:tplc="D4487F52" w:tentative="1">
      <w:start w:val="1"/>
      <w:numFmt w:val="bullet"/>
      <w:lvlText w:val="o"/>
      <w:lvlJc w:val="left"/>
      <w:pPr>
        <w:ind w:left="1440" w:hanging="360"/>
      </w:pPr>
      <w:rPr>
        <w:rFonts w:ascii="Courier New" w:hAnsi="Courier New" w:hint="default"/>
      </w:rPr>
    </w:lvl>
    <w:lvl w:ilvl="2" w:tplc="CC9036C0" w:tentative="1">
      <w:start w:val="1"/>
      <w:numFmt w:val="bullet"/>
      <w:lvlText w:val=""/>
      <w:lvlJc w:val="left"/>
      <w:pPr>
        <w:ind w:left="2160" w:hanging="360"/>
      </w:pPr>
      <w:rPr>
        <w:rFonts w:ascii="Wingdings" w:hAnsi="Wingdings" w:hint="default"/>
      </w:rPr>
    </w:lvl>
    <w:lvl w:ilvl="3" w:tplc="AADAE23E" w:tentative="1">
      <w:start w:val="1"/>
      <w:numFmt w:val="bullet"/>
      <w:lvlText w:val=""/>
      <w:lvlJc w:val="left"/>
      <w:pPr>
        <w:ind w:left="2880" w:hanging="360"/>
      </w:pPr>
      <w:rPr>
        <w:rFonts w:ascii="Symbol" w:hAnsi="Symbol" w:hint="default"/>
      </w:rPr>
    </w:lvl>
    <w:lvl w:ilvl="4" w:tplc="EBA237B8" w:tentative="1">
      <w:start w:val="1"/>
      <w:numFmt w:val="bullet"/>
      <w:lvlText w:val="o"/>
      <w:lvlJc w:val="left"/>
      <w:pPr>
        <w:ind w:left="3600" w:hanging="360"/>
      </w:pPr>
      <w:rPr>
        <w:rFonts w:ascii="Courier New" w:hAnsi="Courier New" w:hint="default"/>
      </w:rPr>
    </w:lvl>
    <w:lvl w:ilvl="5" w:tplc="16A64B00" w:tentative="1">
      <w:start w:val="1"/>
      <w:numFmt w:val="bullet"/>
      <w:lvlText w:val=""/>
      <w:lvlJc w:val="left"/>
      <w:pPr>
        <w:ind w:left="4320" w:hanging="360"/>
      </w:pPr>
      <w:rPr>
        <w:rFonts w:ascii="Wingdings" w:hAnsi="Wingdings" w:hint="default"/>
      </w:rPr>
    </w:lvl>
    <w:lvl w:ilvl="6" w:tplc="C1AEC6F6" w:tentative="1">
      <w:start w:val="1"/>
      <w:numFmt w:val="bullet"/>
      <w:lvlText w:val=""/>
      <w:lvlJc w:val="left"/>
      <w:pPr>
        <w:ind w:left="5040" w:hanging="360"/>
      </w:pPr>
      <w:rPr>
        <w:rFonts w:ascii="Symbol" w:hAnsi="Symbol" w:hint="default"/>
      </w:rPr>
    </w:lvl>
    <w:lvl w:ilvl="7" w:tplc="4CD87D9A" w:tentative="1">
      <w:start w:val="1"/>
      <w:numFmt w:val="bullet"/>
      <w:lvlText w:val="o"/>
      <w:lvlJc w:val="left"/>
      <w:pPr>
        <w:ind w:left="5760" w:hanging="360"/>
      </w:pPr>
      <w:rPr>
        <w:rFonts w:ascii="Courier New" w:hAnsi="Courier New" w:hint="default"/>
      </w:rPr>
    </w:lvl>
    <w:lvl w:ilvl="8" w:tplc="FE00016C" w:tentative="1">
      <w:start w:val="1"/>
      <w:numFmt w:val="bullet"/>
      <w:lvlText w:val=""/>
      <w:lvlJc w:val="left"/>
      <w:pPr>
        <w:ind w:left="6480" w:hanging="360"/>
      </w:pPr>
      <w:rPr>
        <w:rFonts w:ascii="Wingdings" w:hAnsi="Wingdings" w:hint="default"/>
      </w:rPr>
    </w:lvl>
  </w:abstractNum>
  <w:abstractNum w:abstractNumId="40" w15:restartNumberingAfterBreak="0">
    <w:nsid w:val="34A84D59"/>
    <w:multiLevelType w:val="hybridMultilevel"/>
    <w:tmpl w:val="00EEEDAC"/>
    <w:lvl w:ilvl="0" w:tplc="6784A5E8">
      <w:numFmt w:val="bullet"/>
      <w:lvlText w:val="-"/>
      <w:lvlJc w:val="left"/>
      <w:pPr>
        <w:ind w:left="720" w:hanging="360"/>
      </w:pPr>
      <w:rPr>
        <w:rFonts w:ascii="Arial" w:hAnsi="Arial" w:hint="default"/>
      </w:rPr>
    </w:lvl>
    <w:lvl w:ilvl="1" w:tplc="6890E09A" w:tentative="1">
      <w:start w:val="1"/>
      <w:numFmt w:val="bullet"/>
      <w:lvlText w:val="o"/>
      <w:lvlJc w:val="left"/>
      <w:pPr>
        <w:ind w:left="1440" w:hanging="360"/>
      </w:pPr>
      <w:rPr>
        <w:rFonts w:ascii="Courier New" w:hAnsi="Courier New" w:hint="default"/>
      </w:rPr>
    </w:lvl>
    <w:lvl w:ilvl="2" w:tplc="386E28A6" w:tentative="1">
      <w:start w:val="1"/>
      <w:numFmt w:val="bullet"/>
      <w:lvlText w:val=""/>
      <w:lvlJc w:val="left"/>
      <w:pPr>
        <w:ind w:left="2160" w:hanging="360"/>
      </w:pPr>
      <w:rPr>
        <w:rFonts w:ascii="Wingdings" w:hAnsi="Wingdings" w:hint="default"/>
      </w:rPr>
    </w:lvl>
    <w:lvl w:ilvl="3" w:tplc="EDD0CB96" w:tentative="1">
      <w:start w:val="1"/>
      <w:numFmt w:val="bullet"/>
      <w:lvlText w:val=""/>
      <w:lvlJc w:val="left"/>
      <w:pPr>
        <w:ind w:left="2880" w:hanging="360"/>
      </w:pPr>
      <w:rPr>
        <w:rFonts w:ascii="Symbol" w:hAnsi="Symbol" w:hint="default"/>
      </w:rPr>
    </w:lvl>
    <w:lvl w:ilvl="4" w:tplc="B4B64F5C" w:tentative="1">
      <w:start w:val="1"/>
      <w:numFmt w:val="bullet"/>
      <w:lvlText w:val="o"/>
      <w:lvlJc w:val="left"/>
      <w:pPr>
        <w:ind w:left="3600" w:hanging="360"/>
      </w:pPr>
      <w:rPr>
        <w:rFonts w:ascii="Courier New" w:hAnsi="Courier New" w:hint="default"/>
      </w:rPr>
    </w:lvl>
    <w:lvl w:ilvl="5" w:tplc="FDDC7980" w:tentative="1">
      <w:start w:val="1"/>
      <w:numFmt w:val="bullet"/>
      <w:lvlText w:val=""/>
      <w:lvlJc w:val="left"/>
      <w:pPr>
        <w:ind w:left="4320" w:hanging="360"/>
      </w:pPr>
      <w:rPr>
        <w:rFonts w:ascii="Wingdings" w:hAnsi="Wingdings" w:hint="default"/>
      </w:rPr>
    </w:lvl>
    <w:lvl w:ilvl="6" w:tplc="AFE0D742" w:tentative="1">
      <w:start w:val="1"/>
      <w:numFmt w:val="bullet"/>
      <w:lvlText w:val=""/>
      <w:lvlJc w:val="left"/>
      <w:pPr>
        <w:ind w:left="5040" w:hanging="360"/>
      </w:pPr>
      <w:rPr>
        <w:rFonts w:ascii="Symbol" w:hAnsi="Symbol" w:hint="default"/>
      </w:rPr>
    </w:lvl>
    <w:lvl w:ilvl="7" w:tplc="B2DAC988" w:tentative="1">
      <w:start w:val="1"/>
      <w:numFmt w:val="bullet"/>
      <w:lvlText w:val="o"/>
      <w:lvlJc w:val="left"/>
      <w:pPr>
        <w:ind w:left="5760" w:hanging="360"/>
      </w:pPr>
      <w:rPr>
        <w:rFonts w:ascii="Courier New" w:hAnsi="Courier New" w:hint="default"/>
      </w:rPr>
    </w:lvl>
    <w:lvl w:ilvl="8" w:tplc="F5D6C1A2" w:tentative="1">
      <w:start w:val="1"/>
      <w:numFmt w:val="bullet"/>
      <w:lvlText w:val=""/>
      <w:lvlJc w:val="left"/>
      <w:pPr>
        <w:ind w:left="6480" w:hanging="360"/>
      </w:pPr>
      <w:rPr>
        <w:rFonts w:ascii="Wingdings" w:hAnsi="Wingdings" w:hint="default"/>
      </w:rPr>
    </w:lvl>
  </w:abstractNum>
  <w:abstractNum w:abstractNumId="41" w15:restartNumberingAfterBreak="0">
    <w:nsid w:val="34D6E1EA"/>
    <w:multiLevelType w:val="hybridMultilevel"/>
    <w:tmpl w:val="FFFFFFFF"/>
    <w:lvl w:ilvl="0" w:tplc="9D52E6DA">
      <w:start w:val="1"/>
      <w:numFmt w:val="bullet"/>
      <w:lvlText w:val=""/>
      <w:lvlJc w:val="left"/>
      <w:pPr>
        <w:ind w:left="720" w:hanging="360"/>
      </w:pPr>
      <w:rPr>
        <w:rFonts w:ascii="Symbol" w:hAnsi="Symbol" w:hint="default"/>
      </w:rPr>
    </w:lvl>
    <w:lvl w:ilvl="1" w:tplc="CDA84AF2">
      <w:start w:val="1"/>
      <w:numFmt w:val="bullet"/>
      <w:lvlText w:val="o"/>
      <w:lvlJc w:val="left"/>
      <w:pPr>
        <w:ind w:left="1440" w:hanging="360"/>
      </w:pPr>
      <w:rPr>
        <w:rFonts w:ascii="Courier New" w:hAnsi="Courier New" w:hint="default"/>
      </w:rPr>
    </w:lvl>
    <w:lvl w:ilvl="2" w:tplc="8FBC9CE0">
      <w:start w:val="1"/>
      <w:numFmt w:val="bullet"/>
      <w:lvlText w:val=""/>
      <w:lvlJc w:val="left"/>
      <w:pPr>
        <w:ind w:left="2160" w:hanging="360"/>
      </w:pPr>
      <w:rPr>
        <w:rFonts w:ascii="Wingdings" w:hAnsi="Wingdings" w:hint="default"/>
      </w:rPr>
    </w:lvl>
    <w:lvl w:ilvl="3" w:tplc="E9AE66F4">
      <w:start w:val="1"/>
      <w:numFmt w:val="bullet"/>
      <w:lvlText w:val=""/>
      <w:lvlJc w:val="left"/>
      <w:pPr>
        <w:ind w:left="2880" w:hanging="360"/>
      </w:pPr>
      <w:rPr>
        <w:rFonts w:ascii="Symbol" w:hAnsi="Symbol" w:hint="default"/>
      </w:rPr>
    </w:lvl>
    <w:lvl w:ilvl="4" w:tplc="1EC25ECA">
      <w:start w:val="1"/>
      <w:numFmt w:val="bullet"/>
      <w:lvlText w:val="o"/>
      <w:lvlJc w:val="left"/>
      <w:pPr>
        <w:ind w:left="3600" w:hanging="360"/>
      </w:pPr>
      <w:rPr>
        <w:rFonts w:ascii="Courier New" w:hAnsi="Courier New" w:hint="default"/>
      </w:rPr>
    </w:lvl>
    <w:lvl w:ilvl="5" w:tplc="C3E6EBF4">
      <w:start w:val="1"/>
      <w:numFmt w:val="bullet"/>
      <w:lvlText w:val=""/>
      <w:lvlJc w:val="left"/>
      <w:pPr>
        <w:ind w:left="4320" w:hanging="360"/>
      </w:pPr>
      <w:rPr>
        <w:rFonts w:ascii="Wingdings" w:hAnsi="Wingdings" w:hint="default"/>
      </w:rPr>
    </w:lvl>
    <w:lvl w:ilvl="6" w:tplc="74BCDAD6">
      <w:start w:val="1"/>
      <w:numFmt w:val="bullet"/>
      <w:lvlText w:val=""/>
      <w:lvlJc w:val="left"/>
      <w:pPr>
        <w:ind w:left="5040" w:hanging="360"/>
      </w:pPr>
      <w:rPr>
        <w:rFonts w:ascii="Symbol" w:hAnsi="Symbol" w:hint="default"/>
      </w:rPr>
    </w:lvl>
    <w:lvl w:ilvl="7" w:tplc="FA5644B6">
      <w:start w:val="1"/>
      <w:numFmt w:val="bullet"/>
      <w:lvlText w:val="o"/>
      <w:lvlJc w:val="left"/>
      <w:pPr>
        <w:ind w:left="5760" w:hanging="360"/>
      </w:pPr>
      <w:rPr>
        <w:rFonts w:ascii="Courier New" w:hAnsi="Courier New" w:hint="default"/>
      </w:rPr>
    </w:lvl>
    <w:lvl w:ilvl="8" w:tplc="6C4ADD78">
      <w:start w:val="1"/>
      <w:numFmt w:val="bullet"/>
      <w:lvlText w:val=""/>
      <w:lvlJc w:val="left"/>
      <w:pPr>
        <w:ind w:left="6480" w:hanging="360"/>
      </w:pPr>
      <w:rPr>
        <w:rFonts w:ascii="Wingdings" w:hAnsi="Wingdings" w:hint="default"/>
      </w:rPr>
    </w:lvl>
  </w:abstractNum>
  <w:abstractNum w:abstractNumId="42" w15:restartNumberingAfterBreak="0">
    <w:nsid w:val="3601739A"/>
    <w:multiLevelType w:val="hybridMultilevel"/>
    <w:tmpl w:val="4B4E72B6"/>
    <w:lvl w:ilvl="0" w:tplc="AA0C400E">
      <w:start w:val="1"/>
      <w:numFmt w:val="bullet"/>
      <w:lvlText w:val=""/>
      <w:lvlJc w:val="left"/>
      <w:pPr>
        <w:ind w:left="720" w:hanging="360"/>
      </w:pPr>
      <w:rPr>
        <w:rFonts w:ascii="Symbol" w:hAnsi="Symbol" w:hint="default"/>
      </w:rPr>
    </w:lvl>
    <w:lvl w:ilvl="1" w:tplc="BEAE9FC0" w:tentative="1">
      <w:start w:val="1"/>
      <w:numFmt w:val="bullet"/>
      <w:lvlText w:val="o"/>
      <w:lvlJc w:val="left"/>
      <w:pPr>
        <w:ind w:left="1440" w:hanging="360"/>
      </w:pPr>
      <w:rPr>
        <w:rFonts w:ascii="Courier New" w:hAnsi="Courier New" w:hint="default"/>
      </w:rPr>
    </w:lvl>
    <w:lvl w:ilvl="2" w:tplc="0046F062" w:tentative="1">
      <w:start w:val="1"/>
      <w:numFmt w:val="bullet"/>
      <w:lvlText w:val=""/>
      <w:lvlJc w:val="left"/>
      <w:pPr>
        <w:ind w:left="2160" w:hanging="360"/>
      </w:pPr>
      <w:rPr>
        <w:rFonts w:ascii="Wingdings" w:hAnsi="Wingdings" w:hint="default"/>
      </w:rPr>
    </w:lvl>
    <w:lvl w:ilvl="3" w:tplc="A63E0E98" w:tentative="1">
      <w:start w:val="1"/>
      <w:numFmt w:val="bullet"/>
      <w:lvlText w:val=""/>
      <w:lvlJc w:val="left"/>
      <w:pPr>
        <w:ind w:left="2880" w:hanging="360"/>
      </w:pPr>
      <w:rPr>
        <w:rFonts w:ascii="Symbol" w:hAnsi="Symbol" w:hint="default"/>
      </w:rPr>
    </w:lvl>
    <w:lvl w:ilvl="4" w:tplc="370C190A" w:tentative="1">
      <w:start w:val="1"/>
      <w:numFmt w:val="bullet"/>
      <w:lvlText w:val="o"/>
      <w:lvlJc w:val="left"/>
      <w:pPr>
        <w:ind w:left="3600" w:hanging="360"/>
      </w:pPr>
      <w:rPr>
        <w:rFonts w:ascii="Courier New" w:hAnsi="Courier New" w:hint="default"/>
      </w:rPr>
    </w:lvl>
    <w:lvl w:ilvl="5" w:tplc="FBE40282" w:tentative="1">
      <w:start w:val="1"/>
      <w:numFmt w:val="bullet"/>
      <w:lvlText w:val=""/>
      <w:lvlJc w:val="left"/>
      <w:pPr>
        <w:ind w:left="4320" w:hanging="360"/>
      </w:pPr>
      <w:rPr>
        <w:rFonts w:ascii="Wingdings" w:hAnsi="Wingdings" w:hint="default"/>
      </w:rPr>
    </w:lvl>
    <w:lvl w:ilvl="6" w:tplc="8DAEC6D2" w:tentative="1">
      <w:start w:val="1"/>
      <w:numFmt w:val="bullet"/>
      <w:lvlText w:val=""/>
      <w:lvlJc w:val="left"/>
      <w:pPr>
        <w:ind w:left="5040" w:hanging="360"/>
      </w:pPr>
      <w:rPr>
        <w:rFonts w:ascii="Symbol" w:hAnsi="Symbol" w:hint="default"/>
      </w:rPr>
    </w:lvl>
    <w:lvl w:ilvl="7" w:tplc="DF26601E" w:tentative="1">
      <w:start w:val="1"/>
      <w:numFmt w:val="bullet"/>
      <w:lvlText w:val="o"/>
      <w:lvlJc w:val="left"/>
      <w:pPr>
        <w:ind w:left="5760" w:hanging="360"/>
      </w:pPr>
      <w:rPr>
        <w:rFonts w:ascii="Courier New" w:hAnsi="Courier New" w:hint="default"/>
      </w:rPr>
    </w:lvl>
    <w:lvl w:ilvl="8" w:tplc="DF7E940E" w:tentative="1">
      <w:start w:val="1"/>
      <w:numFmt w:val="bullet"/>
      <w:lvlText w:val=""/>
      <w:lvlJc w:val="left"/>
      <w:pPr>
        <w:ind w:left="6480" w:hanging="360"/>
      </w:pPr>
      <w:rPr>
        <w:rFonts w:ascii="Wingdings" w:hAnsi="Wingdings" w:hint="default"/>
      </w:rPr>
    </w:lvl>
  </w:abstractNum>
  <w:abstractNum w:abstractNumId="43" w15:restartNumberingAfterBreak="0">
    <w:nsid w:val="36281CED"/>
    <w:multiLevelType w:val="hybridMultilevel"/>
    <w:tmpl w:val="FFFFFFFF"/>
    <w:lvl w:ilvl="0" w:tplc="9EDAAC94">
      <w:start w:val="1"/>
      <w:numFmt w:val="bullet"/>
      <w:lvlText w:val=""/>
      <w:lvlJc w:val="left"/>
      <w:pPr>
        <w:ind w:left="720" w:hanging="360"/>
      </w:pPr>
      <w:rPr>
        <w:rFonts w:ascii="Symbol" w:hAnsi="Symbol" w:hint="default"/>
      </w:rPr>
    </w:lvl>
    <w:lvl w:ilvl="1" w:tplc="5052CBB6">
      <w:start w:val="1"/>
      <w:numFmt w:val="bullet"/>
      <w:lvlText w:val="o"/>
      <w:lvlJc w:val="left"/>
      <w:pPr>
        <w:ind w:left="1440" w:hanging="360"/>
      </w:pPr>
      <w:rPr>
        <w:rFonts w:ascii="Courier New" w:hAnsi="Courier New" w:hint="default"/>
      </w:rPr>
    </w:lvl>
    <w:lvl w:ilvl="2" w:tplc="A7CE3104">
      <w:start w:val="1"/>
      <w:numFmt w:val="bullet"/>
      <w:lvlText w:val=""/>
      <w:lvlJc w:val="left"/>
      <w:pPr>
        <w:ind w:left="2160" w:hanging="360"/>
      </w:pPr>
      <w:rPr>
        <w:rFonts w:ascii="Wingdings" w:hAnsi="Wingdings" w:hint="default"/>
      </w:rPr>
    </w:lvl>
    <w:lvl w:ilvl="3" w:tplc="B644CFD8">
      <w:start w:val="1"/>
      <w:numFmt w:val="bullet"/>
      <w:lvlText w:val=""/>
      <w:lvlJc w:val="left"/>
      <w:pPr>
        <w:ind w:left="2880" w:hanging="360"/>
      </w:pPr>
      <w:rPr>
        <w:rFonts w:ascii="Symbol" w:hAnsi="Symbol" w:hint="default"/>
      </w:rPr>
    </w:lvl>
    <w:lvl w:ilvl="4" w:tplc="2B3C1AB0">
      <w:start w:val="1"/>
      <w:numFmt w:val="bullet"/>
      <w:lvlText w:val="o"/>
      <w:lvlJc w:val="left"/>
      <w:pPr>
        <w:ind w:left="3600" w:hanging="360"/>
      </w:pPr>
      <w:rPr>
        <w:rFonts w:ascii="Courier New" w:hAnsi="Courier New" w:hint="default"/>
      </w:rPr>
    </w:lvl>
    <w:lvl w:ilvl="5" w:tplc="494C4310">
      <w:start w:val="1"/>
      <w:numFmt w:val="bullet"/>
      <w:lvlText w:val=""/>
      <w:lvlJc w:val="left"/>
      <w:pPr>
        <w:ind w:left="4320" w:hanging="360"/>
      </w:pPr>
      <w:rPr>
        <w:rFonts w:ascii="Wingdings" w:hAnsi="Wingdings" w:hint="default"/>
      </w:rPr>
    </w:lvl>
    <w:lvl w:ilvl="6" w:tplc="272C2980">
      <w:start w:val="1"/>
      <w:numFmt w:val="bullet"/>
      <w:lvlText w:val=""/>
      <w:lvlJc w:val="left"/>
      <w:pPr>
        <w:ind w:left="5040" w:hanging="360"/>
      </w:pPr>
      <w:rPr>
        <w:rFonts w:ascii="Symbol" w:hAnsi="Symbol" w:hint="default"/>
      </w:rPr>
    </w:lvl>
    <w:lvl w:ilvl="7" w:tplc="5A2CDFC0">
      <w:start w:val="1"/>
      <w:numFmt w:val="bullet"/>
      <w:lvlText w:val="o"/>
      <w:lvlJc w:val="left"/>
      <w:pPr>
        <w:ind w:left="5760" w:hanging="360"/>
      </w:pPr>
      <w:rPr>
        <w:rFonts w:ascii="Courier New" w:hAnsi="Courier New" w:hint="default"/>
      </w:rPr>
    </w:lvl>
    <w:lvl w:ilvl="8" w:tplc="5EBA59DA">
      <w:start w:val="1"/>
      <w:numFmt w:val="bullet"/>
      <w:lvlText w:val=""/>
      <w:lvlJc w:val="left"/>
      <w:pPr>
        <w:ind w:left="6480" w:hanging="360"/>
      </w:pPr>
      <w:rPr>
        <w:rFonts w:ascii="Wingdings" w:hAnsi="Wingdings" w:hint="default"/>
      </w:rPr>
    </w:lvl>
  </w:abstractNum>
  <w:abstractNum w:abstractNumId="44" w15:restartNumberingAfterBreak="0">
    <w:nsid w:val="370DE09D"/>
    <w:multiLevelType w:val="hybridMultilevel"/>
    <w:tmpl w:val="FFFFFFFF"/>
    <w:lvl w:ilvl="0" w:tplc="EBC6AE12">
      <w:start w:val="1"/>
      <w:numFmt w:val="bullet"/>
      <w:lvlText w:val=""/>
      <w:lvlJc w:val="left"/>
      <w:pPr>
        <w:ind w:left="720" w:hanging="360"/>
      </w:pPr>
      <w:rPr>
        <w:rFonts w:ascii="Symbol" w:hAnsi="Symbol" w:hint="default"/>
      </w:rPr>
    </w:lvl>
    <w:lvl w:ilvl="1" w:tplc="67187E3E">
      <w:start w:val="1"/>
      <w:numFmt w:val="bullet"/>
      <w:lvlText w:val="o"/>
      <w:lvlJc w:val="left"/>
      <w:pPr>
        <w:ind w:left="1440" w:hanging="360"/>
      </w:pPr>
      <w:rPr>
        <w:rFonts w:ascii="Courier New" w:hAnsi="Courier New" w:hint="default"/>
      </w:rPr>
    </w:lvl>
    <w:lvl w:ilvl="2" w:tplc="7BCA8C48">
      <w:start w:val="1"/>
      <w:numFmt w:val="bullet"/>
      <w:lvlText w:val=""/>
      <w:lvlJc w:val="left"/>
      <w:pPr>
        <w:ind w:left="2160" w:hanging="360"/>
      </w:pPr>
      <w:rPr>
        <w:rFonts w:ascii="Wingdings" w:hAnsi="Wingdings" w:hint="default"/>
      </w:rPr>
    </w:lvl>
    <w:lvl w:ilvl="3" w:tplc="3D483FF4">
      <w:start w:val="1"/>
      <w:numFmt w:val="bullet"/>
      <w:lvlText w:val=""/>
      <w:lvlJc w:val="left"/>
      <w:pPr>
        <w:ind w:left="2880" w:hanging="360"/>
      </w:pPr>
      <w:rPr>
        <w:rFonts w:ascii="Symbol" w:hAnsi="Symbol" w:hint="default"/>
      </w:rPr>
    </w:lvl>
    <w:lvl w:ilvl="4" w:tplc="F3E085AC">
      <w:start w:val="1"/>
      <w:numFmt w:val="bullet"/>
      <w:lvlText w:val="o"/>
      <w:lvlJc w:val="left"/>
      <w:pPr>
        <w:ind w:left="3600" w:hanging="360"/>
      </w:pPr>
      <w:rPr>
        <w:rFonts w:ascii="Courier New" w:hAnsi="Courier New" w:hint="default"/>
      </w:rPr>
    </w:lvl>
    <w:lvl w:ilvl="5" w:tplc="84320812">
      <w:start w:val="1"/>
      <w:numFmt w:val="bullet"/>
      <w:lvlText w:val=""/>
      <w:lvlJc w:val="left"/>
      <w:pPr>
        <w:ind w:left="4320" w:hanging="360"/>
      </w:pPr>
      <w:rPr>
        <w:rFonts w:ascii="Wingdings" w:hAnsi="Wingdings" w:hint="default"/>
      </w:rPr>
    </w:lvl>
    <w:lvl w:ilvl="6" w:tplc="E3D878E8">
      <w:start w:val="1"/>
      <w:numFmt w:val="bullet"/>
      <w:lvlText w:val=""/>
      <w:lvlJc w:val="left"/>
      <w:pPr>
        <w:ind w:left="5040" w:hanging="360"/>
      </w:pPr>
      <w:rPr>
        <w:rFonts w:ascii="Symbol" w:hAnsi="Symbol" w:hint="default"/>
      </w:rPr>
    </w:lvl>
    <w:lvl w:ilvl="7" w:tplc="D7F0C476">
      <w:start w:val="1"/>
      <w:numFmt w:val="bullet"/>
      <w:lvlText w:val="o"/>
      <w:lvlJc w:val="left"/>
      <w:pPr>
        <w:ind w:left="5760" w:hanging="360"/>
      </w:pPr>
      <w:rPr>
        <w:rFonts w:ascii="Courier New" w:hAnsi="Courier New" w:hint="default"/>
      </w:rPr>
    </w:lvl>
    <w:lvl w:ilvl="8" w:tplc="7B68CBC4">
      <w:start w:val="1"/>
      <w:numFmt w:val="bullet"/>
      <w:lvlText w:val=""/>
      <w:lvlJc w:val="left"/>
      <w:pPr>
        <w:ind w:left="6480" w:hanging="360"/>
      </w:pPr>
      <w:rPr>
        <w:rFonts w:ascii="Wingdings" w:hAnsi="Wingdings" w:hint="default"/>
      </w:rPr>
    </w:lvl>
  </w:abstractNum>
  <w:abstractNum w:abstractNumId="45"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7E17548"/>
    <w:multiLevelType w:val="hybridMultilevel"/>
    <w:tmpl w:val="5658CFFA"/>
    <w:lvl w:ilvl="0" w:tplc="5E288422">
      <w:start w:val="1"/>
      <w:numFmt w:val="bullet"/>
      <w:lvlText w:val=""/>
      <w:lvlJc w:val="left"/>
      <w:pPr>
        <w:ind w:left="720" w:hanging="360"/>
      </w:pPr>
      <w:rPr>
        <w:rFonts w:ascii="Symbol" w:hAnsi="Symbol" w:hint="default"/>
      </w:rPr>
    </w:lvl>
    <w:lvl w:ilvl="1" w:tplc="7FBE31C8" w:tentative="1">
      <w:start w:val="1"/>
      <w:numFmt w:val="bullet"/>
      <w:lvlText w:val="o"/>
      <w:lvlJc w:val="left"/>
      <w:pPr>
        <w:ind w:left="1440" w:hanging="360"/>
      </w:pPr>
      <w:rPr>
        <w:rFonts w:ascii="Courier New" w:hAnsi="Courier New" w:hint="default"/>
      </w:rPr>
    </w:lvl>
    <w:lvl w:ilvl="2" w:tplc="543027E8" w:tentative="1">
      <w:start w:val="1"/>
      <w:numFmt w:val="bullet"/>
      <w:lvlText w:val=""/>
      <w:lvlJc w:val="left"/>
      <w:pPr>
        <w:ind w:left="2160" w:hanging="360"/>
      </w:pPr>
      <w:rPr>
        <w:rFonts w:ascii="Wingdings" w:hAnsi="Wingdings" w:hint="default"/>
      </w:rPr>
    </w:lvl>
    <w:lvl w:ilvl="3" w:tplc="528E876C" w:tentative="1">
      <w:start w:val="1"/>
      <w:numFmt w:val="bullet"/>
      <w:lvlText w:val=""/>
      <w:lvlJc w:val="left"/>
      <w:pPr>
        <w:ind w:left="2880" w:hanging="360"/>
      </w:pPr>
      <w:rPr>
        <w:rFonts w:ascii="Symbol" w:hAnsi="Symbol" w:hint="default"/>
      </w:rPr>
    </w:lvl>
    <w:lvl w:ilvl="4" w:tplc="C4A8D436" w:tentative="1">
      <w:start w:val="1"/>
      <w:numFmt w:val="bullet"/>
      <w:lvlText w:val="o"/>
      <w:lvlJc w:val="left"/>
      <w:pPr>
        <w:ind w:left="3600" w:hanging="360"/>
      </w:pPr>
      <w:rPr>
        <w:rFonts w:ascii="Courier New" w:hAnsi="Courier New" w:hint="default"/>
      </w:rPr>
    </w:lvl>
    <w:lvl w:ilvl="5" w:tplc="9A52A39E" w:tentative="1">
      <w:start w:val="1"/>
      <w:numFmt w:val="bullet"/>
      <w:lvlText w:val=""/>
      <w:lvlJc w:val="left"/>
      <w:pPr>
        <w:ind w:left="4320" w:hanging="360"/>
      </w:pPr>
      <w:rPr>
        <w:rFonts w:ascii="Wingdings" w:hAnsi="Wingdings" w:hint="default"/>
      </w:rPr>
    </w:lvl>
    <w:lvl w:ilvl="6" w:tplc="62F85BCE" w:tentative="1">
      <w:start w:val="1"/>
      <w:numFmt w:val="bullet"/>
      <w:lvlText w:val=""/>
      <w:lvlJc w:val="left"/>
      <w:pPr>
        <w:ind w:left="5040" w:hanging="360"/>
      </w:pPr>
      <w:rPr>
        <w:rFonts w:ascii="Symbol" w:hAnsi="Symbol" w:hint="default"/>
      </w:rPr>
    </w:lvl>
    <w:lvl w:ilvl="7" w:tplc="6D8AE674" w:tentative="1">
      <w:start w:val="1"/>
      <w:numFmt w:val="bullet"/>
      <w:lvlText w:val="o"/>
      <w:lvlJc w:val="left"/>
      <w:pPr>
        <w:ind w:left="5760" w:hanging="360"/>
      </w:pPr>
      <w:rPr>
        <w:rFonts w:ascii="Courier New" w:hAnsi="Courier New" w:hint="default"/>
      </w:rPr>
    </w:lvl>
    <w:lvl w:ilvl="8" w:tplc="87962C38" w:tentative="1">
      <w:start w:val="1"/>
      <w:numFmt w:val="bullet"/>
      <w:lvlText w:val=""/>
      <w:lvlJc w:val="left"/>
      <w:pPr>
        <w:ind w:left="6480" w:hanging="360"/>
      </w:pPr>
      <w:rPr>
        <w:rFonts w:ascii="Wingdings" w:hAnsi="Wingdings" w:hint="default"/>
      </w:rPr>
    </w:lvl>
  </w:abstractNum>
  <w:abstractNum w:abstractNumId="47" w15:restartNumberingAfterBreak="0">
    <w:nsid w:val="38000DBB"/>
    <w:multiLevelType w:val="hybridMultilevel"/>
    <w:tmpl w:val="D43CA834"/>
    <w:lvl w:ilvl="0" w:tplc="88300E4C">
      <w:start w:val="1"/>
      <w:numFmt w:val="bullet"/>
      <w:lvlText w:val=""/>
      <w:lvlJc w:val="left"/>
      <w:pPr>
        <w:ind w:left="720" w:hanging="360"/>
      </w:pPr>
      <w:rPr>
        <w:rFonts w:ascii="Symbol" w:hAnsi="Symbol" w:hint="default"/>
      </w:rPr>
    </w:lvl>
    <w:lvl w:ilvl="1" w:tplc="C9AA09E8" w:tentative="1">
      <w:start w:val="1"/>
      <w:numFmt w:val="bullet"/>
      <w:lvlText w:val="o"/>
      <w:lvlJc w:val="left"/>
      <w:pPr>
        <w:ind w:left="1440" w:hanging="360"/>
      </w:pPr>
      <w:rPr>
        <w:rFonts w:ascii="Courier New" w:hAnsi="Courier New" w:hint="default"/>
      </w:rPr>
    </w:lvl>
    <w:lvl w:ilvl="2" w:tplc="6AF83E0C" w:tentative="1">
      <w:start w:val="1"/>
      <w:numFmt w:val="bullet"/>
      <w:lvlText w:val=""/>
      <w:lvlJc w:val="left"/>
      <w:pPr>
        <w:ind w:left="2160" w:hanging="360"/>
      </w:pPr>
      <w:rPr>
        <w:rFonts w:ascii="Wingdings" w:hAnsi="Wingdings" w:hint="default"/>
      </w:rPr>
    </w:lvl>
    <w:lvl w:ilvl="3" w:tplc="B600CBE2" w:tentative="1">
      <w:start w:val="1"/>
      <w:numFmt w:val="bullet"/>
      <w:lvlText w:val=""/>
      <w:lvlJc w:val="left"/>
      <w:pPr>
        <w:ind w:left="2880" w:hanging="360"/>
      </w:pPr>
      <w:rPr>
        <w:rFonts w:ascii="Symbol" w:hAnsi="Symbol" w:hint="default"/>
      </w:rPr>
    </w:lvl>
    <w:lvl w:ilvl="4" w:tplc="30884520" w:tentative="1">
      <w:start w:val="1"/>
      <w:numFmt w:val="bullet"/>
      <w:lvlText w:val="o"/>
      <w:lvlJc w:val="left"/>
      <w:pPr>
        <w:ind w:left="3600" w:hanging="360"/>
      </w:pPr>
      <w:rPr>
        <w:rFonts w:ascii="Courier New" w:hAnsi="Courier New" w:hint="default"/>
      </w:rPr>
    </w:lvl>
    <w:lvl w:ilvl="5" w:tplc="2E78394C" w:tentative="1">
      <w:start w:val="1"/>
      <w:numFmt w:val="bullet"/>
      <w:lvlText w:val=""/>
      <w:lvlJc w:val="left"/>
      <w:pPr>
        <w:ind w:left="4320" w:hanging="360"/>
      </w:pPr>
      <w:rPr>
        <w:rFonts w:ascii="Wingdings" w:hAnsi="Wingdings" w:hint="default"/>
      </w:rPr>
    </w:lvl>
    <w:lvl w:ilvl="6" w:tplc="6CD80380" w:tentative="1">
      <w:start w:val="1"/>
      <w:numFmt w:val="bullet"/>
      <w:lvlText w:val=""/>
      <w:lvlJc w:val="left"/>
      <w:pPr>
        <w:ind w:left="5040" w:hanging="360"/>
      </w:pPr>
      <w:rPr>
        <w:rFonts w:ascii="Symbol" w:hAnsi="Symbol" w:hint="default"/>
      </w:rPr>
    </w:lvl>
    <w:lvl w:ilvl="7" w:tplc="AFA01DAE" w:tentative="1">
      <w:start w:val="1"/>
      <w:numFmt w:val="bullet"/>
      <w:lvlText w:val="o"/>
      <w:lvlJc w:val="left"/>
      <w:pPr>
        <w:ind w:left="5760" w:hanging="360"/>
      </w:pPr>
      <w:rPr>
        <w:rFonts w:ascii="Courier New" w:hAnsi="Courier New" w:hint="default"/>
      </w:rPr>
    </w:lvl>
    <w:lvl w:ilvl="8" w:tplc="E9564D1C" w:tentative="1">
      <w:start w:val="1"/>
      <w:numFmt w:val="bullet"/>
      <w:lvlText w:val=""/>
      <w:lvlJc w:val="left"/>
      <w:pPr>
        <w:ind w:left="6480" w:hanging="360"/>
      </w:pPr>
      <w:rPr>
        <w:rFonts w:ascii="Wingdings" w:hAnsi="Wingdings" w:hint="default"/>
      </w:rPr>
    </w:lvl>
  </w:abstractNum>
  <w:abstractNum w:abstractNumId="48" w15:restartNumberingAfterBreak="0">
    <w:nsid w:val="388A951A"/>
    <w:multiLevelType w:val="hybridMultilevel"/>
    <w:tmpl w:val="FFFFFFFF"/>
    <w:lvl w:ilvl="0" w:tplc="F43A0218">
      <w:start w:val="1"/>
      <w:numFmt w:val="bullet"/>
      <w:lvlText w:val=""/>
      <w:lvlJc w:val="left"/>
      <w:pPr>
        <w:ind w:left="720" w:hanging="360"/>
      </w:pPr>
      <w:rPr>
        <w:rFonts w:ascii="Symbol" w:hAnsi="Symbol" w:hint="default"/>
      </w:rPr>
    </w:lvl>
    <w:lvl w:ilvl="1" w:tplc="B2EC992C">
      <w:start w:val="1"/>
      <w:numFmt w:val="bullet"/>
      <w:lvlText w:val="o"/>
      <w:lvlJc w:val="left"/>
      <w:pPr>
        <w:ind w:left="1440" w:hanging="360"/>
      </w:pPr>
      <w:rPr>
        <w:rFonts w:ascii="Courier New" w:hAnsi="Courier New" w:hint="default"/>
      </w:rPr>
    </w:lvl>
    <w:lvl w:ilvl="2" w:tplc="9670CABE">
      <w:start w:val="1"/>
      <w:numFmt w:val="bullet"/>
      <w:lvlText w:val=""/>
      <w:lvlJc w:val="left"/>
      <w:pPr>
        <w:ind w:left="2160" w:hanging="360"/>
      </w:pPr>
      <w:rPr>
        <w:rFonts w:ascii="Wingdings" w:hAnsi="Wingdings" w:hint="default"/>
      </w:rPr>
    </w:lvl>
    <w:lvl w:ilvl="3" w:tplc="5F24749A">
      <w:start w:val="1"/>
      <w:numFmt w:val="bullet"/>
      <w:lvlText w:val=""/>
      <w:lvlJc w:val="left"/>
      <w:pPr>
        <w:ind w:left="2880" w:hanging="360"/>
      </w:pPr>
      <w:rPr>
        <w:rFonts w:ascii="Symbol" w:hAnsi="Symbol" w:hint="default"/>
      </w:rPr>
    </w:lvl>
    <w:lvl w:ilvl="4" w:tplc="A7ECA674">
      <w:start w:val="1"/>
      <w:numFmt w:val="bullet"/>
      <w:lvlText w:val="o"/>
      <w:lvlJc w:val="left"/>
      <w:pPr>
        <w:ind w:left="3600" w:hanging="360"/>
      </w:pPr>
      <w:rPr>
        <w:rFonts w:ascii="Courier New" w:hAnsi="Courier New" w:hint="default"/>
      </w:rPr>
    </w:lvl>
    <w:lvl w:ilvl="5" w:tplc="1E8641BA">
      <w:start w:val="1"/>
      <w:numFmt w:val="bullet"/>
      <w:lvlText w:val=""/>
      <w:lvlJc w:val="left"/>
      <w:pPr>
        <w:ind w:left="4320" w:hanging="360"/>
      </w:pPr>
      <w:rPr>
        <w:rFonts w:ascii="Wingdings" w:hAnsi="Wingdings" w:hint="default"/>
      </w:rPr>
    </w:lvl>
    <w:lvl w:ilvl="6" w:tplc="DBD06400">
      <w:start w:val="1"/>
      <w:numFmt w:val="bullet"/>
      <w:lvlText w:val=""/>
      <w:lvlJc w:val="left"/>
      <w:pPr>
        <w:ind w:left="5040" w:hanging="360"/>
      </w:pPr>
      <w:rPr>
        <w:rFonts w:ascii="Symbol" w:hAnsi="Symbol" w:hint="default"/>
      </w:rPr>
    </w:lvl>
    <w:lvl w:ilvl="7" w:tplc="DACC54A8">
      <w:start w:val="1"/>
      <w:numFmt w:val="bullet"/>
      <w:lvlText w:val="o"/>
      <w:lvlJc w:val="left"/>
      <w:pPr>
        <w:ind w:left="5760" w:hanging="360"/>
      </w:pPr>
      <w:rPr>
        <w:rFonts w:ascii="Courier New" w:hAnsi="Courier New" w:hint="default"/>
      </w:rPr>
    </w:lvl>
    <w:lvl w:ilvl="8" w:tplc="0F3A6C70">
      <w:start w:val="1"/>
      <w:numFmt w:val="bullet"/>
      <w:lvlText w:val=""/>
      <w:lvlJc w:val="left"/>
      <w:pPr>
        <w:ind w:left="6480" w:hanging="360"/>
      </w:pPr>
      <w:rPr>
        <w:rFonts w:ascii="Wingdings" w:hAnsi="Wingdings" w:hint="default"/>
      </w:rPr>
    </w:lvl>
  </w:abstractNum>
  <w:abstractNum w:abstractNumId="49" w15:restartNumberingAfterBreak="0">
    <w:nsid w:val="38B95BFF"/>
    <w:multiLevelType w:val="hybridMultilevel"/>
    <w:tmpl w:val="FFFFFFFF"/>
    <w:lvl w:ilvl="0" w:tplc="96D84CA2">
      <w:start w:val="1"/>
      <w:numFmt w:val="bullet"/>
      <w:lvlText w:val="-"/>
      <w:lvlJc w:val="left"/>
      <w:pPr>
        <w:ind w:left="720" w:hanging="360"/>
      </w:pPr>
      <w:rPr>
        <w:rFonts w:ascii="Aptos" w:hAnsi="Aptos" w:hint="default"/>
      </w:rPr>
    </w:lvl>
    <w:lvl w:ilvl="1" w:tplc="71BCDA4A">
      <w:start w:val="1"/>
      <w:numFmt w:val="bullet"/>
      <w:lvlText w:val="o"/>
      <w:lvlJc w:val="left"/>
      <w:pPr>
        <w:ind w:left="1440" w:hanging="360"/>
      </w:pPr>
      <w:rPr>
        <w:rFonts w:ascii="Courier New" w:hAnsi="Courier New" w:hint="default"/>
      </w:rPr>
    </w:lvl>
    <w:lvl w:ilvl="2" w:tplc="F1DC0E50">
      <w:start w:val="1"/>
      <w:numFmt w:val="bullet"/>
      <w:lvlText w:val=""/>
      <w:lvlJc w:val="left"/>
      <w:pPr>
        <w:ind w:left="2160" w:hanging="360"/>
      </w:pPr>
      <w:rPr>
        <w:rFonts w:ascii="Wingdings" w:hAnsi="Wingdings" w:hint="default"/>
      </w:rPr>
    </w:lvl>
    <w:lvl w:ilvl="3" w:tplc="9260E67E">
      <w:start w:val="1"/>
      <w:numFmt w:val="bullet"/>
      <w:lvlText w:val=""/>
      <w:lvlJc w:val="left"/>
      <w:pPr>
        <w:ind w:left="2880" w:hanging="360"/>
      </w:pPr>
      <w:rPr>
        <w:rFonts w:ascii="Symbol" w:hAnsi="Symbol" w:hint="default"/>
      </w:rPr>
    </w:lvl>
    <w:lvl w:ilvl="4" w:tplc="F5CC46E6">
      <w:start w:val="1"/>
      <w:numFmt w:val="bullet"/>
      <w:lvlText w:val="o"/>
      <w:lvlJc w:val="left"/>
      <w:pPr>
        <w:ind w:left="3600" w:hanging="360"/>
      </w:pPr>
      <w:rPr>
        <w:rFonts w:ascii="Courier New" w:hAnsi="Courier New" w:hint="default"/>
      </w:rPr>
    </w:lvl>
    <w:lvl w:ilvl="5" w:tplc="5D24A3A6">
      <w:start w:val="1"/>
      <w:numFmt w:val="bullet"/>
      <w:lvlText w:val=""/>
      <w:lvlJc w:val="left"/>
      <w:pPr>
        <w:ind w:left="4320" w:hanging="360"/>
      </w:pPr>
      <w:rPr>
        <w:rFonts w:ascii="Wingdings" w:hAnsi="Wingdings" w:hint="default"/>
      </w:rPr>
    </w:lvl>
    <w:lvl w:ilvl="6" w:tplc="91DC11A4">
      <w:start w:val="1"/>
      <w:numFmt w:val="bullet"/>
      <w:lvlText w:val=""/>
      <w:lvlJc w:val="left"/>
      <w:pPr>
        <w:ind w:left="5040" w:hanging="360"/>
      </w:pPr>
      <w:rPr>
        <w:rFonts w:ascii="Symbol" w:hAnsi="Symbol" w:hint="default"/>
      </w:rPr>
    </w:lvl>
    <w:lvl w:ilvl="7" w:tplc="40929B98">
      <w:start w:val="1"/>
      <w:numFmt w:val="bullet"/>
      <w:lvlText w:val="o"/>
      <w:lvlJc w:val="left"/>
      <w:pPr>
        <w:ind w:left="5760" w:hanging="360"/>
      </w:pPr>
      <w:rPr>
        <w:rFonts w:ascii="Courier New" w:hAnsi="Courier New" w:hint="default"/>
      </w:rPr>
    </w:lvl>
    <w:lvl w:ilvl="8" w:tplc="A16AC7AC">
      <w:start w:val="1"/>
      <w:numFmt w:val="bullet"/>
      <w:lvlText w:val=""/>
      <w:lvlJc w:val="left"/>
      <w:pPr>
        <w:ind w:left="6480" w:hanging="360"/>
      </w:pPr>
      <w:rPr>
        <w:rFonts w:ascii="Wingdings" w:hAnsi="Wingdings" w:hint="default"/>
      </w:rPr>
    </w:lvl>
  </w:abstractNum>
  <w:abstractNum w:abstractNumId="50" w15:restartNumberingAfterBreak="0">
    <w:nsid w:val="38F97499"/>
    <w:multiLevelType w:val="hybridMultilevel"/>
    <w:tmpl w:val="BC8A9D48"/>
    <w:lvl w:ilvl="0" w:tplc="6E1226AA">
      <w:start w:val="1"/>
      <w:numFmt w:val="bullet"/>
      <w:lvlText w:val=""/>
      <w:lvlJc w:val="left"/>
      <w:pPr>
        <w:ind w:left="774" w:hanging="360"/>
      </w:pPr>
      <w:rPr>
        <w:rFonts w:ascii="Symbol" w:hAnsi="Symbol" w:hint="default"/>
      </w:rPr>
    </w:lvl>
    <w:lvl w:ilvl="1" w:tplc="8A1E07D0" w:tentative="1">
      <w:start w:val="1"/>
      <w:numFmt w:val="bullet"/>
      <w:lvlText w:val="o"/>
      <w:lvlJc w:val="left"/>
      <w:pPr>
        <w:ind w:left="1494" w:hanging="360"/>
      </w:pPr>
      <w:rPr>
        <w:rFonts w:ascii="Courier New" w:hAnsi="Courier New" w:hint="default"/>
      </w:rPr>
    </w:lvl>
    <w:lvl w:ilvl="2" w:tplc="03ECB046" w:tentative="1">
      <w:start w:val="1"/>
      <w:numFmt w:val="bullet"/>
      <w:lvlText w:val=""/>
      <w:lvlJc w:val="left"/>
      <w:pPr>
        <w:ind w:left="2214" w:hanging="360"/>
      </w:pPr>
      <w:rPr>
        <w:rFonts w:ascii="Wingdings" w:hAnsi="Wingdings" w:hint="default"/>
      </w:rPr>
    </w:lvl>
    <w:lvl w:ilvl="3" w:tplc="E3002B18" w:tentative="1">
      <w:start w:val="1"/>
      <w:numFmt w:val="bullet"/>
      <w:lvlText w:val=""/>
      <w:lvlJc w:val="left"/>
      <w:pPr>
        <w:ind w:left="2934" w:hanging="360"/>
      </w:pPr>
      <w:rPr>
        <w:rFonts w:ascii="Symbol" w:hAnsi="Symbol" w:hint="default"/>
      </w:rPr>
    </w:lvl>
    <w:lvl w:ilvl="4" w:tplc="81924DB6" w:tentative="1">
      <w:start w:val="1"/>
      <w:numFmt w:val="bullet"/>
      <w:lvlText w:val="o"/>
      <w:lvlJc w:val="left"/>
      <w:pPr>
        <w:ind w:left="3654" w:hanging="360"/>
      </w:pPr>
      <w:rPr>
        <w:rFonts w:ascii="Courier New" w:hAnsi="Courier New" w:hint="default"/>
      </w:rPr>
    </w:lvl>
    <w:lvl w:ilvl="5" w:tplc="D78A7184" w:tentative="1">
      <w:start w:val="1"/>
      <w:numFmt w:val="bullet"/>
      <w:lvlText w:val=""/>
      <w:lvlJc w:val="left"/>
      <w:pPr>
        <w:ind w:left="4374" w:hanging="360"/>
      </w:pPr>
      <w:rPr>
        <w:rFonts w:ascii="Wingdings" w:hAnsi="Wingdings" w:hint="default"/>
      </w:rPr>
    </w:lvl>
    <w:lvl w:ilvl="6" w:tplc="629456D0" w:tentative="1">
      <w:start w:val="1"/>
      <w:numFmt w:val="bullet"/>
      <w:lvlText w:val=""/>
      <w:lvlJc w:val="left"/>
      <w:pPr>
        <w:ind w:left="5094" w:hanging="360"/>
      </w:pPr>
      <w:rPr>
        <w:rFonts w:ascii="Symbol" w:hAnsi="Symbol" w:hint="default"/>
      </w:rPr>
    </w:lvl>
    <w:lvl w:ilvl="7" w:tplc="DBFE1C44" w:tentative="1">
      <w:start w:val="1"/>
      <w:numFmt w:val="bullet"/>
      <w:lvlText w:val="o"/>
      <w:lvlJc w:val="left"/>
      <w:pPr>
        <w:ind w:left="5814" w:hanging="360"/>
      </w:pPr>
      <w:rPr>
        <w:rFonts w:ascii="Courier New" w:hAnsi="Courier New" w:hint="default"/>
      </w:rPr>
    </w:lvl>
    <w:lvl w:ilvl="8" w:tplc="9CF29F14" w:tentative="1">
      <w:start w:val="1"/>
      <w:numFmt w:val="bullet"/>
      <w:lvlText w:val=""/>
      <w:lvlJc w:val="left"/>
      <w:pPr>
        <w:ind w:left="6534" w:hanging="360"/>
      </w:pPr>
      <w:rPr>
        <w:rFonts w:ascii="Wingdings" w:hAnsi="Wingdings" w:hint="default"/>
      </w:rPr>
    </w:lvl>
  </w:abstractNum>
  <w:abstractNum w:abstractNumId="51" w15:restartNumberingAfterBreak="0">
    <w:nsid w:val="3A877D64"/>
    <w:multiLevelType w:val="singleLevel"/>
    <w:tmpl w:val="729E8766"/>
    <w:lvl w:ilvl="0">
      <w:start w:val="1"/>
      <w:numFmt w:val="decimal"/>
      <w:pStyle w:val="References"/>
      <w:lvlText w:val="[%1]"/>
      <w:lvlJc w:val="left"/>
      <w:pPr>
        <w:tabs>
          <w:tab w:val="num" w:pos="360"/>
        </w:tabs>
        <w:ind w:left="360" w:hanging="360"/>
      </w:pPr>
      <w:rPr>
        <w:rFonts w:hint="default"/>
      </w:rPr>
    </w:lvl>
  </w:abstractNum>
  <w:abstractNum w:abstractNumId="52" w15:restartNumberingAfterBreak="0">
    <w:nsid w:val="3C10BFFE"/>
    <w:multiLevelType w:val="hybridMultilevel"/>
    <w:tmpl w:val="FFFFFFFF"/>
    <w:lvl w:ilvl="0" w:tplc="A54E20B6">
      <w:start w:val="1"/>
      <w:numFmt w:val="bullet"/>
      <w:lvlText w:val=""/>
      <w:lvlJc w:val="left"/>
      <w:pPr>
        <w:ind w:left="720" w:hanging="360"/>
      </w:pPr>
      <w:rPr>
        <w:rFonts w:ascii="Symbol" w:hAnsi="Symbol" w:hint="default"/>
      </w:rPr>
    </w:lvl>
    <w:lvl w:ilvl="1" w:tplc="49D287EC">
      <w:start w:val="1"/>
      <w:numFmt w:val="bullet"/>
      <w:lvlText w:val="o"/>
      <w:lvlJc w:val="left"/>
      <w:pPr>
        <w:ind w:left="1440" w:hanging="360"/>
      </w:pPr>
      <w:rPr>
        <w:rFonts w:ascii="Courier New" w:hAnsi="Courier New" w:hint="default"/>
      </w:rPr>
    </w:lvl>
    <w:lvl w:ilvl="2" w:tplc="DE3E89C0">
      <w:start w:val="1"/>
      <w:numFmt w:val="bullet"/>
      <w:lvlText w:val=""/>
      <w:lvlJc w:val="left"/>
      <w:pPr>
        <w:ind w:left="2160" w:hanging="360"/>
      </w:pPr>
      <w:rPr>
        <w:rFonts w:ascii="Wingdings" w:hAnsi="Wingdings" w:hint="default"/>
      </w:rPr>
    </w:lvl>
    <w:lvl w:ilvl="3" w:tplc="F6EE926E">
      <w:start w:val="1"/>
      <w:numFmt w:val="bullet"/>
      <w:lvlText w:val=""/>
      <w:lvlJc w:val="left"/>
      <w:pPr>
        <w:ind w:left="2880" w:hanging="360"/>
      </w:pPr>
      <w:rPr>
        <w:rFonts w:ascii="Symbol" w:hAnsi="Symbol" w:hint="default"/>
      </w:rPr>
    </w:lvl>
    <w:lvl w:ilvl="4" w:tplc="2670E2B4">
      <w:start w:val="1"/>
      <w:numFmt w:val="bullet"/>
      <w:lvlText w:val="o"/>
      <w:lvlJc w:val="left"/>
      <w:pPr>
        <w:ind w:left="3600" w:hanging="360"/>
      </w:pPr>
      <w:rPr>
        <w:rFonts w:ascii="Courier New" w:hAnsi="Courier New" w:hint="default"/>
      </w:rPr>
    </w:lvl>
    <w:lvl w:ilvl="5" w:tplc="BA1403D8">
      <w:start w:val="1"/>
      <w:numFmt w:val="bullet"/>
      <w:lvlText w:val=""/>
      <w:lvlJc w:val="left"/>
      <w:pPr>
        <w:ind w:left="4320" w:hanging="360"/>
      </w:pPr>
      <w:rPr>
        <w:rFonts w:ascii="Wingdings" w:hAnsi="Wingdings" w:hint="default"/>
      </w:rPr>
    </w:lvl>
    <w:lvl w:ilvl="6" w:tplc="B9B26D54">
      <w:start w:val="1"/>
      <w:numFmt w:val="bullet"/>
      <w:lvlText w:val=""/>
      <w:lvlJc w:val="left"/>
      <w:pPr>
        <w:ind w:left="5040" w:hanging="360"/>
      </w:pPr>
      <w:rPr>
        <w:rFonts w:ascii="Symbol" w:hAnsi="Symbol" w:hint="default"/>
      </w:rPr>
    </w:lvl>
    <w:lvl w:ilvl="7" w:tplc="892CF6FA">
      <w:start w:val="1"/>
      <w:numFmt w:val="bullet"/>
      <w:lvlText w:val="o"/>
      <w:lvlJc w:val="left"/>
      <w:pPr>
        <w:ind w:left="5760" w:hanging="360"/>
      </w:pPr>
      <w:rPr>
        <w:rFonts w:ascii="Courier New" w:hAnsi="Courier New" w:hint="default"/>
      </w:rPr>
    </w:lvl>
    <w:lvl w:ilvl="8" w:tplc="60283A8E">
      <w:start w:val="1"/>
      <w:numFmt w:val="bullet"/>
      <w:lvlText w:val=""/>
      <w:lvlJc w:val="left"/>
      <w:pPr>
        <w:ind w:left="6480" w:hanging="360"/>
      </w:pPr>
      <w:rPr>
        <w:rFonts w:ascii="Wingdings" w:hAnsi="Wingdings" w:hint="default"/>
      </w:rPr>
    </w:lvl>
  </w:abstractNum>
  <w:abstractNum w:abstractNumId="53" w15:restartNumberingAfterBreak="0">
    <w:nsid w:val="3CBC3DCB"/>
    <w:multiLevelType w:val="hybridMultilevel"/>
    <w:tmpl w:val="790A0390"/>
    <w:lvl w:ilvl="0" w:tplc="3D04130E">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54" w15:restartNumberingAfterBreak="0">
    <w:nsid w:val="3D346DBC"/>
    <w:multiLevelType w:val="hybridMultilevel"/>
    <w:tmpl w:val="FFFFFFFF"/>
    <w:lvl w:ilvl="0" w:tplc="6BBCA8D6">
      <w:start w:val="1"/>
      <w:numFmt w:val="bullet"/>
      <w:lvlText w:val=""/>
      <w:lvlJc w:val="left"/>
      <w:pPr>
        <w:ind w:left="720" w:hanging="360"/>
      </w:pPr>
      <w:rPr>
        <w:rFonts w:ascii="Symbol" w:hAnsi="Symbol" w:hint="default"/>
      </w:rPr>
    </w:lvl>
    <w:lvl w:ilvl="1" w:tplc="AC7EFB7C">
      <w:start w:val="1"/>
      <w:numFmt w:val="bullet"/>
      <w:lvlText w:val="o"/>
      <w:lvlJc w:val="left"/>
      <w:pPr>
        <w:ind w:left="1440" w:hanging="360"/>
      </w:pPr>
      <w:rPr>
        <w:rFonts w:ascii="Courier New" w:hAnsi="Courier New" w:hint="default"/>
      </w:rPr>
    </w:lvl>
    <w:lvl w:ilvl="2" w:tplc="60120F3C">
      <w:start w:val="1"/>
      <w:numFmt w:val="bullet"/>
      <w:lvlText w:val=""/>
      <w:lvlJc w:val="left"/>
      <w:pPr>
        <w:ind w:left="2160" w:hanging="360"/>
      </w:pPr>
      <w:rPr>
        <w:rFonts w:ascii="Wingdings" w:hAnsi="Wingdings" w:hint="default"/>
      </w:rPr>
    </w:lvl>
    <w:lvl w:ilvl="3" w:tplc="ABE02C12">
      <w:start w:val="1"/>
      <w:numFmt w:val="bullet"/>
      <w:lvlText w:val=""/>
      <w:lvlJc w:val="left"/>
      <w:pPr>
        <w:ind w:left="2880" w:hanging="360"/>
      </w:pPr>
      <w:rPr>
        <w:rFonts w:ascii="Symbol" w:hAnsi="Symbol" w:hint="default"/>
      </w:rPr>
    </w:lvl>
    <w:lvl w:ilvl="4" w:tplc="1B5CF23C">
      <w:start w:val="1"/>
      <w:numFmt w:val="bullet"/>
      <w:lvlText w:val="o"/>
      <w:lvlJc w:val="left"/>
      <w:pPr>
        <w:ind w:left="3600" w:hanging="360"/>
      </w:pPr>
      <w:rPr>
        <w:rFonts w:ascii="Courier New" w:hAnsi="Courier New" w:hint="default"/>
      </w:rPr>
    </w:lvl>
    <w:lvl w:ilvl="5" w:tplc="A900E4AC">
      <w:start w:val="1"/>
      <w:numFmt w:val="bullet"/>
      <w:lvlText w:val=""/>
      <w:lvlJc w:val="left"/>
      <w:pPr>
        <w:ind w:left="4320" w:hanging="360"/>
      </w:pPr>
      <w:rPr>
        <w:rFonts w:ascii="Wingdings" w:hAnsi="Wingdings" w:hint="default"/>
      </w:rPr>
    </w:lvl>
    <w:lvl w:ilvl="6" w:tplc="2F785A36">
      <w:start w:val="1"/>
      <w:numFmt w:val="bullet"/>
      <w:lvlText w:val=""/>
      <w:lvlJc w:val="left"/>
      <w:pPr>
        <w:ind w:left="5040" w:hanging="360"/>
      </w:pPr>
      <w:rPr>
        <w:rFonts w:ascii="Symbol" w:hAnsi="Symbol" w:hint="default"/>
      </w:rPr>
    </w:lvl>
    <w:lvl w:ilvl="7" w:tplc="4F9A1DA2">
      <w:start w:val="1"/>
      <w:numFmt w:val="bullet"/>
      <w:lvlText w:val="o"/>
      <w:lvlJc w:val="left"/>
      <w:pPr>
        <w:ind w:left="5760" w:hanging="360"/>
      </w:pPr>
      <w:rPr>
        <w:rFonts w:ascii="Courier New" w:hAnsi="Courier New" w:hint="default"/>
      </w:rPr>
    </w:lvl>
    <w:lvl w:ilvl="8" w:tplc="1580499E">
      <w:start w:val="1"/>
      <w:numFmt w:val="bullet"/>
      <w:lvlText w:val=""/>
      <w:lvlJc w:val="left"/>
      <w:pPr>
        <w:ind w:left="6480" w:hanging="360"/>
      </w:pPr>
      <w:rPr>
        <w:rFonts w:ascii="Wingdings" w:hAnsi="Wingdings" w:hint="default"/>
      </w:rPr>
    </w:lvl>
  </w:abstractNum>
  <w:abstractNum w:abstractNumId="55" w15:restartNumberingAfterBreak="0">
    <w:nsid w:val="3E561D0F"/>
    <w:multiLevelType w:val="hybridMultilevel"/>
    <w:tmpl w:val="0672B312"/>
    <w:lvl w:ilvl="0" w:tplc="E2BCCFFE">
      <w:start w:val="1"/>
      <w:numFmt w:val="bullet"/>
      <w:lvlText w:val=""/>
      <w:lvlJc w:val="left"/>
      <w:pPr>
        <w:ind w:left="720" w:hanging="360"/>
      </w:pPr>
      <w:rPr>
        <w:rFonts w:ascii="Symbol" w:hAnsi="Symbol" w:hint="default"/>
      </w:rPr>
    </w:lvl>
    <w:lvl w:ilvl="1" w:tplc="D9B4718C" w:tentative="1">
      <w:start w:val="1"/>
      <w:numFmt w:val="bullet"/>
      <w:lvlText w:val="o"/>
      <w:lvlJc w:val="left"/>
      <w:pPr>
        <w:ind w:left="1440" w:hanging="360"/>
      </w:pPr>
      <w:rPr>
        <w:rFonts w:ascii="Courier New" w:hAnsi="Courier New" w:hint="default"/>
      </w:rPr>
    </w:lvl>
    <w:lvl w:ilvl="2" w:tplc="6EDA21B6" w:tentative="1">
      <w:start w:val="1"/>
      <w:numFmt w:val="bullet"/>
      <w:lvlText w:val=""/>
      <w:lvlJc w:val="left"/>
      <w:pPr>
        <w:ind w:left="2160" w:hanging="360"/>
      </w:pPr>
      <w:rPr>
        <w:rFonts w:ascii="Wingdings" w:hAnsi="Wingdings" w:hint="default"/>
      </w:rPr>
    </w:lvl>
    <w:lvl w:ilvl="3" w:tplc="85801DA4" w:tentative="1">
      <w:start w:val="1"/>
      <w:numFmt w:val="bullet"/>
      <w:lvlText w:val=""/>
      <w:lvlJc w:val="left"/>
      <w:pPr>
        <w:ind w:left="2880" w:hanging="360"/>
      </w:pPr>
      <w:rPr>
        <w:rFonts w:ascii="Symbol" w:hAnsi="Symbol" w:hint="default"/>
      </w:rPr>
    </w:lvl>
    <w:lvl w:ilvl="4" w:tplc="6674F024" w:tentative="1">
      <w:start w:val="1"/>
      <w:numFmt w:val="bullet"/>
      <w:lvlText w:val="o"/>
      <w:lvlJc w:val="left"/>
      <w:pPr>
        <w:ind w:left="3600" w:hanging="360"/>
      </w:pPr>
      <w:rPr>
        <w:rFonts w:ascii="Courier New" w:hAnsi="Courier New" w:hint="default"/>
      </w:rPr>
    </w:lvl>
    <w:lvl w:ilvl="5" w:tplc="3AE6E8B0" w:tentative="1">
      <w:start w:val="1"/>
      <w:numFmt w:val="bullet"/>
      <w:lvlText w:val=""/>
      <w:lvlJc w:val="left"/>
      <w:pPr>
        <w:ind w:left="4320" w:hanging="360"/>
      </w:pPr>
      <w:rPr>
        <w:rFonts w:ascii="Wingdings" w:hAnsi="Wingdings" w:hint="default"/>
      </w:rPr>
    </w:lvl>
    <w:lvl w:ilvl="6" w:tplc="60FE724A" w:tentative="1">
      <w:start w:val="1"/>
      <w:numFmt w:val="bullet"/>
      <w:lvlText w:val=""/>
      <w:lvlJc w:val="left"/>
      <w:pPr>
        <w:ind w:left="5040" w:hanging="360"/>
      </w:pPr>
      <w:rPr>
        <w:rFonts w:ascii="Symbol" w:hAnsi="Symbol" w:hint="default"/>
      </w:rPr>
    </w:lvl>
    <w:lvl w:ilvl="7" w:tplc="E8964558" w:tentative="1">
      <w:start w:val="1"/>
      <w:numFmt w:val="bullet"/>
      <w:lvlText w:val="o"/>
      <w:lvlJc w:val="left"/>
      <w:pPr>
        <w:ind w:left="5760" w:hanging="360"/>
      </w:pPr>
      <w:rPr>
        <w:rFonts w:ascii="Courier New" w:hAnsi="Courier New" w:hint="default"/>
      </w:rPr>
    </w:lvl>
    <w:lvl w:ilvl="8" w:tplc="D098E72A" w:tentative="1">
      <w:start w:val="1"/>
      <w:numFmt w:val="bullet"/>
      <w:lvlText w:val=""/>
      <w:lvlJc w:val="left"/>
      <w:pPr>
        <w:ind w:left="6480" w:hanging="360"/>
      </w:pPr>
      <w:rPr>
        <w:rFonts w:ascii="Wingdings" w:hAnsi="Wingdings" w:hint="default"/>
      </w:rPr>
    </w:lvl>
  </w:abstractNum>
  <w:abstractNum w:abstractNumId="56" w15:restartNumberingAfterBreak="0">
    <w:nsid w:val="3F5075C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0DD1A29"/>
    <w:multiLevelType w:val="hybridMultilevel"/>
    <w:tmpl w:val="FFFFFFFF"/>
    <w:lvl w:ilvl="0" w:tplc="18A0FEBE">
      <w:start w:val="1"/>
      <w:numFmt w:val="bullet"/>
      <w:lvlText w:val=""/>
      <w:lvlJc w:val="left"/>
      <w:pPr>
        <w:ind w:left="720" w:hanging="360"/>
      </w:pPr>
      <w:rPr>
        <w:rFonts w:ascii="Symbol" w:hAnsi="Symbol" w:hint="default"/>
      </w:rPr>
    </w:lvl>
    <w:lvl w:ilvl="1" w:tplc="84B8FB64">
      <w:start w:val="1"/>
      <w:numFmt w:val="bullet"/>
      <w:lvlText w:val="o"/>
      <w:lvlJc w:val="left"/>
      <w:pPr>
        <w:ind w:left="1440" w:hanging="360"/>
      </w:pPr>
      <w:rPr>
        <w:rFonts w:ascii="Courier New" w:hAnsi="Courier New" w:hint="default"/>
      </w:rPr>
    </w:lvl>
    <w:lvl w:ilvl="2" w:tplc="EAAEA320">
      <w:start w:val="1"/>
      <w:numFmt w:val="bullet"/>
      <w:lvlText w:val=""/>
      <w:lvlJc w:val="left"/>
      <w:pPr>
        <w:ind w:left="2160" w:hanging="360"/>
      </w:pPr>
      <w:rPr>
        <w:rFonts w:ascii="Wingdings" w:hAnsi="Wingdings" w:hint="default"/>
      </w:rPr>
    </w:lvl>
    <w:lvl w:ilvl="3" w:tplc="AA0E546A">
      <w:start w:val="1"/>
      <w:numFmt w:val="bullet"/>
      <w:lvlText w:val=""/>
      <w:lvlJc w:val="left"/>
      <w:pPr>
        <w:ind w:left="2880" w:hanging="360"/>
      </w:pPr>
      <w:rPr>
        <w:rFonts w:ascii="Symbol" w:hAnsi="Symbol" w:hint="default"/>
      </w:rPr>
    </w:lvl>
    <w:lvl w:ilvl="4" w:tplc="014C0C6E">
      <w:start w:val="1"/>
      <w:numFmt w:val="bullet"/>
      <w:lvlText w:val="o"/>
      <w:lvlJc w:val="left"/>
      <w:pPr>
        <w:ind w:left="3600" w:hanging="360"/>
      </w:pPr>
      <w:rPr>
        <w:rFonts w:ascii="Courier New" w:hAnsi="Courier New" w:hint="default"/>
      </w:rPr>
    </w:lvl>
    <w:lvl w:ilvl="5" w:tplc="47562BE0">
      <w:start w:val="1"/>
      <w:numFmt w:val="bullet"/>
      <w:lvlText w:val=""/>
      <w:lvlJc w:val="left"/>
      <w:pPr>
        <w:ind w:left="4320" w:hanging="360"/>
      </w:pPr>
      <w:rPr>
        <w:rFonts w:ascii="Wingdings" w:hAnsi="Wingdings" w:hint="default"/>
      </w:rPr>
    </w:lvl>
    <w:lvl w:ilvl="6" w:tplc="A2144E04">
      <w:start w:val="1"/>
      <w:numFmt w:val="bullet"/>
      <w:lvlText w:val=""/>
      <w:lvlJc w:val="left"/>
      <w:pPr>
        <w:ind w:left="5040" w:hanging="360"/>
      </w:pPr>
      <w:rPr>
        <w:rFonts w:ascii="Symbol" w:hAnsi="Symbol" w:hint="default"/>
      </w:rPr>
    </w:lvl>
    <w:lvl w:ilvl="7" w:tplc="7D9AF16A">
      <w:start w:val="1"/>
      <w:numFmt w:val="bullet"/>
      <w:lvlText w:val="o"/>
      <w:lvlJc w:val="left"/>
      <w:pPr>
        <w:ind w:left="5760" w:hanging="360"/>
      </w:pPr>
      <w:rPr>
        <w:rFonts w:ascii="Courier New" w:hAnsi="Courier New" w:hint="default"/>
      </w:rPr>
    </w:lvl>
    <w:lvl w:ilvl="8" w:tplc="21B4623E">
      <w:start w:val="1"/>
      <w:numFmt w:val="bullet"/>
      <w:lvlText w:val=""/>
      <w:lvlJc w:val="left"/>
      <w:pPr>
        <w:ind w:left="6480" w:hanging="360"/>
      </w:pPr>
      <w:rPr>
        <w:rFonts w:ascii="Wingdings" w:hAnsi="Wingdings" w:hint="default"/>
      </w:rPr>
    </w:lvl>
  </w:abstractNum>
  <w:abstractNum w:abstractNumId="58" w15:restartNumberingAfterBreak="0">
    <w:nsid w:val="4130C34F"/>
    <w:multiLevelType w:val="hybridMultilevel"/>
    <w:tmpl w:val="FFFFFFFF"/>
    <w:lvl w:ilvl="0" w:tplc="4E581964">
      <w:start w:val="1"/>
      <w:numFmt w:val="bullet"/>
      <w:lvlText w:val=""/>
      <w:lvlJc w:val="left"/>
      <w:pPr>
        <w:ind w:left="1080" w:hanging="360"/>
      </w:pPr>
      <w:rPr>
        <w:rFonts w:ascii="Symbol" w:hAnsi="Symbol" w:hint="default"/>
      </w:rPr>
    </w:lvl>
    <w:lvl w:ilvl="1" w:tplc="6EB6BC40">
      <w:start w:val="1"/>
      <w:numFmt w:val="bullet"/>
      <w:lvlText w:val="o"/>
      <w:lvlJc w:val="left"/>
      <w:pPr>
        <w:ind w:left="1800" w:hanging="360"/>
      </w:pPr>
      <w:rPr>
        <w:rFonts w:ascii="Courier New" w:hAnsi="Courier New" w:hint="default"/>
      </w:rPr>
    </w:lvl>
    <w:lvl w:ilvl="2" w:tplc="8DCC7158">
      <w:start w:val="1"/>
      <w:numFmt w:val="bullet"/>
      <w:lvlText w:val=""/>
      <w:lvlJc w:val="left"/>
      <w:pPr>
        <w:ind w:left="2520" w:hanging="360"/>
      </w:pPr>
      <w:rPr>
        <w:rFonts w:ascii="Wingdings" w:hAnsi="Wingdings" w:hint="default"/>
      </w:rPr>
    </w:lvl>
    <w:lvl w:ilvl="3" w:tplc="AD005038">
      <w:start w:val="1"/>
      <w:numFmt w:val="bullet"/>
      <w:lvlText w:val=""/>
      <w:lvlJc w:val="left"/>
      <w:pPr>
        <w:ind w:left="3240" w:hanging="360"/>
      </w:pPr>
      <w:rPr>
        <w:rFonts w:ascii="Symbol" w:hAnsi="Symbol" w:hint="default"/>
      </w:rPr>
    </w:lvl>
    <w:lvl w:ilvl="4" w:tplc="0BB21BA0">
      <w:start w:val="1"/>
      <w:numFmt w:val="bullet"/>
      <w:lvlText w:val="o"/>
      <w:lvlJc w:val="left"/>
      <w:pPr>
        <w:ind w:left="3960" w:hanging="360"/>
      </w:pPr>
      <w:rPr>
        <w:rFonts w:ascii="Courier New" w:hAnsi="Courier New" w:hint="default"/>
      </w:rPr>
    </w:lvl>
    <w:lvl w:ilvl="5" w:tplc="12245C1C">
      <w:start w:val="1"/>
      <w:numFmt w:val="bullet"/>
      <w:lvlText w:val=""/>
      <w:lvlJc w:val="left"/>
      <w:pPr>
        <w:ind w:left="4680" w:hanging="360"/>
      </w:pPr>
      <w:rPr>
        <w:rFonts w:ascii="Wingdings" w:hAnsi="Wingdings" w:hint="default"/>
      </w:rPr>
    </w:lvl>
    <w:lvl w:ilvl="6" w:tplc="03A63316">
      <w:start w:val="1"/>
      <w:numFmt w:val="bullet"/>
      <w:lvlText w:val=""/>
      <w:lvlJc w:val="left"/>
      <w:pPr>
        <w:ind w:left="5400" w:hanging="360"/>
      </w:pPr>
      <w:rPr>
        <w:rFonts w:ascii="Symbol" w:hAnsi="Symbol" w:hint="default"/>
      </w:rPr>
    </w:lvl>
    <w:lvl w:ilvl="7" w:tplc="3CD6328C">
      <w:start w:val="1"/>
      <w:numFmt w:val="bullet"/>
      <w:lvlText w:val="o"/>
      <w:lvlJc w:val="left"/>
      <w:pPr>
        <w:ind w:left="6120" w:hanging="360"/>
      </w:pPr>
      <w:rPr>
        <w:rFonts w:ascii="Courier New" w:hAnsi="Courier New" w:hint="default"/>
      </w:rPr>
    </w:lvl>
    <w:lvl w:ilvl="8" w:tplc="B0E03590">
      <w:start w:val="1"/>
      <w:numFmt w:val="bullet"/>
      <w:lvlText w:val=""/>
      <w:lvlJc w:val="left"/>
      <w:pPr>
        <w:ind w:left="6840" w:hanging="360"/>
      </w:pPr>
      <w:rPr>
        <w:rFonts w:ascii="Wingdings" w:hAnsi="Wingdings" w:hint="default"/>
      </w:rPr>
    </w:lvl>
  </w:abstractNum>
  <w:abstractNum w:abstractNumId="59" w15:restartNumberingAfterBreak="0">
    <w:nsid w:val="415A6DB8"/>
    <w:multiLevelType w:val="multilevel"/>
    <w:tmpl w:val="D26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179129A"/>
    <w:multiLevelType w:val="hybridMultilevel"/>
    <w:tmpl w:val="8B780700"/>
    <w:lvl w:ilvl="0" w:tplc="040B000F">
      <w:start w:val="1"/>
      <w:numFmt w:val="decimal"/>
      <w:lvlText w:val="%1."/>
      <w:lvlJc w:val="left"/>
      <w:pPr>
        <w:ind w:left="720" w:hanging="360"/>
      </w:pPr>
      <w:rPr>
        <w:rFonts w:hint="default"/>
      </w:rPr>
    </w:lvl>
    <w:lvl w:ilvl="1" w:tplc="040B0001">
      <w:start w:val="1"/>
      <w:numFmt w:val="bullet"/>
      <w:lvlText w:val=""/>
      <w:lvlJc w:val="left"/>
      <w:pPr>
        <w:ind w:left="774" w:hanging="360"/>
      </w:pPr>
      <w:rPr>
        <w:rFonts w:ascii="Symbol" w:hAnsi="Symbol" w:hint="default"/>
      </w:r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1" w15:restartNumberingAfterBreak="0">
    <w:nsid w:val="41F8C052"/>
    <w:multiLevelType w:val="hybridMultilevel"/>
    <w:tmpl w:val="AB321A00"/>
    <w:lvl w:ilvl="0" w:tplc="D6C27BB2">
      <w:start w:val="1"/>
      <w:numFmt w:val="bullet"/>
      <w:lvlText w:val=""/>
      <w:lvlJc w:val="left"/>
      <w:pPr>
        <w:ind w:left="720" w:hanging="360"/>
      </w:pPr>
      <w:rPr>
        <w:rFonts w:ascii="Symbol" w:hAnsi="Symbol" w:hint="default"/>
      </w:rPr>
    </w:lvl>
    <w:lvl w:ilvl="1" w:tplc="BE94BD04">
      <w:start w:val="1"/>
      <w:numFmt w:val="bullet"/>
      <w:lvlText w:val="o"/>
      <w:lvlJc w:val="left"/>
      <w:pPr>
        <w:ind w:left="1440" w:hanging="360"/>
      </w:pPr>
      <w:rPr>
        <w:rFonts w:ascii="Courier New" w:hAnsi="Courier New" w:hint="default"/>
      </w:rPr>
    </w:lvl>
    <w:lvl w:ilvl="2" w:tplc="E6803F0A">
      <w:start w:val="1"/>
      <w:numFmt w:val="bullet"/>
      <w:lvlText w:val=""/>
      <w:lvlJc w:val="left"/>
      <w:pPr>
        <w:ind w:left="2160" w:hanging="360"/>
      </w:pPr>
      <w:rPr>
        <w:rFonts w:ascii="Wingdings" w:hAnsi="Wingdings" w:hint="default"/>
      </w:rPr>
    </w:lvl>
    <w:lvl w:ilvl="3" w:tplc="CF4AFC70">
      <w:start w:val="1"/>
      <w:numFmt w:val="bullet"/>
      <w:lvlText w:val=""/>
      <w:lvlJc w:val="left"/>
      <w:pPr>
        <w:ind w:left="2880" w:hanging="360"/>
      </w:pPr>
      <w:rPr>
        <w:rFonts w:ascii="Symbol" w:hAnsi="Symbol" w:hint="default"/>
      </w:rPr>
    </w:lvl>
    <w:lvl w:ilvl="4" w:tplc="0C4646BC">
      <w:start w:val="1"/>
      <w:numFmt w:val="bullet"/>
      <w:lvlText w:val="o"/>
      <w:lvlJc w:val="left"/>
      <w:pPr>
        <w:ind w:left="3600" w:hanging="360"/>
      </w:pPr>
      <w:rPr>
        <w:rFonts w:ascii="Courier New" w:hAnsi="Courier New" w:hint="default"/>
      </w:rPr>
    </w:lvl>
    <w:lvl w:ilvl="5" w:tplc="1B3073B8">
      <w:start w:val="1"/>
      <w:numFmt w:val="bullet"/>
      <w:lvlText w:val=""/>
      <w:lvlJc w:val="left"/>
      <w:pPr>
        <w:ind w:left="4320" w:hanging="360"/>
      </w:pPr>
      <w:rPr>
        <w:rFonts w:ascii="Wingdings" w:hAnsi="Wingdings" w:hint="default"/>
      </w:rPr>
    </w:lvl>
    <w:lvl w:ilvl="6" w:tplc="C2724880">
      <w:start w:val="1"/>
      <w:numFmt w:val="bullet"/>
      <w:lvlText w:val=""/>
      <w:lvlJc w:val="left"/>
      <w:pPr>
        <w:ind w:left="5040" w:hanging="360"/>
      </w:pPr>
      <w:rPr>
        <w:rFonts w:ascii="Symbol" w:hAnsi="Symbol" w:hint="default"/>
      </w:rPr>
    </w:lvl>
    <w:lvl w:ilvl="7" w:tplc="D60E672C">
      <w:start w:val="1"/>
      <w:numFmt w:val="bullet"/>
      <w:lvlText w:val="o"/>
      <w:lvlJc w:val="left"/>
      <w:pPr>
        <w:ind w:left="5760" w:hanging="360"/>
      </w:pPr>
      <w:rPr>
        <w:rFonts w:ascii="Courier New" w:hAnsi="Courier New" w:hint="default"/>
      </w:rPr>
    </w:lvl>
    <w:lvl w:ilvl="8" w:tplc="6B62E892">
      <w:start w:val="1"/>
      <w:numFmt w:val="bullet"/>
      <w:lvlText w:val=""/>
      <w:lvlJc w:val="left"/>
      <w:pPr>
        <w:ind w:left="6480" w:hanging="360"/>
      </w:pPr>
      <w:rPr>
        <w:rFonts w:ascii="Wingdings" w:hAnsi="Wingdings" w:hint="default"/>
      </w:rPr>
    </w:lvl>
  </w:abstractNum>
  <w:abstractNum w:abstractNumId="62" w15:restartNumberingAfterBreak="0">
    <w:nsid w:val="4272596F"/>
    <w:multiLevelType w:val="hybridMultilevel"/>
    <w:tmpl w:val="65780C10"/>
    <w:lvl w:ilvl="0" w:tplc="6DAE3180">
      <w:start w:val="1"/>
      <w:numFmt w:val="bullet"/>
      <w:lvlText w:val=""/>
      <w:lvlJc w:val="left"/>
      <w:pPr>
        <w:ind w:left="720" w:hanging="360"/>
      </w:pPr>
      <w:rPr>
        <w:rFonts w:ascii="Symbol" w:hAnsi="Symbol" w:hint="default"/>
      </w:rPr>
    </w:lvl>
    <w:lvl w:ilvl="1" w:tplc="5C5808C0" w:tentative="1">
      <w:start w:val="1"/>
      <w:numFmt w:val="bullet"/>
      <w:lvlText w:val="o"/>
      <w:lvlJc w:val="left"/>
      <w:pPr>
        <w:ind w:left="1440" w:hanging="360"/>
      </w:pPr>
      <w:rPr>
        <w:rFonts w:ascii="Courier New" w:hAnsi="Courier New" w:hint="default"/>
      </w:rPr>
    </w:lvl>
    <w:lvl w:ilvl="2" w:tplc="2418038A" w:tentative="1">
      <w:start w:val="1"/>
      <w:numFmt w:val="bullet"/>
      <w:lvlText w:val=""/>
      <w:lvlJc w:val="left"/>
      <w:pPr>
        <w:ind w:left="2160" w:hanging="360"/>
      </w:pPr>
      <w:rPr>
        <w:rFonts w:ascii="Wingdings" w:hAnsi="Wingdings" w:hint="default"/>
      </w:rPr>
    </w:lvl>
    <w:lvl w:ilvl="3" w:tplc="06286E0A" w:tentative="1">
      <w:start w:val="1"/>
      <w:numFmt w:val="bullet"/>
      <w:lvlText w:val=""/>
      <w:lvlJc w:val="left"/>
      <w:pPr>
        <w:ind w:left="2880" w:hanging="360"/>
      </w:pPr>
      <w:rPr>
        <w:rFonts w:ascii="Symbol" w:hAnsi="Symbol" w:hint="default"/>
      </w:rPr>
    </w:lvl>
    <w:lvl w:ilvl="4" w:tplc="0EAE877C" w:tentative="1">
      <w:start w:val="1"/>
      <w:numFmt w:val="bullet"/>
      <w:lvlText w:val="o"/>
      <w:lvlJc w:val="left"/>
      <w:pPr>
        <w:ind w:left="3600" w:hanging="360"/>
      </w:pPr>
      <w:rPr>
        <w:rFonts w:ascii="Courier New" w:hAnsi="Courier New" w:hint="default"/>
      </w:rPr>
    </w:lvl>
    <w:lvl w:ilvl="5" w:tplc="269A33AC" w:tentative="1">
      <w:start w:val="1"/>
      <w:numFmt w:val="bullet"/>
      <w:lvlText w:val=""/>
      <w:lvlJc w:val="left"/>
      <w:pPr>
        <w:ind w:left="4320" w:hanging="360"/>
      </w:pPr>
      <w:rPr>
        <w:rFonts w:ascii="Wingdings" w:hAnsi="Wingdings" w:hint="default"/>
      </w:rPr>
    </w:lvl>
    <w:lvl w:ilvl="6" w:tplc="A5762AD8" w:tentative="1">
      <w:start w:val="1"/>
      <w:numFmt w:val="bullet"/>
      <w:lvlText w:val=""/>
      <w:lvlJc w:val="left"/>
      <w:pPr>
        <w:ind w:left="5040" w:hanging="360"/>
      </w:pPr>
      <w:rPr>
        <w:rFonts w:ascii="Symbol" w:hAnsi="Symbol" w:hint="default"/>
      </w:rPr>
    </w:lvl>
    <w:lvl w:ilvl="7" w:tplc="ECA62146" w:tentative="1">
      <w:start w:val="1"/>
      <w:numFmt w:val="bullet"/>
      <w:lvlText w:val="o"/>
      <w:lvlJc w:val="left"/>
      <w:pPr>
        <w:ind w:left="5760" w:hanging="360"/>
      </w:pPr>
      <w:rPr>
        <w:rFonts w:ascii="Courier New" w:hAnsi="Courier New" w:hint="default"/>
      </w:rPr>
    </w:lvl>
    <w:lvl w:ilvl="8" w:tplc="D1342DAC" w:tentative="1">
      <w:start w:val="1"/>
      <w:numFmt w:val="bullet"/>
      <w:lvlText w:val=""/>
      <w:lvlJc w:val="left"/>
      <w:pPr>
        <w:ind w:left="6480" w:hanging="360"/>
      </w:pPr>
      <w:rPr>
        <w:rFonts w:ascii="Wingdings" w:hAnsi="Wingdings" w:hint="default"/>
      </w:rPr>
    </w:lvl>
  </w:abstractNum>
  <w:abstractNum w:abstractNumId="63" w15:restartNumberingAfterBreak="0">
    <w:nsid w:val="42950CD0"/>
    <w:multiLevelType w:val="hybridMultilevel"/>
    <w:tmpl w:val="7440400A"/>
    <w:lvl w:ilvl="0" w:tplc="CD62CCA6">
      <w:start w:val="1"/>
      <w:numFmt w:val="bullet"/>
      <w:lvlText w:val=""/>
      <w:lvlJc w:val="left"/>
      <w:pPr>
        <w:ind w:left="720" w:hanging="360"/>
      </w:pPr>
      <w:rPr>
        <w:rFonts w:ascii="Symbol" w:hAnsi="Symbol" w:hint="default"/>
      </w:rPr>
    </w:lvl>
    <w:lvl w:ilvl="1" w:tplc="B8CE28F6" w:tentative="1">
      <w:start w:val="1"/>
      <w:numFmt w:val="bullet"/>
      <w:lvlText w:val="o"/>
      <w:lvlJc w:val="left"/>
      <w:pPr>
        <w:ind w:left="1440" w:hanging="360"/>
      </w:pPr>
      <w:rPr>
        <w:rFonts w:ascii="Courier New" w:hAnsi="Courier New" w:hint="default"/>
      </w:rPr>
    </w:lvl>
    <w:lvl w:ilvl="2" w:tplc="ABF8E282" w:tentative="1">
      <w:start w:val="1"/>
      <w:numFmt w:val="bullet"/>
      <w:lvlText w:val=""/>
      <w:lvlJc w:val="left"/>
      <w:pPr>
        <w:ind w:left="2160" w:hanging="360"/>
      </w:pPr>
      <w:rPr>
        <w:rFonts w:ascii="Wingdings" w:hAnsi="Wingdings" w:hint="default"/>
      </w:rPr>
    </w:lvl>
    <w:lvl w:ilvl="3" w:tplc="1DEC454A" w:tentative="1">
      <w:start w:val="1"/>
      <w:numFmt w:val="bullet"/>
      <w:lvlText w:val=""/>
      <w:lvlJc w:val="left"/>
      <w:pPr>
        <w:ind w:left="2880" w:hanging="360"/>
      </w:pPr>
      <w:rPr>
        <w:rFonts w:ascii="Symbol" w:hAnsi="Symbol" w:hint="default"/>
      </w:rPr>
    </w:lvl>
    <w:lvl w:ilvl="4" w:tplc="BC62A77E" w:tentative="1">
      <w:start w:val="1"/>
      <w:numFmt w:val="bullet"/>
      <w:lvlText w:val="o"/>
      <w:lvlJc w:val="left"/>
      <w:pPr>
        <w:ind w:left="3600" w:hanging="360"/>
      </w:pPr>
      <w:rPr>
        <w:rFonts w:ascii="Courier New" w:hAnsi="Courier New" w:hint="default"/>
      </w:rPr>
    </w:lvl>
    <w:lvl w:ilvl="5" w:tplc="406E3B7A" w:tentative="1">
      <w:start w:val="1"/>
      <w:numFmt w:val="bullet"/>
      <w:lvlText w:val=""/>
      <w:lvlJc w:val="left"/>
      <w:pPr>
        <w:ind w:left="4320" w:hanging="360"/>
      </w:pPr>
      <w:rPr>
        <w:rFonts w:ascii="Wingdings" w:hAnsi="Wingdings" w:hint="default"/>
      </w:rPr>
    </w:lvl>
    <w:lvl w:ilvl="6" w:tplc="4300EDBC" w:tentative="1">
      <w:start w:val="1"/>
      <w:numFmt w:val="bullet"/>
      <w:lvlText w:val=""/>
      <w:lvlJc w:val="left"/>
      <w:pPr>
        <w:ind w:left="5040" w:hanging="360"/>
      </w:pPr>
      <w:rPr>
        <w:rFonts w:ascii="Symbol" w:hAnsi="Symbol" w:hint="default"/>
      </w:rPr>
    </w:lvl>
    <w:lvl w:ilvl="7" w:tplc="DC287506" w:tentative="1">
      <w:start w:val="1"/>
      <w:numFmt w:val="bullet"/>
      <w:lvlText w:val="o"/>
      <w:lvlJc w:val="left"/>
      <w:pPr>
        <w:ind w:left="5760" w:hanging="360"/>
      </w:pPr>
      <w:rPr>
        <w:rFonts w:ascii="Courier New" w:hAnsi="Courier New" w:hint="default"/>
      </w:rPr>
    </w:lvl>
    <w:lvl w:ilvl="8" w:tplc="07C2218E" w:tentative="1">
      <w:start w:val="1"/>
      <w:numFmt w:val="bullet"/>
      <w:lvlText w:val=""/>
      <w:lvlJc w:val="left"/>
      <w:pPr>
        <w:ind w:left="6480" w:hanging="360"/>
      </w:pPr>
      <w:rPr>
        <w:rFonts w:ascii="Wingdings" w:hAnsi="Wingdings" w:hint="default"/>
      </w:rPr>
    </w:lvl>
  </w:abstractNum>
  <w:abstractNum w:abstractNumId="64" w15:restartNumberingAfterBreak="0">
    <w:nsid w:val="4480E616"/>
    <w:multiLevelType w:val="hybridMultilevel"/>
    <w:tmpl w:val="FFFFFFFF"/>
    <w:lvl w:ilvl="0" w:tplc="B916158E">
      <w:start w:val="1"/>
      <w:numFmt w:val="bullet"/>
      <w:lvlText w:val=""/>
      <w:lvlJc w:val="left"/>
      <w:pPr>
        <w:ind w:left="720" w:hanging="360"/>
      </w:pPr>
      <w:rPr>
        <w:rFonts w:ascii="Symbol" w:hAnsi="Symbol" w:hint="default"/>
      </w:rPr>
    </w:lvl>
    <w:lvl w:ilvl="1" w:tplc="36C0EB54">
      <w:start w:val="1"/>
      <w:numFmt w:val="bullet"/>
      <w:lvlText w:val="o"/>
      <w:lvlJc w:val="left"/>
      <w:pPr>
        <w:ind w:left="1440" w:hanging="360"/>
      </w:pPr>
      <w:rPr>
        <w:rFonts w:ascii="Courier New" w:hAnsi="Courier New" w:hint="default"/>
      </w:rPr>
    </w:lvl>
    <w:lvl w:ilvl="2" w:tplc="925E87D4">
      <w:start w:val="1"/>
      <w:numFmt w:val="bullet"/>
      <w:lvlText w:val=""/>
      <w:lvlJc w:val="left"/>
      <w:pPr>
        <w:ind w:left="2160" w:hanging="360"/>
      </w:pPr>
      <w:rPr>
        <w:rFonts w:ascii="Wingdings" w:hAnsi="Wingdings" w:hint="default"/>
      </w:rPr>
    </w:lvl>
    <w:lvl w:ilvl="3" w:tplc="32C6544A">
      <w:start w:val="1"/>
      <w:numFmt w:val="bullet"/>
      <w:lvlText w:val=""/>
      <w:lvlJc w:val="left"/>
      <w:pPr>
        <w:ind w:left="2880" w:hanging="360"/>
      </w:pPr>
      <w:rPr>
        <w:rFonts w:ascii="Symbol" w:hAnsi="Symbol" w:hint="default"/>
      </w:rPr>
    </w:lvl>
    <w:lvl w:ilvl="4" w:tplc="367CAA44">
      <w:start w:val="1"/>
      <w:numFmt w:val="bullet"/>
      <w:lvlText w:val="o"/>
      <w:lvlJc w:val="left"/>
      <w:pPr>
        <w:ind w:left="3600" w:hanging="360"/>
      </w:pPr>
      <w:rPr>
        <w:rFonts w:ascii="Courier New" w:hAnsi="Courier New" w:hint="default"/>
      </w:rPr>
    </w:lvl>
    <w:lvl w:ilvl="5" w:tplc="6D3878B4">
      <w:start w:val="1"/>
      <w:numFmt w:val="bullet"/>
      <w:lvlText w:val=""/>
      <w:lvlJc w:val="left"/>
      <w:pPr>
        <w:ind w:left="4320" w:hanging="360"/>
      </w:pPr>
      <w:rPr>
        <w:rFonts w:ascii="Wingdings" w:hAnsi="Wingdings" w:hint="default"/>
      </w:rPr>
    </w:lvl>
    <w:lvl w:ilvl="6" w:tplc="1EDC3678">
      <w:start w:val="1"/>
      <w:numFmt w:val="bullet"/>
      <w:lvlText w:val=""/>
      <w:lvlJc w:val="left"/>
      <w:pPr>
        <w:ind w:left="5040" w:hanging="360"/>
      </w:pPr>
      <w:rPr>
        <w:rFonts w:ascii="Symbol" w:hAnsi="Symbol" w:hint="default"/>
      </w:rPr>
    </w:lvl>
    <w:lvl w:ilvl="7" w:tplc="EEF0161A">
      <w:start w:val="1"/>
      <w:numFmt w:val="bullet"/>
      <w:lvlText w:val="o"/>
      <w:lvlJc w:val="left"/>
      <w:pPr>
        <w:ind w:left="5760" w:hanging="360"/>
      </w:pPr>
      <w:rPr>
        <w:rFonts w:ascii="Courier New" w:hAnsi="Courier New" w:hint="default"/>
      </w:rPr>
    </w:lvl>
    <w:lvl w:ilvl="8" w:tplc="5E92903C">
      <w:start w:val="1"/>
      <w:numFmt w:val="bullet"/>
      <w:lvlText w:val=""/>
      <w:lvlJc w:val="left"/>
      <w:pPr>
        <w:ind w:left="6480" w:hanging="360"/>
      </w:pPr>
      <w:rPr>
        <w:rFonts w:ascii="Wingdings" w:hAnsi="Wingdings" w:hint="default"/>
      </w:rPr>
    </w:lvl>
  </w:abstractNum>
  <w:abstractNum w:abstractNumId="65" w15:restartNumberingAfterBreak="0">
    <w:nsid w:val="46654BE5"/>
    <w:multiLevelType w:val="hybridMultilevel"/>
    <w:tmpl w:val="CEEA8F20"/>
    <w:lvl w:ilvl="0" w:tplc="64BA9868">
      <w:start w:val="1"/>
      <w:numFmt w:val="bullet"/>
      <w:lvlText w:val=""/>
      <w:lvlJc w:val="left"/>
      <w:pPr>
        <w:ind w:left="720" w:hanging="360"/>
      </w:pPr>
      <w:rPr>
        <w:rFonts w:ascii="Symbol" w:hAnsi="Symbol" w:hint="default"/>
      </w:rPr>
    </w:lvl>
    <w:lvl w:ilvl="1" w:tplc="362A7208" w:tentative="1">
      <w:start w:val="1"/>
      <w:numFmt w:val="bullet"/>
      <w:lvlText w:val="o"/>
      <w:lvlJc w:val="left"/>
      <w:pPr>
        <w:ind w:left="1440" w:hanging="360"/>
      </w:pPr>
      <w:rPr>
        <w:rFonts w:ascii="Courier New" w:hAnsi="Courier New" w:hint="default"/>
      </w:rPr>
    </w:lvl>
    <w:lvl w:ilvl="2" w:tplc="3C46CD30" w:tentative="1">
      <w:start w:val="1"/>
      <w:numFmt w:val="bullet"/>
      <w:lvlText w:val=""/>
      <w:lvlJc w:val="left"/>
      <w:pPr>
        <w:ind w:left="2160" w:hanging="360"/>
      </w:pPr>
      <w:rPr>
        <w:rFonts w:ascii="Wingdings" w:hAnsi="Wingdings" w:hint="default"/>
      </w:rPr>
    </w:lvl>
    <w:lvl w:ilvl="3" w:tplc="616ABAE4" w:tentative="1">
      <w:start w:val="1"/>
      <w:numFmt w:val="bullet"/>
      <w:lvlText w:val=""/>
      <w:lvlJc w:val="left"/>
      <w:pPr>
        <w:ind w:left="2880" w:hanging="360"/>
      </w:pPr>
      <w:rPr>
        <w:rFonts w:ascii="Symbol" w:hAnsi="Symbol" w:hint="default"/>
      </w:rPr>
    </w:lvl>
    <w:lvl w:ilvl="4" w:tplc="3B1885A2" w:tentative="1">
      <w:start w:val="1"/>
      <w:numFmt w:val="bullet"/>
      <w:lvlText w:val="o"/>
      <w:lvlJc w:val="left"/>
      <w:pPr>
        <w:ind w:left="3600" w:hanging="360"/>
      </w:pPr>
      <w:rPr>
        <w:rFonts w:ascii="Courier New" w:hAnsi="Courier New" w:hint="default"/>
      </w:rPr>
    </w:lvl>
    <w:lvl w:ilvl="5" w:tplc="35CC2A08" w:tentative="1">
      <w:start w:val="1"/>
      <w:numFmt w:val="bullet"/>
      <w:lvlText w:val=""/>
      <w:lvlJc w:val="left"/>
      <w:pPr>
        <w:ind w:left="4320" w:hanging="360"/>
      </w:pPr>
      <w:rPr>
        <w:rFonts w:ascii="Wingdings" w:hAnsi="Wingdings" w:hint="default"/>
      </w:rPr>
    </w:lvl>
    <w:lvl w:ilvl="6" w:tplc="FD1226D4" w:tentative="1">
      <w:start w:val="1"/>
      <w:numFmt w:val="bullet"/>
      <w:lvlText w:val=""/>
      <w:lvlJc w:val="left"/>
      <w:pPr>
        <w:ind w:left="5040" w:hanging="360"/>
      </w:pPr>
      <w:rPr>
        <w:rFonts w:ascii="Symbol" w:hAnsi="Symbol" w:hint="default"/>
      </w:rPr>
    </w:lvl>
    <w:lvl w:ilvl="7" w:tplc="001A2502" w:tentative="1">
      <w:start w:val="1"/>
      <w:numFmt w:val="bullet"/>
      <w:lvlText w:val="o"/>
      <w:lvlJc w:val="left"/>
      <w:pPr>
        <w:ind w:left="5760" w:hanging="360"/>
      </w:pPr>
      <w:rPr>
        <w:rFonts w:ascii="Courier New" w:hAnsi="Courier New" w:hint="default"/>
      </w:rPr>
    </w:lvl>
    <w:lvl w:ilvl="8" w:tplc="0E4AACCC" w:tentative="1">
      <w:start w:val="1"/>
      <w:numFmt w:val="bullet"/>
      <w:lvlText w:val=""/>
      <w:lvlJc w:val="left"/>
      <w:pPr>
        <w:ind w:left="6480" w:hanging="360"/>
      </w:pPr>
      <w:rPr>
        <w:rFonts w:ascii="Wingdings" w:hAnsi="Wingdings" w:hint="default"/>
      </w:rPr>
    </w:lvl>
  </w:abstractNum>
  <w:abstractNum w:abstractNumId="66" w15:restartNumberingAfterBreak="0">
    <w:nsid w:val="482E0DF5"/>
    <w:multiLevelType w:val="hybridMultilevel"/>
    <w:tmpl w:val="FFFFFFFF"/>
    <w:lvl w:ilvl="0" w:tplc="B700EE08">
      <w:start w:val="1"/>
      <w:numFmt w:val="bullet"/>
      <w:lvlText w:val="·"/>
      <w:lvlJc w:val="left"/>
      <w:pPr>
        <w:ind w:left="720" w:hanging="360"/>
      </w:pPr>
      <w:rPr>
        <w:rFonts w:ascii="Symbol" w:hAnsi="Symbol" w:hint="default"/>
      </w:rPr>
    </w:lvl>
    <w:lvl w:ilvl="1" w:tplc="2B92EDFC">
      <w:start w:val="1"/>
      <w:numFmt w:val="bullet"/>
      <w:lvlText w:val="o"/>
      <w:lvlJc w:val="left"/>
      <w:pPr>
        <w:ind w:left="1440" w:hanging="360"/>
      </w:pPr>
      <w:rPr>
        <w:rFonts w:ascii="Courier New" w:hAnsi="Courier New" w:hint="default"/>
      </w:rPr>
    </w:lvl>
    <w:lvl w:ilvl="2" w:tplc="8D9ACA92">
      <w:start w:val="1"/>
      <w:numFmt w:val="bullet"/>
      <w:lvlText w:val=""/>
      <w:lvlJc w:val="left"/>
      <w:pPr>
        <w:ind w:left="2160" w:hanging="360"/>
      </w:pPr>
      <w:rPr>
        <w:rFonts w:ascii="Wingdings" w:hAnsi="Wingdings" w:hint="default"/>
      </w:rPr>
    </w:lvl>
    <w:lvl w:ilvl="3" w:tplc="E5B294EE">
      <w:start w:val="1"/>
      <w:numFmt w:val="bullet"/>
      <w:lvlText w:val=""/>
      <w:lvlJc w:val="left"/>
      <w:pPr>
        <w:ind w:left="2880" w:hanging="360"/>
      </w:pPr>
      <w:rPr>
        <w:rFonts w:ascii="Symbol" w:hAnsi="Symbol" w:hint="default"/>
      </w:rPr>
    </w:lvl>
    <w:lvl w:ilvl="4" w:tplc="D4AEB8B8">
      <w:start w:val="1"/>
      <w:numFmt w:val="bullet"/>
      <w:lvlText w:val="o"/>
      <w:lvlJc w:val="left"/>
      <w:pPr>
        <w:ind w:left="3600" w:hanging="360"/>
      </w:pPr>
      <w:rPr>
        <w:rFonts w:ascii="Courier New" w:hAnsi="Courier New" w:hint="default"/>
      </w:rPr>
    </w:lvl>
    <w:lvl w:ilvl="5" w:tplc="F0D6FACA">
      <w:start w:val="1"/>
      <w:numFmt w:val="bullet"/>
      <w:lvlText w:val=""/>
      <w:lvlJc w:val="left"/>
      <w:pPr>
        <w:ind w:left="4320" w:hanging="360"/>
      </w:pPr>
      <w:rPr>
        <w:rFonts w:ascii="Wingdings" w:hAnsi="Wingdings" w:hint="default"/>
      </w:rPr>
    </w:lvl>
    <w:lvl w:ilvl="6" w:tplc="CB38A658">
      <w:start w:val="1"/>
      <w:numFmt w:val="bullet"/>
      <w:lvlText w:val=""/>
      <w:lvlJc w:val="left"/>
      <w:pPr>
        <w:ind w:left="5040" w:hanging="360"/>
      </w:pPr>
      <w:rPr>
        <w:rFonts w:ascii="Symbol" w:hAnsi="Symbol" w:hint="default"/>
      </w:rPr>
    </w:lvl>
    <w:lvl w:ilvl="7" w:tplc="11402426">
      <w:start w:val="1"/>
      <w:numFmt w:val="bullet"/>
      <w:lvlText w:val="o"/>
      <w:lvlJc w:val="left"/>
      <w:pPr>
        <w:ind w:left="5760" w:hanging="360"/>
      </w:pPr>
      <w:rPr>
        <w:rFonts w:ascii="Courier New" w:hAnsi="Courier New" w:hint="default"/>
      </w:rPr>
    </w:lvl>
    <w:lvl w:ilvl="8" w:tplc="16DEAD04">
      <w:start w:val="1"/>
      <w:numFmt w:val="bullet"/>
      <w:lvlText w:val=""/>
      <w:lvlJc w:val="left"/>
      <w:pPr>
        <w:ind w:left="6480" w:hanging="360"/>
      </w:pPr>
      <w:rPr>
        <w:rFonts w:ascii="Wingdings" w:hAnsi="Wingdings" w:hint="default"/>
      </w:rPr>
    </w:lvl>
  </w:abstractNum>
  <w:abstractNum w:abstractNumId="67" w15:restartNumberingAfterBreak="0">
    <w:nsid w:val="4969738A"/>
    <w:multiLevelType w:val="multilevel"/>
    <w:tmpl w:val="A11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24DAF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4B338A03"/>
    <w:multiLevelType w:val="hybridMultilevel"/>
    <w:tmpl w:val="FFFFFFFF"/>
    <w:lvl w:ilvl="0" w:tplc="DB829CA6">
      <w:start w:val="1"/>
      <w:numFmt w:val="bullet"/>
      <w:lvlText w:val="-"/>
      <w:lvlJc w:val="left"/>
      <w:pPr>
        <w:ind w:left="720" w:hanging="360"/>
      </w:pPr>
      <w:rPr>
        <w:rFonts w:ascii="Aptos" w:hAnsi="Aptos" w:hint="default"/>
      </w:rPr>
    </w:lvl>
    <w:lvl w:ilvl="1" w:tplc="0F081998">
      <w:start w:val="1"/>
      <w:numFmt w:val="bullet"/>
      <w:lvlText w:val="o"/>
      <w:lvlJc w:val="left"/>
      <w:pPr>
        <w:ind w:left="1440" w:hanging="360"/>
      </w:pPr>
      <w:rPr>
        <w:rFonts w:ascii="Courier New" w:hAnsi="Courier New" w:hint="default"/>
      </w:rPr>
    </w:lvl>
    <w:lvl w:ilvl="2" w:tplc="1F02E6EA">
      <w:start w:val="1"/>
      <w:numFmt w:val="bullet"/>
      <w:lvlText w:val=""/>
      <w:lvlJc w:val="left"/>
      <w:pPr>
        <w:ind w:left="2160" w:hanging="360"/>
      </w:pPr>
      <w:rPr>
        <w:rFonts w:ascii="Wingdings" w:hAnsi="Wingdings" w:hint="default"/>
      </w:rPr>
    </w:lvl>
    <w:lvl w:ilvl="3" w:tplc="29A89484">
      <w:start w:val="1"/>
      <w:numFmt w:val="bullet"/>
      <w:lvlText w:val=""/>
      <w:lvlJc w:val="left"/>
      <w:pPr>
        <w:ind w:left="2880" w:hanging="360"/>
      </w:pPr>
      <w:rPr>
        <w:rFonts w:ascii="Symbol" w:hAnsi="Symbol" w:hint="default"/>
      </w:rPr>
    </w:lvl>
    <w:lvl w:ilvl="4" w:tplc="1C14B07E">
      <w:start w:val="1"/>
      <w:numFmt w:val="bullet"/>
      <w:lvlText w:val="o"/>
      <w:lvlJc w:val="left"/>
      <w:pPr>
        <w:ind w:left="3600" w:hanging="360"/>
      </w:pPr>
      <w:rPr>
        <w:rFonts w:ascii="Courier New" w:hAnsi="Courier New" w:hint="default"/>
      </w:rPr>
    </w:lvl>
    <w:lvl w:ilvl="5" w:tplc="6CAA22B6">
      <w:start w:val="1"/>
      <w:numFmt w:val="bullet"/>
      <w:lvlText w:val=""/>
      <w:lvlJc w:val="left"/>
      <w:pPr>
        <w:ind w:left="4320" w:hanging="360"/>
      </w:pPr>
      <w:rPr>
        <w:rFonts w:ascii="Wingdings" w:hAnsi="Wingdings" w:hint="default"/>
      </w:rPr>
    </w:lvl>
    <w:lvl w:ilvl="6" w:tplc="E4AAD64E">
      <w:start w:val="1"/>
      <w:numFmt w:val="bullet"/>
      <w:lvlText w:val=""/>
      <w:lvlJc w:val="left"/>
      <w:pPr>
        <w:ind w:left="5040" w:hanging="360"/>
      </w:pPr>
      <w:rPr>
        <w:rFonts w:ascii="Symbol" w:hAnsi="Symbol" w:hint="default"/>
      </w:rPr>
    </w:lvl>
    <w:lvl w:ilvl="7" w:tplc="F284426E">
      <w:start w:val="1"/>
      <w:numFmt w:val="bullet"/>
      <w:lvlText w:val="o"/>
      <w:lvlJc w:val="left"/>
      <w:pPr>
        <w:ind w:left="5760" w:hanging="360"/>
      </w:pPr>
      <w:rPr>
        <w:rFonts w:ascii="Courier New" w:hAnsi="Courier New" w:hint="default"/>
      </w:rPr>
    </w:lvl>
    <w:lvl w:ilvl="8" w:tplc="0AA4B262">
      <w:start w:val="1"/>
      <w:numFmt w:val="bullet"/>
      <w:lvlText w:val=""/>
      <w:lvlJc w:val="left"/>
      <w:pPr>
        <w:ind w:left="6480" w:hanging="360"/>
      </w:pPr>
      <w:rPr>
        <w:rFonts w:ascii="Wingdings" w:hAnsi="Wingdings" w:hint="default"/>
      </w:rPr>
    </w:lvl>
  </w:abstractNum>
  <w:abstractNum w:abstractNumId="70" w15:restartNumberingAfterBreak="0">
    <w:nsid w:val="4C9D6E7D"/>
    <w:multiLevelType w:val="hybridMultilevel"/>
    <w:tmpl w:val="F190B602"/>
    <w:lvl w:ilvl="0" w:tplc="42460616">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71" w15:restartNumberingAfterBreak="0">
    <w:nsid w:val="4EEA3F15"/>
    <w:multiLevelType w:val="hybridMultilevel"/>
    <w:tmpl w:val="AE06B65A"/>
    <w:lvl w:ilvl="0" w:tplc="0EC88E8C">
      <w:start w:val="1"/>
      <w:numFmt w:val="bullet"/>
      <w:lvlText w:val=""/>
      <w:lvlJc w:val="left"/>
      <w:pPr>
        <w:ind w:left="360" w:hanging="360"/>
      </w:pPr>
      <w:rPr>
        <w:rFonts w:ascii="Symbol" w:hAnsi="Symbol" w:hint="default"/>
      </w:rPr>
    </w:lvl>
    <w:lvl w:ilvl="1" w:tplc="FE8A9A60" w:tentative="1">
      <w:start w:val="1"/>
      <w:numFmt w:val="bullet"/>
      <w:lvlText w:val="o"/>
      <w:lvlJc w:val="left"/>
      <w:pPr>
        <w:ind w:left="1080" w:hanging="360"/>
      </w:pPr>
      <w:rPr>
        <w:rFonts w:ascii="Courier New" w:hAnsi="Courier New" w:hint="default"/>
      </w:rPr>
    </w:lvl>
    <w:lvl w:ilvl="2" w:tplc="B9BABDB0" w:tentative="1">
      <w:start w:val="1"/>
      <w:numFmt w:val="bullet"/>
      <w:lvlText w:val=""/>
      <w:lvlJc w:val="left"/>
      <w:pPr>
        <w:ind w:left="1800" w:hanging="360"/>
      </w:pPr>
      <w:rPr>
        <w:rFonts w:ascii="Wingdings" w:hAnsi="Wingdings" w:hint="default"/>
      </w:rPr>
    </w:lvl>
    <w:lvl w:ilvl="3" w:tplc="BF1C2B74" w:tentative="1">
      <w:start w:val="1"/>
      <w:numFmt w:val="bullet"/>
      <w:lvlText w:val=""/>
      <w:lvlJc w:val="left"/>
      <w:pPr>
        <w:ind w:left="2520" w:hanging="360"/>
      </w:pPr>
      <w:rPr>
        <w:rFonts w:ascii="Symbol" w:hAnsi="Symbol" w:hint="default"/>
      </w:rPr>
    </w:lvl>
    <w:lvl w:ilvl="4" w:tplc="80BC10E8" w:tentative="1">
      <w:start w:val="1"/>
      <w:numFmt w:val="bullet"/>
      <w:lvlText w:val="o"/>
      <w:lvlJc w:val="left"/>
      <w:pPr>
        <w:ind w:left="3240" w:hanging="360"/>
      </w:pPr>
      <w:rPr>
        <w:rFonts w:ascii="Courier New" w:hAnsi="Courier New" w:hint="default"/>
      </w:rPr>
    </w:lvl>
    <w:lvl w:ilvl="5" w:tplc="FA9AA65C" w:tentative="1">
      <w:start w:val="1"/>
      <w:numFmt w:val="bullet"/>
      <w:lvlText w:val=""/>
      <w:lvlJc w:val="left"/>
      <w:pPr>
        <w:ind w:left="3960" w:hanging="360"/>
      </w:pPr>
      <w:rPr>
        <w:rFonts w:ascii="Wingdings" w:hAnsi="Wingdings" w:hint="default"/>
      </w:rPr>
    </w:lvl>
    <w:lvl w:ilvl="6" w:tplc="9334ACFA" w:tentative="1">
      <w:start w:val="1"/>
      <w:numFmt w:val="bullet"/>
      <w:lvlText w:val=""/>
      <w:lvlJc w:val="left"/>
      <w:pPr>
        <w:ind w:left="4680" w:hanging="360"/>
      </w:pPr>
      <w:rPr>
        <w:rFonts w:ascii="Symbol" w:hAnsi="Symbol" w:hint="default"/>
      </w:rPr>
    </w:lvl>
    <w:lvl w:ilvl="7" w:tplc="6EA2C9B6" w:tentative="1">
      <w:start w:val="1"/>
      <w:numFmt w:val="bullet"/>
      <w:lvlText w:val="o"/>
      <w:lvlJc w:val="left"/>
      <w:pPr>
        <w:ind w:left="5400" w:hanging="360"/>
      </w:pPr>
      <w:rPr>
        <w:rFonts w:ascii="Courier New" w:hAnsi="Courier New" w:hint="default"/>
      </w:rPr>
    </w:lvl>
    <w:lvl w:ilvl="8" w:tplc="E9284A88" w:tentative="1">
      <w:start w:val="1"/>
      <w:numFmt w:val="bullet"/>
      <w:lvlText w:val=""/>
      <w:lvlJc w:val="left"/>
      <w:pPr>
        <w:ind w:left="6120" w:hanging="360"/>
      </w:pPr>
      <w:rPr>
        <w:rFonts w:ascii="Wingdings" w:hAnsi="Wingdings" w:hint="default"/>
      </w:rPr>
    </w:lvl>
  </w:abstractNum>
  <w:abstractNum w:abstractNumId="72" w15:restartNumberingAfterBreak="0">
    <w:nsid w:val="4FB226DB"/>
    <w:multiLevelType w:val="hybridMultilevel"/>
    <w:tmpl w:val="FFFFFFFF"/>
    <w:lvl w:ilvl="0" w:tplc="B8588EF6">
      <w:start w:val="1"/>
      <w:numFmt w:val="bullet"/>
      <w:lvlText w:val="-"/>
      <w:lvlJc w:val="left"/>
      <w:pPr>
        <w:ind w:left="720" w:hanging="360"/>
      </w:pPr>
      <w:rPr>
        <w:rFonts w:ascii="Aptos" w:hAnsi="Aptos" w:hint="default"/>
      </w:rPr>
    </w:lvl>
    <w:lvl w:ilvl="1" w:tplc="16F03A3C">
      <w:start w:val="1"/>
      <w:numFmt w:val="bullet"/>
      <w:lvlText w:val="o"/>
      <w:lvlJc w:val="left"/>
      <w:pPr>
        <w:ind w:left="1440" w:hanging="360"/>
      </w:pPr>
      <w:rPr>
        <w:rFonts w:ascii="Courier New" w:hAnsi="Courier New" w:hint="default"/>
      </w:rPr>
    </w:lvl>
    <w:lvl w:ilvl="2" w:tplc="597A274C">
      <w:start w:val="1"/>
      <w:numFmt w:val="bullet"/>
      <w:lvlText w:val=""/>
      <w:lvlJc w:val="left"/>
      <w:pPr>
        <w:ind w:left="2160" w:hanging="360"/>
      </w:pPr>
      <w:rPr>
        <w:rFonts w:ascii="Wingdings" w:hAnsi="Wingdings" w:hint="default"/>
      </w:rPr>
    </w:lvl>
    <w:lvl w:ilvl="3" w:tplc="FEC20348">
      <w:start w:val="1"/>
      <w:numFmt w:val="bullet"/>
      <w:lvlText w:val=""/>
      <w:lvlJc w:val="left"/>
      <w:pPr>
        <w:ind w:left="2880" w:hanging="360"/>
      </w:pPr>
      <w:rPr>
        <w:rFonts w:ascii="Symbol" w:hAnsi="Symbol" w:hint="default"/>
      </w:rPr>
    </w:lvl>
    <w:lvl w:ilvl="4" w:tplc="617683D8">
      <w:start w:val="1"/>
      <w:numFmt w:val="bullet"/>
      <w:lvlText w:val="o"/>
      <w:lvlJc w:val="left"/>
      <w:pPr>
        <w:ind w:left="3600" w:hanging="360"/>
      </w:pPr>
      <w:rPr>
        <w:rFonts w:ascii="Courier New" w:hAnsi="Courier New" w:hint="default"/>
      </w:rPr>
    </w:lvl>
    <w:lvl w:ilvl="5" w:tplc="5E0425C8">
      <w:start w:val="1"/>
      <w:numFmt w:val="bullet"/>
      <w:lvlText w:val=""/>
      <w:lvlJc w:val="left"/>
      <w:pPr>
        <w:ind w:left="4320" w:hanging="360"/>
      </w:pPr>
      <w:rPr>
        <w:rFonts w:ascii="Wingdings" w:hAnsi="Wingdings" w:hint="default"/>
      </w:rPr>
    </w:lvl>
    <w:lvl w:ilvl="6" w:tplc="CCEC2EA0">
      <w:start w:val="1"/>
      <w:numFmt w:val="bullet"/>
      <w:lvlText w:val=""/>
      <w:lvlJc w:val="left"/>
      <w:pPr>
        <w:ind w:left="5040" w:hanging="360"/>
      </w:pPr>
      <w:rPr>
        <w:rFonts w:ascii="Symbol" w:hAnsi="Symbol" w:hint="default"/>
      </w:rPr>
    </w:lvl>
    <w:lvl w:ilvl="7" w:tplc="0F048700">
      <w:start w:val="1"/>
      <w:numFmt w:val="bullet"/>
      <w:lvlText w:val="o"/>
      <w:lvlJc w:val="left"/>
      <w:pPr>
        <w:ind w:left="5760" w:hanging="360"/>
      </w:pPr>
      <w:rPr>
        <w:rFonts w:ascii="Courier New" w:hAnsi="Courier New" w:hint="default"/>
      </w:rPr>
    </w:lvl>
    <w:lvl w:ilvl="8" w:tplc="9970F7F2">
      <w:start w:val="1"/>
      <w:numFmt w:val="bullet"/>
      <w:lvlText w:val=""/>
      <w:lvlJc w:val="left"/>
      <w:pPr>
        <w:ind w:left="6480" w:hanging="360"/>
      </w:pPr>
      <w:rPr>
        <w:rFonts w:ascii="Wingdings" w:hAnsi="Wingdings" w:hint="default"/>
      </w:rPr>
    </w:lvl>
  </w:abstractNum>
  <w:abstractNum w:abstractNumId="73" w15:restartNumberingAfterBreak="0">
    <w:nsid w:val="51097CCF"/>
    <w:multiLevelType w:val="hybridMultilevel"/>
    <w:tmpl w:val="13307DF4"/>
    <w:lvl w:ilvl="0" w:tplc="2ADEFBDA">
      <w:start w:val="1"/>
      <w:numFmt w:val="bullet"/>
      <w:pStyle w:val="bullets"/>
      <w:lvlText w:val="▪"/>
      <w:lvlJc w:val="left"/>
      <w:pPr>
        <w:tabs>
          <w:tab w:val="num" w:pos="624"/>
        </w:tabs>
        <w:ind w:left="624" w:hanging="267"/>
      </w:pPr>
      <w:rPr>
        <w:rFonts w:ascii="Arial" w:hAnsi="Arial" w:hint="default"/>
        <w:b w:val="0"/>
        <w:i w:val="0"/>
        <w:sz w:val="20"/>
        <w:szCs w:val="20"/>
      </w:rPr>
    </w:lvl>
    <w:lvl w:ilvl="1" w:tplc="74821806" w:tentative="1">
      <w:start w:val="1"/>
      <w:numFmt w:val="bullet"/>
      <w:lvlText w:val="o"/>
      <w:lvlJc w:val="left"/>
      <w:pPr>
        <w:tabs>
          <w:tab w:val="num" w:pos="1440"/>
        </w:tabs>
        <w:ind w:left="1440" w:hanging="360"/>
      </w:pPr>
      <w:rPr>
        <w:rFonts w:ascii="Courier New" w:hAnsi="Courier New" w:hint="default"/>
      </w:rPr>
    </w:lvl>
    <w:lvl w:ilvl="2" w:tplc="E90E59B8" w:tentative="1">
      <w:start w:val="1"/>
      <w:numFmt w:val="bullet"/>
      <w:lvlText w:val=""/>
      <w:lvlJc w:val="left"/>
      <w:pPr>
        <w:tabs>
          <w:tab w:val="num" w:pos="2160"/>
        </w:tabs>
        <w:ind w:left="2160" w:hanging="360"/>
      </w:pPr>
      <w:rPr>
        <w:rFonts w:ascii="Wingdings" w:hAnsi="Wingdings" w:hint="default"/>
      </w:rPr>
    </w:lvl>
    <w:lvl w:ilvl="3" w:tplc="46C8BC28" w:tentative="1">
      <w:start w:val="1"/>
      <w:numFmt w:val="bullet"/>
      <w:lvlText w:val=""/>
      <w:lvlJc w:val="left"/>
      <w:pPr>
        <w:tabs>
          <w:tab w:val="num" w:pos="2880"/>
        </w:tabs>
        <w:ind w:left="2880" w:hanging="360"/>
      </w:pPr>
      <w:rPr>
        <w:rFonts w:ascii="Symbol" w:hAnsi="Symbol" w:hint="default"/>
      </w:rPr>
    </w:lvl>
    <w:lvl w:ilvl="4" w:tplc="EA6A80DE" w:tentative="1">
      <w:start w:val="1"/>
      <w:numFmt w:val="bullet"/>
      <w:lvlText w:val="o"/>
      <w:lvlJc w:val="left"/>
      <w:pPr>
        <w:tabs>
          <w:tab w:val="num" w:pos="3600"/>
        </w:tabs>
        <w:ind w:left="3600" w:hanging="360"/>
      </w:pPr>
      <w:rPr>
        <w:rFonts w:ascii="Courier New" w:hAnsi="Courier New" w:hint="default"/>
      </w:rPr>
    </w:lvl>
    <w:lvl w:ilvl="5" w:tplc="613C8E12" w:tentative="1">
      <w:start w:val="1"/>
      <w:numFmt w:val="bullet"/>
      <w:lvlText w:val=""/>
      <w:lvlJc w:val="left"/>
      <w:pPr>
        <w:tabs>
          <w:tab w:val="num" w:pos="4320"/>
        </w:tabs>
        <w:ind w:left="4320" w:hanging="360"/>
      </w:pPr>
      <w:rPr>
        <w:rFonts w:ascii="Wingdings" w:hAnsi="Wingdings" w:hint="default"/>
      </w:rPr>
    </w:lvl>
    <w:lvl w:ilvl="6" w:tplc="BFD86350" w:tentative="1">
      <w:start w:val="1"/>
      <w:numFmt w:val="bullet"/>
      <w:lvlText w:val=""/>
      <w:lvlJc w:val="left"/>
      <w:pPr>
        <w:tabs>
          <w:tab w:val="num" w:pos="5040"/>
        </w:tabs>
        <w:ind w:left="5040" w:hanging="360"/>
      </w:pPr>
      <w:rPr>
        <w:rFonts w:ascii="Symbol" w:hAnsi="Symbol" w:hint="default"/>
      </w:rPr>
    </w:lvl>
    <w:lvl w:ilvl="7" w:tplc="8C867928" w:tentative="1">
      <w:start w:val="1"/>
      <w:numFmt w:val="bullet"/>
      <w:lvlText w:val="o"/>
      <w:lvlJc w:val="left"/>
      <w:pPr>
        <w:tabs>
          <w:tab w:val="num" w:pos="5760"/>
        </w:tabs>
        <w:ind w:left="5760" w:hanging="360"/>
      </w:pPr>
      <w:rPr>
        <w:rFonts w:ascii="Courier New" w:hAnsi="Courier New" w:hint="default"/>
      </w:rPr>
    </w:lvl>
    <w:lvl w:ilvl="8" w:tplc="4E5C7D30"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10B6EFC"/>
    <w:multiLevelType w:val="hybridMultilevel"/>
    <w:tmpl w:val="FFFFFFFF"/>
    <w:lvl w:ilvl="0" w:tplc="8D8A527A">
      <w:start w:val="1"/>
      <w:numFmt w:val="bullet"/>
      <w:lvlText w:val=""/>
      <w:lvlJc w:val="left"/>
      <w:pPr>
        <w:ind w:left="720" w:hanging="360"/>
      </w:pPr>
      <w:rPr>
        <w:rFonts w:ascii="Symbol" w:hAnsi="Symbol" w:hint="default"/>
      </w:rPr>
    </w:lvl>
    <w:lvl w:ilvl="1" w:tplc="956CF74C">
      <w:start w:val="1"/>
      <w:numFmt w:val="bullet"/>
      <w:lvlText w:val="o"/>
      <w:lvlJc w:val="left"/>
      <w:pPr>
        <w:ind w:left="1440" w:hanging="360"/>
      </w:pPr>
      <w:rPr>
        <w:rFonts w:ascii="Courier New" w:hAnsi="Courier New" w:hint="default"/>
      </w:rPr>
    </w:lvl>
    <w:lvl w:ilvl="2" w:tplc="CA9C35B6">
      <w:start w:val="1"/>
      <w:numFmt w:val="bullet"/>
      <w:lvlText w:val=""/>
      <w:lvlJc w:val="left"/>
      <w:pPr>
        <w:ind w:left="2160" w:hanging="360"/>
      </w:pPr>
      <w:rPr>
        <w:rFonts w:ascii="Wingdings" w:hAnsi="Wingdings" w:hint="default"/>
      </w:rPr>
    </w:lvl>
    <w:lvl w:ilvl="3" w:tplc="00228F34">
      <w:start w:val="1"/>
      <w:numFmt w:val="bullet"/>
      <w:lvlText w:val=""/>
      <w:lvlJc w:val="left"/>
      <w:pPr>
        <w:ind w:left="2880" w:hanging="360"/>
      </w:pPr>
      <w:rPr>
        <w:rFonts w:ascii="Symbol" w:hAnsi="Symbol" w:hint="default"/>
      </w:rPr>
    </w:lvl>
    <w:lvl w:ilvl="4" w:tplc="4AC852D4">
      <w:start w:val="1"/>
      <w:numFmt w:val="bullet"/>
      <w:lvlText w:val="o"/>
      <w:lvlJc w:val="left"/>
      <w:pPr>
        <w:ind w:left="3600" w:hanging="360"/>
      </w:pPr>
      <w:rPr>
        <w:rFonts w:ascii="Courier New" w:hAnsi="Courier New" w:hint="default"/>
      </w:rPr>
    </w:lvl>
    <w:lvl w:ilvl="5" w:tplc="0FC090B8">
      <w:start w:val="1"/>
      <w:numFmt w:val="bullet"/>
      <w:lvlText w:val=""/>
      <w:lvlJc w:val="left"/>
      <w:pPr>
        <w:ind w:left="4320" w:hanging="360"/>
      </w:pPr>
      <w:rPr>
        <w:rFonts w:ascii="Wingdings" w:hAnsi="Wingdings" w:hint="default"/>
      </w:rPr>
    </w:lvl>
    <w:lvl w:ilvl="6" w:tplc="7C1CCFBE">
      <w:start w:val="1"/>
      <w:numFmt w:val="bullet"/>
      <w:lvlText w:val=""/>
      <w:lvlJc w:val="left"/>
      <w:pPr>
        <w:ind w:left="5040" w:hanging="360"/>
      </w:pPr>
      <w:rPr>
        <w:rFonts w:ascii="Symbol" w:hAnsi="Symbol" w:hint="default"/>
      </w:rPr>
    </w:lvl>
    <w:lvl w:ilvl="7" w:tplc="382C4A72">
      <w:start w:val="1"/>
      <w:numFmt w:val="bullet"/>
      <w:lvlText w:val="o"/>
      <w:lvlJc w:val="left"/>
      <w:pPr>
        <w:ind w:left="5760" w:hanging="360"/>
      </w:pPr>
      <w:rPr>
        <w:rFonts w:ascii="Courier New" w:hAnsi="Courier New" w:hint="default"/>
      </w:rPr>
    </w:lvl>
    <w:lvl w:ilvl="8" w:tplc="7EA4B678">
      <w:start w:val="1"/>
      <w:numFmt w:val="bullet"/>
      <w:lvlText w:val=""/>
      <w:lvlJc w:val="left"/>
      <w:pPr>
        <w:ind w:left="6480" w:hanging="360"/>
      </w:pPr>
      <w:rPr>
        <w:rFonts w:ascii="Wingdings" w:hAnsi="Wingdings" w:hint="default"/>
      </w:rPr>
    </w:lvl>
  </w:abstractNum>
  <w:abstractNum w:abstractNumId="75" w15:restartNumberingAfterBreak="0">
    <w:nsid w:val="524AF881"/>
    <w:multiLevelType w:val="hybridMultilevel"/>
    <w:tmpl w:val="12D83198"/>
    <w:lvl w:ilvl="0" w:tplc="123E2CDE">
      <w:start w:val="1"/>
      <w:numFmt w:val="decimal"/>
      <w:lvlText w:val="%1."/>
      <w:lvlJc w:val="left"/>
      <w:pPr>
        <w:ind w:left="720" w:hanging="360"/>
      </w:pPr>
    </w:lvl>
    <w:lvl w:ilvl="1" w:tplc="86725748">
      <w:start w:val="1"/>
      <w:numFmt w:val="lowerLetter"/>
      <w:lvlText w:val="%2."/>
      <w:lvlJc w:val="left"/>
      <w:pPr>
        <w:ind w:left="1440" w:hanging="360"/>
      </w:pPr>
    </w:lvl>
    <w:lvl w:ilvl="2" w:tplc="C996FC8A">
      <w:start w:val="1"/>
      <w:numFmt w:val="lowerRoman"/>
      <w:lvlText w:val="%3."/>
      <w:lvlJc w:val="right"/>
      <w:pPr>
        <w:ind w:left="2160" w:hanging="180"/>
      </w:pPr>
    </w:lvl>
    <w:lvl w:ilvl="3" w:tplc="CF545C74">
      <w:start w:val="1"/>
      <w:numFmt w:val="decimal"/>
      <w:lvlText w:val="%4."/>
      <w:lvlJc w:val="left"/>
      <w:pPr>
        <w:ind w:left="2880" w:hanging="360"/>
      </w:pPr>
    </w:lvl>
    <w:lvl w:ilvl="4" w:tplc="444CA76E">
      <w:start w:val="1"/>
      <w:numFmt w:val="lowerLetter"/>
      <w:lvlText w:val="%5."/>
      <w:lvlJc w:val="left"/>
      <w:pPr>
        <w:ind w:left="3600" w:hanging="360"/>
      </w:pPr>
    </w:lvl>
    <w:lvl w:ilvl="5" w:tplc="9934CA22">
      <w:start w:val="1"/>
      <w:numFmt w:val="lowerRoman"/>
      <w:lvlText w:val="%6."/>
      <w:lvlJc w:val="right"/>
      <w:pPr>
        <w:ind w:left="4320" w:hanging="180"/>
      </w:pPr>
    </w:lvl>
    <w:lvl w:ilvl="6" w:tplc="0510B33C">
      <w:start w:val="1"/>
      <w:numFmt w:val="decimal"/>
      <w:lvlText w:val="%7."/>
      <w:lvlJc w:val="left"/>
      <w:pPr>
        <w:ind w:left="5040" w:hanging="360"/>
      </w:pPr>
    </w:lvl>
    <w:lvl w:ilvl="7" w:tplc="B7AE2D90">
      <w:start w:val="1"/>
      <w:numFmt w:val="lowerLetter"/>
      <w:lvlText w:val="%8."/>
      <w:lvlJc w:val="left"/>
      <w:pPr>
        <w:ind w:left="5760" w:hanging="360"/>
      </w:pPr>
    </w:lvl>
    <w:lvl w:ilvl="8" w:tplc="526EA7E2">
      <w:start w:val="1"/>
      <w:numFmt w:val="lowerRoman"/>
      <w:lvlText w:val="%9."/>
      <w:lvlJc w:val="right"/>
      <w:pPr>
        <w:ind w:left="6480" w:hanging="180"/>
      </w:pPr>
    </w:lvl>
  </w:abstractNum>
  <w:abstractNum w:abstractNumId="76" w15:restartNumberingAfterBreak="0">
    <w:nsid w:val="52CA544A"/>
    <w:multiLevelType w:val="singleLevel"/>
    <w:tmpl w:val="0D3C1AB2"/>
    <w:lvl w:ilvl="0">
      <w:start w:val="1"/>
      <w:numFmt w:val="decimal"/>
      <w:pStyle w:val="references0"/>
      <w:lvlText w:val="[%1]"/>
      <w:lvlJc w:val="left"/>
      <w:pPr>
        <w:tabs>
          <w:tab w:val="num" w:pos="360"/>
        </w:tabs>
        <w:ind w:left="360" w:hanging="360"/>
      </w:pPr>
      <w:rPr>
        <w:rFonts w:ascii="Times New Roman" w:hAnsi="Times New Roman" w:hint="default"/>
        <w:b w:val="0"/>
        <w:i w:val="0"/>
        <w:snapToGrid/>
        <w:color w:val="auto"/>
        <w:spacing w:val="0"/>
        <w:w w:val="100"/>
        <w:kern w:val="0"/>
        <w:position w:val="0"/>
        <w:sz w:val="18"/>
        <w:szCs w:val="18"/>
        <w:u w:val="none"/>
        <w:effect w:val="none"/>
        <w:em w:val="none"/>
      </w:rPr>
    </w:lvl>
  </w:abstractNum>
  <w:abstractNum w:abstractNumId="77" w15:restartNumberingAfterBreak="0">
    <w:nsid w:val="5308770C"/>
    <w:multiLevelType w:val="hybridMultilevel"/>
    <w:tmpl w:val="FFFFFFFF"/>
    <w:lvl w:ilvl="0" w:tplc="7A7A1EB6">
      <w:start w:val="1"/>
      <w:numFmt w:val="decimal"/>
      <w:lvlText w:val="%1."/>
      <w:lvlJc w:val="left"/>
      <w:pPr>
        <w:ind w:left="720" w:hanging="360"/>
      </w:pPr>
    </w:lvl>
    <w:lvl w:ilvl="1" w:tplc="A034825E">
      <w:start w:val="1"/>
      <w:numFmt w:val="lowerLetter"/>
      <w:lvlText w:val="%2."/>
      <w:lvlJc w:val="left"/>
      <w:pPr>
        <w:ind w:left="1440" w:hanging="360"/>
      </w:pPr>
    </w:lvl>
    <w:lvl w:ilvl="2" w:tplc="E62CDA9C">
      <w:start w:val="1"/>
      <w:numFmt w:val="lowerRoman"/>
      <w:lvlText w:val="%3."/>
      <w:lvlJc w:val="right"/>
      <w:pPr>
        <w:ind w:left="2160" w:hanging="180"/>
      </w:pPr>
    </w:lvl>
    <w:lvl w:ilvl="3" w:tplc="4522B1A4">
      <w:start w:val="1"/>
      <w:numFmt w:val="decimal"/>
      <w:lvlText w:val="%4."/>
      <w:lvlJc w:val="left"/>
      <w:pPr>
        <w:ind w:left="2880" w:hanging="360"/>
      </w:pPr>
    </w:lvl>
    <w:lvl w:ilvl="4" w:tplc="93048A90">
      <w:start w:val="1"/>
      <w:numFmt w:val="lowerLetter"/>
      <w:lvlText w:val="%5."/>
      <w:lvlJc w:val="left"/>
      <w:pPr>
        <w:ind w:left="3600" w:hanging="360"/>
      </w:pPr>
    </w:lvl>
    <w:lvl w:ilvl="5" w:tplc="301E6ED0">
      <w:start w:val="1"/>
      <w:numFmt w:val="lowerRoman"/>
      <w:lvlText w:val="%6."/>
      <w:lvlJc w:val="right"/>
      <w:pPr>
        <w:ind w:left="4320" w:hanging="180"/>
      </w:pPr>
    </w:lvl>
    <w:lvl w:ilvl="6" w:tplc="85D81526">
      <w:start w:val="1"/>
      <w:numFmt w:val="decimal"/>
      <w:lvlText w:val="%7."/>
      <w:lvlJc w:val="left"/>
      <w:pPr>
        <w:ind w:left="5040" w:hanging="360"/>
      </w:pPr>
    </w:lvl>
    <w:lvl w:ilvl="7" w:tplc="DA28D7AC">
      <w:start w:val="1"/>
      <w:numFmt w:val="lowerLetter"/>
      <w:lvlText w:val="%8."/>
      <w:lvlJc w:val="left"/>
      <w:pPr>
        <w:ind w:left="5760" w:hanging="360"/>
      </w:pPr>
    </w:lvl>
    <w:lvl w:ilvl="8" w:tplc="7EAAA546">
      <w:start w:val="1"/>
      <w:numFmt w:val="lowerRoman"/>
      <w:lvlText w:val="%9."/>
      <w:lvlJc w:val="right"/>
      <w:pPr>
        <w:ind w:left="6480" w:hanging="180"/>
      </w:pPr>
    </w:lvl>
  </w:abstractNum>
  <w:abstractNum w:abstractNumId="78" w15:restartNumberingAfterBreak="0">
    <w:nsid w:val="54E05672"/>
    <w:multiLevelType w:val="multilevel"/>
    <w:tmpl w:val="2F1002AE"/>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558E6859"/>
    <w:multiLevelType w:val="hybridMultilevel"/>
    <w:tmpl w:val="5E0A41FA"/>
    <w:lvl w:ilvl="0" w:tplc="AFD40524">
      <w:start w:val="1"/>
      <w:numFmt w:val="bullet"/>
      <w:pStyle w:val="subbullet"/>
      <w:lvlText w:val="-"/>
      <w:lvlJc w:val="left"/>
      <w:pPr>
        <w:tabs>
          <w:tab w:val="num" w:pos="907"/>
        </w:tabs>
        <w:ind w:left="907" w:hanging="283"/>
      </w:pPr>
      <w:rPr>
        <w:rFonts w:ascii="Arial" w:hAnsi="Arial" w:hint="default"/>
        <w:b w:val="0"/>
        <w:i w:val="0"/>
        <w:sz w:val="20"/>
        <w:szCs w:val="20"/>
      </w:rPr>
    </w:lvl>
    <w:lvl w:ilvl="1" w:tplc="822A17C6" w:tentative="1">
      <w:start w:val="1"/>
      <w:numFmt w:val="bullet"/>
      <w:lvlText w:val="o"/>
      <w:lvlJc w:val="left"/>
      <w:pPr>
        <w:tabs>
          <w:tab w:val="num" w:pos="1440"/>
        </w:tabs>
        <w:ind w:left="1440" w:hanging="360"/>
      </w:pPr>
      <w:rPr>
        <w:rFonts w:ascii="Courier New" w:hAnsi="Courier New" w:hint="default"/>
      </w:rPr>
    </w:lvl>
    <w:lvl w:ilvl="2" w:tplc="5696249E" w:tentative="1">
      <w:start w:val="1"/>
      <w:numFmt w:val="bullet"/>
      <w:lvlText w:val=""/>
      <w:lvlJc w:val="left"/>
      <w:pPr>
        <w:tabs>
          <w:tab w:val="num" w:pos="2160"/>
        </w:tabs>
        <w:ind w:left="2160" w:hanging="360"/>
      </w:pPr>
      <w:rPr>
        <w:rFonts w:ascii="Wingdings" w:hAnsi="Wingdings" w:hint="default"/>
      </w:rPr>
    </w:lvl>
    <w:lvl w:ilvl="3" w:tplc="3440C3A6" w:tentative="1">
      <w:start w:val="1"/>
      <w:numFmt w:val="bullet"/>
      <w:lvlText w:val=""/>
      <w:lvlJc w:val="left"/>
      <w:pPr>
        <w:tabs>
          <w:tab w:val="num" w:pos="2880"/>
        </w:tabs>
        <w:ind w:left="2880" w:hanging="360"/>
      </w:pPr>
      <w:rPr>
        <w:rFonts w:ascii="Symbol" w:hAnsi="Symbol" w:hint="default"/>
      </w:rPr>
    </w:lvl>
    <w:lvl w:ilvl="4" w:tplc="72A000A4" w:tentative="1">
      <w:start w:val="1"/>
      <w:numFmt w:val="bullet"/>
      <w:lvlText w:val="o"/>
      <w:lvlJc w:val="left"/>
      <w:pPr>
        <w:tabs>
          <w:tab w:val="num" w:pos="3600"/>
        </w:tabs>
        <w:ind w:left="3600" w:hanging="360"/>
      </w:pPr>
      <w:rPr>
        <w:rFonts w:ascii="Courier New" w:hAnsi="Courier New" w:hint="default"/>
      </w:rPr>
    </w:lvl>
    <w:lvl w:ilvl="5" w:tplc="DDC21E9E" w:tentative="1">
      <w:start w:val="1"/>
      <w:numFmt w:val="bullet"/>
      <w:lvlText w:val=""/>
      <w:lvlJc w:val="left"/>
      <w:pPr>
        <w:tabs>
          <w:tab w:val="num" w:pos="4320"/>
        </w:tabs>
        <w:ind w:left="4320" w:hanging="360"/>
      </w:pPr>
      <w:rPr>
        <w:rFonts w:ascii="Wingdings" w:hAnsi="Wingdings" w:hint="default"/>
      </w:rPr>
    </w:lvl>
    <w:lvl w:ilvl="6" w:tplc="16C29632" w:tentative="1">
      <w:start w:val="1"/>
      <w:numFmt w:val="bullet"/>
      <w:lvlText w:val=""/>
      <w:lvlJc w:val="left"/>
      <w:pPr>
        <w:tabs>
          <w:tab w:val="num" w:pos="5040"/>
        </w:tabs>
        <w:ind w:left="5040" w:hanging="360"/>
      </w:pPr>
      <w:rPr>
        <w:rFonts w:ascii="Symbol" w:hAnsi="Symbol" w:hint="default"/>
      </w:rPr>
    </w:lvl>
    <w:lvl w:ilvl="7" w:tplc="A1D033D6" w:tentative="1">
      <w:start w:val="1"/>
      <w:numFmt w:val="bullet"/>
      <w:lvlText w:val="o"/>
      <w:lvlJc w:val="left"/>
      <w:pPr>
        <w:tabs>
          <w:tab w:val="num" w:pos="5760"/>
        </w:tabs>
        <w:ind w:left="5760" w:hanging="360"/>
      </w:pPr>
      <w:rPr>
        <w:rFonts w:ascii="Courier New" w:hAnsi="Courier New" w:hint="default"/>
      </w:rPr>
    </w:lvl>
    <w:lvl w:ilvl="8" w:tplc="0372AF80"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64C9F34"/>
    <w:multiLevelType w:val="hybridMultilevel"/>
    <w:tmpl w:val="FFFFFFFF"/>
    <w:lvl w:ilvl="0" w:tplc="A53465B0">
      <w:start w:val="1"/>
      <w:numFmt w:val="bullet"/>
      <w:lvlText w:val=""/>
      <w:lvlJc w:val="left"/>
      <w:pPr>
        <w:ind w:left="720" w:hanging="360"/>
      </w:pPr>
      <w:rPr>
        <w:rFonts w:ascii="Symbol" w:hAnsi="Symbol" w:hint="default"/>
      </w:rPr>
    </w:lvl>
    <w:lvl w:ilvl="1" w:tplc="A9046F8E">
      <w:start w:val="1"/>
      <w:numFmt w:val="bullet"/>
      <w:lvlText w:val="o"/>
      <w:lvlJc w:val="left"/>
      <w:pPr>
        <w:ind w:left="1440" w:hanging="360"/>
      </w:pPr>
      <w:rPr>
        <w:rFonts w:ascii="Courier New" w:hAnsi="Courier New" w:hint="default"/>
      </w:rPr>
    </w:lvl>
    <w:lvl w:ilvl="2" w:tplc="369699B0">
      <w:start w:val="1"/>
      <w:numFmt w:val="bullet"/>
      <w:lvlText w:val=""/>
      <w:lvlJc w:val="left"/>
      <w:pPr>
        <w:ind w:left="2160" w:hanging="360"/>
      </w:pPr>
      <w:rPr>
        <w:rFonts w:ascii="Wingdings" w:hAnsi="Wingdings" w:hint="default"/>
      </w:rPr>
    </w:lvl>
    <w:lvl w:ilvl="3" w:tplc="8C343F94">
      <w:start w:val="1"/>
      <w:numFmt w:val="bullet"/>
      <w:lvlText w:val=""/>
      <w:lvlJc w:val="left"/>
      <w:pPr>
        <w:ind w:left="2880" w:hanging="360"/>
      </w:pPr>
      <w:rPr>
        <w:rFonts w:ascii="Symbol" w:hAnsi="Symbol" w:hint="default"/>
      </w:rPr>
    </w:lvl>
    <w:lvl w:ilvl="4" w:tplc="68B8FBAE">
      <w:start w:val="1"/>
      <w:numFmt w:val="bullet"/>
      <w:lvlText w:val="o"/>
      <w:lvlJc w:val="left"/>
      <w:pPr>
        <w:ind w:left="3600" w:hanging="360"/>
      </w:pPr>
      <w:rPr>
        <w:rFonts w:ascii="Courier New" w:hAnsi="Courier New" w:hint="default"/>
      </w:rPr>
    </w:lvl>
    <w:lvl w:ilvl="5" w:tplc="E9642F5A">
      <w:start w:val="1"/>
      <w:numFmt w:val="bullet"/>
      <w:lvlText w:val=""/>
      <w:lvlJc w:val="left"/>
      <w:pPr>
        <w:ind w:left="4320" w:hanging="360"/>
      </w:pPr>
      <w:rPr>
        <w:rFonts w:ascii="Wingdings" w:hAnsi="Wingdings" w:hint="default"/>
      </w:rPr>
    </w:lvl>
    <w:lvl w:ilvl="6" w:tplc="DF0A0128">
      <w:start w:val="1"/>
      <w:numFmt w:val="bullet"/>
      <w:lvlText w:val=""/>
      <w:lvlJc w:val="left"/>
      <w:pPr>
        <w:ind w:left="5040" w:hanging="360"/>
      </w:pPr>
      <w:rPr>
        <w:rFonts w:ascii="Symbol" w:hAnsi="Symbol" w:hint="default"/>
      </w:rPr>
    </w:lvl>
    <w:lvl w:ilvl="7" w:tplc="94EA5306">
      <w:start w:val="1"/>
      <w:numFmt w:val="bullet"/>
      <w:lvlText w:val="o"/>
      <w:lvlJc w:val="left"/>
      <w:pPr>
        <w:ind w:left="5760" w:hanging="360"/>
      </w:pPr>
      <w:rPr>
        <w:rFonts w:ascii="Courier New" w:hAnsi="Courier New" w:hint="default"/>
      </w:rPr>
    </w:lvl>
    <w:lvl w:ilvl="8" w:tplc="6F8CD0AA">
      <w:start w:val="1"/>
      <w:numFmt w:val="bullet"/>
      <w:lvlText w:val=""/>
      <w:lvlJc w:val="left"/>
      <w:pPr>
        <w:ind w:left="6480" w:hanging="360"/>
      </w:pPr>
      <w:rPr>
        <w:rFonts w:ascii="Wingdings" w:hAnsi="Wingdings" w:hint="default"/>
      </w:rPr>
    </w:lvl>
  </w:abstractNum>
  <w:abstractNum w:abstractNumId="81" w15:restartNumberingAfterBreak="0">
    <w:nsid w:val="5702E60A"/>
    <w:multiLevelType w:val="hybridMultilevel"/>
    <w:tmpl w:val="FFFFFFFF"/>
    <w:lvl w:ilvl="0" w:tplc="D6AAF272">
      <w:start w:val="1"/>
      <w:numFmt w:val="bullet"/>
      <w:lvlText w:val=""/>
      <w:lvlJc w:val="left"/>
      <w:pPr>
        <w:ind w:left="720" w:hanging="360"/>
      </w:pPr>
      <w:rPr>
        <w:rFonts w:ascii="Symbol" w:hAnsi="Symbol" w:hint="default"/>
      </w:rPr>
    </w:lvl>
    <w:lvl w:ilvl="1" w:tplc="B03C9F80">
      <w:start w:val="1"/>
      <w:numFmt w:val="bullet"/>
      <w:lvlText w:val="o"/>
      <w:lvlJc w:val="left"/>
      <w:pPr>
        <w:ind w:left="1440" w:hanging="360"/>
      </w:pPr>
      <w:rPr>
        <w:rFonts w:ascii="Courier New" w:hAnsi="Courier New" w:hint="default"/>
      </w:rPr>
    </w:lvl>
    <w:lvl w:ilvl="2" w:tplc="92DC963C">
      <w:start w:val="1"/>
      <w:numFmt w:val="bullet"/>
      <w:lvlText w:val=""/>
      <w:lvlJc w:val="left"/>
      <w:pPr>
        <w:ind w:left="2160" w:hanging="360"/>
      </w:pPr>
      <w:rPr>
        <w:rFonts w:ascii="Wingdings" w:hAnsi="Wingdings" w:hint="default"/>
      </w:rPr>
    </w:lvl>
    <w:lvl w:ilvl="3" w:tplc="F926A846">
      <w:start w:val="1"/>
      <w:numFmt w:val="bullet"/>
      <w:lvlText w:val=""/>
      <w:lvlJc w:val="left"/>
      <w:pPr>
        <w:ind w:left="2880" w:hanging="360"/>
      </w:pPr>
      <w:rPr>
        <w:rFonts w:ascii="Symbol" w:hAnsi="Symbol" w:hint="default"/>
      </w:rPr>
    </w:lvl>
    <w:lvl w:ilvl="4" w:tplc="18C0CDE0">
      <w:start w:val="1"/>
      <w:numFmt w:val="bullet"/>
      <w:lvlText w:val="o"/>
      <w:lvlJc w:val="left"/>
      <w:pPr>
        <w:ind w:left="3600" w:hanging="360"/>
      </w:pPr>
      <w:rPr>
        <w:rFonts w:ascii="Courier New" w:hAnsi="Courier New" w:hint="default"/>
      </w:rPr>
    </w:lvl>
    <w:lvl w:ilvl="5" w:tplc="AFCE16A4">
      <w:start w:val="1"/>
      <w:numFmt w:val="bullet"/>
      <w:lvlText w:val=""/>
      <w:lvlJc w:val="left"/>
      <w:pPr>
        <w:ind w:left="4320" w:hanging="360"/>
      </w:pPr>
      <w:rPr>
        <w:rFonts w:ascii="Wingdings" w:hAnsi="Wingdings" w:hint="default"/>
      </w:rPr>
    </w:lvl>
    <w:lvl w:ilvl="6" w:tplc="E95E8130">
      <w:start w:val="1"/>
      <w:numFmt w:val="bullet"/>
      <w:lvlText w:val=""/>
      <w:lvlJc w:val="left"/>
      <w:pPr>
        <w:ind w:left="5040" w:hanging="360"/>
      </w:pPr>
      <w:rPr>
        <w:rFonts w:ascii="Symbol" w:hAnsi="Symbol" w:hint="default"/>
      </w:rPr>
    </w:lvl>
    <w:lvl w:ilvl="7" w:tplc="AEA22EC6">
      <w:start w:val="1"/>
      <w:numFmt w:val="bullet"/>
      <w:lvlText w:val="o"/>
      <w:lvlJc w:val="left"/>
      <w:pPr>
        <w:ind w:left="5760" w:hanging="360"/>
      </w:pPr>
      <w:rPr>
        <w:rFonts w:ascii="Courier New" w:hAnsi="Courier New" w:hint="default"/>
      </w:rPr>
    </w:lvl>
    <w:lvl w:ilvl="8" w:tplc="D63EB4A6">
      <w:start w:val="1"/>
      <w:numFmt w:val="bullet"/>
      <w:lvlText w:val=""/>
      <w:lvlJc w:val="left"/>
      <w:pPr>
        <w:ind w:left="6480" w:hanging="360"/>
      </w:pPr>
      <w:rPr>
        <w:rFonts w:ascii="Wingdings" w:hAnsi="Wingdings" w:hint="default"/>
      </w:rPr>
    </w:lvl>
  </w:abstractNum>
  <w:abstractNum w:abstractNumId="82" w15:restartNumberingAfterBreak="0">
    <w:nsid w:val="58021CE4"/>
    <w:multiLevelType w:val="hybridMultilevel"/>
    <w:tmpl w:val="EBF604E4"/>
    <w:lvl w:ilvl="0" w:tplc="98BCEBDE">
      <w:start w:val="1"/>
      <w:numFmt w:val="decimal"/>
      <w:pStyle w:val="Numbers"/>
      <w:lvlText w:val="%1."/>
      <w:lvlJc w:val="left"/>
      <w:pPr>
        <w:tabs>
          <w:tab w:val="num" w:pos="267"/>
        </w:tabs>
        <w:ind w:left="267" w:hanging="267"/>
      </w:pPr>
      <w:rPr>
        <w:rFonts w:hint="default"/>
        <w:b w:val="0"/>
        <w:i w:val="0"/>
        <w:sz w:val="20"/>
        <w:szCs w:val="20"/>
      </w:rPr>
    </w:lvl>
    <w:lvl w:ilvl="1" w:tplc="04090003" w:tentative="1">
      <w:start w:val="1"/>
      <w:numFmt w:val="lowerLetter"/>
      <w:lvlText w:val="%2."/>
      <w:lvlJc w:val="left"/>
      <w:pPr>
        <w:tabs>
          <w:tab w:val="num" w:pos="723"/>
        </w:tabs>
        <w:ind w:left="723" w:hanging="360"/>
      </w:pPr>
    </w:lvl>
    <w:lvl w:ilvl="2" w:tplc="04090005" w:tentative="1">
      <w:start w:val="1"/>
      <w:numFmt w:val="lowerRoman"/>
      <w:lvlText w:val="%3."/>
      <w:lvlJc w:val="right"/>
      <w:pPr>
        <w:tabs>
          <w:tab w:val="num" w:pos="1443"/>
        </w:tabs>
        <w:ind w:left="1443" w:hanging="180"/>
      </w:pPr>
    </w:lvl>
    <w:lvl w:ilvl="3" w:tplc="04090001" w:tentative="1">
      <w:start w:val="1"/>
      <w:numFmt w:val="decimal"/>
      <w:lvlText w:val="%4."/>
      <w:lvlJc w:val="left"/>
      <w:pPr>
        <w:tabs>
          <w:tab w:val="num" w:pos="2163"/>
        </w:tabs>
        <w:ind w:left="2163" w:hanging="360"/>
      </w:pPr>
    </w:lvl>
    <w:lvl w:ilvl="4" w:tplc="04090003" w:tentative="1">
      <w:start w:val="1"/>
      <w:numFmt w:val="lowerLetter"/>
      <w:lvlText w:val="%5."/>
      <w:lvlJc w:val="left"/>
      <w:pPr>
        <w:tabs>
          <w:tab w:val="num" w:pos="2883"/>
        </w:tabs>
        <w:ind w:left="2883" w:hanging="360"/>
      </w:pPr>
    </w:lvl>
    <w:lvl w:ilvl="5" w:tplc="04090005" w:tentative="1">
      <w:start w:val="1"/>
      <w:numFmt w:val="lowerRoman"/>
      <w:lvlText w:val="%6."/>
      <w:lvlJc w:val="right"/>
      <w:pPr>
        <w:tabs>
          <w:tab w:val="num" w:pos="3603"/>
        </w:tabs>
        <w:ind w:left="3603" w:hanging="180"/>
      </w:pPr>
    </w:lvl>
    <w:lvl w:ilvl="6" w:tplc="04090001" w:tentative="1">
      <w:start w:val="1"/>
      <w:numFmt w:val="decimal"/>
      <w:lvlText w:val="%7."/>
      <w:lvlJc w:val="left"/>
      <w:pPr>
        <w:tabs>
          <w:tab w:val="num" w:pos="4323"/>
        </w:tabs>
        <w:ind w:left="4323" w:hanging="360"/>
      </w:pPr>
    </w:lvl>
    <w:lvl w:ilvl="7" w:tplc="04090003" w:tentative="1">
      <w:start w:val="1"/>
      <w:numFmt w:val="lowerLetter"/>
      <w:lvlText w:val="%8."/>
      <w:lvlJc w:val="left"/>
      <w:pPr>
        <w:tabs>
          <w:tab w:val="num" w:pos="5043"/>
        </w:tabs>
        <w:ind w:left="5043" w:hanging="360"/>
      </w:pPr>
    </w:lvl>
    <w:lvl w:ilvl="8" w:tplc="04090005" w:tentative="1">
      <w:start w:val="1"/>
      <w:numFmt w:val="lowerRoman"/>
      <w:lvlText w:val="%9."/>
      <w:lvlJc w:val="right"/>
      <w:pPr>
        <w:tabs>
          <w:tab w:val="num" w:pos="5763"/>
        </w:tabs>
        <w:ind w:left="5763" w:hanging="180"/>
      </w:pPr>
    </w:lvl>
  </w:abstractNum>
  <w:abstractNum w:abstractNumId="83" w15:restartNumberingAfterBreak="0">
    <w:nsid w:val="5836B27F"/>
    <w:multiLevelType w:val="hybridMultilevel"/>
    <w:tmpl w:val="FFFFFFFF"/>
    <w:lvl w:ilvl="0" w:tplc="57248E7A">
      <w:start w:val="1"/>
      <w:numFmt w:val="bullet"/>
      <w:lvlText w:val=""/>
      <w:lvlJc w:val="left"/>
      <w:pPr>
        <w:ind w:left="720" w:hanging="360"/>
      </w:pPr>
      <w:rPr>
        <w:rFonts w:ascii="Symbol" w:hAnsi="Symbol" w:hint="default"/>
      </w:rPr>
    </w:lvl>
    <w:lvl w:ilvl="1" w:tplc="59A456CE">
      <w:start w:val="1"/>
      <w:numFmt w:val="bullet"/>
      <w:lvlText w:val="o"/>
      <w:lvlJc w:val="left"/>
      <w:pPr>
        <w:ind w:left="1440" w:hanging="360"/>
      </w:pPr>
      <w:rPr>
        <w:rFonts w:ascii="Courier New" w:hAnsi="Courier New" w:hint="default"/>
      </w:rPr>
    </w:lvl>
    <w:lvl w:ilvl="2" w:tplc="A216A1AC">
      <w:start w:val="1"/>
      <w:numFmt w:val="bullet"/>
      <w:lvlText w:val=""/>
      <w:lvlJc w:val="left"/>
      <w:pPr>
        <w:ind w:left="2160" w:hanging="360"/>
      </w:pPr>
      <w:rPr>
        <w:rFonts w:ascii="Wingdings" w:hAnsi="Wingdings" w:hint="default"/>
      </w:rPr>
    </w:lvl>
    <w:lvl w:ilvl="3" w:tplc="B248F6D2">
      <w:start w:val="1"/>
      <w:numFmt w:val="bullet"/>
      <w:lvlText w:val=""/>
      <w:lvlJc w:val="left"/>
      <w:pPr>
        <w:ind w:left="2880" w:hanging="360"/>
      </w:pPr>
      <w:rPr>
        <w:rFonts w:ascii="Symbol" w:hAnsi="Symbol" w:hint="default"/>
      </w:rPr>
    </w:lvl>
    <w:lvl w:ilvl="4" w:tplc="99BC3516">
      <w:start w:val="1"/>
      <w:numFmt w:val="bullet"/>
      <w:lvlText w:val="o"/>
      <w:lvlJc w:val="left"/>
      <w:pPr>
        <w:ind w:left="3600" w:hanging="360"/>
      </w:pPr>
      <w:rPr>
        <w:rFonts w:ascii="Courier New" w:hAnsi="Courier New" w:hint="default"/>
      </w:rPr>
    </w:lvl>
    <w:lvl w:ilvl="5" w:tplc="FE048EA2">
      <w:start w:val="1"/>
      <w:numFmt w:val="bullet"/>
      <w:lvlText w:val=""/>
      <w:lvlJc w:val="left"/>
      <w:pPr>
        <w:ind w:left="4320" w:hanging="360"/>
      </w:pPr>
      <w:rPr>
        <w:rFonts w:ascii="Wingdings" w:hAnsi="Wingdings" w:hint="default"/>
      </w:rPr>
    </w:lvl>
    <w:lvl w:ilvl="6" w:tplc="50E4D062">
      <w:start w:val="1"/>
      <w:numFmt w:val="bullet"/>
      <w:lvlText w:val=""/>
      <w:lvlJc w:val="left"/>
      <w:pPr>
        <w:ind w:left="5040" w:hanging="360"/>
      </w:pPr>
      <w:rPr>
        <w:rFonts w:ascii="Symbol" w:hAnsi="Symbol" w:hint="default"/>
      </w:rPr>
    </w:lvl>
    <w:lvl w:ilvl="7" w:tplc="FDD6C78E">
      <w:start w:val="1"/>
      <w:numFmt w:val="bullet"/>
      <w:lvlText w:val="o"/>
      <w:lvlJc w:val="left"/>
      <w:pPr>
        <w:ind w:left="5760" w:hanging="360"/>
      </w:pPr>
      <w:rPr>
        <w:rFonts w:ascii="Courier New" w:hAnsi="Courier New" w:hint="default"/>
      </w:rPr>
    </w:lvl>
    <w:lvl w:ilvl="8" w:tplc="3C1211F8">
      <w:start w:val="1"/>
      <w:numFmt w:val="bullet"/>
      <w:lvlText w:val=""/>
      <w:lvlJc w:val="left"/>
      <w:pPr>
        <w:ind w:left="6480" w:hanging="360"/>
      </w:pPr>
      <w:rPr>
        <w:rFonts w:ascii="Wingdings" w:hAnsi="Wingdings" w:hint="default"/>
      </w:rPr>
    </w:lvl>
  </w:abstractNum>
  <w:abstractNum w:abstractNumId="84" w15:restartNumberingAfterBreak="0">
    <w:nsid w:val="5894714D"/>
    <w:multiLevelType w:val="hybridMultilevel"/>
    <w:tmpl w:val="ABFECA4A"/>
    <w:lvl w:ilvl="0" w:tplc="E7FC5426">
      <w:start w:val="1"/>
      <w:numFmt w:val="bullet"/>
      <w:lvlText w:val=""/>
      <w:lvlJc w:val="left"/>
      <w:pPr>
        <w:ind w:left="720" w:hanging="360"/>
      </w:pPr>
      <w:rPr>
        <w:rFonts w:ascii="Symbol" w:hAnsi="Symbol" w:hint="default"/>
      </w:rPr>
    </w:lvl>
    <w:lvl w:ilvl="1" w:tplc="99CA6112" w:tentative="1">
      <w:start w:val="1"/>
      <w:numFmt w:val="bullet"/>
      <w:lvlText w:val="o"/>
      <w:lvlJc w:val="left"/>
      <w:pPr>
        <w:ind w:left="1440" w:hanging="360"/>
      </w:pPr>
      <w:rPr>
        <w:rFonts w:ascii="Courier New" w:hAnsi="Courier New" w:hint="default"/>
      </w:rPr>
    </w:lvl>
    <w:lvl w:ilvl="2" w:tplc="749E465E" w:tentative="1">
      <w:start w:val="1"/>
      <w:numFmt w:val="bullet"/>
      <w:lvlText w:val=""/>
      <w:lvlJc w:val="left"/>
      <w:pPr>
        <w:ind w:left="2160" w:hanging="360"/>
      </w:pPr>
      <w:rPr>
        <w:rFonts w:ascii="Wingdings" w:hAnsi="Wingdings" w:hint="default"/>
      </w:rPr>
    </w:lvl>
    <w:lvl w:ilvl="3" w:tplc="FC5E44E4" w:tentative="1">
      <w:start w:val="1"/>
      <w:numFmt w:val="bullet"/>
      <w:lvlText w:val=""/>
      <w:lvlJc w:val="left"/>
      <w:pPr>
        <w:ind w:left="2880" w:hanging="360"/>
      </w:pPr>
      <w:rPr>
        <w:rFonts w:ascii="Symbol" w:hAnsi="Symbol" w:hint="default"/>
      </w:rPr>
    </w:lvl>
    <w:lvl w:ilvl="4" w:tplc="40B27450" w:tentative="1">
      <w:start w:val="1"/>
      <w:numFmt w:val="bullet"/>
      <w:lvlText w:val="o"/>
      <w:lvlJc w:val="left"/>
      <w:pPr>
        <w:ind w:left="3600" w:hanging="360"/>
      </w:pPr>
      <w:rPr>
        <w:rFonts w:ascii="Courier New" w:hAnsi="Courier New" w:hint="default"/>
      </w:rPr>
    </w:lvl>
    <w:lvl w:ilvl="5" w:tplc="90E64A5E" w:tentative="1">
      <w:start w:val="1"/>
      <w:numFmt w:val="bullet"/>
      <w:lvlText w:val=""/>
      <w:lvlJc w:val="left"/>
      <w:pPr>
        <w:ind w:left="4320" w:hanging="360"/>
      </w:pPr>
      <w:rPr>
        <w:rFonts w:ascii="Wingdings" w:hAnsi="Wingdings" w:hint="default"/>
      </w:rPr>
    </w:lvl>
    <w:lvl w:ilvl="6" w:tplc="570CC582" w:tentative="1">
      <w:start w:val="1"/>
      <w:numFmt w:val="bullet"/>
      <w:lvlText w:val=""/>
      <w:lvlJc w:val="left"/>
      <w:pPr>
        <w:ind w:left="5040" w:hanging="360"/>
      </w:pPr>
      <w:rPr>
        <w:rFonts w:ascii="Symbol" w:hAnsi="Symbol" w:hint="default"/>
      </w:rPr>
    </w:lvl>
    <w:lvl w:ilvl="7" w:tplc="93FA8316" w:tentative="1">
      <w:start w:val="1"/>
      <w:numFmt w:val="bullet"/>
      <w:lvlText w:val="o"/>
      <w:lvlJc w:val="left"/>
      <w:pPr>
        <w:ind w:left="5760" w:hanging="360"/>
      </w:pPr>
      <w:rPr>
        <w:rFonts w:ascii="Courier New" w:hAnsi="Courier New" w:hint="default"/>
      </w:rPr>
    </w:lvl>
    <w:lvl w:ilvl="8" w:tplc="64AA31EC" w:tentative="1">
      <w:start w:val="1"/>
      <w:numFmt w:val="bullet"/>
      <w:lvlText w:val=""/>
      <w:lvlJc w:val="left"/>
      <w:pPr>
        <w:ind w:left="6480" w:hanging="360"/>
      </w:pPr>
      <w:rPr>
        <w:rFonts w:ascii="Wingdings" w:hAnsi="Wingdings" w:hint="default"/>
      </w:rPr>
    </w:lvl>
  </w:abstractNum>
  <w:abstractNum w:abstractNumId="85" w15:restartNumberingAfterBreak="0">
    <w:nsid w:val="5A287A8B"/>
    <w:multiLevelType w:val="multilevel"/>
    <w:tmpl w:val="F1A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736A24"/>
    <w:multiLevelType w:val="multilevel"/>
    <w:tmpl w:val="548AAA6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A96E1B5"/>
    <w:multiLevelType w:val="hybridMultilevel"/>
    <w:tmpl w:val="FFFFFFFF"/>
    <w:lvl w:ilvl="0" w:tplc="1068C328">
      <w:start w:val="1"/>
      <w:numFmt w:val="bullet"/>
      <w:lvlText w:val=""/>
      <w:lvlJc w:val="left"/>
      <w:pPr>
        <w:ind w:left="720" w:hanging="360"/>
      </w:pPr>
      <w:rPr>
        <w:rFonts w:ascii="Symbol" w:hAnsi="Symbol" w:hint="default"/>
      </w:rPr>
    </w:lvl>
    <w:lvl w:ilvl="1" w:tplc="7F1E0CAA">
      <w:start w:val="1"/>
      <w:numFmt w:val="bullet"/>
      <w:lvlText w:val="o"/>
      <w:lvlJc w:val="left"/>
      <w:pPr>
        <w:ind w:left="1440" w:hanging="360"/>
      </w:pPr>
      <w:rPr>
        <w:rFonts w:ascii="Courier New" w:hAnsi="Courier New" w:hint="default"/>
      </w:rPr>
    </w:lvl>
    <w:lvl w:ilvl="2" w:tplc="3CFCF1A0">
      <w:start w:val="1"/>
      <w:numFmt w:val="bullet"/>
      <w:lvlText w:val=""/>
      <w:lvlJc w:val="left"/>
      <w:pPr>
        <w:ind w:left="2160" w:hanging="360"/>
      </w:pPr>
      <w:rPr>
        <w:rFonts w:ascii="Wingdings" w:hAnsi="Wingdings" w:hint="default"/>
      </w:rPr>
    </w:lvl>
    <w:lvl w:ilvl="3" w:tplc="1884EA56">
      <w:start w:val="1"/>
      <w:numFmt w:val="bullet"/>
      <w:lvlText w:val=""/>
      <w:lvlJc w:val="left"/>
      <w:pPr>
        <w:ind w:left="2880" w:hanging="360"/>
      </w:pPr>
      <w:rPr>
        <w:rFonts w:ascii="Symbol" w:hAnsi="Symbol" w:hint="default"/>
      </w:rPr>
    </w:lvl>
    <w:lvl w:ilvl="4" w:tplc="92BE0AEC">
      <w:start w:val="1"/>
      <w:numFmt w:val="bullet"/>
      <w:lvlText w:val="o"/>
      <w:lvlJc w:val="left"/>
      <w:pPr>
        <w:ind w:left="3600" w:hanging="360"/>
      </w:pPr>
      <w:rPr>
        <w:rFonts w:ascii="Courier New" w:hAnsi="Courier New" w:hint="default"/>
      </w:rPr>
    </w:lvl>
    <w:lvl w:ilvl="5" w:tplc="5D1C5C1C">
      <w:start w:val="1"/>
      <w:numFmt w:val="bullet"/>
      <w:lvlText w:val=""/>
      <w:lvlJc w:val="left"/>
      <w:pPr>
        <w:ind w:left="4320" w:hanging="360"/>
      </w:pPr>
      <w:rPr>
        <w:rFonts w:ascii="Wingdings" w:hAnsi="Wingdings" w:hint="default"/>
      </w:rPr>
    </w:lvl>
    <w:lvl w:ilvl="6" w:tplc="09A6840C">
      <w:start w:val="1"/>
      <w:numFmt w:val="bullet"/>
      <w:lvlText w:val=""/>
      <w:lvlJc w:val="left"/>
      <w:pPr>
        <w:ind w:left="5040" w:hanging="360"/>
      </w:pPr>
      <w:rPr>
        <w:rFonts w:ascii="Symbol" w:hAnsi="Symbol" w:hint="default"/>
      </w:rPr>
    </w:lvl>
    <w:lvl w:ilvl="7" w:tplc="48D206EA">
      <w:start w:val="1"/>
      <w:numFmt w:val="bullet"/>
      <w:lvlText w:val="o"/>
      <w:lvlJc w:val="left"/>
      <w:pPr>
        <w:ind w:left="5760" w:hanging="360"/>
      </w:pPr>
      <w:rPr>
        <w:rFonts w:ascii="Courier New" w:hAnsi="Courier New" w:hint="default"/>
      </w:rPr>
    </w:lvl>
    <w:lvl w:ilvl="8" w:tplc="84BA7196">
      <w:start w:val="1"/>
      <w:numFmt w:val="bullet"/>
      <w:lvlText w:val=""/>
      <w:lvlJc w:val="left"/>
      <w:pPr>
        <w:ind w:left="6480" w:hanging="360"/>
      </w:pPr>
      <w:rPr>
        <w:rFonts w:ascii="Wingdings" w:hAnsi="Wingdings" w:hint="default"/>
      </w:rPr>
    </w:lvl>
  </w:abstractNum>
  <w:abstractNum w:abstractNumId="88" w15:restartNumberingAfterBreak="0">
    <w:nsid w:val="5AD85365"/>
    <w:multiLevelType w:val="hybridMultilevel"/>
    <w:tmpl w:val="2D2686C4"/>
    <w:lvl w:ilvl="0" w:tplc="95A8DE1A">
      <w:start w:val="1"/>
      <w:numFmt w:val="bullet"/>
      <w:lvlText w:val=""/>
      <w:lvlJc w:val="left"/>
      <w:pPr>
        <w:ind w:left="720" w:hanging="360"/>
      </w:pPr>
      <w:rPr>
        <w:rFonts w:ascii="Symbol" w:hAnsi="Symbol" w:hint="default"/>
      </w:rPr>
    </w:lvl>
    <w:lvl w:ilvl="1" w:tplc="3052411E" w:tentative="1">
      <w:start w:val="1"/>
      <w:numFmt w:val="bullet"/>
      <w:lvlText w:val="o"/>
      <w:lvlJc w:val="left"/>
      <w:pPr>
        <w:ind w:left="1440" w:hanging="360"/>
      </w:pPr>
      <w:rPr>
        <w:rFonts w:ascii="Courier New" w:hAnsi="Courier New" w:hint="default"/>
      </w:rPr>
    </w:lvl>
    <w:lvl w:ilvl="2" w:tplc="A0869E6A" w:tentative="1">
      <w:start w:val="1"/>
      <w:numFmt w:val="bullet"/>
      <w:lvlText w:val=""/>
      <w:lvlJc w:val="left"/>
      <w:pPr>
        <w:ind w:left="2160" w:hanging="360"/>
      </w:pPr>
      <w:rPr>
        <w:rFonts w:ascii="Wingdings" w:hAnsi="Wingdings" w:hint="default"/>
      </w:rPr>
    </w:lvl>
    <w:lvl w:ilvl="3" w:tplc="D2CA2E48" w:tentative="1">
      <w:start w:val="1"/>
      <w:numFmt w:val="bullet"/>
      <w:lvlText w:val=""/>
      <w:lvlJc w:val="left"/>
      <w:pPr>
        <w:ind w:left="2880" w:hanging="360"/>
      </w:pPr>
      <w:rPr>
        <w:rFonts w:ascii="Symbol" w:hAnsi="Symbol" w:hint="default"/>
      </w:rPr>
    </w:lvl>
    <w:lvl w:ilvl="4" w:tplc="05562A3A" w:tentative="1">
      <w:start w:val="1"/>
      <w:numFmt w:val="bullet"/>
      <w:lvlText w:val="o"/>
      <w:lvlJc w:val="left"/>
      <w:pPr>
        <w:ind w:left="3600" w:hanging="360"/>
      </w:pPr>
      <w:rPr>
        <w:rFonts w:ascii="Courier New" w:hAnsi="Courier New" w:hint="default"/>
      </w:rPr>
    </w:lvl>
    <w:lvl w:ilvl="5" w:tplc="64B62184" w:tentative="1">
      <w:start w:val="1"/>
      <w:numFmt w:val="bullet"/>
      <w:lvlText w:val=""/>
      <w:lvlJc w:val="left"/>
      <w:pPr>
        <w:ind w:left="4320" w:hanging="360"/>
      </w:pPr>
      <w:rPr>
        <w:rFonts w:ascii="Wingdings" w:hAnsi="Wingdings" w:hint="default"/>
      </w:rPr>
    </w:lvl>
    <w:lvl w:ilvl="6" w:tplc="430EEC10" w:tentative="1">
      <w:start w:val="1"/>
      <w:numFmt w:val="bullet"/>
      <w:lvlText w:val=""/>
      <w:lvlJc w:val="left"/>
      <w:pPr>
        <w:ind w:left="5040" w:hanging="360"/>
      </w:pPr>
      <w:rPr>
        <w:rFonts w:ascii="Symbol" w:hAnsi="Symbol" w:hint="default"/>
      </w:rPr>
    </w:lvl>
    <w:lvl w:ilvl="7" w:tplc="A60464CE" w:tentative="1">
      <w:start w:val="1"/>
      <w:numFmt w:val="bullet"/>
      <w:lvlText w:val="o"/>
      <w:lvlJc w:val="left"/>
      <w:pPr>
        <w:ind w:left="5760" w:hanging="360"/>
      </w:pPr>
      <w:rPr>
        <w:rFonts w:ascii="Courier New" w:hAnsi="Courier New" w:hint="default"/>
      </w:rPr>
    </w:lvl>
    <w:lvl w:ilvl="8" w:tplc="A154AAD0" w:tentative="1">
      <w:start w:val="1"/>
      <w:numFmt w:val="bullet"/>
      <w:lvlText w:val=""/>
      <w:lvlJc w:val="left"/>
      <w:pPr>
        <w:ind w:left="6480" w:hanging="360"/>
      </w:pPr>
      <w:rPr>
        <w:rFonts w:ascii="Wingdings" w:hAnsi="Wingdings" w:hint="default"/>
      </w:rPr>
    </w:lvl>
  </w:abstractNum>
  <w:abstractNum w:abstractNumId="89" w15:restartNumberingAfterBreak="0">
    <w:nsid w:val="5C127560"/>
    <w:multiLevelType w:val="hybridMultilevel"/>
    <w:tmpl w:val="83E686F0"/>
    <w:lvl w:ilvl="0" w:tplc="277E588A">
      <w:start w:val="1"/>
      <w:numFmt w:val="bullet"/>
      <w:lvlText w:val=""/>
      <w:lvlJc w:val="left"/>
      <w:pPr>
        <w:ind w:left="1440" w:hanging="360"/>
      </w:pPr>
      <w:rPr>
        <w:rFonts w:ascii="Symbol" w:hAnsi="Symbol" w:hint="default"/>
      </w:rPr>
    </w:lvl>
    <w:lvl w:ilvl="1" w:tplc="17B257DE" w:tentative="1">
      <w:start w:val="1"/>
      <w:numFmt w:val="bullet"/>
      <w:lvlText w:val="o"/>
      <w:lvlJc w:val="left"/>
      <w:pPr>
        <w:ind w:left="2160" w:hanging="360"/>
      </w:pPr>
      <w:rPr>
        <w:rFonts w:ascii="Courier New" w:hAnsi="Courier New" w:hint="default"/>
      </w:rPr>
    </w:lvl>
    <w:lvl w:ilvl="2" w:tplc="30A0C35A" w:tentative="1">
      <w:start w:val="1"/>
      <w:numFmt w:val="bullet"/>
      <w:lvlText w:val=""/>
      <w:lvlJc w:val="left"/>
      <w:pPr>
        <w:ind w:left="2880" w:hanging="360"/>
      </w:pPr>
      <w:rPr>
        <w:rFonts w:ascii="Wingdings" w:hAnsi="Wingdings" w:hint="default"/>
      </w:rPr>
    </w:lvl>
    <w:lvl w:ilvl="3" w:tplc="D854B950" w:tentative="1">
      <w:start w:val="1"/>
      <w:numFmt w:val="bullet"/>
      <w:lvlText w:val=""/>
      <w:lvlJc w:val="left"/>
      <w:pPr>
        <w:ind w:left="3600" w:hanging="360"/>
      </w:pPr>
      <w:rPr>
        <w:rFonts w:ascii="Symbol" w:hAnsi="Symbol" w:hint="default"/>
      </w:rPr>
    </w:lvl>
    <w:lvl w:ilvl="4" w:tplc="E75655AE" w:tentative="1">
      <w:start w:val="1"/>
      <w:numFmt w:val="bullet"/>
      <w:lvlText w:val="o"/>
      <w:lvlJc w:val="left"/>
      <w:pPr>
        <w:ind w:left="4320" w:hanging="360"/>
      </w:pPr>
      <w:rPr>
        <w:rFonts w:ascii="Courier New" w:hAnsi="Courier New" w:hint="default"/>
      </w:rPr>
    </w:lvl>
    <w:lvl w:ilvl="5" w:tplc="796EFD16" w:tentative="1">
      <w:start w:val="1"/>
      <w:numFmt w:val="bullet"/>
      <w:lvlText w:val=""/>
      <w:lvlJc w:val="left"/>
      <w:pPr>
        <w:ind w:left="5040" w:hanging="360"/>
      </w:pPr>
      <w:rPr>
        <w:rFonts w:ascii="Wingdings" w:hAnsi="Wingdings" w:hint="default"/>
      </w:rPr>
    </w:lvl>
    <w:lvl w:ilvl="6" w:tplc="B994E87A" w:tentative="1">
      <w:start w:val="1"/>
      <w:numFmt w:val="bullet"/>
      <w:lvlText w:val=""/>
      <w:lvlJc w:val="left"/>
      <w:pPr>
        <w:ind w:left="5760" w:hanging="360"/>
      </w:pPr>
      <w:rPr>
        <w:rFonts w:ascii="Symbol" w:hAnsi="Symbol" w:hint="default"/>
      </w:rPr>
    </w:lvl>
    <w:lvl w:ilvl="7" w:tplc="4AA03852" w:tentative="1">
      <w:start w:val="1"/>
      <w:numFmt w:val="bullet"/>
      <w:lvlText w:val="o"/>
      <w:lvlJc w:val="left"/>
      <w:pPr>
        <w:ind w:left="6480" w:hanging="360"/>
      </w:pPr>
      <w:rPr>
        <w:rFonts w:ascii="Courier New" w:hAnsi="Courier New" w:hint="default"/>
      </w:rPr>
    </w:lvl>
    <w:lvl w:ilvl="8" w:tplc="18305642" w:tentative="1">
      <w:start w:val="1"/>
      <w:numFmt w:val="bullet"/>
      <w:lvlText w:val=""/>
      <w:lvlJc w:val="left"/>
      <w:pPr>
        <w:ind w:left="7200" w:hanging="360"/>
      </w:pPr>
      <w:rPr>
        <w:rFonts w:ascii="Wingdings" w:hAnsi="Wingdings" w:hint="default"/>
      </w:rPr>
    </w:lvl>
  </w:abstractNum>
  <w:abstractNum w:abstractNumId="90" w15:restartNumberingAfterBreak="0">
    <w:nsid w:val="5D541958"/>
    <w:multiLevelType w:val="hybridMultilevel"/>
    <w:tmpl w:val="1B60B9C2"/>
    <w:lvl w:ilvl="0" w:tplc="847877AE">
      <w:start w:val="1"/>
      <w:numFmt w:val="bullet"/>
      <w:lvlText w:val=""/>
      <w:lvlJc w:val="left"/>
      <w:pPr>
        <w:ind w:left="720" w:hanging="360"/>
      </w:pPr>
      <w:rPr>
        <w:rFonts w:ascii="Symbol" w:hAnsi="Symbol" w:hint="default"/>
      </w:rPr>
    </w:lvl>
    <w:lvl w:ilvl="1" w:tplc="F078C81A" w:tentative="1">
      <w:start w:val="1"/>
      <w:numFmt w:val="bullet"/>
      <w:lvlText w:val="o"/>
      <w:lvlJc w:val="left"/>
      <w:pPr>
        <w:ind w:left="1440" w:hanging="360"/>
      </w:pPr>
      <w:rPr>
        <w:rFonts w:ascii="Courier New" w:hAnsi="Courier New" w:hint="default"/>
      </w:rPr>
    </w:lvl>
    <w:lvl w:ilvl="2" w:tplc="10A4E8DC" w:tentative="1">
      <w:start w:val="1"/>
      <w:numFmt w:val="bullet"/>
      <w:lvlText w:val=""/>
      <w:lvlJc w:val="left"/>
      <w:pPr>
        <w:ind w:left="2160" w:hanging="360"/>
      </w:pPr>
      <w:rPr>
        <w:rFonts w:ascii="Wingdings" w:hAnsi="Wingdings" w:hint="default"/>
      </w:rPr>
    </w:lvl>
    <w:lvl w:ilvl="3" w:tplc="F930422A" w:tentative="1">
      <w:start w:val="1"/>
      <w:numFmt w:val="bullet"/>
      <w:lvlText w:val=""/>
      <w:lvlJc w:val="left"/>
      <w:pPr>
        <w:ind w:left="2880" w:hanging="360"/>
      </w:pPr>
      <w:rPr>
        <w:rFonts w:ascii="Symbol" w:hAnsi="Symbol" w:hint="default"/>
      </w:rPr>
    </w:lvl>
    <w:lvl w:ilvl="4" w:tplc="95906086" w:tentative="1">
      <w:start w:val="1"/>
      <w:numFmt w:val="bullet"/>
      <w:lvlText w:val="o"/>
      <w:lvlJc w:val="left"/>
      <w:pPr>
        <w:ind w:left="3600" w:hanging="360"/>
      </w:pPr>
      <w:rPr>
        <w:rFonts w:ascii="Courier New" w:hAnsi="Courier New" w:hint="default"/>
      </w:rPr>
    </w:lvl>
    <w:lvl w:ilvl="5" w:tplc="638EC488" w:tentative="1">
      <w:start w:val="1"/>
      <w:numFmt w:val="bullet"/>
      <w:lvlText w:val=""/>
      <w:lvlJc w:val="left"/>
      <w:pPr>
        <w:ind w:left="4320" w:hanging="360"/>
      </w:pPr>
      <w:rPr>
        <w:rFonts w:ascii="Wingdings" w:hAnsi="Wingdings" w:hint="default"/>
      </w:rPr>
    </w:lvl>
    <w:lvl w:ilvl="6" w:tplc="3F40D3CA" w:tentative="1">
      <w:start w:val="1"/>
      <w:numFmt w:val="bullet"/>
      <w:lvlText w:val=""/>
      <w:lvlJc w:val="left"/>
      <w:pPr>
        <w:ind w:left="5040" w:hanging="360"/>
      </w:pPr>
      <w:rPr>
        <w:rFonts w:ascii="Symbol" w:hAnsi="Symbol" w:hint="default"/>
      </w:rPr>
    </w:lvl>
    <w:lvl w:ilvl="7" w:tplc="915609CE" w:tentative="1">
      <w:start w:val="1"/>
      <w:numFmt w:val="bullet"/>
      <w:lvlText w:val="o"/>
      <w:lvlJc w:val="left"/>
      <w:pPr>
        <w:ind w:left="5760" w:hanging="360"/>
      </w:pPr>
      <w:rPr>
        <w:rFonts w:ascii="Courier New" w:hAnsi="Courier New" w:hint="default"/>
      </w:rPr>
    </w:lvl>
    <w:lvl w:ilvl="8" w:tplc="A2A2D438" w:tentative="1">
      <w:start w:val="1"/>
      <w:numFmt w:val="bullet"/>
      <w:lvlText w:val=""/>
      <w:lvlJc w:val="left"/>
      <w:pPr>
        <w:ind w:left="6480" w:hanging="360"/>
      </w:pPr>
      <w:rPr>
        <w:rFonts w:ascii="Wingdings" w:hAnsi="Wingdings" w:hint="default"/>
      </w:rPr>
    </w:lvl>
  </w:abstractNum>
  <w:abstractNum w:abstractNumId="91" w15:restartNumberingAfterBreak="0">
    <w:nsid w:val="5E741AB9"/>
    <w:multiLevelType w:val="hybridMultilevel"/>
    <w:tmpl w:val="FFFFFFFF"/>
    <w:lvl w:ilvl="0" w:tplc="6B24BCA4">
      <w:start w:val="1"/>
      <w:numFmt w:val="decimal"/>
      <w:lvlText w:val="•"/>
      <w:lvlJc w:val="left"/>
      <w:pPr>
        <w:ind w:left="720" w:hanging="360"/>
      </w:pPr>
    </w:lvl>
    <w:lvl w:ilvl="1" w:tplc="536CAD74">
      <w:start w:val="1"/>
      <w:numFmt w:val="lowerLetter"/>
      <w:lvlText w:val="%2."/>
      <w:lvlJc w:val="left"/>
      <w:pPr>
        <w:ind w:left="1440" w:hanging="360"/>
      </w:pPr>
    </w:lvl>
    <w:lvl w:ilvl="2" w:tplc="CD70C7EE">
      <w:start w:val="1"/>
      <w:numFmt w:val="lowerRoman"/>
      <w:lvlText w:val="%3."/>
      <w:lvlJc w:val="right"/>
      <w:pPr>
        <w:ind w:left="2160" w:hanging="180"/>
      </w:pPr>
    </w:lvl>
    <w:lvl w:ilvl="3" w:tplc="758886E4">
      <w:start w:val="1"/>
      <w:numFmt w:val="decimal"/>
      <w:lvlText w:val="%4."/>
      <w:lvlJc w:val="left"/>
      <w:pPr>
        <w:ind w:left="2880" w:hanging="360"/>
      </w:pPr>
    </w:lvl>
    <w:lvl w:ilvl="4" w:tplc="4AD8D0E0">
      <w:start w:val="1"/>
      <w:numFmt w:val="lowerLetter"/>
      <w:lvlText w:val="%5."/>
      <w:lvlJc w:val="left"/>
      <w:pPr>
        <w:ind w:left="3600" w:hanging="360"/>
      </w:pPr>
    </w:lvl>
    <w:lvl w:ilvl="5" w:tplc="A7E46DAA">
      <w:start w:val="1"/>
      <w:numFmt w:val="lowerRoman"/>
      <w:lvlText w:val="%6."/>
      <w:lvlJc w:val="right"/>
      <w:pPr>
        <w:ind w:left="4320" w:hanging="180"/>
      </w:pPr>
    </w:lvl>
    <w:lvl w:ilvl="6" w:tplc="786097F6">
      <w:start w:val="1"/>
      <w:numFmt w:val="decimal"/>
      <w:lvlText w:val="%7."/>
      <w:lvlJc w:val="left"/>
      <w:pPr>
        <w:ind w:left="5040" w:hanging="360"/>
      </w:pPr>
    </w:lvl>
    <w:lvl w:ilvl="7" w:tplc="5B38EA5A">
      <w:start w:val="1"/>
      <w:numFmt w:val="lowerLetter"/>
      <w:lvlText w:val="%8."/>
      <w:lvlJc w:val="left"/>
      <w:pPr>
        <w:ind w:left="5760" w:hanging="360"/>
      </w:pPr>
    </w:lvl>
    <w:lvl w:ilvl="8" w:tplc="3522C1D4">
      <w:start w:val="1"/>
      <w:numFmt w:val="lowerRoman"/>
      <w:lvlText w:val="%9."/>
      <w:lvlJc w:val="right"/>
      <w:pPr>
        <w:ind w:left="6480" w:hanging="180"/>
      </w:pPr>
    </w:lvl>
  </w:abstractNum>
  <w:abstractNum w:abstractNumId="92" w15:restartNumberingAfterBreak="0">
    <w:nsid w:val="605C619C"/>
    <w:multiLevelType w:val="hybridMultilevel"/>
    <w:tmpl w:val="DCBA6B2E"/>
    <w:lvl w:ilvl="0" w:tplc="0450B0AA">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098671A"/>
    <w:multiLevelType w:val="hybridMultilevel"/>
    <w:tmpl w:val="3B8CE824"/>
    <w:lvl w:ilvl="0" w:tplc="DF30EC3C">
      <w:start w:val="1"/>
      <w:numFmt w:val="decimal"/>
      <w:pStyle w:val="Figuretext"/>
      <w:lvlText w:val="Figur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4" w15:restartNumberingAfterBreak="0">
    <w:nsid w:val="6265EA6D"/>
    <w:multiLevelType w:val="hybridMultilevel"/>
    <w:tmpl w:val="85B4DE3E"/>
    <w:lvl w:ilvl="0" w:tplc="8CF2855E">
      <w:start w:val="1"/>
      <w:numFmt w:val="bullet"/>
      <w:lvlText w:val="·"/>
      <w:lvlJc w:val="left"/>
      <w:pPr>
        <w:ind w:left="720" w:hanging="360"/>
      </w:pPr>
      <w:rPr>
        <w:rFonts w:ascii="Symbol" w:hAnsi="Symbol" w:hint="default"/>
      </w:rPr>
    </w:lvl>
    <w:lvl w:ilvl="1" w:tplc="EEB66708">
      <w:start w:val="1"/>
      <w:numFmt w:val="bullet"/>
      <w:lvlText w:val="o"/>
      <w:lvlJc w:val="left"/>
      <w:pPr>
        <w:ind w:left="1440" w:hanging="360"/>
      </w:pPr>
      <w:rPr>
        <w:rFonts w:ascii="Courier New" w:hAnsi="Courier New" w:hint="default"/>
      </w:rPr>
    </w:lvl>
    <w:lvl w:ilvl="2" w:tplc="06680532">
      <w:start w:val="1"/>
      <w:numFmt w:val="bullet"/>
      <w:lvlText w:val=""/>
      <w:lvlJc w:val="left"/>
      <w:pPr>
        <w:ind w:left="2160" w:hanging="360"/>
      </w:pPr>
      <w:rPr>
        <w:rFonts w:ascii="Wingdings" w:hAnsi="Wingdings" w:hint="default"/>
      </w:rPr>
    </w:lvl>
    <w:lvl w:ilvl="3" w:tplc="95927BA2">
      <w:start w:val="1"/>
      <w:numFmt w:val="bullet"/>
      <w:lvlText w:val=""/>
      <w:lvlJc w:val="left"/>
      <w:pPr>
        <w:ind w:left="2880" w:hanging="360"/>
      </w:pPr>
      <w:rPr>
        <w:rFonts w:ascii="Symbol" w:hAnsi="Symbol" w:hint="default"/>
      </w:rPr>
    </w:lvl>
    <w:lvl w:ilvl="4" w:tplc="7B224C58">
      <w:start w:val="1"/>
      <w:numFmt w:val="bullet"/>
      <w:lvlText w:val="o"/>
      <w:lvlJc w:val="left"/>
      <w:pPr>
        <w:ind w:left="3600" w:hanging="360"/>
      </w:pPr>
      <w:rPr>
        <w:rFonts w:ascii="Courier New" w:hAnsi="Courier New" w:hint="default"/>
      </w:rPr>
    </w:lvl>
    <w:lvl w:ilvl="5" w:tplc="287A24F8">
      <w:start w:val="1"/>
      <w:numFmt w:val="bullet"/>
      <w:lvlText w:val=""/>
      <w:lvlJc w:val="left"/>
      <w:pPr>
        <w:ind w:left="4320" w:hanging="360"/>
      </w:pPr>
      <w:rPr>
        <w:rFonts w:ascii="Wingdings" w:hAnsi="Wingdings" w:hint="default"/>
      </w:rPr>
    </w:lvl>
    <w:lvl w:ilvl="6" w:tplc="8BCC8F56">
      <w:start w:val="1"/>
      <w:numFmt w:val="bullet"/>
      <w:lvlText w:val=""/>
      <w:lvlJc w:val="left"/>
      <w:pPr>
        <w:ind w:left="5040" w:hanging="360"/>
      </w:pPr>
      <w:rPr>
        <w:rFonts w:ascii="Symbol" w:hAnsi="Symbol" w:hint="default"/>
      </w:rPr>
    </w:lvl>
    <w:lvl w:ilvl="7" w:tplc="501E0DD6">
      <w:start w:val="1"/>
      <w:numFmt w:val="bullet"/>
      <w:lvlText w:val="o"/>
      <w:lvlJc w:val="left"/>
      <w:pPr>
        <w:ind w:left="5760" w:hanging="360"/>
      </w:pPr>
      <w:rPr>
        <w:rFonts w:ascii="Courier New" w:hAnsi="Courier New" w:hint="default"/>
      </w:rPr>
    </w:lvl>
    <w:lvl w:ilvl="8" w:tplc="4148D3A4">
      <w:start w:val="1"/>
      <w:numFmt w:val="bullet"/>
      <w:lvlText w:val=""/>
      <w:lvlJc w:val="left"/>
      <w:pPr>
        <w:ind w:left="6480" w:hanging="360"/>
      </w:pPr>
      <w:rPr>
        <w:rFonts w:ascii="Wingdings" w:hAnsi="Wingdings" w:hint="default"/>
      </w:rPr>
    </w:lvl>
  </w:abstractNum>
  <w:abstractNum w:abstractNumId="95" w15:restartNumberingAfterBreak="0">
    <w:nsid w:val="671A0F60"/>
    <w:multiLevelType w:val="hybridMultilevel"/>
    <w:tmpl w:val="14F8D994"/>
    <w:lvl w:ilvl="0" w:tplc="A066DD20">
      <w:start w:val="1"/>
      <w:numFmt w:val="bullet"/>
      <w:lvlText w:val="•"/>
      <w:lvlJc w:val="left"/>
      <w:pPr>
        <w:tabs>
          <w:tab w:val="num" w:pos="720"/>
        </w:tabs>
        <w:ind w:left="720" w:hanging="360"/>
      </w:pPr>
      <w:rPr>
        <w:rFonts w:ascii="Arial" w:hAnsi="Arial" w:hint="default"/>
      </w:rPr>
    </w:lvl>
    <w:lvl w:ilvl="1" w:tplc="A7142884">
      <w:start w:val="1"/>
      <w:numFmt w:val="bullet"/>
      <w:lvlText w:val="•"/>
      <w:lvlJc w:val="left"/>
      <w:pPr>
        <w:tabs>
          <w:tab w:val="num" w:pos="1440"/>
        </w:tabs>
        <w:ind w:left="1440" w:hanging="360"/>
      </w:pPr>
      <w:rPr>
        <w:rFonts w:ascii="Arial" w:hAnsi="Arial" w:hint="default"/>
      </w:rPr>
    </w:lvl>
    <w:lvl w:ilvl="2" w:tplc="B5FADE8A" w:tentative="1">
      <w:start w:val="1"/>
      <w:numFmt w:val="bullet"/>
      <w:lvlText w:val="•"/>
      <w:lvlJc w:val="left"/>
      <w:pPr>
        <w:tabs>
          <w:tab w:val="num" w:pos="2160"/>
        </w:tabs>
        <w:ind w:left="2160" w:hanging="360"/>
      </w:pPr>
      <w:rPr>
        <w:rFonts w:ascii="Arial" w:hAnsi="Arial" w:hint="default"/>
      </w:rPr>
    </w:lvl>
    <w:lvl w:ilvl="3" w:tplc="D30CF65A" w:tentative="1">
      <w:start w:val="1"/>
      <w:numFmt w:val="bullet"/>
      <w:lvlText w:val="•"/>
      <w:lvlJc w:val="left"/>
      <w:pPr>
        <w:tabs>
          <w:tab w:val="num" w:pos="2880"/>
        </w:tabs>
        <w:ind w:left="2880" w:hanging="360"/>
      </w:pPr>
      <w:rPr>
        <w:rFonts w:ascii="Arial" w:hAnsi="Arial" w:hint="default"/>
      </w:rPr>
    </w:lvl>
    <w:lvl w:ilvl="4" w:tplc="8278A9D0" w:tentative="1">
      <w:start w:val="1"/>
      <w:numFmt w:val="bullet"/>
      <w:lvlText w:val="•"/>
      <w:lvlJc w:val="left"/>
      <w:pPr>
        <w:tabs>
          <w:tab w:val="num" w:pos="3600"/>
        </w:tabs>
        <w:ind w:left="3600" w:hanging="360"/>
      </w:pPr>
      <w:rPr>
        <w:rFonts w:ascii="Arial" w:hAnsi="Arial" w:hint="default"/>
      </w:rPr>
    </w:lvl>
    <w:lvl w:ilvl="5" w:tplc="421CAAEC" w:tentative="1">
      <w:start w:val="1"/>
      <w:numFmt w:val="bullet"/>
      <w:lvlText w:val="•"/>
      <w:lvlJc w:val="left"/>
      <w:pPr>
        <w:tabs>
          <w:tab w:val="num" w:pos="4320"/>
        </w:tabs>
        <w:ind w:left="4320" w:hanging="360"/>
      </w:pPr>
      <w:rPr>
        <w:rFonts w:ascii="Arial" w:hAnsi="Arial" w:hint="default"/>
      </w:rPr>
    </w:lvl>
    <w:lvl w:ilvl="6" w:tplc="D488E6DC" w:tentative="1">
      <w:start w:val="1"/>
      <w:numFmt w:val="bullet"/>
      <w:lvlText w:val="•"/>
      <w:lvlJc w:val="left"/>
      <w:pPr>
        <w:tabs>
          <w:tab w:val="num" w:pos="5040"/>
        </w:tabs>
        <w:ind w:left="5040" w:hanging="360"/>
      </w:pPr>
      <w:rPr>
        <w:rFonts w:ascii="Arial" w:hAnsi="Arial" w:hint="default"/>
      </w:rPr>
    </w:lvl>
    <w:lvl w:ilvl="7" w:tplc="21CC197C" w:tentative="1">
      <w:start w:val="1"/>
      <w:numFmt w:val="bullet"/>
      <w:lvlText w:val="•"/>
      <w:lvlJc w:val="left"/>
      <w:pPr>
        <w:tabs>
          <w:tab w:val="num" w:pos="5760"/>
        </w:tabs>
        <w:ind w:left="5760" w:hanging="360"/>
      </w:pPr>
      <w:rPr>
        <w:rFonts w:ascii="Arial" w:hAnsi="Arial" w:hint="default"/>
      </w:rPr>
    </w:lvl>
    <w:lvl w:ilvl="8" w:tplc="1DA6BF76"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677B17D9"/>
    <w:multiLevelType w:val="hybridMultilevel"/>
    <w:tmpl w:val="3A846D9A"/>
    <w:lvl w:ilvl="0" w:tplc="347CC29A">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7" w15:restartNumberingAfterBreak="0">
    <w:nsid w:val="69773DC2"/>
    <w:multiLevelType w:val="hybridMultilevel"/>
    <w:tmpl w:val="157442E6"/>
    <w:lvl w:ilvl="0" w:tplc="CE1A531C">
      <w:start w:val="1"/>
      <w:numFmt w:val="bullet"/>
      <w:lvlText w:val=""/>
      <w:lvlJc w:val="left"/>
      <w:pPr>
        <w:ind w:left="720" w:hanging="360"/>
      </w:pPr>
      <w:rPr>
        <w:rFonts w:ascii="Symbol" w:hAnsi="Symbol" w:hint="default"/>
      </w:rPr>
    </w:lvl>
    <w:lvl w:ilvl="1" w:tplc="C332F214" w:tentative="1">
      <w:start w:val="1"/>
      <w:numFmt w:val="bullet"/>
      <w:lvlText w:val="o"/>
      <w:lvlJc w:val="left"/>
      <w:pPr>
        <w:ind w:left="1440" w:hanging="360"/>
      </w:pPr>
      <w:rPr>
        <w:rFonts w:ascii="Courier New" w:hAnsi="Courier New" w:hint="default"/>
      </w:rPr>
    </w:lvl>
    <w:lvl w:ilvl="2" w:tplc="98F8CA5C" w:tentative="1">
      <w:start w:val="1"/>
      <w:numFmt w:val="bullet"/>
      <w:lvlText w:val=""/>
      <w:lvlJc w:val="left"/>
      <w:pPr>
        <w:ind w:left="2160" w:hanging="360"/>
      </w:pPr>
      <w:rPr>
        <w:rFonts w:ascii="Wingdings" w:hAnsi="Wingdings" w:hint="default"/>
      </w:rPr>
    </w:lvl>
    <w:lvl w:ilvl="3" w:tplc="CA6E6B48" w:tentative="1">
      <w:start w:val="1"/>
      <w:numFmt w:val="bullet"/>
      <w:lvlText w:val=""/>
      <w:lvlJc w:val="left"/>
      <w:pPr>
        <w:ind w:left="2880" w:hanging="360"/>
      </w:pPr>
      <w:rPr>
        <w:rFonts w:ascii="Symbol" w:hAnsi="Symbol" w:hint="default"/>
      </w:rPr>
    </w:lvl>
    <w:lvl w:ilvl="4" w:tplc="347610A8" w:tentative="1">
      <w:start w:val="1"/>
      <w:numFmt w:val="bullet"/>
      <w:lvlText w:val="o"/>
      <w:lvlJc w:val="left"/>
      <w:pPr>
        <w:ind w:left="3600" w:hanging="360"/>
      </w:pPr>
      <w:rPr>
        <w:rFonts w:ascii="Courier New" w:hAnsi="Courier New" w:hint="default"/>
      </w:rPr>
    </w:lvl>
    <w:lvl w:ilvl="5" w:tplc="40322138" w:tentative="1">
      <w:start w:val="1"/>
      <w:numFmt w:val="bullet"/>
      <w:lvlText w:val=""/>
      <w:lvlJc w:val="left"/>
      <w:pPr>
        <w:ind w:left="4320" w:hanging="360"/>
      </w:pPr>
      <w:rPr>
        <w:rFonts w:ascii="Wingdings" w:hAnsi="Wingdings" w:hint="default"/>
      </w:rPr>
    </w:lvl>
    <w:lvl w:ilvl="6" w:tplc="B33EEFFC" w:tentative="1">
      <w:start w:val="1"/>
      <w:numFmt w:val="bullet"/>
      <w:lvlText w:val=""/>
      <w:lvlJc w:val="left"/>
      <w:pPr>
        <w:ind w:left="5040" w:hanging="360"/>
      </w:pPr>
      <w:rPr>
        <w:rFonts w:ascii="Symbol" w:hAnsi="Symbol" w:hint="default"/>
      </w:rPr>
    </w:lvl>
    <w:lvl w:ilvl="7" w:tplc="4378B64C" w:tentative="1">
      <w:start w:val="1"/>
      <w:numFmt w:val="bullet"/>
      <w:lvlText w:val="o"/>
      <w:lvlJc w:val="left"/>
      <w:pPr>
        <w:ind w:left="5760" w:hanging="360"/>
      </w:pPr>
      <w:rPr>
        <w:rFonts w:ascii="Courier New" w:hAnsi="Courier New" w:hint="default"/>
      </w:rPr>
    </w:lvl>
    <w:lvl w:ilvl="8" w:tplc="0840C21C" w:tentative="1">
      <w:start w:val="1"/>
      <w:numFmt w:val="bullet"/>
      <w:lvlText w:val=""/>
      <w:lvlJc w:val="left"/>
      <w:pPr>
        <w:ind w:left="6480" w:hanging="360"/>
      </w:pPr>
      <w:rPr>
        <w:rFonts w:ascii="Wingdings" w:hAnsi="Wingdings" w:hint="default"/>
      </w:rPr>
    </w:lvl>
  </w:abstractNum>
  <w:abstractNum w:abstractNumId="98" w15:restartNumberingAfterBreak="0">
    <w:nsid w:val="6A6BB970"/>
    <w:multiLevelType w:val="hybridMultilevel"/>
    <w:tmpl w:val="FFFFFFFF"/>
    <w:lvl w:ilvl="0" w:tplc="BBC898FA">
      <w:start w:val="1"/>
      <w:numFmt w:val="bullet"/>
      <w:lvlText w:val=""/>
      <w:lvlJc w:val="left"/>
      <w:pPr>
        <w:ind w:left="720" w:hanging="360"/>
      </w:pPr>
      <w:rPr>
        <w:rFonts w:ascii="Symbol" w:hAnsi="Symbol" w:hint="default"/>
      </w:rPr>
    </w:lvl>
    <w:lvl w:ilvl="1" w:tplc="48507FE6">
      <w:start w:val="1"/>
      <w:numFmt w:val="bullet"/>
      <w:lvlText w:val="o"/>
      <w:lvlJc w:val="left"/>
      <w:pPr>
        <w:ind w:left="1440" w:hanging="360"/>
      </w:pPr>
      <w:rPr>
        <w:rFonts w:ascii="Courier New" w:hAnsi="Courier New" w:hint="default"/>
      </w:rPr>
    </w:lvl>
    <w:lvl w:ilvl="2" w:tplc="0DF4C140">
      <w:start w:val="1"/>
      <w:numFmt w:val="bullet"/>
      <w:lvlText w:val=""/>
      <w:lvlJc w:val="left"/>
      <w:pPr>
        <w:ind w:left="2160" w:hanging="360"/>
      </w:pPr>
      <w:rPr>
        <w:rFonts w:ascii="Wingdings" w:hAnsi="Wingdings" w:hint="default"/>
      </w:rPr>
    </w:lvl>
    <w:lvl w:ilvl="3" w:tplc="2BF0FF6E">
      <w:start w:val="1"/>
      <w:numFmt w:val="bullet"/>
      <w:lvlText w:val=""/>
      <w:lvlJc w:val="left"/>
      <w:pPr>
        <w:ind w:left="2880" w:hanging="360"/>
      </w:pPr>
      <w:rPr>
        <w:rFonts w:ascii="Symbol" w:hAnsi="Symbol" w:hint="default"/>
      </w:rPr>
    </w:lvl>
    <w:lvl w:ilvl="4" w:tplc="BD227684">
      <w:start w:val="1"/>
      <w:numFmt w:val="bullet"/>
      <w:lvlText w:val="o"/>
      <w:lvlJc w:val="left"/>
      <w:pPr>
        <w:ind w:left="3600" w:hanging="360"/>
      </w:pPr>
      <w:rPr>
        <w:rFonts w:ascii="Courier New" w:hAnsi="Courier New" w:hint="default"/>
      </w:rPr>
    </w:lvl>
    <w:lvl w:ilvl="5" w:tplc="33F6C478">
      <w:start w:val="1"/>
      <w:numFmt w:val="bullet"/>
      <w:lvlText w:val=""/>
      <w:lvlJc w:val="left"/>
      <w:pPr>
        <w:ind w:left="4320" w:hanging="360"/>
      </w:pPr>
      <w:rPr>
        <w:rFonts w:ascii="Wingdings" w:hAnsi="Wingdings" w:hint="default"/>
      </w:rPr>
    </w:lvl>
    <w:lvl w:ilvl="6" w:tplc="AA40F86E">
      <w:start w:val="1"/>
      <w:numFmt w:val="bullet"/>
      <w:lvlText w:val=""/>
      <w:lvlJc w:val="left"/>
      <w:pPr>
        <w:ind w:left="5040" w:hanging="360"/>
      </w:pPr>
      <w:rPr>
        <w:rFonts w:ascii="Symbol" w:hAnsi="Symbol" w:hint="default"/>
      </w:rPr>
    </w:lvl>
    <w:lvl w:ilvl="7" w:tplc="3E4C3B6A">
      <w:start w:val="1"/>
      <w:numFmt w:val="bullet"/>
      <w:lvlText w:val="o"/>
      <w:lvlJc w:val="left"/>
      <w:pPr>
        <w:ind w:left="5760" w:hanging="360"/>
      </w:pPr>
      <w:rPr>
        <w:rFonts w:ascii="Courier New" w:hAnsi="Courier New" w:hint="default"/>
      </w:rPr>
    </w:lvl>
    <w:lvl w:ilvl="8" w:tplc="9B50E522">
      <w:start w:val="1"/>
      <w:numFmt w:val="bullet"/>
      <w:lvlText w:val=""/>
      <w:lvlJc w:val="left"/>
      <w:pPr>
        <w:ind w:left="6480" w:hanging="360"/>
      </w:pPr>
      <w:rPr>
        <w:rFonts w:ascii="Wingdings" w:hAnsi="Wingdings" w:hint="default"/>
      </w:rPr>
    </w:lvl>
  </w:abstractNum>
  <w:abstractNum w:abstractNumId="99" w15:restartNumberingAfterBreak="0">
    <w:nsid w:val="6B91A9FF"/>
    <w:multiLevelType w:val="hybridMultilevel"/>
    <w:tmpl w:val="FFFFFFFF"/>
    <w:lvl w:ilvl="0" w:tplc="C92AF290">
      <w:start w:val="1"/>
      <w:numFmt w:val="bullet"/>
      <w:lvlText w:val="-"/>
      <w:lvlJc w:val="left"/>
      <w:pPr>
        <w:ind w:left="720" w:hanging="360"/>
      </w:pPr>
      <w:rPr>
        <w:rFonts w:ascii="Aptos" w:hAnsi="Aptos" w:hint="default"/>
      </w:rPr>
    </w:lvl>
    <w:lvl w:ilvl="1" w:tplc="3208B982">
      <w:start w:val="1"/>
      <w:numFmt w:val="bullet"/>
      <w:lvlText w:val="o"/>
      <w:lvlJc w:val="left"/>
      <w:pPr>
        <w:ind w:left="1440" w:hanging="360"/>
      </w:pPr>
      <w:rPr>
        <w:rFonts w:ascii="Courier New" w:hAnsi="Courier New" w:hint="default"/>
      </w:rPr>
    </w:lvl>
    <w:lvl w:ilvl="2" w:tplc="2700AA36">
      <w:start w:val="1"/>
      <w:numFmt w:val="bullet"/>
      <w:lvlText w:val=""/>
      <w:lvlJc w:val="left"/>
      <w:pPr>
        <w:ind w:left="2160" w:hanging="360"/>
      </w:pPr>
      <w:rPr>
        <w:rFonts w:ascii="Wingdings" w:hAnsi="Wingdings" w:hint="default"/>
      </w:rPr>
    </w:lvl>
    <w:lvl w:ilvl="3" w:tplc="73C0FC42">
      <w:start w:val="1"/>
      <w:numFmt w:val="bullet"/>
      <w:lvlText w:val=""/>
      <w:lvlJc w:val="left"/>
      <w:pPr>
        <w:ind w:left="2880" w:hanging="360"/>
      </w:pPr>
      <w:rPr>
        <w:rFonts w:ascii="Symbol" w:hAnsi="Symbol" w:hint="default"/>
      </w:rPr>
    </w:lvl>
    <w:lvl w:ilvl="4" w:tplc="1D2C6FA6">
      <w:start w:val="1"/>
      <w:numFmt w:val="bullet"/>
      <w:lvlText w:val="o"/>
      <w:lvlJc w:val="left"/>
      <w:pPr>
        <w:ind w:left="3600" w:hanging="360"/>
      </w:pPr>
      <w:rPr>
        <w:rFonts w:ascii="Courier New" w:hAnsi="Courier New" w:hint="default"/>
      </w:rPr>
    </w:lvl>
    <w:lvl w:ilvl="5" w:tplc="9872F886">
      <w:start w:val="1"/>
      <w:numFmt w:val="bullet"/>
      <w:lvlText w:val=""/>
      <w:lvlJc w:val="left"/>
      <w:pPr>
        <w:ind w:left="4320" w:hanging="360"/>
      </w:pPr>
      <w:rPr>
        <w:rFonts w:ascii="Wingdings" w:hAnsi="Wingdings" w:hint="default"/>
      </w:rPr>
    </w:lvl>
    <w:lvl w:ilvl="6" w:tplc="F39AFA62">
      <w:start w:val="1"/>
      <w:numFmt w:val="bullet"/>
      <w:lvlText w:val=""/>
      <w:lvlJc w:val="left"/>
      <w:pPr>
        <w:ind w:left="5040" w:hanging="360"/>
      </w:pPr>
      <w:rPr>
        <w:rFonts w:ascii="Symbol" w:hAnsi="Symbol" w:hint="default"/>
      </w:rPr>
    </w:lvl>
    <w:lvl w:ilvl="7" w:tplc="1EBC7E22">
      <w:start w:val="1"/>
      <w:numFmt w:val="bullet"/>
      <w:lvlText w:val="o"/>
      <w:lvlJc w:val="left"/>
      <w:pPr>
        <w:ind w:left="5760" w:hanging="360"/>
      </w:pPr>
      <w:rPr>
        <w:rFonts w:ascii="Courier New" w:hAnsi="Courier New" w:hint="default"/>
      </w:rPr>
    </w:lvl>
    <w:lvl w:ilvl="8" w:tplc="85D818AE">
      <w:start w:val="1"/>
      <w:numFmt w:val="bullet"/>
      <w:lvlText w:val=""/>
      <w:lvlJc w:val="left"/>
      <w:pPr>
        <w:ind w:left="6480" w:hanging="360"/>
      </w:pPr>
      <w:rPr>
        <w:rFonts w:ascii="Wingdings" w:hAnsi="Wingdings" w:hint="default"/>
      </w:rPr>
    </w:lvl>
  </w:abstractNum>
  <w:abstractNum w:abstractNumId="100" w15:restartNumberingAfterBreak="0">
    <w:nsid w:val="6C0019BA"/>
    <w:multiLevelType w:val="hybridMultilevel"/>
    <w:tmpl w:val="62FA6972"/>
    <w:lvl w:ilvl="0" w:tplc="8278C270">
      <w:start w:val="1"/>
      <w:numFmt w:val="bullet"/>
      <w:lvlText w:val=""/>
      <w:lvlJc w:val="left"/>
      <w:pPr>
        <w:ind w:left="720" w:hanging="360"/>
      </w:pPr>
      <w:rPr>
        <w:rFonts w:ascii="Symbol" w:hAnsi="Symbol" w:hint="default"/>
      </w:rPr>
    </w:lvl>
    <w:lvl w:ilvl="1" w:tplc="C52EFBDA" w:tentative="1">
      <w:start w:val="1"/>
      <w:numFmt w:val="bullet"/>
      <w:lvlText w:val="o"/>
      <w:lvlJc w:val="left"/>
      <w:pPr>
        <w:ind w:left="1440" w:hanging="360"/>
      </w:pPr>
      <w:rPr>
        <w:rFonts w:ascii="Courier New" w:hAnsi="Courier New" w:hint="default"/>
      </w:rPr>
    </w:lvl>
    <w:lvl w:ilvl="2" w:tplc="5F5233D8" w:tentative="1">
      <w:start w:val="1"/>
      <w:numFmt w:val="bullet"/>
      <w:lvlText w:val=""/>
      <w:lvlJc w:val="left"/>
      <w:pPr>
        <w:ind w:left="2160" w:hanging="360"/>
      </w:pPr>
      <w:rPr>
        <w:rFonts w:ascii="Wingdings" w:hAnsi="Wingdings" w:hint="default"/>
      </w:rPr>
    </w:lvl>
    <w:lvl w:ilvl="3" w:tplc="5A6C3322" w:tentative="1">
      <w:start w:val="1"/>
      <w:numFmt w:val="bullet"/>
      <w:lvlText w:val=""/>
      <w:lvlJc w:val="left"/>
      <w:pPr>
        <w:ind w:left="2880" w:hanging="360"/>
      </w:pPr>
      <w:rPr>
        <w:rFonts w:ascii="Symbol" w:hAnsi="Symbol" w:hint="default"/>
      </w:rPr>
    </w:lvl>
    <w:lvl w:ilvl="4" w:tplc="E71CA984" w:tentative="1">
      <w:start w:val="1"/>
      <w:numFmt w:val="bullet"/>
      <w:lvlText w:val="o"/>
      <w:lvlJc w:val="left"/>
      <w:pPr>
        <w:ind w:left="3600" w:hanging="360"/>
      </w:pPr>
      <w:rPr>
        <w:rFonts w:ascii="Courier New" w:hAnsi="Courier New" w:hint="default"/>
      </w:rPr>
    </w:lvl>
    <w:lvl w:ilvl="5" w:tplc="D9D43DBC" w:tentative="1">
      <w:start w:val="1"/>
      <w:numFmt w:val="bullet"/>
      <w:lvlText w:val=""/>
      <w:lvlJc w:val="left"/>
      <w:pPr>
        <w:ind w:left="4320" w:hanging="360"/>
      </w:pPr>
      <w:rPr>
        <w:rFonts w:ascii="Wingdings" w:hAnsi="Wingdings" w:hint="default"/>
      </w:rPr>
    </w:lvl>
    <w:lvl w:ilvl="6" w:tplc="DF0678C2" w:tentative="1">
      <w:start w:val="1"/>
      <w:numFmt w:val="bullet"/>
      <w:lvlText w:val=""/>
      <w:lvlJc w:val="left"/>
      <w:pPr>
        <w:ind w:left="5040" w:hanging="360"/>
      </w:pPr>
      <w:rPr>
        <w:rFonts w:ascii="Symbol" w:hAnsi="Symbol" w:hint="default"/>
      </w:rPr>
    </w:lvl>
    <w:lvl w:ilvl="7" w:tplc="0A7A4498" w:tentative="1">
      <w:start w:val="1"/>
      <w:numFmt w:val="bullet"/>
      <w:lvlText w:val="o"/>
      <w:lvlJc w:val="left"/>
      <w:pPr>
        <w:ind w:left="5760" w:hanging="360"/>
      </w:pPr>
      <w:rPr>
        <w:rFonts w:ascii="Courier New" w:hAnsi="Courier New" w:hint="default"/>
      </w:rPr>
    </w:lvl>
    <w:lvl w:ilvl="8" w:tplc="EDA2E468" w:tentative="1">
      <w:start w:val="1"/>
      <w:numFmt w:val="bullet"/>
      <w:lvlText w:val=""/>
      <w:lvlJc w:val="left"/>
      <w:pPr>
        <w:ind w:left="6480" w:hanging="360"/>
      </w:pPr>
      <w:rPr>
        <w:rFonts w:ascii="Wingdings" w:hAnsi="Wingdings" w:hint="default"/>
      </w:rPr>
    </w:lvl>
  </w:abstractNum>
  <w:abstractNum w:abstractNumId="101" w15:restartNumberingAfterBreak="0">
    <w:nsid w:val="6CD59DCE"/>
    <w:multiLevelType w:val="hybridMultilevel"/>
    <w:tmpl w:val="FFFFFFFF"/>
    <w:lvl w:ilvl="0" w:tplc="0388B5DA">
      <w:start w:val="1"/>
      <w:numFmt w:val="decimal"/>
      <w:lvlText w:val="•"/>
      <w:lvlJc w:val="left"/>
      <w:pPr>
        <w:ind w:left="720" w:hanging="360"/>
      </w:pPr>
    </w:lvl>
    <w:lvl w:ilvl="1" w:tplc="1804D67E">
      <w:start w:val="1"/>
      <w:numFmt w:val="lowerLetter"/>
      <w:lvlText w:val="%2."/>
      <w:lvlJc w:val="left"/>
      <w:pPr>
        <w:ind w:left="1440" w:hanging="360"/>
      </w:pPr>
    </w:lvl>
    <w:lvl w:ilvl="2" w:tplc="5C78EAAA">
      <w:start w:val="1"/>
      <w:numFmt w:val="lowerRoman"/>
      <w:lvlText w:val="%3."/>
      <w:lvlJc w:val="right"/>
      <w:pPr>
        <w:ind w:left="2160" w:hanging="180"/>
      </w:pPr>
    </w:lvl>
    <w:lvl w:ilvl="3" w:tplc="1FE6FABE">
      <w:start w:val="1"/>
      <w:numFmt w:val="decimal"/>
      <w:lvlText w:val="%4."/>
      <w:lvlJc w:val="left"/>
      <w:pPr>
        <w:ind w:left="2880" w:hanging="360"/>
      </w:pPr>
    </w:lvl>
    <w:lvl w:ilvl="4" w:tplc="10640C68">
      <w:start w:val="1"/>
      <w:numFmt w:val="lowerLetter"/>
      <w:lvlText w:val="%5."/>
      <w:lvlJc w:val="left"/>
      <w:pPr>
        <w:ind w:left="3600" w:hanging="360"/>
      </w:pPr>
    </w:lvl>
    <w:lvl w:ilvl="5" w:tplc="5E7E7A5A">
      <w:start w:val="1"/>
      <w:numFmt w:val="lowerRoman"/>
      <w:lvlText w:val="%6."/>
      <w:lvlJc w:val="right"/>
      <w:pPr>
        <w:ind w:left="4320" w:hanging="180"/>
      </w:pPr>
    </w:lvl>
    <w:lvl w:ilvl="6" w:tplc="38349492">
      <w:start w:val="1"/>
      <w:numFmt w:val="decimal"/>
      <w:lvlText w:val="%7."/>
      <w:lvlJc w:val="left"/>
      <w:pPr>
        <w:ind w:left="5040" w:hanging="360"/>
      </w:pPr>
    </w:lvl>
    <w:lvl w:ilvl="7" w:tplc="2F68F420">
      <w:start w:val="1"/>
      <w:numFmt w:val="lowerLetter"/>
      <w:lvlText w:val="%8."/>
      <w:lvlJc w:val="left"/>
      <w:pPr>
        <w:ind w:left="5760" w:hanging="360"/>
      </w:pPr>
    </w:lvl>
    <w:lvl w:ilvl="8" w:tplc="FFD2B952">
      <w:start w:val="1"/>
      <w:numFmt w:val="lowerRoman"/>
      <w:lvlText w:val="%9."/>
      <w:lvlJc w:val="right"/>
      <w:pPr>
        <w:ind w:left="6480" w:hanging="180"/>
      </w:pPr>
    </w:lvl>
  </w:abstractNum>
  <w:abstractNum w:abstractNumId="102" w15:restartNumberingAfterBreak="0">
    <w:nsid w:val="6ED8C89C"/>
    <w:multiLevelType w:val="hybridMultilevel"/>
    <w:tmpl w:val="FFFFFFFF"/>
    <w:lvl w:ilvl="0" w:tplc="B7DE2E3E">
      <w:start w:val="1"/>
      <w:numFmt w:val="bullet"/>
      <w:lvlText w:val="-"/>
      <w:lvlJc w:val="left"/>
      <w:pPr>
        <w:ind w:left="720" w:hanging="360"/>
      </w:pPr>
      <w:rPr>
        <w:rFonts w:ascii="Aptos" w:hAnsi="Aptos" w:hint="default"/>
      </w:rPr>
    </w:lvl>
    <w:lvl w:ilvl="1" w:tplc="6876FF04">
      <w:start w:val="1"/>
      <w:numFmt w:val="bullet"/>
      <w:lvlText w:val="o"/>
      <w:lvlJc w:val="left"/>
      <w:pPr>
        <w:ind w:left="1440" w:hanging="360"/>
      </w:pPr>
      <w:rPr>
        <w:rFonts w:ascii="Courier New" w:hAnsi="Courier New" w:hint="default"/>
      </w:rPr>
    </w:lvl>
    <w:lvl w:ilvl="2" w:tplc="E7009B1C">
      <w:start w:val="1"/>
      <w:numFmt w:val="bullet"/>
      <w:lvlText w:val=""/>
      <w:lvlJc w:val="left"/>
      <w:pPr>
        <w:ind w:left="2160" w:hanging="360"/>
      </w:pPr>
      <w:rPr>
        <w:rFonts w:ascii="Wingdings" w:hAnsi="Wingdings" w:hint="default"/>
      </w:rPr>
    </w:lvl>
    <w:lvl w:ilvl="3" w:tplc="2CECBDB0">
      <w:start w:val="1"/>
      <w:numFmt w:val="bullet"/>
      <w:lvlText w:val=""/>
      <w:lvlJc w:val="left"/>
      <w:pPr>
        <w:ind w:left="2880" w:hanging="360"/>
      </w:pPr>
      <w:rPr>
        <w:rFonts w:ascii="Symbol" w:hAnsi="Symbol" w:hint="default"/>
      </w:rPr>
    </w:lvl>
    <w:lvl w:ilvl="4" w:tplc="7DC8E164">
      <w:start w:val="1"/>
      <w:numFmt w:val="bullet"/>
      <w:lvlText w:val="o"/>
      <w:lvlJc w:val="left"/>
      <w:pPr>
        <w:ind w:left="3600" w:hanging="360"/>
      </w:pPr>
      <w:rPr>
        <w:rFonts w:ascii="Courier New" w:hAnsi="Courier New" w:hint="default"/>
      </w:rPr>
    </w:lvl>
    <w:lvl w:ilvl="5" w:tplc="4E683C62">
      <w:start w:val="1"/>
      <w:numFmt w:val="bullet"/>
      <w:lvlText w:val=""/>
      <w:lvlJc w:val="left"/>
      <w:pPr>
        <w:ind w:left="4320" w:hanging="360"/>
      </w:pPr>
      <w:rPr>
        <w:rFonts w:ascii="Wingdings" w:hAnsi="Wingdings" w:hint="default"/>
      </w:rPr>
    </w:lvl>
    <w:lvl w:ilvl="6" w:tplc="DF1CB928">
      <w:start w:val="1"/>
      <w:numFmt w:val="bullet"/>
      <w:lvlText w:val=""/>
      <w:lvlJc w:val="left"/>
      <w:pPr>
        <w:ind w:left="5040" w:hanging="360"/>
      </w:pPr>
      <w:rPr>
        <w:rFonts w:ascii="Symbol" w:hAnsi="Symbol" w:hint="default"/>
      </w:rPr>
    </w:lvl>
    <w:lvl w:ilvl="7" w:tplc="B66CDE80">
      <w:start w:val="1"/>
      <w:numFmt w:val="bullet"/>
      <w:lvlText w:val="o"/>
      <w:lvlJc w:val="left"/>
      <w:pPr>
        <w:ind w:left="5760" w:hanging="360"/>
      </w:pPr>
      <w:rPr>
        <w:rFonts w:ascii="Courier New" w:hAnsi="Courier New" w:hint="default"/>
      </w:rPr>
    </w:lvl>
    <w:lvl w:ilvl="8" w:tplc="57A020D2">
      <w:start w:val="1"/>
      <w:numFmt w:val="bullet"/>
      <w:lvlText w:val=""/>
      <w:lvlJc w:val="left"/>
      <w:pPr>
        <w:ind w:left="6480" w:hanging="360"/>
      </w:pPr>
      <w:rPr>
        <w:rFonts w:ascii="Wingdings" w:hAnsi="Wingdings" w:hint="default"/>
      </w:rPr>
    </w:lvl>
  </w:abstractNum>
  <w:abstractNum w:abstractNumId="103" w15:restartNumberingAfterBreak="0">
    <w:nsid w:val="714E85E0"/>
    <w:multiLevelType w:val="hybridMultilevel"/>
    <w:tmpl w:val="FFFFFFFF"/>
    <w:lvl w:ilvl="0" w:tplc="B6486774">
      <w:start w:val="1"/>
      <w:numFmt w:val="bullet"/>
      <w:lvlText w:val="-"/>
      <w:lvlJc w:val="left"/>
      <w:pPr>
        <w:ind w:left="720" w:hanging="360"/>
      </w:pPr>
      <w:rPr>
        <w:rFonts w:ascii="Aptos" w:hAnsi="Aptos" w:hint="default"/>
      </w:rPr>
    </w:lvl>
    <w:lvl w:ilvl="1" w:tplc="32821A94">
      <w:start w:val="1"/>
      <w:numFmt w:val="bullet"/>
      <w:lvlText w:val="o"/>
      <w:lvlJc w:val="left"/>
      <w:pPr>
        <w:ind w:left="1440" w:hanging="360"/>
      </w:pPr>
      <w:rPr>
        <w:rFonts w:ascii="Courier New" w:hAnsi="Courier New" w:hint="default"/>
      </w:rPr>
    </w:lvl>
    <w:lvl w:ilvl="2" w:tplc="E2C67220">
      <w:start w:val="1"/>
      <w:numFmt w:val="bullet"/>
      <w:lvlText w:val=""/>
      <w:lvlJc w:val="left"/>
      <w:pPr>
        <w:ind w:left="2160" w:hanging="360"/>
      </w:pPr>
      <w:rPr>
        <w:rFonts w:ascii="Wingdings" w:hAnsi="Wingdings" w:hint="default"/>
      </w:rPr>
    </w:lvl>
    <w:lvl w:ilvl="3" w:tplc="9AAC3E26">
      <w:start w:val="1"/>
      <w:numFmt w:val="bullet"/>
      <w:lvlText w:val=""/>
      <w:lvlJc w:val="left"/>
      <w:pPr>
        <w:ind w:left="2880" w:hanging="360"/>
      </w:pPr>
      <w:rPr>
        <w:rFonts w:ascii="Symbol" w:hAnsi="Symbol" w:hint="default"/>
      </w:rPr>
    </w:lvl>
    <w:lvl w:ilvl="4" w:tplc="AC98B606">
      <w:start w:val="1"/>
      <w:numFmt w:val="bullet"/>
      <w:lvlText w:val="o"/>
      <w:lvlJc w:val="left"/>
      <w:pPr>
        <w:ind w:left="3600" w:hanging="360"/>
      </w:pPr>
      <w:rPr>
        <w:rFonts w:ascii="Courier New" w:hAnsi="Courier New" w:hint="default"/>
      </w:rPr>
    </w:lvl>
    <w:lvl w:ilvl="5" w:tplc="8F8084A4">
      <w:start w:val="1"/>
      <w:numFmt w:val="bullet"/>
      <w:lvlText w:val=""/>
      <w:lvlJc w:val="left"/>
      <w:pPr>
        <w:ind w:left="4320" w:hanging="360"/>
      </w:pPr>
      <w:rPr>
        <w:rFonts w:ascii="Wingdings" w:hAnsi="Wingdings" w:hint="default"/>
      </w:rPr>
    </w:lvl>
    <w:lvl w:ilvl="6" w:tplc="2C5C1910">
      <w:start w:val="1"/>
      <w:numFmt w:val="bullet"/>
      <w:lvlText w:val=""/>
      <w:lvlJc w:val="left"/>
      <w:pPr>
        <w:ind w:left="5040" w:hanging="360"/>
      </w:pPr>
      <w:rPr>
        <w:rFonts w:ascii="Symbol" w:hAnsi="Symbol" w:hint="default"/>
      </w:rPr>
    </w:lvl>
    <w:lvl w:ilvl="7" w:tplc="D902AC06">
      <w:start w:val="1"/>
      <w:numFmt w:val="bullet"/>
      <w:lvlText w:val="o"/>
      <w:lvlJc w:val="left"/>
      <w:pPr>
        <w:ind w:left="5760" w:hanging="360"/>
      </w:pPr>
      <w:rPr>
        <w:rFonts w:ascii="Courier New" w:hAnsi="Courier New" w:hint="default"/>
      </w:rPr>
    </w:lvl>
    <w:lvl w:ilvl="8" w:tplc="04848564">
      <w:start w:val="1"/>
      <w:numFmt w:val="bullet"/>
      <w:lvlText w:val=""/>
      <w:lvlJc w:val="left"/>
      <w:pPr>
        <w:ind w:left="6480" w:hanging="360"/>
      </w:pPr>
      <w:rPr>
        <w:rFonts w:ascii="Wingdings" w:hAnsi="Wingdings" w:hint="default"/>
      </w:rPr>
    </w:lvl>
  </w:abstractNum>
  <w:abstractNum w:abstractNumId="104" w15:restartNumberingAfterBreak="0">
    <w:nsid w:val="72101CC0"/>
    <w:multiLevelType w:val="hybridMultilevel"/>
    <w:tmpl w:val="D6865CA8"/>
    <w:lvl w:ilvl="0" w:tplc="C3E0E346">
      <w:numFmt w:val="bullet"/>
      <w:lvlText w:val="-"/>
      <w:lvlJc w:val="left"/>
      <w:pPr>
        <w:ind w:left="720" w:hanging="360"/>
      </w:pPr>
      <w:rPr>
        <w:rFonts w:ascii="Arial" w:hAnsi="Arial" w:hint="default"/>
      </w:rPr>
    </w:lvl>
    <w:lvl w:ilvl="1" w:tplc="90D6F3A4" w:tentative="1">
      <w:start w:val="1"/>
      <w:numFmt w:val="bullet"/>
      <w:lvlText w:val="o"/>
      <w:lvlJc w:val="left"/>
      <w:pPr>
        <w:ind w:left="1440" w:hanging="360"/>
      </w:pPr>
      <w:rPr>
        <w:rFonts w:ascii="Courier New" w:hAnsi="Courier New" w:hint="default"/>
      </w:rPr>
    </w:lvl>
    <w:lvl w:ilvl="2" w:tplc="71B461B8" w:tentative="1">
      <w:start w:val="1"/>
      <w:numFmt w:val="bullet"/>
      <w:lvlText w:val=""/>
      <w:lvlJc w:val="left"/>
      <w:pPr>
        <w:ind w:left="2160" w:hanging="360"/>
      </w:pPr>
      <w:rPr>
        <w:rFonts w:ascii="Wingdings" w:hAnsi="Wingdings" w:hint="default"/>
      </w:rPr>
    </w:lvl>
    <w:lvl w:ilvl="3" w:tplc="40A4509E" w:tentative="1">
      <w:start w:val="1"/>
      <w:numFmt w:val="bullet"/>
      <w:lvlText w:val=""/>
      <w:lvlJc w:val="left"/>
      <w:pPr>
        <w:ind w:left="2880" w:hanging="360"/>
      </w:pPr>
      <w:rPr>
        <w:rFonts w:ascii="Symbol" w:hAnsi="Symbol" w:hint="default"/>
      </w:rPr>
    </w:lvl>
    <w:lvl w:ilvl="4" w:tplc="5290EF76" w:tentative="1">
      <w:start w:val="1"/>
      <w:numFmt w:val="bullet"/>
      <w:lvlText w:val="o"/>
      <w:lvlJc w:val="left"/>
      <w:pPr>
        <w:ind w:left="3600" w:hanging="360"/>
      </w:pPr>
      <w:rPr>
        <w:rFonts w:ascii="Courier New" w:hAnsi="Courier New" w:hint="default"/>
      </w:rPr>
    </w:lvl>
    <w:lvl w:ilvl="5" w:tplc="06E26F54" w:tentative="1">
      <w:start w:val="1"/>
      <w:numFmt w:val="bullet"/>
      <w:lvlText w:val=""/>
      <w:lvlJc w:val="left"/>
      <w:pPr>
        <w:ind w:left="4320" w:hanging="360"/>
      </w:pPr>
      <w:rPr>
        <w:rFonts w:ascii="Wingdings" w:hAnsi="Wingdings" w:hint="default"/>
      </w:rPr>
    </w:lvl>
    <w:lvl w:ilvl="6" w:tplc="41BAD8C2" w:tentative="1">
      <w:start w:val="1"/>
      <w:numFmt w:val="bullet"/>
      <w:lvlText w:val=""/>
      <w:lvlJc w:val="left"/>
      <w:pPr>
        <w:ind w:left="5040" w:hanging="360"/>
      </w:pPr>
      <w:rPr>
        <w:rFonts w:ascii="Symbol" w:hAnsi="Symbol" w:hint="default"/>
      </w:rPr>
    </w:lvl>
    <w:lvl w:ilvl="7" w:tplc="41E0C29A" w:tentative="1">
      <w:start w:val="1"/>
      <w:numFmt w:val="bullet"/>
      <w:lvlText w:val="o"/>
      <w:lvlJc w:val="left"/>
      <w:pPr>
        <w:ind w:left="5760" w:hanging="360"/>
      </w:pPr>
      <w:rPr>
        <w:rFonts w:ascii="Courier New" w:hAnsi="Courier New" w:hint="default"/>
      </w:rPr>
    </w:lvl>
    <w:lvl w:ilvl="8" w:tplc="42785050" w:tentative="1">
      <w:start w:val="1"/>
      <w:numFmt w:val="bullet"/>
      <w:lvlText w:val=""/>
      <w:lvlJc w:val="left"/>
      <w:pPr>
        <w:ind w:left="6480" w:hanging="360"/>
      </w:pPr>
      <w:rPr>
        <w:rFonts w:ascii="Wingdings" w:hAnsi="Wingdings" w:hint="default"/>
      </w:rPr>
    </w:lvl>
  </w:abstractNum>
  <w:abstractNum w:abstractNumId="105" w15:restartNumberingAfterBreak="0">
    <w:nsid w:val="727418E5"/>
    <w:multiLevelType w:val="hybridMultilevel"/>
    <w:tmpl w:val="3236B37A"/>
    <w:lvl w:ilvl="0" w:tplc="BB94CB38">
      <w:start w:val="1"/>
      <w:numFmt w:val="bullet"/>
      <w:lvlText w:val="·"/>
      <w:lvlJc w:val="left"/>
      <w:pPr>
        <w:ind w:left="720" w:hanging="360"/>
      </w:pPr>
      <w:rPr>
        <w:rFonts w:ascii="Symbol" w:hAnsi="Symbol" w:hint="default"/>
      </w:rPr>
    </w:lvl>
    <w:lvl w:ilvl="1" w:tplc="A5A40C74">
      <w:start w:val="1"/>
      <w:numFmt w:val="bullet"/>
      <w:lvlText w:val="o"/>
      <w:lvlJc w:val="left"/>
      <w:pPr>
        <w:ind w:left="1440" w:hanging="360"/>
      </w:pPr>
      <w:rPr>
        <w:rFonts w:ascii="Courier New" w:hAnsi="Courier New" w:hint="default"/>
      </w:rPr>
    </w:lvl>
    <w:lvl w:ilvl="2" w:tplc="123CFCD0">
      <w:start w:val="1"/>
      <w:numFmt w:val="bullet"/>
      <w:lvlText w:val=""/>
      <w:lvlJc w:val="left"/>
      <w:pPr>
        <w:ind w:left="2160" w:hanging="360"/>
      </w:pPr>
      <w:rPr>
        <w:rFonts w:ascii="Wingdings" w:hAnsi="Wingdings" w:hint="default"/>
      </w:rPr>
    </w:lvl>
    <w:lvl w:ilvl="3" w:tplc="422AC024">
      <w:start w:val="1"/>
      <w:numFmt w:val="bullet"/>
      <w:lvlText w:val=""/>
      <w:lvlJc w:val="left"/>
      <w:pPr>
        <w:ind w:left="2880" w:hanging="360"/>
      </w:pPr>
      <w:rPr>
        <w:rFonts w:ascii="Symbol" w:hAnsi="Symbol" w:hint="default"/>
      </w:rPr>
    </w:lvl>
    <w:lvl w:ilvl="4" w:tplc="CA722FB4">
      <w:start w:val="1"/>
      <w:numFmt w:val="bullet"/>
      <w:lvlText w:val="o"/>
      <w:lvlJc w:val="left"/>
      <w:pPr>
        <w:ind w:left="3600" w:hanging="360"/>
      </w:pPr>
      <w:rPr>
        <w:rFonts w:ascii="Courier New" w:hAnsi="Courier New" w:hint="default"/>
      </w:rPr>
    </w:lvl>
    <w:lvl w:ilvl="5" w:tplc="8A22BE56">
      <w:start w:val="1"/>
      <w:numFmt w:val="bullet"/>
      <w:lvlText w:val=""/>
      <w:lvlJc w:val="left"/>
      <w:pPr>
        <w:ind w:left="4320" w:hanging="360"/>
      </w:pPr>
      <w:rPr>
        <w:rFonts w:ascii="Wingdings" w:hAnsi="Wingdings" w:hint="default"/>
      </w:rPr>
    </w:lvl>
    <w:lvl w:ilvl="6" w:tplc="7466F008">
      <w:start w:val="1"/>
      <w:numFmt w:val="bullet"/>
      <w:lvlText w:val=""/>
      <w:lvlJc w:val="left"/>
      <w:pPr>
        <w:ind w:left="5040" w:hanging="360"/>
      </w:pPr>
      <w:rPr>
        <w:rFonts w:ascii="Symbol" w:hAnsi="Symbol" w:hint="default"/>
      </w:rPr>
    </w:lvl>
    <w:lvl w:ilvl="7" w:tplc="0060E532">
      <w:start w:val="1"/>
      <w:numFmt w:val="bullet"/>
      <w:lvlText w:val="o"/>
      <w:lvlJc w:val="left"/>
      <w:pPr>
        <w:ind w:left="5760" w:hanging="360"/>
      </w:pPr>
      <w:rPr>
        <w:rFonts w:ascii="Courier New" w:hAnsi="Courier New" w:hint="default"/>
      </w:rPr>
    </w:lvl>
    <w:lvl w:ilvl="8" w:tplc="4F1E8852">
      <w:start w:val="1"/>
      <w:numFmt w:val="bullet"/>
      <w:lvlText w:val=""/>
      <w:lvlJc w:val="left"/>
      <w:pPr>
        <w:ind w:left="6480" w:hanging="360"/>
      </w:pPr>
      <w:rPr>
        <w:rFonts w:ascii="Wingdings" w:hAnsi="Wingdings" w:hint="default"/>
      </w:rPr>
    </w:lvl>
  </w:abstractNum>
  <w:abstractNum w:abstractNumId="106" w15:restartNumberingAfterBreak="0">
    <w:nsid w:val="762FB13B"/>
    <w:multiLevelType w:val="hybridMultilevel"/>
    <w:tmpl w:val="1FA44D46"/>
    <w:lvl w:ilvl="0" w:tplc="F3A48284">
      <w:start w:val="1"/>
      <w:numFmt w:val="bullet"/>
      <w:lvlText w:val=""/>
      <w:lvlJc w:val="left"/>
      <w:pPr>
        <w:ind w:left="720" w:hanging="360"/>
      </w:pPr>
      <w:rPr>
        <w:rFonts w:ascii="Symbol" w:hAnsi="Symbol" w:hint="default"/>
      </w:rPr>
    </w:lvl>
    <w:lvl w:ilvl="1" w:tplc="6B46CAC6">
      <w:start w:val="1"/>
      <w:numFmt w:val="bullet"/>
      <w:lvlText w:val="o"/>
      <w:lvlJc w:val="left"/>
      <w:pPr>
        <w:ind w:left="1440" w:hanging="360"/>
      </w:pPr>
      <w:rPr>
        <w:rFonts w:ascii="Courier New" w:hAnsi="Courier New" w:hint="default"/>
      </w:rPr>
    </w:lvl>
    <w:lvl w:ilvl="2" w:tplc="8E9EE292">
      <w:start w:val="1"/>
      <w:numFmt w:val="bullet"/>
      <w:lvlText w:val=""/>
      <w:lvlJc w:val="left"/>
      <w:pPr>
        <w:ind w:left="2160" w:hanging="360"/>
      </w:pPr>
      <w:rPr>
        <w:rFonts w:ascii="Wingdings" w:hAnsi="Wingdings" w:hint="default"/>
      </w:rPr>
    </w:lvl>
    <w:lvl w:ilvl="3" w:tplc="8B0A98CE">
      <w:start w:val="1"/>
      <w:numFmt w:val="bullet"/>
      <w:lvlText w:val=""/>
      <w:lvlJc w:val="left"/>
      <w:pPr>
        <w:ind w:left="2880" w:hanging="360"/>
      </w:pPr>
      <w:rPr>
        <w:rFonts w:ascii="Symbol" w:hAnsi="Symbol" w:hint="default"/>
      </w:rPr>
    </w:lvl>
    <w:lvl w:ilvl="4" w:tplc="A016D932">
      <w:start w:val="1"/>
      <w:numFmt w:val="bullet"/>
      <w:lvlText w:val="o"/>
      <w:lvlJc w:val="left"/>
      <w:pPr>
        <w:ind w:left="3600" w:hanging="360"/>
      </w:pPr>
      <w:rPr>
        <w:rFonts w:ascii="Courier New" w:hAnsi="Courier New" w:hint="default"/>
      </w:rPr>
    </w:lvl>
    <w:lvl w:ilvl="5" w:tplc="FACE62BC">
      <w:start w:val="1"/>
      <w:numFmt w:val="bullet"/>
      <w:lvlText w:val=""/>
      <w:lvlJc w:val="left"/>
      <w:pPr>
        <w:ind w:left="4320" w:hanging="360"/>
      </w:pPr>
      <w:rPr>
        <w:rFonts w:ascii="Wingdings" w:hAnsi="Wingdings" w:hint="default"/>
      </w:rPr>
    </w:lvl>
    <w:lvl w:ilvl="6" w:tplc="27A2F61A">
      <w:start w:val="1"/>
      <w:numFmt w:val="bullet"/>
      <w:lvlText w:val=""/>
      <w:lvlJc w:val="left"/>
      <w:pPr>
        <w:ind w:left="5040" w:hanging="360"/>
      </w:pPr>
      <w:rPr>
        <w:rFonts w:ascii="Symbol" w:hAnsi="Symbol" w:hint="default"/>
      </w:rPr>
    </w:lvl>
    <w:lvl w:ilvl="7" w:tplc="D55A63B2">
      <w:start w:val="1"/>
      <w:numFmt w:val="bullet"/>
      <w:lvlText w:val="o"/>
      <w:lvlJc w:val="left"/>
      <w:pPr>
        <w:ind w:left="5760" w:hanging="360"/>
      </w:pPr>
      <w:rPr>
        <w:rFonts w:ascii="Courier New" w:hAnsi="Courier New" w:hint="default"/>
      </w:rPr>
    </w:lvl>
    <w:lvl w:ilvl="8" w:tplc="F80C87F8">
      <w:start w:val="1"/>
      <w:numFmt w:val="bullet"/>
      <w:lvlText w:val=""/>
      <w:lvlJc w:val="left"/>
      <w:pPr>
        <w:ind w:left="6480" w:hanging="360"/>
      </w:pPr>
      <w:rPr>
        <w:rFonts w:ascii="Wingdings" w:hAnsi="Wingdings" w:hint="default"/>
      </w:rPr>
    </w:lvl>
  </w:abstractNum>
  <w:abstractNum w:abstractNumId="107" w15:restartNumberingAfterBreak="0">
    <w:nsid w:val="77234C43"/>
    <w:multiLevelType w:val="hybridMultilevel"/>
    <w:tmpl w:val="EADA2ABC"/>
    <w:lvl w:ilvl="0" w:tplc="F2D09654">
      <w:start w:val="1"/>
      <w:numFmt w:val="bullet"/>
      <w:lvlText w:val=""/>
      <w:lvlJc w:val="left"/>
      <w:pPr>
        <w:tabs>
          <w:tab w:val="num" w:pos="720"/>
        </w:tabs>
        <w:ind w:left="720" w:hanging="360"/>
      </w:pPr>
      <w:rPr>
        <w:rFonts w:ascii="Wingdings 2" w:hAnsi="Wingdings 2" w:hint="default"/>
      </w:rPr>
    </w:lvl>
    <w:lvl w:ilvl="1" w:tplc="7A0A6E1A">
      <w:numFmt w:val="bullet"/>
      <w:lvlText w:val="•"/>
      <w:lvlJc w:val="left"/>
      <w:pPr>
        <w:tabs>
          <w:tab w:val="num" w:pos="1440"/>
        </w:tabs>
        <w:ind w:left="1440" w:hanging="360"/>
      </w:pPr>
      <w:rPr>
        <w:rFonts w:ascii="Arial" w:hAnsi="Arial" w:hint="default"/>
      </w:rPr>
    </w:lvl>
    <w:lvl w:ilvl="2" w:tplc="395264F2" w:tentative="1">
      <w:start w:val="1"/>
      <w:numFmt w:val="bullet"/>
      <w:lvlText w:val=""/>
      <w:lvlJc w:val="left"/>
      <w:pPr>
        <w:tabs>
          <w:tab w:val="num" w:pos="2160"/>
        </w:tabs>
        <w:ind w:left="2160" w:hanging="360"/>
      </w:pPr>
      <w:rPr>
        <w:rFonts w:ascii="Wingdings 2" w:hAnsi="Wingdings 2" w:hint="default"/>
      </w:rPr>
    </w:lvl>
    <w:lvl w:ilvl="3" w:tplc="2D1E2148" w:tentative="1">
      <w:start w:val="1"/>
      <w:numFmt w:val="bullet"/>
      <w:lvlText w:val=""/>
      <w:lvlJc w:val="left"/>
      <w:pPr>
        <w:tabs>
          <w:tab w:val="num" w:pos="2880"/>
        </w:tabs>
        <w:ind w:left="2880" w:hanging="360"/>
      </w:pPr>
      <w:rPr>
        <w:rFonts w:ascii="Wingdings 2" w:hAnsi="Wingdings 2" w:hint="default"/>
      </w:rPr>
    </w:lvl>
    <w:lvl w:ilvl="4" w:tplc="07DAA54C" w:tentative="1">
      <w:start w:val="1"/>
      <w:numFmt w:val="bullet"/>
      <w:lvlText w:val=""/>
      <w:lvlJc w:val="left"/>
      <w:pPr>
        <w:tabs>
          <w:tab w:val="num" w:pos="3600"/>
        </w:tabs>
        <w:ind w:left="3600" w:hanging="360"/>
      </w:pPr>
      <w:rPr>
        <w:rFonts w:ascii="Wingdings 2" w:hAnsi="Wingdings 2" w:hint="default"/>
      </w:rPr>
    </w:lvl>
    <w:lvl w:ilvl="5" w:tplc="E176226E" w:tentative="1">
      <w:start w:val="1"/>
      <w:numFmt w:val="bullet"/>
      <w:lvlText w:val=""/>
      <w:lvlJc w:val="left"/>
      <w:pPr>
        <w:tabs>
          <w:tab w:val="num" w:pos="4320"/>
        </w:tabs>
        <w:ind w:left="4320" w:hanging="360"/>
      </w:pPr>
      <w:rPr>
        <w:rFonts w:ascii="Wingdings 2" w:hAnsi="Wingdings 2" w:hint="default"/>
      </w:rPr>
    </w:lvl>
    <w:lvl w:ilvl="6" w:tplc="20DCDFA2" w:tentative="1">
      <w:start w:val="1"/>
      <w:numFmt w:val="bullet"/>
      <w:lvlText w:val=""/>
      <w:lvlJc w:val="left"/>
      <w:pPr>
        <w:tabs>
          <w:tab w:val="num" w:pos="5040"/>
        </w:tabs>
        <w:ind w:left="5040" w:hanging="360"/>
      </w:pPr>
      <w:rPr>
        <w:rFonts w:ascii="Wingdings 2" w:hAnsi="Wingdings 2" w:hint="default"/>
      </w:rPr>
    </w:lvl>
    <w:lvl w:ilvl="7" w:tplc="D5A6E414" w:tentative="1">
      <w:start w:val="1"/>
      <w:numFmt w:val="bullet"/>
      <w:lvlText w:val=""/>
      <w:lvlJc w:val="left"/>
      <w:pPr>
        <w:tabs>
          <w:tab w:val="num" w:pos="5760"/>
        </w:tabs>
        <w:ind w:left="5760" w:hanging="360"/>
      </w:pPr>
      <w:rPr>
        <w:rFonts w:ascii="Wingdings 2" w:hAnsi="Wingdings 2" w:hint="default"/>
      </w:rPr>
    </w:lvl>
    <w:lvl w:ilvl="8" w:tplc="543ABE58" w:tentative="1">
      <w:start w:val="1"/>
      <w:numFmt w:val="bullet"/>
      <w:lvlText w:val=""/>
      <w:lvlJc w:val="left"/>
      <w:pPr>
        <w:tabs>
          <w:tab w:val="num" w:pos="6480"/>
        </w:tabs>
        <w:ind w:left="6480" w:hanging="360"/>
      </w:pPr>
      <w:rPr>
        <w:rFonts w:ascii="Wingdings 2" w:hAnsi="Wingdings 2" w:hint="default"/>
      </w:rPr>
    </w:lvl>
  </w:abstractNum>
  <w:abstractNum w:abstractNumId="108" w15:restartNumberingAfterBreak="0">
    <w:nsid w:val="78AFE909"/>
    <w:multiLevelType w:val="hybridMultilevel"/>
    <w:tmpl w:val="FFFFFFFF"/>
    <w:lvl w:ilvl="0" w:tplc="0B8435D2">
      <w:start w:val="1"/>
      <w:numFmt w:val="decimal"/>
      <w:lvlText w:val="•"/>
      <w:lvlJc w:val="left"/>
      <w:pPr>
        <w:ind w:left="720" w:hanging="360"/>
      </w:pPr>
    </w:lvl>
    <w:lvl w:ilvl="1" w:tplc="34E6C9E0">
      <w:start w:val="1"/>
      <w:numFmt w:val="lowerLetter"/>
      <w:lvlText w:val="%2."/>
      <w:lvlJc w:val="left"/>
      <w:pPr>
        <w:ind w:left="1440" w:hanging="360"/>
      </w:pPr>
    </w:lvl>
    <w:lvl w:ilvl="2" w:tplc="18E2FCA8">
      <w:start w:val="1"/>
      <w:numFmt w:val="lowerRoman"/>
      <w:lvlText w:val="%3."/>
      <w:lvlJc w:val="right"/>
      <w:pPr>
        <w:ind w:left="2160" w:hanging="180"/>
      </w:pPr>
    </w:lvl>
    <w:lvl w:ilvl="3" w:tplc="81EE2BD8">
      <w:start w:val="1"/>
      <w:numFmt w:val="decimal"/>
      <w:lvlText w:val="%4."/>
      <w:lvlJc w:val="left"/>
      <w:pPr>
        <w:ind w:left="2880" w:hanging="360"/>
      </w:pPr>
    </w:lvl>
    <w:lvl w:ilvl="4" w:tplc="8480B03C">
      <w:start w:val="1"/>
      <w:numFmt w:val="lowerLetter"/>
      <w:lvlText w:val="%5."/>
      <w:lvlJc w:val="left"/>
      <w:pPr>
        <w:ind w:left="3600" w:hanging="360"/>
      </w:pPr>
    </w:lvl>
    <w:lvl w:ilvl="5" w:tplc="7E7E4452">
      <w:start w:val="1"/>
      <w:numFmt w:val="lowerRoman"/>
      <w:lvlText w:val="%6."/>
      <w:lvlJc w:val="right"/>
      <w:pPr>
        <w:ind w:left="4320" w:hanging="180"/>
      </w:pPr>
    </w:lvl>
    <w:lvl w:ilvl="6" w:tplc="5D70FD9C">
      <w:start w:val="1"/>
      <w:numFmt w:val="decimal"/>
      <w:lvlText w:val="%7."/>
      <w:lvlJc w:val="left"/>
      <w:pPr>
        <w:ind w:left="5040" w:hanging="360"/>
      </w:pPr>
    </w:lvl>
    <w:lvl w:ilvl="7" w:tplc="DA9AC3FE">
      <w:start w:val="1"/>
      <w:numFmt w:val="lowerLetter"/>
      <w:lvlText w:val="%8."/>
      <w:lvlJc w:val="left"/>
      <w:pPr>
        <w:ind w:left="5760" w:hanging="360"/>
      </w:pPr>
    </w:lvl>
    <w:lvl w:ilvl="8" w:tplc="6616CC6E">
      <w:start w:val="1"/>
      <w:numFmt w:val="lowerRoman"/>
      <w:lvlText w:val="%9."/>
      <w:lvlJc w:val="right"/>
      <w:pPr>
        <w:ind w:left="6480" w:hanging="180"/>
      </w:pPr>
    </w:lvl>
  </w:abstractNum>
  <w:abstractNum w:abstractNumId="109" w15:restartNumberingAfterBreak="0">
    <w:nsid w:val="790459B6"/>
    <w:multiLevelType w:val="hybridMultilevel"/>
    <w:tmpl w:val="C0F05CA8"/>
    <w:lvl w:ilvl="0" w:tplc="01A46FEA">
      <w:start w:val="1"/>
      <w:numFmt w:val="bullet"/>
      <w:lvlText w:val=""/>
      <w:lvlJc w:val="left"/>
      <w:pPr>
        <w:ind w:left="720" w:hanging="360"/>
      </w:pPr>
      <w:rPr>
        <w:rFonts w:ascii="Symbol" w:hAnsi="Symbol" w:hint="default"/>
      </w:rPr>
    </w:lvl>
    <w:lvl w:ilvl="1" w:tplc="E304B90E" w:tentative="1">
      <w:start w:val="1"/>
      <w:numFmt w:val="bullet"/>
      <w:lvlText w:val="o"/>
      <w:lvlJc w:val="left"/>
      <w:pPr>
        <w:ind w:left="1440" w:hanging="360"/>
      </w:pPr>
      <w:rPr>
        <w:rFonts w:ascii="Courier New" w:hAnsi="Courier New" w:hint="default"/>
      </w:rPr>
    </w:lvl>
    <w:lvl w:ilvl="2" w:tplc="0808578A" w:tentative="1">
      <w:start w:val="1"/>
      <w:numFmt w:val="bullet"/>
      <w:lvlText w:val=""/>
      <w:lvlJc w:val="left"/>
      <w:pPr>
        <w:ind w:left="2160" w:hanging="360"/>
      </w:pPr>
      <w:rPr>
        <w:rFonts w:ascii="Wingdings" w:hAnsi="Wingdings" w:hint="default"/>
      </w:rPr>
    </w:lvl>
    <w:lvl w:ilvl="3" w:tplc="D13C6AA0" w:tentative="1">
      <w:start w:val="1"/>
      <w:numFmt w:val="bullet"/>
      <w:lvlText w:val=""/>
      <w:lvlJc w:val="left"/>
      <w:pPr>
        <w:ind w:left="2880" w:hanging="360"/>
      </w:pPr>
      <w:rPr>
        <w:rFonts w:ascii="Symbol" w:hAnsi="Symbol" w:hint="default"/>
      </w:rPr>
    </w:lvl>
    <w:lvl w:ilvl="4" w:tplc="0B063030" w:tentative="1">
      <w:start w:val="1"/>
      <w:numFmt w:val="bullet"/>
      <w:lvlText w:val="o"/>
      <w:lvlJc w:val="left"/>
      <w:pPr>
        <w:ind w:left="3600" w:hanging="360"/>
      </w:pPr>
      <w:rPr>
        <w:rFonts w:ascii="Courier New" w:hAnsi="Courier New" w:hint="default"/>
      </w:rPr>
    </w:lvl>
    <w:lvl w:ilvl="5" w:tplc="FC5623A8" w:tentative="1">
      <w:start w:val="1"/>
      <w:numFmt w:val="bullet"/>
      <w:lvlText w:val=""/>
      <w:lvlJc w:val="left"/>
      <w:pPr>
        <w:ind w:left="4320" w:hanging="360"/>
      </w:pPr>
      <w:rPr>
        <w:rFonts w:ascii="Wingdings" w:hAnsi="Wingdings" w:hint="default"/>
      </w:rPr>
    </w:lvl>
    <w:lvl w:ilvl="6" w:tplc="6D3E77AC" w:tentative="1">
      <w:start w:val="1"/>
      <w:numFmt w:val="bullet"/>
      <w:lvlText w:val=""/>
      <w:lvlJc w:val="left"/>
      <w:pPr>
        <w:ind w:left="5040" w:hanging="360"/>
      </w:pPr>
      <w:rPr>
        <w:rFonts w:ascii="Symbol" w:hAnsi="Symbol" w:hint="default"/>
      </w:rPr>
    </w:lvl>
    <w:lvl w:ilvl="7" w:tplc="797CF7AA" w:tentative="1">
      <w:start w:val="1"/>
      <w:numFmt w:val="bullet"/>
      <w:lvlText w:val="o"/>
      <w:lvlJc w:val="left"/>
      <w:pPr>
        <w:ind w:left="5760" w:hanging="360"/>
      </w:pPr>
      <w:rPr>
        <w:rFonts w:ascii="Courier New" w:hAnsi="Courier New" w:hint="default"/>
      </w:rPr>
    </w:lvl>
    <w:lvl w:ilvl="8" w:tplc="F84635B2" w:tentative="1">
      <w:start w:val="1"/>
      <w:numFmt w:val="bullet"/>
      <w:lvlText w:val=""/>
      <w:lvlJc w:val="left"/>
      <w:pPr>
        <w:ind w:left="6480" w:hanging="360"/>
      </w:pPr>
      <w:rPr>
        <w:rFonts w:ascii="Wingdings" w:hAnsi="Wingdings" w:hint="default"/>
      </w:rPr>
    </w:lvl>
  </w:abstractNum>
  <w:abstractNum w:abstractNumId="110" w15:restartNumberingAfterBreak="0">
    <w:nsid w:val="793A4D14"/>
    <w:multiLevelType w:val="hybridMultilevel"/>
    <w:tmpl w:val="FFFFFFFF"/>
    <w:lvl w:ilvl="0" w:tplc="92566146">
      <w:start w:val="1"/>
      <w:numFmt w:val="decimal"/>
      <w:lvlText w:val="•"/>
      <w:lvlJc w:val="left"/>
      <w:pPr>
        <w:ind w:left="720" w:hanging="360"/>
      </w:pPr>
    </w:lvl>
    <w:lvl w:ilvl="1" w:tplc="4404AB70">
      <w:start w:val="1"/>
      <w:numFmt w:val="lowerLetter"/>
      <w:lvlText w:val="%2."/>
      <w:lvlJc w:val="left"/>
      <w:pPr>
        <w:ind w:left="1440" w:hanging="360"/>
      </w:pPr>
    </w:lvl>
    <w:lvl w:ilvl="2" w:tplc="72884E40">
      <w:start w:val="1"/>
      <w:numFmt w:val="lowerRoman"/>
      <w:lvlText w:val="%3."/>
      <w:lvlJc w:val="right"/>
      <w:pPr>
        <w:ind w:left="2160" w:hanging="180"/>
      </w:pPr>
    </w:lvl>
    <w:lvl w:ilvl="3" w:tplc="7AD26F1A">
      <w:start w:val="1"/>
      <w:numFmt w:val="decimal"/>
      <w:lvlText w:val="%4."/>
      <w:lvlJc w:val="left"/>
      <w:pPr>
        <w:ind w:left="2880" w:hanging="360"/>
      </w:pPr>
    </w:lvl>
    <w:lvl w:ilvl="4" w:tplc="A85EB2CC">
      <w:start w:val="1"/>
      <w:numFmt w:val="lowerLetter"/>
      <w:lvlText w:val="%5."/>
      <w:lvlJc w:val="left"/>
      <w:pPr>
        <w:ind w:left="3600" w:hanging="360"/>
      </w:pPr>
    </w:lvl>
    <w:lvl w:ilvl="5" w:tplc="C06CA0B2">
      <w:start w:val="1"/>
      <w:numFmt w:val="lowerRoman"/>
      <w:lvlText w:val="%6."/>
      <w:lvlJc w:val="right"/>
      <w:pPr>
        <w:ind w:left="4320" w:hanging="180"/>
      </w:pPr>
    </w:lvl>
    <w:lvl w:ilvl="6" w:tplc="647AF4D6">
      <w:start w:val="1"/>
      <w:numFmt w:val="decimal"/>
      <w:lvlText w:val="%7."/>
      <w:lvlJc w:val="left"/>
      <w:pPr>
        <w:ind w:left="5040" w:hanging="360"/>
      </w:pPr>
    </w:lvl>
    <w:lvl w:ilvl="7" w:tplc="80B03CCA">
      <w:start w:val="1"/>
      <w:numFmt w:val="lowerLetter"/>
      <w:lvlText w:val="%8."/>
      <w:lvlJc w:val="left"/>
      <w:pPr>
        <w:ind w:left="5760" w:hanging="360"/>
      </w:pPr>
    </w:lvl>
    <w:lvl w:ilvl="8" w:tplc="909E8294">
      <w:start w:val="1"/>
      <w:numFmt w:val="lowerRoman"/>
      <w:lvlText w:val="%9."/>
      <w:lvlJc w:val="right"/>
      <w:pPr>
        <w:ind w:left="6480" w:hanging="180"/>
      </w:pPr>
    </w:lvl>
  </w:abstractNum>
  <w:abstractNum w:abstractNumId="111" w15:restartNumberingAfterBreak="0">
    <w:nsid w:val="79FC7ADC"/>
    <w:multiLevelType w:val="hybridMultilevel"/>
    <w:tmpl w:val="15CA5A10"/>
    <w:lvl w:ilvl="0" w:tplc="45C06884">
      <w:start w:val="1"/>
      <w:numFmt w:val="bullet"/>
      <w:lvlText w:val=""/>
      <w:lvlJc w:val="left"/>
      <w:pPr>
        <w:ind w:left="1440" w:hanging="360"/>
      </w:pPr>
      <w:rPr>
        <w:rFonts w:ascii="Symbol" w:hAnsi="Symbol" w:hint="default"/>
      </w:rPr>
    </w:lvl>
    <w:lvl w:ilvl="1" w:tplc="042A0796">
      <w:start w:val="1"/>
      <w:numFmt w:val="bullet"/>
      <w:lvlText w:val="o"/>
      <w:lvlJc w:val="left"/>
      <w:pPr>
        <w:ind w:left="2160" w:hanging="360"/>
      </w:pPr>
      <w:rPr>
        <w:rFonts w:ascii="Courier New" w:hAnsi="Courier New" w:hint="default"/>
      </w:rPr>
    </w:lvl>
    <w:lvl w:ilvl="2" w:tplc="7832B5F0" w:tentative="1">
      <w:start w:val="1"/>
      <w:numFmt w:val="bullet"/>
      <w:lvlText w:val=""/>
      <w:lvlJc w:val="left"/>
      <w:pPr>
        <w:ind w:left="2880" w:hanging="360"/>
      </w:pPr>
      <w:rPr>
        <w:rFonts w:ascii="Wingdings" w:hAnsi="Wingdings" w:hint="default"/>
      </w:rPr>
    </w:lvl>
    <w:lvl w:ilvl="3" w:tplc="2A1E1174" w:tentative="1">
      <w:start w:val="1"/>
      <w:numFmt w:val="bullet"/>
      <w:lvlText w:val=""/>
      <w:lvlJc w:val="left"/>
      <w:pPr>
        <w:ind w:left="3600" w:hanging="360"/>
      </w:pPr>
      <w:rPr>
        <w:rFonts w:ascii="Symbol" w:hAnsi="Symbol" w:hint="default"/>
      </w:rPr>
    </w:lvl>
    <w:lvl w:ilvl="4" w:tplc="FC840894" w:tentative="1">
      <w:start w:val="1"/>
      <w:numFmt w:val="bullet"/>
      <w:lvlText w:val="o"/>
      <w:lvlJc w:val="left"/>
      <w:pPr>
        <w:ind w:left="4320" w:hanging="360"/>
      </w:pPr>
      <w:rPr>
        <w:rFonts w:ascii="Courier New" w:hAnsi="Courier New" w:hint="default"/>
      </w:rPr>
    </w:lvl>
    <w:lvl w:ilvl="5" w:tplc="704A2726" w:tentative="1">
      <w:start w:val="1"/>
      <w:numFmt w:val="bullet"/>
      <w:lvlText w:val=""/>
      <w:lvlJc w:val="left"/>
      <w:pPr>
        <w:ind w:left="5040" w:hanging="360"/>
      </w:pPr>
      <w:rPr>
        <w:rFonts w:ascii="Wingdings" w:hAnsi="Wingdings" w:hint="default"/>
      </w:rPr>
    </w:lvl>
    <w:lvl w:ilvl="6" w:tplc="522234BE" w:tentative="1">
      <w:start w:val="1"/>
      <w:numFmt w:val="bullet"/>
      <w:lvlText w:val=""/>
      <w:lvlJc w:val="left"/>
      <w:pPr>
        <w:ind w:left="5760" w:hanging="360"/>
      </w:pPr>
      <w:rPr>
        <w:rFonts w:ascii="Symbol" w:hAnsi="Symbol" w:hint="default"/>
      </w:rPr>
    </w:lvl>
    <w:lvl w:ilvl="7" w:tplc="DF8EDBEE" w:tentative="1">
      <w:start w:val="1"/>
      <w:numFmt w:val="bullet"/>
      <w:lvlText w:val="o"/>
      <w:lvlJc w:val="left"/>
      <w:pPr>
        <w:ind w:left="6480" w:hanging="360"/>
      </w:pPr>
      <w:rPr>
        <w:rFonts w:ascii="Courier New" w:hAnsi="Courier New" w:hint="default"/>
      </w:rPr>
    </w:lvl>
    <w:lvl w:ilvl="8" w:tplc="DAD0EDDE" w:tentative="1">
      <w:start w:val="1"/>
      <w:numFmt w:val="bullet"/>
      <w:lvlText w:val=""/>
      <w:lvlJc w:val="left"/>
      <w:pPr>
        <w:ind w:left="7200" w:hanging="360"/>
      </w:pPr>
      <w:rPr>
        <w:rFonts w:ascii="Wingdings" w:hAnsi="Wingdings" w:hint="default"/>
      </w:rPr>
    </w:lvl>
  </w:abstractNum>
  <w:abstractNum w:abstractNumId="112" w15:restartNumberingAfterBreak="0">
    <w:nsid w:val="7BBD575E"/>
    <w:multiLevelType w:val="hybridMultilevel"/>
    <w:tmpl w:val="99D4E96A"/>
    <w:lvl w:ilvl="0" w:tplc="8C5E9CEA">
      <w:start w:val="5"/>
      <w:numFmt w:val="bullet"/>
      <w:lvlText w:val="-"/>
      <w:lvlJc w:val="left"/>
      <w:pPr>
        <w:ind w:left="720" w:hanging="360"/>
      </w:pPr>
      <w:rPr>
        <w:rFonts w:ascii="Times New Roman" w:hAnsi="Times New Roman" w:hint="default"/>
      </w:rPr>
    </w:lvl>
    <w:lvl w:ilvl="1" w:tplc="62B051C6" w:tentative="1">
      <w:start w:val="1"/>
      <w:numFmt w:val="bullet"/>
      <w:lvlText w:val="o"/>
      <w:lvlJc w:val="left"/>
      <w:pPr>
        <w:ind w:left="1440" w:hanging="360"/>
      </w:pPr>
      <w:rPr>
        <w:rFonts w:ascii="Courier New" w:hAnsi="Courier New" w:hint="default"/>
      </w:rPr>
    </w:lvl>
    <w:lvl w:ilvl="2" w:tplc="970C5210" w:tentative="1">
      <w:start w:val="1"/>
      <w:numFmt w:val="bullet"/>
      <w:lvlText w:val=""/>
      <w:lvlJc w:val="left"/>
      <w:pPr>
        <w:ind w:left="2160" w:hanging="360"/>
      </w:pPr>
      <w:rPr>
        <w:rFonts w:ascii="Wingdings" w:hAnsi="Wingdings" w:hint="default"/>
      </w:rPr>
    </w:lvl>
    <w:lvl w:ilvl="3" w:tplc="C6F40732" w:tentative="1">
      <w:start w:val="1"/>
      <w:numFmt w:val="bullet"/>
      <w:lvlText w:val=""/>
      <w:lvlJc w:val="left"/>
      <w:pPr>
        <w:ind w:left="2880" w:hanging="360"/>
      </w:pPr>
      <w:rPr>
        <w:rFonts w:ascii="Symbol" w:hAnsi="Symbol" w:hint="default"/>
      </w:rPr>
    </w:lvl>
    <w:lvl w:ilvl="4" w:tplc="5F801642" w:tentative="1">
      <w:start w:val="1"/>
      <w:numFmt w:val="bullet"/>
      <w:lvlText w:val="o"/>
      <w:lvlJc w:val="left"/>
      <w:pPr>
        <w:ind w:left="3600" w:hanging="360"/>
      </w:pPr>
      <w:rPr>
        <w:rFonts w:ascii="Courier New" w:hAnsi="Courier New" w:hint="default"/>
      </w:rPr>
    </w:lvl>
    <w:lvl w:ilvl="5" w:tplc="2042D982" w:tentative="1">
      <w:start w:val="1"/>
      <w:numFmt w:val="bullet"/>
      <w:lvlText w:val=""/>
      <w:lvlJc w:val="left"/>
      <w:pPr>
        <w:ind w:left="4320" w:hanging="360"/>
      </w:pPr>
      <w:rPr>
        <w:rFonts w:ascii="Wingdings" w:hAnsi="Wingdings" w:hint="default"/>
      </w:rPr>
    </w:lvl>
    <w:lvl w:ilvl="6" w:tplc="FC5C0A5E" w:tentative="1">
      <w:start w:val="1"/>
      <w:numFmt w:val="bullet"/>
      <w:lvlText w:val=""/>
      <w:lvlJc w:val="left"/>
      <w:pPr>
        <w:ind w:left="5040" w:hanging="360"/>
      </w:pPr>
      <w:rPr>
        <w:rFonts w:ascii="Symbol" w:hAnsi="Symbol" w:hint="default"/>
      </w:rPr>
    </w:lvl>
    <w:lvl w:ilvl="7" w:tplc="35044AF4" w:tentative="1">
      <w:start w:val="1"/>
      <w:numFmt w:val="bullet"/>
      <w:lvlText w:val="o"/>
      <w:lvlJc w:val="left"/>
      <w:pPr>
        <w:ind w:left="5760" w:hanging="360"/>
      </w:pPr>
      <w:rPr>
        <w:rFonts w:ascii="Courier New" w:hAnsi="Courier New" w:hint="default"/>
      </w:rPr>
    </w:lvl>
    <w:lvl w:ilvl="8" w:tplc="E102BEF2" w:tentative="1">
      <w:start w:val="1"/>
      <w:numFmt w:val="bullet"/>
      <w:lvlText w:val=""/>
      <w:lvlJc w:val="left"/>
      <w:pPr>
        <w:ind w:left="6480" w:hanging="360"/>
      </w:pPr>
      <w:rPr>
        <w:rFonts w:ascii="Wingdings" w:hAnsi="Wingdings" w:hint="default"/>
      </w:rPr>
    </w:lvl>
  </w:abstractNum>
  <w:abstractNum w:abstractNumId="113" w15:restartNumberingAfterBreak="0">
    <w:nsid w:val="7C597FAC"/>
    <w:multiLevelType w:val="hybridMultilevel"/>
    <w:tmpl w:val="FFFFFFFF"/>
    <w:lvl w:ilvl="0" w:tplc="EDF22580">
      <w:start w:val="1"/>
      <w:numFmt w:val="bullet"/>
      <w:lvlText w:val="-"/>
      <w:lvlJc w:val="left"/>
      <w:pPr>
        <w:ind w:left="720" w:hanging="360"/>
      </w:pPr>
      <w:rPr>
        <w:rFonts w:ascii="Aptos" w:hAnsi="Aptos" w:hint="default"/>
      </w:rPr>
    </w:lvl>
    <w:lvl w:ilvl="1" w:tplc="E93EA2F6">
      <w:start w:val="1"/>
      <w:numFmt w:val="bullet"/>
      <w:lvlText w:val="o"/>
      <w:lvlJc w:val="left"/>
      <w:pPr>
        <w:ind w:left="1440" w:hanging="360"/>
      </w:pPr>
      <w:rPr>
        <w:rFonts w:ascii="Courier New" w:hAnsi="Courier New" w:hint="default"/>
      </w:rPr>
    </w:lvl>
    <w:lvl w:ilvl="2" w:tplc="1EA6484A">
      <w:start w:val="1"/>
      <w:numFmt w:val="bullet"/>
      <w:lvlText w:val=""/>
      <w:lvlJc w:val="left"/>
      <w:pPr>
        <w:ind w:left="2160" w:hanging="360"/>
      </w:pPr>
      <w:rPr>
        <w:rFonts w:ascii="Wingdings" w:hAnsi="Wingdings" w:hint="default"/>
      </w:rPr>
    </w:lvl>
    <w:lvl w:ilvl="3" w:tplc="D60C0A40">
      <w:start w:val="1"/>
      <w:numFmt w:val="bullet"/>
      <w:lvlText w:val=""/>
      <w:lvlJc w:val="left"/>
      <w:pPr>
        <w:ind w:left="2880" w:hanging="360"/>
      </w:pPr>
      <w:rPr>
        <w:rFonts w:ascii="Symbol" w:hAnsi="Symbol" w:hint="default"/>
      </w:rPr>
    </w:lvl>
    <w:lvl w:ilvl="4" w:tplc="90E29A7E">
      <w:start w:val="1"/>
      <w:numFmt w:val="bullet"/>
      <w:lvlText w:val="o"/>
      <w:lvlJc w:val="left"/>
      <w:pPr>
        <w:ind w:left="3600" w:hanging="360"/>
      </w:pPr>
      <w:rPr>
        <w:rFonts w:ascii="Courier New" w:hAnsi="Courier New" w:hint="default"/>
      </w:rPr>
    </w:lvl>
    <w:lvl w:ilvl="5" w:tplc="76C84DB2">
      <w:start w:val="1"/>
      <w:numFmt w:val="bullet"/>
      <w:lvlText w:val=""/>
      <w:lvlJc w:val="left"/>
      <w:pPr>
        <w:ind w:left="4320" w:hanging="360"/>
      </w:pPr>
      <w:rPr>
        <w:rFonts w:ascii="Wingdings" w:hAnsi="Wingdings" w:hint="default"/>
      </w:rPr>
    </w:lvl>
    <w:lvl w:ilvl="6" w:tplc="04383CD6">
      <w:start w:val="1"/>
      <w:numFmt w:val="bullet"/>
      <w:lvlText w:val=""/>
      <w:lvlJc w:val="left"/>
      <w:pPr>
        <w:ind w:left="5040" w:hanging="360"/>
      </w:pPr>
      <w:rPr>
        <w:rFonts w:ascii="Symbol" w:hAnsi="Symbol" w:hint="default"/>
      </w:rPr>
    </w:lvl>
    <w:lvl w:ilvl="7" w:tplc="563CD468">
      <w:start w:val="1"/>
      <w:numFmt w:val="bullet"/>
      <w:lvlText w:val="o"/>
      <w:lvlJc w:val="left"/>
      <w:pPr>
        <w:ind w:left="5760" w:hanging="360"/>
      </w:pPr>
      <w:rPr>
        <w:rFonts w:ascii="Courier New" w:hAnsi="Courier New" w:hint="default"/>
      </w:rPr>
    </w:lvl>
    <w:lvl w:ilvl="8" w:tplc="2E20FE22">
      <w:start w:val="1"/>
      <w:numFmt w:val="bullet"/>
      <w:lvlText w:val=""/>
      <w:lvlJc w:val="left"/>
      <w:pPr>
        <w:ind w:left="6480" w:hanging="360"/>
      </w:pPr>
      <w:rPr>
        <w:rFonts w:ascii="Wingdings" w:hAnsi="Wingdings" w:hint="default"/>
      </w:rPr>
    </w:lvl>
  </w:abstractNum>
  <w:abstractNum w:abstractNumId="114" w15:restartNumberingAfterBreak="0">
    <w:nsid w:val="7EC651BA"/>
    <w:multiLevelType w:val="multilevel"/>
    <w:tmpl w:val="3BF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082FCF"/>
    <w:multiLevelType w:val="hybridMultilevel"/>
    <w:tmpl w:val="61E4BB66"/>
    <w:lvl w:ilvl="0" w:tplc="7E76E692">
      <w:start w:val="1"/>
      <w:numFmt w:val="bullet"/>
      <w:lvlText w:val=""/>
      <w:lvlJc w:val="left"/>
      <w:pPr>
        <w:ind w:left="720" w:hanging="360"/>
      </w:pPr>
      <w:rPr>
        <w:rFonts w:ascii="Symbol" w:hAnsi="Symbol" w:hint="default"/>
      </w:rPr>
    </w:lvl>
    <w:lvl w:ilvl="1" w:tplc="18107CE8" w:tentative="1">
      <w:start w:val="1"/>
      <w:numFmt w:val="bullet"/>
      <w:lvlText w:val="o"/>
      <w:lvlJc w:val="left"/>
      <w:pPr>
        <w:ind w:left="1440" w:hanging="360"/>
      </w:pPr>
      <w:rPr>
        <w:rFonts w:ascii="Courier New" w:hAnsi="Courier New" w:hint="default"/>
      </w:rPr>
    </w:lvl>
    <w:lvl w:ilvl="2" w:tplc="30909010" w:tentative="1">
      <w:start w:val="1"/>
      <w:numFmt w:val="bullet"/>
      <w:lvlText w:val=""/>
      <w:lvlJc w:val="left"/>
      <w:pPr>
        <w:ind w:left="2160" w:hanging="360"/>
      </w:pPr>
      <w:rPr>
        <w:rFonts w:ascii="Wingdings" w:hAnsi="Wingdings" w:hint="default"/>
      </w:rPr>
    </w:lvl>
    <w:lvl w:ilvl="3" w:tplc="58448BF8" w:tentative="1">
      <w:start w:val="1"/>
      <w:numFmt w:val="bullet"/>
      <w:lvlText w:val=""/>
      <w:lvlJc w:val="left"/>
      <w:pPr>
        <w:ind w:left="2880" w:hanging="360"/>
      </w:pPr>
      <w:rPr>
        <w:rFonts w:ascii="Symbol" w:hAnsi="Symbol" w:hint="default"/>
      </w:rPr>
    </w:lvl>
    <w:lvl w:ilvl="4" w:tplc="23B0675C" w:tentative="1">
      <w:start w:val="1"/>
      <w:numFmt w:val="bullet"/>
      <w:lvlText w:val="o"/>
      <w:lvlJc w:val="left"/>
      <w:pPr>
        <w:ind w:left="3600" w:hanging="360"/>
      </w:pPr>
      <w:rPr>
        <w:rFonts w:ascii="Courier New" w:hAnsi="Courier New" w:hint="default"/>
      </w:rPr>
    </w:lvl>
    <w:lvl w:ilvl="5" w:tplc="BE82F82C" w:tentative="1">
      <w:start w:val="1"/>
      <w:numFmt w:val="bullet"/>
      <w:lvlText w:val=""/>
      <w:lvlJc w:val="left"/>
      <w:pPr>
        <w:ind w:left="4320" w:hanging="360"/>
      </w:pPr>
      <w:rPr>
        <w:rFonts w:ascii="Wingdings" w:hAnsi="Wingdings" w:hint="default"/>
      </w:rPr>
    </w:lvl>
    <w:lvl w:ilvl="6" w:tplc="4C14E8F0" w:tentative="1">
      <w:start w:val="1"/>
      <w:numFmt w:val="bullet"/>
      <w:lvlText w:val=""/>
      <w:lvlJc w:val="left"/>
      <w:pPr>
        <w:ind w:left="5040" w:hanging="360"/>
      </w:pPr>
      <w:rPr>
        <w:rFonts w:ascii="Symbol" w:hAnsi="Symbol" w:hint="default"/>
      </w:rPr>
    </w:lvl>
    <w:lvl w:ilvl="7" w:tplc="EF2AA464" w:tentative="1">
      <w:start w:val="1"/>
      <w:numFmt w:val="bullet"/>
      <w:lvlText w:val="o"/>
      <w:lvlJc w:val="left"/>
      <w:pPr>
        <w:ind w:left="5760" w:hanging="360"/>
      </w:pPr>
      <w:rPr>
        <w:rFonts w:ascii="Courier New" w:hAnsi="Courier New" w:hint="default"/>
      </w:rPr>
    </w:lvl>
    <w:lvl w:ilvl="8" w:tplc="32AEC650" w:tentative="1">
      <w:start w:val="1"/>
      <w:numFmt w:val="bullet"/>
      <w:lvlText w:val=""/>
      <w:lvlJc w:val="left"/>
      <w:pPr>
        <w:ind w:left="6480" w:hanging="360"/>
      </w:pPr>
      <w:rPr>
        <w:rFonts w:ascii="Wingdings" w:hAnsi="Wingdings" w:hint="default"/>
      </w:rPr>
    </w:lvl>
  </w:abstractNum>
  <w:abstractNum w:abstractNumId="116" w15:restartNumberingAfterBreak="0">
    <w:nsid w:val="7F43AFAF"/>
    <w:multiLevelType w:val="hybridMultilevel"/>
    <w:tmpl w:val="FFFFFFFF"/>
    <w:lvl w:ilvl="0" w:tplc="A49C6CD6">
      <w:start w:val="1"/>
      <w:numFmt w:val="bullet"/>
      <w:lvlText w:val="-"/>
      <w:lvlJc w:val="left"/>
      <w:pPr>
        <w:ind w:left="720" w:hanging="360"/>
      </w:pPr>
      <w:rPr>
        <w:rFonts w:ascii="Aptos" w:hAnsi="Aptos" w:hint="default"/>
      </w:rPr>
    </w:lvl>
    <w:lvl w:ilvl="1" w:tplc="DC3A3B5E">
      <w:start w:val="1"/>
      <w:numFmt w:val="bullet"/>
      <w:lvlText w:val="o"/>
      <w:lvlJc w:val="left"/>
      <w:pPr>
        <w:ind w:left="1440" w:hanging="360"/>
      </w:pPr>
      <w:rPr>
        <w:rFonts w:ascii="Courier New" w:hAnsi="Courier New" w:hint="default"/>
      </w:rPr>
    </w:lvl>
    <w:lvl w:ilvl="2" w:tplc="DE72759A">
      <w:start w:val="1"/>
      <w:numFmt w:val="bullet"/>
      <w:lvlText w:val=""/>
      <w:lvlJc w:val="left"/>
      <w:pPr>
        <w:ind w:left="2160" w:hanging="360"/>
      </w:pPr>
      <w:rPr>
        <w:rFonts w:ascii="Wingdings" w:hAnsi="Wingdings" w:hint="default"/>
      </w:rPr>
    </w:lvl>
    <w:lvl w:ilvl="3" w:tplc="1A42DCE8">
      <w:start w:val="1"/>
      <w:numFmt w:val="bullet"/>
      <w:lvlText w:val=""/>
      <w:lvlJc w:val="left"/>
      <w:pPr>
        <w:ind w:left="2880" w:hanging="360"/>
      </w:pPr>
      <w:rPr>
        <w:rFonts w:ascii="Symbol" w:hAnsi="Symbol" w:hint="default"/>
      </w:rPr>
    </w:lvl>
    <w:lvl w:ilvl="4" w:tplc="53EE5DF0">
      <w:start w:val="1"/>
      <w:numFmt w:val="bullet"/>
      <w:lvlText w:val="o"/>
      <w:lvlJc w:val="left"/>
      <w:pPr>
        <w:ind w:left="3600" w:hanging="360"/>
      </w:pPr>
      <w:rPr>
        <w:rFonts w:ascii="Courier New" w:hAnsi="Courier New" w:hint="default"/>
      </w:rPr>
    </w:lvl>
    <w:lvl w:ilvl="5" w:tplc="440E509C">
      <w:start w:val="1"/>
      <w:numFmt w:val="bullet"/>
      <w:lvlText w:val=""/>
      <w:lvlJc w:val="left"/>
      <w:pPr>
        <w:ind w:left="4320" w:hanging="360"/>
      </w:pPr>
      <w:rPr>
        <w:rFonts w:ascii="Wingdings" w:hAnsi="Wingdings" w:hint="default"/>
      </w:rPr>
    </w:lvl>
    <w:lvl w:ilvl="6" w:tplc="DB9C8A52">
      <w:start w:val="1"/>
      <w:numFmt w:val="bullet"/>
      <w:lvlText w:val=""/>
      <w:lvlJc w:val="left"/>
      <w:pPr>
        <w:ind w:left="5040" w:hanging="360"/>
      </w:pPr>
      <w:rPr>
        <w:rFonts w:ascii="Symbol" w:hAnsi="Symbol" w:hint="default"/>
      </w:rPr>
    </w:lvl>
    <w:lvl w:ilvl="7" w:tplc="CD968EE4">
      <w:start w:val="1"/>
      <w:numFmt w:val="bullet"/>
      <w:lvlText w:val="o"/>
      <w:lvlJc w:val="left"/>
      <w:pPr>
        <w:ind w:left="5760" w:hanging="360"/>
      </w:pPr>
      <w:rPr>
        <w:rFonts w:ascii="Courier New" w:hAnsi="Courier New" w:hint="default"/>
      </w:rPr>
    </w:lvl>
    <w:lvl w:ilvl="8" w:tplc="245E96BE">
      <w:start w:val="1"/>
      <w:numFmt w:val="bullet"/>
      <w:lvlText w:val=""/>
      <w:lvlJc w:val="left"/>
      <w:pPr>
        <w:ind w:left="6480" w:hanging="360"/>
      </w:pPr>
      <w:rPr>
        <w:rFonts w:ascii="Wingdings" w:hAnsi="Wingdings" w:hint="default"/>
      </w:rPr>
    </w:lvl>
  </w:abstractNum>
  <w:abstractNum w:abstractNumId="117" w15:restartNumberingAfterBreak="0">
    <w:nsid w:val="7F8F9A66"/>
    <w:multiLevelType w:val="hybridMultilevel"/>
    <w:tmpl w:val="A97ED07A"/>
    <w:lvl w:ilvl="0" w:tplc="71926B34">
      <w:start w:val="1"/>
      <w:numFmt w:val="bullet"/>
      <w:lvlText w:val="·"/>
      <w:lvlJc w:val="left"/>
      <w:pPr>
        <w:ind w:left="720" w:hanging="360"/>
      </w:pPr>
      <w:rPr>
        <w:rFonts w:ascii="Symbol" w:hAnsi="Symbol" w:hint="default"/>
      </w:rPr>
    </w:lvl>
    <w:lvl w:ilvl="1" w:tplc="1C08EA10">
      <w:start w:val="1"/>
      <w:numFmt w:val="bullet"/>
      <w:lvlText w:val="o"/>
      <w:lvlJc w:val="left"/>
      <w:pPr>
        <w:ind w:left="1440" w:hanging="360"/>
      </w:pPr>
      <w:rPr>
        <w:rFonts w:ascii="Courier New" w:hAnsi="Courier New" w:hint="default"/>
      </w:rPr>
    </w:lvl>
    <w:lvl w:ilvl="2" w:tplc="14DC8734">
      <w:start w:val="1"/>
      <w:numFmt w:val="bullet"/>
      <w:lvlText w:val=""/>
      <w:lvlJc w:val="left"/>
      <w:pPr>
        <w:ind w:left="2160" w:hanging="360"/>
      </w:pPr>
      <w:rPr>
        <w:rFonts w:ascii="Wingdings" w:hAnsi="Wingdings" w:hint="default"/>
      </w:rPr>
    </w:lvl>
    <w:lvl w:ilvl="3" w:tplc="4432C26A">
      <w:start w:val="1"/>
      <w:numFmt w:val="bullet"/>
      <w:lvlText w:val=""/>
      <w:lvlJc w:val="left"/>
      <w:pPr>
        <w:ind w:left="2880" w:hanging="360"/>
      </w:pPr>
      <w:rPr>
        <w:rFonts w:ascii="Symbol" w:hAnsi="Symbol" w:hint="default"/>
      </w:rPr>
    </w:lvl>
    <w:lvl w:ilvl="4" w:tplc="FDF8CAAA">
      <w:start w:val="1"/>
      <w:numFmt w:val="bullet"/>
      <w:lvlText w:val="o"/>
      <w:lvlJc w:val="left"/>
      <w:pPr>
        <w:ind w:left="3600" w:hanging="360"/>
      </w:pPr>
      <w:rPr>
        <w:rFonts w:ascii="Courier New" w:hAnsi="Courier New" w:hint="default"/>
      </w:rPr>
    </w:lvl>
    <w:lvl w:ilvl="5" w:tplc="80EA3414">
      <w:start w:val="1"/>
      <w:numFmt w:val="bullet"/>
      <w:lvlText w:val=""/>
      <w:lvlJc w:val="left"/>
      <w:pPr>
        <w:ind w:left="4320" w:hanging="360"/>
      </w:pPr>
      <w:rPr>
        <w:rFonts w:ascii="Wingdings" w:hAnsi="Wingdings" w:hint="default"/>
      </w:rPr>
    </w:lvl>
    <w:lvl w:ilvl="6" w:tplc="70AC004C">
      <w:start w:val="1"/>
      <w:numFmt w:val="bullet"/>
      <w:lvlText w:val=""/>
      <w:lvlJc w:val="left"/>
      <w:pPr>
        <w:ind w:left="5040" w:hanging="360"/>
      </w:pPr>
      <w:rPr>
        <w:rFonts w:ascii="Symbol" w:hAnsi="Symbol" w:hint="default"/>
      </w:rPr>
    </w:lvl>
    <w:lvl w:ilvl="7" w:tplc="BEB0F1AA">
      <w:start w:val="1"/>
      <w:numFmt w:val="bullet"/>
      <w:lvlText w:val="o"/>
      <w:lvlJc w:val="left"/>
      <w:pPr>
        <w:ind w:left="5760" w:hanging="360"/>
      </w:pPr>
      <w:rPr>
        <w:rFonts w:ascii="Courier New" w:hAnsi="Courier New" w:hint="default"/>
      </w:rPr>
    </w:lvl>
    <w:lvl w:ilvl="8" w:tplc="8D78BCEE">
      <w:start w:val="1"/>
      <w:numFmt w:val="bullet"/>
      <w:lvlText w:val=""/>
      <w:lvlJc w:val="left"/>
      <w:pPr>
        <w:ind w:left="6480" w:hanging="360"/>
      </w:pPr>
      <w:rPr>
        <w:rFonts w:ascii="Wingdings" w:hAnsi="Wingdings" w:hint="default"/>
      </w:rPr>
    </w:lvl>
  </w:abstractNum>
  <w:num w:numId="1" w16cid:durableId="1286278513">
    <w:abstractNumId w:val="35"/>
  </w:num>
  <w:num w:numId="2" w16cid:durableId="99381235">
    <w:abstractNumId w:val="83"/>
  </w:num>
  <w:num w:numId="3" w16cid:durableId="271013461">
    <w:abstractNumId w:val="81"/>
  </w:num>
  <w:num w:numId="4" w16cid:durableId="862088787">
    <w:abstractNumId w:val="2"/>
  </w:num>
  <w:num w:numId="5" w16cid:durableId="1362048267">
    <w:abstractNumId w:val="24"/>
  </w:num>
  <w:num w:numId="6" w16cid:durableId="1340308309">
    <w:abstractNumId w:val="57"/>
  </w:num>
  <w:num w:numId="7" w16cid:durableId="57174994">
    <w:abstractNumId w:val="43"/>
  </w:num>
  <w:num w:numId="8" w16cid:durableId="2081324883">
    <w:abstractNumId w:val="54"/>
  </w:num>
  <w:num w:numId="9" w16cid:durableId="1814060479">
    <w:abstractNumId w:val="64"/>
  </w:num>
  <w:num w:numId="10" w16cid:durableId="1467965412">
    <w:abstractNumId w:val="87"/>
  </w:num>
  <w:num w:numId="11" w16cid:durableId="1782455524">
    <w:abstractNumId w:val="108"/>
  </w:num>
  <w:num w:numId="12" w16cid:durableId="1049651863">
    <w:abstractNumId w:val="33"/>
  </w:num>
  <w:num w:numId="13" w16cid:durableId="1136870927">
    <w:abstractNumId w:val="110"/>
  </w:num>
  <w:num w:numId="14" w16cid:durableId="598879520">
    <w:abstractNumId w:val="91"/>
  </w:num>
  <w:num w:numId="15" w16cid:durableId="407465777">
    <w:abstractNumId w:val="101"/>
  </w:num>
  <w:num w:numId="16" w16cid:durableId="1296333540">
    <w:abstractNumId w:val="17"/>
  </w:num>
  <w:num w:numId="17" w16cid:durableId="1035930892">
    <w:abstractNumId w:val="117"/>
  </w:num>
  <w:num w:numId="18" w16cid:durableId="1351376565">
    <w:abstractNumId w:val="11"/>
  </w:num>
  <w:num w:numId="19" w16cid:durableId="1062100341">
    <w:abstractNumId w:val="75"/>
  </w:num>
  <w:num w:numId="20" w16cid:durableId="194119258">
    <w:abstractNumId w:val="105"/>
  </w:num>
  <w:num w:numId="21" w16cid:durableId="1798253586">
    <w:abstractNumId w:val="26"/>
  </w:num>
  <w:num w:numId="22" w16cid:durableId="37047073">
    <w:abstractNumId w:val="78"/>
  </w:num>
  <w:num w:numId="23" w16cid:durableId="829441175">
    <w:abstractNumId w:val="82"/>
  </w:num>
  <w:num w:numId="24" w16cid:durableId="553539659">
    <w:abstractNumId w:val="79"/>
  </w:num>
  <w:num w:numId="25" w16cid:durableId="439840831">
    <w:abstractNumId w:val="73"/>
  </w:num>
  <w:num w:numId="26" w16cid:durableId="1763140306">
    <w:abstractNumId w:val="27"/>
  </w:num>
  <w:num w:numId="27" w16cid:durableId="69667836">
    <w:abstractNumId w:val="45"/>
  </w:num>
  <w:num w:numId="28" w16cid:durableId="2018922067">
    <w:abstractNumId w:val="76"/>
  </w:num>
  <w:num w:numId="29" w16cid:durableId="855922173">
    <w:abstractNumId w:val="112"/>
  </w:num>
  <w:num w:numId="30" w16cid:durableId="532962519">
    <w:abstractNumId w:val="93"/>
  </w:num>
  <w:num w:numId="31" w16cid:durableId="2064211637">
    <w:abstractNumId w:val="7"/>
  </w:num>
  <w:num w:numId="32" w16cid:durableId="1875002963">
    <w:abstractNumId w:val="107"/>
  </w:num>
  <w:num w:numId="33" w16cid:durableId="1743410640">
    <w:abstractNumId w:val="14"/>
  </w:num>
  <w:num w:numId="34" w16cid:durableId="1880051588">
    <w:abstractNumId w:val="50"/>
  </w:num>
  <w:num w:numId="35" w16cid:durableId="1299996565">
    <w:abstractNumId w:val="60"/>
  </w:num>
  <w:num w:numId="36" w16cid:durableId="57632886">
    <w:abstractNumId w:val="34"/>
  </w:num>
  <w:num w:numId="37" w16cid:durableId="263878183">
    <w:abstractNumId w:val="96"/>
  </w:num>
  <w:num w:numId="38" w16cid:durableId="1041787971">
    <w:abstractNumId w:val="70"/>
  </w:num>
  <w:num w:numId="39" w16cid:durableId="1235361022">
    <w:abstractNumId w:val="95"/>
  </w:num>
  <w:num w:numId="40" w16cid:durableId="333265993">
    <w:abstractNumId w:val="4"/>
  </w:num>
  <w:num w:numId="41" w16cid:durableId="676420748">
    <w:abstractNumId w:val="55"/>
  </w:num>
  <w:num w:numId="42" w16cid:durableId="2069644536">
    <w:abstractNumId w:val="53"/>
  </w:num>
  <w:num w:numId="43" w16cid:durableId="1203706747">
    <w:abstractNumId w:val="10"/>
  </w:num>
  <w:num w:numId="44" w16cid:durableId="652224012">
    <w:abstractNumId w:val="89"/>
  </w:num>
  <w:num w:numId="45" w16cid:durableId="689723670">
    <w:abstractNumId w:val="111"/>
  </w:num>
  <w:num w:numId="46" w16cid:durableId="1133406496">
    <w:abstractNumId w:val="39"/>
  </w:num>
  <w:num w:numId="47" w16cid:durableId="1825315200">
    <w:abstractNumId w:val="97"/>
  </w:num>
  <w:num w:numId="48" w16cid:durableId="2141066374">
    <w:abstractNumId w:val="115"/>
  </w:num>
  <w:num w:numId="49" w16cid:durableId="620650398">
    <w:abstractNumId w:val="1"/>
  </w:num>
  <w:num w:numId="50" w16cid:durableId="1935821560">
    <w:abstractNumId w:val="92"/>
  </w:num>
  <w:num w:numId="51" w16cid:durableId="562251731">
    <w:abstractNumId w:val="27"/>
  </w:num>
  <w:num w:numId="52" w16cid:durableId="712729069">
    <w:abstractNumId w:val="59"/>
  </w:num>
  <w:num w:numId="53" w16cid:durableId="618990429">
    <w:abstractNumId w:val="67"/>
  </w:num>
  <w:num w:numId="54" w16cid:durableId="1535076271">
    <w:abstractNumId w:val="86"/>
  </w:num>
  <w:num w:numId="55" w16cid:durableId="495656445">
    <w:abstractNumId w:val="68"/>
  </w:num>
  <w:num w:numId="56" w16cid:durableId="1561211854">
    <w:abstractNumId w:val="56"/>
  </w:num>
  <w:num w:numId="57" w16cid:durableId="1907571038">
    <w:abstractNumId w:val="22"/>
  </w:num>
  <w:num w:numId="58" w16cid:durableId="491798453">
    <w:abstractNumId w:val="113"/>
  </w:num>
  <w:num w:numId="59" w16cid:durableId="1094478988">
    <w:abstractNumId w:val="38"/>
  </w:num>
  <w:num w:numId="60" w16cid:durableId="1204102555">
    <w:abstractNumId w:val="106"/>
  </w:num>
  <w:num w:numId="61" w16cid:durableId="896087452">
    <w:abstractNumId w:val="116"/>
  </w:num>
  <w:num w:numId="62" w16cid:durableId="1986005403">
    <w:abstractNumId w:val="5"/>
  </w:num>
  <w:num w:numId="63" w16cid:durableId="1354189833">
    <w:abstractNumId w:val="20"/>
  </w:num>
  <w:num w:numId="64" w16cid:durableId="7274595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86263377">
    <w:abstractNumId w:val="29"/>
  </w:num>
  <w:num w:numId="66" w16cid:durableId="2079395791">
    <w:abstractNumId w:val="12"/>
  </w:num>
  <w:num w:numId="67" w16cid:durableId="1813256143">
    <w:abstractNumId w:val="40"/>
  </w:num>
  <w:num w:numId="68" w16cid:durableId="1318538900">
    <w:abstractNumId w:val="47"/>
  </w:num>
  <w:num w:numId="69" w16cid:durableId="857891966">
    <w:abstractNumId w:val="15"/>
  </w:num>
  <w:num w:numId="70" w16cid:durableId="417678947">
    <w:abstractNumId w:val="23"/>
  </w:num>
  <w:num w:numId="71" w16cid:durableId="1463379113">
    <w:abstractNumId w:val="9"/>
  </w:num>
  <w:num w:numId="72" w16cid:durableId="263151921">
    <w:abstractNumId w:val="90"/>
  </w:num>
  <w:num w:numId="73" w16cid:durableId="88088812">
    <w:abstractNumId w:val="65"/>
  </w:num>
  <w:num w:numId="74" w16cid:durableId="960960355">
    <w:abstractNumId w:val="109"/>
  </w:num>
  <w:num w:numId="75" w16cid:durableId="969752385">
    <w:abstractNumId w:val="88"/>
  </w:num>
  <w:num w:numId="76" w16cid:durableId="790049909">
    <w:abstractNumId w:val="46"/>
  </w:num>
  <w:num w:numId="77" w16cid:durableId="788813282">
    <w:abstractNumId w:val="8"/>
  </w:num>
  <w:num w:numId="78" w16cid:durableId="804007157">
    <w:abstractNumId w:val="100"/>
  </w:num>
  <w:num w:numId="79" w16cid:durableId="737214868">
    <w:abstractNumId w:val="42"/>
  </w:num>
  <w:num w:numId="80" w16cid:durableId="473570059">
    <w:abstractNumId w:val="25"/>
  </w:num>
  <w:num w:numId="81" w16cid:durableId="963580680">
    <w:abstractNumId w:val="63"/>
  </w:num>
  <w:num w:numId="82" w16cid:durableId="779762470">
    <w:abstractNumId w:val="84"/>
  </w:num>
  <w:num w:numId="83" w16cid:durableId="595795364">
    <w:abstractNumId w:val="62"/>
  </w:num>
  <w:num w:numId="84" w16cid:durableId="1796757221">
    <w:abstractNumId w:val="36"/>
  </w:num>
  <w:num w:numId="85" w16cid:durableId="2069375836">
    <w:abstractNumId w:val="85"/>
  </w:num>
  <w:num w:numId="86" w16cid:durableId="1071342271">
    <w:abstractNumId w:val="19"/>
  </w:num>
  <w:num w:numId="87" w16cid:durableId="398285239">
    <w:abstractNumId w:val="16"/>
  </w:num>
  <w:num w:numId="88" w16cid:durableId="42564214">
    <w:abstractNumId w:val="71"/>
  </w:num>
  <w:num w:numId="89" w16cid:durableId="1822771547">
    <w:abstractNumId w:val="31"/>
  </w:num>
  <w:num w:numId="90" w16cid:durableId="1067723050">
    <w:abstractNumId w:val="114"/>
  </w:num>
  <w:num w:numId="91" w16cid:durableId="444932604">
    <w:abstractNumId w:val="74"/>
  </w:num>
  <w:num w:numId="92" w16cid:durableId="2064909942">
    <w:abstractNumId w:val="98"/>
  </w:num>
  <w:num w:numId="93" w16cid:durableId="1142187671">
    <w:abstractNumId w:val="66"/>
  </w:num>
  <w:num w:numId="94" w16cid:durableId="1195266577">
    <w:abstractNumId w:val="13"/>
  </w:num>
  <w:num w:numId="95" w16cid:durableId="608316674">
    <w:abstractNumId w:val="104"/>
  </w:num>
  <w:num w:numId="96" w16cid:durableId="524975956">
    <w:abstractNumId w:val="21"/>
  </w:num>
  <w:num w:numId="97" w16cid:durableId="1604263001">
    <w:abstractNumId w:val="48"/>
  </w:num>
  <w:num w:numId="98" w16cid:durableId="25298159">
    <w:abstractNumId w:val="44"/>
  </w:num>
  <w:num w:numId="99" w16cid:durableId="421873222">
    <w:abstractNumId w:val="52"/>
  </w:num>
  <w:num w:numId="100" w16cid:durableId="938878536">
    <w:abstractNumId w:val="41"/>
  </w:num>
  <w:num w:numId="101" w16cid:durableId="94912087">
    <w:abstractNumId w:val="77"/>
  </w:num>
  <w:num w:numId="102" w16cid:durableId="455560992">
    <w:abstractNumId w:val="3"/>
  </w:num>
  <w:num w:numId="103" w16cid:durableId="626661481">
    <w:abstractNumId w:val="32"/>
  </w:num>
  <w:num w:numId="104" w16cid:durableId="1938908536">
    <w:abstractNumId w:val="99"/>
  </w:num>
  <w:num w:numId="105" w16cid:durableId="1109205219">
    <w:abstractNumId w:val="102"/>
  </w:num>
  <w:num w:numId="106" w16cid:durableId="916324599">
    <w:abstractNumId w:val="72"/>
  </w:num>
  <w:num w:numId="107" w16cid:durableId="21371170">
    <w:abstractNumId w:val="37"/>
  </w:num>
  <w:num w:numId="108" w16cid:durableId="827552713">
    <w:abstractNumId w:val="28"/>
  </w:num>
  <w:num w:numId="109" w16cid:durableId="330984426">
    <w:abstractNumId w:val="0"/>
  </w:num>
  <w:num w:numId="110" w16cid:durableId="968054339">
    <w:abstractNumId w:val="6"/>
  </w:num>
  <w:num w:numId="111" w16cid:durableId="1965699266">
    <w:abstractNumId w:val="58"/>
  </w:num>
  <w:num w:numId="112" w16cid:durableId="2128356401">
    <w:abstractNumId w:val="49"/>
  </w:num>
  <w:num w:numId="113" w16cid:durableId="1094938442">
    <w:abstractNumId w:val="80"/>
  </w:num>
  <w:num w:numId="114" w16cid:durableId="799149854">
    <w:abstractNumId w:val="94"/>
  </w:num>
  <w:num w:numId="115" w16cid:durableId="913126859">
    <w:abstractNumId w:val="51"/>
  </w:num>
  <w:num w:numId="116" w16cid:durableId="1146581865">
    <w:abstractNumId w:val="30"/>
  </w:num>
  <w:num w:numId="117" w16cid:durableId="455372928">
    <w:abstractNumId w:val="61"/>
  </w:num>
  <w:num w:numId="118" w16cid:durableId="730275905">
    <w:abstractNumId w:val="18"/>
  </w:num>
  <w:num w:numId="119" w16cid:durableId="1703632148">
    <w:abstractNumId w:val="69"/>
  </w:num>
  <w:num w:numId="120" w16cid:durableId="641934393">
    <w:abstractNumId w:val="10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K0NDQyMDU3MDYwMDNR0lEKTi0uzszPAykwqQUA+oMAZCwAAAA="/>
  </w:docVars>
  <w:rsids>
    <w:rsidRoot w:val="007D3A8D"/>
    <w:rsid w:val="00000044"/>
    <w:rsid w:val="0000056A"/>
    <w:rsid w:val="00000F56"/>
    <w:rsid w:val="00001331"/>
    <w:rsid w:val="00001435"/>
    <w:rsid w:val="0000160E"/>
    <w:rsid w:val="00001FA8"/>
    <w:rsid w:val="000021B9"/>
    <w:rsid w:val="0000256F"/>
    <w:rsid w:val="000025D0"/>
    <w:rsid w:val="00002979"/>
    <w:rsid w:val="00002992"/>
    <w:rsid w:val="00002B5B"/>
    <w:rsid w:val="00002CFE"/>
    <w:rsid w:val="00002D3D"/>
    <w:rsid w:val="00002DE3"/>
    <w:rsid w:val="0000323D"/>
    <w:rsid w:val="00003563"/>
    <w:rsid w:val="000035B0"/>
    <w:rsid w:val="00003E9E"/>
    <w:rsid w:val="00004234"/>
    <w:rsid w:val="000046BE"/>
    <w:rsid w:val="000046F7"/>
    <w:rsid w:val="00004890"/>
    <w:rsid w:val="00005332"/>
    <w:rsid w:val="00005430"/>
    <w:rsid w:val="00005583"/>
    <w:rsid w:val="000055D8"/>
    <w:rsid w:val="000056A2"/>
    <w:rsid w:val="0000683F"/>
    <w:rsid w:val="000069CF"/>
    <w:rsid w:val="00007314"/>
    <w:rsid w:val="00010199"/>
    <w:rsid w:val="000104FE"/>
    <w:rsid w:val="00010591"/>
    <w:rsid w:val="00010676"/>
    <w:rsid w:val="00010859"/>
    <w:rsid w:val="000109AD"/>
    <w:rsid w:val="00011101"/>
    <w:rsid w:val="00011893"/>
    <w:rsid w:val="00011ACB"/>
    <w:rsid w:val="00011CBC"/>
    <w:rsid w:val="00011DBF"/>
    <w:rsid w:val="00012055"/>
    <w:rsid w:val="0001227C"/>
    <w:rsid w:val="00012DB8"/>
    <w:rsid w:val="00013405"/>
    <w:rsid w:val="00013661"/>
    <w:rsid w:val="00013813"/>
    <w:rsid w:val="00013B70"/>
    <w:rsid w:val="00013DA1"/>
    <w:rsid w:val="00013FDB"/>
    <w:rsid w:val="0001412E"/>
    <w:rsid w:val="000144ED"/>
    <w:rsid w:val="00014743"/>
    <w:rsid w:val="00014BAF"/>
    <w:rsid w:val="00014C70"/>
    <w:rsid w:val="00015095"/>
    <w:rsid w:val="000155BE"/>
    <w:rsid w:val="000158F3"/>
    <w:rsid w:val="000159C8"/>
    <w:rsid w:val="00015C7A"/>
    <w:rsid w:val="00015FC8"/>
    <w:rsid w:val="00015FF7"/>
    <w:rsid w:val="000161B8"/>
    <w:rsid w:val="0001627B"/>
    <w:rsid w:val="00016863"/>
    <w:rsid w:val="000172EC"/>
    <w:rsid w:val="00017398"/>
    <w:rsid w:val="000173E4"/>
    <w:rsid w:val="0001740F"/>
    <w:rsid w:val="00017623"/>
    <w:rsid w:val="0001784E"/>
    <w:rsid w:val="000202EF"/>
    <w:rsid w:val="000203B2"/>
    <w:rsid w:val="00020962"/>
    <w:rsid w:val="00020FFC"/>
    <w:rsid w:val="00021172"/>
    <w:rsid w:val="00021401"/>
    <w:rsid w:val="00021542"/>
    <w:rsid w:val="000217B5"/>
    <w:rsid w:val="00021C44"/>
    <w:rsid w:val="00021D02"/>
    <w:rsid w:val="00021D5A"/>
    <w:rsid w:val="00021DB0"/>
    <w:rsid w:val="00021F56"/>
    <w:rsid w:val="0002208D"/>
    <w:rsid w:val="00022573"/>
    <w:rsid w:val="00022C0C"/>
    <w:rsid w:val="00022E24"/>
    <w:rsid w:val="0002324B"/>
    <w:rsid w:val="00023875"/>
    <w:rsid w:val="000238F0"/>
    <w:rsid w:val="00023F3F"/>
    <w:rsid w:val="00023F50"/>
    <w:rsid w:val="000241C7"/>
    <w:rsid w:val="00024621"/>
    <w:rsid w:val="00024D0D"/>
    <w:rsid w:val="00024EB0"/>
    <w:rsid w:val="00024ED7"/>
    <w:rsid w:val="000255A7"/>
    <w:rsid w:val="0002560B"/>
    <w:rsid w:val="0002598D"/>
    <w:rsid w:val="00025BEE"/>
    <w:rsid w:val="00025C6D"/>
    <w:rsid w:val="00025FDC"/>
    <w:rsid w:val="000262BC"/>
    <w:rsid w:val="00026399"/>
    <w:rsid w:val="0002656C"/>
    <w:rsid w:val="000267CA"/>
    <w:rsid w:val="00026C71"/>
    <w:rsid w:val="000276D6"/>
    <w:rsid w:val="000277F8"/>
    <w:rsid w:val="00027CA4"/>
    <w:rsid w:val="00030325"/>
    <w:rsid w:val="0003034E"/>
    <w:rsid w:val="000308B0"/>
    <w:rsid w:val="00030A8A"/>
    <w:rsid w:val="00030B5B"/>
    <w:rsid w:val="00030C0F"/>
    <w:rsid w:val="00030E0D"/>
    <w:rsid w:val="000311B0"/>
    <w:rsid w:val="00031293"/>
    <w:rsid w:val="00031312"/>
    <w:rsid w:val="000313AA"/>
    <w:rsid w:val="00031502"/>
    <w:rsid w:val="000315B2"/>
    <w:rsid w:val="00031609"/>
    <w:rsid w:val="00031A9A"/>
    <w:rsid w:val="0003200F"/>
    <w:rsid w:val="00032CBD"/>
    <w:rsid w:val="00032CD6"/>
    <w:rsid w:val="00033422"/>
    <w:rsid w:val="00033722"/>
    <w:rsid w:val="00033ADF"/>
    <w:rsid w:val="00033FF7"/>
    <w:rsid w:val="0003428C"/>
    <w:rsid w:val="00034304"/>
    <w:rsid w:val="000344DC"/>
    <w:rsid w:val="00034A27"/>
    <w:rsid w:val="00034B4B"/>
    <w:rsid w:val="00035019"/>
    <w:rsid w:val="0003515E"/>
    <w:rsid w:val="0003519F"/>
    <w:rsid w:val="000354F8"/>
    <w:rsid w:val="00035A5D"/>
    <w:rsid w:val="0003609E"/>
    <w:rsid w:val="0003631E"/>
    <w:rsid w:val="0003672D"/>
    <w:rsid w:val="0003681D"/>
    <w:rsid w:val="00037555"/>
    <w:rsid w:val="000378BF"/>
    <w:rsid w:val="00037C8D"/>
    <w:rsid w:val="00037F20"/>
    <w:rsid w:val="00037FE7"/>
    <w:rsid w:val="00037FFA"/>
    <w:rsid w:val="000405FE"/>
    <w:rsid w:val="00040632"/>
    <w:rsid w:val="000406E1"/>
    <w:rsid w:val="000408A6"/>
    <w:rsid w:val="00040BB3"/>
    <w:rsid w:val="000411F2"/>
    <w:rsid w:val="00042134"/>
    <w:rsid w:val="000426AC"/>
    <w:rsid w:val="00042718"/>
    <w:rsid w:val="00042BF0"/>
    <w:rsid w:val="0004379F"/>
    <w:rsid w:val="000442E1"/>
    <w:rsid w:val="000445A7"/>
    <w:rsid w:val="00044614"/>
    <w:rsid w:val="000447C5"/>
    <w:rsid w:val="0004488D"/>
    <w:rsid w:val="0004557C"/>
    <w:rsid w:val="00045779"/>
    <w:rsid w:val="00045839"/>
    <w:rsid w:val="00046100"/>
    <w:rsid w:val="00046882"/>
    <w:rsid w:val="00046F64"/>
    <w:rsid w:val="00047205"/>
    <w:rsid w:val="0004748F"/>
    <w:rsid w:val="00047D71"/>
    <w:rsid w:val="00047FD6"/>
    <w:rsid w:val="00050173"/>
    <w:rsid w:val="000501C8"/>
    <w:rsid w:val="00050528"/>
    <w:rsid w:val="00050779"/>
    <w:rsid w:val="00050BFA"/>
    <w:rsid w:val="000510A2"/>
    <w:rsid w:val="000515AC"/>
    <w:rsid w:val="000517FE"/>
    <w:rsid w:val="00051A28"/>
    <w:rsid w:val="00051EA4"/>
    <w:rsid w:val="00051EB8"/>
    <w:rsid w:val="0005208E"/>
    <w:rsid w:val="00052C87"/>
    <w:rsid w:val="00052D9C"/>
    <w:rsid w:val="00053695"/>
    <w:rsid w:val="00053E08"/>
    <w:rsid w:val="00054FE8"/>
    <w:rsid w:val="000551C0"/>
    <w:rsid w:val="000554F7"/>
    <w:rsid w:val="00055705"/>
    <w:rsid w:val="000558C5"/>
    <w:rsid w:val="00055DFA"/>
    <w:rsid w:val="0005675E"/>
    <w:rsid w:val="0005687F"/>
    <w:rsid w:val="00056D79"/>
    <w:rsid w:val="0005744E"/>
    <w:rsid w:val="00057772"/>
    <w:rsid w:val="000601E9"/>
    <w:rsid w:val="0006089C"/>
    <w:rsid w:val="00060980"/>
    <w:rsid w:val="00060BB0"/>
    <w:rsid w:val="00060D82"/>
    <w:rsid w:val="000613BE"/>
    <w:rsid w:val="000613CD"/>
    <w:rsid w:val="00061595"/>
    <w:rsid w:val="00061B80"/>
    <w:rsid w:val="000622F3"/>
    <w:rsid w:val="00062459"/>
    <w:rsid w:val="00062BF6"/>
    <w:rsid w:val="00062C45"/>
    <w:rsid w:val="000635BA"/>
    <w:rsid w:val="0006371D"/>
    <w:rsid w:val="000637E3"/>
    <w:rsid w:val="00063879"/>
    <w:rsid w:val="000638AD"/>
    <w:rsid w:val="00063AE1"/>
    <w:rsid w:val="00063CC6"/>
    <w:rsid w:val="00064197"/>
    <w:rsid w:val="000641CF"/>
    <w:rsid w:val="0006474B"/>
    <w:rsid w:val="000648A7"/>
    <w:rsid w:val="000649C8"/>
    <w:rsid w:val="00064BD2"/>
    <w:rsid w:val="000652B5"/>
    <w:rsid w:val="0006531B"/>
    <w:rsid w:val="0006547F"/>
    <w:rsid w:val="00065BDC"/>
    <w:rsid w:val="00065DB3"/>
    <w:rsid w:val="00065F76"/>
    <w:rsid w:val="000667BD"/>
    <w:rsid w:val="00066A92"/>
    <w:rsid w:val="00066AED"/>
    <w:rsid w:val="00066EB4"/>
    <w:rsid w:val="00066EEC"/>
    <w:rsid w:val="000671B8"/>
    <w:rsid w:val="000673E9"/>
    <w:rsid w:val="0006752F"/>
    <w:rsid w:val="0006755A"/>
    <w:rsid w:val="00067566"/>
    <w:rsid w:val="00067B9A"/>
    <w:rsid w:val="00067C9F"/>
    <w:rsid w:val="00070049"/>
    <w:rsid w:val="00070405"/>
    <w:rsid w:val="0007066B"/>
    <w:rsid w:val="00070757"/>
    <w:rsid w:val="00070E5B"/>
    <w:rsid w:val="000714DF"/>
    <w:rsid w:val="000715BE"/>
    <w:rsid w:val="00071FD2"/>
    <w:rsid w:val="00072007"/>
    <w:rsid w:val="0007201F"/>
    <w:rsid w:val="00072052"/>
    <w:rsid w:val="0007229D"/>
    <w:rsid w:val="000726BF"/>
    <w:rsid w:val="000728E8"/>
    <w:rsid w:val="000730C0"/>
    <w:rsid w:val="0007310D"/>
    <w:rsid w:val="00073464"/>
    <w:rsid w:val="00073F55"/>
    <w:rsid w:val="00074178"/>
    <w:rsid w:val="00075A4B"/>
    <w:rsid w:val="000763B9"/>
    <w:rsid w:val="00076B91"/>
    <w:rsid w:val="00076C96"/>
    <w:rsid w:val="00076CDF"/>
    <w:rsid w:val="000770BC"/>
    <w:rsid w:val="00077299"/>
    <w:rsid w:val="0007747E"/>
    <w:rsid w:val="00077EB3"/>
    <w:rsid w:val="00077F6A"/>
    <w:rsid w:val="00080285"/>
    <w:rsid w:val="00080368"/>
    <w:rsid w:val="00080413"/>
    <w:rsid w:val="0008059E"/>
    <w:rsid w:val="00080610"/>
    <w:rsid w:val="00080698"/>
    <w:rsid w:val="00080B83"/>
    <w:rsid w:val="00080BD2"/>
    <w:rsid w:val="00081076"/>
    <w:rsid w:val="0008115E"/>
    <w:rsid w:val="000816C3"/>
    <w:rsid w:val="000819EA"/>
    <w:rsid w:val="00081A20"/>
    <w:rsid w:val="00081D9F"/>
    <w:rsid w:val="000825ED"/>
    <w:rsid w:val="00082667"/>
    <w:rsid w:val="000826F6"/>
    <w:rsid w:val="00082EAA"/>
    <w:rsid w:val="000830E3"/>
    <w:rsid w:val="000838FA"/>
    <w:rsid w:val="00084463"/>
    <w:rsid w:val="00084DAD"/>
    <w:rsid w:val="00084DC5"/>
    <w:rsid w:val="00085195"/>
    <w:rsid w:val="000857C4"/>
    <w:rsid w:val="00085DE5"/>
    <w:rsid w:val="00085F5E"/>
    <w:rsid w:val="000860CC"/>
    <w:rsid w:val="000867CC"/>
    <w:rsid w:val="00086822"/>
    <w:rsid w:val="00086847"/>
    <w:rsid w:val="00086954"/>
    <w:rsid w:val="00086B31"/>
    <w:rsid w:val="00086D74"/>
    <w:rsid w:val="00086F0B"/>
    <w:rsid w:val="00087B54"/>
    <w:rsid w:val="00087D9C"/>
    <w:rsid w:val="000901BD"/>
    <w:rsid w:val="000903E2"/>
    <w:rsid w:val="000906F1"/>
    <w:rsid w:val="000909FF"/>
    <w:rsid w:val="000911BA"/>
    <w:rsid w:val="00091358"/>
    <w:rsid w:val="00091361"/>
    <w:rsid w:val="0009157B"/>
    <w:rsid w:val="0009170A"/>
    <w:rsid w:val="000917BF"/>
    <w:rsid w:val="00091ADB"/>
    <w:rsid w:val="00091C26"/>
    <w:rsid w:val="00091D3B"/>
    <w:rsid w:val="00091DBC"/>
    <w:rsid w:val="00091FE7"/>
    <w:rsid w:val="0009207C"/>
    <w:rsid w:val="0009208E"/>
    <w:rsid w:val="000928B3"/>
    <w:rsid w:val="00092FBF"/>
    <w:rsid w:val="0009357C"/>
    <w:rsid w:val="00093E76"/>
    <w:rsid w:val="00094092"/>
    <w:rsid w:val="00094094"/>
    <w:rsid w:val="0009413E"/>
    <w:rsid w:val="000941BE"/>
    <w:rsid w:val="00094835"/>
    <w:rsid w:val="00094872"/>
    <w:rsid w:val="00094E00"/>
    <w:rsid w:val="0009581D"/>
    <w:rsid w:val="00095E32"/>
    <w:rsid w:val="00096687"/>
    <w:rsid w:val="00096727"/>
    <w:rsid w:val="0009700A"/>
    <w:rsid w:val="00097028"/>
    <w:rsid w:val="000970C4"/>
    <w:rsid w:val="00097135"/>
    <w:rsid w:val="00097574"/>
    <w:rsid w:val="00097827"/>
    <w:rsid w:val="000A0DEF"/>
    <w:rsid w:val="000A0F84"/>
    <w:rsid w:val="000A19D7"/>
    <w:rsid w:val="000A1BAA"/>
    <w:rsid w:val="000A1CDE"/>
    <w:rsid w:val="000A20E5"/>
    <w:rsid w:val="000A2186"/>
    <w:rsid w:val="000A22D0"/>
    <w:rsid w:val="000A2334"/>
    <w:rsid w:val="000A246B"/>
    <w:rsid w:val="000A2528"/>
    <w:rsid w:val="000A2626"/>
    <w:rsid w:val="000A269D"/>
    <w:rsid w:val="000A2CF7"/>
    <w:rsid w:val="000A2E79"/>
    <w:rsid w:val="000A2ED0"/>
    <w:rsid w:val="000A32E7"/>
    <w:rsid w:val="000A35A0"/>
    <w:rsid w:val="000A3863"/>
    <w:rsid w:val="000A3BDD"/>
    <w:rsid w:val="000A41B7"/>
    <w:rsid w:val="000A4432"/>
    <w:rsid w:val="000A4591"/>
    <w:rsid w:val="000A49DE"/>
    <w:rsid w:val="000A5343"/>
    <w:rsid w:val="000A5853"/>
    <w:rsid w:val="000A61F0"/>
    <w:rsid w:val="000A6209"/>
    <w:rsid w:val="000A6E12"/>
    <w:rsid w:val="000A73F4"/>
    <w:rsid w:val="000A788B"/>
    <w:rsid w:val="000A7EA6"/>
    <w:rsid w:val="000B0022"/>
    <w:rsid w:val="000B0460"/>
    <w:rsid w:val="000B0543"/>
    <w:rsid w:val="000B09CC"/>
    <w:rsid w:val="000B0C31"/>
    <w:rsid w:val="000B0FD5"/>
    <w:rsid w:val="000B11BE"/>
    <w:rsid w:val="000B11F6"/>
    <w:rsid w:val="000B1B3B"/>
    <w:rsid w:val="000B1C5A"/>
    <w:rsid w:val="000B1DDF"/>
    <w:rsid w:val="000B211B"/>
    <w:rsid w:val="000B2232"/>
    <w:rsid w:val="000B256F"/>
    <w:rsid w:val="000B279B"/>
    <w:rsid w:val="000B38BB"/>
    <w:rsid w:val="000B3B03"/>
    <w:rsid w:val="000B3B62"/>
    <w:rsid w:val="000B3C27"/>
    <w:rsid w:val="000B3E45"/>
    <w:rsid w:val="000B427B"/>
    <w:rsid w:val="000B48EE"/>
    <w:rsid w:val="000B4A59"/>
    <w:rsid w:val="000B57B7"/>
    <w:rsid w:val="000B61CC"/>
    <w:rsid w:val="000B6820"/>
    <w:rsid w:val="000B6945"/>
    <w:rsid w:val="000C002E"/>
    <w:rsid w:val="000C02D6"/>
    <w:rsid w:val="000C0C98"/>
    <w:rsid w:val="000C114D"/>
    <w:rsid w:val="000C167F"/>
    <w:rsid w:val="000C1989"/>
    <w:rsid w:val="000C1B0B"/>
    <w:rsid w:val="000C1C5A"/>
    <w:rsid w:val="000C2122"/>
    <w:rsid w:val="000C2264"/>
    <w:rsid w:val="000C2511"/>
    <w:rsid w:val="000C25F6"/>
    <w:rsid w:val="000C2631"/>
    <w:rsid w:val="000C2658"/>
    <w:rsid w:val="000C2898"/>
    <w:rsid w:val="000C2B08"/>
    <w:rsid w:val="000C2F9B"/>
    <w:rsid w:val="000C3A2B"/>
    <w:rsid w:val="000C3AC1"/>
    <w:rsid w:val="000C3B81"/>
    <w:rsid w:val="000C439C"/>
    <w:rsid w:val="000C4D38"/>
    <w:rsid w:val="000C4E5D"/>
    <w:rsid w:val="000C58BD"/>
    <w:rsid w:val="000C5E03"/>
    <w:rsid w:val="000C5E39"/>
    <w:rsid w:val="000C628D"/>
    <w:rsid w:val="000C685D"/>
    <w:rsid w:val="000C6B5F"/>
    <w:rsid w:val="000C6BB5"/>
    <w:rsid w:val="000C6D32"/>
    <w:rsid w:val="000C7147"/>
    <w:rsid w:val="000C75E2"/>
    <w:rsid w:val="000C7964"/>
    <w:rsid w:val="000C7B00"/>
    <w:rsid w:val="000C7F32"/>
    <w:rsid w:val="000D001A"/>
    <w:rsid w:val="000D0170"/>
    <w:rsid w:val="000D03AD"/>
    <w:rsid w:val="000D04F7"/>
    <w:rsid w:val="000D0AF7"/>
    <w:rsid w:val="000D0B4B"/>
    <w:rsid w:val="000D0BA2"/>
    <w:rsid w:val="000D0EBF"/>
    <w:rsid w:val="000D134F"/>
    <w:rsid w:val="000D13C6"/>
    <w:rsid w:val="000D163C"/>
    <w:rsid w:val="000D1C8B"/>
    <w:rsid w:val="000D1D28"/>
    <w:rsid w:val="000D22DF"/>
    <w:rsid w:val="000D248E"/>
    <w:rsid w:val="000D2648"/>
    <w:rsid w:val="000D2CB8"/>
    <w:rsid w:val="000D2CBD"/>
    <w:rsid w:val="000D2F76"/>
    <w:rsid w:val="000D316B"/>
    <w:rsid w:val="000D37FA"/>
    <w:rsid w:val="000D3BFC"/>
    <w:rsid w:val="000D3D6A"/>
    <w:rsid w:val="000D3F39"/>
    <w:rsid w:val="000D3FC6"/>
    <w:rsid w:val="000D4433"/>
    <w:rsid w:val="000D4709"/>
    <w:rsid w:val="000D494B"/>
    <w:rsid w:val="000D5090"/>
    <w:rsid w:val="000D55F9"/>
    <w:rsid w:val="000D5636"/>
    <w:rsid w:val="000D57F6"/>
    <w:rsid w:val="000D5812"/>
    <w:rsid w:val="000D583C"/>
    <w:rsid w:val="000D584D"/>
    <w:rsid w:val="000D5D1C"/>
    <w:rsid w:val="000D5D2A"/>
    <w:rsid w:val="000D61D8"/>
    <w:rsid w:val="000D6281"/>
    <w:rsid w:val="000D636D"/>
    <w:rsid w:val="000D69F4"/>
    <w:rsid w:val="000D6A42"/>
    <w:rsid w:val="000D6BFA"/>
    <w:rsid w:val="000D6C45"/>
    <w:rsid w:val="000D6DA5"/>
    <w:rsid w:val="000D7014"/>
    <w:rsid w:val="000D7081"/>
    <w:rsid w:val="000D7B1B"/>
    <w:rsid w:val="000D7E13"/>
    <w:rsid w:val="000D7E9A"/>
    <w:rsid w:val="000E03DC"/>
    <w:rsid w:val="000E0B9C"/>
    <w:rsid w:val="000E124C"/>
    <w:rsid w:val="000E1D55"/>
    <w:rsid w:val="000E1DED"/>
    <w:rsid w:val="000E2065"/>
    <w:rsid w:val="000E227E"/>
    <w:rsid w:val="000E2748"/>
    <w:rsid w:val="000E2BC6"/>
    <w:rsid w:val="000E2D1B"/>
    <w:rsid w:val="000E2E0A"/>
    <w:rsid w:val="000E37AA"/>
    <w:rsid w:val="000E3D19"/>
    <w:rsid w:val="000E42D0"/>
    <w:rsid w:val="000E4471"/>
    <w:rsid w:val="000E44FE"/>
    <w:rsid w:val="000E4856"/>
    <w:rsid w:val="000E4900"/>
    <w:rsid w:val="000E4FC7"/>
    <w:rsid w:val="000E5013"/>
    <w:rsid w:val="000E51E1"/>
    <w:rsid w:val="000E608C"/>
    <w:rsid w:val="000E6346"/>
    <w:rsid w:val="000E6363"/>
    <w:rsid w:val="000E652F"/>
    <w:rsid w:val="000E6BB7"/>
    <w:rsid w:val="000E706E"/>
    <w:rsid w:val="000E73A8"/>
    <w:rsid w:val="000E7F54"/>
    <w:rsid w:val="000E7F6C"/>
    <w:rsid w:val="000E7FC5"/>
    <w:rsid w:val="000F0702"/>
    <w:rsid w:val="000F0C4B"/>
    <w:rsid w:val="000F1541"/>
    <w:rsid w:val="000F157E"/>
    <w:rsid w:val="000F1862"/>
    <w:rsid w:val="000F18A9"/>
    <w:rsid w:val="000F1BCC"/>
    <w:rsid w:val="000F1C28"/>
    <w:rsid w:val="000F1D7D"/>
    <w:rsid w:val="000F209A"/>
    <w:rsid w:val="000F2297"/>
    <w:rsid w:val="000F22CF"/>
    <w:rsid w:val="000F2451"/>
    <w:rsid w:val="000F24D0"/>
    <w:rsid w:val="000F24D3"/>
    <w:rsid w:val="000F2524"/>
    <w:rsid w:val="000F2BCE"/>
    <w:rsid w:val="000F300A"/>
    <w:rsid w:val="000F32BC"/>
    <w:rsid w:val="000F4163"/>
    <w:rsid w:val="000F4A97"/>
    <w:rsid w:val="000F4B88"/>
    <w:rsid w:val="000F516A"/>
    <w:rsid w:val="000F55E0"/>
    <w:rsid w:val="000F5B4B"/>
    <w:rsid w:val="000F6649"/>
    <w:rsid w:val="000F687E"/>
    <w:rsid w:val="000F7404"/>
    <w:rsid w:val="000F7891"/>
    <w:rsid w:val="000F7A7D"/>
    <w:rsid w:val="000F7D03"/>
    <w:rsid w:val="000F7EA7"/>
    <w:rsid w:val="000F7F3F"/>
    <w:rsid w:val="0010099B"/>
    <w:rsid w:val="00100B37"/>
    <w:rsid w:val="00100BD9"/>
    <w:rsid w:val="00100D77"/>
    <w:rsid w:val="0010136C"/>
    <w:rsid w:val="0010139E"/>
    <w:rsid w:val="001014CE"/>
    <w:rsid w:val="00101C69"/>
    <w:rsid w:val="0010235B"/>
    <w:rsid w:val="0010238A"/>
    <w:rsid w:val="00102479"/>
    <w:rsid w:val="00102552"/>
    <w:rsid w:val="00102660"/>
    <w:rsid w:val="00102A86"/>
    <w:rsid w:val="00102A8E"/>
    <w:rsid w:val="00102F35"/>
    <w:rsid w:val="0010316E"/>
    <w:rsid w:val="0010321F"/>
    <w:rsid w:val="001038D9"/>
    <w:rsid w:val="001038F1"/>
    <w:rsid w:val="00103AA3"/>
    <w:rsid w:val="00104035"/>
    <w:rsid w:val="001041FC"/>
    <w:rsid w:val="00104252"/>
    <w:rsid w:val="001042A8"/>
    <w:rsid w:val="001042E7"/>
    <w:rsid w:val="001044DE"/>
    <w:rsid w:val="001047B7"/>
    <w:rsid w:val="00104830"/>
    <w:rsid w:val="00104A3B"/>
    <w:rsid w:val="00104B73"/>
    <w:rsid w:val="00104C8B"/>
    <w:rsid w:val="00104FD0"/>
    <w:rsid w:val="00105330"/>
    <w:rsid w:val="00105585"/>
    <w:rsid w:val="00105857"/>
    <w:rsid w:val="00105B26"/>
    <w:rsid w:val="001067A8"/>
    <w:rsid w:val="00106B9E"/>
    <w:rsid w:val="0010714B"/>
    <w:rsid w:val="00107257"/>
    <w:rsid w:val="001074C7"/>
    <w:rsid w:val="0010789A"/>
    <w:rsid w:val="00107AB9"/>
    <w:rsid w:val="00107B30"/>
    <w:rsid w:val="00107B36"/>
    <w:rsid w:val="00107C01"/>
    <w:rsid w:val="00107D69"/>
    <w:rsid w:val="00107F88"/>
    <w:rsid w:val="0011050C"/>
    <w:rsid w:val="001106B9"/>
    <w:rsid w:val="001108E4"/>
    <w:rsid w:val="0011093A"/>
    <w:rsid w:val="00110C46"/>
    <w:rsid w:val="00110D07"/>
    <w:rsid w:val="00110F28"/>
    <w:rsid w:val="0011133C"/>
    <w:rsid w:val="00111A9B"/>
    <w:rsid w:val="00111ED8"/>
    <w:rsid w:val="001126C2"/>
    <w:rsid w:val="001128CD"/>
    <w:rsid w:val="00112E01"/>
    <w:rsid w:val="001136A1"/>
    <w:rsid w:val="001136DE"/>
    <w:rsid w:val="00113977"/>
    <w:rsid w:val="00113B16"/>
    <w:rsid w:val="0011405E"/>
    <w:rsid w:val="001144A6"/>
    <w:rsid w:val="001148FD"/>
    <w:rsid w:val="00114B25"/>
    <w:rsid w:val="001154E1"/>
    <w:rsid w:val="0011597B"/>
    <w:rsid w:val="00115A7C"/>
    <w:rsid w:val="00115FDE"/>
    <w:rsid w:val="001164DF"/>
    <w:rsid w:val="0011659F"/>
    <w:rsid w:val="00116645"/>
    <w:rsid w:val="00116700"/>
    <w:rsid w:val="00116889"/>
    <w:rsid w:val="0011725B"/>
    <w:rsid w:val="0011790A"/>
    <w:rsid w:val="00117D94"/>
    <w:rsid w:val="00117FAB"/>
    <w:rsid w:val="001201F7"/>
    <w:rsid w:val="00120624"/>
    <w:rsid w:val="0012076E"/>
    <w:rsid w:val="00120924"/>
    <w:rsid w:val="00120A16"/>
    <w:rsid w:val="00120BAE"/>
    <w:rsid w:val="00120CD5"/>
    <w:rsid w:val="00120DBF"/>
    <w:rsid w:val="00121002"/>
    <w:rsid w:val="0012106C"/>
    <w:rsid w:val="00121786"/>
    <w:rsid w:val="00121FC2"/>
    <w:rsid w:val="00122CA9"/>
    <w:rsid w:val="00122E60"/>
    <w:rsid w:val="00123581"/>
    <w:rsid w:val="0012359F"/>
    <w:rsid w:val="001240B9"/>
    <w:rsid w:val="00124525"/>
    <w:rsid w:val="00125897"/>
    <w:rsid w:val="001258AC"/>
    <w:rsid w:val="00125C5F"/>
    <w:rsid w:val="00125D6D"/>
    <w:rsid w:val="001264F8"/>
    <w:rsid w:val="00126698"/>
    <w:rsid w:val="0012684E"/>
    <w:rsid w:val="00126D82"/>
    <w:rsid w:val="00127103"/>
    <w:rsid w:val="00127170"/>
    <w:rsid w:val="00130217"/>
    <w:rsid w:val="00130749"/>
    <w:rsid w:val="00130ACF"/>
    <w:rsid w:val="00130D7E"/>
    <w:rsid w:val="0013129B"/>
    <w:rsid w:val="001318D6"/>
    <w:rsid w:val="00131980"/>
    <w:rsid w:val="00132383"/>
    <w:rsid w:val="00132490"/>
    <w:rsid w:val="001328D0"/>
    <w:rsid w:val="00132957"/>
    <w:rsid w:val="00134197"/>
    <w:rsid w:val="00134457"/>
    <w:rsid w:val="00134D0F"/>
    <w:rsid w:val="00135385"/>
    <w:rsid w:val="001365E1"/>
    <w:rsid w:val="001367D4"/>
    <w:rsid w:val="00136AFE"/>
    <w:rsid w:val="00136CC0"/>
    <w:rsid w:val="00137432"/>
    <w:rsid w:val="001374EB"/>
    <w:rsid w:val="001377F7"/>
    <w:rsid w:val="0013784D"/>
    <w:rsid w:val="00137A00"/>
    <w:rsid w:val="00137BF0"/>
    <w:rsid w:val="00137DBD"/>
    <w:rsid w:val="00137E88"/>
    <w:rsid w:val="00140443"/>
    <w:rsid w:val="0014047A"/>
    <w:rsid w:val="001407A5"/>
    <w:rsid w:val="00140D7A"/>
    <w:rsid w:val="001412D2"/>
    <w:rsid w:val="00141944"/>
    <w:rsid w:val="00141D5A"/>
    <w:rsid w:val="00141EEC"/>
    <w:rsid w:val="00142167"/>
    <w:rsid w:val="00142468"/>
    <w:rsid w:val="001424A7"/>
    <w:rsid w:val="0014262C"/>
    <w:rsid w:val="00142E83"/>
    <w:rsid w:val="001431D0"/>
    <w:rsid w:val="001431F7"/>
    <w:rsid w:val="00143506"/>
    <w:rsid w:val="00143B8A"/>
    <w:rsid w:val="00143E84"/>
    <w:rsid w:val="00144465"/>
    <w:rsid w:val="001447AD"/>
    <w:rsid w:val="0014544D"/>
    <w:rsid w:val="00145479"/>
    <w:rsid w:val="0014553D"/>
    <w:rsid w:val="0014569C"/>
    <w:rsid w:val="001456C8"/>
    <w:rsid w:val="00145FF3"/>
    <w:rsid w:val="0014611D"/>
    <w:rsid w:val="00146438"/>
    <w:rsid w:val="00146562"/>
    <w:rsid w:val="00147129"/>
    <w:rsid w:val="00147192"/>
    <w:rsid w:val="00147243"/>
    <w:rsid w:val="001472B8"/>
    <w:rsid w:val="001474F4"/>
    <w:rsid w:val="00147741"/>
    <w:rsid w:val="00147936"/>
    <w:rsid w:val="00147B52"/>
    <w:rsid w:val="00147DB7"/>
    <w:rsid w:val="0014CB64"/>
    <w:rsid w:val="001505A0"/>
    <w:rsid w:val="001509BC"/>
    <w:rsid w:val="00150F49"/>
    <w:rsid w:val="001514DD"/>
    <w:rsid w:val="0015152D"/>
    <w:rsid w:val="00151637"/>
    <w:rsid w:val="00151DDC"/>
    <w:rsid w:val="0015222E"/>
    <w:rsid w:val="001523FC"/>
    <w:rsid w:val="00152AF6"/>
    <w:rsid w:val="001532DD"/>
    <w:rsid w:val="001533B1"/>
    <w:rsid w:val="00153E04"/>
    <w:rsid w:val="001542BC"/>
    <w:rsid w:val="00154420"/>
    <w:rsid w:val="00154D67"/>
    <w:rsid w:val="001550F3"/>
    <w:rsid w:val="00155170"/>
    <w:rsid w:val="00155268"/>
    <w:rsid w:val="00155347"/>
    <w:rsid w:val="001555F4"/>
    <w:rsid w:val="00155724"/>
    <w:rsid w:val="00155903"/>
    <w:rsid w:val="001567EC"/>
    <w:rsid w:val="00156839"/>
    <w:rsid w:val="00156E4F"/>
    <w:rsid w:val="001572B0"/>
    <w:rsid w:val="00157436"/>
    <w:rsid w:val="001579E9"/>
    <w:rsid w:val="0016007A"/>
    <w:rsid w:val="001601BF"/>
    <w:rsid w:val="00160AB0"/>
    <w:rsid w:val="0016165F"/>
    <w:rsid w:val="00161F4C"/>
    <w:rsid w:val="00162813"/>
    <w:rsid w:val="00162A76"/>
    <w:rsid w:val="00162EE8"/>
    <w:rsid w:val="00162FF9"/>
    <w:rsid w:val="0016350F"/>
    <w:rsid w:val="00164146"/>
    <w:rsid w:val="00164239"/>
    <w:rsid w:val="001645F0"/>
    <w:rsid w:val="00164C7F"/>
    <w:rsid w:val="001666DF"/>
    <w:rsid w:val="00166943"/>
    <w:rsid w:val="00166F51"/>
    <w:rsid w:val="00167155"/>
    <w:rsid w:val="001678EC"/>
    <w:rsid w:val="0016798D"/>
    <w:rsid w:val="001679EE"/>
    <w:rsid w:val="00167A61"/>
    <w:rsid w:val="00167E68"/>
    <w:rsid w:val="001700DA"/>
    <w:rsid w:val="0017019A"/>
    <w:rsid w:val="00170769"/>
    <w:rsid w:val="0017076A"/>
    <w:rsid w:val="00170869"/>
    <w:rsid w:val="00171172"/>
    <w:rsid w:val="0017124F"/>
    <w:rsid w:val="00171B5D"/>
    <w:rsid w:val="00171CE8"/>
    <w:rsid w:val="00172174"/>
    <w:rsid w:val="001724A9"/>
    <w:rsid w:val="00172738"/>
    <w:rsid w:val="001727BE"/>
    <w:rsid w:val="00172EA9"/>
    <w:rsid w:val="00172F82"/>
    <w:rsid w:val="00173A10"/>
    <w:rsid w:val="00173D92"/>
    <w:rsid w:val="001740DB"/>
    <w:rsid w:val="001743BB"/>
    <w:rsid w:val="00174778"/>
    <w:rsid w:val="00174AB5"/>
    <w:rsid w:val="001750E7"/>
    <w:rsid w:val="00175B21"/>
    <w:rsid w:val="001764CF"/>
    <w:rsid w:val="00176945"/>
    <w:rsid w:val="00176995"/>
    <w:rsid w:val="00176B7C"/>
    <w:rsid w:val="00176CBC"/>
    <w:rsid w:val="00176E4E"/>
    <w:rsid w:val="00176ECD"/>
    <w:rsid w:val="001770E2"/>
    <w:rsid w:val="00177289"/>
    <w:rsid w:val="001772F8"/>
    <w:rsid w:val="00177793"/>
    <w:rsid w:val="001778C2"/>
    <w:rsid w:val="001778E6"/>
    <w:rsid w:val="00177F60"/>
    <w:rsid w:val="00177F6C"/>
    <w:rsid w:val="0018025B"/>
    <w:rsid w:val="00180715"/>
    <w:rsid w:val="001807C4"/>
    <w:rsid w:val="0018084D"/>
    <w:rsid w:val="00180919"/>
    <w:rsid w:val="00180B65"/>
    <w:rsid w:val="00180FEE"/>
    <w:rsid w:val="00181272"/>
    <w:rsid w:val="001812FF"/>
    <w:rsid w:val="00182E77"/>
    <w:rsid w:val="001831BF"/>
    <w:rsid w:val="00183A6E"/>
    <w:rsid w:val="00183DE7"/>
    <w:rsid w:val="00184332"/>
    <w:rsid w:val="001847D8"/>
    <w:rsid w:val="00184904"/>
    <w:rsid w:val="00184EAC"/>
    <w:rsid w:val="0018513C"/>
    <w:rsid w:val="00185169"/>
    <w:rsid w:val="001853F5"/>
    <w:rsid w:val="00185DA0"/>
    <w:rsid w:val="001860FA"/>
    <w:rsid w:val="001862F8"/>
    <w:rsid w:val="0018666A"/>
    <w:rsid w:val="00186885"/>
    <w:rsid w:val="00186E4D"/>
    <w:rsid w:val="00187128"/>
    <w:rsid w:val="001871DB"/>
    <w:rsid w:val="0018736F"/>
    <w:rsid w:val="001876E7"/>
    <w:rsid w:val="001877AF"/>
    <w:rsid w:val="001879B2"/>
    <w:rsid w:val="00187C96"/>
    <w:rsid w:val="00190345"/>
    <w:rsid w:val="001905BF"/>
    <w:rsid w:val="001907E6"/>
    <w:rsid w:val="00190849"/>
    <w:rsid w:val="00190AA3"/>
    <w:rsid w:val="001911B4"/>
    <w:rsid w:val="001918FC"/>
    <w:rsid w:val="00191ADB"/>
    <w:rsid w:val="00191B8A"/>
    <w:rsid w:val="00191E69"/>
    <w:rsid w:val="00191F1D"/>
    <w:rsid w:val="001924F8"/>
    <w:rsid w:val="00192524"/>
    <w:rsid w:val="00192D48"/>
    <w:rsid w:val="001931D6"/>
    <w:rsid w:val="001932EA"/>
    <w:rsid w:val="0019384B"/>
    <w:rsid w:val="00193998"/>
    <w:rsid w:val="00193A57"/>
    <w:rsid w:val="00193D1B"/>
    <w:rsid w:val="00193F47"/>
    <w:rsid w:val="001940F1"/>
    <w:rsid w:val="001944FD"/>
    <w:rsid w:val="00194648"/>
    <w:rsid w:val="001949B1"/>
    <w:rsid w:val="00194CFB"/>
    <w:rsid w:val="00194DD9"/>
    <w:rsid w:val="00194DF7"/>
    <w:rsid w:val="00194ED0"/>
    <w:rsid w:val="00195021"/>
    <w:rsid w:val="001950A2"/>
    <w:rsid w:val="001956C9"/>
    <w:rsid w:val="00195F5B"/>
    <w:rsid w:val="00196E45"/>
    <w:rsid w:val="00197536"/>
    <w:rsid w:val="0019759E"/>
    <w:rsid w:val="001977D3"/>
    <w:rsid w:val="001977E5"/>
    <w:rsid w:val="00197E48"/>
    <w:rsid w:val="00197FFA"/>
    <w:rsid w:val="001A0098"/>
    <w:rsid w:val="001A0186"/>
    <w:rsid w:val="001A018C"/>
    <w:rsid w:val="001A05C4"/>
    <w:rsid w:val="001A07A5"/>
    <w:rsid w:val="001A0A83"/>
    <w:rsid w:val="001A0AC6"/>
    <w:rsid w:val="001A0F81"/>
    <w:rsid w:val="001A1421"/>
    <w:rsid w:val="001A15B9"/>
    <w:rsid w:val="001A1AA1"/>
    <w:rsid w:val="001A1AD3"/>
    <w:rsid w:val="001A1B3E"/>
    <w:rsid w:val="001A2073"/>
    <w:rsid w:val="001A2455"/>
    <w:rsid w:val="001A2C42"/>
    <w:rsid w:val="001A3145"/>
    <w:rsid w:val="001A34CA"/>
    <w:rsid w:val="001A356E"/>
    <w:rsid w:val="001A383A"/>
    <w:rsid w:val="001A4971"/>
    <w:rsid w:val="001A5264"/>
    <w:rsid w:val="001A53C7"/>
    <w:rsid w:val="001A5507"/>
    <w:rsid w:val="001A5762"/>
    <w:rsid w:val="001A58B5"/>
    <w:rsid w:val="001A5B07"/>
    <w:rsid w:val="001A614A"/>
    <w:rsid w:val="001A6655"/>
    <w:rsid w:val="001A6838"/>
    <w:rsid w:val="001A68AB"/>
    <w:rsid w:val="001A6CD3"/>
    <w:rsid w:val="001A6DC2"/>
    <w:rsid w:val="001A70BE"/>
    <w:rsid w:val="001A72A0"/>
    <w:rsid w:val="001A7A67"/>
    <w:rsid w:val="001B008F"/>
    <w:rsid w:val="001B0870"/>
    <w:rsid w:val="001B0E9F"/>
    <w:rsid w:val="001B15E6"/>
    <w:rsid w:val="001B1801"/>
    <w:rsid w:val="001B1AD1"/>
    <w:rsid w:val="001B3046"/>
    <w:rsid w:val="001B3065"/>
    <w:rsid w:val="001B3345"/>
    <w:rsid w:val="001B3B67"/>
    <w:rsid w:val="001B407A"/>
    <w:rsid w:val="001B40BA"/>
    <w:rsid w:val="001B5E36"/>
    <w:rsid w:val="001B619F"/>
    <w:rsid w:val="001B6379"/>
    <w:rsid w:val="001B6410"/>
    <w:rsid w:val="001B6F25"/>
    <w:rsid w:val="001B71B1"/>
    <w:rsid w:val="001B758D"/>
    <w:rsid w:val="001B7E77"/>
    <w:rsid w:val="001C0047"/>
    <w:rsid w:val="001C0145"/>
    <w:rsid w:val="001C05E6"/>
    <w:rsid w:val="001C06A6"/>
    <w:rsid w:val="001C08CA"/>
    <w:rsid w:val="001C12F7"/>
    <w:rsid w:val="001C1D13"/>
    <w:rsid w:val="001C1EF3"/>
    <w:rsid w:val="001C24B3"/>
    <w:rsid w:val="001C2675"/>
    <w:rsid w:val="001C29CA"/>
    <w:rsid w:val="001C2C70"/>
    <w:rsid w:val="001C334C"/>
    <w:rsid w:val="001C3427"/>
    <w:rsid w:val="001C34E7"/>
    <w:rsid w:val="001C3521"/>
    <w:rsid w:val="001C37FF"/>
    <w:rsid w:val="001C42E6"/>
    <w:rsid w:val="001C4439"/>
    <w:rsid w:val="001C47A0"/>
    <w:rsid w:val="001C47FC"/>
    <w:rsid w:val="001C4868"/>
    <w:rsid w:val="001C52EF"/>
    <w:rsid w:val="001C57AD"/>
    <w:rsid w:val="001C5D9E"/>
    <w:rsid w:val="001C643E"/>
    <w:rsid w:val="001C6507"/>
    <w:rsid w:val="001C653C"/>
    <w:rsid w:val="001C6B49"/>
    <w:rsid w:val="001C6D47"/>
    <w:rsid w:val="001C7879"/>
    <w:rsid w:val="001C7BC9"/>
    <w:rsid w:val="001C7BD4"/>
    <w:rsid w:val="001C7CB6"/>
    <w:rsid w:val="001D0016"/>
    <w:rsid w:val="001D021B"/>
    <w:rsid w:val="001D0BD6"/>
    <w:rsid w:val="001D116E"/>
    <w:rsid w:val="001D1271"/>
    <w:rsid w:val="001D187B"/>
    <w:rsid w:val="001D1C59"/>
    <w:rsid w:val="001D228A"/>
    <w:rsid w:val="001D2378"/>
    <w:rsid w:val="001D24E2"/>
    <w:rsid w:val="001D2791"/>
    <w:rsid w:val="001D27F6"/>
    <w:rsid w:val="001D29CD"/>
    <w:rsid w:val="001D2B69"/>
    <w:rsid w:val="001D2BCE"/>
    <w:rsid w:val="001D2FD7"/>
    <w:rsid w:val="001D3003"/>
    <w:rsid w:val="001D307C"/>
    <w:rsid w:val="001D3093"/>
    <w:rsid w:val="001D4433"/>
    <w:rsid w:val="001D480F"/>
    <w:rsid w:val="001D4D7C"/>
    <w:rsid w:val="001D5D82"/>
    <w:rsid w:val="001D5FFD"/>
    <w:rsid w:val="001D67B2"/>
    <w:rsid w:val="001D6D3F"/>
    <w:rsid w:val="001D6E8F"/>
    <w:rsid w:val="001D7196"/>
    <w:rsid w:val="001D73AE"/>
    <w:rsid w:val="001D73C7"/>
    <w:rsid w:val="001D7930"/>
    <w:rsid w:val="001D7B01"/>
    <w:rsid w:val="001D7BFE"/>
    <w:rsid w:val="001E04A1"/>
    <w:rsid w:val="001E0508"/>
    <w:rsid w:val="001E0E3E"/>
    <w:rsid w:val="001E166C"/>
    <w:rsid w:val="001E191F"/>
    <w:rsid w:val="001E23DA"/>
    <w:rsid w:val="001E24C8"/>
    <w:rsid w:val="001E2B79"/>
    <w:rsid w:val="001E2C01"/>
    <w:rsid w:val="001E2F3E"/>
    <w:rsid w:val="001E302F"/>
    <w:rsid w:val="001E3050"/>
    <w:rsid w:val="001E317F"/>
    <w:rsid w:val="001E3229"/>
    <w:rsid w:val="001E390B"/>
    <w:rsid w:val="001E416A"/>
    <w:rsid w:val="001E4388"/>
    <w:rsid w:val="001E43FC"/>
    <w:rsid w:val="001E44E7"/>
    <w:rsid w:val="001E49DD"/>
    <w:rsid w:val="001E4E46"/>
    <w:rsid w:val="001E512D"/>
    <w:rsid w:val="001E5262"/>
    <w:rsid w:val="001E54D7"/>
    <w:rsid w:val="001E54F4"/>
    <w:rsid w:val="001E55E4"/>
    <w:rsid w:val="001E56D6"/>
    <w:rsid w:val="001E656B"/>
    <w:rsid w:val="001E6F9C"/>
    <w:rsid w:val="001E737E"/>
    <w:rsid w:val="001F03B8"/>
    <w:rsid w:val="001F0ADF"/>
    <w:rsid w:val="001F108C"/>
    <w:rsid w:val="001F1520"/>
    <w:rsid w:val="001F1975"/>
    <w:rsid w:val="001F235E"/>
    <w:rsid w:val="001F270F"/>
    <w:rsid w:val="001F28AD"/>
    <w:rsid w:val="001F2A37"/>
    <w:rsid w:val="001F2AF7"/>
    <w:rsid w:val="001F2C63"/>
    <w:rsid w:val="001F39DE"/>
    <w:rsid w:val="001F39EC"/>
    <w:rsid w:val="001F3AAB"/>
    <w:rsid w:val="001F3B3B"/>
    <w:rsid w:val="001F3DEA"/>
    <w:rsid w:val="001F3FA3"/>
    <w:rsid w:val="001F49B3"/>
    <w:rsid w:val="001F4CDF"/>
    <w:rsid w:val="001F4DAB"/>
    <w:rsid w:val="001F5462"/>
    <w:rsid w:val="001F5604"/>
    <w:rsid w:val="001F59A2"/>
    <w:rsid w:val="001F5CE6"/>
    <w:rsid w:val="001F5DBB"/>
    <w:rsid w:val="001F5DBC"/>
    <w:rsid w:val="001F5FAF"/>
    <w:rsid w:val="001F6505"/>
    <w:rsid w:val="001F6D49"/>
    <w:rsid w:val="001F7AA8"/>
    <w:rsid w:val="001F7D0A"/>
    <w:rsid w:val="001F7D77"/>
    <w:rsid w:val="001F7DE3"/>
    <w:rsid w:val="001F7FA6"/>
    <w:rsid w:val="0020012A"/>
    <w:rsid w:val="00200401"/>
    <w:rsid w:val="00200557"/>
    <w:rsid w:val="00200BA7"/>
    <w:rsid w:val="00200BBE"/>
    <w:rsid w:val="00201A9A"/>
    <w:rsid w:val="00201BAC"/>
    <w:rsid w:val="00201D05"/>
    <w:rsid w:val="00201DAD"/>
    <w:rsid w:val="00201F7A"/>
    <w:rsid w:val="0020221B"/>
    <w:rsid w:val="002028B1"/>
    <w:rsid w:val="00202DD2"/>
    <w:rsid w:val="00203298"/>
    <w:rsid w:val="00203597"/>
    <w:rsid w:val="00203661"/>
    <w:rsid w:val="00203867"/>
    <w:rsid w:val="00203C5B"/>
    <w:rsid w:val="00203E49"/>
    <w:rsid w:val="002040FC"/>
    <w:rsid w:val="00204AEB"/>
    <w:rsid w:val="0020501B"/>
    <w:rsid w:val="00205380"/>
    <w:rsid w:val="002059E7"/>
    <w:rsid w:val="00205FB8"/>
    <w:rsid w:val="00206676"/>
    <w:rsid w:val="002067E2"/>
    <w:rsid w:val="00206826"/>
    <w:rsid w:val="00206C70"/>
    <w:rsid w:val="0020708C"/>
    <w:rsid w:val="00207B44"/>
    <w:rsid w:val="00207D94"/>
    <w:rsid w:val="0020B636"/>
    <w:rsid w:val="0021011C"/>
    <w:rsid w:val="0021028A"/>
    <w:rsid w:val="00210929"/>
    <w:rsid w:val="00210BAC"/>
    <w:rsid w:val="00210E2A"/>
    <w:rsid w:val="00210F2F"/>
    <w:rsid w:val="00211204"/>
    <w:rsid w:val="00211422"/>
    <w:rsid w:val="00211BDA"/>
    <w:rsid w:val="00211D6B"/>
    <w:rsid w:val="0021209E"/>
    <w:rsid w:val="0021270A"/>
    <w:rsid w:val="002127F0"/>
    <w:rsid w:val="00212934"/>
    <w:rsid w:val="0021307C"/>
    <w:rsid w:val="0021311B"/>
    <w:rsid w:val="002132E1"/>
    <w:rsid w:val="00213662"/>
    <w:rsid w:val="00213A44"/>
    <w:rsid w:val="00214629"/>
    <w:rsid w:val="002146F8"/>
    <w:rsid w:val="002147FC"/>
    <w:rsid w:val="002149AB"/>
    <w:rsid w:val="00215A1E"/>
    <w:rsid w:val="00216382"/>
    <w:rsid w:val="002165E0"/>
    <w:rsid w:val="00216921"/>
    <w:rsid w:val="00216A46"/>
    <w:rsid w:val="00216BE7"/>
    <w:rsid w:val="002171B1"/>
    <w:rsid w:val="002172B2"/>
    <w:rsid w:val="00217B31"/>
    <w:rsid w:val="00217D40"/>
    <w:rsid w:val="00217EB3"/>
    <w:rsid w:val="00217F44"/>
    <w:rsid w:val="00220339"/>
    <w:rsid w:val="00220F55"/>
    <w:rsid w:val="002214F0"/>
    <w:rsid w:val="00221727"/>
    <w:rsid w:val="00221DD8"/>
    <w:rsid w:val="00222197"/>
    <w:rsid w:val="00222651"/>
    <w:rsid w:val="0022273C"/>
    <w:rsid w:val="002227F7"/>
    <w:rsid w:val="0022283D"/>
    <w:rsid w:val="00222E9D"/>
    <w:rsid w:val="00222FC2"/>
    <w:rsid w:val="00223AFF"/>
    <w:rsid w:val="00224032"/>
    <w:rsid w:val="0022412B"/>
    <w:rsid w:val="002244BC"/>
    <w:rsid w:val="00224F8F"/>
    <w:rsid w:val="002257D7"/>
    <w:rsid w:val="00225FFA"/>
    <w:rsid w:val="00226155"/>
    <w:rsid w:val="00226221"/>
    <w:rsid w:val="002264C1"/>
    <w:rsid w:val="0022660A"/>
    <w:rsid w:val="00226B53"/>
    <w:rsid w:val="00226E11"/>
    <w:rsid w:val="00227377"/>
    <w:rsid w:val="00227D10"/>
    <w:rsid w:val="00227D96"/>
    <w:rsid w:val="00230003"/>
    <w:rsid w:val="002301D8"/>
    <w:rsid w:val="00230289"/>
    <w:rsid w:val="002308D5"/>
    <w:rsid w:val="00230A75"/>
    <w:rsid w:val="00231765"/>
    <w:rsid w:val="0023190D"/>
    <w:rsid w:val="00231C46"/>
    <w:rsid w:val="00232596"/>
    <w:rsid w:val="00232645"/>
    <w:rsid w:val="0023280C"/>
    <w:rsid w:val="002331AA"/>
    <w:rsid w:val="0023328F"/>
    <w:rsid w:val="00233498"/>
    <w:rsid w:val="00233766"/>
    <w:rsid w:val="00233AA8"/>
    <w:rsid w:val="00233AB7"/>
    <w:rsid w:val="00233C8F"/>
    <w:rsid w:val="00233D90"/>
    <w:rsid w:val="00233F51"/>
    <w:rsid w:val="002342D5"/>
    <w:rsid w:val="002347B8"/>
    <w:rsid w:val="002347E3"/>
    <w:rsid w:val="002348E3"/>
    <w:rsid w:val="0023552D"/>
    <w:rsid w:val="00235789"/>
    <w:rsid w:val="00235D51"/>
    <w:rsid w:val="00235D7F"/>
    <w:rsid w:val="002366B9"/>
    <w:rsid w:val="0023792E"/>
    <w:rsid w:val="002379D1"/>
    <w:rsid w:val="00237CCA"/>
    <w:rsid w:val="00240075"/>
    <w:rsid w:val="002407D8"/>
    <w:rsid w:val="00240B1B"/>
    <w:rsid w:val="00240DCB"/>
    <w:rsid w:val="0024102C"/>
    <w:rsid w:val="0024109C"/>
    <w:rsid w:val="00241575"/>
    <w:rsid w:val="00242115"/>
    <w:rsid w:val="00242532"/>
    <w:rsid w:val="002427FF"/>
    <w:rsid w:val="00242834"/>
    <w:rsid w:val="00242844"/>
    <w:rsid w:val="00242988"/>
    <w:rsid w:val="00242D25"/>
    <w:rsid w:val="002437C1"/>
    <w:rsid w:val="00243C8C"/>
    <w:rsid w:val="002440EB"/>
    <w:rsid w:val="002441C8"/>
    <w:rsid w:val="002445BE"/>
    <w:rsid w:val="00244770"/>
    <w:rsid w:val="00244F36"/>
    <w:rsid w:val="00245312"/>
    <w:rsid w:val="002456DA"/>
    <w:rsid w:val="00245871"/>
    <w:rsid w:val="002458FA"/>
    <w:rsid w:val="00245B8B"/>
    <w:rsid w:val="00245F05"/>
    <w:rsid w:val="00246388"/>
    <w:rsid w:val="002464D4"/>
    <w:rsid w:val="00246A1E"/>
    <w:rsid w:val="00246ED0"/>
    <w:rsid w:val="00247116"/>
    <w:rsid w:val="002471D5"/>
    <w:rsid w:val="002477F9"/>
    <w:rsid w:val="00247A65"/>
    <w:rsid w:val="00247A95"/>
    <w:rsid w:val="00247B7C"/>
    <w:rsid w:val="00247DF2"/>
    <w:rsid w:val="0025004C"/>
    <w:rsid w:val="0025021F"/>
    <w:rsid w:val="002502A9"/>
    <w:rsid w:val="00250FDB"/>
    <w:rsid w:val="002511FD"/>
    <w:rsid w:val="00251B67"/>
    <w:rsid w:val="00252552"/>
    <w:rsid w:val="00253201"/>
    <w:rsid w:val="00253350"/>
    <w:rsid w:val="0025367F"/>
    <w:rsid w:val="0025392C"/>
    <w:rsid w:val="00253B8C"/>
    <w:rsid w:val="00254784"/>
    <w:rsid w:val="00254DCB"/>
    <w:rsid w:val="00254E5F"/>
    <w:rsid w:val="0025543B"/>
    <w:rsid w:val="00255848"/>
    <w:rsid w:val="0025586E"/>
    <w:rsid w:val="00255884"/>
    <w:rsid w:val="0025590B"/>
    <w:rsid w:val="00255F24"/>
    <w:rsid w:val="002566BD"/>
    <w:rsid w:val="00256CF1"/>
    <w:rsid w:val="00256D7A"/>
    <w:rsid w:val="00257019"/>
    <w:rsid w:val="00257E35"/>
    <w:rsid w:val="002604E5"/>
    <w:rsid w:val="00260C27"/>
    <w:rsid w:val="00260D48"/>
    <w:rsid w:val="00261864"/>
    <w:rsid w:val="00261D06"/>
    <w:rsid w:val="00262586"/>
    <w:rsid w:val="0026263B"/>
    <w:rsid w:val="00262671"/>
    <w:rsid w:val="00262EE8"/>
    <w:rsid w:val="002631DE"/>
    <w:rsid w:val="002632CF"/>
    <w:rsid w:val="002632D9"/>
    <w:rsid w:val="00263A59"/>
    <w:rsid w:val="00263BED"/>
    <w:rsid w:val="00263F8B"/>
    <w:rsid w:val="00264287"/>
    <w:rsid w:val="00264910"/>
    <w:rsid w:val="0026526A"/>
    <w:rsid w:val="00265515"/>
    <w:rsid w:val="00265536"/>
    <w:rsid w:val="002655E1"/>
    <w:rsid w:val="0026590F"/>
    <w:rsid w:val="002659F9"/>
    <w:rsid w:val="00266063"/>
    <w:rsid w:val="00266C3E"/>
    <w:rsid w:val="00266F19"/>
    <w:rsid w:val="00267284"/>
    <w:rsid w:val="0026749F"/>
    <w:rsid w:val="00267545"/>
    <w:rsid w:val="0026770B"/>
    <w:rsid w:val="00267CBA"/>
    <w:rsid w:val="0027015E"/>
    <w:rsid w:val="00270734"/>
    <w:rsid w:val="00270AD8"/>
    <w:rsid w:val="00270C9F"/>
    <w:rsid w:val="00270D92"/>
    <w:rsid w:val="00270F00"/>
    <w:rsid w:val="00271408"/>
    <w:rsid w:val="00271476"/>
    <w:rsid w:val="00271A8F"/>
    <w:rsid w:val="00271EA8"/>
    <w:rsid w:val="00272522"/>
    <w:rsid w:val="00272806"/>
    <w:rsid w:val="00272896"/>
    <w:rsid w:val="002728A5"/>
    <w:rsid w:val="00273041"/>
    <w:rsid w:val="00273172"/>
    <w:rsid w:val="0027341F"/>
    <w:rsid w:val="0027361D"/>
    <w:rsid w:val="00273EA5"/>
    <w:rsid w:val="0027499A"/>
    <w:rsid w:val="00274A08"/>
    <w:rsid w:val="00275FC4"/>
    <w:rsid w:val="00276018"/>
    <w:rsid w:val="00276050"/>
    <w:rsid w:val="002768A1"/>
    <w:rsid w:val="0027699D"/>
    <w:rsid w:val="00276A9C"/>
    <w:rsid w:val="00277320"/>
    <w:rsid w:val="00277CD2"/>
    <w:rsid w:val="002800D6"/>
    <w:rsid w:val="002803A9"/>
    <w:rsid w:val="0028171C"/>
    <w:rsid w:val="0028175F"/>
    <w:rsid w:val="00281B35"/>
    <w:rsid w:val="0028213E"/>
    <w:rsid w:val="00282328"/>
    <w:rsid w:val="00282335"/>
    <w:rsid w:val="00282D8C"/>
    <w:rsid w:val="00282E5A"/>
    <w:rsid w:val="0028333E"/>
    <w:rsid w:val="00283A16"/>
    <w:rsid w:val="00283BBD"/>
    <w:rsid w:val="00283D4F"/>
    <w:rsid w:val="00283D82"/>
    <w:rsid w:val="00284049"/>
    <w:rsid w:val="00284087"/>
    <w:rsid w:val="0028427E"/>
    <w:rsid w:val="0028490C"/>
    <w:rsid w:val="00284D77"/>
    <w:rsid w:val="00285305"/>
    <w:rsid w:val="00285784"/>
    <w:rsid w:val="00285859"/>
    <w:rsid w:val="00285A0C"/>
    <w:rsid w:val="00285AD0"/>
    <w:rsid w:val="00285B60"/>
    <w:rsid w:val="00285C39"/>
    <w:rsid w:val="002862F0"/>
    <w:rsid w:val="00286315"/>
    <w:rsid w:val="0028660C"/>
    <w:rsid w:val="00286F53"/>
    <w:rsid w:val="00287081"/>
    <w:rsid w:val="0028736C"/>
    <w:rsid w:val="0028756B"/>
    <w:rsid w:val="00287931"/>
    <w:rsid w:val="00287F29"/>
    <w:rsid w:val="00287F55"/>
    <w:rsid w:val="0029021A"/>
    <w:rsid w:val="00290F50"/>
    <w:rsid w:val="002916C9"/>
    <w:rsid w:val="00291A6A"/>
    <w:rsid w:val="00291DA8"/>
    <w:rsid w:val="00292081"/>
    <w:rsid w:val="00292363"/>
    <w:rsid w:val="00292693"/>
    <w:rsid w:val="00292905"/>
    <w:rsid w:val="00292971"/>
    <w:rsid w:val="00292BB3"/>
    <w:rsid w:val="00292EC8"/>
    <w:rsid w:val="00292FEE"/>
    <w:rsid w:val="0029300F"/>
    <w:rsid w:val="002936E4"/>
    <w:rsid w:val="002937E3"/>
    <w:rsid w:val="00293E29"/>
    <w:rsid w:val="00294871"/>
    <w:rsid w:val="0029495A"/>
    <w:rsid w:val="00294D2B"/>
    <w:rsid w:val="00295AA5"/>
    <w:rsid w:val="00295BEE"/>
    <w:rsid w:val="00296057"/>
    <w:rsid w:val="00296733"/>
    <w:rsid w:val="00296926"/>
    <w:rsid w:val="00296958"/>
    <w:rsid w:val="00296D17"/>
    <w:rsid w:val="002978E1"/>
    <w:rsid w:val="002A0100"/>
    <w:rsid w:val="002A02F4"/>
    <w:rsid w:val="002A06FE"/>
    <w:rsid w:val="002A1448"/>
    <w:rsid w:val="002A169E"/>
    <w:rsid w:val="002A2311"/>
    <w:rsid w:val="002A24E6"/>
    <w:rsid w:val="002A29EA"/>
    <w:rsid w:val="002A2EEB"/>
    <w:rsid w:val="002A3048"/>
    <w:rsid w:val="002A305E"/>
    <w:rsid w:val="002A3294"/>
    <w:rsid w:val="002A3639"/>
    <w:rsid w:val="002A39A5"/>
    <w:rsid w:val="002A3A58"/>
    <w:rsid w:val="002A409F"/>
    <w:rsid w:val="002A40BB"/>
    <w:rsid w:val="002A49B2"/>
    <w:rsid w:val="002A4FC0"/>
    <w:rsid w:val="002A534B"/>
    <w:rsid w:val="002A566B"/>
    <w:rsid w:val="002A588A"/>
    <w:rsid w:val="002A58E3"/>
    <w:rsid w:val="002A5C60"/>
    <w:rsid w:val="002A5F13"/>
    <w:rsid w:val="002A6378"/>
    <w:rsid w:val="002A64EF"/>
    <w:rsid w:val="002A6B03"/>
    <w:rsid w:val="002A70B1"/>
    <w:rsid w:val="002A75F0"/>
    <w:rsid w:val="002A7A6E"/>
    <w:rsid w:val="002B0148"/>
    <w:rsid w:val="002B08A5"/>
    <w:rsid w:val="002B0EA1"/>
    <w:rsid w:val="002B0F5F"/>
    <w:rsid w:val="002B0FB8"/>
    <w:rsid w:val="002B1040"/>
    <w:rsid w:val="002B1253"/>
    <w:rsid w:val="002B156C"/>
    <w:rsid w:val="002B197F"/>
    <w:rsid w:val="002B1A71"/>
    <w:rsid w:val="002B1E88"/>
    <w:rsid w:val="002B254E"/>
    <w:rsid w:val="002B33ED"/>
    <w:rsid w:val="002B3480"/>
    <w:rsid w:val="002B3902"/>
    <w:rsid w:val="002B41AD"/>
    <w:rsid w:val="002B4A4E"/>
    <w:rsid w:val="002B4C9A"/>
    <w:rsid w:val="002B4CB4"/>
    <w:rsid w:val="002B4D0C"/>
    <w:rsid w:val="002B4D91"/>
    <w:rsid w:val="002B505A"/>
    <w:rsid w:val="002B510C"/>
    <w:rsid w:val="002B524A"/>
    <w:rsid w:val="002B5889"/>
    <w:rsid w:val="002B5A94"/>
    <w:rsid w:val="002B69AA"/>
    <w:rsid w:val="002B6CC7"/>
    <w:rsid w:val="002B730B"/>
    <w:rsid w:val="002B7AA0"/>
    <w:rsid w:val="002B7FD8"/>
    <w:rsid w:val="002C0239"/>
    <w:rsid w:val="002C070F"/>
    <w:rsid w:val="002C091E"/>
    <w:rsid w:val="002C1345"/>
    <w:rsid w:val="002C1636"/>
    <w:rsid w:val="002C209C"/>
    <w:rsid w:val="002C22F2"/>
    <w:rsid w:val="002C2499"/>
    <w:rsid w:val="002C2BD6"/>
    <w:rsid w:val="002C2E96"/>
    <w:rsid w:val="002C2E9A"/>
    <w:rsid w:val="002C3C0A"/>
    <w:rsid w:val="002C428B"/>
    <w:rsid w:val="002C484E"/>
    <w:rsid w:val="002C4B3C"/>
    <w:rsid w:val="002C4F91"/>
    <w:rsid w:val="002C562A"/>
    <w:rsid w:val="002C58FF"/>
    <w:rsid w:val="002C5C09"/>
    <w:rsid w:val="002C5E8A"/>
    <w:rsid w:val="002C61DB"/>
    <w:rsid w:val="002C6290"/>
    <w:rsid w:val="002C6607"/>
    <w:rsid w:val="002C674B"/>
    <w:rsid w:val="002C6958"/>
    <w:rsid w:val="002C6DE5"/>
    <w:rsid w:val="002C71C9"/>
    <w:rsid w:val="002C7227"/>
    <w:rsid w:val="002C7626"/>
    <w:rsid w:val="002C7766"/>
    <w:rsid w:val="002C7C3C"/>
    <w:rsid w:val="002C7CD2"/>
    <w:rsid w:val="002D01A3"/>
    <w:rsid w:val="002D01AF"/>
    <w:rsid w:val="002D077F"/>
    <w:rsid w:val="002D0D5F"/>
    <w:rsid w:val="002D109C"/>
    <w:rsid w:val="002D1340"/>
    <w:rsid w:val="002D190B"/>
    <w:rsid w:val="002D1DC1"/>
    <w:rsid w:val="002D1F2B"/>
    <w:rsid w:val="002D202F"/>
    <w:rsid w:val="002D246A"/>
    <w:rsid w:val="002D2A8E"/>
    <w:rsid w:val="002D2BC3"/>
    <w:rsid w:val="002D2FA2"/>
    <w:rsid w:val="002D346F"/>
    <w:rsid w:val="002D475C"/>
    <w:rsid w:val="002D4914"/>
    <w:rsid w:val="002D49B0"/>
    <w:rsid w:val="002D4F44"/>
    <w:rsid w:val="002D57CB"/>
    <w:rsid w:val="002D5956"/>
    <w:rsid w:val="002D5E8F"/>
    <w:rsid w:val="002D5F5E"/>
    <w:rsid w:val="002D5F85"/>
    <w:rsid w:val="002D5FEF"/>
    <w:rsid w:val="002D6190"/>
    <w:rsid w:val="002D682A"/>
    <w:rsid w:val="002D688C"/>
    <w:rsid w:val="002D6ADD"/>
    <w:rsid w:val="002D6B63"/>
    <w:rsid w:val="002D71EC"/>
    <w:rsid w:val="002D75A5"/>
    <w:rsid w:val="002D7F04"/>
    <w:rsid w:val="002E0229"/>
    <w:rsid w:val="002E022D"/>
    <w:rsid w:val="002E0AAD"/>
    <w:rsid w:val="002E0B19"/>
    <w:rsid w:val="002E0B6C"/>
    <w:rsid w:val="002E15B3"/>
    <w:rsid w:val="002E1D80"/>
    <w:rsid w:val="002E23FA"/>
    <w:rsid w:val="002E26AE"/>
    <w:rsid w:val="002E2942"/>
    <w:rsid w:val="002E29C2"/>
    <w:rsid w:val="002E29F6"/>
    <w:rsid w:val="002E2C63"/>
    <w:rsid w:val="002E2EAE"/>
    <w:rsid w:val="002E2FCD"/>
    <w:rsid w:val="002E3AF4"/>
    <w:rsid w:val="002E3D37"/>
    <w:rsid w:val="002E3D52"/>
    <w:rsid w:val="002E43BC"/>
    <w:rsid w:val="002E56E3"/>
    <w:rsid w:val="002E5E7C"/>
    <w:rsid w:val="002E6173"/>
    <w:rsid w:val="002E641E"/>
    <w:rsid w:val="002E6A06"/>
    <w:rsid w:val="002E6AB8"/>
    <w:rsid w:val="002E7239"/>
    <w:rsid w:val="002E73D4"/>
    <w:rsid w:val="002E77D8"/>
    <w:rsid w:val="002F0152"/>
    <w:rsid w:val="002F0167"/>
    <w:rsid w:val="002F059D"/>
    <w:rsid w:val="002F05FA"/>
    <w:rsid w:val="002F087B"/>
    <w:rsid w:val="002F0A71"/>
    <w:rsid w:val="002F16E2"/>
    <w:rsid w:val="002F1C85"/>
    <w:rsid w:val="002F20DD"/>
    <w:rsid w:val="002F2131"/>
    <w:rsid w:val="002F291D"/>
    <w:rsid w:val="002F2A94"/>
    <w:rsid w:val="002F2E54"/>
    <w:rsid w:val="002F357F"/>
    <w:rsid w:val="002F362F"/>
    <w:rsid w:val="002F381D"/>
    <w:rsid w:val="002F393C"/>
    <w:rsid w:val="002F3FDA"/>
    <w:rsid w:val="002F41BE"/>
    <w:rsid w:val="002F4221"/>
    <w:rsid w:val="002F53C6"/>
    <w:rsid w:val="002F5EFB"/>
    <w:rsid w:val="002F60DD"/>
    <w:rsid w:val="002F670C"/>
    <w:rsid w:val="002F6724"/>
    <w:rsid w:val="002F6A16"/>
    <w:rsid w:val="002F6EB1"/>
    <w:rsid w:val="002F72A1"/>
    <w:rsid w:val="002F72B0"/>
    <w:rsid w:val="002F7C06"/>
    <w:rsid w:val="002F7C82"/>
    <w:rsid w:val="00300F93"/>
    <w:rsid w:val="00301527"/>
    <w:rsid w:val="00301E7B"/>
    <w:rsid w:val="00301F82"/>
    <w:rsid w:val="00302A3E"/>
    <w:rsid w:val="00302CD6"/>
    <w:rsid w:val="003032BC"/>
    <w:rsid w:val="0030370B"/>
    <w:rsid w:val="00303C3C"/>
    <w:rsid w:val="003042AA"/>
    <w:rsid w:val="003045EF"/>
    <w:rsid w:val="00304A34"/>
    <w:rsid w:val="00304C12"/>
    <w:rsid w:val="00304FA9"/>
    <w:rsid w:val="00305085"/>
    <w:rsid w:val="00305547"/>
    <w:rsid w:val="00305629"/>
    <w:rsid w:val="00305A30"/>
    <w:rsid w:val="00305B89"/>
    <w:rsid w:val="00305CB8"/>
    <w:rsid w:val="00305F97"/>
    <w:rsid w:val="00306100"/>
    <w:rsid w:val="00306152"/>
    <w:rsid w:val="00306336"/>
    <w:rsid w:val="00306570"/>
    <w:rsid w:val="00306CAC"/>
    <w:rsid w:val="00307559"/>
    <w:rsid w:val="00307690"/>
    <w:rsid w:val="0031083A"/>
    <w:rsid w:val="00310A2A"/>
    <w:rsid w:val="003110FB"/>
    <w:rsid w:val="00311347"/>
    <w:rsid w:val="00311451"/>
    <w:rsid w:val="003119B1"/>
    <w:rsid w:val="00311BEA"/>
    <w:rsid w:val="00311F64"/>
    <w:rsid w:val="0031210A"/>
    <w:rsid w:val="003121FE"/>
    <w:rsid w:val="003123C5"/>
    <w:rsid w:val="00312467"/>
    <w:rsid w:val="003126AB"/>
    <w:rsid w:val="00312830"/>
    <w:rsid w:val="00312897"/>
    <w:rsid w:val="00312AAC"/>
    <w:rsid w:val="00312EBF"/>
    <w:rsid w:val="00313084"/>
    <w:rsid w:val="00313CE5"/>
    <w:rsid w:val="0031417D"/>
    <w:rsid w:val="0031436A"/>
    <w:rsid w:val="00314496"/>
    <w:rsid w:val="00314697"/>
    <w:rsid w:val="00314AF0"/>
    <w:rsid w:val="00314FDB"/>
    <w:rsid w:val="00315DBB"/>
    <w:rsid w:val="00315F37"/>
    <w:rsid w:val="00316DB4"/>
    <w:rsid w:val="0031742A"/>
    <w:rsid w:val="003174C2"/>
    <w:rsid w:val="00317722"/>
    <w:rsid w:val="00317956"/>
    <w:rsid w:val="003203B5"/>
    <w:rsid w:val="00320886"/>
    <w:rsid w:val="00320FC9"/>
    <w:rsid w:val="00322130"/>
    <w:rsid w:val="00322239"/>
    <w:rsid w:val="0032296B"/>
    <w:rsid w:val="00322CDB"/>
    <w:rsid w:val="00322CE3"/>
    <w:rsid w:val="00322FBB"/>
    <w:rsid w:val="0032301C"/>
    <w:rsid w:val="003235DF"/>
    <w:rsid w:val="00323A4F"/>
    <w:rsid w:val="00324654"/>
    <w:rsid w:val="0032494A"/>
    <w:rsid w:val="00324AD8"/>
    <w:rsid w:val="00324B41"/>
    <w:rsid w:val="00324B89"/>
    <w:rsid w:val="00324C2B"/>
    <w:rsid w:val="00324D71"/>
    <w:rsid w:val="00324EF1"/>
    <w:rsid w:val="00325342"/>
    <w:rsid w:val="00325B32"/>
    <w:rsid w:val="00325C7C"/>
    <w:rsid w:val="00325CFF"/>
    <w:rsid w:val="00325F1D"/>
    <w:rsid w:val="0032603F"/>
    <w:rsid w:val="003263DD"/>
    <w:rsid w:val="00326572"/>
    <w:rsid w:val="00326FDB"/>
    <w:rsid w:val="00327190"/>
    <w:rsid w:val="003273EE"/>
    <w:rsid w:val="003273F4"/>
    <w:rsid w:val="003278D6"/>
    <w:rsid w:val="00327B9E"/>
    <w:rsid w:val="00327C77"/>
    <w:rsid w:val="00330557"/>
    <w:rsid w:val="003305E6"/>
    <w:rsid w:val="003307FB"/>
    <w:rsid w:val="00330BC1"/>
    <w:rsid w:val="003310B3"/>
    <w:rsid w:val="00331231"/>
    <w:rsid w:val="00331888"/>
    <w:rsid w:val="0033192A"/>
    <w:rsid w:val="00331952"/>
    <w:rsid w:val="00331ADF"/>
    <w:rsid w:val="00331EDC"/>
    <w:rsid w:val="0033203E"/>
    <w:rsid w:val="00332731"/>
    <w:rsid w:val="00332968"/>
    <w:rsid w:val="00332B0B"/>
    <w:rsid w:val="00332BE3"/>
    <w:rsid w:val="00332C69"/>
    <w:rsid w:val="00332DF6"/>
    <w:rsid w:val="0033373A"/>
    <w:rsid w:val="00334524"/>
    <w:rsid w:val="003346D2"/>
    <w:rsid w:val="00334E57"/>
    <w:rsid w:val="00335064"/>
    <w:rsid w:val="0033518C"/>
    <w:rsid w:val="00335413"/>
    <w:rsid w:val="00335A1A"/>
    <w:rsid w:val="00335CCC"/>
    <w:rsid w:val="003360D7"/>
    <w:rsid w:val="003367CD"/>
    <w:rsid w:val="00336845"/>
    <w:rsid w:val="00336AA4"/>
    <w:rsid w:val="003371A5"/>
    <w:rsid w:val="003376E4"/>
    <w:rsid w:val="0033799D"/>
    <w:rsid w:val="00337B28"/>
    <w:rsid w:val="0034009D"/>
    <w:rsid w:val="00341143"/>
    <w:rsid w:val="0034122B"/>
    <w:rsid w:val="0034123F"/>
    <w:rsid w:val="00341883"/>
    <w:rsid w:val="003418F1"/>
    <w:rsid w:val="00341A4B"/>
    <w:rsid w:val="003423D3"/>
    <w:rsid w:val="003424CD"/>
    <w:rsid w:val="00342C68"/>
    <w:rsid w:val="00342EEF"/>
    <w:rsid w:val="0034359E"/>
    <w:rsid w:val="003435B4"/>
    <w:rsid w:val="003436F0"/>
    <w:rsid w:val="00343E03"/>
    <w:rsid w:val="00344AA7"/>
    <w:rsid w:val="00344B4B"/>
    <w:rsid w:val="00345649"/>
    <w:rsid w:val="00345843"/>
    <w:rsid w:val="00345974"/>
    <w:rsid w:val="00346ACB"/>
    <w:rsid w:val="00346B36"/>
    <w:rsid w:val="00346F96"/>
    <w:rsid w:val="003471D0"/>
    <w:rsid w:val="0034726B"/>
    <w:rsid w:val="003475FF"/>
    <w:rsid w:val="00347830"/>
    <w:rsid w:val="0034785D"/>
    <w:rsid w:val="00350000"/>
    <w:rsid w:val="003501F9"/>
    <w:rsid w:val="0035069F"/>
    <w:rsid w:val="00350C31"/>
    <w:rsid w:val="00350DD0"/>
    <w:rsid w:val="00351904"/>
    <w:rsid w:val="00351B91"/>
    <w:rsid w:val="00351D38"/>
    <w:rsid w:val="00351F7F"/>
    <w:rsid w:val="0035203D"/>
    <w:rsid w:val="0035232B"/>
    <w:rsid w:val="003523B2"/>
    <w:rsid w:val="003526A9"/>
    <w:rsid w:val="00352A34"/>
    <w:rsid w:val="00352D50"/>
    <w:rsid w:val="00352DC8"/>
    <w:rsid w:val="00352DE6"/>
    <w:rsid w:val="00353098"/>
    <w:rsid w:val="00353330"/>
    <w:rsid w:val="00353414"/>
    <w:rsid w:val="0035386D"/>
    <w:rsid w:val="0035389E"/>
    <w:rsid w:val="00353951"/>
    <w:rsid w:val="00353970"/>
    <w:rsid w:val="00353F4A"/>
    <w:rsid w:val="00353F73"/>
    <w:rsid w:val="003545A6"/>
    <w:rsid w:val="00354FD3"/>
    <w:rsid w:val="0035539F"/>
    <w:rsid w:val="0035579C"/>
    <w:rsid w:val="00355940"/>
    <w:rsid w:val="00356639"/>
    <w:rsid w:val="00356A7D"/>
    <w:rsid w:val="00356FC2"/>
    <w:rsid w:val="00357284"/>
    <w:rsid w:val="00357390"/>
    <w:rsid w:val="0035750B"/>
    <w:rsid w:val="00357692"/>
    <w:rsid w:val="00357721"/>
    <w:rsid w:val="00357C2C"/>
    <w:rsid w:val="00360664"/>
    <w:rsid w:val="00360AAF"/>
    <w:rsid w:val="00360E72"/>
    <w:rsid w:val="00360FB4"/>
    <w:rsid w:val="0036112A"/>
    <w:rsid w:val="00361757"/>
    <w:rsid w:val="00361D92"/>
    <w:rsid w:val="00361F7A"/>
    <w:rsid w:val="00362043"/>
    <w:rsid w:val="0036212A"/>
    <w:rsid w:val="00362451"/>
    <w:rsid w:val="00362AF5"/>
    <w:rsid w:val="00362B64"/>
    <w:rsid w:val="003631EE"/>
    <w:rsid w:val="0036326F"/>
    <w:rsid w:val="0036344F"/>
    <w:rsid w:val="0036345E"/>
    <w:rsid w:val="00363DD3"/>
    <w:rsid w:val="0036431E"/>
    <w:rsid w:val="00364A60"/>
    <w:rsid w:val="00364B45"/>
    <w:rsid w:val="00364D87"/>
    <w:rsid w:val="00364FEE"/>
    <w:rsid w:val="003654F8"/>
    <w:rsid w:val="00365A48"/>
    <w:rsid w:val="00365AC6"/>
    <w:rsid w:val="00365B37"/>
    <w:rsid w:val="0036603F"/>
    <w:rsid w:val="00366694"/>
    <w:rsid w:val="00366A54"/>
    <w:rsid w:val="00366B88"/>
    <w:rsid w:val="0036749D"/>
    <w:rsid w:val="00367804"/>
    <w:rsid w:val="003679A7"/>
    <w:rsid w:val="00367A0E"/>
    <w:rsid w:val="00367B15"/>
    <w:rsid w:val="003702BF"/>
    <w:rsid w:val="0037069E"/>
    <w:rsid w:val="003707DF"/>
    <w:rsid w:val="003707F7"/>
    <w:rsid w:val="003709BC"/>
    <w:rsid w:val="00370BE7"/>
    <w:rsid w:val="00370F76"/>
    <w:rsid w:val="00371B94"/>
    <w:rsid w:val="003720D5"/>
    <w:rsid w:val="00372B35"/>
    <w:rsid w:val="00372B9B"/>
    <w:rsid w:val="00372D2C"/>
    <w:rsid w:val="00372F75"/>
    <w:rsid w:val="003730D5"/>
    <w:rsid w:val="0037324C"/>
    <w:rsid w:val="003733A3"/>
    <w:rsid w:val="003733EA"/>
    <w:rsid w:val="00373CF0"/>
    <w:rsid w:val="00373F95"/>
    <w:rsid w:val="003740FC"/>
    <w:rsid w:val="0037427E"/>
    <w:rsid w:val="00374817"/>
    <w:rsid w:val="00375644"/>
    <w:rsid w:val="003757D6"/>
    <w:rsid w:val="003757E6"/>
    <w:rsid w:val="00375E6B"/>
    <w:rsid w:val="0037631E"/>
    <w:rsid w:val="00376353"/>
    <w:rsid w:val="0037671F"/>
    <w:rsid w:val="00376E4E"/>
    <w:rsid w:val="003774C9"/>
    <w:rsid w:val="0037752B"/>
    <w:rsid w:val="00377CF0"/>
    <w:rsid w:val="00377EAC"/>
    <w:rsid w:val="00380030"/>
    <w:rsid w:val="00380722"/>
    <w:rsid w:val="0038094F"/>
    <w:rsid w:val="00380EEE"/>
    <w:rsid w:val="00380F6E"/>
    <w:rsid w:val="003819EF"/>
    <w:rsid w:val="00382173"/>
    <w:rsid w:val="00382259"/>
    <w:rsid w:val="0038234C"/>
    <w:rsid w:val="003824E0"/>
    <w:rsid w:val="003825AE"/>
    <w:rsid w:val="00382B8B"/>
    <w:rsid w:val="00382D25"/>
    <w:rsid w:val="00382DBA"/>
    <w:rsid w:val="00383210"/>
    <w:rsid w:val="00383592"/>
    <w:rsid w:val="0038366A"/>
    <w:rsid w:val="0038372E"/>
    <w:rsid w:val="003839B1"/>
    <w:rsid w:val="0038412F"/>
    <w:rsid w:val="003847AD"/>
    <w:rsid w:val="0038498B"/>
    <w:rsid w:val="00384BCD"/>
    <w:rsid w:val="00384D27"/>
    <w:rsid w:val="00385143"/>
    <w:rsid w:val="0038579D"/>
    <w:rsid w:val="00385823"/>
    <w:rsid w:val="00385AAD"/>
    <w:rsid w:val="00385E0A"/>
    <w:rsid w:val="00386099"/>
    <w:rsid w:val="003869D9"/>
    <w:rsid w:val="003874C5"/>
    <w:rsid w:val="003874DD"/>
    <w:rsid w:val="00387922"/>
    <w:rsid w:val="00387B45"/>
    <w:rsid w:val="00390494"/>
    <w:rsid w:val="003907CA"/>
    <w:rsid w:val="003908DB"/>
    <w:rsid w:val="00390A92"/>
    <w:rsid w:val="00390D6C"/>
    <w:rsid w:val="003911BB"/>
    <w:rsid w:val="00391B8B"/>
    <w:rsid w:val="00391BAB"/>
    <w:rsid w:val="00391C24"/>
    <w:rsid w:val="00391D98"/>
    <w:rsid w:val="0039276E"/>
    <w:rsid w:val="003927FF"/>
    <w:rsid w:val="003928DE"/>
    <w:rsid w:val="00392A97"/>
    <w:rsid w:val="00392AD6"/>
    <w:rsid w:val="003931A7"/>
    <w:rsid w:val="00393971"/>
    <w:rsid w:val="00393ACA"/>
    <w:rsid w:val="00393BE2"/>
    <w:rsid w:val="00393DDB"/>
    <w:rsid w:val="00393DED"/>
    <w:rsid w:val="00393E33"/>
    <w:rsid w:val="0039422B"/>
    <w:rsid w:val="00394EB6"/>
    <w:rsid w:val="00394F4A"/>
    <w:rsid w:val="00395970"/>
    <w:rsid w:val="00395EF9"/>
    <w:rsid w:val="00396069"/>
    <w:rsid w:val="003961E7"/>
    <w:rsid w:val="00396E3B"/>
    <w:rsid w:val="00397158"/>
    <w:rsid w:val="00397627"/>
    <w:rsid w:val="0039796D"/>
    <w:rsid w:val="00397B63"/>
    <w:rsid w:val="003A0109"/>
    <w:rsid w:val="003A0113"/>
    <w:rsid w:val="003A0136"/>
    <w:rsid w:val="003A01A8"/>
    <w:rsid w:val="003A08B7"/>
    <w:rsid w:val="003A0E85"/>
    <w:rsid w:val="003A11FE"/>
    <w:rsid w:val="003A19E0"/>
    <w:rsid w:val="003A23E6"/>
    <w:rsid w:val="003A2458"/>
    <w:rsid w:val="003A2969"/>
    <w:rsid w:val="003A2A02"/>
    <w:rsid w:val="003A2B5D"/>
    <w:rsid w:val="003A2C05"/>
    <w:rsid w:val="003A2CB0"/>
    <w:rsid w:val="003A2CDB"/>
    <w:rsid w:val="003A2ECC"/>
    <w:rsid w:val="003A32C1"/>
    <w:rsid w:val="003A343C"/>
    <w:rsid w:val="003A39C4"/>
    <w:rsid w:val="003A3AA7"/>
    <w:rsid w:val="003A3F09"/>
    <w:rsid w:val="003A4C35"/>
    <w:rsid w:val="003A5931"/>
    <w:rsid w:val="003A5B3F"/>
    <w:rsid w:val="003A5D39"/>
    <w:rsid w:val="003A64C7"/>
    <w:rsid w:val="003A6857"/>
    <w:rsid w:val="003A6C87"/>
    <w:rsid w:val="003A6DDF"/>
    <w:rsid w:val="003A6E68"/>
    <w:rsid w:val="003A703C"/>
    <w:rsid w:val="003A719A"/>
    <w:rsid w:val="003A7612"/>
    <w:rsid w:val="003A793B"/>
    <w:rsid w:val="003A7D33"/>
    <w:rsid w:val="003B01C2"/>
    <w:rsid w:val="003B0DB9"/>
    <w:rsid w:val="003B0EFA"/>
    <w:rsid w:val="003B13BC"/>
    <w:rsid w:val="003B13FB"/>
    <w:rsid w:val="003B144F"/>
    <w:rsid w:val="003B165D"/>
    <w:rsid w:val="003B1B27"/>
    <w:rsid w:val="003B1DBF"/>
    <w:rsid w:val="003B201B"/>
    <w:rsid w:val="003B2562"/>
    <w:rsid w:val="003B25E2"/>
    <w:rsid w:val="003B2651"/>
    <w:rsid w:val="003B292A"/>
    <w:rsid w:val="003B2CC9"/>
    <w:rsid w:val="003B310C"/>
    <w:rsid w:val="003B31A9"/>
    <w:rsid w:val="003B3248"/>
    <w:rsid w:val="003B3566"/>
    <w:rsid w:val="003B38D8"/>
    <w:rsid w:val="003B3978"/>
    <w:rsid w:val="003B3CCF"/>
    <w:rsid w:val="003B3E0C"/>
    <w:rsid w:val="003B416E"/>
    <w:rsid w:val="003B43BC"/>
    <w:rsid w:val="003B4F75"/>
    <w:rsid w:val="003B5195"/>
    <w:rsid w:val="003B5753"/>
    <w:rsid w:val="003B59C2"/>
    <w:rsid w:val="003B5D02"/>
    <w:rsid w:val="003B636D"/>
    <w:rsid w:val="003B6961"/>
    <w:rsid w:val="003B69C4"/>
    <w:rsid w:val="003B702C"/>
    <w:rsid w:val="003B765B"/>
    <w:rsid w:val="003B793C"/>
    <w:rsid w:val="003B7F1A"/>
    <w:rsid w:val="003B7F99"/>
    <w:rsid w:val="003C0481"/>
    <w:rsid w:val="003C0E22"/>
    <w:rsid w:val="003C0F36"/>
    <w:rsid w:val="003C1159"/>
    <w:rsid w:val="003C15B3"/>
    <w:rsid w:val="003C1A78"/>
    <w:rsid w:val="003C1CDC"/>
    <w:rsid w:val="003C1F52"/>
    <w:rsid w:val="003C203E"/>
    <w:rsid w:val="003C22C3"/>
    <w:rsid w:val="003C26C4"/>
    <w:rsid w:val="003C2C55"/>
    <w:rsid w:val="003C2EF1"/>
    <w:rsid w:val="003C33D8"/>
    <w:rsid w:val="003C3A7F"/>
    <w:rsid w:val="003C3F76"/>
    <w:rsid w:val="003C4367"/>
    <w:rsid w:val="003C4B64"/>
    <w:rsid w:val="003C4CBD"/>
    <w:rsid w:val="003C4E60"/>
    <w:rsid w:val="003C4FE9"/>
    <w:rsid w:val="003C52A2"/>
    <w:rsid w:val="003C53FA"/>
    <w:rsid w:val="003C5475"/>
    <w:rsid w:val="003C584C"/>
    <w:rsid w:val="003C593D"/>
    <w:rsid w:val="003C5C18"/>
    <w:rsid w:val="003C5D6D"/>
    <w:rsid w:val="003C5DE8"/>
    <w:rsid w:val="003C5E3B"/>
    <w:rsid w:val="003C5EA6"/>
    <w:rsid w:val="003C60F9"/>
    <w:rsid w:val="003C6222"/>
    <w:rsid w:val="003C62D6"/>
    <w:rsid w:val="003C68F9"/>
    <w:rsid w:val="003C6B38"/>
    <w:rsid w:val="003C6BCC"/>
    <w:rsid w:val="003C6C4D"/>
    <w:rsid w:val="003C6D23"/>
    <w:rsid w:val="003C76C7"/>
    <w:rsid w:val="003C7963"/>
    <w:rsid w:val="003C7CFB"/>
    <w:rsid w:val="003C7F27"/>
    <w:rsid w:val="003C7FAC"/>
    <w:rsid w:val="003D032C"/>
    <w:rsid w:val="003D0593"/>
    <w:rsid w:val="003D073E"/>
    <w:rsid w:val="003D07CB"/>
    <w:rsid w:val="003D1653"/>
    <w:rsid w:val="003D1915"/>
    <w:rsid w:val="003D1E35"/>
    <w:rsid w:val="003D2149"/>
    <w:rsid w:val="003D2292"/>
    <w:rsid w:val="003D22E8"/>
    <w:rsid w:val="003D23DC"/>
    <w:rsid w:val="003D2617"/>
    <w:rsid w:val="003D2F39"/>
    <w:rsid w:val="003D3039"/>
    <w:rsid w:val="003D358F"/>
    <w:rsid w:val="003D3B22"/>
    <w:rsid w:val="003D4034"/>
    <w:rsid w:val="003D4730"/>
    <w:rsid w:val="003D48CF"/>
    <w:rsid w:val="003D4F3F"/>
    <w:rsid w:val="003D59D9"/>
    <w:rsid w:val="003D5AC8"/>
    <w:rsid w:val="003D5D92"/>
    <w:rsid w:val="003D755E"/>
    <w:rsid w:val="003D7D31"/>
    <w:rsid w:val="003DCD39"/>
    <w:rsid w:val="003E0163"/>
    <w:rsid w:val="003E03CF"/>
    <w:rsid w:val="003E0576"/>
    <w:rsid w:val="003E0BB0"/>
    <w:rsid w:val="003E130D"/>
    <w:rsid w:val="003E13CD"/>
    <w:rsid w:val="003E1EDE"/>
    <w:rsid w:val="003E2431"/>
    <w:rsid w:val="003E25D0"/>
    <w:rsid w:val="003E266F"/>
    <w:rsid w:val="003E3196"/>
    <w:rsid w:val="003E3489"/>
    <w:rsid w:val="003E3C16"/>
    <w:rsid w:val="003E4062"/>
    <w:rsid w:val="003E4DC2"/>
    <w:rsid w:val="003E5167"/>
    <w:rsid w:val="003E5A6B"/>
    <w:rsid w:val="003E60FC"/>
    <w:rsid w:val="003E6142"/>
    <w:rsid w:val="003E6144"/>
    <w:rsid w:val="003E62F5"/>
    <w:rsid w:val="003E64C4"/>
    <w:rsid w:val="003E656D"/>
    <w:rsid w:val="003E6D62"/>
    <w:rsid w:val="003E7418"/>
    <w:rsid w:val="003E75BA"/>
    <w:rsid w:val="003E76A8"/>
    <w:rsid w:val="003E7C96"/>
    <w:rsid w:val="003F02A6"/>
    <w:rsid w:val="003F0589"/>
    <w:rsid w:val="003F0E48"/>
    <w:rsid w:val="003F1081"/>
    <w:rsid w:val="003F1125"/>
    <w:rsid w:val="003F118A"/>
    <w:rsid w:val="003F17FA"/>
    <w:rsid w:val="003F1C7A"/>
    <w:rsid w:val="003F1CF2"/>
    <w:rsid w:val="003F1E61"/>
    <w:rsid w:val="003F2214"/>
    <w:rsid w:val="003F23FC"/>
    <w:rsid w:val="003F268A"/>
    <w:rsid w:val="003F2AA3"/>
    <w:rsid w:val="003F2ECD"/>
    <w:rsid w:val="003F2F0A"/>
    <w:rsid w:val="003F37EB"/>
    <w:rsid w:val="003F3C0E"/>
    <w:rsid w:val="003F3E76"/>
    <w:rsid w:val="003F412D"/>
    <w:rsid w:val="003F45B9"/>
    <w:rsid w:val="003F46F1"/>
    <w:rsid w:val="003F472E"/>
    <w:rsid w:val="003F4844"/>
    <w:rsid w:val="003F4861"/>
    <w:rsid w:val="003F51E8"/>
    <w:rsid w:val="003F52AC"/>
    <w:rsid w:val="003F54CC"/>
    <w:rsid w:val="003F57BA"/>
    <w:rsid w:val="003F585A"/>
    <w:rsid w:val="003F6060"/>
    <w:rsid w:val="003F6169"/>
    <w:rsid w:val="003F617F"/>
    <w:rsid w:val="003F6237"/>
    <w:rsid w:val="003F6660"/>
    <w:rsid w:val="003F6783"/>
    <w:rsid w:val="003F6F39"/>
    <w:rsid w:val="003F73D4"/>
    <w:rsid w:val="003F779C"/>
    <w:rsid w:val="003F77EC"/>
    <w:rsid w:val="003F7841"/>
    <w:rsid w:val="003F7FEE"/>
    <w:rsid w:val="004000D6"/>
    <w:rsid w:val="004001F9"/>
    <w:rsid w:val="004008D3"/>
    <w:rsid w:val="00400B5D"/>
    <w:rsid w:val="00400CF2"/>
    <w:rsid w:val="00400E47"/>
    <w:rsid w:val="00401476"/>
    <w:rsid w:val="0040183F"/>
    <w:rsid w:val="00401F1C"/>
    <w:rsid w:val="004023B0"/>
    <w:rsid w:val="0040247A"/>
    <w:rsid w:val="00402765"/>
    <w:rsid w:val="0040287B"/>
    <w:rsid w:val="00402924"/>
    <w:rsid w:val="0040297C"/>
    <w:rsid w:val="004033C7"/>
    <w:rsid w:val="004034D7"/>
    <w:rsid w:val="00403595"/>
    <w:rsid w:val="00403696"/>
    <w:rsid w:val="0040373F"/>
    <w:rsid w:val="00403834"/>
    <w:rsid w:val="00403911"/>
    <w:rsid w:val="00403969"/>
    <w:rsid w:val="00403A8D"/>
    <w:rsid w:val="0040457D"/>
    <w:rsid w:val="004046A6"/>
    <w:rsid w:val="004046F0"/>
    <w:rsid w:val="004047CC"/>
    <w:rsid w:val="00404909"/>
    <w:rsid w:val="00404E1D"/>
    <w:rsid w:val="0040552A"/>
    <w:rsid w:val="00405EF6"/>
    <w:rsid w:val="00405F46"/>
    <w:rsid w:val="004060F4"/>
    <w:rsid w:val="00406348"/>
    <w:rsid w:val="004073DA"/>
    <w:rsid w:val="00407B90"/>
    <w:rsid w:val="00407F07"/>
    <w:rsid w:val="00407FAD"/>
    <w:rsid w:val="00407FE6"/>
    <w:rsid w:val="00410177"/>
    <w:rsid w:val="004111C0"/>
    <w:rsid w:val="00411A54"/>
    <w:rsid w:val="00411E4B"/>
    <w:rsid w:val="0041202A"/>
    <w:rsid w:val="00412225"/>
    <w:rsid w:val="00412C05"/>
    <w:rsid w:val="00412ED0"/>
    <w:rsid w:val="00412FB2"/>
    <w:rsid w:val="0041326D"/>
    <w:rsid w:val="0041336A"/>
    <w:rsid w:val="0041352F"/>
    <w:rsid w:val="004135B2"/>
    <w:rsid w:val="004135DE"/>
    <w:rsid w:val="004139EB"/>
    <w:rsid w:val="00413B88"/>
    <w:rsid w:val="00414372"/>
    <w:rsid w:val="004147D0"/>
    <w:rsid w:val="00414A38"/>
    <w:rsid w:val="0041509B"/>
    <w:rsid w:val="00415733"/>
    <w:rsid w:val="00416401"/>
    <w:rsid w:val="00416557"/>
    <w:rsid w:val="0041681F"/>
    <w:rsid w:val="00417497"/>
    <w:rsid w:val="004178FF"/>
    <w:rsid w:val="00417A04"/>
    <w:rsid w:val="00417F15"/>
    <w:rsid w:val="00420BC6"/>
    <w:rsid w:val="00420DC3"/>
    <w:rsid w:val="00420FDD"/>
    <w:rsid w:val="0042145E"/>
    <w:rsid w:val="00421633"/>
    <w:rsid w:val="00421B8E"/>
    <w:rsid w:val="00421E2A"/>
    <w:rsid w:val="00421F8C"/>
    <w:rsid w:val="00422278"/>
    <w:rsid w:val="00422491"/>
    <w:rsid w:val="00423146"/>
    <w:rsid w:val="004232D1"/>
    <w:rsid w:val="004237AB"/>
    <w:rsid w:val="004241C5"/>
    <w:rsid w:val="00424248"/>
    <w:rsid w:val="00424781"/>
    <w:rsid w:val="0042542F"/>
    <w:rsid w:val="0042548D"/>
    <w:rsid w:val="00425880"/>
    <w:rsid w:val="00425ABA"/>
    <w:rsid w:val="00425F9B"/>
    <w:rsid w:val="00426D92"/>
    <w:rsid w:val="00426FCD"/>
    <w:rsid w:val="004279FB"/>
    <w:rsid w:val="00427AC0"/>
    <w:rsid w:val="00427B34"/>
    <w:rsid w:val="00427CBB"/>
    <w:rsid w:val="00427E2E"/>
    <w:rsid w:val="00427FD1"/>
    <w:rsid w:val="00430562"/>
    <w:rsid w:val="004310F4"/>
    <w:rsid w:val="004311B2"/>
    <w:rsid w:val="00431253"/>
    <w:rsid w:val="00431FF4"/>
    <w:rsid w:val="004326BE"/>
    <w:rsid w:val="00432A2A"/>
    <w:rsid w:val="0043349D"/>
    <w:rsid w:val="004338EE"/>
    <w:rsid w:val="00433EBF"/>
    <w:rsid w:val="004340EC"/>
    <w:rsid w:val="00434227"/>
    <w:rsid w:val="004346B0"/>
    <w:rsid w:val="00434E12"/>
    <w:rsid w:val="004352EB"/>
    <w:rsid w:val="0043537E"/>
    <w:rsid w:val="004353CE"/>
    <w:rsid w:val="004355CB"/>
    <w:rsid w:val="004357C4"/>
    <w:rsid w:val="00435B60"/>
    <w:rsid w:val="00435BA6"/>
    <w:rsid w:val="0043654C"/>
    <w:rsid w:val="00436FF2"/>
    <w:rsid w:val="004370EC"/>
    <w:rsid w:val="00437197"/>
    <w:rsid w:val="004372E5"/>
    <w:rsid w:val="00437335"/>
    <w:rsid w:val="00437AC4"/>
    <w:rsid w:val="00437D40"/>
    <w:rsid w:val="00437F29"/>
    <w:rsid w:val="00440401"/>
    <w:rsid w:val="00440573"/>
    <w:rsid w:val="00440968"/>
    <w:rsid w:val="00440D39"/>
    <w:rsid w:val="004418BE"/>
    <w:rsid w:val="00441DEF"/>
    <w:rsid w:val="00442381"/>
    <w:rsid w:val="00442585"/>
    <w:rsid w:val="0044370C"/>
    <w:rsid w:val="00443C0C"/>
    <w:rsid w:val="00443D90"/>
    <w:rsid w:val="004449F8"/>
    <w:rsid w:val="00444ECA"/>
    <w:rsid w:val="00445067"/>
    <w:rsid w:val="004457D6"/>
    <w:rsid w:val="00446047"/>
    <w:rsid w:val="0044641E"/>
    <w:rsid w:val="004465D0"/>
    <w:rsid w:val="004468B3"/>
    <w:rsid w:val="00446C9A"/>
    <w:rsid w:val="00446DF3"/>
    <w:rsid w:val="00446FC0"/>
    <w:rsid w:val="00447285"/>
    <w:rsid w:val="004472CC"/>
    <w:rsid w:val="0044761E"/>
    <w:rsid w:val="00447A72"/>
    <w:rsid w:val="00447C91"/>
    <w:rsid w:val="00447D34"/>
    <w:rsid w:val="00447E38"/>
    <w:rsid w:val="00447F6A"/>
    <w:rsid w:val="00450056"/>
    <w:rsid w:val="00450130"/>
    <w:rsid w:val="004502B3"/>
    <w:rsid w:val="004505CD"/>
    <w:rsid w:val="00450DCE"/>
    <w:rsid w:val="0045115B"/>
    <w:rsid w:val="0045130B"/>
    <w:rsid w:val="00451AC7"/>
    <w:rsid w:val="00452039"/>
    <w:rsid w:val="004520F8"/>
    <w:rsid w:val="004524F3"/>
    <w:rsid w:val="00452760"/>
    <w:rsid w:val="00452B4D"/>
    <w:rsid w:val="00452C21"/>
    <w:rsid w:val="00452E44"/>
    <w:rsid w:val="00452FC2"/>
    <w:rsid w:val="004530C3"/>
    <w:rsid w:val="004536EE"/>
    <w:rsid w:val="0045381B"/>
    <w:rsid w:val="00453AF0"/>
    <w:rsid w:val="00453AFD"/>
    <w:rsid w:val="00453FE9"/>
    <w:rsid w:val="004540BD"/>
    <w:rsid w:val="00454149"/>
    <w:rsid w:val="004544EC"/>
    <w:rsid w:val="0045478D"/>
    <w:rsid w:val="00454881"/>
    <w:rsid w:val="00454E3F"/>
    <w:rsid w:val="00454E7A"/>
    <w:rsid w:val="0045544D"/>
    <w:rsid w:val="0045562F"/>
    <w:rsid w:val="00455809"/>
    <w:rsid w:val="00455C64"/>
    <w:rsid w:val="00456791"/>
    <w:rsid w:val="00456D1E"/>
    <w:rsid w:val="00457791"/>
    <w:rsid w:val="00457CB3"/>
    <w:rsid w:val="00457E63"/>
    <w:rsid w:val="004603E0"/>
    <w:rsid w:val="00460522"/>
    <w:rsid w:val="004609F1"/>
    <w:rsid w:val="00460A3D"/>
    <w:rsid w:val="00460D72"/>
    <w:rsid w:val="00460EB0"/>
    <w:rsid w:val="004610B2"/>
    <w:rsid w:val="004610FE"/>
    <w:rsid w:val="0046140F"/>
    <w:rsid w:val="004615AE"/>
    <w:rsid w:val="00461712"/>
    <w:rsid w:val="004619D7"/>
    <w:rsid w:val="00461B2A"/>
    <w:rsid w:val="00461D48"/>
    <w:rsid w:val="00462255"/>
    <w:rsid w:val="004629E3"/>
    <w:rsid w:val="00462A04"/>
    <w:rsid w:val="00462E27"/>
    <w:rsid w:val="004630C6"/>
    <w:rsid w:val="004633F5"/>
    <w:rsid w:val="004636D6"/>
    <w:rsid w:val="0046415D"/>
    <w:rsid w:val="004643A1"/>
    <w:rsid w:val="0046455C"/>
    <w:rsid w:val="004645F2"/>
    <w:rsid w:val="00465034"/>
    <w:rsid w:val="004651CD"/>
    <w:rsid w:val="004655B4"/>
    <w:rsid w:val="004657D2"/>
    <w:rsid w:val="00465834"/>
    <w:rsid w:val="004661ED"/>
    <w:rsid w:val="00466384"/>
    <w:rsid w:val="004664CB"/>
    <w:rsid w:val="004667C3"/>
    <w:rsid w:val="00466A56"/>
    <w:rsid w:val="00466CEF"/>
    <w:rsid w:val="00466EAA"/>
    <w:rsid w:val="004677E2"/>
    <w:rsid w:val="00467B00"/>
    <w:rsid w:val="00467B04"/>
    <w:rsid w:val="00467C44"/>
    <w:rsid w:val="00467E77"/>
    <w:rsid w:val="004701C7"/>
    <w:rsid w:val="00470C67"/>
    <w:rsid w:val="00470E9A"/>
    <w:rsid w:val="00470EB2"/>
    <w:rsid w:val="0047108A"/>
    <w:rsid w:val="004712C3"/>
    <w:rsid w:val="00471755"/>
    <w:rsid w:val="00471797"/>
    <w:rsid w:val="00471BEF"/>
    <w:rsid w:val="00471CA3"/>
    <w:rsid w:val="00471CDF"/>
    <w:rsid w:val="00471E63"/>
    <w:rsid w:val="00472553"/>
    <w:rsid w:val="00472672"/>
    <w:rsid w:val="00472786"/>
    <w:rsid w:val="00472AA0"/>
    <w:rsid w:val="0047337F"/>
    <w:rsid w:val="004737D1"/>
    <w:rsid w:val="00473A23"/>
    <w:rsid w:val="00473BA8"/>
    <w:rsid w:val="00473E8C"/>
    <w:rsid w:val="00474682"/>
    <w:rsid w:val="0047476D"/>
    <w:rsid w:val="004748F7"/>
    <w:rsid w:val="00474D0F"/>
    <w:rsid w:val="00474F58"/>
    <w:rsid w:val="0047523B"/>
    <w:rsid w:val="0047555B"/>
    <w:rsid w:val="0047586F"/>
    <w:rsid w:val="00475BB8"/>
    <w:rsid w:val="00475EBA"/>
    <w:rsid w:val="00476609"/>
    <w:rsid w:val="00476954"/>
    <w:rsid w:val="00477BBF"/>
    <w:rsid w:val="00477BC8"/>
    <w:rsid w:val="00480178"/>
    <w:rsid w:val="004801F2"/>
    <w:rsid w:val="004808B9"/>
    <w:rsid w:val="00480D35"/>
    <w:rsid w:val="00480E11"/>
    <w:rsid w:val="0048117D"/>
    <w:rsid w:val="00481313"/>
    <w:rsid w:val="00481993"/>
    <w:rsid w:val="00482082"/>
    <w:rsid w:val="00482ADF"/>
    <w:rsid w:val="004834B9"/>
    <w:rsid w:val="004835F0"/>
    <w:rsid w:val="00483670"/>
    <w:rsid w:val="00483940"/>
    <w:rsid w:val="00483BD4"/>
    <w:rsid w:val="00483E36"/>
    <w:rsid w:val="004846EA"/>
    <w:rsid w:val="0048478C"/>
    <w:rsid w:val="00484BD0"/>
    <w:rsid w:val="00484CA4"/>
    <w:rsid w:val="00484E92"/>
    <w:rsid w:val="00484F68"/>
    <w:rsid w:val="004850A4"/>
    <w:rsid w:val="004854EB"/>
    <w:rsid w:val="00485623"/>
    <w:rsid w:val="0048594D"/>
    <w:rsid w:val="00485A30"/>
    <w:rsid w:val="00485AAF"/>
    <w:rsid w:val="00485E2E"/>
    <w:rsid w:val="004861B0"/>
    <w:rsid w:val="004871DA"/>
    <w:rsid w:val="00487401"/>
    <w:rsid w:val="004878C2"/>
    <w:rsid w:val="00487A12"/>
    <w:rsid w:val="00487AF6"/>
    <w:rsid w:val="00487B93"/>
    <w:rsid w:val="00487CE0"/>
    <w:rsid w:val="00487E87"/>
    <w:rsid w:val="00487EE5"/>
    <w:rsid w:val="00487FBB"/>
    <w:rsid w:val="00490252"/>
    <w:rsid w:val="00490395"/>
    <w:rsid w:val="00490482"/>
    <w:rsid w:val="00490553"/>
    <w:rsid w:val="004907D9"/>
    <w:rsid w:val="004908DF"/>
    <w:rsid w:val="00490A4E"/>
    <w:rsid w:val="00490BCB"/>
    <w:rsid w:val="00490F70"/>
    <w:rsid w:val="00490FAB"/>
    <w:rsid w:val="00491276"/>
    <w:rsid w:val="00491329"/>
    <w:rsid w:val="004916AA"/>
    <w:rsid w:val="00491C1B"/>
    <w:rsid w:val="00491D55"/>
    <w:rsid w:val="0049296A"/>
    <w:rsid w:val="00492ABD"/>
    <w:rsid w:val="00492FD2"/>
    <w:rsid w:val="004932D5"/>
    <w:rsid w:val="0049340C"/>
    <w:rsid w:val="00493A5D"/>
    <w:rsid w:val="00493A9E"/>
    <w:rsid w:val="00493AE4"/>
    <w:rsid w:val="00493E2B"/>
    <w:rsid w:val="00493E95"/>
    <w:rsid w:val="00493EED"/>
    <w:rsid w:val="004947C9"/>
    <w:rsid w:val="00494A45"/>
    <w:rsid w:val="00494D73"/>
    <w:rsid w:val="00495074"/>
    <w:rsid w:val="0049524B"/>
    <w:rsid w:val="00495502"/>
    <w:rsid w:val="00495610"/>
    <w:rsid w:val="00495AFF"/>
    <w:rsid w:val="004963CE"/>
    <w:rsid w:val="00497025"/>
    <w:rsid w:val="00497065"/>
    <w:rsid w:val="00497485"/>
    <w:rsid w:val="00497ECC"/>
    <w:rsid w:val="004A013B"/>
    <w:rsid w:val="004A07C9"/>
    <w:rsid w:val="004A0EDD"/>
    <w:rsid w:val="004A1B21"/>
    <w:rsid w:val="004A1C6B"/>
    <w:rsid w:val="004A1C80"/>
    <w:rsid w:val="004A21B2"/>
    <w:rsid w:val="004A2AD5"/>
    <w:rsid w:val="004A3306"/>
    <w:rsid w:val="004A34B9"/>
    <w:rsid w:val="004A3571"/>
    <w:rsid w:val="004A3721"/>
    <w:rsid w:val="004A37B2"/>
    <w:rsid w:val="004A458F"/>
    <w:rsid w:val="004A48CA"/>
    <w:rsid w:val="004A4C66"/>
    <w:rsid w:val="004A4C99"/>
    <w:rsid w:val="004A4D01"/>
    <w:rsid w:val="004A52CD"/>
    <w:rsid w:val="004A5AA8"/>
    <w:rsid w:val="004A5C2F"/>
    <w:rsid w:val="004A5EB0"/>
    <w:rsid w:val="004A62FF"/>
    <w:rsid w:val="004A649A"/>
    <w:rsid w:val="004A6531"/>
    <w:rsid w:val="004A65AC"/>
    <w:rsid w:val="004A6691"/>
    <w:rsid w:val="004A7EB6"/>
    <w:rsid w:val="004B0028"/>
    <w:rsid w:val="004B04A8"/>
    <w:rsid w:val="004B04D3"/>
    <w:rsid w:val="004B0B07"/>
    <w:rsid w:val="004B110F"/>
    <w:rsid w:val="004B1478"/>
    <w:rsid w:val="004B1EE3"/>
    <w:rsid w:val="004B21D3"/>
    <w:rsid w:val="004B2278"/>
    <w:rsid w:val="004B241B"/>
    <w:rsid w:val="004B2996"/>
    <w:rsid w:val="004B2ABD"/>
    <w:rsid w:val="004B2EDB"/>
    <w:rsid w:val="004B3336"/>
    <w:rsid w:val="004B3413"/>
    <w:rsid w:val="004B349D"/>
    <w:rsid w:val="004B3901"/>
    <w:rsid w:val="004B3BE0"/>
    <w:rsid w:val="004B434B"/>
    <w:rsid w:val="004B47D7"/>
    <w:rsid w:val="004B4BC9"/>
    <w:rsid w:val="004B4D5D"/>
    <w:rsid w:val="004B5769"/>
    <w:rsid w:val="004B595C"/>
    <w:rsid w:val="004B5DC2"/>
    <w:rsid w:val="004B5FDB"/>
    <w:rsid w:val="004B6DF6"/>
    <w:rsid w:val="004B6F5B"/>
    <w:rsid w:val="004B7AE6"/>
    <w:rsid w:val="004C0000"/>
    <w:rsid w:val="004C0167"/>
    <w:rsid w:val="004C0548"/>
    <w:rsid w:val="004C0F59"/>
    <w:rsid w:val="004C1845"/>
    <w:rsid w:val="004C1B22"/>
    <w:rsid w:val="004C1BD2"/>
    <w:rsid w:val="004C1EB1"/>
    <w:rsid w:val="004C25CF"/>
    <w:rsid w:val="004C267E"/>
    <w:rsid w:val="004C2B85"/>
    <w:rsid w:val="004C2D43"/>
    <w:rsid w:val="004C2EEE"/>
    <w:rsid w:val="004C332B"/>
    <w:rsid w:val="004C3386"/>
    <w:rsid w:val="004C4097"/>
    <w:rsid w:val="004C49E6"/>
    <w:rsid w:val="004C4A56"/>
    <w:rsid w:val="004C4E5A"/>
    <w:rsid w:val="004C4EF5"/>
    <w:rsid w:val="004C5D97"/>
    <w:rsid w:val="004C5EE3"/>
    <w:rsid w:val="004C61A4"/>
    <w:rsid w:val="004C66AA"/>
    <w:rsid w:val="004C6858"/>
    <w:rsid w:val="004C6A50"/>
    <w:rsid w:val="004C6B84"/>
    <w:rsid w:val="004C6CC6"/>
    <w:rsid w:val="004C7910"/>
    <w:rsid w:val="004C7B0D"/>
    <w:rsid w:val="004D0032"/>
    <w:rsid w:val="004D0C72"/>
    <w:rsid w:val="004D0EE1"/>
    <w:rsid w:val="004D124F"/>
    <w:rsid w:val="004D13AB"/>
    <w:rsid w:val="004D166B"/>
    <w:rsid w:val="004D17DA"/>
    <w:rsid w:val="004D17DC"/>
    <w:rsid w:val="004D17DE"/>
    <w:rsid w:val="004D1B81"/>
    <w:rsid w:val="004D2152"/>
    <w:rsid w:val="004D24D2"/>
    <w:rsid w:val="004D24E2"/>
    <w:rsid w:val="004D260A"/>
    <w:rsid w:val="004D29EB"/>
    <w:rsid w:val="004D2A24"/>
    <w:rsid w:val="004D2A63"/>
    <w:rsid w:val="004D31D7"/>
    <w:rsid w:val="004D3238"/>
    <w:rsid w:val="004D32D0"/>
    <w:rsid w:val="004D33B4"/>
    <w:rsid w:val="004D350D"/>
    <w:rsid w:val="004D35FF"/>
    <w:rsid w:val="004D3759"/>
    <w:rsid w:val="004D3DA3"/>
    <w:rsid w:val="004D3DC5"/>
    <w:rsid w:val="004D401F"/>
    <w:rsid w:val="004D431B"/>
    <w:rsid w:val="004D4411"/>
    <w:rsid w:val="004D5087"/>
    <w:rsid w:val="004D5234"/>
    <w:rsid w:val="004D5CC3"/>
    <w:rsid w:val="004D614F"/>
    <w:rsid w:val="004D6389"/>
    <w:rsid w:val="004D7026"/>
    <w:rsid w:val="004D76EC"/>
    <w:rsid w:val="004E0663"/>
    <w:rsid w:val="004E09DE"/>
    <w:rsid w:val="004E0DEB"/>
    <w:rsid w:val="004E0EAD"/>
    <w:rsid w:val="004E21DA"/>
    <w:rsid w:val="004E2722"/>
    <w:rsid w:val="004E28E8"/>
    <w:rsid w:val="004E2C44"/>
    <w:rsid w:val="004E3330"/>
    <w:rsid w:val="004E36DA"/>
    <w:rsid w:val="004E3B4B"/>
    <w:rsid w:val="004E3E52"/>
    <w:rsid w:val="004E3FAA"/>
    <w:rsid w:val="004E41B0"/>
    <w:rsid w:val="004E434F"/>
    <w:rsid w:val="004E43A7"/>
    <w:rsid w:val="004E4D13"/>
    <w:rsid w:val="004E5603"/>
    <w:rsid w:val="004E5613"/>
    <w:rsid w:val="004E5911"/>
    <w:rsid w:val="004E5AF7"/>
    <w:rsid w:val="004E5AFF"/>
    <w:rsid w:val="004E5D9F"/>
    <w:rsid w:val="004E6053"/>
    <w:rsid w:val="004E632D"/>
    <w:rsid w:val="004E669C"/>
    <w:rsid w:val="004E683D"/>
    <w:rsid w:val="004E6D1A"/>
    <w:rsid w:val="004E6EB8"/>
    <w:rsid w:val="004E75E3"/>
    <w:rsid w:val="004E76DF"/>
    <w:rsid w:val="004E7ECB"/>
    <w:rsid w:val="004F0044"/>
    <w:rsid w:val="004F0178"/>
    <w:rsid w:val="004F06D6"/>
    <w:rsid w:val="004F0A92"/>
    <w:rsid w:val="004F0CA2"/>
    <w:rsid w:val="004F108F"/>
    <w:rsid w:val="004F15EC"/>
    <w:rsid w:val="004F1861"/>
    <w:rsid w:val="004F1F0B"/>
    <w:rsid w:val="004F1FDA"/>
    <w:rsid w:val="004F22B9"/>
    <w:rsid w:val="004F23F4"/>
    <w:rsid w:val="004F28EC"/>
    <w:rsid w:val="004F29E1"/>
    <w:rsid w:val="004F2DAF"/>
    <w:rsid w:val="004F2F54"/>
    <w:rsid w:val="004F3CC3"/>
    <w:rsid w:val="004F3D6D"/>
    <w:rsid w:val="004F4179"/>
    <w:rsid w:val="004F41C6"/>
    <w:rsid w:val="004F4298"/>
    <w:rsid w:val="004F4756"/>
    <w:rsid w:val="004F4821"/>
    <w:rsid w:val="004F4A96"/>
    <w:rsid w:val="004F4B15"/>
    <w:rsid w:val="004F4D2C"/>
    <w:rsid w:val="004F4DF6"/>
    <w:rsid w:val="004F4F48"/>
    <w:rsid w:val="004F52B6"/>
    <w:rsid w:val="004F5655"/>
    <w:rsid w:val="004F56D5"/>
    <w:rsid w:val="004F5BCE"/>
    <w:rsid w:val="004F5D7C"/>
    <w:rsid w:val="004F5DF4"/>
    <w:rsid w:val="004F6244"/>
    <w:rsid w:val="004F696E"/>
    <w:rsid w:val="004F6A36"/>
    <w:rsid w:val="004F6F22"/>
    <w:rsid w:val="004F7048"/>
    <w:rsid w:val="004F719D"/>
    <w:rsid w:val="004F7881"/>
    <w:rsid w:val="004F7A65"/>
    <w:rsid w:val="0050037D"/>
    <w:rsid w:val="00500909"/>
    <w:rsid w:val="005009D4"/>
    <w:rsid w:val="00500E24"/>
    <w:rsid w:val="00501175"/>
    <w:rsid w:val="005013EE"/>
    <w:rsid w:val="0050197B"/>
    <w:rsid w:val="00501C3F"/>
    <w:rsid w:val="00501D10"/>
    <w:rsid w:val="00501D8C"/>
    <w:rsid w:val="005022A7"/>
    <w:rsid w:val="005025B2"/>
    <w:rsid w:val="005026A2"/>
    <w:rsid w:val="00502962"/>
    <w:rsid w:val="0050301E"/>
    <w:rsid w:val="00503531"/>
    <w:rsid w:val="00503928"/>
    <w:rsid w:val="00504894"/>
    <w:rsid w:val="00504944"/>
    <w:rsid w:val="00504B1C"/>
    <w:rsid w:val="00504B6C"/>
    <w:rsid w:val="00505269"/>
    <w:rsid w:val="005052FD"/>
    <w:rsid w:val="005053F0"/>
    <w:rsid w:val="0050548A"/>
    <w:rsid w:val="005057F6"/>
    <w:rsid w:val="0050588D"/>
    <w:rsid w:val="00505902"/>
    <w:rsid w:val="00505B5C"/>
    <w:rsid w:val="005061BD"/>
    <w:rsid w:val="0050655D"/>
    <w:rsid w:val="005068CB"/>
    <w:rsid w:val="00506B56"/>
    <w:rsid w:val="0050734B"/>
    <w:rsid w:val="005077D7"/>
    <w:rsid w:val="00507906"/>
    <w:rsid w:val="00507B03"/>
    <w:rsid w:val="00507CD6"/>
    <w:rsid w:val="00507FE4"/>
    <w:rsid w:val="00510125"/>
    <w:rsid w:val="0051018F"/>
    <w:rsid w:val="0051020C"/>
    <w:rsid w:val="005108F7"/>
    <w:rsid w:val="0051099C"/>
    <w:rsid w:val="00510AF6"/>
    <w:rsid w:val="00510C95"/>
    <w:rsid w:val="00510CF7"/>
    <w:rsid w:val="005110A5"/>
    <w:rsid w:val="005110B0"/>
    <w:rsid w:val="00511411"/>
    <w:rsid w:val="00511A4D"/>
    <w:rsid w:val="00511ABA"/>
    <w:rsid w:val="00511E86"/>
    <w:rsid w:val="00511F1C"/>
    <w:rsid w:val="00512071"/>
    <w:rsid w:val="005120FE"/>
    <w:rsid w:val="00512298"/>
    <w:rsid w:val="00512A1C"/>
    <w:rsid w:val="00512AA0"/>
    <w:rsid w:val="0051334D"/>
    <w:rsid w:val="0051340C"/>
    <w:rsid w:val="005134FB"/>
    <w:rsid w:val="005136FD"/>
    <w:rsid w:val="00513C3B"/>
    <w:rsid w:val="0051419B"/>
    <w:rsid w:val="0051419F"/>
    <w:rsid w:val="00514843"/>
    <w:rsid w:val="00514CEA"/>
    <w:rsid w:val="00514D06"/>
    <w:rsid w:val="005150D7"/>
    <w:rsid w:val="0051590C"/>
    <w:rsid w:val="00515944"/>
    <w:rsid w:val="00515BBA"/>
    <w:rsid w:val="00515DCD"/>
    <w:rsid w:val="00516169"/>
    <w:rsid w:val="005162B0"/>
    <w:rsid w:val="005169C6"/>
    <w:rsid w:val="005170F3"/>
    <w:rsid w:val="0051714B"/>
    <w:rsid w:val="00517563"/>
    <w:rsid w:val="0051797F"/>
    <w:rsid w:val="00517C00"/>
    <w:rsid w:val="00517C39"/>
    <w:rsid w:val="00517CD5"/>
    <w:rsid w:val="00517E79"/>
    <w:rsid w:val="005200B4"/>
    <w:rsid w:val="005202E2"/>
    <w:rsid w:val="005203F8"/>
    <w:rsid w:val="00520EA7"/>
    <w:rsid w:val="0052141D"/>
    <w:rsid w:val="005214CA"/>
    <w:rsid w:val="005219CA"/>
    <w:rsid w:val="00521BE5"/>
    <w:rsid w:val="005221A5"/>
    <w:rsid w:val="0052338A"/>
    <w:rsid w:val="0052369A"/>
    <w:rsid w:val="00523752"/>
    <w:rsid w:val="00523790"/>
    <w:rsid w:val="00523C10"/>
    <w:rsid w:val="00523C52"/>
    <w:rsid w:val="00523E06"/>
    <w:rsid w:val="00523F2E"/>
    <w:rsid w:val="00523F97"/>
    <w:rsid w:val="0052432F"/>
    <w:rsid w:val="005247B9"/>
    <w:rsid w:val="00524CD0"/>
    <w:rsid w:val="00524D71"/>
    <w:rsid w:val="005250DE"/>
    <w:rsid w:val="005250E1"/>
    <w:rsid w:val="005258C0"/>
    <w:rsid w:val="00525A1C"/>
    <w:rsid w:val="00525A89"/>
    <w:rsid w:val="00526120"/>
    <w:rsid w:val="00526681"/>
    <w:rsid w:val="0052690D"/>
    <w:rsid w:val="00526B2B"/>
    <w:rsid w:val="00526B43"/>
    <w:rsid w:val="00526DB1"/>
    <w:rsid w:val="00526E25"/>
    <w:rsid w:val="00527098"/>
    <w:rsid w:val="00527B62"/>
    <w:rsid w:val="00527BF2"/>
    <w:rsid w:val="00527CE2"/>
    <w:rsid w:val="00530D37"/>
    <w:rsid w:val="00531058"/>
    <w:rsid w:val="005315B1"/>
    <w:rsid w:val="00531617"/>
    <w:rsid w:val="005317DA"/>
    <w:rsid w:val="00531CA5"/>
    <w:rsid w:val="00531E07"/>
    <w:rsid w:val="00532561"/>
    <w:rsid w:val="00532670"/>
    <w:rsid w:val="0053298C"/>
    <w:rsid w:val="00533048"/>
    <w:rsid w:val="005334FA"/>
    <w:rsid w:val="00533CE1"/>
    <w:rsid w:val="00534170"/>
    <w:rsid w:val="005344D4"/>
    <w:rsid w:val="0053460B"/>
    <w:rsid w:val="00534A7E"/>
    <w:rsid w:val="00534DBA"/>
    <w:rsid w:val="00535210"/>
    <w:rsid w:val="005353C6"/>
    <w:rsid w:val="005354A1"/>
    <w:rsid w:val="00535518"/>
    <w:rsid w:val="00535612"/>
    <w:rsid w:val="005357CD"/>
    <w:rsid w:val="00535882"/>
    <w:rsid w:val="005363BB"/>
    <w:rsid w:val="00536860"/>
    <w:rsid w:val="00536998"/>
    <w:rsid w:val="00536EB5"/>
    <w:rsid w:val="00537033"/>
    <w:rsid w:val="00537213"/>
    <w:rsid w:val="005376BD"/>
    <w:rsid w:val="00537730"/>
    <w:rsid w:val="0053785C"/>
    <w:rsid w:val="00537AE3"/>
    <w:rsid w:val="00537B4A"/>
    <w:rsid w:val="00540484"/>
    <w:rsid w:val="00541139"/>
    <w:rsid w:val="00541E6B"/>
    <w:rsid w:val="00541EC3"/>
    <w:rsid w:val="00541F99"/>
    <w:rsid w:val="0054232E"/>
    <w:rsid w:val="00542598"/>
    <w:rsid w:val="00542A28"/>
    <w:rsid w:val="005432C7"/>
    <w:rsid w:val="005436A3"/>
    <w:rsid w:val="00543749"/>
    <w:rsid w:val="00543AE0"/>
    <w:rsid w:val="00543C3E"/>
    <w:rsid w:val="00543EBF"/>
    <w:rsid w:val="00543F08"/>
    <w:rsid w:val="0054416D"/>
    <w:rsid w:val="00544961"/>
    <w:rsid w:val="00545076"/>
    <w:rsid w:val="0054513A"/>
    <w:rsid w:val="00545DFB"/>
    <w:rsid w:val="005465D6"/>
    <w:rsid w:val="00546693"/>
    <w:rsid w:val="00546728"/>
    <w:rsid w:val="005468A3"/>
    <w:rsid w:val="00547003"/>
    <w:rsid w:val="00547561"/>
    <w:rsid w:val="005475D4"/>
    <w:rsid w:val="00547953"/>
    <w:rsid w:val="00547C6F"/>
    <w:rsid w:val="0055011A"/>
    <w:rsid w:val="00550836"/>
    <w:rsid w:val="0055098A"/>
    <w:rsid w:val="00550AD7"/>
    <w:rsid w:val="00550BEB"/>
    <w:rsid w:val="00550D29"/>
    <w:rsid w:val="00551224"/>
    <w:rsid w:val="005513EA"/>
    <w:rsid w:val="005517E0"/>
    <w:rsid w:val="00551859"/>
    <w:rsid w:val="00551C22"/>
    <w:rsid w:val="00551FAD"/>
    <w:rsid w:val="005522E8"/>
    <w:rsid w:val="005530FF"/>
    <w:rsid w:val="005535E0"/>
    <w:rsid w:val="00553971"/>
    <w:rsid w:val="005539F1"/>
    <w:rsid w:val="00553BE3"/>
    <w:rsid w:val="00553EF7"/>
    <w:rsid w:val="0055439C"/>
    <w:rsid w:val="0055442B"/>
    <w:rsid w:val="00554E52"/>
    <w:rsid w:val="0055509B"/>
    <w:rsid w:val="005552CC"/>
    <w:rsid w:val="005557F7"/>
    <w:rsid w:val="00555E8A"/>
    <w:rsid w:val="005562C1"/>
    <w:rsid w:val="005563FB"/>
    <w:rsid w:val="00556748"/>
    <w:rsid w:val="00556A2C"/>
    <w:rsid w:val="00556DA1"/>
    <w:rsid w:val="00556E5B"/>
    <w:rsid w:val="00556F74"/>
    <w:rsid w:val="00557638"/>
    <w:rsid w:val="005602A7"/>
    <w:rsid w:val="00560466"/>
    <w:rsid w:val="00560907"/>
    <w:rsid w:val="00560E8B"/>
    <w:rsid w:val="005610B1"/>
    <w:rsid w:val="00561321"/>
    <w:rsid w:val="00561591"/>
    <w:rsid w:val="005616DC"/>
    <w:rsid w:val="00561A8C"/>
    <w:rsid w:val="00561B86"/>
    <w:rsid w:val="00561BE8"/>
    <w:rsid w:val="00561CB9"/>
    <w:rsid w:val="005628C3"/>
    <w:rsid w:val="005628F4"/>
    <w:rsid w:val="00562B1A"/>
    <w:rsid w:val="00562E26"/>
    <w:rsid w:val="00563CD7"/>
    <w:rsid w:val="0056456D"/>
    <w:rsid w:val="00564773"/>
    <w:rsid w:val="00564A16"/>
    <w:rsid w:val="00564E2B"/>
    <w:rsid w:val="00565693"/>
    <w:rsid w:val="00565A2A"/>
    <w:rsid w:val="00565DAE"/>
    <w:rsid w:val="00565EE1"/>
    <w:rsid w:val="005661BE"/>
    <w:rsid w:val="0056652E"/>
    <w:rsid w:val="0056662E"/>
    <w:rsid w:val="00566921"/>
    <w:rsid w:val="00566A46"/>
    <w:rsid w:val="005674F4"/>
    <w:rsid w:val="005675A5"/>
    <w:rsid w:val="00567C16"/>
    <w:rsid w:val="0057051E"/>
    <w:rsid w:val="00570892"/>
    <w:rsid w:val="00570C16"/>
    <w:rsid w:val="00570C99"/>
    <w:rsid w:val="00570F39"/>
    <w:rsid w:val="00571150"/>
    <w:rsid w:val="005711A8"/>
    <w:rsid w:val="0057133A"/>
    <w:rsid w:val="005713FC"/>
    <w:rsid w:val="0057168B"/>
    <w:rsid w:val="005721AB"/>
    <w:rsid w:val="00572536"/>
    <w:rsid w:val="00572E3F"/>
    <w:rsid w:val="005732BB"/>
    <w:rsid w:val="005737F5"/>
    <w:rsid w:val="005739F9"/>
    <w:rsid w:val="00573C9D"/>
    <w:rsid w:val="00573D79"/>
    <w:rsid w:val="00573FF0"/>
    <w:rsid w:val="00574379"/>
    <w:rsid w:val="00574728"/>
    <w:rsid w:val="0057482E"/>
    <w:rsid w:val="00574929"/>
    <w:rsid w:val="00574BC1"/>
    <w:rsid w:val="00574CC9"/>
    <w:rsid w:val="005750C5"/>
    <w:rsid w:val="005751BD"/>
    <w:rsid w:val="00575406"/>
    <w:rsid w:val="005756A3"/>
    <w:rsid w:val="00576016"/>
    <w:rsid w:val="005760C1"/>
    <w:rsid w:val="0057667F"/>
    <w:rsid w:val="00576CFE"/>
    <w:rsid w:val="005774D8"/>
    <w:rsid w:val="005776BE"/>
    <w:rsid w:val="0058038E"/>
    <w:rsid w:val="00580762"/>
    <w:rsid w:val="00580A88"/>
    <w:rsid w:val="0058122C"/>
    <w:rsid w:val="00581AAA"/>
    <w:rsid w:val="00581D49"/>
    <w:rsid w:val="00581F6A"/>
    <w:rsid w:val="00582190"/>
    <w:rsid w:val="00582A0E"/>
    <w:rsid w:val="00582B14"/>
    <w:rsid w:val="00582D7A"/>
    <w:rsid w:val="005830B4"/>
    <w:rsid w:val="00583CCB"/>
    <w:rsid w:val="00584376"/>
    <w:rsid w:val="00584856"/>
    <w:rsid w:val="005850F7"/>
    <w:rsid w:val="005852ED"/>
    <w:rsid w:val="0058578A"/>
    <w:rsid w:val="00585966"/>
    <w:rsid w:val="00585B4F"/>
    <w:rsid w:val="00585BF0"/>
    <w:rsid w:val="00585E6F"/>
    <w:rsid w:val="00586032"/>
    <w:rsid w:val="00586CAB"/>
    <w:rsid w:val="00586CF7"/>
    <w:rsid w:val="00586E87"/>
    <w:rsid w:val="00586ED9"/>
    <w:rsid w:val="005877E5"/>
    <w:rsid w:val="00587DE6"/>
    <w:rsid w:val="005898E8"/>
    <w:rsid w:val="0059019A"/>
    <w:rsid w:val="0059032C"/>
    <w:rsid w:val="00590746"/>
    <w:rsid w:val="005907C2"/>
    <w:rsid w:val="00590913"/>
    <w:rsid w:val="005909CB"/>
    <w:rsid w:val="0059103D"/>
    <w:rsid w:val="0059136E"/>
    <w:rsid w:val="0059209A"/>
    <w:rsid w:val="00592C44"/>
    <w:rsid w:val="00592D3E"/>
    <w:rsid w:val="00593447"/>
    <w:rsid w:val="00593796"/>
    <w:rsid w:val="00593DA5"/>
    <w:rsid w:val="00593F14"/>
    <w:rsid w:val="0059447A"/>
    <w:rsid w:val="005945C8"/>
    <w:rsid w:val="0059471D"/>
    <w:rsid w:val="005955C9"/>
    <w:rsid w:val="00595939"/>
    <w:rsid w:val="00595B3A"/>
    <w:rsid w:val="00595E53"/>
    <w:rsid w:val="00595F9E"/>
    <w:rsid w:val="00596693"/>
    <w:rsid w:val="005968E8"/>
    <w:rsid w:val="00596D6F"/>
    <w:rsid w:val="00597903"/>
    <w:rsid w:val="0059797E"/>
    <w:rsid w:val="00597C6C"/>
    <w:rsid w:val="005A005B"/>
    <w:rsid w:val="005A05CA"/>
    <w:rsid w:val="005A0B53"/>
    <w:rsid w:val="005A0F95"/>
    <w:rsid w:val="005A1167"/>
    <w:rsid w:val="005A1558"/>
    <w:rsid w:val="005A1896"/>
    <w:rsid w:val="005A1920"/>
    <w:rsid w:val="005A1AB6"/>
    <w:rsid w:val="005A1C9F"/>
    <w:rsid w:val="005A1E5C"/>
    <w:rsid w:val="005A1FC8"/>
    <w:rsid w:val="005A21AB"/>
    <w:rsid w:val="005A2232"/>
    <w:rsid w:val="005A23BB"/>
    <w:rsid w:val="005A2742"/>
    <w:rsid w:val="005A2972"/>
    <w:rsid w:val="005A2E46"/>
    <w:rsid w:val="005A2FBF"/>
    <w:rsid w:val="005A30C2"/>
    <w:rsid w:val="005A37B1"/>
    <w:rsid w:val="005A3B3C"/>
    <w:rsid w:val="005A3B97"/>
    <w:rsid w:val="005A3D9D"/>
    <w:rsid w:val="005A3E97"/>
    <w:rsid w:val="005A44E5"/>
    <w:rsid w:val="005A4687"/>
    <w:rsid w:val="005A4694"/>
    <w:rsid w:val="005A4BFC"/>
    <w:rsid w:val="005A5336"/>
    <w:rsid w:val="005A5B15"/>
    <w:rsid w:val="005A5B71"/>
    <w:rsid w:val="005A5C17"/>
    <w:rsid w:val="005A67D4"/>
    <w:rsid w:val="005A6C9F"/>
    <w:rsid w:val="005A70F7"/>
    <w:rsid w:val="005A7494"/>
    <w:rsid w:val="005A76E0"/>
    <w:rsid w:val="005A7977"/>
    <w:rsid w:val="005A798C"/>
    <w:rsid w:val="005A7B04"/>
    <w:rsid w:val="005B04D9"/>
    <w:rsid w:val="005B0728"/>
    <w:rsid w:val="005B0750"/>
    <w:rsid w:val="005B1958"/>
    <w:rsid w:val="005B1AFA"/>
    <w:rsid w:val="005B1FE4"/>
    <w:rsid w:val="005B227A"/>
    <w:rsid w:val="005B22A2"/>
    <w:rsid w:val="005B2354"/>
    <w:rsid w:val="005B2E4B"/>
    <w:rsid w:val="005B3025"/>
    <w:rsid w:val="005B32F2"/>
    <w:rsid w:val="005B343E"/>
    <w:rsid w:val="005B3602"/>
    <w:rsid w:val="005B36EC"/>
    <w:rsid w:val="005B36F4"/>
    <w:rsid w:val="005B3EF8"/>
    <w:rsid w:val="005B3F37"/>
    <w:rsid w:val="005B3F4E"/>
    <w:rsid w:val="005B43E7"/>
    <w:rsid w:val="005B5C37"/>
    <w:rsid w:val="005B5D6A"/>
    <w:rsid w:val="005B5E5F"/>
    <w:rsid w:val="005B614C"/>
    <w:rsid w:val="005B61A8"/>
    <w:rsid w:val="005B6252"/>
    <w:rsid w:val="005B64CD"/>
    <w:rsid w:val="005B6A70"/>
    <w:rsid w:val="005B6B4C"/>
    <w:rsid w:val="005B7042"/>
    <w:rsid w:val="005B72D6"/>
    <w:rsid w:val="005B784C"/>
    <w:rsid w:val="005B7EAD"/>
    <w:rsid w:val="005C047D"/>
    <w:rsid w:val="005C0712"/>
    <w:rsid w:val="005C10FA"/>
    <w:rsid w:val="005C180E"/>
    <w:rsid w:val="005C182F"/>
    <w:rsid w:val="005C1DF8"/>
    <w:rsid w:val="005C200D"/>
    <w:rsid w:val="005C2015"/>
    <w:rsid w:val="005C21C0"/>
    <w:rsid w:val="005C2214"/>
    <w:rsid w:val="005C2FC0"/>
    <w:rsid w:val="005C2FC4"/>
    <w:rsid w:val="005C37E6"/>
    <w:rsid w:val="005C38E8"/>
    <w:rsid w:val="005C3D34"/>
    <w:rsid w:val="005C4115"/>
    <w:rsid w:val="005C47EF"/>
    <w:rsid w:val="005C48D2"/>
    <w:rsid w:val="005C48F5"/>
    <w:rsid w:val="005C4A78"/>
    <w:rsid w:val="005C5243"/>
    <w:rsid w:val="005C526F"/>
    <w:rsid w:val="005C54F9"/>
    <w:rsid w:val="005C5604"/>
    <w:rsid w:val="005C5B1B"/>
    <w:rsid w:val="005C5EB5"/>
    <w:rsid w:val="005C62EC"/>
    <w:rsid w:val="005C653C"/>
    <w:rsid w:val="005C65D8"/>
    <w:rsid w:val="005C66D9"/>
    <w:rsid w:val="005C6B72"/>
    <w:rsid w:val="005C6FF6"/>
    <w:rsid w:val="005C72DC"/>
    <w:rsid w:val="005C79B4"/>
    <w:rsid w:val="005C7E4E"/>
    <w:rsid w:val="005D0217"/>
    <w:rsid w:val="005D069D"/>
    <w:rsid w:val="005D0996"/>
    <w:rsid w:val="005D0C93"/>
    <w:rsid w:val="005D0DCE"/>
    <w:rsid w:val="005D0E1F"/>
    <w:rsid w:val="005D15F3"/>
    <w:rsid w:val="005D194A"/>
    <w:rsid w:val="005D1A88"/>
    <w:rsid w:val="005D2393"/>
    <w:rsid w:val="005D23DE"/>
    <w:rsid w:val="005D32A3"/>
    <w:rsid w:val="005D35F3"/>
    <w:rsid w:val="005D379F"/>
    <w:rsid w:val="005D3C28"/>
    <w:rsid w:val="005D3FCE"/>
    <w:rsid w:val="005D3FD4"/>
    <w:rsid w:val="005D4889"/>
    <w:rsid w:val="005D4EDB"/>
    <w:rsid w:val="005D51D6"/>
    <w:rsid w:val="005D530A"/>
    <w:rsid w:val="005D5AA8"/>
    <w:rsid w:val="005D5AFA"/>
    <w:rsid w:val="005D5C8D"/>
    <w:rsid w:val="005D5EA2"/>
    <w:rsid w:val="005D645F"/>
    <w:rsid w:val="005D6605"/>
    <w:rsid w:val="005D6B49"/>
    <w:rsid w:val="005D6BCC"/>
    <w:rsid w:val="005D72B0"/>
    <w:rsid w:val="005D79AE"/>
    <w:rsid w:val="005D7E9D"/>
    <w:rsid w:val="005D7F57"/>
    <w:rsid w:val="005E0458"/>
    <w:rsid w:val="005E0979"/>
    <w:rsid w:val="005E0C09"/>
    <w:rsid w:val="005E0C9C"/>
    <w:rsid w:val="005E0F4C"/>
    <w:rsid w:val="005E0F4F"/>
    <w:rsid w:val="005E1600"/>
    <w:rsid w:val="005E1802"/>
    <w:rsid w:val="005E1A12"/>
    <w:rsid w:val="005E1AE2"/>
    <w:rsid w:val="005E1B50"/>
    <w:rsid w:val="005E1C9D"/>
    <w:rsid w:val="005E2182"/>
    <w:rsid w:val="005E22FB"/>
    <w:rsid w:val="005E253C"/>
    <w:rsid w:val="005E2AC0"/>
    <w:rsid w:val="005E2BFD"/>
    <w:rsid w:val="005E343D"/>
    <w:rsid w:val="005E3487"/>
    <w:rsid w:val="005E3B60"/>
    <w:rsid w:val="005E3C9C"/>
    <w:rsid w:val="005E3CEC"/>
    <w:rsid w:val="005E3D1B"/>
    <w:rsid w:val="005E3FEA"/>
    <w:rsid w:val="005E4291"/>
    <w:rsid w:val="005E469C"/>
    <w:rsid w:val="005E481C"/>
    <w:rsid w:val="005E4883"/>
    <w:rsid w:val="005E4911"/>
    <w:rsid w:val="005E4A01"/>
    <w:rsid w:val="005E4B68"/>
    <w:rsid w:val="005E4CC0"/>
    <w:rsid w:val="005E5005"/>
    <w:rsid w:val="005E529D"/>
    <w:rsid w:val="005E55C0"/>
    <w:rsid w:val="005E5A58"/>
    <w:rsid w:val="005E5C36"/>
    <w:rsid w:val="005E5E7E"/>
    <w:rsid w:val="005E603C"/>
    <w:rsid w:val="005E64BA"/>
    <w:rsid w:val="005E6504"/>
    <w:rsid w:val="005E6745"/>
    <w:rsid w:val="005E6DAC"/>
    <w:rsid w:val="005E6FFC"/>
    <w:rsid w:val="005E72A2"/>
    <w:rsid w:val="005E7377"/>
    <w:rsid w:val="005E73F9"/>
    <w:rsid w:val="005E7450"/>
    <w:rsid w:val="005E78FC"/>
    <w:rsid w:val="005E79E6"/>
    <w:rsid w:val="005E7C14"/>
    <w:rsid w:val="005E7D55"/>
    <w:rsid w:val="005F006A"/>
    <w:rsid w:val="005F01D9"/>
    <w:rsid w:val="005F03D0"/>
    <w:rsid w:val="005F066F"/>
    <w:rsid w:val="005F07BE"/>
    <w:rsid w:val="005F09B1"/>
    <w:rsid w:val="005F0E21"/>
    <w:rsid w:val="005F0F51"/>
    <w:rsid w:val="005F12D3"/>
    <w:rsid w:val="005F1B96"/>
    <w:rsid w:val="005F2760"/>
    <w:rsid w:val="005F2B8E"/>
    <w:rsid w:val="005F2EFA"/>
    <w:rsid w:val="005F2F6C"/>
    <w:rsid w:val="005F3E45"/>
    <w:rsid w:val="005F4099"/>
    <w:rsid w:val="005F4437"/>
    <w:rsid w:val="005F4498"/>
    <w:rsid w:val="005F45A8"/>
    <w:rsid w:val="005F49E1"/>
    <w:rsid w:val="005F4C6B"/>
    <w:rsid w:val="005F4E7C"/>
    <w:rsid w:val="005F524F"/>
    <w:rsid w:val="005F5594"/>
    <w:rsid w:val="005F59FA"/>
    <w:rsid w:val="005F5C31"/>
    <w:rsid w:val="005F5CAD"/>
    <w:rsid w:val="005F5F83"/>
    <w:rsid w:val="005F6B64"/>
    <w:rsid w:val="005F6D1A"/>
    <w:rsid w:val="005F6F6A"/>
    <w:rsid w:val="005F7717"/>
    <w:rsid w:val="005F7783"/>
    <w:rsid w:val="005F79F6"/>
    <w:rsid w:val="0060031B"/>
    <w:rsid w:val="00600408"/>
    <w:rsid w:val="00600EFD"/>
    <w:rsid w:val="0060156A"/>
    <w:rsid w:val="006015E0"/>
    <w:rsid w:val="006015EA"/>
    <w:rsid w:val="006016E2"/>
    <w:rsid w:val="00601C98"/>
    <w:rsid w:val="006021DD"/>
    <w:rsid w:val="00602232"/>
    <w:rsid w:val="00602484"/>
    <w:rsid w:val="00602979"/>
    <w:rsid w:val="00602C24"/>
    <w:rsid w:val="00603658"/>
    <w:rsid w:val="00604386"/>
    <w:rsid w:val="006044A9"/>
    <w:rsid w:val="0060486B"/>
    <w:rsid w:val="00604984"/>
    <w:rsid w:val="00604AF0"/>
    <w:rsid w:val="00604B39"/>
    <w:rsid w:val="00604D69"/>
    <w:rsid w:val="0060502D"/>
    <w:rsid w:val="0060545D"/>
    <w:rsid w:val="006054C5"/>
    <w:rsid w:val="0060561C"/>
    <w:rsid w:val="006058ED"/>
    <w:rsid w:val="00605F2C"/>
    <w:rsid w:val="00605F2F"/>
    <w:rsid w:val="00606768"/>
    <w:rsid w:val="00606F0B"/>
    <w:rsid w:val="00607156"/>
    <w:rsid w:val="006072D4"/>
    <w:rsid w:val="006077A8"/>
    <w:rsid w:val="006102DB"/>
    <w:rsid w:val="0061058B"/>
    <w:rsid w:val="0061067B"/>
    <w:rsid w:val="00610738"/>
    <w:rsid w:val="00611157"/>
    <w:rsid w:val="00611245"/>
    <w:rsid w:val="00611369"/>
    <w:rsid w:val="00611931"/>
    <w:rsid w:val="00611A88"/>
    <w:rsid w:val="00611DC8"/>
    <w:rsid w:val="0061304B"/>
    <w:rsid w:val="006137BF"/>
    <w:rsid w:val="00613992"/>
    <w:rsid w:val="00613AE4"/>
    <w:rsid w:val="00613E1D"/>
    <w:rsid w:val="00613F34"/>
    <w:rsid w:val="006141D5"/>
    <w:rsid w:val="006141DC"/>
    <w:rsid w:val="006143A5"/>
    <w:rsid w:val="0061453E"/>
    <w:rsid w:val="00614628"/>
    <w:rsid w:val="00614858"/>
    <w:rsid w:val="006148CD"/>
    <w:rsid w:val="00614DB1"/>
    <w:rsid w:val="0061540B"/>
    <w:rsid w:val="006154AE"/>
    <w:rsid w:val="006154F3"/>
    <w:rsid w:val="006155C1"/>
    <w:rsid w:val="00615772"/>
    <w:rsid w:val="00615908"/>
    <w:rsid w:val="00615E95"/>
    <w:rsid w:val="00616026"/>
    <w:rsid w:val="0061630E"/>
    <w:rsid w:val="00617126"/>
    <w:rsid w:val="006175DF"/>
    <w:rsid w:val="0061775F"/>
    <w:rsid w:val="00617BEF"/>
    <w:rsid w:val="00617CE4"/>
    <w:rsid w:val="006200CE"/>
    <w:rsid w:val="00620176"/>
    <w:rsid w:val="00620A45"/>
    <w:rsid w:val="00620CF9"/>
    <w:rsid w:val="0062113D"/>
    <w:rsid w:val="006214C9"/>
    <w:rsid w:val="0062172B"/>
    <w:rsid w:val="00621957"/>
    <w:rsid w:val="00621E22"/>
    <w:rsid w:val="00622323"/>
    <w:rsid w:val="00622471"/>
    <w:rsid w:val="0062340C"/>
    <w:rsid w:val="006235B8"/>
    <w:rsid w:val="00623986"/>
    <w:rsid w:val="00623C3C"/>
    <w:rsid w:val="00623FB9"/>
    <w:rsid w:val="006243EB"/>
    <w:rsid w:val="00624605"/>
    <w:rsid w:val="00624744"/>
    <w:rsid w:val="0062481B"/>
    <w:rsid w:val="00624907"/>
    <w:rsid w:val="00624A06"/>
    <w:rsid w:val="00624DDC"/>
    <w:rsid w:val="006250EC"/>
    <w:rsid w:val="006251E4"/>
    <w:rsid w:val="00625527"/>
    <w:rsid w:val="00625E50"/>
    <w:rsid w:val="00625FD1"/>
    <w:rsid w:val="00626087"/>
    <w:rsid w:val="006261AF"/>
    <w:rsid w:val="006263CE"/>
    <w:rsid w:val="00626993"/>
    <w:rsid w:val="0062724D"/>
    <w:rsid w:val="0062752C"/>
    <w:rsid w:val="00627B92"/>
    <w:rsid w:val="00627BD9"/>
    <w:rsid w:val="00627C6B"/>
    <w:rsid w:val="00627E23"/>
    <w:rsid w:val="00630166"/>
    <w:rsid w:val="00630592"/>
    <w:rsid w:val="00630790"/>
    <w:rsid w:val="00630C3C"/>
    <w:rsid w:val="00630F14"/>
    <w:rsid w:val="00631161"/>
    <w:rsid w:val="00631262"/>
    <w:rsid w:val="00631D31"/>
    <w:rsid w:val="00631E9D"/>
    <w:rsid w:val="00632030"/>
    <w:rsid w:val="0063211A"/>
    <w:rsid w:val="00632207"/>
    <w:rsid w:val="00632548"/>
    <w:rsid w:val="006327A9"/>
    <w:rsid w:val="00632861"/>
    <w:rsid w:val="00632BC5"/>
    <w:rsid w:val="00632BCE"/>
    <w:rsid w:val="00632F3E"/>
    <w:rsid w:val="00633001"/>
    <w:rsid w:val="006334D5"/>
    <w:rsid w:val="00633904"/>
    <w:rsid w:val="00633C46"/>
    <w:rsid w:val="00633D5E"/>
    <w:rsid w:val="0063405F"/>
    <w:rsid w:val="00634107"/>
    <w:rsid w:val="006342D6"/>
    <w:rsid w:val="00634391"/>
    <w:rsid w:val="00634862"/>
    <w:rsid w:val="00634E2B"/>
    <w:rsid w:val="00635212"/>
    <w:rsid w:val="00635447"/>
    <w:rsid w:val="00635B52"/>
    <w:rsid w:val="0063638D"/>
    <w:rsid w:val="006365D2"/>
    <w:rsid w:val="00636A71"/>
    <w:rsid w:val="00636AA7"/>
    <w:rsid w:val="00636B32"/>
    <w:rsid w:val="00636C53"/>
    <w:rsid w:val="00636D7A"/>
    <w:rsid w:val="00637277"/>
    <w:rsid w:val="00637380"/>
    <w:rsid w:val="00637550"/>
    <w:rsid w:val="00637613"/>
    <w:rsid w:val="0063791F"/>
    <w:rsid w:val="00637B7F"/>
    <w:rsid w:val="00637E0F"/>
    <w:rsid w:val="00640599"/>
    <w:rsid w:val="0064064D"/>
    <w:rsid w:val="00640CEE"/>
    <w:rsid w:val="00640D8F"/>
    <w:rsid w:val="00640F33"/>
    <w:rsid w:val="0064116A"/>
    <w:rsid w:val="0064134F"/>
    <w:rsid w:val="00641B49"/>
    <w:rsid w:val="00641F45"/>
    <w:rsid w:val="0064207E"/>
    <w:rsid w:val="00642354"/>
    <w:rsid w:val="00642486"/>
    <w:rsid w:val="0064267A"/>
    <w:rsid w:val="00642C1C"/>
    <w:rsid w:val="0064343A"/>
    <w:rsid w:val="00643611"/>
    <w:rsid w:val="006437F1"/>
    <w:rsid w:val="00644556"/>
    <w:rsid w:val="006445A7"/>
    <w:rsid w:val="006448BE"/>
    <w:rsid w:val="00644FA7"/>
    <w:rsid w:val="006451A7"/>
    <w:rsid w:val="006453EE"/>
    <w:rsid w:val="00645BAA"/>
    <w:rsid w:val="006461D8"/>
    <w:rsid w:val="0064694C"/>
    <w:rsid w:val="00646D0F"/>
    <w:rsid w:val="00647B4F"/>
    <w:rsid w:val="00647BDC"/>
    <w:rsid w:val="00647CB7"/>
    <w:rsid w:val="00647D93"/>
    <w:rsid w:val="0065002B"/>
    <w:rsid w:val="006502E2"/>
    <w:rsid w:val="006507D0"/>
    <w:rsid w:val="00650938"/>
    <w:rsid w:val="00650FA9"/>
    <w:rsid w:val="0065109B"/>
    <w:rsid w:val="00651307"/>
    <w:rsid w:val="0065217E"/>
    <w:rsid w:val="00652349"/>
    <w:rsid w:val="0065241D"/>
    <w:rsid w:val="006524E3"/>
    <w:rsid w:val="0065266A"/>
    <w:rsid w:val="00652A1C"/>
    <w:rsid w:val="00652D9B"/>
    <w:rsid w:val="00652ED6"/>
    <w:rsid w:val="00652F57"/>
    <w:rsid w:val="00653022"/>
    <w:rsid w:val="00653345"/>
    <w:rsid w:val="00653364"/>
    <w:rsid w:val="00653578"/>
    <w:rsid w:val="006535CA"/>
    <w:rsid w:val="006538EB"/>
    <w:rsid w:val="00653ED8"/>
    <w:rsid w:val="00654116"/>
    <w:rsid w:val="006547F9"/>
    <w:rsid w:val="00655794"/>
    <w:rsid w:val="00655957"/>
    <w:rsid w:val="00655B1E"/>
    <w:rsid w:val="00655C91"/>
    <w:rsid w:val="00655F0F"/>
    <w:rsid w:val="00656438"/>
    <w:rsid w:val="006565E6"/>
    <w:rsid w:val="00656914"/>
    <w:rsid w:val="00656E5B"/>
    <w:rsid w:val="00656E89"/>
    <w:rsid w:val="006570BD"/>
    <w:rsid w:val="006577BB"/>
    <w:rsid w:val="00657B07"/>
    <w:rsid w:val="00657B42"/>
    <w:rsid w:val="00657F94"/>
    <w:rsid w:val="00657FFC"/>
    <w:rsid w:val="00660471"/>
    <w:rsid w:val="00660645"/>
    <w:rsid w:val="00660A0E"/>
    <w:rsid w:val="00660BF1"/>
    <w:rsid w:val="00660E85"/>
    <w:rsid w:val="00661C05"/>
    <w:rsid w:val="00661CB2"/>
    <w:rsid w:val="00662340"/>
    <w:rsid w:val="00662B68"/>
    <w:rsid w:val="006633FF"/>
    <w:rsid w:val="0066359D"/>
    <w:rsid w:val="006639CF"/>
    <w:rsid w:val="00663C09"/>
    <w:rsid w:val="00663CD3"/>
    <w:rsid w:val="00663FB2"/>
    <w:rsid w:val="0066489A"/>
    <w:rsid w:val="00664992"/>
    <w:rsid w:val="00664DE2"/>
    <w:rsid w:val="00665199"/>
    <w:rsid w:val="0066565C"/>
    <w:rsid w:val="0066573D"/>
    <w:rsid w:val="00666733"/>
    <w:rsid w:val="00666827"/>
    <w:rsid w:val="006669EF"/>
    <w:rsid w:val="00666EBE"/>
    <w:rsid w:val="00667548"/>
    <w:rsid w:val="006676DC"/>
    <w:rsid w:val="00667903"/>
    <w:rsid w:val="00667C93"/>
    <w:rsid w:val="00670190"/>
    <w:rsid w:val="006707E5"/>
    <w:rsid w:val="00670FF9"/>
    <w:rsid w:val="006710DC"/>
    <w:rsid w:val="00671180"/>
    <w:rsid w:val="00671C03"/>
    <w:rsid w:val="00672318"/>
    <w:rsid w:val="0067246F"/>
    <w:rsid w:val="00672539"/>
    <w:rsid w:val="00672726"/>
    <w:rsid w:val="00672CA7"/>
    <w:rsid w:val="00672F7A"/>
    <w:rsid w:val="0067386E"/>
    <w:rsid w:val="006738DC"/>
    <w:rsid w:val="00673AA0"/>
    <w:rsid w:val="006749A6"/>
    <w:rsid w:val="00674B7D"/>
    <w:rsid w:val="00674BC0"/>
    <w:rsid w:val="006752E6"/>
    <w:rsid w:val="006757CB"/>
    <w:rsid w:val="0067587E"/>
    <w:rsid w:val="00675A59"/>
    <w:rsid w:val="0067600D"/>
    <w:rsid w:val="0067628C"/>
    <w:rsid w:val="006762B6"/>
    <w:rsid w:val="006767B3"/>
    <w:rsid w:val="006768AC"/>
    <w:rsid w:val="00676E96"/>
    <w:rsid w:val="006770AC"/>
    <w:rsid w:val="00680108"/>
    <w:rsid w:val="00680487"/>
    <w:rsid w:val="00680572"/>
    <w:rsid w:val="006805A7"/>
    <w:rsid w:val="0068074E"/>
    <w:rsid w:val="006815C4"/>
    <w:rsid w:val="006818DC"/>
    <w:rsid w:val="006819F5"/>
    <w:rsid w:val="00681A62"/>
    <w:rsid w:val="00681E12"/>
    <w:rsid w:val="00682096"/>
    <w:rsid w:val="00682110"/>
    <w:rsid w:val="00682119"/>
    <w:rsid w:val="00682535"/>
    <w:rsid w:val="0068262F"/>
    <w:rsid w:val="00682874"/>
    <w:rsid w:val="006833D8"/>
    <w:rsid w:val="00683A5F"/>
    <w:rsid w:val="00683CFC"/>
    <w:rsid w:val="006843BC"/>
    <w:rsid w:val="0068442D"/>
    <w:rsid w:val="00684B34"/>
    <w:rsid w:val="006859DF"/>
    <w:rsid w:val="00685B79"/>
    <w:rsid w:val="00685C1A"/>
    <w:rsid w:val="006860A4"/>
    <w:rsid w:val="00686291"/>
    <w:rsid w:val="0068629A"/>
    <w:rsid w:val="00686508"/>
    <w:rsid w:val="006867B1"/>
    <w:rsid w:val="006868DE"/>
    <w:rsid w:val="0068700C"/>
    <w:rsid w:val="006879EB"/>
    <w:rsid w:val="00690525"/>
    <w:rsid w:val="00690A60"/>
    <w:rsid w:val="00690D12"/>
    <w:rsid w:val="00690F9C"/>
    <w:rsid w:val="00691B9D"/>
    <w:rsid w:val="00691C64"/>
    <w:rsid w:val="00691F85"/>
    <w:rsid w:val="006924EF"/>
    <w:rsid w:val="006928C5"/>
    <w:rsid w:val="00693354"/>
    <w:rsid w:val="00693B17"/>
    <w:rsid w:val="00693C64"/>
    <w:rsid w:val="0069471C"/>
    <w:rsid w:val="00694AEB"/>
    <w:rsid w:val="00694E26"/>
    <w:rsid w:val="0069527F"/>
    <w:rsid w:val="00695768"/>
    <w:rsid w:val="00695A4F"/>
    <w:rsid w:val="006960A1"/>
    <w:rsid w:val="00696781"/>
    <w:rsid w:val="006967F9"/>
    <w:rsid w:val="006968A8"/>
    <w:rsid w:val="00696E78"/>
    <w:rsid w:val="00696FD6"/>
    <w:rsid w:val="00697138"/>
    <w:rsid w:val="00697158"/>
    <w:rsid w:val="006975C9"/>
    <w:rsid w:val="00697F9A"/>
    <w:rsid w:val="006A156A"/>
    <w:rsid w:val="006A1791"/>
    <w:rsid w:val="006A1943"/>
    <w:rsid w:val="006A1AD8"/>
    <w:rsid w:val="006A1B7A"/>
    <w:rsid w:val="006A1B83"/>
    <w:rsid w:val="006A1E32"/>
    <w:rsid w:val="006A2078"/>
    <w:rsid w:val="006A24A0"/>
    <w:rsid w:val="006A28A1"/>
    <w:rsid w:val="006A28D9"/>
    <w:rsid w:val="006A28F6"/>
    <w:rsid w:val="006A2D1F"/>
    <w:rsid w:val="006A3495"/>
    <w:rsid w:val="006A384F"/>
    <w:rsid w:val="006A41D8"/>
    <w:rsid w:val="006A41F1"/>
    <w:rsid w:val="006A435A"/>
    <w:rsid w:val="006A438B"/>
    <w:rsid w:val="006A5009"/>
    <w:rsid w:val="006A5AEF"/>
    <w:rsid w:val="006A6131"/>
    <w:rsid w:val="006A620E"/>
    <w:rsid w:val="006A6865"/>
    <w:rsid w:val="006A6946"/>
    <w:rsid w:val="006A6BD1"/>
    <w:rsid w:val="006A746D"/>
    <w:rsid w:val="006A7731"/>
    <w:rsid w:val="006A7802"/>
    <w:rsid w:val="006B00A4"/>
    <w:rsid w:val="006B0285"/>
    <w:rsid w:val="006B033B"/>
    <w:rsid w:val="006B07FD"/>
    <w:rsid w:val="006B17EA"/>
    <w:rsid w:val="006B17ED"/>
    <w:rsid w:val="006B1BE1"/>
    <w:rsid w:val="006B1C5E"/>
    <w:rsid w:val="006B1C68"/>
    <w:rsid w:val="006B274B"/>
    <w:rsid w:val="006B3084"/>
    <w:rsid w:val="006B30CE"/>
    <w:rsid w:val="006B35C6"/>
    <w:rsid w:val="006B3C90"/>
    <w:rsid w:val="006B47A4"/>
    <w:rsid w:val="006B4915"/>
    <w:rsid w:val="006B4AD3"/>
    <w:rsid w:val="006B4CE1"/>
    <w:rsid w:val="006B5143"/>
    <w:rsid w:val="006B57A5"/>
    <w:rsid w:val="006B61AF"/>
    <w:rsid w:val="006B644A"/>
    <w:rsid w:val="006B64D0"/>
    <w:rsid w:val="006B64ED"/>
    <w:rsid w:val="006B6668"/>
    <w:rsid w:val="006B67F2"/>
    <w:rsid w:val="006B6A7C"/>
    <w:rsid w:val="006B7001"/>
    <w:rsid w:val="006B725C"/>
    <w:rsid w:val="006B7685"/>
    <w:rsid w:val="006B7767"/>
    <w:rsid w:val="006B7905"/>
    <w:rsid w:val="006BFEE1"/>
    <w:rsid w:val="006C061D"/>
    <w:rsid w:val="006C070C"/>
    <w:rsid w:val="006C079F"/>
    <w:rsid w:val="006C0B1A"/>
    <w:rsid w:val="006C0CD4"/>
    <w:rsid w:val="006C0FA1"/>
    <w:rsid w:val="006C146D"/>
    <w:rsid w:val="006C15CA"/>
    <w:rsid w:val="006C169E"/>
    <w:rsid w:val="006C1EA3"/>
    <w:rsid w:val="006C2496"/>
    <w:rsid w:val="006C2513"/>
    <w:rsid w:val="006C258B"/>
    <w:rsid w:val="006C25D8"/>
    <w:rsid w:val="006C26D2"/>
    <w:rsid w:val="006C286F"/>
    <w:rsid w:val="006C2B1E"/>
    <w:rsid w:val="006C2D18"/>
    <w:rsid w:val="006C338C"/>
    <w:rsid w:val="006C34CD"/>
    <w:rsid w:val="006C38DC"/>
    <w:rsid w:val="006C3BC6"/>
    <w:rsid w:val="006C3CE0"/>
    <w:rsid w:val="006C3EDF"/>
    <w:rsid w:val="006C3FF5"/>
    <w:rsid w:val="006C4144"/>
    <w:rsid w:val="006C48ED"/>
    <w:rsid w:val="006C4CA5"/>
    <w:rsid w:val="006C4FF3"/>
    <w:rsid w:val="006C55BD"/>
    <w:rsid w:val="006C569D"/>
    <w:rsid w:val="006C5A9F"/>
    <w:rsid w:val="006C5D8D"/>
    <w:rsid w:val="006C613F"/>
    <w:rsid w:val="006C62AE"/>
    <w:rsid w:val="006C6371"/>
    <w:rsid w:val="006C66C7"/>
    <w:rsid w:val="006C698F"/>
    <w:rsid w:val="006C7075"/>
    <w:rsid w:val="006C7825"/>
    <w:rsid w:val="006C7AD2"/>
    <w:rsid w:val="006C7DA8"/>
    <w:rsid w:val="006C7F7F"/>
    <w:rsid w:val="006C7FB6"/>
    <w:rsid w:val="006D014A"/>
    <w:rsid w:val="006D036C"/>
    <w:rsid w:val="006D06AF"/>
    <w:rsid w:val="006D0734"/>
    <w:rsid w:val="006D0840"/>
    <w:rsid w:val="006D0B7A"/>
    <w:rsid w:val="006D0E43"/>
    <w:rsid w:val="006D1063"/>
    <w:rsid w:val="006D1868"/>
    <w:rsid w:val="006D18DA"/>
    <w:rsid w:val="006D1D0B"/>
    <w:rsid w:val="006D211F"/>
    <w:rsid w:val="006D23F4"/>
    <w:rsid w:val="006D3178"/>
    <w:rsid w:val="006D34A4"/>
    <w:rsid w:val="006D3AEC"/>
    <w:rsid w:val="006D4BC2"/>
    <w:rsid w:val="006D4E6E"/>
    <w:rsid w:val="006D4EEB"/>
    <w:rsid w:val="006D4F20"/>
    <w:rsid w:val="006D4F82"/>
    <w:rsid w:val="006D4FD4"/>
    <w:rsid w:val="006D505F"/>
    <w:rsid w:val="006D52A5"/>
    <w:rsid w:val="006D5363"/>
    <w:rsid w:val="006D57DF"/>
    <w:rsid w:val="006D599D"/>
    <w:rsid w:val="006D5C13"/>
    <w:rsid w:val="006D6E65"/>
    <w:rsid w:val="006D6EFD"/>
    <w:rsid w:val="006D701E"/>
    <w:rsid w:val="006D76D0"/>
    <w:rsid w:val="006E0092"/>
    <w:rsid w:val="006E04F0"/>
    <w:rsid w:val="006E05DF"/>
    <w:rsid w:val="006E0F3E"/>
    <w:rsid w:val="006E0FC0"/>
    <w:rsid w:val="006E1050"/>
    <w:rsid w:val="006E11A4"/>
    <w:rsid w:val="006E1323"/>
    <w:rsid w:val="006E16CB"/>
    <w:rsid w:val="006E2413"/>
    <w:rsid w:val="006E35DB"/>
    <w:rsid w:val="006E3A30"/>
    <w:rsid w:val="006E3B10"/>
    <w:rsid w:val="006E3D59"/>
    <w:rsid w:val="006E4090"/>
    <w:rsid w:val="006E50BB"/>
    <w:rsid w:val="006E58F3"/>
    <w:rsid w:val="006E5DBD"/>
    <w:rsid w:val="006E5FD2"/>
    <w:rsid w:val="006E6628"/>
    <w:rsid w:val="006E66EF"/>
    <w:rsid w:val="006E67B6"/>
    <w:rsid w:val="006E684E"/>
    <w:rsid w:val="006E70B7"/>
    <w:rsid w:val="006E7192"/>
    <w:rsid w:val="006E7291"/>
    <w:rsid w:val="006E73A6"/>
    <w:rsid w:val="006E77A1"/>
    <w:rsid w:val="006E78F7"/>
    <w:rsid w:val="006E7BCE"/>
    <w:rsid w:val="006E7F5B"/>
    <w:rsid w:val="006F01E8"/>
    <w:rsid w:val="006F022E"/>
    <w:rsid w:val="006F0287"/>
    <w:rsid w:val="006F06D2"/>
    <w:rsid w:val="006F0D06"/>
    <w:rsid w:val="006F13A3"/>
    <w:rsid w:val="006F13D0"/>
    <w:rsid w:val="006F1A72"/>
    <w:rsid w:val="006F216A"/>
    <w:rsid w:val="006F23D2"/>
    <w:rsid w:val="006F2583"/>
    <w:rsid w:val="006F295B"/>
    <w:rsid w:val="006F2B7C"/>
    <w:rsid w:val="006F2BB9"/>
    <w:rsid w:val="006F2F08"/>
    <w:rsid w:val="006F3BB7"/>
    <w:rsid w:val="006F40BF"/>
    <w:rsid w:val="006F4163"/>
    <w:rsid w:val="006F4258"/>
    <w:rsid w:val="006F45B0"/>
    <w:rsid w:val="006F4653"/>
    <w:rsid w:val="006F48A6"/>
    <w:rsid w:val="006F4A08"/>
    <w:rsid w:val="006F52A6"/>
    <w:rsid w:val="006F53F0"/>
    <w:rsid w:val="006F5B17"/>
    <w:rsid w:val="006F5D79"/>
    <w:rsid w:val="006F5DF2"/>
    <w:rsid w:val="006F5EF0"/>
    <w:rsid w:val="006F5F19"/>
    <w:rsid w:val="006F6382"/>
    <w:rsid w:val="006F6ADC"/>
    <w:rsid w:val="006F77E6"/>
    <w:rsid w:val="006F792B"/>
    <w:rsid w:val="007002A6"/>
    <w:rsid w:val="00700875"/>
    <w:rsid w:val="007010B3"/>
    <w:rsid w:val="0070157D"/>
    <w:rsid w:val="007019CF"/>
    <w:rsid w:val="00701B39"/>
    <w:rsid w:val="00702747"/>
    <w:rsid w:val="00702FA7"/>
    <w:rsid w:val="00703185"/>
    <w:rsid w:val="007037A4"/>
    <w:rsid w:val="00703BF4"/>
    <w:rsid w:val="007040F8"/>
    <w:rsid w:val="00704101"/>
    <w:rsid w:val="00704BE8"/>
    <w:rsid w:val="00704D0C"/>
    <w:rsid w:val="00704D71"/>
    <w:rsid w:val="00704E2B"/>
    <w:rsid w:val="00704E40"/>
    <w:rsid w:val="007050CF"/>
    <w:rsid w:val="00705524"/>
    <w:rsid w:val="00705713"/>
    <w:rsid w:val="007061EC"/>
    <w:rsid w:val="00706541"/>
    <w:rsid w:val="00706640"/>
    <w:rsid w:val="00706F33"/>
    <w:rsid w:val="0070731E"/>
    <w:rsid w:val="00707778"/>
    <w:rsid w:val="00707E41"/>
    <w:rsid w:val="007103B9"/>
    <w:rsid w:val="007109EC"/>
    <w:rsid w:val="00710C0C"/>
    <w:rsid w:val="00711127"/>
    <w:rsid w:val="00711748"/>
    <w:rsid w:val="007118AF"/>
    <w:rsid w:val="007118F2"/>
    <w:rsid w:val="00711C2E"/>
    <w:rsid w:val="00711D47"/>
    <w:rsid w:val="00711F03"/>
    <w:rsid w:val="007121DE"/>
    <w:rsid w:val="00712475"/>
    <w:rsid w:val="00712DBA"/>
    <w:rsid w:val="00713574"/>
    <w:rsid w:val="0071371C"/>
    <w:rsid w:val="00713D35"/>
    <w:rsid w:val="00714079"/>
    <w:rsid w:val="007147B4"/>
    <w:rsid w:val="00714821"/>
    <w:rsid w:val="0071490E"/>
    <w:rsid w:val="00714B89"/>
    <w:rsid w:val="00714DAC"/>
    <w:rsid w:val="00715218"/>
    <w:rsid w:val="00715A75"/>
    <w:rsid w:val="00715C72"/>
    <w:rsid w:val="00715D36"/>
    <w:rsid w:val="007167B6"/>
    <w:rsid w:val="0071695B"/>
    <w:rsid w:val="007174D3"/>
    <w:rsid w:val="0071772C"/>
    <w:rsid w:val="007178B0"/>
    <w:rsid w:val="0071797E"/>
    <w:rsid w:val="00717A41"/>
    <w:rsid w:val="00720193"/>
    <w:rsid w:val="007209F6"/>
    <w:rsid w:val="00720AB4"/>
    <w:rsid w:val="00720AEC"/>
    <w:rsid w:val="00720AFE"/>
    <w:rsid w:val="00720C2E"/>
    <w:rsid w:val="0072192F"/>
    <w:rsid w:val="0072199B"/>
    <w:rsid w:val="0072225E"/>
    <w:rsid w:val="00722FD1"/>
    <w:rsid w:val="007232B1"/>
    <w:rsid w:val="007233D2"/>
    <w:rsid w:val="00723699"/>
    <w:rsid w:val="0072378A"/>
    <w:rsid w:val="00723DE0"/>
    <w:rsid w:val="007240E9"/>
    <w:rsid w:val="0072490A"/>
    <w:rsid w:val="00724F07"/>
    <w:rsid w:val="00724FDE"/>
    <w:rsid w:val="007259BC"/>
    <w:rsid w:val="00725E87"/>
    <w:rsid w:val="00725F32"/>
    <w:rsid w:val="00726303"/>
    <w:rsid w:val="00726310"/>
    <w:rsid w:val="00726525"/>
    <w:rsid w:val="00726609"/>
    <w:rsid w:val="007267D4"/>
    <w:rsid w:val="00727A5A"/>
    <w:rsid w:val="00727BD6"/>
    <w:rsid w:val="00730456"/>
    <w:rsid w:val="007304BD"/>
    <w:rsid w:val="00730BBB"/>
    <w:rsid w:val="00730F42"/>
    <w:rsid w:val="0073152C"/>
    <w:rsid w:val="00731CDA"/>
    <w:rsid w:val="00731E7D"/>
    <w:rsid w:val="007320B0"/>
    <w:rsid w:val="00732719"/>
    <w:rsid w:val="0073293F"/>
    <w:rsid w:val="00732E3B"/>
    <w:rsid w:val="00733060"/>
    <w:rsid w:val="00733237"/>
    <w:rsid w:val="007332CA"/>
    <w:rsid w:val="00733331"/>
    <w:rsid w:val="007335A0"/>
    <w:rsid w:val="0073365F"/>
    <w:rsid w:val="00733B18"/>
    <w:rsid w:val="00733DFA"/>
    <w:rsid w:val="007348D3"/>
    <w:rsid w:val="00734A92"/>
    <w:rsid w:val="00734F36"/>
    <w:rsid w:val="0073508B"/>
    <w:rsid w:val="0073517B"/>
    <w:rsid w:val="007355E4"/>
    <w:rsid w:val="0073570D"/>
    <w:rsid w:val="00735728"/>
    <w:rsid w:val="00735AF4"/>
    <w:rsid w:val="00735B37"/>
    <w:rsid w:val="00735BA3"/>
    <w:rsid w:val="00735CEC"/>
    <w:rsid w:val="00735EA2"/>
    <w:rsid w:val="0073610E"/>
    <w:rsid w:val="00736173"/>
    <w:rsid w:val="007368DF"/>
    <w:rsid w:val="00736A70"/>
    <w:rsid w:val="00736C99"/>
    <w:rsid w:val="00736E83"/>
    <w:rsid w:val="007370DF"/>
    <w:rsid w:val="0074045A"/>
    <w:rsid w:val="00740661"/>
    <w:rsid w:val="007406BD"/>
    <w:rsid w:val="00740737"/>
    <w:rsid w:val="00740B38"/>
    <w:rsid w:val="0074179A"/>
    <w:rsid w:val="00741A52"/>
    <w:rsid w:val="00741FAB"/>
    <w:rsid w:val="0074256A"/>
    <w:rsid w:val="00742D9D"/>
    <w:rsid w:val="00742E42"/>
    <w:rsid w:val="007437E7"/>
    <w:rsid w:val="007446E9"/>
    <w:rsid w:val="007448BF"/>
    <w:rsid w:val="00745028"/>
    <w:rsid w:val="00745A78"/>
    <w:rsid w:val="00745DB6"/>
    <w:rsid w:val="00746056"/>
    <w:rsid w:val="0074611E"/>
    <w:rsid w:val="00746B20"/>
    <w:rsid w:val="007474AA"/>
    <w:rsid w:val="00747D90"/>
    <w:rsid w:val="00750459"/>
    <w:rsid w:val="00750AB0"/>
    <w:rsid w:val="00750D66"/>
    <w:rsid w:val="00750ED7"/>
    <w:rsid w:val="007512B5"/>
    <w:rsid w:val="00751515"/>
    <w:rsid w:val="00751B95"/>
    <w:rsid w:val="00751CDB"/>
    <w:rsid w:val="0075208F"/>
    <w:rsid w:val="0075210B"/>
    <w:rsid w:val="00752313"/>
    <w:rsid w:val="007529CE"/>
    <w:rsid w:val="00753326"/>
    <w:rsid w:val="00753506"/>
    <w:rsid w:val="007535AA"/>
    <w:rsid w:val="00753604"/>
    <w:rsid w:val="00753C85"/>
    <w:rsid w:val="00753E12"/>
    <w:rsid w:val="00753F24"/>
    <w:rsid w:val="007541DD"/>
    <w:rsid w:val="007546D4"/>
    <w:rsid w:val="007548FD"/>
    <w:rsid w:val="0075508C"/>
    <w:rsid w:val="00755783"/>
    <w:rsid w:val="007557E7"/>
    <w:rsid w:val="00755AB0"/>
    <w:rsid w:val="0075609F"/>
    <w:rsid w:val="00756AF9"/>
    <w:rsid w:val="00756C4C"/>
    <w:rsid w:val="00757548"/>
    <w:rsid w:val="007576A7"/>
    <w:rsid w:val="007578A8"/>
    <w:rsid w:val="00757CC1"/>
    <w:rsid w:val="00757DD5"/>
    <w:rsid w:val="00757F24"/>
    <w:rsid w:val="0076002A"/>
    <w:rsid w:val="00760148"/>
    <w:rsid w:val="00760459"/>
    <w:rsid w:val="0076049A"/>
    <w:rsid w:val="007604CC"/>
    <w:rsid w:val="00760716"/>
    <w:rsid w:val="00760B21"/>
    <w:rsid w:val="0076124B"/>
    <w:rsid w:val="007617CF"/>
    <w:rsid w:val="00761BCC"/>
    <w:rsid w:val="007625F4"/>
    <w:rsid w:val="00763D22"/>
    <w:rsid w:val="00764031"/>
    <w:rsid w:val="0076424F"/>
    <w:rsid w:val="00764258"/>
    <w:rsid w:val="00764945"/>
    <w:rsid w:val="00764E7E"/>
    <w:rsid w:val="007656B8"/>
    <w:rsid w:val="00765B14"/>
    <w:rsid w:val="00765C0F"/>
    <w:rsid w:val="00765F8D"/>
    <w:rsid w:val="007660F4"/>
    <w:rsid w:val="00766104"/>
    <w:rsid w:val="00766216"/>
    <w:rsid w:val="00766225"/>
    <w:rsid w:val="0076661C"/>
    <w:rsid w:val="00767E06"/>
    <w:rsid w:val="00770056"/>
    <w:rsid w:val="00770557"/>
    <w:rsid w:val="007706E3"/>
    <w:rsid w:val="00770801"/>
    <w:rsid w:val="007709E4"/>
    <w:rsid w:val="0077102C"/>
    <w:rsid w:val="00771745"/>
    <w:rsid w:val="00771ADA"/>
    <w:rsid w:val="00771C77"/>
    <w:rsid w:val="00771DA0"/>
    <w:rsid w:val="0077232A"/>
    <w:rsid w:val="007728A2"/>
    <w:rsid w:val="00772AF6"/>
    <w:rsid w:val="00773108"/>
    <w:rsid w:val="0077324B"/>
    <w:rsid w:val="007736F0"/>
    <w:rsid w:val="00773AE1"/>
    <w:rsid w:val="00773EE7"/>
    <w:rsid w:val="0077450C"/>
    <w:rsid w:val="00774D3F"/>
    <w:rsid w:val="00774D7E"/>
    <w:rsid w:val="00774EC3"/>
    <w:rsid w:val="00775080"/>
    <w:rsid w:val="0077545D"/>
    <w:rsid w:val="007754AB"/>
    <w:rsid w:val="00775890"/>
    <w:rsid w:val="00775A64"/>
    <w:rsid w:val="00775A8E"/>
    <w:rsid w:val="00775A98"/>
    <w:rsid w:val="0077606D"/>
    <w:rsid w:val="00776199"/>
    <w:rsid w:val="00776769"/>
    <w:rsid w:val="007769E8"/>
    <w:rsid w:val="00776A44"/>
    <w:rsid w:val="00776AEC"/>
    <w:rsid w:val="00776CD1"/>
    <w:rsid w:val="00776EB4"/>
    <w:rsid w:val="007777CA"/>
    <w:rsid w:val="007777F0"/>
    <w:rsid w:val="00777958"/>
    <w:rsid w:val="00777AA3"/>
    <w:rsid w:val="0078008B"/>
    <w:rsid w:val="00780249"/>
    <w:rsid w:val="00780E57"/>
    <w:rsid w:val="00781465"/>
    <w:rsid w:val="007815C3"/>
    <w:rsid w:val="00781D54"/>
    <w:rsid w:val="00781E1A"/>
    <w:rsid w:val="00781ECF"/>
    <w:rsid w:val="00781FCA"/>
    <w:rsid w:val="0078203F"/>
    <w:rsid w:val="0078206C"/>
    <w:rsid w:val="00782505"/>
    <w:rsid w:val="007828F0"/>
    <w:rsid w:val="00783582"/>
    <w:rsid w:val="00783BD1"/>
    <w:rsid w:val="00783D3E"/>
    <w:rsid w:val="007841D8"/>
    <w:rsid w:val="00784534"/>
    <w:rsid w:val="007846B1"/>
    <w:rsid w:val="00784D1D"/>
    <w:rsid w:val="00785272"/>
    <w:rsid w:val="0078584F"/>
    <w:rsid w:val="007858B6"/>
    <w:rsid w:val="00785BD5"/>
    <w:rsid w:val="0078643B"/>
    <w:rsid w:val="00786454"/>
    <w:rsid w:val="007866C3"/>
    <w:rsid w:val="00786EED"/>
    <w:rsid w:val="0078721B"/>
    <w:rsid w:val="007875A7"/>
    <w:rsid w:val="007875C3"/>
    <w:rsid w:val="007904BA"/>
    <w:rsid w:val="0079061A"/>
    <w:rsid w:val="00790A9C"/>
    <w:rsid w:val="007910EC"/>
    <w:rsid w:val="00791789"/>
    <w:rsid w:val="00791B9C"/>
    <w:rsid w:val="00791C29"/>
    <w:rsid w:val="00791D80"/>
    <w:rsid w:val="007923CB"/>
    <w:rsid w:val="00792483"/>
    <w:rsid w:val="00793E24"/>
    <w:rsid w:val="0079447A"/>
    <w:rsid w:val="007945AA"/>
    <w:rsid w:val="00794670"/>
    <w:rsid w:val="00794DFD"/>
    <w:rsid w:val="0079513C"/>
    <w:rsid w:val="0079521C"/>
    <w:rsid w:val="00795B75"/>
    <w:rsid w:val="00796281"/>
    <w:rsid w:val="0079680A"/>
    <w:rsid w:val="00796947"/>
    <w:rsid w:val="00796957"/>
    <w:rsid w:val="00796C01"/>
    <w:rsid w:val="00796C5A"/>
    <w:rsid w:val="00796CA9"/>
    <w:rsid w:val="0079745C"/>
    <w:rsid w:val="00797C3B"/>
    <w:rsid w:val="007A01B4"/>
    <w:rsid w:val="007A0299"/>
    <w:rsid w:val="007A0948"/>
    <w:rsid w:val="007A0A80"/>
    <w:rsid w:val="007A0B79"/>
    <w:rsid w:val="007A0B90"/>
    <w:rsid w:val="007A0F62"/>
    <w:rsid w:val="007A11E8"/>
    <w:rsid w:val="007A1314"/>
    <w:rsid w:val="007A1370"/>
    <w:rsid w:val="007A1402"/>
    <w:rsid w:val="007A1661"/>
    <w:rsid w:val="007A1719"/>
    <w:rsid w:val="007A1870"/>
    <w:rsid w:val="007A18BA"/>
    <w:rsid w:val="007A1A33"/>
    <w:rsid w:val="007A226D"/>
    <w:rsid w:val="007A2965"/>
    <w:rsid w:val="007A29CE"/>
    <w:rsid w:val="007A29D7"/>
    <w:rsid w:val="007A2D33"/>
    <w:rsid w:val="007A372F"/>
    <w:rsid w:val="007A3851"/>
    <w:rsid w:val="007A3A34"/>
    <w:rsid w:val="007A41DF"/>
    <w:rsid w:val="007A41F8"/>
    <w:rsid w:val="007A466E"/>
    <w:rsid w:val="007A4837"/>
    <w:rsid w:val="007A4F58"/>
    <w:rsid w:val="007A515E"/>
    <w:rsid w:val="007A5964"/>
    <w:rsid w:val="007A5AEE"/>
    <w:rsid w:val="007A5DD9"/>
    <w:rsid w:val="007A6DA9"/>
    <w:rsid w:val="007A6F8B"/>
    <w:rsid w:val="007A7117"/>
    <w:rsid w:val="007A77AE"/>
    <w:rsid w:val="007A77BD"/>
    <w:rsid w:val="007A7DEF"/>
    <w:rsid w:val="007B0642"/>
    <w:rsid w:val="007B0711"/>
    <w:rsid w:val="007B0AC5"/>
    <w:rsid w:val="007B12D1"/>
    <w:rsid w:val="007B1B2F"/>
    <w:rsid w:val="007B2208"/>
    <w:rsid w:val="007B2547"/>
    <w:rsid w:val="007B2556"/>
    <w:rsid w:val="007B2627"/>
    <w:rsid w:val="007B272A"/>
    <w:rsid w:val="007B2757"/>
    <w:rsid w:val="007B2CA2"/>
    <w:rsid w:val="007B4137"/>
    <w:rsid w:val="007B59F1"/>
    <w:rsid w:val="007B5B6D"/>
    <w:rsid w:val="007B65C7"/>
    <w:rsid w:val="007B69A0"/>
    <w:rsid w:val="007B69CC"/>
    <w:rsid w:val="007B7190"/>
    <w:rsid w:val="007B7257"/>
    <w:rsid w:val="007B776B"/>
    <w:rsid w:val="007B7D25"/>
    <w:rsid w:val="007C01B0"/>
    <w:rsid w:val="007C10C4"/>
    <w:rsid w:val="007C128C"/>
    <w:rsid w:val="007C23C4"/>
    <w:rsid w:val="007C256D"/>
    <w:rsid w:val="007C259F"/>
    <w:rsid w:val="007C2BFE"/>
    <w:rsid w:val="007C309E"/>
    <w:rsid w:val="007C3155"/>
    <w:rsid w:val="007C3557"/>
    <w:rsid w:val="007C3577"/>
    <w:rsid w:val="007C3B9D"/>
    <w:rsid w:val="007C3CE3"/>
    <w:rsid w:val="007C3E19"/>
    <w:rsid w:val="007C46A0"/>
    <w:rsid w:val="007C46BD"/>
    <w:rsid w:val="007C477C"/>
    <w:rsid w:val="007C4913"/>
    <w:rsid w:val="007C4D28"/>
    <w:rsid w:val="007C50D3"/>
    <w:rsid w:val="007C57CC"/>
    <w:rsid w:val="007C5A9A"/>
    <w:rsid w:val="007C61FC"/>
    <w:rsid w:val="007C6319"/>
    <w:rsid w:val="007C64F9"/>
    <w:rsid w:val="007C6837"/>
    <w:rsid w:val="007C6B07"/>
    <w:rsid w:val="007C6EB2"/>
    <w:rsid w:val="007C6EC5"/>
    <w:rsid w:val="007C747E"/>
    <w:rsid w:val="007C7790"/>
    <w:rsid w:val="007C7924"/>
    <w:rsid w:val="007C79A0"/>
    <w:rsid w:val="007C79CB"/>
    <w:rsid w:val="007C7A2B"/>
    <w:rsid w:val="007C7DA3"/>
    <w:rsid w:val="007C7DAC"/>
    <w:rsid w:val="007D00DB"/>
    <w:rsid w:val="007D0119"/>
    <w:rsid w:val="007D0A32"/>
    <w:rsid w:val="007D127C"/>
    <w:rsid w:val="007D13E4"/>
    <w:rsid w:val="007D1A29"/>
    <w:rsid w:val="007D1B42"/>
    <w:rsid w:val="007D23BC"/>
    <w:rsid w:val="007D2A95"/>
    <w:rsid w:val="007D2DE8"/>
    <w:rsid w:val="007D2EC8"/>
    <w:rsid w:val="007D343F"/>
    <w:rsid w:val="007D3624"/>
    <w:rsid w:val="007D3966"/>
    <w:rsid w:val="007D3A8D"/>
    <w:rsid w:val="007D3B15"/>
    <w:rsid w:val="007D3B54"/>
    <w:rsid w:val="007D3DD5"/>
    <w:rsid w:val="007D44E0"/>
    <w:rsid w:val="007D45E2"/>
    <w:rsid w:val="007D46FE"/>
    <w:rsid w:val="007D4901"/>
    <w:rsid w:val="007D4998"/>
    <w:rsid w:val="007D4C08"/>
    <w:rsid w:val="007D4CD5"/>
    <w:rsid w:val="007D5108"/>
    <w:rsid w:val="007D58AB"/>
    <w:rsid w:val="007D59C9"/>
    <w:rsid w:val="007D5BEB"/>
    <w:rsid w:val="007D5EEA"/>
    <w:rsid w:val="007D62E2"/>
    <w:rsid w:val="007D6749"/>
    <w:rsid w:val="007D68C5"/>
    <w:rsid w:val="007D6C6D"/>
    <w:rsid w:val="007D6FDF"/>
    <w:rsid w:val="007D718C"/>
    <w:rsid w:val="007D71E6"/>
    <w:rsid w:val="007D7216"/>
    <w:rsid w:val="007D7250"/>
    <w:rsid w:val="007D770E"/>
    <w:rsid w:val="007D79F7"/>
    <w:rsid w:val="007D7BD6"/>
    <w:rsid w:val="007E0161"/>
    <w:rsid w:val="007E0393"/>
    <w:rsid w:val="007E078B"/>
    <w:rsid w:val="007E07DC"/>
    <w:rsid w:val="007E0C08"/>
    <w:rsid w:val="007E0DAD"/>
    <w:rsid w:val="007E1313"/>
    <w:rsid w:val="007E1353"/>
    <w:rsid w:val="007E13E2"/>
    <w:rsid w:val="007E13F5"/>
    <w:rsid w:val="007E177B"/>
    <w:rsid w:val="007E19E2"/>
    <w:rsid w:val="007E202C"/>
    <w:rsid w:val="007E20E3"/>
    <w:rsid w:val="007E2276"/>
    <w:rsid w:val="007E2F45"/>
    <w:rsid w:val="007E3196"/>
    <w:rsid w:val="007E3BBA"/>
    <w:rsid w:val="007E3CED"/>
    <w:rsid w:val="007E3F58"/>
    <w:rsid w:val="007E401F"/>
    <w:rsid w:val="007E40D4"/>
    <w:rsid w:val="007E4969"/>
    <w:rsid w:val="007E4B50"/>
    <w:rsid w:val="007E4CE5"/>
    <w:rsid w:val="007E5111"/>
    <w:rsid w:val="007E521D"/>
    <w:rsid w:val="007E546D"/>
    <w:rsid w:val="007E5B21"/>
    <w:rsid w:val="007E62A4"/>
    <w:rsid w:val="007E6656"/>
    <w:rsid w:val="007E68AC"/>
    <w:rsid w:val="007E6C79"/>
    <w:rsid w:val="007E70C1"/>
    <w:rsid w:val="007E73B7"/>
    <w:rsid w:val="007E780B"/>
    <w:rsid w:val="007E79F3"/>
    <w:rsid w:val="007E7CF9"/>
    <w:rsid w:val="007E7D0C"/>
    <w:rsid w:val="007E7E6C"/>
    <w:rsid w:val="007E7EC5"/>
    <w:rsid w:val="007F039D"/>
    <w:rsid w:val="007F0A84"/>
    <w:rsid w:val="007F114C"/>
    <w:rsid w:val="007F1688"/>
    <w:rsid w:val="007F1A1F"/>
    <w:rsid w:val="007F1FFA"/>
    <w:rsid w:val="007F2B9E"/>
    <w:rsid w:val="007F3838"/>
    <w:rsid w:val="007F3A9F"/>
    <w:rsid w:val="007F45E6"/>
    <w:rsid w:val="007F4B10"/>
    <w:rsid w:val="007F4D22"/>
    <w:rsid w:val="007F4D89"/>
    <w:rsid w:val="007F549D"/>
    <w:rsid w:val="007F5890"/>
    <w:rsid w:val="007F5C8E"/>
    <w:rsid w:val="007F5D8F"/>
    <w:rsid w:val="007F5E78"/>
    <w:rsid w:val="007F62AC"/>
    <w:rsid w:val="007F63AC"/>
    <w:rsid w:val="007F645E"/>
    <w:rsid w:val="007F6490"/>
    <w:rsid w:val="007F65E6"/>
    <w:rsid w:val="007F6862"/>
    <w:rsid w:val="007F6F97"/>
    <w:rsid w:val="007F7003"/>
    <w:rsid w:val="007F7173"/>
    <w:rsid w:val="007F73D1"/>
    <w:rsid w:val="007F78BA"/>
    <w:rsid w:val="008001BD"/>
    <w:rsid w:val="0080055D"/>
    <w:rsid w:val="00800D7D"/>
    <w:rsid w:val="0080103D"/>
    <w:rsid w:val="008021D2"/>
    <w:rsid w:val="008021F3"/>
    <w:rsid w:val="008025FA"/>
    <w:rsid w:val="00802662"/>
    <w:rsid w:val="008028CF"/>
    <w:rsid w:val="00802B76"/>
    <w:rsid w:val="00802C49"/>
    <w:rsid w:val="00802C8F"/>
    <w:rsid w:val="00802CEA"/>
    <w:rsid w:val="00803637"/>
    <w:rsid w:val="008041B9"/>
    <w:rsid w:val="008041DA"/>
    <w:rsid w:val="0080426B"/>
    <w:rsid w:val="0080431A"/>
    <w:rsid w:val="008043EB"/>
    <w:rsid w:val="00804A97"/>
    <w:rsid w:val="00804D0E"/>
    <w:rsid w:val="00804F8D"/>
    <w:rsid w:val="00805247"/>
    <w:rsid w:val="0080559D"/>
    <w:rsid w:val="008055A8"/>
    <w:rsid w:val="00805F93"/>
    <w:rsid w:val="00806198"/>
    <w:rsid w:val="00806788"/>
    <w:rsid w:val="00806CDE"/>
    <w:rsid w:val="008070E5"/>
    <w:rsid w:val="0080725C"/>
    <w:rsid w:val="00807742"/>
    <w:rsid w:val="00807D39"/>
    <w:rsid w:val="00807E86"/>
    <w:rsid w:val="00807F68"/>
    <w:rsid w:val="00810638"/>
    <w:rsid w:val="00810F98"/>
    <w:rsid w:val="00811094"/>
    <w:rsid w:val="00811312"/>
    <w:rsid w:val="00811A93"/>
    <w:rsid w:val="00811E65"/>
    <w:rsid w:val="00812B74"/>
    <w:rsid w:val="00813198"/>
    <w:rsid w:val="00813305"/>
    <w:rsid w:val="00813F7E"/>
    <w:rsid w:val="00814383"/>
    <w:rsid w:val="00814568"/>
    <w:rsid w:val="00814F65"/>
    <w:rsid w:val="0081530C"/>
    <w:rsid w:val="008163DD"/>
    <w:rsid w:val="00816568"/>
    <w:rsid w:val="00816573"/>
    <w:rsid w:val="0081687E"/>
    <w:rsid w:val="00816BBA"/>
    <w:rsid w:val="00816D2E"/>
    <w:rsid w:val="00817179"/>
    <w:rsid w:val="00817AB2"/>
    <w:rsid w:val="00817C8E"/>
    <w:rsid w:val="00817C9A"/>
    <w:rsid w:val="0082025C"/>
    <w:rsid w:val="0082028E"/>
    <w:rsid w:val="00820462"/>
    <w:rsid w:val="008208E0"/>
    <w:rsid w:val="00820B0F"/>
    <w:rsid w:val="00820F0F"/>
    <w:rsid w:val="00821320"/>
    <w:rsid w:val="00821681"/>
    <w:rsid w:val="00821D2E"/>
    <w:rsid w:val="00821F41"/>
    <w:rsid w:val="00822EBD"/>
    <w:rsid w:val="00822FB5"/>
    <w:rsid w:val="0082325F"/>
    <w:rsid w:val="00823389"/>
    <w:rsid w:val="008239AA"/>
    <w:rsid w:val="00823DBA"/>
    <w:rsid w:val="008242F9"/>
    <w:rsid w:val="0082447A"/>
    <w:rsid w:val="008244C8"/>
    <w:rsid w:val="0082459C"/>
    <w:rsid w:val="0082481B"/>
    <w:rsid w:val="00824980"/>
    <w:rsid w:val="00825461"/>
    <w:rsid w:val="00825D72"/>
    <w:rsid w:val="00825DE6"/>
    <w:rsid w:val="00826350"/>
    <w:rsid w:val="0082673D"/>
    <w:rsid w:val="008267BC"/>
    <w:rsid w:val="00826BE8"/>
    <w:rsid w:val="008275E3"/>
    <w:rsid w:val="0082783A"/>
    <w:rsid w:val="0082789D"/>
    <w:rsid w:val="00827DB2"/>
    <w:rsid w:val="00827FA8"/>
    <w:rsid w:val="0083011E"/>
    <w:rsid w:val="00830340"/>
    <w:rsid w:val="0083051F"/>
    <w:rsid w:val="008306A9"/>
    <w:rsid w:val="0083091E"/>
    <w:rsid w:val="00830B0E"/>
    <w:rsid w:val="00830CD8"/>
    <w:rsid w:val="00830E95"/>
    <w:rsid w:val="00831902"/>
    <w:rsid w:val="008322B7"/>
    <w:rsid w:val="008322FF"/>
    <w:rsid w:val="008328AF"/>
    <w:rsid w:val="008337CA"/>
    <w:rsid w:val="008340E9"/>
    <w:rsid w:val="00834D93"/>
    <w:rsid w:val="00835484"/>
    <w:rsid w:val="0083572A"/>
    <w:rsid w:val="008358BE"/>
    <w:rsid w:val="00835FD8"/>
    <w:rsid w:val="00836093"/>
    <w:rsid w:val="00836423"/>
    <w:rsid w:val="00836D60"/>
    <w:rsid w:val="00836EBF"/>
    <w:rsid w:val="0083762B"/>
    <w:rsid w:val="00837643"/>
    <w:rsid w:val="0083792D"/>
    <w:rsid w:val="00837DD3"/>
    <w:rsid w:val="00837F83"/>
    <w:rsid w:val="00840140"/>
    <w:rsid w:val="00840208"/>
    <w:rsid w:val="008402CD"/>
    <w:rsid w:val="008403D3"/>
    <w:rsid w:val="00840490"/>
    <w:rsid w:val="00840F06"/>
    <w:rsid w:val="00840F77"/>
    <w:rsid w:val="00841504"/>
    <w:rsid w:val="008416FE"/>
    <w:rsid w:val="00841762"/>
    <w:rsid w:val="008418D2"/>
    <w:rsid w:val="00841C07"/>
    <w:rsid w:val="00841E5C"/>
    <w:rsid w:val="0084203C"/>
    <w:rsid w:val="0084228F"/>
    <w:rsid w:val="00842386"/>
    <w:rsid w:val="0084279F"/>
    <w:rsid w:val="008427B8"/>
    <w:rsid w:val="00842E1B"/>
    <w:rsid w:val="00842F40"/>
    <w:rsid w:val="008432A0"/>
    <w:rsid w:val="00843599"/>
    <w:rsid w:val="0084393A"/>
    <w:rsid w:val="00843B39"/>
    <w:rsid w:val="008445D6"/>
    <w:rsid w:val="0084472B"/>
    <w:rsid w:val="008447B6"/>
    <w:rsid w:val="00844822"/>
    <w:rsid w:val="00844FFF"/>
    <w:rsid w:val="0084507A"/>
    <w:rsid w:val="008451D9"/>
    <w:rsid w:val="00845760"/>
    <w:rsid w:val="00845862"/>
    <w:rsid w:val="00845CC8"/>
    <w:rsid w:val="00845DD5"/>
    <w:rsid w:val="00845EBC"/>
    <w:rsid w:val="0084600E"/>
    <w:rsid w:val="008462D8"/>
    <w:rsid w:val="008465EC"/>
    <w:rsid w:val="00846A72"/>
    <w:rsid w:val="00846AD6"/>
    <w:rsid w:val="00846BD7"/>
    <w:rsid w:val="00846F2E"/>
    <w:rsid w:val="008478CF"/>
    <w:rsid w:val="00847C59"/>
    <w:rsid w:val="0085017B"/>
    <w:rsid w:val="0085030D"/>
    <w:rsid w:val="00850728"/>
    <w:rsid w:val="00850862"/>
    <w:rsid w:val="00850B47"/>
    <w:rsid w:val="00850D35"/>
    <w:rsid w:val="0085109F"/>
    <w:rsid w:val="00851212"/>
    <w:rsid w:val="00851554"/>
    <w:rsid w:val="00851660"/>
    <w:rsid w:val="00851BC7"/>
    <w:rsid w:val="00851D65"/>
    <w:rsid w:val="00852132"/>
    <w:rsid w:val="008526BA"/>
    <w:rsid w:val="008527CE"/>
    <w:rsid w:val="00852977"/>
    <w:rsid w:val="00852B4A"/>
    <w:rsid w:val="00853B9A"/>
    <w:rsid w:val="00853BF9"/>
    <w:rsid w:val="00854020"/>
    <w:rsid w:val="00854867"/>
    <w:rsid w:val="0085501A"/>
    <w:rsid w:val="008553BE"/>
    <w:rsid w:val="008554E8"/>
    <w:rsid w:val="008558FC"/>
    <w:rsid w:val="0085645B"/>
    <w:rsid w:val="008566FB"/>
    <w:rsid w:val="00856ACB"/>
    <w:rsid w:val="00856FC9"/>
    <w:rsid w:val="0085740F"/>
    <w:rsid w:val="008574CD"/>
    <w:rsid w:val="00857E52"/>
    <w:rsid w:val="00860332"/>
    <w:rsid w:val="0086098B"/>
    <w:rsid w:val="0086138B"/>
    <w:rsid w:val="00861485"/>
    <w:rsid w:val="00861BE3"/>
    <w:rsid w:val="00861C7E"/>
    <w:rsid w:val="00862502"/>
    <w:rsid w:val="0086273F"/>
    <w:rsid w:val="00862EB6"/>
    <w:rsid w:val="00863100"/>
    <w:rsid w:val="0086323E"/>
    <w:rsid w:val="0086325C"/>
    <w:rsid w:val="00863263"/>
    <w:rsid w:val="0086348E"/>
    <w:rsid w:val="008635CB"/>
    <w:rsid w:val="0086363D"/>
    <w:rsid w:val="00863920"/>
    <w:rsid w:val="00863A99"/>
    <w:rsid w:val="00863BBA"/>
    <w:rsid w:val="00863D2B"/>
    <w:rsid w:val="00863D37"/>
    <w:rsid w:val="008640FC"/>
    <w:rsid w:val="00864539"/>
    <w:rsid w:val="00864BDA"/>
    <w:rsid w:val="00864F13"/>
    <w:rsid w:val="008655AA"/>
    <w:rsid w:val="0086585C"/>
    <w:rsid w:val="00865C3A"/>
    <w:rsid w:val="00865CF0"/>
    <w:rsid w:val="00865E09"/>
    <w:rsid w:val="00865F24"/>
    <w:rsid w:val="008660FE"/>
    <w:rsid w:val="008661E5"/>
    <w:rsid w:val="00866283"/>
    <w:rsid w:val="00866832"/>
    <w:rsid w:val="00866E75"/>
    <w:rsid w:val="00867316"/>
    <w:rsid w:val="0086754A"/>
    <w:rsid w:val="00867B22"/>
    <w:rsid w:val="00870C20"/>
    <w:rsid w:val="00870D3B"/>
    <w:rsid w:val="00871751"/>
    <w:rsid w:val="008718EE"/>
    <w:rsid w:val="00871CA3"/>
    <w:rsid w:val="00871D8A"/>
    <w:rsid w:val="00872002"/>
    <w:rsid w:val="008726A2"/>
    <w:rsid w:val="00872702"/>
    <w:rsid w:val="0087292E"/>
    <w:rsid w:val="008731B4"/>
    <w:rsid w:val="00873ECE"/>
    <w:rsid w:val="008740F5"/>
    <w:rsid w:val="00874F9C"/>
    <w:rsid w:val="008751ED"/>
    <w:rsid w:val="0087523B"/>
    <w:rsid w:val="008759BA"/>
    <w:rsid w:val="00875AFD"/>
    <w:rsid w:val="00875BEF"/>
    <w:rsid w:val="00875E16"/>
    <w:rsid w:val="0087619D"/>
    <w:rsid w:val="00876A01"/>
    <w:rsid w:val="0087702D"/>
    <w:rsid w:val="0087707D"/>
    <w:rsid w:val="0087710F"/>
    <w:rsid w:val="00877E84"/>
    <w:rsid w:val="00877FEF"/>
    <w:rsid w:val="0088091B"/>
    <w:rsid w:val="008809A0"/>
    <w:rsid w:val="00880AE8"/>
    <w:rsid w:val="00880CC0"/>
    <w:rsid w:val="00881249"/>
    <w:rsid w:val="00881411"/>
    <w:rsid w:val="00881AE0"/>
    <w:rsid w:val="00882A81"/>
    <w:rsid w:val="00882ABB"/>
    <w:rsid w:val="008830F5"/>
    <w:rsid w:val="0088379C"/>
    <w:rsid w:val="00883CE4"/>
    <w:rsid w:val="00883F20"/>
    <w:rsid w:val="00883F23"/>
    <w:rsid w:val="00884099"/>
    <w:rsid w:val="0088454B"/>
    <w:rsid w:val="008846B6"/>
    <w:rsid w:val="00884F73"/>
    <w:rsid w:val="0088510F"/>
    <w:rsid w:val="008855E8"/>
    <w:rsid w:val="008856EF"/>
    <w:rsid w:val="00885795"/>
    <w:rsid w:val="008857C6"/>
    <w:rsid w:val="00885D98"/>
    <w:rsid w:val="0088625C"/>
    <w:rsid w:val="00886369"/>
    <w:rsid w:val="00886636"/>
    <w:rsid w:val="00886985"/>
    <w:rsid w:val="00886D9D"/>
    <w:rsid w:val="00886E63"/>
    <w:rsid w:val="008870FC"/>
    <w:rsid w:val="008875A9"/>
    <w:rsid w:val="00887C72"/>
    <w:rsid w:val="00887D20"/>
    <w:rsid w:val="00890096"/>
    <w:rsid w:val="008901D4"/>
    <w:rsid w:val="00890571"/>
    <w:rsid w:val="00890F4E"/>
    <w:rsid w:val="00891107"/>
    <w:rsid w:val="008914B0"/>
    <w:rsid w:val="0089183E"/>
    <w:rsid w:val="008918EF"/>
    <w:rsid w:val="00891B20"/>
    <w:rsid w:val="00891D1A"/>
    <w:rsid w:val="0089256D"/>
    <w:rsid w:val="00892D29"/>
    <w:rsid w:val="00892DCE"/>
    <w:rsid w:val="00892F78"/>
    <w:rsid w:val="0089357F"/>
    <w:rsid w:val="008938A2"/>
    <w:rsid w:val="00893A0E"/>
    <w:rsid w:val="00893A22"/>
    <w:rsid w:val="008948B9"/>
    <w:rsid w:val="00894E87"/>
    <w:rsid w:val="008951FE"/>
    <w:rsid w:val="008952A0"/>
    <w:rsid w:val="008957CE"/>
    <w:rsid w:val="008959AB"/>
    <w:rsid w:val="008959F2"/>
    <w:rsid w:val="00895C5D"/>
    <w:rsid w:val="008963CA"/>
    <w:rsid w:val="00896670"/>
    <w:rsid w:val="008968BE"/>
    <w:rsid w:val="00896935"/>
    <w:rsid w:val="0089696E"/>
    <w:rsid w:val="00896E58"/>
    <w:rsid w:val="00896E7A"/>
    <w:rsid w:val="00897087"/>
    <w:rsid w:val="00897BB8"/>
    <w:rsid w:val="00897CF9"/>
    <w:rsid w:val="008A00B4"/>
    <w:rsid w:val="008A0754"/>
    <w:rsid w:val="008A087D"/>
    <w:rsid w:val="008A0A5E"/>
    <w:rsid w:val="008A0C52"/>
    <w:rsid w:val="008A1280"/>
    <w:rsid w:val="008A15FB"/>
    <w:rsid w:val="008A216A"/>
    <w:rsid w:val="008A22AB"/>
    <w:rsid w:val="008A26EF"/>
    <w:rsid w:val="008A2796"/>
    <w:rsid w:val="008A30D7"/>
    <w:rsid w:val="008A3179"/>
    <w:rsid w:val="008A3472"/>
    <w:rsid w:val="008A34A5"/>
    <w:rsid w:val="008A3AB8"/>
    <w:rsid w:val="008A3C28"/>
    <w:rsid w:val="008A3C3D"/>
    <w:rsid w:val="008A4182"/>
    <w:rsid w:val="008A4184"/>
    <w:rsid w:val="008A4393"/>
    <w:rsid w:val="008A44BD"/>
    <w:rsid w:val="008A4CA0"/>
    <w:rsid w:val="008A4CF4"/>
    <w:rsid w:val="008A4CF5"/>
    <w:rsid w:val="008A5133"/>
    <w:rsid w:val="008A52EA"/>
    <w:rsid w:val="008A561E"/>
    <w:rsid w:val="008A579B"/>
    <w:rsid w:val="008A5A38"/>
    <w:rsid w:val="008A5D01"/>
    <w:rsid w:val="008A5F70"/>
    <w:rsid w:val="008A6090"/>
    <w:rsid w:val="008A6714"/>
    <w:rsid w:val="008A6BBB"/>
    <w:rsid w:val="008A7EBC"/>
    <w:rsid w:val="008B0240"/>
    <w:rsid w:val="008B0F25"/>
    <w:rsid w:val="008B0F63"/>
    <w:rsid w:val="008B1715"/>
    <w:rsid w:val="008B1BF0"/>
    <w:rsid w:val="008B1D75"/>
    <w:rsid w:val="008B1EBA"/>
    <w:rsid w:val="008B22D0"/>
    <w:rsid w:val="008B2AD1"/>
    <w:rsid w:val="008B2B5B"/>
    <w:rsid w:val="008B2D5A"/>
    <w:rsid w:val="008B2DA6"/>
    <w:rsid w:val="008B3B2D"/>
    <w:rsid w:val="008B4120"/>
    <w:rsid w:val="008B4253"/>
    <w:rsid w:val="008B4A69"/>
    <w:rsid w:val="008B5209"/>
    <w:rsid w:val="008B556C"/>
    <w:rsid w:val="008B5AE1"/>
    <w:rsid w:val="008B618D"/>
    <w:rsid w:val="008B618F"/>
    <w:rsid w:val="008B634E"/>
    <w:rsid w:val="008B6829"/>
    <w:rsid w:val="008B6C6A"/>
    <w:rsid w:val="008B6EDA"/>
    <w:rsid w:val="008B7179"/>
    <w:rsid w:val="008B75E8"/>
    <w:rsid w:val="008B7940"/>
    <w:rsid w:val="008C041D"/>
    <w:rsid w:val="008C0791"/>
    <w:rsid w:val="008C0CB8"/>
    <w:rsid w:val="008C0D60"/>
    <w:rsid w:val="008C0E93"/>
    <w:rsid w:val="008C0F3B"/>
    <w:rsid w:val="008C0F69"/>
    <w:rsid w:val="008C1229"/>
    <w:rsid w:val="008C1479"/>
    <w:rsid w:val="008C1BBF"/>
    <w:rsid w:val="008C289F"/>
    <w:rsid w:val="008C28B6"/>
    <w:rsid w:val="008C2B3F"/>
    <w:rsid w:val="008C2D4A"/>
    <w:rsid w:val="008C3B4C"/>
    <w:rsid w:val="008C3CF3"/>
    <w:rsid w:val="008C3E52"/>
    <w:rsid w:val="008C4FB4"/>
    <w:rsid w:val="008C523E"/>
    <w:rsid w:val="008C5320"/>
    <w:rsid w:val="008C54CE"/>
    <w:rsid w:val="008C5896"/>
    <w:rsid w:val="008C6996"/>
    <w:rsid w:val="008C69A1"/>
    <w:rsid w:val="008C6B6E"/>
    <w:rsid w:val="008C6BEF"/>
    <w:rsid w:val="008C6DA1"/>
    <w:rsid w:val="008C70EE"/>
    <w:rsid w:val="008C7696"/>
    <w:rsid w:val="008C7A0F"/>
    <w:rsid w:val="008C7C12"/>
    <w:rsid w:val="008C7CD0"/>
    <w:rsid w:val="008C7FBC"/>
    <w:rsid w:val="008D00F9"/>
    <w:rsid w:val="008D0167"/>
    <w:rsid w:val="008D05ED"/>
    <w:rsid w:val="008D06CD"/>
    <w:rsid w:val="008D0FC0"/>
    <w:rsid w:val="008D1200"/>
    <w:rsid w:val="008D184F"/>
    <w:rsid w:val="008D271D"/>
    <w:rsid w:val="008D3113"/>
    <w:rsid w:val="008D397A"/>
    <w:rsid w:val="008D3A2F"/>
    <w:rsid w:val="008D3E98"/>
    <w:rsid w:val="008D3FCE"/>
    <w:rsid w:val="008D4488"/>
    <w:rsid w:val="008D468B"/>
    <w:rsid w:val="008D5264"/>
    <w:rsid w:val="008D5FF2"/>
    <w:rsid w:val="008D6225"/>
    <w:rsid w:val="008D67A2"/>
    <w:rsid w:val="008D6813"/>
    <w:rsid w:val="008D6828"/>
    <w:rsid w:val="008D6B93"/>
    <w:rsid w:val="008D6E36"/>
    <w:rsid w:val="008D7154"/>
    <w:rsid w:val="008D7178"/>
    <w:rsid w:val="008D74A2"/>
    <w:rsid w:val="008D7941"/>
    <w:rsid w:val="008D7BBB"/>
    <w:rsid w:val="008D7E12"/>
    <w:rsid w:val="008E0D1D"/>
    <w:rsid w:val="008E0F4F"/>
    <w:rsid w:val="008E10AB"/>
    <w:rsid w:val="008E10AE"/>
    <w:rsid w:val="008E12AA"/>
    <w:rsid w:val="008E1704"/>
    <w:rsid w:val="008E1752"/>
    <w:rsid w:val="008E1894"/>
    <w:rsid w:val="008E1A01"/>
    <w:rsid w:val="008E1C97"/>
    <w:rsid w:val="008E1CF8"/>
    <w:rsid w:val="008E2263"/>
    <w:rsid w:val="008E2DE2"/>
    <w:rsid w:val="008E3A26"/>
    <w:rsid w:val="008E3BB7"/>
    <w:rsid w:val="008E3FBC"/>
    <w:rsid w:val="008E3FFF"/>
    <w:rsid w:val="008E40AD"/>
    <w:rsid w:val="008E48EE"/>
    <w:rsid w:val="008E4922"/>
    <w:rsid w:val="008E4DBC"/>
    <w:rsid w:val="008E4E94"/>
    <w:rsid w:val="008E4EF9"/>
    <w:rsid w:val="008E51C2"/>
    <w:rsid w:val="008E5417"/>
    <w:rsid w:val="008E58A7"/>
    <w:rsid w:val="008E596F"/>
    <w:rsid w:val="008E59F8"/>
    <w:rsid w:val="008E5BAF"/>
    <w:rsid w:val="008E60B0"/>
    <w:rsid w:val="008E64CD"/>
    <w:rsid w:val="008E688F"/>
    <w:rsid w:val="008E697C"/>
    <w:rsid w:val="008E6AFB"/>
    <w:rsid w:val="008E6BE3"/>
    <w:rsid w:val="008E706D"/>
    <w:rsid w:val="008E7714"/>
    <w:rsid w:val="008E7BA1"/>
    <w:rsid w:val="008F0328"/>
    <w:rsid w:val="008F0674"/>
    <w:rsid w:val="008F0D2D"/>
    <w:rsid w:val="008F0E1C"/>
    <w:rsid w:val="008F1119"/>
    <w:rsid w:val="008F1FEE"/>
    <w:rsid w:val="008F2235"/>
    <w:rsid w:val="008F2519"/>
    <w:rsid w:val="008F2606"/>
    <w:rsid w:val="008F2617"/>
    <w:rsid w:val="008F2738"/>
    <w:rsid w:val="008F2D03"/>
    <w:rsid w:val="008F30CC"/>
    <w:rsid w:val="008F30D7"/>
    <w:rsid w:val="008F3123"/>
    <w:rsid w:val="008F3758"/>
    <w:rsid w:val="008F3880"/>
    <w:rsid w:val="008F4DD9"/>
    <w:rsid w:val="008F531E"/>
    <w:rsid w:val="008F580E"/>
    <w:rsid w:val="008F5A2A"/>
    <w:rsid w:val="008F5A88"/>
    <w:rsid w:val="008F6351"/>
    <w:rsid w:val="008F63B3"/>
    <w:rsid w:val="008F646A"/>
    <w:rsid w:val="008F64A6"/>
    <w:rsid w:val="008F6687"/>
    <w:rsid w:val="008F6CFC"/>
    <w:rsid w:val="008F707B"/>
    <w:rsid w:val="008F71CE"/>
    <w:rsid w:val="008F75E6"/>
    <w:rsid w:val="008F76AE"/>
    <w:rsid w:val="008F7855"/>
    <w:rsid w:val="008F7986"/>
    <w:rsid w:val="008F7DB8"/>
    <w:rsid w:val="008F7DC2"/>
    <w:rsid w:val="0090037B"/>
    <w:rsid w:val="009005A8"/>
    <w:rsid w:val="00900C42"/>
    <w:rsid w:val="00900ED8"/>
    <w:rsid w:val="00900F3B"/>
    <w:rsid w:val="00900FB5"/>
    <w:rsid w:val="00901039"/>
    <w:rsid w:val="0090116D"/>
    <w:rsid w:val="009012BB"/>
    <w:rsid w:val="0090146F"/>
    <w:rsid w:val="009015A3"/>
    <w:rsid w:val="00901669"/>
    <w:rsid w:val="00901A91"/>
    <w:rsid w:val="0090206B"/>
    <w:rsid w:val="00902491"/>
    <w:rsid w:val="009024DB"/>
    <w:rsid w:val="009025D9"/>
    <w:rsid w:val="00902D65"/>
    <w:rsid w:val="0090378C"/>
    <w:rsid w:val="0090428B"/>
    <w:rsid w:val="0090435F"/>
    <w:rsid w:val="009044DE"/>
    <w:rsid w:val="00904512"/>
    <w:rsid w:val="00904BB1"/>
    <w:rsid w:val="00904D6A"/>
    <w:rsid w:val="0090505D"/>
    <w:rsid w:val="0090543E"/>
    <w:rsid w:val="00905A65"/>
    <w:rsid w:val="00906743"/>
    <w:rsid w:val="00906837"/>
    <w:rsid w:val="009068DB"/>
    <w:rsid w:val="00906AFA"/>
    <w:rsid w:val="00906DAD"/>
    <w:rsid w:val="00906F0F"/>
    <w:rsid w:val="0090706C"/>
    <w:rsid w:val="009070F2"/>
    <w:rsid w:val="0090720F"/>
    <w:rsid w:val="00907887"/>
    <w:rsid w:val="009079B5"/>
    <w:rsid w:val="00907C15"/>
    <w:rsid w:val="00910554"/>
    <w:rsid w:val="00910CA9"/>
    <w:rsid w:val="00910CBD"/>
    <w:rsid w:val="00910DA5"/>
    <w:rsid w:val="00910FAB"/>
    <w:rsid w:val="009110DD"/>
    <w:rsid w:val="009114C0"/>
    <w:rsid w:val="009118B2"/>
    <w:rsid w:val="0091224C"/>
    <w:rsid w:val="009122FB"/>
    <w:rsid w:val="0091243E"/>
    <w:rsid w:val="0091251C"/>
    <w:rsid w:val="00912536"/>
    <w:rsid w:val="009129F4"/>
    <w:rsid w:val="00912DAA"/>
    <w:rsid w:val="00913B9C"/>
    <w:rsid w:val="009141B7"/>
    <w:rsid w:val="0091425A"/>
    <w:rsid w:val="00914532"/>
    <w:rsid w:val="00914B03"/>
    <w:rsid w:val="00915104"/>
    <w:rsid w:val="009153FC"/>
    <w:rsid w:val="00915A2A"/>
    <w:rsid w:val="00915B40"/>
    <w:rsid w:val="00915C6E"/>
    <w:rsid w:val="00915F1D"/>
    <w:rsid w:val="00916811"/>
    <w:rsid w:val="0091699B"/>
    <w:rsid w:val="00916E1B"/>
    <w:rsid w:val="00916EA2"/>
    <w:rsid w:val="00916EA5"/>
    <w:rsid w:val="00916FC2"/>
    <w:rsid w:val="00917441"/>
    <w:rsid w:val="00917E02"/>
    <w:rsid w:val="00917FF7"/>
    <w:rsid w:val="00920086"/>
    <w:rsid w:val="00920D05"/>
    <w:rsid w:val="00920F98"/>
    <w:rsid w:val="00921121"/>
    <w:rsid w:val="0092157A"/>
    <w:rsid w:val="009215D1"/>
    <w:rsid w:val="00921D8C"/>
    <w:rsid w:val="00921E1F"/>
    <w:rsid w:val="00922192"/>
    <w:rsid w:val="00922212"/>
    <w:rsid w:val="0092246E"/>
    <w:rsid w:val="00922CE3"/>
    <w:rsid w:val="00922E72"/>
    <w:rsid w:val="00922F91"/>
    <w:rsid w:val="00922FFC"/>
    <w:rsid w:val="0092316D"/>
    <w:rsid w:val="009231B1"/>
    <w:rsid w:val="0092356D"/>
    <w:rsid w:val="0092383E"/>
    <w:rsid w:val="009239A9"/>
    <w:rsid w:val="00923B48"/>
    <w:rsid w:val="00923F4D"/>
    <w:rsid w:val="00923F86"/>
    <w:rsid w:val="00924039"/>
    <w:rsid w:val="00924678"/>
    <w:rsid w:val="0092495A"/>
    <w:rsid w:val="00924AFF"/>
    <w:rsid w:val="00924CB4"/>
    <w:rsid w:val="00924E1A"/>
    <w:rsid w:val="00925139"/>
    <w:rsid w:val="0092520A"/>
    <w:rsid w:val="009255B0"/>
    <w:rsid w:val="00925CD8"/>
    <w:rsid w:val="00925D29"/>
    <w:rsid w:val="009260A6"/>
    <w:rsid w:val="0092650F"/>
    <w:rsid w:val="009265A9"/>
    <w:rsid w:val="00926607"/>
    <w:rsid w:val="00926777"/>
    <w:rsid w:val="00926822"/>
    <w:rsid w:val="00926E65"/>
    <w:rsid w:val="009272A8"/>
    <w:rsid w:val="0092788B"/>
    <w:rsid w:val="00927EEE"/>
    <w:rsid w:val="0093012E"/>
    <w:rsid w:val="009305E6"/>
    <w:rsid w:val="0093089C"/>
    <w:rsid w:val="00930B32"/>
    <w:rsid w:val="00930D39"/>
    <w:rsid w:val="0093212C"/>
    <w:rsid w:val="009322EC"/>
    <w:rsid w:val="00932C6E"/>
    <w:rsid w:val="00933232"/>
    <w:rsid w:val="00933797"/>
    <w:rsid w:val="00933DB7"/>
    <w:rsid w:val="00934573"/>
    <w:rsid w:val="00934A26"/>
    <w:rsid w:val="00934A80"/>
    <w:rsid w:val="009350EE"/>
    <w:rsid w:val="0093539B"/>
    <w:rsid w:val="00935DCC"/>
    <w:rsid w:val="00936ABB"/>
    <w:rsid w:val="00936D19"/>
    <w:rsid w:val="00936E0E"/>
    <w:rsid w:val="00937723"/>
    <w:rsid w:val="00940021"/>
    <w:rsid w:val="0094013B"/>
    <w:rsid w:val="009401EB"/>
    <w:rsid w:val="009409A4"/>
    <w:rsid w:val="00940C20"/>
    <w:rsid w:val="00940F98"/>
    <w:rsid w:val="009411C7"/>
    <w:rsid w:val="0094154A"/>
    <w:rsid w:val="00941833"/>
    <w:rsid w:val="00941BA8"/>
    <w:rsid w:val="00941EE6"/>
    <w:rsid w:val="0094206D"/>
    <w:rsid w:val="009424FA"/>
    <w:rsid w:val="009429AF"/>
    <w:rsid w:val="00942A6C"/>
    <w:rsid w:val="00942EAF"/>
    <w:rsid w:val="00942F5F"/>
    <w:rsid w:val="00943400"/>
    <w:rsid w:val="00944215"/>
    <w:rsid w:val="009448A9"/>
    <w:rsid w:val="00944E4E"/>
    <w:rsid w:val="00944F2D"/>
    <w:rsid w:val="0094543E"/>
    <w:rsid w:val="00945441"/>
    <w:rsid w:val="00945A9A"/>
    <w:rsid w:val="00945FA9"/>
    <w:rsid w:val="0094608C"/>
    <w:rsid w:val="00946125"/>
    <w:rsid w:val="00946BC8"/>
    <w:rsid w:val="00946CA9"/>
    <w:rsid w:val="009470B8"/>
    <w:rsid w:val="009502DF"/>
    <w:rsid w:val="009505D7"/>
    <w:rsid w:val="00950693"/>
    <w:rsid w:val="00950A08"/>
    <w:rsid w:val="00950CA3"/>
    <w:rsid w:val="00950E05"/>
    <w:rsid w:val="00951286"/>
    <w:rsid w:val="009518E1"/>
    <w:rsid w:val="00951CB1"/>
    <w:rsid w:val="00951EFC"/>
    <w:rsid w:val="00951F7F"/>
    <w:rsid w:val="009525C4"/>
    <w:rsid w:val="00952BA4"/>
    <w:rsid w:val="009533B9"/>
    <w:rsid w:val="00953A5B"/>
    <w:rsid w:val="00953F1D"/>
    <w:rsid w:val="009540E9"/>
    <w:rsid w:val="00954575"/>
    <w:rsid w:val="00954A32"/>
    <w:rsid w:val="00954C51"/>
    <w:rsid w:val="00954F9B"/>
    <w:rsid w:val="009551CA"/>
    <w:rsid w:val="00955262"/>
    <w:rsid w:val="00955A1C"/>
    <w:rsid w:val="00955A45"/>
    <w:rsid w:val="00955DB4"/>
    <w:rsid w:val="009565B8"/>
    <w:rsid w:val="00956683"/>
    <w:rsid w:val="00956C3B"/>
    <w:rsid w:val="00956E5E"/>
    <w:rsid w:val="00956FC5"/>
    <w:rsid w:val="0095706C"/>
    <w:rsid w:val="009573B8"/>
    <w:rsid w:val="00957838"/>
    <w:rsid w:val="00957B77"/>
    <w:rsid w:val="00957DB8"/>
    <w:rsid w:val="00957E68"/>
    <w:rsid w:val="00960056"/>
    <w:rsid w:val="00960301"/>
    <w:rsid w:val="009606FB"/>
    <w:rsid w:val="00960A7A"/>
    <w:rsid w:val="00960C36"/>
    <w:rsid w:val="00960E3C"/>
    <w:rsid w:val="00960F64"/>
    <w:rsid w:val="009611E4"/>
    <w:rsid w:val="0096180E"/>
    <w:rsid w:val="00961AFC"/>
    <w:rsid w:val="00961FCB"/>
    <w:rsid w:val="00962133"/>
    <w:rsid w:val="009625FB"/>
    <w:rsid w:val="00962730"/>
    <w:rsid w:val="00962B02"/>
    <w:rsid w:val="00962FBE"/>
    <w:rsid w:val="00963273"/>
    <w:rsid w:val="00963464"/>
    <w:rsid w:val="00963E1D"/>
    <w:rsid w:val="0096471A"/>
    <w:rsid w:val="0096477B"/>
    <w:rsid w:val="00964DA2"/>
    <w:rsid w:val="0096527C"/>
    <w:rsid w:val="00965442"/>
    <w:rsid w:val="009655AA"/>
    <w:rsid w:val="009655E5"/>
    <w:rsid w:val="009656A2"/>
    <w:rsid w:val="0096584E"/>
    <w:rsid w:val="00965B90"/>
    <w:rsid w:val="00965C54"/>
    <w:rsid w:val="00965FEF"/>
    <w:rsid w:val="00966127"/>
    <w:rsid w:val="00966318"/>
    <w:rsid w:val="00966988"/>
    <w:rsid w:val="00966A24"/>
    <w:rsid w:val="00966A38"/>
    <w:rsid w:val="00966F28"/>
    <w:rsid w:val="009672FB"/>
    <w:rsid w:val="0096763F"/>
    <w:rsid w:val="009679C7"/>
    <w:rsid w:val="0097030D"/>
    <w:rsid w:val="0097045C"/>
    <w:rsid w:val="00970552"/>
    <w:rsid w:val="00970662"/>
    <w:rsid w:val="00970AAF"/>
    <w:rsid w:val="00970C6A"/>
    <w:rsid w:val="00971489"/>
    <w:rsid w:val="0097175B"/>
    <w:rsid w:val="00971802"/>
    <w:rsid w:val="00971F43"/>
    <w:rsid w:val="00971FD7"/>
    <w:rsid w:val="00972370"/>
    <w:rsid w:val="00972522"/>
    <w:rsid w:val="0097255C"/>
    <w:rsid w:val="0097297F"/>
    <w:rsid w:val="009729B7"/>
    <w:rsid w:val="00972A93"/>
    <w:rsid w:val="00972BCA"/>
    <w:rsid w:val="00972C7A"/>
    <w:rsid w:val="0097311F"/>
    <w:rsid w:val="009731AC"/>
    <w:rsid w:val="009735D5"/>
    <w:rsid w:val="0097369A"/>
    <w:rsid w:val="00973770"/>
    <w:rsid w:val="00973AEF"/>
    <w:rsid w:val="00973E8E"/>
    <w:rsid w:val="009741D8"/>
    <w:rsid w:val="009747DD"/>
    <w:rsid w:val="00974906"/>
    <w:rsid w:val="00974FD5"/>
    <w:rsid w:val="009750FD"/>
    <w:rsid w:val="00975554"/>
    <w:rsid w:val="00975695"/>
    <w:rsid w:val="00976178"/>
    <w:rsid w:val="00976278"/>
    <w:rsid w:val="00976EEA"/>
    <w:rsid w:val="009775FD"/>
    <w:rsid w:val="00977781"/>
    <w:rsid w:val="009809B4"/>
    <w:rsid w:val="00980A93"/>
    <w:rsid w:val="00980D02"/>
    <w:rsid w:val="00980E74"/>
    <w:rsid w:val="00980FC6"/>
    <w:rsid w:val="0098124D"/>
    <w:rsid w:val="0098133B"/>
    <w:rsid w:val="009819E0"/>
    <w:rsid w:val="00981B2F"/>
    <w:rsid w:val="00981D10"/>
    <w:rsid w:val="0098256E"/>
    <w:rsid w:val="00982A1F"/>
    <w:rsid w:val="00982BF4"/>
    <w:rsid w:val="00982C39"/>
    <w:rsid w:val="00983156"/>
    <w:rsid w:val="0098363C"/>
    <w:rsid w:val="00983807"/>
    <w:rsid w:val="00983CF9"/>
    <w:rsid w:val="00984745"/>
    <w:rsid w:val="0098498F"/>
    <w:rsid w:val="00984A3F"/>
    <w:rsid w:val="00984ECB"/>
    <w:rsid w:val="0098535C"/>
    <w:rsid w:val="0098577B"/>
    <w:rsid w:val="0098590D"/>
    <w:rsid w:val="00985939"/>
    <w:rsid w:val="00985DDD"/>
    <w:rsid w:val="009861D3"/>
    <w:rsid w:val="00986347"/>
    <w:rsid w:val="0098676A"/>
    <w:rsid w:val="0098703C"/>
    <w:rsid w:val="00987238"/>
    <w:rsid w:val="0098731D"/>
    <w:rsid w:val="00987877"/>
    <w:rsid w:val="009879AD"/>
    <w:rsid w:val="00987F9D"/>
    <w:rsid w:val="009903AC"/>
    <w:rsid w:val="0099045B"/>
    <w:rsid w:val="00990689"/>
    <w:rsid w:val="009907AE"/>
    <w:rsid w:val="00990C7C"/>
    <w:rsid w:val="00990F6A"/>
    <w:rsid w:val="0099120A"/>
    <w:rsid w:val="009912D5"/>
    <w:rsid w:val="009915CA"/>
    <w:rsid w:val="00991C65"/>
    <w:rsid w:val="00991DB0"/>
    <w:rsid w:val="009933B1"/>
    <w:rsid w:val="009936BD"/>
    <w:rsid w:val="009936C2"/>
    <w:rsid w:val="00993711"/>
    <w:rsid w:val="00993824"/>
    <w:rsid w:val="00993BCD"/>
    <w:rsid w:val="00993EF2"/>
    <w:rsid w:val="0099423B"/>
    <w:rsid w:val="00994312"/>
    <w:rsid w:val="009949F9"/>
    <w:rsid w:val="00995649"/>
    <w:rsid w:val="009957E2"/>
    <w:rsid w:val="00995985"/>
    <w:rsid w:val="00995A7D"/>
    <w:rsid w:val="00995B83"/>
    <w:rsid w:val="009965D4"/>
    <w:rsid w:val="00996B0B"/>
    <w:rsid w:val="00997121"/>
    <w:rsid w:val="00997495"/>
    <w:rsid w:val="0099768A"/>
    <w:rsid w:val="00997AB6"/>
    <w:rsid w:val="00997FA2"/>
    <w:rsid w:val="009A018B"/>
    <w:rsid w:val="009A039F"/>
    <w:rsid w:val="009A0611"/>
    <w:rsid w:val="009A06F3"/>
    <w:rsid w:val="009A06F8"/>
    <w:rsid w:val="009A0842"/>
    <w:rsid w:val="009A0B27"/>
    <w:rsid w:val="009A19AB"/>
    <w:rsid w:val="009A1A97"/>
    <w:rsid w:val="009A1AEE"/>
    <w:rsid w:val="009A1F49"/>
    <w:rsid w:val="009A267D"/>
    <w:rsid w:val="009A2CA8"/>
    <w:rsid w:val="009A2F78"/>
    <w:rsid w:val="009A3156"/>
    <w:rsid w:val="009A3D75"/>
    <w:rsid w:val="009A43D5"/>
    <w:rsid w:val="009A462C"/>
    <w:rsid w:val="009A47E4"/>
    <w:rsid w:val="009A48C1"/>
    <w:rsid w:val="009A4DCA"/>
    <w:rsid w:val="009A574D"/>
    <w:rsid w:val="009A59E7"/>
    <w:rsid w:val="009A5ADF"/>
    <w:rsid w:val="009A5C0E"/>
    <w:rsid w:val="009A5D32"/>
    <w:rsid w:val="009A64D9"/>
    <w:rsid w:val="009A6D56"/>
    <w:rsid w:val="009A716E"/>
    <w:rsid w:val="009A730C"/>
    <w:rsid w:val="009A73EE"/>
    <w:rsid w:val="009A7E4C"/>
    <w:rsid w:val="009B0349"/>
    <w:rsid w:val="009B0D77"/>
    <w:rsid w:val="009B177A"/>
    <w:rsid w:val="009B1B16"/>
    <w:rsid w:val="009B2816"/>
    <w:rsid w:val="009B2D9B"/>
    <w:rsid w:val="009B2DD3"/>
    <w:rsid w:val="009B2FD1"/>
    <w:rsid w:val="009B33B8"/>
    <w:rsid w:val="009B364A"/>
    <w:rsid w:val="009B370A"/>
    <w:rsid w:val="009B38D3"/>
    <w:rsid w:val="009B40CA"/>
    <w:rsid w:val="009B4292"/>
    <w:rsid w:val="009B4529"/>
    <w:rsid w:val="009B4BEE"/>
    <w:rsid w:val="009B5129"/>
    <w:rsid w:val="009B513F"/>
    <w:rsid w:val="009B530F"/>
    <w:rsid w:val="009B56B3"/>
    <w:rsid w:val="009B5BAD"/>
    <w:rsid w:val="009B5F76"/>
    <w:rsid w:val="009B60D5"/>
    <w:rsid w:val="009B6953"/>
    <w:rsid w:val="009B6BCD"/>
    <w:rsid w:val="009B6C73"/>
    <w:rsid w:val="009B6F84"/>
    <w:rsid w:val="009B7095"/>
    <w:rsid w:val="009B72BD"/>
    <w:rsid w:val="009B74DE"/>
    <w:rsid w:val="009B7531"/>
    <w:rsid w:val="009B7D71"/>
    <w:rsid w:val="009B7D85"/>
    <w:rsid w:val="009C0988"/>
    <w:rsid w:val="009C1078"/>
    <w:rsid w:val="009C14AF"/>
    <w:rsid w:val="009C17F2"/>
    <w:rsid w:val="009C1C7B"/>
    <w:rsid w:val="009C1EDF"/>
    <w:rsid w:val="009C210D"/>
    <w:rsid w:val="009C2A45"/>
    <w:rsid w:val="009C2BB7"/>
    <w:rsid w:val="009C2CD8"/>
    <w:rsid w:val="009C2D66"/>
    <w:rsid w:val="009C3A2C"/>
    <w:rsid w:val="009C3C34"/>
    <w:rsid w:val="009C3CAD"/>
    <w:rsid w:val="009C4074"/>
    <w:rsid w:val="009C4E16"/>
    <w:rsid w:val="009C50B2"/>
    <w:rsid w:val="009C52CA"/>
    <w:rsid w:val="009C5564"/>
    <w:rsid w:val="009C58A3"/>
    <w:rsid w:val="009C5EF5"/>
    <w:rsid w:val="009C62D2"/>
    <w:rsid w:val="009C65BC"/>
    <w:rsid w:val="009C670E"/>
    <w:rsid w:val="009C67C7"/>
    <w:rsid w:val="009C700E"/>
    <w:rsid w:val="009C737F"/>
    <w:rsid w:val="009C7839"/>
    <w:rsid w:val="009C7940"/>
    <w:rsid w:val="009D00A3"/>
    <w:rsid w:val="009D0214"/>
    <w:rsid w:val="009D0502"/>
    <w:rsid w:val="009D05A4"/>
    <w:rsid w:val="009D0D01"/>
    <w:rsid w:val="009D12B3"/>
    <w:rsid w:val="009D1770"/>
    <w:rsid w:val="009D18D3"/>
    <w:rsid w:val="009D1AB8"/>
    <w:rsid w:val="009D1BE8"/>
    <w:rsid w:val="009D1C02"/>
    <w:rsid w:val="009D2377"/>
    <w:rsid w:val="009D244A"/>
    <w:rsid w:val="009D25DC"/>
    <w:rsid w:val="009D2A47"/>
    <w:rsid w:val="009D2B8B"/>
    <w:rsid w:val="009D32AD"/>
    <w:rsid w:val="009D32DC"/>
    <w:rsid w:val="009D38CD"/>
    <w:rsid w:val="009D38E8"/>
    <w:rsid w:val="009D465E"/>
    <w:rsid w:val="009D49F4"/>
    <w:rsid w:val="009D4AFD"/>
    <w:rsid w:val="009D4DA9"/>
    <w:rsid w:val="009D4F98"/>
    <w:rsid w:val="009D5056"/>
    <w:rsid w:val="009D579C"/>
    <w:rsid w:val="009D57A8"/>
    <w:rsid w:val="009D5ED1"/>
    <w:rsid w:val="009D61CB"/>
    <w:rsid w:val="009D61E3"/>
    <w:rsid w:val="009D62A6"/>
    <w:rsid w:val="009D6720"/>
    <w:rsid w:val="009D6E3C"/>
    <w:rsid w:val="009D77CF"/>
    <w:rsid w:val="009D7824"/>
    <w:rsid w:val="009D7B51"/>
    <w:rsid w:val="009E019A"/>
    <w:rsid w:val="009E0382"/>
    <w:rsid w:val="009E051D"/>
    <w:rsid w:val="009E154B"/>
    <w:rsid w:val="009E1B75"/>
    <w:rsid w:val="009E2747"/>
    <w:rsid w:val="009E28F7"/>
    <w:rsid w:val="009E2908"/>
    <w:rsid w:val="009E311C"/>
    <w:rsid w:val="009E359B"/>
    <w:rsid w:val="009E35AA"/>
    <w:rsid w:val="009E3817"/>
    <w:rsid w:val="009E3827"/>
    <w:rsid w:val="009E3A6F"/>
    <w:rsid w:val="009E3BAE"/>
    <w:rsid w:val="009E3D87"/>
    <w:rsid w:val="009E402C"/>
    <w:rsid w:val="009E43F6"/>
    <w:rsid w:val="009E4824"/>
    <w:rsid w:val="009E4835"/>
    <w:rsid w:val="009E5301"/>
    <w:rsid w:val="009E5850"/>
    <w:rsid w:val="009E5B55"/>
    <w:rsid w:val="009E6022"/>
    <w:rsid w:val="009E6115"/>
    <w:rsid w:val="009E69C5"/>
    <w:rsid w:val="009E6F5C"/>
    <w:rsid w:val="009E71A2"/>
    <w:rsid w:val="009E7228"/>
    <w:rsid w:val="009E7357"/>
    <w:rsid w:val="009E7401"/>
    <w:rsid w:val="009F0488"/>
    <w:rsid w:val="009F0870"/>
    <w:rsid w:val="009F0A38"/>
    <w:rsid w:val="009F0B3D"/>
    <w:rsid w:val="009F0B75"/>
    <w:rsid w:val="009F0E2B"/>
    <w:rsid w:val="009F1645"/>
    <w:rsid w:val="009F17A4"/>
    <w:rsid w:val="009F1E49"/>
    <w:rsid w:val="009F227F"/>
    <w:rsid w:val="009F262C"/>
    <w:rsid w:val="009F2717"/>
    <w:rsid w:val="009F2759"/>
    <w:rsid w:val="009F2B37"/>
    <w:rsid w:val="009F3509"/>
    <w:rsid w:val="009F430D"/>
    <w:rsid w:val="009F460C"/>
    <w:rsid w:val="009F4B2D"/>
    <w:rsid w:val="009F4BFE"/>
    <w:rsid w:val="009F4DFD"/>
    <w:rsid w:val="009F5405"/>
    <w:rsid w:val="009F5500"/>
    <w:rsid w:val="009F55B8"/>
    <w:rsid w:val="009F595C"/>
    <w:rsid w:val="009F5CCC"/>
    <w:rsid w:val="009F6123"/>
    <w:rsid w:val="009F6435"/>
    <w:rsid w:val="009F65E3"/>
    <w:rsid w:val="009F68C8"/>
    <w:rsid w:val="009F6A53"/>
    <w:rsid w:val="009F707E"/>
    <w:rsid w:val="009F70F8"/>
    <w:rsid w:val="009F71AE"/>
    <w:rsid w:val="009F7D5E"/>
    <w:rsid w:val="009F7D65"/>
    <w:rsid w:val="00A001EA"/>
    <w:rsid w:val="00A005FC"/>
    <w:rsid w:val="00A00B3C"/>
    <w:rsid w:val="00A00D3B"/>
    <w:rsid w:val="00A013B0"/>
    <w:rsid w:val="00A014CD"/>
    <w:rsid w:val="00A016A2"/>
    <w:rsid w:val="00A01E71"/>
    <w:rsid w:val="00A02388"/>
    <w:rsid w:val="00A027AB"/>
    <w:rsid w:val="00A030A1"/>
    <w:rsid w:val="00A03585"/>
    <w:rsid w:val="00A0385F"/>
    <w:rsid w:val="00A03ACF"/>
    <w:rsid w:val="00A03EF7"/>
    <w:rsid w:val="00A04242"/>
    <w:rsid w:val="00A04677"/>
    <w:rsid w:val="00A049EC"/>
    <w:rsid w:val="00A04B3D"/>
    <w:rsid w:val="00A04FBD"/>
    <w:rsid w:val="00A0518D"/>
    <w:rsid w:val="00A051C9"/>
    <w:rsid w:val="00A05210"/>
    <w:rsid w:val="00A05881"/>
    <w:rsid w:val="00A05AC8"/>
    <w:rsid w:val="00A05B95"/>
    <w:rsid w:val="00A06899"/>
    <w:rsid w:val="00A06ACE"/>
    <w:rsid w:val="00A06DDB"/>
    <w:rsid w:val="00A06EC3"/>
    <w:rsid w:val="00A06FA3"/>
    <w:rsid w:val="00A07436"/>
    <w:rsid w:val="00A075F1"/>
    <w:rsid w:val="00A07610"/>
    <w:rsid w:val="00A07A49"/>
    <w:rsid w:val="00A07A86"/>
    <w:rsid w:val="00A07F18"/>
    <w:rsid w:val="00A10153"/>
    <w:rsid w:val="00A10358"/>
    <w:rsid w:val="00A10949"/>
    <w:rsid w:val="00A109AB"/>
    <w:rsid w:val="00A10A8A"/>
    <w:rsid w:val="00A10B07"/>
    <w:rsid w:val="00A10CC9"/>
    <w:rsid w:val="00A10DFD"/>
    <w:rsid w:val="00A11284"/>
    <w:rsid w:val="00A11487"/>
    <w:rsid w:val="00A11638"/>
    <w:rsid w:val="00A1165D"/>
    <w:rsid w:val="00A1210B"/>
    <w:rsid w:val="00A121DB"/>
    <w:rsid w:val="00A12435"/>
    <w:rsid w:val="00A133A5"/>
    <w:rsid w:val="00A133C4"/>
    <w:rsid w:val="00A1371A"/>
    <w:rsid w:val="00A1397D"/>
    <w:rsid w:val="00A139B2"/>
    <w:rsid w:val="00A13E31"/>
    <w:rsid w:val="00A140AF"/>
    <w:rsid w:val="00A1475A"/>
    <w:rsid w:val="00A14766"/>
    <w:rsid w:val="00A147BA"/>
    <w:rsid w:val="00A14C79"/>
    <w:rsid w:val="00A151C0"/>
    <w:rsid w:val="00A15349"/>
    <w:rsid w:val="00A154B5"/>
    <w:rsid w:val="00A154F3"/>
    <w:rsid w:val="00A156B4"/>
    <w:rsid w:val="00A1578A"/>
    <w:rsid w:val="00A15BE7"/>
    <w:rsid w:val="00A15E52"/>
    <w:rsid w:val="00A16865"/>
    <w:rsid w:val="00A16952"/>
    <w:rsid w:val="00A169AF"/>
    <w:rsid w:val="00A1702F"/>
    <w:rsid w:val="00A1709F"/>
    <w:rsid w:val="00A170D2"/>
    <w:rsid w:val="00A177F3"/>
    <w:rsid w:val="00A178D2"/>
    <w:rsid w:val="00A2057D"/>
    <w:rsid w:val="00A2091F"/>
    <w:rsid w:val="00A20BD6"/>
    <w:rsid w:val="00A21BE2"/>
    <w:rsid w:val="00A21D8E"/>
    <w:rsid w:val="00A21F2A"/>
    <w:rsid w:val="00A2221C"/>
    <w:rsid w:val="00A2227F"/>
    <w:rsid w:val="00A22778"/>
    <w:rsid w:val="00A2286F"/>
    <w:rsid w:val="00A229F4"/>
    <w:rsid w:val="00A22D7C"/>
    <w:rsid w:val="00A233A8"/>
    <w:rsid w:val="00A236DB"/>
    <w:rsid w:val="00A2395E"/>
    <w:rsid w:val="00A239B1"/>
    <w:rsid w:val="00A23FF5"/>
    <w:rsid w:val="00A24184"/>
    <w:rsid w:val="00A24BEE"/>
    <w:rsid w:val="00A24CEE"/>
    <w:rsid w:val="00A24EBA"/>
    <w:rsid w:val="00A25044"/>
    <w:rsid w:val="00A25053"/>
    <w:rsid w:val="00A25F05"/>
    <w:rsid w:val="00A2615B"/>
    <w:rsid w:val="00A26687"/>
    <w:rsid w:val="00A26917"/>
    <w:rsid w:val="00A3026C"/>
    <w:rsid w:val="00A30524"/>
    <w:rsid w:val="00A30608"/>
    <w:rsid w:val="00A3060F"/>
    <w:rsid w:val="00A30990"/>
    <w:rsid w:val="00A31115"/>
    <w:rsid w:val="00A314E7"/>
    <w:rsid w:val="00A31613"/>
    <w:rsid w:val="00A32458"/>
    <w:rsid w:val="00A3343F"/>
    <w:rsid w:val="00A33FCD"/>
    <w:rsid w:val="00A34B57"/>
    <w:rsid w:val="00A34FB3"/>
    <w:rsid w:val="00A34FFF"/>
    <w:rsid w:val="00A3536F"/>
    <w:rsid w:val="00A355F8"/>
    <w:rsid w:val="00A35BB8"/>
    <w:rsid w:val="00A3617C"/>
    <w:rsid w:val="00A3632F"/>
    <w:rsid w:val="00A363B1"/>
    <w:rsid w:val="00A366EB"/>
    <w:rsid w:val="00A3670C"/>
    <w:rsid w:val="00A36F20"/>
    <w:rsid w:val="00A375BD"/>
    <w:rsid w:val="00A37868"/>
    <w:rsid w:val="00A37C78"/>
    <w:rsid w:val="00A40441"/>
    <w:rsid w:val="00A413D8"/>
    <w:rsid w:val="00A41490"/>
    <w:rsid w:val="00A41603"/>
    <w:rsid w:val="00A41AC6"/>
    <w:rsid w:val="00A42013"/>
    <w:rsid w:val="00A4201A"/>
    <w:rsid w:val="00A4232A"/>
    <w:rsid w:val="00A4232E"/>
    <w:rsid w:val="00A43613"/>
    <w:rsid w:val="00A4375F"/>
    <w:rsid w:val="00A43B27"/>
    <w:rsid w:val="00A43D71"/>
    <w:rsid w:val="00A43F26"/>
    <w:rsid w:val="00A44067"/>
    <w:rsid w:val="00A44372"/>
    <w:rsid w:val="00A444E9"/>
    <w:rsid w:val="00A44903"/>
    <w:rsid w:val="00A450EC"/>
    <w:rsid w:val="00A4529E"/>
    <w:rsid w:val="00A458E4"/>
    <w:rsid w:val="00A46084"/>
    <w:rsid w:val="00A4695D"/>
    <w:rsid w:val="00A46ABD"/>
    <w:rsid w:val="00A46E4B"/>
    <w:rsid w:val="00A47360"/>
    <w:rsid w:val="00A4793D"/>
    <w:rsid w:val="00A47A13"/>
    <w:rsid w:val="00A5058D"/>
    <w:rsid w:val="00A50F76"/>
    <w:rsid w:val="00A51220"/>
    <w:rsid w:val="00A51556"/>
    <w:rsid w:val="00A519FA"/>
    <w:rsid w:val="00A524D3"/>
    <w:rsid w:val="00A5280F"/>
    <w:rsid w:val="00A52CB0"/>
    <w:rsid w:val="00A52F95"/>
    <w:rsid w:val="00A53307"/>
    <w:rsid w:val="00A53C8A"/>
    <w:rsid w:val="00A53CFF"/>
    <w:rsid w:val="00A5437E"/>
    <w:rsid w:val="00A544D0"/>
    <w:rsid w:val="00A54614"/>
    <w:rsid w:val="00A548C8"/>
    <w:rsid w:val="00A54B7D"/>
    <w:rsid w:val="00A54D5B"/>
    <w:rsid w:val="00A54E77"/>
    <w:rsid w:val="00A55218"/>
    <w:rsid w:val="00A5529D"/>
    <w:rsid w:val="00A55A49"/>
    <w:rsid w:val="00A55D21"/>
    <w:rsid w:val="00A55EE0"/>
    <w:rsid w:val="00A567D7"/>
    <w:rsid w:val="00A56FE6"/>
    <w:rsid w:val="00A5702C"/>
    <w:rsid w:val="00A571CA"/>
    <w:rsid w:val="00A57991"/>
    <w:rsid w:val="00A6075A"/>
    <w:rsid w:val="00A6095A"/>
    <w:rsid w:val="00A60988"/>
    <w:rsid w:val="00A60D3B"/>
    <w:rsid w:val="00A613E6"/>
    <w:rsid w:val="00A6173A"/>
    <w:rsid w:val="00A618A1"/>
    <w:rsid w:val="00A61B76"/>
    <w:rsid w:val="00A61CD0"/>
    <w:rsid w:val="00A61E08"/>
    <w:rsid w:val="00A620B0"/>
    <w:rsid w:val="00A620BE"/>
    <w:rsid w:val="00A62253"/>
    <w:rsid w:val="00A62273"/>
    <w:rsid w:val="00A6236E"/>
    <w:rsid w:val="00A62592"/>
    <w:rsid w:val="00A62FEB"/>
    <w:rsid w:val="00A6332A"/>
    <w:rsid w:val="00A636A8"/>
    <w:rsid w:val="00A63726"/>
    <w:rsid w:val="00A6381E"/>
    <w:rsid w:val="00A6400E"/>
    <w:rsid w:val="00A64321"/>
    <w:rsid w:val="00A64746"/>
    <w:rsid w:val="00A649D7"/>
    <w:rsid w:val="00A64B09"/>
    <w:rsid w:val="00A6537C"/>
    <w:rsid w:val="00A6561D"/>
    <w:rsid w:val="00A656C6"/>
    <w:rsid w:val="00A65A24"/>
    <w:rsid w:val="00A65B25"/>
    <w:rsid w:val="00A65F6E"/>
    <w:rsid w:val="00A6646F"/>
    <w:rsid w:val="00A66474"/>
    <w:rsid w:val="00A66889"/>
    <w:rsid w:val="00A6726C"/>
    <w:rsid w:val="00A67656"/>
    <w:rsid w:val="00A67919"/>
    <w:rsid w:val="00A70555"/>
    <w:rsid w:val="00A70CD5"/>
    <w:rsid w:val="00A70D42"/>
    <w:rsid w:val="00A70E4D"/>
    <w:rsid w:val="00A70F8C"/>
    <w:rsid w:val="00A71123"/>
    <w:rsid w:val="00A71AF6"/>
    <w:rsid w:val="00A71B2D"/>
    <w:rsid w:val="00A72A1C"/>
    <w:rsid w:val="00A72DF3"/>
    <w:rsid w:val="00A73380"/>
    <w:rsid w:val="00A73656"/>
    <w:rsid w:val="00A736EA"/>
    <w:rsid w:val="00A741CE"/>
    <w:rsid w:val="00A74845"/>
    <w:rsid w:val="00A75440"/>
    <w:rsid w:val="00A75473"/>
    <w:rsid w:val="00A75636"/>
    <w:rsid w:val="00A758A4"/>
    <w:rsid w:val="00A75D5D"/>
    <w:rsid w:val="00A7686D"/>
    <w:rsid w:val="00A77435"/>
    <w:rsid w:val="00A77BF6"/>
    <w:rsid w:val="00A80A64"/>
    <w:rsid w:val="00A80D93"/>
    <w:rsid w:val="00A80F9D"/>
    <w:rsid w:val="00A81143"/>
    <w:rsid w:val="00A812A6"/>
    <w:rsid w:val="00A81564"/>
    <w:rsid w:val="00A8176C"/>
    <w:rsid w:val="00A817EB"/>
    <w:rsid w:val="00A81A88"/>
    <w:rsid w:val="00A8251F"/>
    <w:rsid w:val="00A82754"/>
    <w:rsid w:val="00A827A2"/>
    <w:rsid w:val="00A82C09"/>
    <w:rsid w:val="00A82F98"/>
    <w:rsid w:val="00A831C0"/>
    <w:rsid w:val="00A83539"/>
    <w:rsid w:val="00A8356A"/>
    <w:rsid w:val="00A839A6"/>
    <w:rsid w:val="00A83C18"/>
    <w:rsid w:val="00A840B3"/>
    <w:rsid w:val="00A847F9"/>
    <w:rsid w:val="00A84C7A"/>
    <w:rsid w:val="00A84C8D"/>
    <w:rsid w:val="00A85303"/>
    <w:rsid w:val="00A85511"/>
    <w:rsid w:val="00A85717"/>
    <w:rsid w:val="00A85834"/>
    <w:rsid w:val="00A858B3"/>
    <w:rsid w:val="00A8594A"/>
    <w:rsid w:val="00A86D80"/>
    <w:rsid w:val="00A86D91"/>
    <w:rsid w:val="00A86F4F"/>
    <w:rsid w:val="00A87122"/>
    <w:rsid w:val="00A875DF"/>
    <w:rsid w:val="00A8766A"/>
    <w:rsid w:val="00A877A7"/>
    <w:rsid w:val="00A87D98"/>
    <w:rsid w:val="00A9080D"/>
    <w:rsid w:val="00A90B74"/>
    <w:rsid w:val="00A90BA2"/>
    <w:rsid w:val="00A90BC4"/>
    <w:rsid w:val="00A90E30"/>
    <w:rsid w:val="00A917E3"/>
    <w:rsid w:val="00A91C01"/>
    <w:rsid w:val="00A92061"/>
    <w:rsid w:val="00A92463"/>
    <w:rsid w:val="00A924EB"/>
    <w:rsid w:val="00A927A0"/>
    <w:rsid w:val="00A92A59"/>
    <w:rsid w:val="00A9354A"/>
    <w:rsid w:val="00A93833"/>
    <w:rsid w:val="00A938A2"/>
    <w:rsid w:val="00A93A00"/>
    <w:rsid w:val="00A93BC4"/>
    <w:rsid w:val="00A940BB"/>
    <w:rsid w:val="00A9447C"/>
    <w:rsid w:val="00A9466E"/>
    <w:rsid w:val="00A95614"/>
    <w:rsid w:val="00A956B3"/>
    <w:rsid w:val="00A958E6"/>
    <w:rsid w:val="00A95AEC"/>
    <w:rsid w:val="00A95C2C"/>
    <w:rsid w:val="00A96493"/>
    <w:rsid w:val="00A96568"/>
    <w:rsid w:val="00A96D0D"/>
    <w:rsid w:val="00A96E7D"/>
    <w:rsid w:val="00A97256"/>
    <w:rsid w:val="00A97392"/>
    <w:rsid w:val="00A97410"/>
    <w:rsid w:val="00AA0421"/>
    <w:rsid w:val="00AA1C9C"/>
    <w:rsid w:val="00AA2044"/>
    <w:rsid w:val="00AA2475"/>
    <w:rsid w:val="00AA25F2"/>
    <w:rsid w:val="00AA284D"/>
    <w:rsid w:val="00AA2936"/>
    <w:rsid w:val="00AA2FC2"/>
    <w:rsid w:val="00AA30C9"/>
    <w:rsid w:val="00AA324A"/>
    <w:rsid w:val="00AA3525"/>
    <w:rsid w:val="00AA3BDF"/>
    <w:rsid w:val="00AA3E3D"/>
    <w:rsid w:val="00AA4046"/>
    <w:rsid w:val="00AA4534"/>
    <w:rsid w:val="00AA4885"/>
    <w:rsid w:val="00AA48DB"/>
    <w:rsid w:val="00AA4995"/>
    <w:rsid w:val="00AA4C78"/>
    <w:rsid w:val="00AA4F13"/>
    <w:rsid w:val="00AA4F7F"/>
    <w:rsid w:val="00AA5013"/>
    <w:rsid w:val="00AA509D"/>
    <w:rsid w:val="00AA55F5"/>
    <w:rsid w:val="00AA572C"/>
    <w:rsid w:val="00AA5C60"/>
    <w:rsid w:val="00AA5FC7"/>
    <w:rsid w:val="00AA6128"/>
    <w:rsid w:val="00AA62B8"/>
    <w:rsid w:val="00AA6D4B"/>
    <w:rsid w:val="00AA73F2"/>
    <w:rsid w:val="00AA755E"/>
    <w:rsid w:val="00AA7637"/>
    <w:rsid w:val="00AA765C"/>
    <w:rsid w:val="00AA7775"/>
    <w:rsid w:val="00AA7B74"/>
    <w:rsid w:val="00AA7DF6"/>
    <w:rsid w:val="00AA7F19"/>
    <w:rsid w:val="00AB00FF"/>
    <w:rsid w:val="00AB0421"/>
    <w:rsid w:val="00AB1560"/>
    <w:rsid w:val="00AB179B"/>
    <w:rsid w:val="00AB2303"/>
    <w:rsid w:val="00AB2525"/>
    <w:rsid w:val="00AB2643"/>
    <w:rsid w:val="00AB2BE1"/>
    <w:rsid w:val="00AB2CB8"/>
    <w:rsid w:val="00AB31A8"/>
    <w:rsid w:val="00AB355F"/>
    <w:rsid w:val="00AB3601"/>
    <w:rsid w:val="00AB3923"/>
    <w:rsid w:val="00AB397A"/>
    <w:rsid w:val="00AB3C50"/>
    <w:rsid w:val="00AB3E11"/>
    <w:rsid w:val="00AB40CC"/>
    <w:rsid w:val="00AB44E0"/>
    <w:rsid w:val="00AB4772"/>
    <w:rsid w:val="00AB4788"/>
    <w:rsid w:val="00AB4F13"/>
    <w:rsid w:val="00AB5719"/>
    <w:rsid w:val="00AB5C71"/>
    <w:rsid w:val="00AB6C84"/>
    <w:rsid w:val="00AB6D2F"/>
    <w:rsid w:val="00AB6E27"/>
    <w:rsid w:val="00AB7701"/>
    <w:rsid w:val="00AB786A"/>
    <w:rsid w:val="00AC0649"/>
    <w:rsid w:val="00AC1405"/>
    <w:rsid w:val="00AC1506"/>
    <w:rsid w:val="00AC1736"/>
    <w:rsid w:val="00AC1945"/>
    <w:rsid w:val="00AC1B6C"/>
    <w:rsid w:val="00AC1BA5"/>
    <w:rsid w:val="00AC1E87"/>
    <w:rsid w:val="00AC21A9"/>
    <w:rsid w:val="00AC2317"/>
    <w:rsid w:val="00AC2476"/>
    <w:rsid w:val="00AC2646"/>
    <w:rsid w:val="00AC26CC"/>
    <w:rsid w:val="00AC32B7"/>
    <w:rsid w:val="00AC3360"/>
    <w:rsid w:val="00AC36F5"/>
    <w:rsid w:val="00AC46DC"/>
    <w:rsid w:val="00AC46EF"/>
    <w:rsid w:val="00AC4826"/>
    <w:rsid w:val="00AC49C3"/>
    <w:rsid w:val="00AC4C08"/>
    <w:rsid w:val="00AC4CC9"/>
    <w:rsid w:val="00AC5044"/>
    <w:rsid w:val="00AC555D"/>
    <w:rsid w:val="00AC5586"/>
    <w:rsid w:val="00AC59E2"/>
    <w:rsid w:val="00AC59FC"/>
    <w:rsid w:val="00AC5A5D"/>
    <w:rsid w:val="00AC5CDF"/>
    <w:rsid w:val="00AC5FAE"/>
    <w:rsid w:val="00AC600A"/>
    <w:rsid w:val="00AC671B"/>
    <w:rsid w:val="00AC684D"/>
    <w:rsid w:val="00AC73E2"/>
    <w:rsid w:val="00AC790B"/>
    <w:rsid w:val="00AD0D8B"/>
    <w:rsid w:val="00AD11B0"/>
    <w:rsid w:val="00AD1354"/>
    <w:rsid w:val="00AD14ED"/>
    <w:rsid w:val="00AD162E"/>
    <w:rsid w:val="00AD1CF8"/>
    <w:rsid w:val="00AD2322"/>
    <w:rsid w:val="00AD2613"/>
    <w:rsid w:val="00AD2654"/>
    <w:rsid w:val="00AD2EC5"/>
    <w:rsid w:val="00AD34CE"/>
    <w:rsid w:val="00AD34FA"/>
    <w:rsid w:val="00AD3519"/>
    <w:rsid w:val="00AD3AEA"/>
    <w:rsid w:val="00AD3FAE"/>
    <w:rsid w:val="00AD40EA"/>
    <w:rsid w:val="00AD4412"/>
    <w:rsid w:val="00AD4803"/>
    <w:rsid w:val="00AD4A1E"/>
    <w:rsid w:val="00AD4C92"/>
    <w:rsid w:val="00AD4CF7"/>
    <w:rsid w:val="00AD5034"/>
    <w:rsid w:val="00AD5549"/>
    <w:rsid w:val="00AD5935"/>
    <w:rsid w:val="00AD6AB5"/>
    <w:rsid w:val="00AD6F06"/>
    <w:rsid w:val="00AD72E2"/>
    <w:rsid w:val="00AD77E3"/>
    <w:rsid w:val="00AD7837"/>
    <w:rsid w:val="00AD7ADD"/>
    <w:rsid w:val="00AD7C39"/>
    <w:rsid w:val="00AD7D3F"/>
    <w:rsid w:val="00AE09E8"/>
    <w:rsid w:val="00AE0CE8"/>
    <w:rsid w:val="00AE11F6"/>
    <w:rsid w:val="00AE18EB"/>
    <w:rsid w:val="00AE19ED"/>
    <w:rsid w:val="00AE1B5E"/>
    <w:rsid w:val="00AE1DE6"/>
    <w:rsid w:val="00AE2309"/>
    <w:rsid w:val="00AE2880"/>
    <w:rsid w:val="00AE2DFB"/>
    <w:rsid w:val="00AE2F79"/>
    <w:rsid w:val="00AE3360"/>
    <w:rsid w:val="00AE35EE"/>
    <w:rsid w:val="00AE3616"/>
    <w:rsid w:val="00AE3848"/>
    <w:rsid w:val="00AE40AB"/>
    <w:rsid w:val="00AE4510"/>
    <w:rsid w:val="00AE4519"/>
    <w:rsid w:val="00AE4550"/>
    <w:rsid w:val="00AE494F"/>
    <w:rsid w:val="00AE4D63"/>
    <w:rsid w:val="00AE583D"/>
    <w:rsid w:val="00AE5D1B"/>
    <w:rsid w:val="00AE62BA"/>
    <w:rsid w:val="00AE632D"/>
    <w:rsid w:val="00AE6431"/>
    <w:rsid w:val="00AE6629"/>
    <w:rsid w:val="00AE6AC4"/>
    <w:rsid w:val="00AE6B8D"/>
    <w:rsid w:val="00AE6C25"/>
    <w:rsid w:val="00AE736A"/>
    <w:rsid w:val="00AE73AA"/>
    <w:rsid w:val="00AE7465"/>
    <w:rsid w:val="00AE75C5"/>
    <w:rsid w:val="00AE76E5"/>
    <w:rsid w:val="00AF047C"/>
    <w:rsid w:val="00AF059D"/>
    <w:rsid w:val="00AF062A"/>
    <w:rsid w:val="00AF0877"/>
    <w:rsid w:val="00AF08BD"/>
    <w:rsid w:val="00AF0A7E"/>
    <w:rsid w:val="00AF0CEC"/>
    <w:rsid w:val="00AF0D79"/>
    <w:rsid w:val="00AF1296"/>
    <w:rsid w:val="00AF1739"/>
    <w:rsid w:val="00AF1920"/>
    <w:rsid w:val="00AF1B7C"/>
    <w:rsid w:val="00AF1FB6"/>
    <w:rsid w:val="00AF2D18"/>
    <w:rsid w:val="00AF2E19"/>
    <w:rsid w:val="00AF34DA"/>
    <w:rsid w:val="00AF35FD"/>
    <w:rsid w:val="00AF4080"/>
    <w:rsid w:val="00AF41F4"/>
    <w:rsid w:val="00AF46CB"/>
    <w:rsid w:val="00AF5971"/>
    <w:rsid w:val="00AF5B51"/>
    <w:rsid w:val="00AF5C99"/>
    <w:rsid w:val="00AF5F8B"/>
    <w:rsid w:val="00AF6337"/>
    <w:rsid w:val="00AF6558"/>
    <w:rsid w:val="00AF661D"/>
    <w:rsid w:val="00AF6775"/>
    <w:rsid w:val="00AF6BE9"/>
    <w:rsid w:val="00AF6F7C"/>
    <w:rsid w:val="00AF75C3"/>
    <w:rsid w:val="00AF772F"/>
    <w:rsid w:val="00B005DA"/>
    <w:rsid w:val="00B00A83"/>
    <w:rsid w:val="00B00D63"/>
    <w:rsid w:val="00B01130"/>
    <w:rsid w:val="00B01376"/>
    <w:rsid w:val="00B01971"/>
    <w:rsid w:val="00B01DB4"/>
    <w:rsid w:val="00B01F91"/>
    <w:rsid w:val="00B022C5"/>
    <w:rsid w:val="00B02509"/>
    <w:rsid w:val="00B02A06"/>
    <w:rsid w:val="00B02AD1"/>
    <w:rsid w:val="00B034AB"/>
    <w:rsid w:val="00B03675"/>
    <w:rsid w:val="00B03753"/>
    <w:rsid w:val="00B03A96"/>
    <w:rsid w:val="00B03B99"/>
    <w:rsid w:val="00B03C6E"/>
    <w:rsid w:val="00B03CF9"/>
    <w:rsid w:val="00B03DA5"/>
    <w:rsid w:val="00B03E19"/>
    <w:rsid w:val="00B042F2"/>
    <w:rsid w:val="00B044C2"/>
    <w:rsid w:val="00B04B32"/>
    <w:rsid w:val="00B050E3"/>
    <w:rsid w:val="00B0526A"/>
    <w:rsid w:val="00B056E9"/>
    <w:rsid w:val="00B05BAF"/>
    <w:rsid w:val="00B05E2D"/>
    <w:rsid w:val="00B06193"/>
    <w:rsid w:val="00B063AC"/>
    <w:rsid w:val="00B06A40"/>
    <w:rsid w:val="00B06AA8"/>
    <w:rsid w:val="00B06C46"/>
    <w:rsid w:val="00B06D1D"/>
    <w:rsid w:val="00B070CB"/>
    <w:rsid w:val="00B07321"/>
    <w:rsid w:val="00B073CD"/>
    <w:rsid w:val="00B07462"/>
    <w:rsid w:val="00B076F6"/>
    <w:rsid w:val="00B079A3"/>
    <w:rsid w:val="00B07DD5"/>
    <w:rsid w:val="00B07F99"/>
    <w:rsid w:val="00B101D8"/>
    <w:rsid w:val="00B11229"/>
    <w:rsid w:val="00B11567"/>
    <w:rsid w:val="00B11831"/>
    <w:rsid w:val="00B12493"/>
    <w:rsid w:val="00B1314F"/>
    <w:rsid w:val="00B13163"/>
    <w:rsid w:val="00B13FE2"/>
    <w:rsid w:val="00B1438F"/>
    <w:rsid w:val="00B146B9"/>
    <w:rsid w:val="00B14BD0"/>
    <w:rsid w:val="00B15254"/>
    <w:rsid w:val="00B15F3F"/>
    <w:rsid w:val="00B16124"/>
    <w:rsid w:val="00B1616B"/>
    <w:rsid w:val="00B16268"/>
    <w:rsid w:val="00B17150"/>
    <w:rsid w:val="00B1780F"/>
    <w:rsid w:val="00B20096"/>
    <w:rsid w:val="00B202A6"/>
    <w:rsid w:val="00B212DC"/>
    <w:rsid w:val="00B21D2D"/>
    <w:rsid w:val="00B22066"/>
    <w:rsid w:val="00B2235F"/>
    <w:rsid w:val="00B22387"/>
    <w:rsid w:val="00B22840"/>
    <w:rsid w:val="00B22BA6"/>
    <w:rsid w:val="00B230F0"/>
    <w:rsid w:val="00B23B2E"/>
    <w:rsid w:val="00B23D6C"/>
    <w:rsid w:val="00B23DB2"/>
    <w:rsid w:val="00B23F9C"/>
    <w:rsid w:val="00B243C9"/>
    <w:rsid w:val="00B2440C"/>
    <w:rsid w:val="00B2446E"/>
    <w:rsid w:val="00B2460B"/>
    <w:rsid w:val="00B2466C"/>
    <w:rsid w:val="00B24775"/>
    <w:rsid w:val="00B24C49"/>
    <w:rsid w:val="00B24C9E"/>
    <w:rsid w:val="00B251AF"/>
    <w:rsid w:val="00B25397"/>
    <w:rsid w:val="00B254D6"/>
    <w:rsid w:val="00B25724"/>
    <w:rsid w:val="00B25743"/>
    <w:rsid w:val="00B25DAC"/>
    <w:rsid w:val="00B2613B"/>
    <w:rsid w:val="00B26325"/>
    <w:rsid w:val="00B2680E"/>
    <w:rsid w:val="00B26B9D"/>
    <w:rsid w:val="00B26CA4"/>
    <w:rsid w:val="00B27458"/>
    <w:rsid w:val="00B275E9"/>
    <w:rsid w:val="00B27A9A"/>
    <w:rsid w:val="00B300E3"/>
    <w:rsid w:val="00B30E33"/>
    <w:rsid w:val="00B3151D"/>
    <w:rsid w:val="00B316A0"/>
    <w:rsid w:val="00B3193A"/>
    <w:rsid w:val="00B31B28"/>
    <w:rsid w:val="00B31D96"/>
    <w:rsid w:val="00B31DF9"/>
    <w:rsid w:val="00B31F59"/>
    <w:rsid w:val="00B323C9"/>
    <w:rsid w:val="00B32729"/>
    <w:rsid w:val="00B32D8A"/>
    <w:rsid w:val="00B332EE"/>
    <w:rsid w:val="00B333E0"/>
    <w:rsid w:val="00B3383A"/>
    <w:rsid w:val="00B33973"/>
    <w:rsid w:val="00B33D88"/>
    <w:rsid w:val="00B34267"/>
    <w:rsid w:val="00B345CA"/>
    <w:rsid w:val="00B34635"/>
    <w:rsid w:val="00B34AB4"/>
    <w:rsid w:val="00B34CAE"/>
    <w:rsid w:val="00B34D40"/>
    <w:rsid w:val="00B35618"/>
    <w:rsid w:val="00B35651"/>
    <w:rsid w:val="00B359E8"/>
    <w:rsid w:val="00B36088"/>
    <w:rsid w:val="00B36310"/>
    <w:rsid w:val="00B36A0F"/>
    <w:rsid w:val="00B36A2E"/>
    <w:rsid w:val="00B37248"/>
    <w:rsid w:val="00B372D9"/>
    <w:rsid w:val="00B37607"/>
    <w:rsid w:val="00B376A9"/>
    <w:rsid w:val="00B3798C"/>
    <w:rsid w:val="00B37CEC"/>
    <w:rsid w:val="00B37D0E"/>
    <w:rsid w:val="00B4000E"/>
    <w:rsid w:val="00B402C8"/>
    <w:rsid w:val="00B405F3"/>
    <w:rsid w:val="00B40997"/>
    <w:rsid w:val="00B40BF4"/>
    <w:rsid w:val="00B40DDD"/>
    <w:rsid w:val="00B40FF5"/>
    <w:rsid w:val="00B41822"/>
    <w:rsid w:val="00B42320"/>
    <w:rsid w:val="00B4285E"/>
    <w:rsid w:val="00B42CDD"/>
    <w:rsid w:val="00B42DD1"/>
    <w:rsid w:val="00B433FB"/>
    <w:rsid w:val="00B43949"/>
    <w:rsid w:val="00B43E78"/>
    <w:rsid w:val="00B44259"/>
    <w:rsid w:val="00B44A6C"/>
    <w:rsid w:val="00B45130"/>
    <w:rsid w:val="00B4526D"/>
    <w:rsid w:val="00B4543E"/>
    <w:rsid w:val="00B4558C"/>
    <w:rsid w:val="00B45854"/>
    <w:rsid w:val="00B458D1"/>
    <w:rsid w:val="00B45940"/>
    <w:rsid w:val="00B45A9D"/>
    <w:rsid w:val="00B45F03"/>
    <w:rsid w:val="00B464B4"/>
    <w:rsid w:val="00B46977"/>
    <w:rsid w:val="00B47129"/>
    <w:rsid w:val="00B474B6"/>
    <w:rsid w:val="00B476FF"/>
    <w:rsid w:val="00B47B30"/>
    <w:rsid w:val="00B47D86"/>
    <w:rsid w:val="00B47F82"/>
    <w:rsid w:val="00B4C56A"/>
    <w:rsid w:val="00B50649"/>
    <w:rsid w:val="00B510B5"/>
    <w:rsid w:val="00B51112"/>
    <w:rsid w:val="00B5134A"/>
    <w:rsid w:val="00B51672"/>
    <w:rsid w:val="00B51B3B"/>
    <w:rsid w:val="00B528E1"/>
    <w:rsid w:val="00B52EA9"/>
    <w:rsid w:val="00B530B3"/>
    <w:rsid w:val="00B531C2"/>
    <w:rsid w:val="00B53896"/>
    <w:rsid w:val="00B544D0"/>
    <w:rsid w:val="00B5494C"/>
    <w:rsid w:val="00B55111"/>
    <w:rsid w:val="00B551FA"/>
    <w:rsid w:val="00B5558F"/>
    <w:rsid w:val="00B55BD8"/>
    <w:rsid w:val="00B55C0E"/>
    <w:rsid w:val="00B55F09"/>
    <w:rsid w:val="00B570F4"/>
    <w:rsid w:val="00B571EE"/>
    <w:rsid w:val="00B572DC"/>
    <w:rsid w:val="00B57648"/>
    <w:rsid w:val="00B579D7"/>
    <w:rsid w:val="00B57A5D"/>
    <w:rsid w:val="00B57B40"/>
    <w:rsid w:val="00B60201"/>
    <w:rsid w:val="00B6024A"/>
    <w:rsid w:val="00B60266"/>
    <w:rsid w:val="00B603C0"/>
    <w:rsid w:val="00B60B99"/>
    <w:rsid w:val="00B60EC9"/>
    <w:rsid w:val="00B6105D"/>
    <w:rsid w:val="00B61245"/>
    <w:rsid w:val="00B62058"/>
    <w:rsid w:val="00B62090"/>
    <w:rsid w:val="00B623BC"/>
    <w:rsid w:val="00B62AF1"/>
    <w:rsid w:val="00B62AF2"/>
    <w:rsid w:val="00B62D67"/>
    <w:rsid w:val="00B630D6"/>
    <w:rsid w:val="00B6329F"/>
    <w:rsid w:val="00B633A2"/>
    <w:rsid w:val="00B639A9"/>
    <w:rsid w:val="00B63FB2"/>
    <w:rsid w:val="00B64042"/>
    <w:rsid w:val="00B64705"/>
    <w:rsid w:val="00B64B34"/>
    <w:rsid w:val="00B6532D"/>
    <w:rsid w:val="00B655AE"/>
    <w:rsid w:val="00B65E7A"/>
    <w:rsid w:val="00B66223"/>
    <w:rsid w:val="00B6651F"/>
    <w:rsid w:val="00B6686A"/>
    <w:rsid w:val="00B66888"/>
    <w:rsid w:val="00B66A25"/>
    <w:rsid w:val="00B66A96"/>
    <w:rsid w:val="00B66C2E"/>
    <w:rsid w:val="00B66D4E"/>
    <w:rsid w:val="00B66E66"/>
    <w:rsid w:val="00B67129"/>
    <w:rsid w:val="00B67192"/>
    <w:rsid w:val="00B6727E"/>
    <w:rsid w:val="00B674F9"/>
    <w:rsid w:val="00B67F21"/>
    <w:rsid w:val="00B67F28"/>
    <w:rsid w:val="00B67FD8"/>
    <w:rsid w:val="00B707AE"/>
    <w:rsid w:val="00B70D93"/>
    <w:rsid w:val="00B70E3F"/>
    <w:rsid w:val="00B71BE8"/>
    <w:rsid w:val="00B723D3"/>
    <w:rsid w:val="00B72DF5"/>
    <w:rsid w:val="00B72FCC"/>
    <w:rsid w:val="00B73786"/>
    <w:rsid w:val="00B73999"/>
    <w:rsid w:val="00B73A31"/>
    <w:rsid w:val="00B73CC0"/>
    <w:rsid w:val="00B73E07"/>
    <w:rsid w:val="00B74198"/>
    <w:rsid w:val="00B748DE"/>
    <w:rsid w:val="00B7497B"/>
    <w:rsid w:val="00B74C9C"/>
    <w:rsid w:val="00B752F8"/>
    <w:rsid w:val="00B75736"/>
    <w:rsid w:val="00B759A8"/>
    <w:rsid w:val="00B760CF"/>
    <w:rsid w:val="00B76487"/>
    <w:rsid w:val="00B7680C"/>
    <w:rsid w:val="00B76873"/>
    <w:rsid w:val="00B76A91"/>
    <w:rsid w:val="00B76BD0"/>
    <w:rsid w:val="00B76D10"/>
    <w:rsid w:val="00B76FCB"/>
    <w:rsid w:val="00B77496"/>
    <w:rsid w:val="00B7769F"/>
    <w:rsid w:val="00B7773A"/>
    <w:rsid w:val="00B77E77"/>
    <w:rsid w:val="00B804D6"/>
    <w:rsid w:val="00B80777"/>
    <w:rsid w:val="00B80778"/>
    <w:rsid w:val="00B80BEB"/>
    <w:rsid w:val="00B80E30"/>
    <w:rsid w:val="00B81006"/>
    <w:rsid w:val="00B81175"/>
    <w:rsid w:val="00B81318"/>
    <w:rsid w:val="00B817B0"/>
    <w:rsid w:val="00B81A65"/>
    <w:rsid w:val="00B81B7D"/>
    <w:rsid w:val="00B82CB6"/>
    <w:rsid w:val="00B82D82"/>
    <w:rsid w:val="00B8372B"/>
    <w:rsid w:val="00B838F8"/>
    <w:rsid w:val="00B84AC4"/>
    <w:rsid w:val="00B84F73"/>
    <w:rsid w:val="00B850D8"/>
    <w:rsid w:val="00B85B43"/>
    <w:rsid w:val="00B85FBC"/>
    <w:rsid w:val="00B8674C"/>
    <w:rsid w:val="00B8689B"/>
    <w:rsid w:val="00B86E62"/>
    <w:rsid w:val="00B8731B"/>
    <w:rsid w:val="00B87490"/>
    <w:rsid w:val="00B8751C"/>
    <w:rsid w:val="00B8751F"/>
    <w:rsid w:val="00B87BD5"/>
    <w:rsid w:val="00B87F39"/>
    <w:rsid w:val="00B90065"/>
    <w:rsid w:val="00B9050E"/>
    <w:rsid w:val="00B9051D"/>
    <w:rsid w:val="00B90591"/>
    <w:rsid w:val="00B907E6"/>
    <w:rsid w:val="00B90A1B"/>
    <w:rsid w:val="00B90E73"/>
    <w:rsid w:val="00B912FE"/>
    <w:rsid w:val="00B91573"/>
    <w:rsid w:val="00B91855"/>
    <w:rsid w:val="00B92242"/>
    <w:rsid w:val="00B924BB"/>
    <w:rsid w:val="00B9266E"/>
    <w:rsid w:val="00B92B44"/>
    <w:rsid w:val="00B92B48"/>
    <w:rsid w:val="00B92EB2"/>
    <w:rsid w:val="00B92F88"/>
    <w:rsid w:val="00B932D1"/>
    <w:rsid w:val="00B9360B"/>
    <w:rsid w:val="00B936C0"/>
    <w:rsid w:val="00B93F3C"/>
    <w:rsid w:val="00B9453F"/>
    <w:rsid w:val="00B945A9"/>
    <w:rsid w:val="00B9490B"/>
    <w:rsid w:val="00B94F24"/>
    <w:rsid w:val="00B94F93"/>
    <w:rsid w:val="00B95056"/>
    <w:rsid w:val="00B95515"/>
    <w:rsid w:val="00B9559E"/>
    <w:rsid w:val="00B957CD"/>
    <w:rsid w:val="00B9580F"/>
    <w:rsid w:val="00B95F2D"/>
    <w:rsid w:val="00B96139"/>
    <w:rsid w:val="00B96575"/>
    <w:rsid w:val="00B9675A"/>
    <w:rsid w:val="00B97396"/>
    <w:rsid w:val="00BA049E"/>
    <w:rsid w:val="00BA05A8"/>
    <w:rsid w:val="00BA05E9"/>
    <w:rsid w:val="00BA0CB7"/>
    <w:rsid w:val="00BA1211"/>
    <w:rsid w:val="00BA1458"/>
    <w:rsid w:val="00BA1747"/>
    <w:rsid w:val="00BA1804"/>
    <w:rsid w:val="00BA1906"/>
    <w:rsid w:val="00BA1911"/>
    <w:rsid w:val="00BA1971"/>
    <w:rsid w:val="00BA1B7D"/>
    <w:rsid w:val="00BA204B"/>
    <w:rsid w:val="00BA2143"/>
    <w:rsid w:val="00BA2411"/>
    <w:rsid w:val="00BA2485"/>
    <w:rsid w:val="00BA24ED"/>
    <w:rsid w:val="00BA2759"/>
    <w:rsid w:val="00BA2F99"/>
    <w:rsid w:val="00BA31BB"/>
    <w:rsid w:val="00BA37A2"/>
    <w:rsid w:val="00BA3D67"/>
    <w:rsid w:val="00BA4000"/>
    <w:rsid w:val="00BA4066"/>
    <w:rsid w:val="00BA45A1"/>
    <w:rsid w:val="00BA4651"/>
    <w:rsid w:val="00BA4687"/>
    <w:rsid w:val="00BA46FE"/>
    <w:rsid w:val="00BA493A"/>
    <w:rsid w:val="00BA4AB1"/>
    <w:rsid w:val="00BA4FF2"/>
    <w:rsid w:val="00BA5719"/>
    <w:rsid w:val="00BA5948"/>
    <w:rsid w:val="00BA5D9D"/>
    <w:rsid w:val="00BA5F06"/>
    <w:rsid w:val="00BA6352"/>
    <w:rsid w:val="00BA65C3"/>
    <w:rsid w:val="00BA668C"/>
    <w:rsid w:val="00BA6B0C"/>
    <w:rsid w:val="00BA6F9D"/>
    <w:rsid w:val="00BA70FB"/>
    <w:rsid w:val="00BA71D7"/>
    <w:rsid w:val="00BA7636"/>
    <w:rsid w:val="00BA7834"/>
    <w:rsid w:val="00BB033E"/>
    <w:rsid w:val="00BB05E7"/>
    <w:rsid w:val="00BB0E0D"/>
    <w:rsid w:val="00BB11A6"/>
    <w:rsid w:val="00BB12F2"/>
    <w:rsid w:val="00BB135F"/>
    <w:rsid w:val="00BB1C0B"/>
    <w:rsid w:val="00BB1D18"/>
    <w:rsid w:val="00BB1DC0"/>
    <w:rsid w:val="00BB2AED"/>
    <w:rsid w:val="00BB2BC9"/>
    <w:rsid w:val="00BB2C51"/>
    <w:rsid w:val="00BB2E08"/>
    <w:rsid w:val="00BB2EC2"/>
    <w:rsid w:val="00BB31D0"/>
    <w:rsid w:val="00BB3218"/>
    <w:rsid w:val="00BB36A2"/>
    <w:rsid w:val="00BB3B68"/>
    <w:rsid w:val="00BB3DE5"/>
    <w:rsid w:val="00BB431F"/>
    <w:rsid w:val="00BB434D"/>
    <w:rsid w:val="00BB4830"/>
    <w:rsid w:val="00BB4E50"/>
    <w:rsid w:val="00BB4EE4"/>
    <w:rsid w:val="00BB54A3"/>
    <w:rsid w:val="00BB554F"/>
    <w:rsid w:val="00BB5928"/>
    <w:rsid w:val="00BB5B8D"/>
    <w:rsid w:val="00BB5BE4"/>
    <w:rsid w:val="00BB5EA5"/>
    <w:rsid w:val="00BB5FC5"/>
    <w:rsid w:val="00BB6149"/>
    <w:rsid w:val="00BB6884"/>
    <w:rsid w:val="00BB6B04"/>
    <w:rsid w:val="00BB6BC0"/>
    <w:rsid w:val="00BB6F90"/>
    <w:rsid w:val="00BB7319"/>
    <w:rsid w:val="00BB7C41"/>
    <w:rsid w:val="00BB7EA9"/>
    <w:rsid w:val="00BC04CD"/>
    <w:rsid w:val="00BC05AD"/>
    <w:rsid w:val="00BC0696"/>
    <w:rsid w:val="00BC06AF"/>
    <w:rsid w:val="00BC081F"/>
    <w:rsid w:val="00BC0E6C"/>
    <w:rsid w:val="00BC1217"/>
    <w:rsid w:val="00BC1343"/>
    <w:rsid w:val="00BC15C4"/>
    <w:rsid w:val="00BC1E39"/>
    <w:rsid w:val="00BC234F"/>
    <w:rsid w:val="00BC2669"/>
    <w:rsid w:val="00BC2AC3"/>
    <w:rsid w:val="00BC2AF2"/>
    <w:rsid w:val="00BC2B26"/>
    <w:rsid w:val="00BC300C"/>
    <w:rsid w:val="00BC31EC"/>
    <w:rsid w:val="00BC3541"/>
    <w:rsid w:val="00BC366B"/>
    <w:rsid w:val="00BC39A7"/>
    <w:rsid w:val="00BC41B9"/>
    <w:rsid w:val="00BC46A3"/>
    <w:rsid w:val="00BC4D61"/>
    <w:rsid w:val="00BC4D7A"/>
    <w:rsid w:val="00BC5076"/>
    <w:rsid w:val="00BC51FD"/>
    <w:rsid w:val="00BC583E"/>
    <w:rsid w:val="00BC666C"/>
    <w:rsid w:val="00BC6AF0"/>
    <w:rsid w:val="00BC781F"/>
    <w:rsid w:val="00BC7B58"/>
    <w:rsid w:val="00BD0A59"/>
    <w:rsid w:val="00BD151B"/>
    <w:rsid w:val="00BD1988"/>
    <w:rsid w:val="00BD1F11"/>
    <w:rsid w:val="00BD2064"/>
    <w:rsid w:val="00BD2292"/>
    <w:rsid w:val="00BD230E"/>
    <w:rsid w:val="00BD2329"/>
    <w:rsid w:val="00BD2689"/>
    <w:rsid w:val="00BD2811"/>
    <w:rsid w:val="00BD288F"/>
    <w:rsid w:val="00BD29E9"/>
    <w:rsid w:val="00BD2AC6"/>
    <w:rsid w:val="00BD2BB6"/>
    <w:rsid w:val="00BD2C9E"/>
    <w:rsid w:val="00BD2CB3"/>
    <w:rsid w:val="00BD2DA1"/>
    <w:rsid w:val="00BD3244"/>
    <w:rsid w:val="00BD32B6"/>
    <w:rsid w:val="00BD3439"/>
    <w:rsid w:val="00BD385E"/>
    <w:rsid w:val="00BD3932"/>
    <w:rsid w:val="00BD3A95"/>
    <w:rsid w:val="00BD3E9B"/>
    <w:rsid w:val="00BD458C"/>
    <w:rsid w:val="00BD45C2"/>
    <w:rsid w:val="00BD4C79"/>
    <w:rsid w:val="00BD5219"/>
    <w:rsid w:val="00BD52E3"/>
    <w:rsid w:val="00BD5322"/>
    <w:rsid w:val="00BD5784"/>
    <w:rsid w:val="00BD590D"/>
    <w:rsid w:val="00BD5A43"/>
    <w:rsid w:val="00BD5AB2"/>
    <w:rsid w:val="00BD5AD8"/>
    <w:rsid w:val="00BD5AFB"/>
    <w:rsid w:val="00BD5E15"/>
    <w:rsid w:val="00BD62F7"/>
    <w:rsid w:val="00BD685C"/>
    <w:rsid w:val="00BD6B9D"/>
    <w:rsid w:val="00BD6CEB"/>
    <w:rsid w:val="00BD6D55"/>
    <w:rsid w:val="00BD6FBE"/>
    <w:rsid w:val="00BD765B"/>
    <w:rsid w:val="00BD78DE"/>
    <w:rsid w:val="00BD7AD5"/>
    <w:rsid w:val="00BD7B62"/>
    <w:rsid w:val="00BD7C86"/>
    <w:rsid w:val="00BE01EA"/>
    <w:rsid w:val="00BE0568"/>
    <w:rsid w:val="00BE0825"/>
    <w:rsid w:val="00BE0AA1"/>
    <w:rsid w:val="00BE0BDE"/>
    <w:rsid w:val="00BE0BF5"/>
    <w:rsid w:val="00BE0F23"/>
    <w:rsid w:val="00BE1496"/>
    <w:rsid w:val="00BE16AE"/>
    <w:rsid w:val="00BE1AFA"/>
    <w:rsid w:val="00BE1F31"/>
    <w:rsid w:val="00BE2359"/>
    <w:rsid w:val="00BE25B3"/>
    <w:rsid w:val="00BE274E"/>
    <w:rsid w:val="00BE27FD"/>
    <w:rsid w:val="00BE293F"/>
    <w:rsid w:val="00BE2B4E"/>
    <w:rsid w:val="00BE2CFE"/>
    <w:rsid w:val="00BE2F18"/>
    <w:rsid w:val="00BE2F62"/>
    <w:rsid w:val="00BE33B0"/>
    <w:rsid w:val="00BE33C9"/>
    <w:rsid w:val="00BE33D0"/>
    <w:rsid w:val="00BE3BEB"/>
    <w:rsid w:val="00BE3E7C"/>
    <w:rsid w:val="00BE402F"/>
    <w:rsid w:val="00BE4B56"/>
    <w:rsid w:val="00BE5008"/>
    <w:rsid w:val="00BE5310"/>
    <w:rsid w:val="00BE5314"/>
    <w:rsid w:val="00BE631E"/>
    <w:rsid w:val="00BE6357"/>
    <w:rsid w:val="00BE65DC"/>
    <w:rsid w:val="00BE6657"/>
    <w:rsid w:val="00BE69FE"/>
    <w:rsid w:val="00BE6F3C"/>
    <w:rsid w:val="00BE71B2"/>
    <w:rsid w:val="00BE7303"/>
    <w:rsid w:val="00BE763E"/>
    <w:rsid w:val="00BE77D5"/>
    <w:rsid w:val="00BE7BCB"/>
    <w:rsid w:val="00BE7E92"/>
    <w:rsid w:val="00BF0396"/>
    <w:rsid w:val="00BF07B5"/>
    <w:rsid w:val="00BF1AEE"/>
    <w:rsid w:val="00BF2AE0"/>
    <w:rsid w:val="00BF2C71"/>
    <w:rsid w:val="00BF2FCB"/>
    <w:rsid w:val="00BF32D6"/>
    <w:rsid w:val="00BF34A0"/>
    <w:rsid w:val="00BF39CB"/>
    <w:rsid w:val="00BF4141"/>
    <w:rsid w:val="00BF4AB0"/>
    <w:rsid w:val="00BF4C30"/>
    <w:rsid w:val="00BF4D30"/>
    <w:rsid w:val="00BF5191"/>
    <w:rsid w:val="00BF530D"/>
    <w:rsid w:val="00BF556F"/>
    <w:rsid w:val="00BF5890"/>
    <w:rsid w:val="00BF5DC0"/>
    <w:rsid w:val="00BF5DEC"/>
    <w:rsid w:val="00BF60BB"/>
    <w:rsid w:val="00BF7416"/>
    <w:rsid w:val="00BF742F"/>
    <w:rsid w:val="00BF75D4"/>
    <w:rsid w:val="00BF7EDF"/>
    <w:rsid w:val="00C009C0"/>
    <w:rsid w:val="00C00C60"/>
    <w:rsid w:val="00C013C5"/>
    <w:rsid w:val="00C014FC"/>
    <w:rsid w:val="00C01D31"/>
    <w:rsid w:val="00C01E19"/>
    <w:rsid w:val="00C02313"/>
    <w:rsid w:val="00C02614"/>
    <w:rsid w:val="00C0292F"/>
    <w:rsid w:val="00C029DB"/>
    <w:rsid w:val="00C02BD7"/>
    <w:rsid w:val="00C032A8"/>
    <w:rsid w:val="00C0363C"/>
    <w:rsid w:val="00C03862"/>
    <w:rsid w:val="00C03D0B"/>
    <w:rsid w:val="00C03E88"/>
    <w:rsid w:val="00C04FB7"/>
    <w:rsid w:val="00C053E9"/>
    <w:rsid w:val="00C05536"/>
    <w:rsid w:val="00C0577D"/>
    <w:rsid w:val="00C05895"/>
    <w:rsid w:val="00C059D7"/>
    <w:rsid w:val="00C066ED"/>
    <w:rsid w:val="00C06A25"/>
    <w:rsid w:val="00C06EE4"/>
    <w:rsid w:val="00C07672"/>
    <w:rsid w:val="00C077D6"/>
    <w:rsid w:val="00C10A7F"/>
    <w:rsid w:val="00C10C3D"/>
    <w:rsid w:val="00C111F6"/>
    <w:rsid w:val="00C11476"/>
    <w:rsid w:val="00C119C9"/>
    <w:rsid w:val="00C121D6"/>
    <w:rsid w:val="00C12290"/>
    <w:rsid w:val="00C12C91"/>
    <w:rsid w:val="00C12DD6"/>
    <w:rsid w:val="00C13463"/>
    <w:rsid w:val="00C13925"/>
    <w:rsid w:val="00C13AA8"/>
    <w:rsid w:val="00C13BD1"/>
    <w:rsid w:val="00C13C28"/>
    <w:rsid w:val="00C13F29"/>
    <w:rsid w:val="00C14907"/>
    <w:rsid w:val="00C15346"/>
    <w:rsid w:val="00C15BFF"/>
    <w:rsid w:val="00C15D8E"/>
    <w:rsid w:val="00C1696F"/>
    <w:rsid w:val="00C169F9"/>
    <w:rsid w:val="00C16D1F"/>
    <w:rsid w:val="00C16F44"/>
    <w:rsid w:val="00C1721E"/>
    <w:rsid w:val="00C17224"/>
    <w:rsid w:val="00C1737A"/>
    <w:rsid w:val="00C175C6"/>
    <w:rsid w:val="00C17A44"/>
    <w:rsid w:val="00C17B5B"/>
    <w:rsid w:val="00C17E0D"/>
    <w:rsid w:val="00C17F8D"/>
    <w:rsid w:val="00C203D5"/>
    <w:rsid w:val="00C20548"/>
    <w:rsid w:val="00C205A2"/>
    <w:rsid w:val="00C20617"/>
    <w:rsid w:val="00C2080C"/>
    <w:rsid w:val="00C20E94"/>
    <w:rsid w:val="00C2117E"/>
    <w:rsid w:val="00C211F2"/>
    <w:rsid w:val="00C2160D"/>
    <w:rsid w:val="00C21A7C"/>
    <w:rsid w:val="00C221CC"/>
    <w:rsid w:val="00C22EA9"/>
    <w:rsid w:val="00C23154"/>
    <w:rsid w:val="00C2322D"/>
    <w:rsid w:val="00C232D0"/>
    <w:rsid w:val="00C23513"/>
    <w:rsid w:val="00C237BE"/>
    <w:rsid w:val="00C237E8"/>
    <w:rsid w:val="00C23A0E"/>
    <w:rsid w:val="00C2457F"/>
    <w:rsid w:val="00C24B21"/>
    <w:rsid w:val="00C24C00"/>
    <w:rsid w:val="00C25090"/>
    <w:rsid w:val="00C2527D"/>
    <w:rsid w:val="00C25298"/>
    <w:rsid w:val="00C25434"/>
    <w:rsid w:val="00C2547F"/>
    <w:rsid w:val="00C254A5"/>
    <w:rsid w:val="00C25813"/>
    <w:rsid w:val="00C25D73"/>
    <w:rsid w:val="00C25E69"/>
    <w:rsid w:val="00C25F8B"/>
    <w:rsid w:val="00C266C4"/>
    <w:rsid w:val="00C268E4"/>
    <w:rsid w:val="00C26B0A"/>
    <w:rsid w:val="00C26C1C"/>
    <w:rsid w:val="00C26E75"/>
    <w:rsid w:val="00C27117"/>
    <w:rsid w:val="00C272A3"/>
    <w:rsid w:val="00C27443"/>
    <w:rsid w:val="00C279FB"/>
    <w:rsid w:val="00C27A75"/>
    <w:rsid w:val="00C30388"/>
    <w:rsid w:val="00C31691"/>
    <w:rsid w:val="00C31B0A"/>
    <w:rsid w:val="00C31F40"/>
    <w:rsid w:val="00C321A1"/>
    <w:rsid w:val="00C32354"/>
    <w:rsid w:val="00C32841"/>
    <w:rsid w:val="00C32990"/>
    <w:rsid w:val="00C32BFD"/>
    <w:rsid w:val="00C32EE0"/>
    <w:rsid w:val="00C32FAD"/>
    <w:rsid w:val="00C3312B"/>
    <w:rsid w:val="00C3312E"/>
    <w:rsid w:val="00C33155"/>
    <w:rsid w:val="00C33430"/>
    <w:rsid w:val="00C33612"/>
    <w:rsid w:val="00C338E5"/>
    <w:rsid w:val="00C340B9"/>
    <w:rsid w:val="00C342A3"/>
    <w:rsid w:val="00C343D9"/>
    <w:rsid w:val="00C347F8"/>
    <w:rsid w:val="00C349D2"/>
    <w:rsid w:val="00C35184"/>
    <w:rsid w:val="00C35A43"/>
    <w:rsid w:val="00C35B25"/>
    <w:rsid w:val="00C35B70"/>
    <w:rsid w:val="00C369F7"/>
    <w:rsid w:val="00C36B2F"/>
    <w:rsid w:val="00C36C14"/>
    <w:rsid w:val="00C36E0C"/>
    <w:rsid w:val="00C3718E"/>
    <w:rsid w:val="00C373A5"/>
    <w:rsid w:val="00C3747D"/>
    <w:rsid w:val="00C4120D"/>
    <w:rsid w:val="00C41402"/>
    <w:rsid w:val="00C41C95"/>
    <w:rsid w:val="00C41EC7"/>
    <w:rsid w:val="00C422E1"/>
    <w:rsid w:val="00C4285B"/>
    <w:rsid w:val="00C42878"/>
    <w:rsid w:val="00C42A64"/>
    <w:rsid w:val="00C42FA8"/>
    <w:rsid w:val="00C43B1D"/>
    <w:rsid w:val="00C43C7E"/>
    <w:rsid w:val="00C43DAC"/>
    <w:rsid w:val="00C43FD1"/>
    <w:rsid w:val="00C44248"/>
    <w:rsid w:val="00C445FF"/>
    <w:rsid w:val="00C44836"/>
    <w:rsid w:val="00C4489F"/>
    <w:rsid w:val="00C450DF"/>
    <w:rsid w:val="00C45524"/>
    <w:rsid w:val="00C455B8"/>
    <w:rsid w:val="00C4594A"/>
    <w:rsid w:val="00C45A20"/>
    <w:rsid w:val="00C45ECD"/>
    <w:rsid w:val="00C45FB9"/>
    <w:rsid w:val="00C461CA"/>
    <w:rsid w:val="00C464E8"/>
    <w:rsid w:val="00C468E6"/>
    <w:rsid w:val="00C46A16"/>
    <w:rsid w:val="00C47024"/>
    <w:rsid w:val="00C472F7"/>
    <w:rsid w:val="00C47602"/>
    <w:rsid w:val="00C47951"/>
    <w:rsid w:val="00C47E44"/>
    <w:rsid w:val="00C47E85"/>
    <w:rsid w:val="00C5017F"/>
    <w:rsid w:val="00C51721"/>
    <w:rsid w:val="00C52DAC"/>
    <w:rsid w:val="00C53157"/>
    <w:rsid w:val="00C533A2"/>
    <w:rsid w:val="00C5347E"/>
    <w:rsid w:val="00C535CB"/>
    <w:rsid w:val="00C5382C"/>
    <w:rsid w:val="00C5397E"/>
    <w:rsid w:val="00C53A78"/>
    <w:rsid w:val="00C541C2"/>
    <w:rsid w:val="00C54556"/>
    <w:rsid w:val="00C55211"/>
    <w:rsid w:val="00C5531F"/>
    <w:rsid w:val="00C5542C"/>
    <w:rsid w:val="00C55441"/>
    <w:rsid w:val="00C55487"/>
    <w:rsid w:val="00C55AEC"/>
    <w:rsid w:val="00C55DF6"/>
    <w:rsid w:val="00C55FD8"/>
    <w:rsid w:val="00C5617B"/>
    <w:rsid w:val="00C56450"/>
    <w:rsid w:val="00C564D1"/>
    <w:rsid w:val="00C56CA1"/>
    <w:rsid w:val="00C5752E"/>
    <w:rsid w:val="00C57708"/>
    <w:rsid w:val="00C577CC"/>
    <w:rsid w:val="00C57B43"/>
    <w:rsid w:val="00C57FD3"/>
    <w:rsid w:val="00C60168"/>
    <w:rsid w:val="00C60494"/>
    <w:rsid w:val="00C6056E"/>
    <w:rsid w:val="00C608FA"/>
    <w:rsid w:val="00C60D43"/>
    <w:rsid w:val="00C60E83"/>
    <w:rsid w:val="00C61F2E"/>
    <w:rsid w:val="00C62048"/>
    <w:rsid w:val="00C62104"/>
    <w:rsid w:val="00C621F0"/>
    <w:rsid w:val="00C6242B"/>
    <w:rsid w:val="00C624AA"/>
    <w:rsid w:val="00C6294D"/>
    <w:rsid w:val="00C62AA6"/>
    <w:rsid w:val="00C62BE5"/>
    <w:rsid w:val="00C62E68"/>
    <w:rsid w:val="00C637C7"/>
    <w:rsid w:val="00C642C7"/>
    <w:rsid w:val="00C64653"/>
    <w:rsid w:val="00C65AF8"/>
    <w:rsid w:val="00C65EE9"/>
    <w:rsid w:val="00C660D4"/>
    <w:rsid w:val="00C661A7"/>
    <w:rsid w:val="00C662C2"/>
    <w:rsid w:val="00C6685C"/>
    <w:rsid w:val="00C6685E"/>
    <w:rsid w:val="00C668AE"/>
    <w:rsid w:val="00C66B4B"/>
    <w:rsid w:val="00C66BAD"/>
    <w:rsid w:val="00C66CB4"/>
    <w:rsid w:val="00C66F26"/>
    <w:rsid w:val="00C67BA5"/>
    <w:rsid w:val="00C67E79"/>
    <w:rsid w:val="00C67FB4"/>
    <w:rsid w:val="00C70458"/>
    <w:rsid w:val="00C7078F"/>
    <w:rsid w:val="00C707C5"/>
    <w:rsid w:val="00C710C6"/>
    <w:rsid w:val="00C71399"/>
    <w:rsid w:val="00C71757"/>
    <w:rsid w:val="00C71896"/>
    <w:rsid w:val="00C718A0"/>
    <w:rsid w:val="00C7196D"/>
    <w:rsid w:val="00C71C9E"/>
    <w:rsid w:val="00C723B6"/>
    <w:rsid w:val="00C7264A"/>
    <w:rsid w:val="00C7286D"/>
    <w:rsid w:val="00C72BCB"/>
    <w:rsid w:val="00C730FA"/>
    <w:rsid w:val="00C73856"/>
    <w:rsid w:val="00C73891"/>
    <w:rsid w:val="00C7401C"/>
    <w:rsid w:val="00C74066"/>
    <w:rsid w:val="00C74176"/>
    <w:rsid w:val="00C742B5"/>
    <w:rsid w:val="00C743D4"/>
    <w:rsid w:val="00C74B44"/>
    <w:rsid w:val="00C74CFB"/>
    <w:rsid w:val="00C74EAC"/>
    <w:rsid w:val="00C75332"/>
    <w:rsid w:val="00C754B8"/>
    <w:rsid w:val="00C75D9E"/>
    <w:rsid w:val="00C75DF3"/>
    <w:rsid w:val="00C75E54"/>
    <w:rsid w:val="00C76488"/>
    <w:rsid w:val="00C765EB"/>
    <w:rsid w:val="00C7663F"/>
    <w:rsid w:val="00C76CAC"/>
    <w:rsid w:val="00C76ED7"/>
    <w:rsid w:val="00C7787F"/>
    <w:rsid w:val="00C77C20"/>
    <w:rsid w:val="00C8037B"/>
    <w:rsid w:val="00C80A71"/>
    <w:rsid w:val="00C80D00"/>
    <w:rsid w:val="00C8111A"/>
    <w:rsid w:val="00C81429"/>
    <w:rsid w:val="00C814E8"/>
    <w:rsid w:val="00C825C2"/>
    <w:rsid w:val="00C82886"/>
    <w:rsid w:val="00C82E9C"/>
    <w:rsid w:val="00C82FF0"/>
    <w:rsid w:val="00C83224"/>
    <w:rsid w:val="00C838B7"/>
    <w:rsid w:val="00C8394F"/>
    <w:rsid w:val="00C83A95"/>
    <w:rsid w:val="00C83B6E"/>
    <w:rsid w:val="00C84C74"/>
    <w:rsid w:val="00C84F97"/>
    <w:rsid w:val="00C862BA"/>
    <w:rsid w:val="00C8733C"/>
    <w:rsid w:val="00C8748B"/>
    <w:rsid w:val="00C874F2"/>
    <w:rsid w:val="00C8781A"/>
    <w:rsid w:val="00C878C4"/>
    <w:rsid w:val="00C879D1"/>
    <w:rsid w:val="00C87E19"/>
    <w:rsid w:val="00C87F91"/>
    <w:rsid w:val="00C8ED18"/>
    <w:rsid w:val="00C9090A"/>
    <w:rsid w:val="00C90915"/>
    <w:rsid w:val="00C90DF0"/>
    <w:rsid w:val="00C90F1F"/>
    <w:rsid w:val="00C910BE"/>
    <w:rsid w:val="00C9143F"/>
    <w:rsid w:val="00C91B8F"/>
    <w:rsid w:val="00C91C55"/>
    <w:rsid w:val="00C91D62"/>
    <w:rsid w:val="00C9218B"/>
    <w:rsid w:val="00C92481"/>
    <w:rsid w:val="00C93113"/>
    <w:rsid w:val="00C94063"/>
    <w:rsid w:val="00C94287"/>
    <w:rsid w:val="00C94846"/>
    <w:rsid w:val="00C94D14"/>
    <w:rsid w:val="00C94EAE"/>
    <w:rsid w:val="00C95031"/>
    <w:rsid w:val="00C9526F"/>
    <w:rsid w:val="00C952F3"/>
    <w:rsid w:val="00C95386"/>
    <w:rsid w:val="00C954D0"/>
    <w:rsid w:val="00C95771"/>
    <w:rsid w:val="00C95C15"/>
    <w:rsid w:val="00C95EDF"/>
    <w:rsid w:val="00C96A87"/>
    <w:rsid w:val="00C96B56"/>
    <w:rsid w:val="00C96D20"/>
    <w:rsid w:val="00C96DF0"/>
    <w:rsid w:val="00C96F6D"/>
    <w:rsid w:val="00C973D5"/>
    <w:rsid w:val="00C975DE"/>
    <w:rsid w:val="00CA0243"/>
    <w:rsid w:val="00CA0984"/>
    <w:rsid w:val="00CA0EED"/>
    <w:rsid w:val="00CA16B1"/>
    <w:rsid w:val="00CA179F"/>
    <w:rsid w:val="00CA1C08"/>
    <w:rsid w:val="00CA27AD"/>
    <w:rsid w:val="00CA2D2D"/>
    <w:rsid w:val="00CA319E"/>
    <w:rsid w:val="00CA38F6"/>
    <w:rsid w:val="00CA3A60"/>
    <w:rsid w:val="00CA3CF1"/>
    <w:rsid w:val="00CA3E9D"/>
    <w:rsid w:val="00CA444F"/>
    <w:rsid w:val="00CA475D"/>
    <w:rsid w:val="00CA4B72"/>
    <w:rsid w:val="00CA4C61"/>
    <w:rsid w:val="00CA5937"/>
    <w:rsid w:val="00CA5B9D"/>
    <w:rsid w:val="00CA5F11"/>
    <w:rsid w:val="00CA671B"/>
    <w:rsid w:val="00CA68F0"/>
    <w:rsid w:val="00CA6AAC"/>
    <w:rsid w:val="00CA6F5D"/>
    <w:rsid w:val="00CA72B0"/>
    <w:rsid w:val="00CA77A1"/>
    <w:rsid w:val="00CA77BB"/>
    <w:rsid w:val="00CA7D83"/>
    <w:rsid w:val="00CA7F86"/>
    <w:rsid w:val="00CB025A"/>
    <w:rsid w:val="00CB03F6"/>
    <w:rsid w:val="00CB06C8"/>
    <w:rsid w:val="00CB08B6"/>
    <w:rsid w:val="00CB0E63"/>
    <w:rsid w:val="00CB0F18"/>
    <w:rsid w:val="00CB1990"/>
    <w:rsid w:val="00CB1D84"/>
    <w:rsid w:val="00CB23F9"/>
    <w:rsid w:val="00CB2E42"/>
    <w:rsid w:val="00CB32BE"/>
    <w:rsid w:val="00CB3640"/>
    <w:rsid w:val="00CB3CE9"/>
    <w:rsid w:val="00CB3E98"/>
    <w:rsid w:val="00CB401B"/>
    <w:rsid w:val="00CB4296"/>
    <w:rsid w:val="00CB4318"/>
    <w:rsid w:val="00CB45DD"/>
    <w:rsid w:val="00CB4896"/>
    <w:rsid w:val="00CB4CDE"/>
    <w:rsid w:val="00CB537C"/>
    <w:rsid w:val="00CB5D0E"/>
    <w:rsid w:val="00CB5D81"/>
    <w:rsid w:val="00CB617C"/>
    <w:rsid w:val="00CB61BB"/>
    <w:rsid w:val="00CB6486"/>
    <w:rsid w:val="00CB64FF"/>
    <w:rsid w:val="00CB6867"/>
    <w:rsid w:val="00CB7280"/>
    <w:rsid w:val="00CB7523"/>
    <w:rsid w:val="00CB76EC"/>
    <w:rsid w:val="00CB7761"/>
    <w:rsid w:val="00CB7D71"/>
    <w:rsid w:val="00CB7E19"/>
    <w:rsid w:val="00CB7E6E"/>
    <w:rsid w:val="00CC02E5"/>
    <w:rsid w:val="00CC038F"/>
    <w:rsid w:val="00CC04DD"/>
    <w:rsid w:val="00CC0D97"/>
    <w:rsid w:val="00CC0E8B"/>
    <w:rsid w:val="00CC10B8"/>
    <w:rsid w:val="00CC164F"/>
    <w:rsid w:val="00CC17E4"/>
    <w:rsid w:val="00CC19DD"/>
    <w:rsid w:val="00CC1F2A"/>
    <w:rsid w:val="00CC200D"/>
    <w:rsid w:val="00CC25BE"/>
    <w:rsid w:val="00CC28BA"/>
    <w:rsid w:val="00CC2DCC"/>
    <w:rsid w:val="00CC32F1"/>
    <w:rsid w:val="00CC39E9"/>
    <w:rsid w:val="00CC4590"/>
    <w:rsid w:val="00CC4D3A"/>
    <w:rsid w:val="00CC4D72"/>
    <w:rsid w:val="00CC4F33"/>
    <w:rsid w:val="00CC5222"/>
    <w:rsid w:val="00CC569B"/>
    <w:rsid w:val="00CC5944"/>
    <w:rsid w:val="00CC5C31"/>
    <w:rsid w:val="00CC6554"/>
    <w:rsid w:val="00CC769B"/>
    <w:rsid w:val="00CC7892"/>
    <w:rsid w:val="00CD0004"/>
    <w:rsid w:val="00CD0257"/>
    <w:rsid w:val="00CD0365"/>
    <w:rsid w:val="00CD0609"/>
    <w:rsid w:val="00CD0BE5"/>
    <w:rsid w:val="00CD0D71"/>
    <w:rsid w:val="00CD109C"/>
    <w:rsid w:val="00CD110B"/>
    <w:rsid w:val="00CD1331"/>
    <w:rsid w:val="00CD1DB1"/>
    <w:rsid w:val="00CD21E8"/>
    <w:rsid w:val="00CD23ED"/>
    <w:rsid w:val="00CD29C1"/>
    <w:rsid w:val="00CD2B32"/>
    <w:rsid w:val="00CD3D3B"/>
    <w:rsid w:val="00CD4C84"/>
    <w:rsid w:val="00CD4CA7"/>
    <w:rsid w:val="00CD56A1"/>
    <w:rsid w:val="00CD5B68"/>
    <w:rsid w:val="00CD6C3B"/>
    <w:rsid w:val="00CD6D88"/>
    <w:rsid w:val="00CD6FA0"/>
    <w:rsid w:val="00CD75CC"/>
    <w:rsid w:val="00CD77E9"/>
    <w:rsid w:val="00CD7DD7"/>
    <w:rsid w:val="00CD7F47"/>
    <w:rsid w:val="00CE0153"/>
    <w:rsid w:val="00CE01CD"/>
    <w:rsid w:val="00CE01ED"/>
    <w:rsid w:val="00CE053E"/>
    <w:rsid w:val="00CE07BA"/>
    <w:rsid w:val="00CE07D6"/>
    <w:rsid w:val="00CE0A96"/>
    <w:rsid w:val="00CE0B58"/>
    <w:rsid w:val="00CE0CE4"/>
    <w:rsid w:val="00CE0DA4"/>
    <w:rsid w:val="00CE1288"/>
    <w:rsid w:val="00CE12ED"/>
    <w:rsid w:val="00CE156B"/>
    <w:rsid w:val="00CE1900"/>
    <w:rsid w:val="00CE1AFF"/>
    <w:rsid w:val="00CE1D03"/>
    <w:rsid w:val="00CE244C"/>
    <w:rsid w:val="00CE2809"/>
    <w:rsid w:val="00CE2D7F"/>
    <w:rsid w:val="00CE34BF"/>
    <w:rsid w:val="00CE3574"/>
    <w:rsid w:val="00CE3A2A"/>
    <w:rsid w:val="00CE3C4B"/>
    <w:rsid w:val="00CE3E7E"/>
    <w:rsid w:val="00CE4337"/>
    <w:rsid w:val="00CE46B0"/>
    <w:rsid w:val="00CE56DC"/>
    <w:rsid w:val="00CE5925"/>
    <w:rsid w:val="00CE5964"/>
    <w:rsid w:val="00CE5976"/>
    <w:rsid w:val="00CE5A2B"/>
    <w:rsid w:val="00CE5E0D"/>
    <w:rsid w:val="00CE606F"/>
    <w:rsid w:val="00CE612E"/>
    <w:rsid w:val="00CE6170"/>
    <w:rsid w:val="00CE6709"/>
    <w:rsid w:val="00CE682F"/>
    <w:rsid w:val="00CE690E"/>
    <w:rsid w:val="00CE6C36"/>
    <w:rsid w:val="00CE7018"/>
    <w:rsid w:val="00CE7159"/>
    <w:rsid w:val="00CE781C"/>
    <w:rsid w:val="00CF0652"/>
    <w:rsid w:val="00CF07C7"/>
    <w:rsid w:val="00CF154A"/>
    <w:rsid w:val="00CF161A"/>
    <w:rsid w:val="00CF187F"/>
    <w:rsid w:val="00CF189C"/>
    <w:rsid w:val="00CF19E8"/>
    <w:rsid w:val="00CF1FAA"/>
    <w:rsid w:val="00CF21EC"/>
    <w:rsid w:val="00CF23D9"/>
    <w:rsid w:val="00CF3980"/>
    <w:rsid w:val="00CF3E1D"/>
    <w:rsid w:val="00CF40C6"/>
    <w:rsid w:val="00CF415F"/>
    <w:rsid w:val="00CF4372"/>
    <w:rsid w:val="00CF4DBA"/>
    <w:rsid w:val="00CF4E0F"/>
    <w:rsid w:val="00CF4EAB"/>
    <w:rsid w:val="00CF5053"/>
    <w:rsid w:val="00CF56A8"/>
    <w:rsid w:val="00CF5D6C"/>
    <w:rsid w:val="00CF6461"/>
    <w:rsid w:val="00CF64A6"/>
    <w:rsid w:val="00CF6B3C"/>
    <w:rsid w:val="00CF6B9E"/>
    <w:rsid w:val="00CF6BE0"/>
    <w:rsid w:val="00CF6CAB"/>
    <w:rsid w:val="00D001A5"/>
    <w:rsid w:val="00D0021C"/>
    <w:rsid w:val="00D0085A"/>
    <w:rsid w:val="00D0199E"/>
    <w:rsid w:val="00D01DEF"/>
    <w:rsid w:val="00D02136"/>
    <w:rsid w:val="00D021D9"/>
    <w:rsid w:val="00D024AE"/>
    <w:rsid w:val="00D03342"/>
    <w:rsid w:val="00D042F1"/>
    <w:rsid w:val="00D04501"/>
    <w:rsid w:val="00D04BF9"/>
    <w:rsid w:val="00D04C49"/>
    <w:rsid w:val="00D055AA"/>
    <w:rsid w:val="00D05C77"/>
    <w:rsid w:val="00D06053"/>
    <w:rsid w:val="00D06068"/>
    <w:rsid w:val="00D062B7"/>
    <w:rsid w:val="00D06908"/>
    <w:rsid w:val="00D06A46"/>
    <w:rsid w:val="00D06A4A"/>
    <w:rsid w:val="00D06AD9"/>
    <w:rsid w:val="00D072F5"/>
    <w:rsid w:val="00D07643"/>
    <w:rsid w:val="00D10160"/>
    <w:rsid w:val="00D101B1"/>
    <w:rsid w:val="00D10249"/>
    <w:rsid w:val="00D10842"/>
    <w:rsid w:val="00D109A3"/>
    <w:rsid w:val="00D10B3F"/>
    <w:rsid w:val="00D10C0D"/>
    <w:rsid w:val="00D10CB5"/>
    <w:rsid w:val="00D1102F"/>
    <w:rsid w:val="00D1226F"/>
    <w:rsid w:val="00D125BA"/>
    <w:rsid w:val="00D12695"/>
    <w:rsid w:val="00D1300D"/>
    <w:rsid w:val="00D13298"/>
    <w:rsid w:val="00D132E2"/>
    <w:rsid w:val="00D133C0"/>
    <w:rsid w:val="00D134BA"/>
    <w:rsid w:val="00D1388D"/>
    <w:rsid w:val="00D13E1C"/>
    <w:rsid w:val="00D13EA1"/>
    <w:rsid w:val="00D14C7F"/>
    <w:rsid w:val="00D155B9"/>
    <w:rsid w:val="00D158A5"/>
    <w:rsid w:val="00D159EB"/>
    <w:rsid w:val="00D15C70"/>
    <w:rsid w:val="00D15CC6"/>
    <w:rsid w:val="00D15F2E"/>
    <w:rsid w:val="00D1679D"/>
    <w:rsid w:val="00D16884"/>
    <w:rsid w:val="00D16A68"/>
    <w:rsid w:val="00D17BDF"/>
    <w:rsid w:val="00D17FEE"/>
    <w:rsid w:val="00D202FA"/>
    <w:rsid w:val="00D20477"/>
    <w:rsid w:val="00D2072A"/>
    <w:rsid w:val="00D2098A"/>
    <w:rsid w:val="00D20B3D"/>
    <w:rsid w:val="00D20FB5"/>
    <w:rsid w:val="00D2163C"/>
    <w:rsid w:val="00D216F4"/>
    <w:rsid w:val="00D21AF1"/>
    <w:rsid w:val="00D2248C"/>
    <w:rsid w:val="00D2250B"/>
    <w:rsid w:val="00D226D7"/>
    <w:rsid w:val="00D22802"/>
    <w:rsid w:val="00D22C6D"/>
    <w:rsid w:val="00D23320"/>
    <w:rsid w:val="00D233A9"/>
    <w:rsid w:val="00D23CCC"/>
    <w:rsid w:val="00D23EE1"/>
    <w:rsid w:val="00D2493E"/>
    <w:rsid w:val="00D24C9D"/>
    <w:rsid w:val="00D24E7F"/>
    <w:rsid w:val="00D24FA8"/>
    <w:rsid w:val="00D2532E"/>
    <w:rsid w:val="00D2578E"/>
    <w:rsid w:val="00D25E4A"/>
    <w:rsid w:val="00D25F5F"/>
    <w:rsid w:val="00D2609C"/>
    <w:rsid w:val="00D26B83"/>
    <w:rsid w:val="00D26CE0"/>
    <w:rsid w:val="00D26D6D"/>
    <w:rsid w:val="00D26FDB"/>
    <w:rsid w:val="00D27408"/>
    <w:rsid w:val="00D275FA"/>
    <w:rsid w:val="00D30060"/>
    <w:rsid w:val="00D300C5"/>
    <w:rsid w:val="00D3029C"/>
    <w:rsid w:val="00D3084C"/>
    <w:rsid w:val="00D3097C"/>
    <w:rsid w:val="00D30D8C"/>
    <w:rsid w:val="00D30E69"/>
    <w:rsid w:val="00D31750"/>
    <w:rsid w:val="00D317FF"/>
    <w:rsid w:val="00D31D2F"/>
    <w:rsid w:val="00D322AC"/>
    <w:rsid w:val="00D32622"/>
    <w:rsid w:val="00D329AD"/>
    <w:rsid w:val="00D32A37"/>
    <w:rsid w:val="00D32ABF"/>
    <w:rsid w:val="00D32B4F"/>
    <w:rsid w:val="00D3363E"/>
    <w:rsid w:val="00D3423F"/>
    <w:rsid w:val="00D348C0"/>
    <w:rsid w:val="00D34A8E"/>
    <w:rsid w:val="00D34E24"/>
    <w:rsid w:val="00D3513A"/>
    <w:rsid w:val="00D353CA"/>
    <w:rsid w:val="00D35519"/>
    <w:rsid w:val="00D35C3D"/>
    <w:rsid w:val="00D35D1A"/>
    <w:rsid w:val="00D360F1"/>
    <w:rsid w:val="00D3613C"/>
    <w:rsid w:val="00D3673D"/>
    <w:rsid w:val="00D36D10"/>
    <w:rsid w:val="00D36FFD"/>
    <w:rsid w:val="00D371BF"/>
    <w:rsid w:val="00D37567"/>
    <w:rsid w:val="00D37692"/>
    <w:rsid w:val="00D379CD"/>
    <w:rsid w:val="00D40086"/>
    <w:rsid w:val="00D401EA"/>
    <w:rsid w:val="00D406B3"/>
    <w:rsid w:val="00D408C8"/>
    <w:rsid w:val="00D410F6"/>
    <w:rsid w:val="00D41587"/>
    <w:rsid w:val="00D41658"/>
    <w:rsid w:val="00D4176B"/>
    <w:rsid w:val="00D41BE5"/>
    <w:rsid w:val="00D4284C"/>
    <w:rsid w:val="00D42A03"/>
    <w:rsid w:val="00D42B2D"/>
    <w:rsid w:val="00D42ECE"/>
    <w:rsid w:val="00D43332"/>
    <w:rsid w:val="00D43F87"/>
    <w:rsid w:val="00D446DC"/>
    <w:rsid w:val="00D44A97"/>
    <w:rsid w:val="00D45486"/>
    <w:rsid w:val="00D45CC9"/>
    <w:rsid w:val="00D45D1D"/>
    <w:rsid w:val="00D45DDA"/>
    <w:rsid w:val="00D45F74"/>
    <w:rsid w:val="00D45FD0"/>
    <w:rsid w:val="00D46899"/>
    <w:rsid w:val="00D46B0D"/>
    <w:rsid w:val="00D46D4D"/>
    <w:rsid w:val="00D46FE3"/>
    <w:rsid w:val="00D47188"/>
    <w:rsid w:val="00D4750F"/>
    <w:rsid w:val="00D47961"/>
    <w:rsid w:val="00D47E24"/>
    <w:rsid w:val="00D50407"/>
    <w:rsid w:val="00D50A83"/>
    <w:rsid w:val="00D50E04"/>
    <w:rsid w:val="00D51020"/>
    <w:rsid w:val="00D51260"/>
    <w:rsid w:val="00D51542"/>
    <w:rsid w:val="00D51C0F"/>
    <w:rsid w:val="00D5261D"/>
    <w:rsid w:val="00D52703"/>
    <w:rsid w:val="00D52736"/>
    <w:rsid w:val="00D52B37"/>
    <w:rsid w:val="00D52BF2"/>
    <w:rsid w:val="00D52C2B"/>
    <w:rsid w:val="00D52D84"/>
    <w:rsid w:val="00D52EC3"/>
    <w:rsid w:val="00D530F4"/>
    <w:rsid w:val="00D5319D"/>
    <w:rsid w:val="00D533F3"/>
    <w:rsid w:val="00D53622"/>
    <w:rsid w:val="00D538DA"/>
    <w:rsid w:val="00D53AB8"/>
    <w:rsid w:val="00D545C8"/>
    <w:rsid w:val="00D54603"/>
    <w:rsid w:val="00D546EB"/>
    <w:rsid w:val="00D54E07"/>
    <w:rsid w:val="00D55668"/>
    <w:rsid w:val="00D56C55"/>
    <w:rsid w:val="00D56C91"/>
    <w:rsid w:val="00D56FD6"/>
    <w:rsid w:val="00D57062"/>
    <w:rsid w:val="00D572A8"/>
    <w:rsid w:val="00D57628"/>
    <w:rsid w:val="00D579D7"/>
    <w:rsid w:val="00D60293"/>
    <w:rsid w:val="00D606AC"/>
    <w:rsid w:val="00D60A8B"/>
    <w:rsid w:val="00D60AA6"/>
    <w:rsid w:val="00D61662"/>
    <w:rsid w:val="00D61A0F"/>
    <w:rsid w:val="00D61CAC"/>
    <w:rsid w:val="00D61E15"/>
    <w:rsid w:val="00D61F6D"/>
    <w:rsid w:val="00D621FD"/>
    <w:rsid w:val="00D62692"/>
    <w:rsid w:val="00D62700"/>
    <w:rsid w:val="00D62A37"/>
    <w:rsid w:val="00D62ABA"/>
    <w:rsid w:val="00D62C70"/>
    <w:rsid w:val="00D62F4F"/>
    <w:rsid w:val="00D63D16"/>
    <w:rsid w:val="00D63E02"/>
    <w:rsid w:val="00D6417F"/>
    <w:rsid w:val="00D64441"/>
    <w:rsid w:val="00D6469D"/>
    <w:rsid w:val="00D64CC7"/>
    <w:rsid w:val="00D65031"/>
    <w:rsid w:val="00D6511E"/>
    <w:rsid w:val="00D6597B"/>
    <w:rsid w:val="00D65C3B"/>
    <w:rsid w:val="00D66019"/>
    <w:rsid w:val="00D66226"/>
    <w:rsid w:val="00D665FD"/>
    <w:rsid w:val="00D668E9"/>
    <w:rsid w:val="00D67736"/>
    <w:rsid w:val="00D6773C"/>
    <w:rsid w:val="00D6787B"/>
    <w:rsid w:val="00D679A0"/>
    <w:rsid w:val="00D67BE8"/>
    <w:rsid w:val="00D70974"/>
    <w:rsid w:val="00D7100D"/>
    <w:rsid w:val="00D71486"/>
    <w:rsid w:val="00D71805"/>
    <w:rsid w:val="00D71830"/>
    <w:rsid w:val="00D71DE4"/>
    <w:rsid w:val="00D72238"/>
    <w:rsid w:val="00D7270B"/>
    <w:rsid w:val="00D73137"/>
    <w:rsid w:val="00D73BC1"/>
    <w:rsid w:val="00D73C93"/>
    <w:rsid w:val="00D73E8D"/>
    <w:rsid w:val="00D74282"/>
    <w:rsid w:val="00D745B3"/>
    <w:rsid w:val="00D748F9"/>
    <w:rsid w:val="00D74AED"/>
    <w:rsid w:val="00D74B97"/>
    <w:rsid w:val="00D7501E"/>
    <w:rsid w:val="00D75249"/>
    <w:rsid w:val="00D752D7"/>
    <w:rsid w:val="00D753EF"/>
    <w:rsid w:val="00D75C4F"/>
    <w:rsid w:val="00D760B1"/>
    <w:rsid w:val="00D7644F"/>
    <w:rsid w:val="00D765A5"/>
    <w:rsid w:val="00D765A6"/>
    <w:rsid w:val="00D76965"/>
    <w:rsid w:val="00D77025"/>
    <w:rsid w:val="00D77357"/>
    <w:rsid w:val="00D77525"/>
    <w:rsid w:val="00D77576"/>
    <w:rsid w:val="00D80136"/>
    <w:rsid w:val="00D80845"/>
    <w:rsid w:val="00D8086D"/>
    <w:rsid w:val="00D8143E"/>
    <w:rsid w:val="00D82A3E"/>
    <w:rsid w:val="00D83260"/>
    <w:rsid w:val="00D832B3"/>
    <w:rsid w:val="00D83790"/>
    <w:rsid w:val="00D83B08"/>
    <w:rsid w:val="00D83B26"/>
    <w:rsid w:val="00D83B98"/>
    <w:rsid w:val="00D846A1"/>
    <w:rsid w:val="00D84834"/>
    <w:rsid w:val="00D84BA8"/>
    <w:rsid w:val="00D84F94"/>
    <w:rsid w:val="00D8501E"/>
    <w:rsid w:val="00D85887"/>
    <w:rsid w:val="00D85A18"/>
    <w:rsid w:val="00D85A75"/>
    <w:rsid w:val="00D85DDE"/>
    <w:rsid w:val="00D85E69"/>
    <w:rsid w:val="00D85F84"/>
    <w:rsid w:val="00D86742"/>
    <w:rsid w:val="00D86CF1"/>
    <w:rsid w:val="00D870D1"/>
    <w:rsid w:val="00D87E2D"/>
    <w:rsid w:val="00D90088"/>
    <w:rsid w:val="00D906D4"/>
    <w:rsid w:val="00D907BE"/>
    <w:rsid w:val="00D912AF"/>
    <w:rsid w:val="00D912D4"/>
    <w:rsid w:val="00D914CE"/>
    <w:rsid w:val="00D9153E"/>
    <w:rsid w:val="00D91691"/>
    <w:rsid w:val="00D9181C"/>
    <w:rsid w:val="00D91AF5"/>
    <w:rsid w:val="00D91B8D"/>
    <w:rsid w:val="00D91D11"/>
    <w:rsid w:val="00D91D16"/>
    <w:rsid w:val="00D91F24"/>
    <w:rsid w:val="00D926EF"/>
    <w:rsid w:val="00D929A4"/>
    <w:rsid w:val="00D9410E"/>
    <w:rsid w:val="00D94EA8"/>
    <w:rsid w:val="00D94EAE"/>
    <w:rsid w:val="00D9536C"/>
    <w:rsid w:val="00D955C3"/>
    <w:rsid w:val="00D957C7"/>
    <w:rsid w:val="00D95B4B"/>
    <w:rsid w:val="00D95CB1"/>
    <w:rsid w:val="00D95CE6"/>
    <w:rsid w:val="00D96998"/>
    <w:rsid w:val="00D96AC0"/>
    <w:rsid w:val="00D96B1B"/>
    <w:rsid w:val="00D971AA"/>
    <w:rsid w:val="00D9741A"/>
    <w:rsid w:val="00D97E91"/>
    <w:rsid w:val="00DA02AE"/>
    <w:rsid w:val="00DA05C1"/>
    <w:rsid w:val="00DA060F"/>
    <w:rsid w:val="00DA0950"/>
    <w:rsid w:val="00DA1022"/>
    <w:rsid w:val="00DA1122"/>
    <w:rsid w:val="00DA12B9"/>
    <w:rsid w:val="00DA199C"/>
    <w:rsid w:val="00DA1B34"/>
    <w:rsid w:val="00DA1B83"/>
    <w:rsid w:val="00DA2650"/>
    <w:rsid w:val="00DA27D7"/>
    <w:rsid w:val="00DA2A79"/>
    <w:rsid w:val="00DA35B2"/>
    <w:rsid w:val="00DA3891"/>
    <w:rsid w:val="00DA4137"/>
    <w:rsid w:val="00DA4307"/>
    <w:rsid w:val="00DA4380"/>
    <w:rsid w:val="00DA44DB"/>
    <w:rsid w:val="00DA44FF"/>
    <w:rsid w:val="00DA4A00"/>
    <w:rsid w:val="00DA4D69"/>
    <w:rsid w:val="00DA4E62"/>
    <w:rsid w:val="00DA5F23"/>
    <w:rsid w:val="00DA5F4F"/>
    <w:rsid w:val="00DA646B"/>
    <w:rsid w:val="00DA7044"/>
    <w:rsid w:val="00DA72B1"/>
    <w:rsid w:val="00DA75F2"/>
    <w:rsid w:val="00DA76E9"/>
    <w:rsid w:val="00DA77DA"/>
    <w:rsid w:val="00DA7B98"/>
    <w:rsid w:val="00DA7BDE"/>
    <w:rsid w:val="00DA7C4A"/>
    <w:rsid w:val="00DA7CFD"/>
    <w:rsid w:val="00DA7E6C"/>
    <w:rsid w:val="00DA7F4C"/>
    <w:rsid w:val="00DB05BC"/>
    <w:rsid w:val="00DB0B62"/>
    <w:rsid w:val="00DB0C7C"/>
    <w:rsid w:val="00DB1214"/>
    <w:rsid w:val="00DB1452"/>
    <w:rsid w:val="00DB152D"/>
    <w:rsid w:val="00DB1594"/>
    <w:rsid w:val="00DB15F0"/>
    <w:rsid w:val="00DB1836"/>
    <w:rsid w:val="00DB255D"/>
    <w:rsid w:val="00DB2DD3"/>
    <w:rsid w:val="00DB2EB7"/>
    <w:rsid w:val="00DB3A77"/>
    <w:rsid w:val="00DB437B"/>
    <w:rsid w:val="00DB44F7"/>
    <w:rsid w:val="00DB45D6"/>
    <w:rsid w:val="00DB49F2"/>
    <w:rsid w:val="00DB4D11"/>
    <w:rsid w:val="00DB558C"/>
    <w:rsid w:val="00DB58CA"/>
    <w:rsid w:val="00DB5F62"/>
    <w:rsid w:val="00DB665C"/>
    <w:rsid w:val="00DB6D14"/>
    <w:rsid w:val="00DB735D"/>
    <w:rsid w:val="00DB74CC"/>
    <w:rsid w:val="00DC12A0"/>
    <w:rsid w:val="00DC13D3"/>
    <w:rsid w:val="00DC148E"/>
    <w:rsid w:val="00DC17BC"/>
    <w:rsid w:val="00DC19B9"/>
    <w:rsid w:val="00DC1B56"/>
    <w:rsid w:val="00DC1D42"/>
    <w:rsid w:val="00DC1F6F"/>
    <w:rsid w:val="00DC28BF"/>
    <w:rsid w:val="00DC2D9E"/>
    <w:rsid w:val="00DC3270"/>
    <w:rsid w:val="00DC39BD"/>
    <w:rsid w:val="00DC3C8D"/>
    <w:rsid w:val="00DC4412"/>
    <w:rsid w:val="00DC47E2"/>
    <w:rsid w:val="00DC4B36"/>
    <w:rsid w:val="00DC4C31"/>
    <w:rsid w:val="00DC5080"/>
    <w:rsid w:val="00DC5190"/>
    <w:rsid w:val="00DC59D4"/>
    <w:rsid w:val="00DC5BFE"/>
    <w:rsid w:val="00DC5DB8"/>
    <w:rsid w:val="00DC5E0D"/>
    <w:rsid w:val="00DC5F83"/>
    <w:rsid w:val="00DC5FE7"/>
    <w:rsid w:val="00DC6246"/>
    <w:rsid w:val="00DC67FF"/>
    <w:rsid w:val="00DC6AE3"/>
    <w:rsid w:val="00DC6D2B"/>
    <w:rsid w:val="00DC6DE0"/>
    <w:rsid w:val="00DC7531"/>
    <w:rsid w:val="00DC781A"/>
    <w:rsid w:val="00DC7C96"/>
    <w:rsid w:val="00DC7CD5"/>
    <w:rsid w:val="00DC7F4D"/>
    <w:rsid w:val="00DD02FA"/>
    <w:rsid w:val="00DD07A2"/>
    <w:rsid w:val="00DD0B02"/>
    <w:rsid w:val="00DD0EDE"/>
    <w:rsid w:val="00DD120A"/>
    <w:rsid w:val="00DD14A4"/>
    <w:rsid w:val="00DD168E"/>
    <w:rsid w:val="00DD16E6"/>
    <w:rsid w:val="00DD182E"/>
    <w:rsid w:val="00DD1D31"/>
    <w:rsid w:val="00DD23D7"/>
    <w:rsid w:val="00DD272F"/>
    <w:rsid w:val="00DD2C04"/>
    <w:rsid w:val="00DD2E53"/>
    <w:rsid w:val="00DD2F49"/>
    <w:rsid w:val="00DD35E4"/>
    <w:rsid w:val="00DD3B2C"/>
    <w:rsid w:val="00DD4597"/>
    <w:rsid w:val="00DD45E1"/>
    <w:rsid w:val="00DD4B8F"/>
    <w:rsid w:val="00DD4E48"/>
    <w:rsid w:val="00DD50A5"/>
    <w:rsid w:val="00DD5541"/>
    <w:rsid w:val="00DD5B29"/>
    <w:rsid w:val="00DD5C5E"/>
    <w:rsid w:val="00DD5DEA"/>
    <w:rsid w:val="00DD5F8E"/>
    <w:rsid w:val="00DD63A7"/>
    <w:rsid w:val="00DD6741"/>
    <w:rsid w:val="00DD6756"/>
    <w:rsid w:val="00DD6DE0"/>
    <w:rsid w:val="00DD75BF"/>
    <w:rsid w:val="00DD76F5"/>
    <w:rsid w:val="00DD7924"/>
    <w:rsid w:val="00DD7F25"/>
    <w:rsid w:val="00DE0680"/>
    <w:rsid w:val="00DE06B0"/>
    <w:rsid w:val="00DE086D"/>
    <w:rsid w:val="00DE09D8"/>
    <w:rsid w:val="00DE0E89"/>
    <w:rsid w:val="00DE1085"/>
    <w:rsid w:val="00DE144E"/>
    <w:rsid w:val="00DE1CEA"/>
    <w:rsid w:val="00DE20D1"/>
    <w:rsid w:val="00DE2483"/>
    <w:rsid w:val="00DE2555"/>
    <w:rsid w:val="00DE25EA"/>
    <w:rsid w:val="00DE2819"/>
    <w:rsid w:val="00DE2B91"/>
    <w:rsid w:val="00DE2D2C"/>
    <w:rsid w:val="00DE32C3"/>
    <w:rsid w:val="00DE32EE"/>
    <w:rsid w:val="00DE331E"/>
    <w:rsid w:val="00DE353E"/>
    <w:rsid w:val="00DE4403"/>
    <w:rsid w:val="00DE46EB"/>
    <w:rsid w:val="00DE485B"/>
    <w:rsid w:val="00DE4B56"/>
    <w:rsid w:val="00DE5021"/>
    <w:rsid w:val="00DE50E5"/>
    <w:rsid w:val="00DE5124"/>
    <w:rsid w:val="00DE586A"/>
    <w:rsid w:val="00DE58C7"/>
    <w:rsid w:val="00DE5EAE"/>
    <w:rsid w:val="00DE62CC"/>
    <w:rsid w:val="00DE6B77"/>
    <w:rsid w:val="00DE6CA8"/>
    <w:rsid w:val="00DE7439"/>
    <w:rsid w:val="00DE74B7"/>
    <w:rsid w:val="00DF0661"/>
    <w:rsid w:val="00DF096A"/>
    <w:rsid w:val="00DF0ABD"/>
    <w:rsid w:val="00DF0D5F"/>
    <w:rsid w:val="00DF0FBA"/>
    <w:rsid w:val="00DF10A4"/>
    <w:rsid w:val="00DF114A"/>
    <w:rsid w:val="00DF123D"/>
    <w:rsid w:val="00DF1A87"/>
    <w:rsid w:val="00DF1E0C"/>
    <w:rsid w:val="00DF1FF6"/>
    <w:rsid w:val="00DF2153"/>
    <w:rsid w:val="00DF2179"/>
    <w:rsid w:val="00DF2243"/>
    <w:rsid w:val="00DF2428"/>
    <w:rsid w:val="00DF26A3"/>
    <w:rsid w:val="00DF2AF7"/>
    <w:rsid w:val="00DF2DBA"/>
    <w:rsid w:val="00DF3105"/>
    <w:rsid w:val="00DF3161"/>
    <w:rsid w:val="00DF364D"/>
    <w:rsid w:val="00DF37CE"/>
    <w:rsid w:val="00DF3ACA"/>
    <w:rsid w:val="00DF3B46"/>
    <w:rsid w:val="00DF3D74"/>
    <w:rsid w:val="00DF4076"/>
    <w:rsid w:val="00DF4104"/>
    <w:rsid w:val="00DF4134"/>
    <w:rsid w:val="00DF486F"/>
    <w:rsid w:val="00DF535B"/>
    <w:rsid w:val="00DF5421"/>
    <w:rsid w:val="00DF57C1"/>
    <w:rsid w:val="00DF5A18"/>
    <w:rsid w:val="00DF6029"/>
    <w:rsid w:val="00DF6236"/>
    <w:rsid w:val="00DF6320"/>
    <w:rsid w:val="00DF636F"/>
    <w:rsid w:val="00DF64D8"/>
    <w:rsid w:val="00DF685D"/>
    <w:rsid w:val="00DF6AE1"/>
    <w:rsid w:val="00DF6C50"/>
    <w:rsid w:val="00DF6E3D"/>
    <w:rsid w:val="00DF7ADD"/>
    <w:rsid w:val="00DF7C76"/>
    <w:rsid w:val="00DF7DCB"/>
    <w:rsid w:val="00E000FD"/>
    <w:rsid w:val="00E0016D"/>
    <w:rsid w:val="00E00221"/>
    <w:rsid w:val="00E0035C"/>
    <w:rsid w:val="00E00363"/>
    <w:rsid w:val="00E004F1"/>
    <w:rsid w:val="00E00B8C"/>
    <w:rsid w:val="00E011D8"/>
    <w:rsid w:val="00E01244"/>
    <w:rsid w:val="00E0145D"/>
    <w:rsid w:val="00E01AB1"/>
    <w:rsid w:val="00E01D03"/>
    <w:rsid w:val="00E01F3B"/>
    <w:rsid w:val="00E020DC"/>
    <w:rsid w:val="00E02DBF"/>
    <w:rsid w:val="00E02EE5"/>
    <w:rsid w:val="00E035FB"/>
    <w:rsid w:val="00E03B9D"/>
    <w:rsid w:val="00E03CBA"/>
    <w:rsid w:val="00E03CBF"/>
    <w:rsid w:val="00E03CE1"/>
    <w:rsid w:val="00E047AB"/>
    <w:rsid w:val="00E0498A"/>
    <w:rsid w:val="00E049B9"/>
    <w:rsid w:val="00E04A8C"/>
    <w:rsid w:val="00E04A9B"/>
    <w:rsid w:val="00E04D61"/>
    <w:rsid w:val="00E04DC1"/>
    <w:rsid w:val="00E0540E"/>
    <w:rsid w:val="00E0579A"/>
    <w:rsid w:val="00E05980"/>
    <w:rsid w:val="00E05E1C"/>
    <w:rsid w:val="00E05F1B"/>
    <w:rsid w:val="00E062D5"/>
    <w:rsid w:val="00E066A4"/>
    <w:rsid w:val="00E06AD8"/>
    <w:rsid w:val="00E0709A"/>
    <w:rsid w:val="00E07620"/>
    <w:rsid w:val="00E07F23"/>
    <w:rsid w:val="00E10146"/>
    <w:rsid w:val="00E108FC"/>
    <w:rsid w:val="00E10F25"/>
    <w:rsid w:val="00E11010"/>
    <w:rsid w:val="00E115D9"/>
    <w:rsid w:val="00E116F5"/>
    <w:rsid w:val="00E11753"/>
    <w:rsid w:val="00E117F8"/>
    <w:rsid w:val="00E11942"/>
    <w:rsid w:val="00E11E88"/>
    <w:rsid w:val="00E11EBC"/>
    <w:rsid w:val="00E12025"/>
    <w:rsid w:val="00E12903"/>
    <w:rsid w:val="00E12BAB"/>
    <w:rsid w:val="00E12DDA"/>
    <w:rsid w:val="00E12F4C"/>
    <w:rsid w:val="00E133E1"/>
    <w:rsid w:val="00E13A38"/>
    <w:rsid w:val="00E13C8D"/>
    <w:rsid w:val="00E14092"/>
    <w:rsid w:val="00E14A70"/>
    <w:rsid w:val="00E14B65"/>
    <w:rsid w:val="00E14C2C"/>
    <w:rsid w:val="00E1533F"/>
    <w:rsid w:val="00E155D8"/>
    <w:rsid w:val="00E15698"/>
    <w:rsid w:val="00E1655B"/>
    <w:rsid w:val="00E16CA4"/>
    <w:rsid w:val="00E16DFB"/>
    <w:rsid w:val="00E16EFB"/>
    <w:rsid w:val="00E17050"/>
    <w:rsid w:val="00E17344"/>
    <w:rsid w:val="00E1791B"/>
    <w:rsid w:val="00E17A0E"/>
    <w:rsid w:val="00E17FAC"/>
    <w:rsid w:val="00E204D4"/>
    <w:rsid w:val="00E205C7"/>
    <w:rsid w:val="00E20982"/>
    <w:rsid w:val="00E21137"/>
    <w:rsid w:val="00E217D3"/>
    <w:rsid w:val="00E22757"/>
    <w:rsid w:val="00E22C96"/>
    <w:rsid w:val="00E22D79"/>
    <w:rsid w:val="00E23138"/>
    <w:rsid w:val="00E231B5"/>
    <w:rsid w:val="00E232AD"/>
    <w:rsid w:val="00E2350C"/>
    <w:rsid w:val="00E236E1"/>
    <w:rsid w:val="00E2388A"/>
    <w:rsid w:val="00E23A36"/>
    <w:rsid w:val="00E23D95"/>
    <w:rsid w:val="00E24258"/>
    <w:rsid w:val="00E2491F"/>
    <w:rsid w:val="00E24C2D"/>
    <w:rsid w:val="00E250A1"/>
    <w:rsid w:val="00E25973"/>
    <w:rsid w:val="00E25AA7"/>
    <w:rsid w:val="00E25F47"/>
    <w:rsid w:val="00E268FF"/>
    <w:rsid w:val="00E27095"/>
    <w:rsid w:val="00E2723B"/>
    <w:rsid w:val="00E2736A"/>
    <w:rsid w:val="00E2748B"/>
    <w:rsid w:val="00E2772F"/>
    <w:rsid w:val="00E27B15"/>
    <w:rsid w:val="00E27FA5"/>
    <w:rsid w:val="00E302BD"/>
    <w:rsid w:val="00E30441"/>
    <w:rsid w:val="00E31DFF"/>
    <w:rsid w:val="00E3201B"/>
    <w:rsid w:val="00E32042"/>
    <w:rsid w:val="00E3212E"/>
    <w:rsid w:val="00E32780"/>
    <w:rsid w:val="00E32A56"/>
    <w:rsid w:val="00E32B9C"/>
    <w:rsid w:val="00E32E5D"/>
    <w:rsid w:val="00E33232"/>
    <w:rsid w:val="00E33871"/>
    <w:rsid w:val="00E3391F"/>
    <w:rsid w:val="00E33D99"/>
    <w:rsid w:val="00E351BE"/>
    <w:rsid w:val="00E354E6"/>
    <w:rsid w:val="00E355D4"/>
    <w:rsid w:val="00E35973"/>
    <w:rsid w:val="00E35C19"/>
    <w:rsid w:val="00E35ED6"/>
    <w:rsid w:val="00E361A1"/>
    <w:rsid w:val="00E3648E"/>
    <w:rsid w:val="00E3674C"/>
    <w:rsid w:val="00E3680F"/>
    <w:rsid w:val="00E36AC5"/>
    <w:rsid w:val="00E36C78"/>
    <w:rsid w:val="00E36E20"/>
    <w:rsid w:val="00E371C0"/>
    <w:rsid w:val="00E3781D"/>
    <w:rsid w:val="00E37CCD"/>
    <w:rsid w:val="00E400E9"/>
    <w:rsid w:val="00E4055A"/>
    <w:rsid w:val="00E40562"/>
    <w:rsid w:val="00E405B1"/>
    <w:rsid w:val="00E40F23"/>
    <w:rsid w:val="00E41623"/>
    <w:rsid w:val="00E422D1"/>
    <w:rsid w:val="00E4230D"/>
    <w:rsid w:val="00E42A6E"/>
    <w:rsid w:val="00E42D66"/>
    <w:rsid w:val="00E42EE5"/>
    <w:rsid w:val="00E43452"/>
    <w:rsid w:val="00E4399A"/>
    <w:rsid w:val="00E43B0D"/>
    <w:rsid w:val="00E43D1A"/>
    <w:rsid w:val="00E43E65"/>
    <w:rsid w:val="00E43FC8"/>
    <w:rsid w:val="00E4402F"/>
    <w:rsid w:val="00E442C1"/>
    <w:rsid w:val="00E4438B"/>
    <w:rsid w:val="00E443D0"/>
    <w:rsid w:val="00E44876"/>
    <w:rsid w:val="00E44C3C"/>
    <w:rsid w:val="00E450C9"/>
    <w:rsid w:val="00E4574C"/>
    <w:rsid w:val="00E45A6A"/>
    <w:rsid w:val="00E45C44"/>
    <w:rsid w:val="00E4650B"/>
    <w:rsid w:val="00E4667E"/>
    <w:rsid w:val="00E46B38"/>
    <w:rsid w:val="00E479D2"/>
    <w:rsid w:val="00E50535"/>
    <w:rsid w:val="00E50BF0"/>
    <w:rsid w:val="00E514E5"/>
    <w:rsid w:val="00E5170C"/>
    <w:rsid w:val="00E5179C"/>
    <w:rsid w:val="00E519FF"/>
    <w:rsid w:val="00E51A34"/>
    <w:rsid w:val="00E5214F"/>
    <w:rsid w:val="00E52481"/>
    <w:rsid w:val="00E5268C"/>
    <w:rsid w:val="00E52B02"/>
    <w:rsid w:val="00E52B12"/>
    <w:rsid w:val="00E52F8C"/>
    <w:rsid w:val="00E5338C"/>
    <w:rsid w:val="00E5359E"/>
    <w:rsid w:val="00E53795"/>
    <w:rsid w:val="00E538AF"/>
    <w:rsid w:val="00E53C22"/>
    <w:rsid w:val="00E53EEF"/>
    <w:rsid w:val="00E5403B"/>
    <w:rsid w:val="00E5403D"/>
    <w:rsid w:val="00E54D17"/>
    <w:rsid w:val="00E54F7F"/>
    <w:rsid w:val="00E55656"/>
    <w:rsid w:val="00E5569C"/>
    <w:rsid w:val="00E556C7"/>
    <w:rsid w:val="00E556FE"/>
    <w:rsid w:val="00E55763"/>
    <w:rsid w:val="00E5593E"/>
    <w:rsid w:val="00E55D15"/>
    <w:rsid w:val="00E56588"/>
    <w:rsid w:val="00E56804"/>
    <w:rsid w:val="00E574AB"/>
    <w:rsid w:val="00E575F4"/>
    <w:rsid w:val="00E576A1"/>
    <w:rsid w:val="00E57C46"/>
    <w:rsid w:val="00E57D62"/>
    <w:rsid w:val="00E57F13"/>
    <w:rsid w:val="00E57FD9"/>
    <w:rsid w:val="00E60137"/>
    <w:rsid w:val="00E610B3"/>
    <w:rsid w:val="00E611E4"/>
    <w:rsid w:val="00E618F9"/>
    <w:rsid w:val="00E61DB7"/>
    <w:rsid w:val="00E61E95"/>
    <w:rsid w:val="00E62644"/>
    <w:rsid w:val="00E62BCB"/>
    <w:rsid w:val="00E62F55"/>
    <w:rsid w:val="00E63227"/>
    <w:rsid w:val="00E6326D"/>
    <w:rsid w:val="00E636FA"/>
    <w:rsid w:val="00E637F7"/>
    <w:rsid w:val="00E6393B"/>
    <w:rsid w:val="00E63C36"/>
    <w:rsid w:val="00E64626"/>
    <w:rsid w:val="00E648C9"/>
    <w:rsid w:val="00E6561A"/>
    <w:rsid w:val="00E6587A"/>
    <w:rsid w:val="00E658D8"/>
    <w:rsid w:val="00E65AA1"/>
    <w:rsid w:val="00E65B73"/>
    <w:rsid w:val="00E65E72"/>
    <w:rsid w:val="00E65F79"/>
    <w:rsid w:val="00E66066"/>
    <w:rsid w:val="00E66213"/>
    <w:rsid w:val="00E66560"/>
    <w:rsid w:val="00E665BC"/>
    <w:rsid w:val="00E670F6"/>
    <w:rsid w:val="00E672CA"/>
    <w:rsid w:val="00E6747F"/>
    <w:rsid w:val="00E67993"/>
    <w:rsid w:val="00E6A36A"/>
    <w:rsid w:val="00E704BF"/>
    <w:rsid w:val="00E70943"/>
    <w:rsid w:val="00E71038"/>
    <w:rsid w:val="00E71459"/>
    <w:rsid w:val="00E71A53"/>
    <w:rsid w:val="00E71BB7"/>
    <w:rsid w:val="00E71C72"/>
    <w:rsid w:val="00E72007"/>
    <w:rsid w:val="00E72682"/>
    <w:rsid w:val="00E72755"/>
    <w:rsid w:val="00E7288A"/>
    <w:rsid w:val="00E72F36"/>
    <w:rsid w:val="00E72F48"/>
    <w:rsid w:val="00E73309"/>
    <w:rsid w:val="00E737D9"/>
    <w:rsid w:val="00E738BA"/>
    <w:rsid w:val="00E73F62"/>
    <w:rsid w:val="00E7443B"/>
    <w:rsid w:val="00E744DD"/>
    <w:rsid w:val="00E74653"/>
    <w:rsid w:val="00E74C22"/>
    <w:rsid w:val="00E74D71"/>
    <w:rsid w:val="00E75038"/>
    <w:rsid w:val="00E759D5"/>
    <w:rsid w:val="00E75AA6"/>
    <w:rsid w:val="00E75DFD"/>
    <w:rsid w:val="00E75ED1"/>
    <w:rsid w:val="00E765E3"/>
    <w:rsid w:val="00E76B91"/>
    <w:rsid w:val="00E76D4B"/>
    <w:rsid w:val="00E76EE1"/>
    <w:rsid w:val="00E77038"/>
    <w:rsid w:val="00E771BE"/>
    <w:rsid w:val="00E773E1"/>
    <w:rsid w:val="00E77443"/>
    <w:rsid w:val="00E77736"/>
    <w:rsid w:val="00E77C85"/>
    <w:rsid w:val="00E77D39"/>
    <w:rsid w:val="00E80AE9"/>
    <w:rsid w:val="00E80E70"/>
    <w:rsid w:val="00E810E3"/>
    <w:rsid w:val="00E81397"/>
    <w:rsid w:val="00E8166C"/>
    <w:rsid w:val="00E816D2"/>
    <w:rsid w:val="00E81F2B"/>
    <w:rsid w:val="00E82216"/>
    <w:rsid w:val="00E827AB"/>
    <w:rsid w:val="00E82D75"/>
    <w:rsid w:val="00E831C9"/>
    <w:rsid w:val="00E83552"/>
    <w:rsid w:val="00E83F73"/>
    <w:rsid w:val="00E84204"/>
    <w:rsid w:val="00E845B2"/>
    <w:rsid w:val="00E84817"/>
    <w:rsid w:val="00E84CE5"/>
    <w:rsid w:val="00E85B85"/>
    <w:rsid w:val="00E85BE6"/>
    <w:rsid w:val="00E85ED9"/>
    <w:rsid w:val="00E86334"/>
    <w:rsid w:val="00E863EB"/>
    <w:rsid w:val="00E868A7"/>
    <w:rsid w:val="00E86D86"/>
    <w:rsid w:val="00E86DFF"/>
    <w:rsid w:val="00E86E43"/>
    <w:rsid w:val="00E86F30"/>
    <w:rsid w:val="00E87455"/>
    <w:rsid w:val="00E874A6"/>
    <w:rsid w:val="00E875FC"/>
    <w:rsid w:val="00E8770F"/>
    <w:rsid w:val="00E8BEA3"/>
    <w:rsid w:val="00E90A7B"/>
    <w:rsid w:val="00E90DB5"/>
    <w:rsid w:val="00E91491"/>
    <w:rsid w:val="00E915A9"/>
    <w:rsid w:val="00E91A1D"/>
    <w:rsid w:val="00E9284E"/>
    <w:rsid w:val="00E92AC2"/>
    <w:rsid w:val="00E92F23"/>
    <w:rsid w:val="00E92FC9"/>
    <w:rsid w:val="00E93004"/>
    <w:rsid w:val="00E931C3"/>
    <w:rsid w:val="00E933AF"/>
    <w:rsid w:val="00E93899"/>
    <w:rsid w:val="00E93B41"/>
    <w:rsid w:val="00E93C0B"/>
    <w:rsid w:val="00E944CC"/>
    <w:rsid w:val="00E9504C"/>
    <w:rsid w:val="00E9507C"/>
    <w:rsid w:val="00E950F8"/>
    <w:rsid w:val="00E953CA"/>
    <w:rsid w:val="00E9554E"/>
    <w:rsid w:val="00E9573A"/>
    <w:rsid w:val="00E957EC"/>
    <w:rsid w:val="00E95949"/>
    <w:rsid w:val="00E959DC"/>
    <w:rsid w:val="00E959E1"/>
    <w:rsid w:val="00E95D70"/>
    <w:rsid w:val="00E9635C"/>
    <w:rsid w:val="00E9675C"/>
    <w:rsid w:val="00E97140"/>
    <w:rsid w:val="00E976ED"/>
    <w:rsid w:val="00EA02E5"/>
    <w:rsid w:val="00EA0ED8"/>
    <w:rsid w:val="00EA1230"/>
    <w:rsid w:val="00EA163F"/>
    <w:rsid w:val="00EA1932"/>
    <w:rsid w:val="00EA1AAC"/>
    <w:rsid w:val="00EA1BF5"/>
    <w:rsid w:val="00EA1D96"/>
    <w:rsid w:val="00EA2288"/>
    <w:rsid w:val="00EA23FC"/>
    <w:rsid w:val="00EA2C69"/>
    <w:rsid w:val="00EA3277"/>
    <w:rsid w:val="00EA384C"/>
    <w:rsid w:val="00EA40EF"/>
    <w:rsid w:val="00EA4940"/>
    <w:rsid w:val="00EA4EA9"/>
    <w:rsid w:val="00EA5306"/>
    <w:rsid w:val="00EA589A"/>
    <w:rsid w:val="00EA58C6"/>
    <w:rsid w:val="00EA5BF4"/>
    <w:rsid w:val="00EA5D32"/>
    <w:rsid w:val="00EA5E8C"/>
    <w:rsid w:val="00EA5F01"/>
    <w:rsid w:val="00EA61F4"/>
    <w:rsid w:val="00EA689D"/>
    <w:rsid w:val="00EA6AA7"/>
    <w:rsid w:val="00EA73D5"/>
    <w:rsid w:val="00EA744A"/>
    <w:rsid w:val="00EA75A9"/>
    <w:rsid w:val="00EA7608"/>
    <w:rsid w:val="00EA7A58"/>
    <w:rsid w:val="00EA7ABC"/>
    <w:rsid w:val="00EA7C1A"/>
    <w:rsid w:val="00EB0BFC"/>
    <w:rsid w:val="00EB0D7A"/>
    <w:rsid w:val="00EB0F20"/>
    <w:rsid w:val="00EB100C"/>
    <w:rsid w:val="00EB1D10"/>
    <w:rsid w:val="00EB2490"/>
    <w:rsid w:val="00EB3EAC"/>
    <w:rsid w:val="00EB3F63"/>
    <w:rsid w:val="00EB4140"/>
    <w:rsid w:val="00EB4536"/>
    <w:rsid w:val="00EB4979"/>
    <w:rsid w:val="00EB4C77"/>
    <w:rsid w:val="00EB54B4"/>
    <w:rsid w:val="00EB56AD"/>
    <w:rsid w:val="00EB56C0"/>
    <w:rsid w:val="00EB571E"/>
    <w:rsid w:val="00EB5A99"/>
    <w:rsid w:val="00EB5CE0"/>
    <w:rsid w:val="00EB63A7"/>
    <w:rsid w:val="00EB6A51"/>
    <w:rsid w:val="00EB70C4"/>
    <w:rsid w:val="00EB72D2"/>
    <w:rsid w:val="00EB77E6"/>
    <w:rsid w:val="00EB7CAC"/>
    <w:rsid w:val="00EB7F56"/>
    <w:rsid w:val="00EC028E"/>
    <w:rsid w:val="00EC0379"/>
    <w:rsid w:val="00EC0CB4"/>
    <w:rsid w:val="00EC0ED9"/>
    <w:rsid w:val="00EC11C6"/>
    <w:rsid w:val="00EC18A1"/>
    <w:rsid w:val="00EC1B13"/>
    <w:rsid w:val="00EC260B"/>
    <w:rsid w:val="00EC2944"/>
    <w:rsid w:val="00EC2F8A"/>
    <w:rsid w:val="00EC2F9B"/>
    <w:rsid w:val="00EC3144"/>
    <w:rsid w:val="00EC32C5"/>
    <w:rsid w:val="00EC3BD8"/>
    <w:rsid w:val="00EC3DA1"/>
    <w:rsid w:val="00EC3FFC"/>
    <w:rsid w:val="00EC409B"/>
    <w:rsid w:val="00EC42AE"/>
    <w:rsid w:val="00EC4449"/>
    <w:rsid w:val="00EC4F50"/>
    <w:rsid w:val="00EC545A"/>
    <w:rsid w:val="00EC5508"/>
    <w:rsid w:val="00EC555B"/>
    <w:rsid w:val="00EC6064"/>
    <w:rsid w:val="00EC625A"/>
    <w:rsid w:val="00EC63C9"/>
    <w:rsid w:val="00EC6A74"/>
    <w:rsid w:val="00EC7398"/>
    <w:rsid w:val="00EC76EB"/>
    <w:rsid w:val="00EC7D12"/>
    <w:rsid w:val="00ED0146"/>
    <w:rsid w:val="00ED032D"/>
    <w:rsid w:val="00ED0C96"/>
    <w:rsid w:val="00ED11BD"/>
    <w:rsid w:val="00ED16E8"/>
    <w:rsid w:val="00ED16EF"/>
    <w:rsid w:val="00ED1AFC"/>
    <w:rsid w:val="00ED1B69"/>
    <w:rsid w:val="00ED207F"/>
    <w:rsid w:val="00ED2630"/>
    <w:rsid w:val="00ED2725"/>
    <w:rsid w:val="00ED2FC7"/>
    <w:rsid w:val="00ED38C7"/>
    <w:rsid w:val="00ED394A"/>
    <w:rsid w:val="00ED3EC7"/>
    <w:rsid w:val="00ED4176"/>
    <w:rsid w:val="00ED441B"/>
    <w:rsid w:val="00ED49A0"/>
    <w:rsid w:val="00ED4B65"/>
    <w:rsid w:val="00ED4BE4"/>
    <w:rsid w:val="00ED4BEC"/>
    <w:rsid w:val="00ED4CED"/>
    <w:rsid w:val="00ED4E7E"/>
    <w:rsid w:val="00ED5316"/>
    <w:rsid w:val="00ED5BCA"/>
    <w:rsid w:val="00ED6605"/>
    <w:rsid w:val="00ED70A7"/>
    <w:rsid w:val="00ED72DF"/>
    <w:rsid w:val="00ED7AA6"/>
    <w:rsid w:val="00EE02F8"/>
    <w:rsid w:val="00EE08B0"/>
    <w:rsid w:val="00EE0971"/>
    <w:rsid w:val="00EE0BE0"/>
    <w:rsid w:val="00EE0C3E"/>
    <w:rsid w:val="00EE12E4"/>
    <w:rsid w:val="00EE1569"/>
    <w:rsid w:val="00EE17CF"/>
    <w:rsid w:val="00EE191F"/>
    <w:rsid w:val="00EE2493"/>
    <w:rsid w:val="00EE24BA"/>
    <w:rsid w:val="00EE2837"/>
    <w:rsid w:val="00EE28EC"/>
    <w:rsid w:val="00EE32F6"/>
    <w:rsid w:val="00EE346C"/>
    <w:rsid w:val="00EE43EB"/>
    <w:rsid w:val="00EE4965"/>
    <w:rsid w:val="00EE51F3"/>
    <w:rsid w:val="00EE6A7B"/>
    <w:rsid w:val="00EE6B13"/>
    <w:rsid w:val="00EE747A"/>
    <w:rsid w:val="00EF01BA"/>
    <w:rsid w:val="00EF01D2"/>
    <w:rsid w:val="00EF0363"/>
    <w:rsid w:val="00EF05FB"/>
    <w:rsid w:val="00EF07E2"/>
    <w:rsid w:val="00EF0BC3"/>
    <w:rsid w:val="00EF0CE3"/>
    <w:rsid w:val="00EF0F8F"/>
    <w:rsid w:val="00EF1118"/>
    <w:rsid w:val="00EF11F7"/>
    <w:rsid w:val="00EF12A8"/>
    <w:rsid w:val="00EF13FE"/>
    <w:rsid w:val="00EF1450"/>
    <w:rsid w:val="00EF14DC"/>
    <w:rsid w:val="00EF17A3"/>
    <w:rsid w:val="00EF223D"/>
    <w:rsid w:val="00EF27CF"/>
    <w:rsid w:val="00EF28F8"/>
    <w:rsid w:val="00EF28FF"/>
    <w:rsid w:val="00EF298E"/>
    <w:rsid w:val="00EF2D21"/>
    <w:rsid w:val="00EF3200"/>
    <w:rsid w:val="00EF33FE"/>
    <w:rsid w:val="00EF34C0"/>
    <w:rsid w:val="00EF3554"/>
    <w:rsid w:val="00EF3804"/>
    <w:rsid w:val="00EF3D15"/>
    <w:rsid w:val="00EF3D6C"/>
    <w:rsid w:val="00EF4218"/>
    <w:rsid w:val="00EF4296"/>
    <w:rsid w:val="00EF444B"/>
    <w:rsid w:val="00EF46C5"/>
    <w:rsid w:val="00EF4780"/>
    <w:rsid w:val="00EF4927"/>
    <w:rsid w:val="00EF5071"/>
    <w:rsid w:val="00EF53BA"/>
    <w:rsid w:val="00EF5AA8"/>
    <w:rsid w:val="00EF5EC0"/>
    <w:rsid w:val="00EF6159"/>
    <w:rsid w:val="00EF619C"/>
    <w:rsid w:val="00EF666A"/>
    <w:rsid w:val="00EF69A8"/>
    <w:rsid w:val="00EF6B08"/>
    <w:rsid w:val="00EF6E1E"/>
    <w:rsid w:val="00EF7563"/>
    <w:rsid w:val="00EF799D"/>
    <w:rsid w:val="00EF7C4C"/>
    <w:rsid w:val="00F0007E"/>
    <w:rsid w:val="00F007F1"/>
    <w:rsid w:val="00F00C2C"/>
    <w:rsid w:val="00F010C9"/>
    <w:rsid w:val="00F017CE"/>
    <w:rsid w:val="00F018E0"/>
    <w:rsid w:val="00F01A28"/>
    <w:rsid w:val="00F01CD5"/>
    <w:rsid w:val="00F01DCC"/>
    <w:rsid w:val="00F0201B"/>
    <w:rsid w:val="00F0253F"/>
    <w:rsid w:val="00F02745"/>
    <w:rsid w:val="00F02911"/>
    <w:rsid w:val="00F030D6"/>
    <w:rsid w:val="00F0310B"/>
    <w:rsid w:val="00F03A7B"/>
    <w:rsid w:val="00F03E95"/>
    <w:rsid w:val="00F0473A"/>
    <w:rsid w:val="00F0534A"/>
    <w:rsid w:val="00F05ACA"/>
    <w:rsid w:val="00F05EB9"/>
    <w:rsid w:val="00F06381"/>
    <w:rsid w:val="00F0643C"/>
    <w:rsid w:val="00F06A56"/>
    <w:rsid w:val="00F06C1C"/>
    <w:rsid w:val="00F101DE"/>
    <w:rsid w:val="00F107B8"/>
    <w:rsid w:val="00F110B1"/>
    <w:rsid w:val="00F11166"/>
    <w:rsid w:val="00F1138A"/>
    <w:rsid w:val="00F11596"/>
    <w:rsid w:val="00F11783"/>
    <w:rsid w:val="00F122D6"/>
    <w:rsid w:val="00F12377"/>
    <w:rsid w:val="00F126FC"/>
    <w:rsid w:val="00F127D8"/>
    <w:rsid w:val="00F129FB"/>
    <w:rsid w:val="00F12B2C"/>
    <w:rsid w:val="00F12B44"/>
    <w:rsid w:val="00F12E11"/>
    <w:rsid w:val="00F130E5"/>
    <w:rsid w:val="00F134E7"/>
    <w:rsid w:val="00F13706"/>
    <w:rsid w:val="00F137DB"/>
    <w:rsid w:val="00F13999"/>
    <w:rsid w:val="00F13F5A"/>
    <w:rsid w:val="00F1461C"/>
    <w:rsid w:val="00F15223"/>
    <w:rsid w:val="00F153A3"/>
    <w:rsid w:val="00F15619"/>
    <w:rsid w:val="00F15F2B"/>
    <w:rsid w:val="00F15FDA"/>
    <w:rsid w:val="00F16DB4"/>
    <w:rsid w:val="00F17EF6"/>
    <w:rsid w:val="00F200EB"/>
    <w:rsid w:val="00F20481"/>
    <w:rsid w:val="00F20904"/>
    <w:rsid w:val="00F20949"/>
    <w:rsid w:val="00F2101D"/>
    <w:rsid w:val="00F21287"/>
    <w:rsid w:val="00F217F8"/>
    <w:rsid w:val="00F218EF"/>
    <w:rsid w:val="00F21E65"/>
    <w:rsid w:val="00F2227D"/>
    <w:rsid w:val="00F22826"/>
    <w:rsid w:val="00F229C5"/>
    <w:rsid w:val="00F22E9B"/>
    <w:rsid w:val="00F23362"/>
    <w:rsid w:val="00F23417"/>
    <w:rsid w:val="00F23657"/>
    <w:rsid w:val="00F23D92"/>
    <w:rsid w:val="00F23E5E"/>
    <w:rsid w:val="00F2430C"/>
    <w:rsid w:val="00F24518"/>
    <w:rsid w:val="00F24535"/>
    <w:rsid w:val="00F2486D"/>
    <w:rsid w:val="00F258A4"/>
    <w:rsid w:val="00F25B3F"/>
    <w:rsid w:val="00F26044"/>
    <w:rsid w:val="00F260D7"/>
    <w:rsid w:val="00F26864"/>
    <w:rsid w:val="00F26AAE"/>
    <w:rsid w:val="00F26BB6"/>
    <w:rsid w:val="00F26CAC"/>
    <w:rsid w:val="00F270F4"/>
    <w:rsid w:val="00F27992"/>
    <w:rsid w:val="00F27CC5"/>
    <w:rsid w:val="00F30297"/>
    <w:rsid w:val="00F303C3"/>
    <w:rsid w:val="00F316F4"/>
    <w:rsid w:val="00F3171E"/>
    <w:rsid w:val="00F31C98"/>
    <w:rsid w:val="00F32342"/>
    <w:rsid w:val="00F32370"/>
    <w:rsid w:val="00F323D2"/>
    <w:rsid w:val="00F329B6"/>
    <w:rsid w:val="00F32A54"/>
    <w:rsid w:val="00F32CA1"/>
    <w:rsid w:val="00F331AD"/>
    <w:rsid w:val="00F33256"/>
    <w:rsid w:val="00F336CA"/>
    <w:rsid w:val="00F33BC2"/>
    <w:rsid w:val="00F33DEE"/>
    <w:rsid w:val="00F34006"/>
    <w:rsid w:val="00F3427F"/>
    <w:rsid w:val="00F34C89"/>
    <w:rsid w:val="00F34F2A"/>
    <w:rsid w:val="00F34FDA"/>
    <w:rsid w:val="00F352EC"/>
    <w:rsid w:val="00F353EE"/>
    <w:rsid w:val="00F35749"/>
    <w:rsid w:val="00F35856"/>
    <w:rsid w:val="00F359D3"/>
    <w:rsid w:val="00F3610B"/>
    <w:rsid w:val="00F36661"/>
    <w:rsid w:val="00F372DB"/>
    <w:rsid w:val="00F3759A"/>
    <w:rsid w:val="00F37646"/>
    <w:rsid w:val="00F37A71"/>
    <w:rsid w:val="00F37C94"/>
    <w:rsid w:val="00F3D76B"/>
    <w:rsid w:val="00F4025B"/>
    <w:rsid w:val="00F403E5"/>
    <w:rsid w:val="00F40494"/>
    <w:rsid w:val="00F40FBD"/>
    <w:rsid w:val="00F4123A"/>
    <w:rsid w:val="00F41245"/>
    <w:rsid w:val="00F417DD"/>
    <w:rsid w:val="00F417F5"/>
    <w:rsid w:val="00F41A74"/>
    <w:rsid w:val="00F422F4"/>
    <w:rsid w:val="00F429E0"/>
    <w:rsid w:val="00F42AE6"/>
    <w:rsid w:val="00F42E15"/>
    <w:rsid w:val="00F43082"/>
    <w:rsid w:val="00F43407"/>
    <w:rsid w:val="00F436DC"/>
    <w:rsid w:val="00F43B5C"/>
    <w:rsid w:val="00F4478A"/>
    <w:rsid w:val="00F44E77"/>
    <w:rsid w:val="00F44E8F"/>
    <w:rsid w:val="00F44F69"/>
    <w:rsid w:val="00F4509B"/>
    <w:rsid w:val="00F45422"/>
    <w:rsid w:val="00F454E2"/>
    <w:rsid w:val="00F45BE1"/>
    <w:rsid w:val="00F45F11"/>
    <w:rsid w:val="00F46169"/>
    <w:rsid w:val="00F463B1"/>
    <w:rsid w:val="00F46430"/>
    <w:rsid w:val="00F465D8"/>
    <w:rsid w:val="00F47081"/>
    <w:rsid w:val="00F47292"/>
    <w:rsid w:val="00F473C9"/>
    <w:rsid w:val="00F47CB9"/>
    <w:rsid w:val="00F47DA3"/>
    <w:rsid w:val="00F47F77"/>
    <w:rsid w:val="00F50571"/>
    <w:rsid w:val="00F50583"/>
    <w:rsid w:val="00F50693"/>
    <w:rsid w:val="00F506B6"/>
    <w:rsid w:val="00F507DA"/>
    <w:rsid w:val="00F5080D"/>
    <w:rsid w:val="00F50B8F"/>
    <w:rsid w:val="00F50E21"/>
    <w:rsid w:val="00F5127D"/>
    <w:rsid w:val="00F5135A"/>
    <w:rsid w:val="00F51AAE"/>
    <w:rsid w:val="00F51B1C"/>
    <w:rsid w:val="00F51E07"/>
    <w:rsid w:val="00F51E79"/>
    <w:rsid w:val="00F52187"/>
    <w:rsid w:val="00F52719"/>
    <w:rsid w:val="00F528BA"/>
    <w:rsid w:val="00F52D42"/>
    <w:rsid w:val="00F52E15"/>
    <w:rsid w:val="00F52EE5"/>
    <w:rsid w:val="00F5316E"/>
    <w:rsid w:val="00F532CB"/>
    <w:rsid w:val="00F53527"/>
    <w:rsid w:val="00F5363C"/>
    <w:rsid w:val="00F53902"/>
    <w:rsid w:val="00F54365"/>
    <w:rsid w:val="00F54876"/>
    <w:rsid w:val="00F54C5F"/>
    <w:rsid w:val="00F5515C"/>
    <w:rsid w:val="00F55560"/>
    <w:rsid w:val="00F55949"/>
    <w:rsid w:val="00F55EA2"/>
    <w:rsid w:val="00F5606A"/>
    <w:rsid w:val="00F56361"/>
    <w:rsid w:val="00F565FC"/>
    <w:rsid w:val="00F56708"/>
    <w:rsid w:val="00F5697C"/>
    <w:rsid w:val="00F56C11"/>
    <w:rsid w:val="00F56D68"/>
    <w:rsid w:val="00F57781"/>
    <w:rsid w:val="00F57819"/>
    <w:rsid w:val="00F578D2"/>
    <w:rsid w:val="00F57F49"/>
    <w:rsid w:val="00F60026"/>
    <w:rsid w:val="00F600D1"/>
    <w:rsid w:val="00F6057D"/>
    <w:rsid w:val="00F606C1"/>
    <w:rsid w:val="00F6097F"/>
    <w:rsid w:val="00F609A6"/>
    <w:rsid w:val="00F60A21"/>
    <w:rsid w:val="00F61013"/>
    <w:rsid w:val="00F617A6"/>
    <w:rsid w:val="00F61948"/>
    <w:rsid w:val="00F61997"/>
    <w:rsid w:val="00F61B3D"/>
    <w:rsid w:val="00F61DAF"/>
    <w:rsid w:val="00F61EEC"/>
    <w:rsid w:val="00F62228"/>
    <w:rsid w:val="00F62261"/>
    <w:rsid w:val="00F6257C"/>
    <w:rsid w:val="00F62B34"/>
    <w:rsid w:val="00F63435"/>
    <w:rsid w:val="00F6355B"/>
    <w:rsid w:val="00F635D8"/>
    <w:rsid w:val="00F6380C"/>
    <w:rsid w:val="00F63D26"/>
    <w:rsid w:val="00F645C9"/>
    <w:rsid w:val="00F645E6"/>
    <w:rsid w:val="00F64D8F"/>
    <w:rsid w:val="00F64E19"/>
    <w:rsid w:val="00F64E9F"/>
    <w:rsid w:val="00F651C6"/>
    <w:rsid w:val="00F6531E"/>
    <w:rsid w:val="00F655C7"/>
    <w:rsid w:val="00F65AD5"/>
    <w:rsid w:val="00F65E45"/>
    <w:rsid w:val="00F65EF9"/>
    <w:rsid w:val="00F660D8"/>
    <w:rsid w:val="00F665E2"/>
    <w:rsid w:val="00F66FC2"/>
    <w:rsid w:val="00F67798"/>
    <w:rsid w:val="00F6782A"/>
    <w:rsid w:val="00F67BF4"/>
    <w:rsid w:val="00F7041D"/>
    <w:rsid w:val="00F70569"/>
    <w:rsid w:val="00F70B44"/>
    <w:rsid w:val="00F7106B"/>
    <w:rsid w:val="00F71708"/>
    <w:rsid w:val="00F71794"/>
    <w:rsid w:val="00F71894"/>
    <w:rsid w:val="00F719AC"/>
    <w:rsid w:val="00F71AF4"/>
    <w:rsid w:val="00F72C75"/>
    <w:rsid w:val="00F72DCC"/>
    <w:rsid w:val="00F72F55"/>
    <w:rsid w:val="00F72FEB"/>
    <w:rsid w:val="00F73190"/>
    <w:rsid w:val="00F7373F"/>
    <w:rsid w:val="00F7382C"/>
    <w:rsid w:val="00F73915"/>
    <w:rsid w:val="00F749C4"/>
    <w:rsid w:val="00F74A56"/>
    <w:rsid w:val="00F75B99"/>
    <w:rsid w:val="00F7608C"/>
    <w:rsid w:val="00F76445"/>
    <w:rsid w:val="00F76654"/>
    <w:rsid w:val="00F76BE0"/>
    <w:rsid w:val="00F76CB0"/>
    <w:rsid w:val="00F771B8"/>
    <w:rsid w:val="00F7732F"/>
    <w:rsid w:val="00F77BE6"/>
    <w:rsid w:val="00F77EFF"/>
    <w:rsid w:val="00F8043C"/>
    <w:rsid w:val="00F80BB6"/>
    <w:rsid w:val="00F80CA6"/>
    <w:rsid w:val="00F81322"/>
    <w:rsid w:val="00F81345"/>
    <w:rsid w:val="00F8156D"/>
    <w:rsid w:val="00F81698"/>
    <w:rsid w:val="00F8191F"/>
    <w:rsid w:val="00F81988"/>
    <w:rsid w:val="00F81A45"/>
    <w:rsid w:val="00F81B0B"/>
    <w:rsid w:val="00F82111"/>
    <w:rsid w:val="00F82224"/>
    <w:rsid w:val="00F824CC"/>
    <w:rsid w:val="00F82D47"/>
    <w:rsid w:val="00F8331C"/>
    <w:rsid w:val="00F834DF"/>
    <w:rsid w:val="00F8354B"/>
    <w:rsid w:val="00F83890"/>
    <w:rsid w:val="00F83C5B"/>
    <w:rsid w:val="00F84036"/>
    <w:rsid w:val="00F8405D"/>
    <w:rsid w:val="00F840EA"/>
    <w:rsid w:val="00F842A8"/>
    <w:rsid w:val="00F842FB"/>
    <w:rsid w:val="00F84DC7"/>
    <w:rsid w:val="00F84FBF"/>
    <w:rsid w:val="00F85015"/>
    <w:rsid w:val="00F8576F"/>
    <w:rsid w:val="00F85984"/>
    <w:rsid w:val="00F85C56"/>
    <w:rsid w:val="00F85C8C"/>
    <w:rsid w:val="00F85F1D"/>
    <w:rsid w:val="00F860B2"/>
    <w:rsid w:val="00F86A16"/>
    <w:rsid w:val="00F86ACB"/>
    <w:rsid w:val="00F86DA9"/>
    <w:rsid w:val="00F86FDC"/>
    <w:rsid w:val="00F87353"/>
    <w:rsid w:val="00F87C3D"/>
    <w:rsid w:val="00F87CE2"/>
    <w:rsid w:val="00F903E0"/>
    <w:rsid w:val="00F90437"/>
    <w:rsid w:val="00F90449"/>
    <w:rsid w:val="00F906C7"/>
    <w:rsid w:val="00F90BA9"/>
    <w:rsid w:val="00F914DE"/>
    <w:rsid w:val="00F91688"/>
    <w:rsid w:val="00F91801"/>
    <w:rsid w:val="00F91F2C"/>
    <w:rsid w:val="00F92092"/>
    <w:rsid w:val="00F92110"/>
    <w:rsid w:val="00F9230F"/>
    <w:rsid w:val="00F92946"/>
    <w:rsid w:val="00F92B63"/>
    <w:rsid w:val="00F92DDC"/>
    <w:rsid w:val="00F93663"/>
    <w:rsid w:val="00F938D3"/>
    <w:rsid w:val="00F93C74"/>
    <w:rsid w:val="00F93D1E"/>
    <w:rsid w:val="00F94603"/>
    <w:rsid w:val="00F94718"/>
    <w:rsid w:val="00F9490A"/>
    <w:rsid w:val="00F94A97"/>
    <w:rsid w:val="00F94BBB"/>
    <w:rsid w:val="00F95181"/>
    <w:rsid w:val="00F953D8"/>
    <w:rsid w:val="00F95C29"/>
    <w:rsid w:val="00F95D7F"/>
    <w:rsid w:val="00F95E6D"/>
    <w:rsid w:val="00F96368"/>
    <w:rsid w:val="00F96FA1"/>
    <w:rsid w:val="00F9748C"/>
    <w:rsid w:val="00F97E4B"/>
    <w:rsid w:val="00F97E86"/>
    <w:rsid w:val="00FA0609"/>
    <w:rsid w:val="00FA06AD"/>
    <w:rsid w:val="00FA0BCB"/>
    <w:rsid w:val="00FA0E48"/>
    <w:rsid w:val="00FA1154"/>
    <w:rsid w:val="00FA15E1"/>
    <w:rsid w:val="00FA1611"/>
    <w:rsid w:val="00FA193A"/>
    <w:rsid w:val="00FA1A8F"/>
    <w:rsid w:val="00FA1BE9"/>
    <w:rsid w:val="00FA1D73"/>
    <w:rsid w:val="00FA21C9"/>
    <w:rsid w:val="00FA22EF"/>
    <w:rsid w:val="00FA262E"/>
    <w:rsid w:val="00FA2AA8"/>
    <w:rsid w:val="00FA2D49"/>
    <w:rsid w:val="00FA2E17"/>
    <w:rsid w:val="00FA3167"/>
    <w:rsid w:val="00FA370D"/>
    <w:rsid w:val="00FA3F6D"/>
    <w:rsid w:val="00FA40D0"/>
    <w:rsid w:val="00FA41F5"/>
    <w:rsid w:val="00FA42FD"/>
    <w:rsid w:val="00FA475A"/>
    <w:rsid w:val="00FA578A"/>
    <w:rsid w:val="00FA5B67"/>
    <w:rsid w:val="00FA5F21"/>
    <w:rsid w:val="00FA6B9D"/>
    <w:rsid w:val="00FA7216"/>
    <w:rsid w:val="00FA7937"/>
    <w:rsid w:val="00FA7AD1"/>
    <w:rsid w:val="00FA7F36"/>
    <w:rsid w:val="00FB0089"/>
    <w:rsid w:val="00FB0328"/>
    <w:rsid w:val="00FB0C06"/>
    <w:rsid w:val="00FB16F3"/>
    <w:rsid w:val="00FB1936"/>
    <w:rsid w:val="00FB1A31"/>
    <w:rsid w:val="00FB1BFC"/>
    <w:rsid w:val="00FB1F20"/>
    <w:rsid w:val="00FB2871"/>
    <w:rsid w:val="00FB29B6"/>
    <w:rsid w:val="00FB31BB"/>
    <w:rsid w:val="00FB31D0"/>
    <w:rsid w:val="00FB31F7"/>
    <w:rsid w:val="00FB3600"/>
    <w:rsid w:val="00FB37F7"/>
    <w:rsid w:val="00FB405F"/>
    <w:rsid w:val="00FB413D"/>
    <w:rsid w:val="00FB422A"/>
    <w:rsid w:val="00FB432D"/>
    <w:rsid w:val="00FB435A"/>
    <w:rsid w:val="00FB437C"/>
    <w:rsid w:val="00FB44E4"/>
    <w:rsid w:val="00FB4583"/>
    <w:rsid w:val="00FB4662"/>
    <w:rsid w:val="00FB46A4"/>
    <w:rsid w:val="00FB4D1F"/>
    <w:rsid w:val="00FB5000"/>
    <w:rsid w:val="00FB5277"/>
    <w:rsid w:val="00FB55BF"/>
    <w:rsid w:val="00FB5960"/>
    <w:rsid w:val="00FB59A9"/>
    <w:rsid w:val="00FB5FD4"/>
    <w:rsid w:val="00FB6347"/>
    <w:rsid w:val="00FB64EA"/>
    <w:rsid w:val="00FB64EC"/>
    <w:rsid w:val="00FB6624"/>
    <w:rsid w:val="00FB666E"/>
    <w:rsid w:val="00FB6DB6"/>
    <w:rsid w:val="00FB6DFA"/>
    <w:rsid w:val="00FB7467"/>
    <w:rsid w:val="00FB76CA"/>
    <w:rsid w:val="00FB78FE"/>
    <w:rsid w:val="00FB7A80"/>
    <w:rsid w:val="00FB7CA1"/>
    <w:rsid w:val="00FC0E04"/>
    <w:rsid w:val="00FC1174"/>
    <w:rsid w:val="00FC13BC"/>
    <w:rsid w:val="00FC15A3"/>
    <w:rsid w:val="00FC17A1"/>
    <w:rsid w:val="00FC212A"/>
    <w:rsid w:val="00FC25BE"/>
    <w:rsid w:val="00FC27E1"/>
    <w:rsid w:val="00FC27E8"/>
    <w:rsid w:val="00FC2D29"/>
    <w:rsid w:val="00FC35D4"/>
    <w:rsid w:val="00FC3BEC"/>
    <w:rsid w:val="00FC40AB"/>
    <w:rsid w:val="00FC465D"/>
    <w:rsid w:val="00FC4A2C"/>
    <w:rsid w:val="00FC55AD"/>
    <w:rsid w:val="00FC55C1"/>
    <w:rsid w:val="00FC55CB"/>
    <w:rsid w:val="00FC6002"/>
    <w:rsid w:val="00FC6BFD"/>
    <w:rsid w:val="00FC6DD5"/>
    <w:rsid w:val="00FC742A"/>
    <w:rsid w:val="00FC74A4"/>
    <w:rsid w:val="00FC79C5"/>
    <w:rsid w:val="00FC7E7F"/>
    <w:rsid w:val="00FD02CF"/>
    <w:rsid w:val="00FD054A"/>
    <w:rsid w:val="00FD05CC"/>
    <w:rsid w:val="00FD07E2"/>
    <w:rsid w:val="00FD095D"/>
    <w:rsid w:val="00FD0C11"/>
    <w:rsid w:val="00FD0CFB"/>
    <w:rsid w:val="00FD22B7"/>
    <w:rsid w:val="00FD23BC"/>
    <w:rsid w:val="00FD2B80"/>
    <w:rsid w:val="00FD31BC"/>
    <w:rsid w:val="00FD3326"/>
    <w:rsid w:val="00FD335C"/>
    <w:rsid w:val="00FD3816"/>
    <w:rsid w:val="00FD3AE6"/>
    <w:rsid w:val="00FD3D3F"/>
    <w:rsid w:val="00FD42D1"/>
    <w:rsid w:val="00FD4635"/>
    <w:rsid w:val="00FD4703"/>
    <w:rsid w:val="00FD4776"/>
    <w:rsid w:val="00FD4E63"/>
    <w:rsid w:val="00FD5919"/>
    <w:rsid w:val="00FD5E88"/>
    <w:rsid w:val="00FD6082"/>
    <w:rsid w:val="00FD7614"/>
    <w:rsid w:val="00FD76AB"/>
    <w:rsid w:val="00FD7732"/>
    <w:rsid w:val="00FD79F8"/>
    <w:rsid w:val="00FD7EB6"/>
    <w:rsid w:val="00FE00F2"/>
    <w:rsid w:val="00FE03A2"/>
    <w:rsid w:val="00FE0512"/>
    <w:rsid w:val="00FE0CA7"/>
    <w:rsid w:val="00FE183A"/>
    <w:rsid w:val="00FE1906"/>
    <w:rsid w:val="00FE1A6B"/>
    <w:rsid w:val="00FE1BED"/>
    <w:rsid w:val="00FE2016"/>
    <w:rsid w:val="00FE261D"/>
    <w:rsid w:val="00FE2C8F"/>
    <w:rsid w:val="00FE2EF2"/>
    <w:rsid w:val="00FE2FA4"/>
    <w:rsid w:val="00FE3387"/>
    <w:rsid w:val="00FE3551"/>
    <w:rsid w:val="00FE36E3"/>
    <w:rsid w:val="00FE3C73"/>
    <w:rsid w:val="00FE3D26"/>
    <w:rsid w:val="00FE4157"/>
    <w:rsid w:val="00FE4211"/>
    <w:rsid w:val="00FE45AB"/>
    <w:rsid w:val="00FE47E7"/>
    <w:rsid w:val="00FE4DED"/>
    <w:rsid w:val="00FE5156"/>
    <w:rsid w:val="00FE540F"/>
    <w:rsid w:val="00FE58C0"/>
    <w:rsid w:val="00FE5955"/>
    <w:rsid w:val="00FE5A73"/>
    <w:rsid w:val="00FE5BC5"/>
    <w:rsid w:val="00FE61B3"/>
    <w:rsid w:val="00FE63A8"/>
    <w:rsid w:val="00FE67F0"/>
    <w:rsid w:val="00FE6E7C"/>
    <w:rsid w:val="00FE7426"/>
    <w:rsid w:val="00FE7593"/>
    <w:rsid w:val="00FE7604"/>
    <w:rsid w:val="00FE7735"/>
    <w:rsid w:val="00FE7744"/>
    <w:rsid w:val="00FE7A87"/>
    <w:rsid w:val="00FE7DDE"/>
    <w:rsid w:val="00FF0032"/>
    <w:rsid w:val="00FF0142"/>
    <w:rsid w:val="00FF037F"/>
    <w:rsid w:val="00FF07C9"/>
    <w:rsid w:val="00FF0D76"/>
    <w:rsid w:val="00FF0E09"/>
    <w:rsid w:val="00FF1541"/>
    <w:rsid w:val="00FF1B5F"/>
    <w:rsid w:val="00FF1CF8"/>
    <w:rsid w:val="00FF2380"/>
    <w:rsid w:val="00FF2471"/>
    <w:rsid w:val="00FF27B2"/>
    <w:rsid w:val="00FF3016"/>
    <w:rsid w:val="00FF3197"/>
    <w:rsid w:val="00FF339A"/>
    <w:rsid w:val="00FF3AE3"/>
    <w:rsid w:val="00FF3AE5"/>
    <w:rsid w:val="00FF4428"/>
    <w:rsid w:val="00FF4632"/>
    <w:rsid w:val="00FF4793"/>
    <w:rsid w:val="00FF47E0"/>
    <w:rsid w:val="00FF4853"/>
    <w:rsid w:val="00FF4AE4"/>
    <w:rsid w:val="00FF4BDE"/>
    <w:rsid w:val="00FF52AD"/>
    <w:rsid w:val="00FF52BA"/>
    <w:rsid w:val="00FF5324"/>
    <w:rsid w:val="00FF5475"/>
    <w:rsid w:val="00FF5763"/>
    <w:rsid w:val="00FF5BEC"/>
    <w:rsid w:val="00FF5CB8"/>
    <w:rsid w:val="00FF5D63"/>
    <w:rsid w:val="00FF6108"/>
    <w:rsid w:val="00FF6154"/>
    <w:rsid w:val="00FF623D"/>
    <w:rsid w:val="00FF629C"/>
    <w:rsid w:val="00FF6879"/>
    <w:rsid w:val="00FF6A12"/>
    <w:rsid w:val="00FF6CE0"/>
    <w:rsid w:val="00FF7EFD"/>
    <w:rsid w:val="00FF7F74"/>
    <w:rsid w:val="0103D80E"/>
    <w:rsid w:val="010EAE57"/>
    <w:rsid w:val="01120A90"/>
    <w:rsid w:val="0117B215"/>
    <w:rsid w:val="01399B93"/>
    <w:rsid w:val="0140D9DE"/>
    <w:rsid w:val="0151DA04"/>
    <w:rsid w:val="015259C1"/>
    <w:rsid w:val="015E152E"/>
    <w:rsid w:val="018D2980"/>
    <w:rsid w:val="01992C4C"/>
    <w:rsid w:val="01AAE7B9"/>
    <w:rsid w:val="01BD0501"/>
    <w:rsid w:val="01BFDE6B"/>
    <w:rsid w:val="01D4F327"/>
    <w:rsid w:val="01D7EF64"/>
    <w:rsid w:val="01F2480E"/>
    <w:rsid w:val="01FC07B1"/>
    <w:rsid w:val="020DAA30"/>
    <w:rsid w:val="021607F4"/>
    <w:rsid w:val="021EA293"/>
    <w:rsid w:val="0220077F"/>
    <w:rsid w:val="0223E5AB"/>
    <w:rsid w:val="022AF3AA"/>
    <w:rsid w:val="02548D8D"/>
    <w:rsid w:val="025787DB"/>
    <w:rsid w:val="026BF005"/>
    <w:rsid w:val="027EEF00"/>
    <w:rsid w:val="0299F256"/>
    <w:rsid w:val="02A11999"/>
    <w:rsid w:val="02A4A2C5"/>
    <w:rsid w:val="02CDEE3B"/>
    <w:rsid w:val="02D01972"/>
    <w:rsid w:val="02E84BD5"/>
    <w:rsid w:val="02ECCD82"/>
    <w:rsid w:val="02FF0669"/>
    <w:rsid w:val="032B69A1"/>
    <w:rsid w:val="03324E85"/>
    <w:rsid w:val="033DC03A"/>
    <w:rsid w:val="03456C8A"/>
    <w:rsid w:val="034D6E69"/>
    <w:rsid w:val="035E29B9"/>
    <w:rsid w:val="03650982"/>
    <w:rsid w:val="0385BA41"/>
    <w:rsid w:val="03937298"/>
    <w:rsid w:val="03A83116"/>
    <w:rsid w:val="03BD542A"/>
    <w:rsid w:val="03CDFF38"/>
    <w:rsid w:val="03CFC7FB"/>
    <w:rsid w:val="03E52C10"/>
    <w:rsid w:val="03E7EB93"/>
    <w:rsid w:val="03E85C18"/>
    <w:rsid w:val="03F201BC"/>
    <w:rsid w:val="03F4171E"/>
    <w:rsid w:val="03F4EDC1"/>
    <w:rsid w:val="03FF6979"/>
    <w:rsid w:val="041F7607"/>
    <w:rsid w:val="0425668F"/>
    <w:rsid w:val="04290BD5"/>
    <w:rsid w:val="0429E715"/>
    <w:rsid w:val="042CBF3E"/>
    <w:rsid w:val="0430821D"/>
    <w:rsid w:val="046DBA8E"/>
    <w:rsid w:val="047CCF6B"/>
    <w:rsid w:val="04AA0872"/>
    <w:rsid w:val="04E8B23B"/>
    <w:rsid w:val="050FC1A7"/>
    <w:rsid w:val="05116E75"/>
    <w:rsid w:val="05726D1B"/>
    <w:rsid w:val="05955699"/>
    <w:rsid w:val="059EC649"/>
    <w:rsid w:val="05DD86B2"/>
    <w:rsid w:val="05E184DD"/>
    <w:rsid w:val="05FC33E0"/>
    <w:rsid w:val="0607A416"/>
    <w:rsid w:val="060D055A"/>
    <w:rsid w:val="0615B779"/>
    <w:rsid w:val="0635F5A0"/>
    <w:rsid w:val="064E5676"/>
    <w:rsid w:val="066A0EEA"/>
    <w:rsid w:val="0677FFE6"/>
    <w:rsid w:val="068EC5B2"/>
    <w:rsid w:val="069FF142"/>
    <w:rsid w:val="06BA5EA7"/>
    <w:rsid w:val="06CDDA2E"/>
    <w:rsid w:val="06F3782C"/>
    <w:rsid w:val="07054801"/>
    <w:rsid w:val="070B3311"/>
    <w:rsid w:val="0728B01E"/>
    <w:rsid w:val="0732D77D"/>
    <w:rsid w:val="0732EC4F"/>
    <w:rsid w:val="07577715"/>
    <w:rsid w:val="0767FFC2"/>
    <w:rsid w:val="0779F363"/>
    <w:rsid w:val="0786AD6B"/>
    <w:rsid w:val="07B7CCC6"/>
    <w:rsid w:val="07EC9D66"/>
    <w:rsid w:val="080EEB74"/>
    <w:rsid w:val="08600C5F"/>
    <w:rsid w:val="0872A0C6"/>
    <w:rsid w:val="08749F49"/>
    <w:rsid w:val="08781F1A"/>
    <w:rsid w:val="08819A9F"/>
    <w:rsid w:val="08838F66"/>
    <w:rsid w:val="088C89EE"/>
    <w:rsid w:val="08A352D7"/>
    <w:rsid w:val="08B65759"/>
    <w:rsid w:val="08BAA14C"/>
    <w:rsid w:val="08C33AA9"/>
    <w:rsid w:val="08D7D347"/>
    <w:rsid w:val="08D9135D"/>
    <w:rsid w:val="09016EE8"/>
    <w:rsid w:val="092FA748"/>
    <w:rsid w:val="0932C7AF"/>
    <w:rsid w:val="0941B6BA"/>
    <w:rsid w:val="094D4918"/>
    <w:rsid w:val="095066D9"/>
    <w:rsid w:val="0956F0C8"/>
    <w:rsid w:val="09D54C67"/>
    <w:rsid w:val="09DD813D"/>
    <w:rsid w:val="09FB44BE"/>
    <w:rsid w:val="0A1D14BC"/>
    <w:rsid w:val="0A33EA2F"/>
    <w:rsid w:val="0A3D4E87"/>
    <w:rsid w:val="0A467312"/>
    <w:rsid w:val="0A56D688"/>
    <w:rsid w:val="0A6AC40D"/>
    <w:rsid w:val="0A874865"/>
    <w:rsid w:val="0A8E8393"/>
    <w:rsid w:val="0A90C277"/>
    <w:rsid w:val="0AA41D06"/>
    <w:rsid w:val="0AA884CB"/>
    <w:rsid w:val="0AC84843"/>
    <w:rsid w:val="0AE0F27C"/>
    <w:rsid w:val="0AF3D1E2"/>
    <w:rsid w:val="0B0A95DB"/>
    <w:rsid w:val="0B47E1BD"/>
    <w:rsid w:val="0B4AE079"/>
    <w:rsid w:val="0B51D0E9"/>
    <w:rsid w:val="0B7EAB26"/>
    <w:rsid w:val="0B802FB3"/>
    <w:rsid w:val="0B899742"/>
    <w:rsid w:val="0B8E1314"/>
    <w:rsid w:val="0B8E7C23"/>
    <w:rsid w:val="0B978FF3"/>
    <w:rsid w:val="0BB2FDBC"/>
    <w:rsid w:val="0BB976DB"/>
    <w:rsid w:val="0BD9A855"/>
    <w:rsid w:val="0C06F541"/>
    <w:rsid w:val="0C15E634"/>
    <w:rsid w:val="0C1C2589"/>
    <w:rsid w:val="0C25318A"/>
    <w:rsid w:val="0C2F9CD8"/>
    <w:rsid w:val="0C35A4EA"/>
    <w:rsid w:val="0C386B75"/>
    <w:rsid w:val="0C3B1DDF"/>
    <w:rsid w:val="0C584268"/>
    <w:rsid w:val="0C7595CA"/>
    <w:rsid w:val="0C884D33"/>
    <w:rsid w:val="0CAFB012"/>
    <w:rsid w:val="0CC9A1B7"/>
    <w:rsid w:val="0CCE408D"/>
    <w:rsid w:val="0CE2FBD0"/>
    <w:rsid w:val="0CF14F37"/>
    <w:rsid w:val="0CF3B299"/>
    <w:rsid w:val="0D2175F5"/>
    <w:rsid w:val="0D2CC1F9"/>
    <w:rsid w:val="0D36CFCF"/>
    <w:rsid w:val="0D3DF4B9"/>
    <w:rsid w:val="0D610C28"/>
    <w:rsid w:val="0D6FC13B"/>
    <w:rsid w:val="0D85DA29"/>
    <w:rsid w:val="0DA95293"/>
    <w:rsid w:val="0DAC57AF"/>
    <w:rsid w:val="0DB4FFD9"/>
    <w:rsid w:val="0DD6745B"/>
    <w:rsid w:val="0DF79636"/>
    <w:rsid w:val="0E155428"/>
    <w:rsid w:val="0E1976CE"/>
    <w:rsid w:val="0E1BD139"/>
    <w:rsid w:val="0E26D162"/>
    <w:rsid w:val="0E4571E0"/>
    <w:rsid w:val="0E862DD4"/>
    <w:rsid w:val="0E9C1551"/>
    <w:rsid w:val="0EA1185B"/>
    <w:rsid w:val="0EB3C246"/>
    <w:rsid w:val="0EB40265"/>
    <w:rsid w:val="0EB6556C"/>
    <w:rsid w:val="0EE2A71A"/>
    <w:rsid w:val="0EF0C4C4"/>
    <w:rsid w:val="0F1FBF58"/>
    <w:rsid w:val="0F2C30DE"/>
    <w:rsid w:val="0F2D34A8"/>
    <w:rsid w:val="0F4D1CBF"/>
    <w:rsid w:val="0F51280C"/>
    <w:rsid w:val="0F5F59B7"/>
    <w:rsid w:val="0F6FF76F"/>
    <w:rsid w:val="0F7054BA"/>
    <w:rsid w:val="0F741645"/>
    <w:rsid w:val="0F797396"/>
    <w:rsid w:val="0F9CB530"/>
    <w:rsid w:val="0FA04587"/>
    <w:rsid w:val="0FA156EA"/>
    <w:rsid w:val="0FB11F73"/>
    <w:rsid w:val="0FB90158"/>
    <w:rsid w:val="0FC8DA5A"/>
    <w:rsid w:val="0FCC2203"/>
    <w:rsid w:val="0FDA35B5"/>
    <w:rsid w:val="0FDCCB2E"/>
    <w:rsid w:val="0FDDDCBB"/>
    <w:rsid w:val="0FE01E64"/>
    <w:rsid w:val="0FF338C2"/>
    <w:rsid w:val="100221E3"/>
    <w:rsid w:val="100643C8"/>
    <w:rsid w:val="10154736"/>
    <w:rsid w:val="102D685D"/>
    <w:rsid w:val="10541E04"/>
    <w:rsid w:val="10660180"/>
    <w:rsid w:val="10747CC1"/>
    <w:rsid w:val="10750226"/>
    <w:rsid w:val="1078E0DF"/>
    <w:rsid w:val="107B321C"/>
    <w:rsid w:val="1082E7FF"/>
    <w:rsid w:val="1083351E"/>
    <w:rsid w:val="108B51AB"/>
    <w:rsid w:val="108FB95C"/>
    <w:rsid w:val="109A4E7E"/>
    <w:rsid w:val="10B3E90A"/>
    <w:rsid w:val="10F420EB"/>
    <w:rsid w:val="10FD3C71"/>
    <w:rsid w:val="1101B6FC"/>
    <w:rsid w:val="11073062"/>
    <w:rsid w:val="1115AE5A"/>
    <w:rsid w:val="111F6290"/>
    <w:rsid w:val="111FDCF6"/>
    <w:rsid w:val="112DE950"/>
    <w:rsid w:val="113858DB"/>
    <w:rsid w:val="113B59C6"/>
    <w:rsid w:val="11627506"/>
    <w:rsid w:val="11716F9F"/>
    <w:rsid w:val="117EFDFE"/>
    <w:rsid w:val="11BFE4A6"/>
    <w:rsid w:val="11E4F2A4"/>
    <w:rsid w:val="11EBB183"/>
    <w:rsid w:val="11F33A98"/>
    <w:rsid w:val="12047A1E"/>
    <w:rsid w:val="1219E8AC"/>
    <w:rsid w:val="124881BE"/>
    <w:rsid w:val="125263EF"/>
    <w:rsid w:val="1256958E"/>
    <w:rsid w:val="1263D982"/>
    <w:rsid w:val="12965951"/>
    <w:rsid w:val="129F3CA5"/>
    <w:rsid w:val="12BE39E4"/>
    <w:rsid w:val="12FED0AC"/>
    <w:rsid w:val="1310107E"/>
    <w:rsid w:val="1327AEC3"/>
    <w:rsid w:val="1336C21B"/>
    <w:rsid w:val="134DB917"/>
    <w:rsid w:val="135B3557"/>
    <w:rsid w:val="136019C1"/>
    <w:rsid w:val="13723D2D"/>
    <w:rsid w:val="13B08654"/>
    <w:rsid w:val="13D356BB"/>
    <w:rsid w:val="1406761F"/>
    <w:rsid w:val="14133850"/>
    <w:rsid w:val="142A024A"/>
    <w:rsid w:val="144D0A27"/>
    <w:rsid w:val="14603D89"/>
    <w:rsid w:val="1461AFE3"/>
    <w:rsid w:val="1473FCA3"/>
    <w:rsid w:val="1476CDC4"/>
    <w:rsid w:val="149417B3"/>
    <w:rsid w:val="1496132F"/>
    <w:rsid w:val="149C3049"/>
    <w:rsid w:val="14B20B08"/>
    <w:rsid w:val="14B72BD9"/>
    <w:rsid w:val="14C2E357"/>
    <w:rsid w:val="14CDE7B5"/>
    <w:rsid w:val="1509160E"/>
    <w:rsid w:val="15295719"/>
    <w:rsid w:val="152A2991"/>
    <w:rsid w:val="152A9288"/>
    <w:rsid w:val="1541B74A"/>
    <w:rsid w:val="155604B3"/>
    <w:rsid w:val="157057F2"/>
    <w:rsid w:val="15724243"/>
    <w:rsid w:val="15831607"/>
    <w:rsid w:val="15879976"/>
    <w:rsid w:val="15965016"/>
    <w:rsid w:val="1597C2E7"/>
    <w:rsid w:val="15A14024"/>
    <w:rsid w:val="15A84388"/>
    <w:rsid w:val="15E04AC0"/>
    <w:rsid w:val="15E55684"/>
    <w:rsid w:val="15E88182"/>
    <w:rsid w:val="15FA9036"/>
    <w:rsid w:val="1600D5E6"/>
    <w:rsid w:val="16083986"/>
    <w:rsid w:val="1618594F"/>
    <w:rsid w:val="161ACA0A"/>
    <w:rsid w:val="161EAA56"/>
    <w:rsid w:val="1622E304"/>
    <w:rsid w:val="163A8729"/>
    <w:rsid w:val="16629DA7"/>
    <w:rsid w:val="16639D7E"/>
    <w:rsid w:val="1666156B"/>
    <w:rsid w:val="166B2EF6"/>
    <w:rsid w:val="166F5F50"/>
    <w:rsid w:val="1698E4FA"/>
    <w:rsid w:val="16B3BCD1"/>
    <w:rsid w:val="16CC65A1"/>
    <w:rsid w:val="16E5DAE1"/>
    <w:rsid w:val="170868F9"/>
    <w:rsid w:val="17111796"/>
    <w:rsid w:val="172D606B"/>
    <w:rsid w:val="174DA5C1"/>
    <w:rsid w:val="17796C7A"/>
    <w:rsid w:val="177B6D3C"/>
    <w:rsid w:val="17812BA7"/>
    <w:rsid w:val="1782BD0A"/>
    <w:rsid w:val="178EEA93"/>
    <w:rsid w:val="17A96FC1"/>
    <w:rsid w:val="17AE134C"/>
    <w:rsid w:val="17B76730"/>
    <w:rsid w:val="17C4E1DA"/>
    <w:rsid w:val="17D1F34E"/>
    <w:rsid w:val="17E55B80"/>
    <w:rsid w:val="17EAF3B2"/>
    <w:rsid w:val="17F3CA4D"/>
    <w:rsid w:val="17F67488"/>
    <w:rsid w:val="17FB0761"/>
    <w:rsid w:val="1806EFA4"/>
    <w:rsid w:val="18159C62"/>
    <w:rsid w:val="182D4A4D"/>
    <w:rsid w:val="1832DD0F"/>
    <w:rsid w:val="183E0E3C"/>
    <w:rsid w:val="1848104B"/>
    <w:rsid w:val="1883E9DE"/>
    <w:rsid w:val="18C63108"/>
    <w:rsid w:val="18CCC88B"/>
    <w:rsid w:val="18E6A877"/>
    <w:rsid w:val="18EBF88D"/>
    <w:rsid w:val="1906531F"/>
    <w:rsid w:val="192D021E"/>
    <w:rsid w:val="195144C9"/>
    <w:rsid w:val="197F72C1"/>
    <w:rsid w:val="19C02745"/>
    <w:rsid w:val="19C1CBEC"/>
    <w:rsid w:val="1A171363"/>
    <w:rsid w:val="1A25B1CE"/>
    <w:rsid w:val="1A2D06B5"/>
    <w:rsid w:val="1A4991C1"/>
    <w:rsid w:val="1A49DCE3"/>
    <w:rsid w:val="1A9D9FC5"/>
    <w:rsid w:val="1AA23D17"/>
    <w:rsid w:val="1ABB09B8"/>
    <w:rsid w:val="1ACB5E02"/>
    <w:rsid w:val="1AD455BC"/>
    <w:rsid w:val="1ADAC2D6"/>
    <w:rsid w:val="1B0BAEA8"/>
    <w:rsid w:val="1B0FC179"/>
    <w:rsid w:val="1B140D63"/>
    <w:rsid w:val="1B291085"/>
    <w:rsid w:val="1B2C3099"/>
    <w:rsid w:val="1B4AAF68"/>
    <w:rsid w:val="1B5742E6"/>
    <w:rsid w:val="1B7AF0E7"/>
    <w:rsid w:val="1B8B4E8B"/>
    <w:rsid w:val="1B9CF77F"/>
    <w:rsid w:val="1BB973CD"/>
    <w:rsid w:val="1BD829E1"/>
    <w:rsid w:val="1BE9866B"/>
    <w:rsid w:val="1BFCCC80"/>
    <w:rsid w:val="1C0D552E"/>
    <w:rsid w:val="1C180F83"/>
    <w:rsid w:val="1C7BEB8D"/>
    <w:rsid w:val="1CA25242"/>
    <w:rsid w:val="1CB9FD5E"/>
    <w:rsid w:val="1CD0F347"/>
    <w:rsid w:val="1CD5E1BB"/>
    <w:rsid w:val="1D052D97"/>
    <w:rsid w:val="1D2958B5"/>
    <w:rsid w:val="1D297A7C"/>
    <w:rsid w:val="1D2FB132"/>
    <w:rsid w:val="1D3596CB"/>
    <w:rsid w:val="1D82C46A"/>
    <w:rsid w:val="1D95DF5A"/>
    <w:rsid w:val="1DAC4CE2"/>
    <w:rsid w:val="1DB79C06"/>
    <w:rsid w:val="1DBE1483"/>
    <w:rsid w:val="1DE0395D"/>
    <w:rsid w:val="1E21D40A"/>
    <w:rsid w:val="1E558E80"/>
    <w:rsid w:val="1E576D92"/>
    <w:rsid w:val="1E7007CC"/>
    <w:rsid w:val="1E872B12"/>
    <w:rsid w:val="1E874D37"/>
    <w:rsid w:val="1E937C26"/>
    <w:rsid w:val="1E96F08E"/>
    <w:rsid w:val="1E976280"/>
    <w:rsid w:val="1EBAC36D"/>
    <w:rsid w:val="1EC29640"/>
    <w:rsid w:val="1EE890FF"/>
    <w:rsid w:val="1EEA26ED"/>
    <w:rsid w:val="1F1C40B3"/>
    <w:rsid w:val="1F2542E5"/>
    <w:rsid w:val="1F44C793"/>
    <w:rsid w:val="1F5B8329"/>
    <w:rsid w:val="1F5BB006"/>
    <w:rsid w:val="1F5C91D8"/>
    <w:rsid w:val="1F5F0B0A"/>
    <w:rsid w:val="1F6DB6F8"/>
    <w:rsid w:val="1F7020E2"/>
    <w:rsid w:val="1F86E2B4"/>
    <w:rsid w:val="1F8A93AC"/>
    <w:rsid w:val="1F963C78"/>
    <w:rsid w:val="1F9E417B"/>
    <w:rsid w:val="1FA65CF5"/>
    <w:rsid w:val="1FC1EB72"/>
    <w:rsid w:val="1FC48BC6"/>
    <w:rsid w:val="1FC8FB51"/>
    <w:rsid w:val="1FD51B4D"/>
    <w:rsid w:val="1FF3B3E4"/>
    <w:rsid w:val="2057F642"/>
    <w:rsid w:val="205CC61B"/>
    <w:rsid w:val="20717D4B"/>
    <w:rsid w:val="20CA5008"/>
    <w:rsid w:val="20E51B97"/>
    <w:rsid w:val="20EB4BE4"/>
    <w:rsid w:val="20F2146E"/>
    <w:rsid w:val="20F3BF86"/>
    <w:rsid w:val="21029833"/>
    <w:rsid w:val="2121B416"/>
    <w:rsid w:val="212480FE"/>
    <w:rsid w:val="212D3B6A"/>
    <w:rsid w:val="214CE0B6"/>
    <w:rsid w:val="2153B855"/>
    <w:rsid w:val="21753434"/>
    <w:rsid w:val="217B9535"/>
    <w:rsid w:val="2189AB00"/>
    <w:rsid w:val="21984A58"/>
    <w:rsid w:val="219A4E78"/>
    <w:rsid w:val="21A12707"/>
    <w:rsid w:val="21AB596D"/>
    <w:rsid w:val="21AFE121"/>
    <w:rsid w:val="21C731A6"/>
    <w:rsid w:val="21FA63FA"/>
    <w:rsid w:val="21FB0396"/>
    <w:rsid w:val="2205899F"/>
    <w:rsid w:val="221542F8"/>
    <w:rsid w:val="221A3238"/>
    <w:rsid w:val="223CA6EF"/>
    <w:rsid w:val="2250C05F"/>
    <w:rsid w:val="225C471B"/>
    <w:rsid w:val="22613529"/>
    <w:rsid w:val="226CDAE7"/>
    <w:rsid w:val="227A2BB0"/>
    <w:rsid w:val="22BB5BFE"/>
    <w:rsid w:val="22CFD25A"/>
    <w:rsid w:val="22D8B4DE"/>
    <w:rsid w:val="22DC7054"/>
    <w:rsid w:val="22E9667E"/>
    <w:rsid w:val="230EC233"/>
    <w:rsid w:val="231026CC"/>
    <w:rsid w:val="2316F7D9"/>
    <w:rsid w:val="2324082F"/>
    <w:rsid w:val="23254847"/>
    <w:rsid w:val="2334559F"/>
    <w:rsid w:val="233ED740"/>
    <w:rsid w:val="233F002B"/>
    <w:rsid w:val="2356BCB7"/>
    <w:rsid w:val="23664505"/>
    <w:rsid w:val="237ECCFB"/>
    <w:rsid w:val="2392CEBB"/>
    <w:rsid w:val="23C21A71"/>
    <w:rsid w:val="23C8FBF2"/>
    <w:rsid w:val="23E63C9B"/>
    <w:rsid w:val="24133ED8"/>
    <w:rsid w:val="241B1295"/>
    <w:rsid w:val="241E6B12"/>
    <w:rsid w:val="2431FFCB"/>
    <w:rsid w:val="243A5976"/>
    <w:rsid w:val="245A0E03"/>
    <w:rsid w:val="2494E3D7"/>
    <w:rsid w:val="24D1246A"/>
    <w:rsid w:val="24E9AD33"/>
    <w:rsid w:val="24F7070D"/>
    <w:rsid w:val="251252CE"/>
    <w:rsid w:val="2525AE8F"/>
    <w:rsid w:val="253A3448"/>
    <w:rsid w:val="253B3190"/>
    <w:rsid w:val="254A0BDB"/>
    <w:rsid w:val="25AD96E7"/>
    <w:rsid w:val="25E2BD43"/>
    <w:rsid w:val="25F5141C"/>
    <w:rsid w:val="2607733C"/>
    <w:rsid w:val="260B7FDA"/>
    <w:rsid w:val="262619FA"/>
    <w:rsid w:val="2639C40B"/>
    <w:rsid w:val="263F64E3"/>
    <w:rsid w:val="2652E4E0"/>
    <w:rsid w:val="26720A63"/>
    <w:rsid w:val="268A9683"/>
    <w:rsid w:val="269FD35C"/>
    <w:rsid w:val="26A4C403"/>
    <w:rsid w:val="26A79977"/>
    <w:rsid w:val="26B7F714"/>
    <w:rsid w:val="26BD4326"/>
    <w:rsid w:val="26C1A72C"/>
    <w:rsid w:val="26D50242"/>
    <w:rsid w:val="26FA8253"/>
    <w:rsid w:val="26FD11AD"/>
    <w:rsid w:val="26FD2D02"/>
    <w:rsid w:val="26FFCE71"/>
    <w:rsid w:val="271FF074"/>
    <w:rsid w:val="2721C2B4"/>
    <w:rsid w:val="27567F43"/>
    <w:rsid w:val="2791230C"/>
    <w:rsid w:val="27A23858"/>
    <w:rsid w:val="27BF9E4A"/>
    <w:rsid w:val="27DE96B0"/>
    <w:rsid w:val="2801ED20"/>
    <w:rsid w:val="282729F3"/>
    <w:rsid w:val="282FAB2D"/>
    <w:rsid w:val="2863701B"/>
    <w:rsid w:val="2868B0D5"/>
    <w:rsid w:val="28696A1C"/>
    <w:rsid w:val="2882DD27"/>
    <w:rsid w:val="2895AFD9"/>
    <w:rsid w:val="2898F364"/>
    <w:rsid w:val="28AEC5F2"/>
    <w:rsid w:val="28B26225"/>
    <w:rsid w:val="28B7118C"/>
    <w:rsid w:val="28CCE4A5"/>
    <w:rsid w:val="28E83367"/>
    <w:rsid w:val="28F1FDBE"/>
    <w:rsid w:val="29063ECC"/>
    <w:rsid w:val="291E9D49"/>
    <w:rsid w:val="2943A3C8"/>
    <w:rsid w:val="2964B5D4"/>
    <w:rsid w:val="2969CD29"/>
    <w:rsid w:val="2983A255"/>
    <w:rsid w:val="29914784"/>
    <w:rsid w:val="29A6DF2F"/>
    <w:rsid w:val="29AB68D9"/>
    <w:rsid w:val="29E8F203"/>
    <w:rsid w:val="29F905FB"/>
    <w:rsid w:val="2A0B335C"/>
    <w:rsid w:val="2A0ED4F5"/>
    <w:rsid w:val="2A0EF1CE"/>
    <w:rsid w:val="2A2F9293"/>
    <w:rsid w:val="2A31E870"/>
    <w:rsid w:val="2A359B85"/>
    <w:rsid w:val="2A7D5E92"/>
    <w:rsid w:val="2A8866AA"/>
    <w:rsid w:val="2AA8F078"/>
    <w:rsid w:val="2AA93C07"/>
    <w:rsid w:val="2AC67EF1"/>
    <w:rsid w:val="2ACBC7FE"/>
    <w:rsid w:val="2ACE6C9F"/>
    <w:rsid w:val="2AFCFDDA"/>
    <w:rsid w:val="2B2370E7"/>
    <w:rsid w:val="2B3D49E1"/>
    <w:rsid w:val="2B4F13CA"/>
    <w:rsid w:val="2B56C514"/>
    <w:rsid w:val="2B5A165D"/>
    <w:rsid w:val="2B5E0260"/>
    <w:rsid w:val="2B63F377"/>
    <w:rsid w:val="2B675569"/>
    <w:rsid w:val="2B823E0D"/>
    <w:rsid w:val="2B92A4FA"/>
    <w:rsid w:val="2BACDA16"/>
    <w:rsid w:val="2BB01039"/>
    <w:rsid w:val="2BEF16A9"/>
    <w:rsid w:val="2BFB6437"/>
    <w:rsid w:val="2C498CAF"/>
    <w:rsid w:val="2C6343C0"/>
    <w:rsid w:val="2C6E5B3B"/>
    <w:rsid w:val="2C79A394"/>
    <w:rsid w:val="2C7F3001"/>
    <w:rsid w:val="2C8471AD"/>
    <w:rsid w:val="2C8E68FE"/>
    <w:rsid w:val="2C9A8DE2"/>
    <w:rsid w:val="2CA18A7B"/>
    <w:rsid w:val="2CA294BC"/>
    <w:rsid w:val="2CA6F1D2"/>
    <w:rsid w:val="2CB57E44"/>
    <w:rsid w:val="2CB796BC"/>
    <w:rsid w:val="2CD10C2D"/>
    <w:rsid w:val="2CF7DA32"/>
    <w:rsid w:val="2CFFA0BC"/>
    <w:rsid w:val="2D120DDC"/>
    <w:rsid w:val="2D1550C9"/>
    <w:rsid w:val="2D1B76D4"/>
    <w:rsid w:val="2D2FE70C"/>
    <w:rsid w:val="2D330FB2"/>
    <w:rsid w:val="2D614A2B"/>
    <w:rsid w:val="2D7A5DFF"/>
    <w:rsid w:val="2D8807D2"/>
    <w:rsid w:val="2D8F6652"/>
    <w:rsid w:val="2D90F1F7"/>
    <w:rsid w:val="2DDE29D0"/>
    <w:rsid w:val="2DE88AFA"/>
    <w:rsid w:val="2DF64D09"/>
    <w:rsid w:val="2DFC4F70"/>
    <w:rsid w:val="2E020A34"/>
    <w:rsid w:val="2E15E699"/>
    <w:rsid w:val="2E25EB5D"/>
    <w:rsid w:val="2E2AE8F5"/>
    <w:rsid w:val="2E316368"/>
    <w:rsid w:val="2E33A0AB"/>
    <w:rsid w:val="2E33CDF3"/>
    <w:rsid w:val="2E3DB86A"/>
    <w:rsid w:val="2E498E0A"/>
    <w:rsid w:val="2E5C8484"/>
    <w:rsid w:val="2E81AAF4"/>
    <w:rsid w:val="2E889711"/>
    <w:rsid w:val="2EA48338"/>
    <w:rsid w:val="2EAEDE86"/>
    <w:rsid w:val="2EC31B3E"/>
    <w:rsid w:val="2F289DB1"/>
    <w:rsid w:val="2F2A120D"/>
    <w:rsid w:val="2F45DBF6"/>
    <w:rsid w:val="2F4F3B88"/>
    <w:rsid w:val="2F5D8B46"/>
    <w:rsid w:val="2F60D2E0"/>
    <w:rsid w:val="2F6D921E"/>
    <w:rsid w:val="2F766E6F"/>
    <w:rsid w:val="2F769631"/>
    <w:rsid w:val="2F986DDB"/>
    <w:rsid w:val="2FA81F18"/>
    <w:rsid w:val="2FDFB517"/>
    <w:rsid w:val="2FF4939A"/>
    <w:rsid w:val="300EB148"/>
    <w:rsid w:val="30A2E267"/>
    <w:rsid w:val="30B6CBA8"/>
    <w:rsid w:val="30BB23B7"/>
    <w:rsid w:val="30BC779C"/>
    <w:rsid w:val="3101A770"/>
    <w:rsid w:val="31117E77"/>
    <w:rsid w:val="311F7495"/>
    <w:rsid w:val="31212647"/>
    <w:rsid w:val="31272930"/>
    <w:rsid w:val="312A9230"/>
    <w:rsid w:val="314EC3D9"/>
    <w:rsid w:val="3164A5F8"/>
    <w:rsid w:val="317BFCD5"/>
    <w:rsid w:val="317CEF8A"/>
    <w:rsid w:val="3191923D"/>
    <w:rsid w:val="3193752E"/>
    <w:rsid w:val="319F9BB4"/>
    <w:rsid w:val="31DA50A5"/>
    <w:rsid w:val="31DA9244"/>
    <w:rsid w:val="320EF7D4"/>
    <w:rsid w:val="32109E50"/>
    <w:rsid w:val="32123D46"/>
    <w:rsid w:val="32136F9D"/>
    <w:rsid w:val="3215F3AF"/>
    <w:rsid w:val="32191045"/>
    <w:rsid w:val="32229C49"/>
    <w:rsid w:val="32287AA9"/>
    <w:rsid w:val="32379821"/>
    <w:rsid w:val="3237E850"/>
    <w:rsid w:val="323F5597"/>
    <w:rsid w:val="3248A446"/>
    <w:rsid w:val="325CA3A0"/>
    <w:rsid w:val="326373D8"/>
    <w:rsid w:val="3263B3A3"/>
    <w:rsid w:val="3271CD6C"/>
    <w:rsid w:val="327375AA"/>
    <w:rsid w:val="3279340E"/>
    <w:rsid w:val="327B1C48"/>
    <w:rsid w:val="32A4C0F0"/>
    <w:rsid w:val="32B2AF35"/>
    <w:rsid w:val="32FE23E9"/>
    <w:rsid w:val="3310DEA3"/>
    <w:rsid w:val="335429AD"/>
    <w:rsid w:val="335C1CAC"/>
    <w:rsid w:val="339289A3"/>
    <w:rsid w:val="33B204D4"/>
    <w:rsid w:val="33BB9D8E"/>
    <w:rsid w:val="33D61ABF"/>
    <w:rsid w:val="33E5AD2C"/>
    <w:rsid w:val="33F31131"/>
    <w:rsid w:val="34005DCC"/>
    <w:rsid w:val="340B0F77"/>
    <w:rsid w:val="342276BC"/>
    <w:rsid w:val="3434D7FD"/>
    <w:rsid w:val="344C9A9C"/>
    <w:rsid w:val="34717CB1"/>
    <w:rsid w:val="347915F2"/>
    <w:rsid w:val="349341F7"/>
    <w:rsid w:val="34A092B6"/>
    <w:rsid w:val="34A91AEF"/>
    <w:rsid w:val="34B6A925"/>
    <w:rsid w:val="34B9C785"/>
    <w:rsid w:val="34BDAFB2"/>
    <w:rsid w:val="34C92A3D"/>
    <w:rsid w:val="34CDBCE0"/>
    <w:rsid w:val="34E060AA"/>
    <w:rsid w:val="350F4E78"/>
    <w:rsid w:val="35197EC0"/>
    <w:rsid w:val="351D44D5"/>
    <w:rsid w:val="353478C5"/>
    <w:rsid w:val="353D72FC"/>
    <w:rsid w:val="354BE7DA"/>
    <w:rsid w:val="355AB6A3"/>
    <w:rsid w:val="3574A69E"/>
    <w:rsid w:val="357B6AC6"/>
    <w:rsid w:val="35905694"/>
    <w:rsid w:val="3591FCD0"/>
    <w:rsid w:val="35A835B0"/>
    <w:rsid w:val="35B86569"/>
    <w:rsid w:val="35C35834"/>
    <w:rsid w:val="35CFE32F"/>
    <w:rsid w:val="35FCF5EA"/>
    <w:rsid w:val="360E288E"/>
    <w:rsid w:val="3624631A"/>
    <w:rsid w:val="3624ADE5"/>
    <w:rsid w:val="36364BAB"/>
    <w:rsid w:val="363C476B"/>
    <w:rsid w:val="36431B5C"/>
    <w:rsid w:val="3655DAD9"/>
    <w:rsid w:val="366BD005"/>
    <w:rsid w:val="3674C5C8"/>
    <w:rsid w:val="36916073"/>
    <w:rsid w:val="369D7C74"/>
    <w:rsid w:val="36C96177"/>
    <w:rsid w:val="36D308EA"/>
    <w:rsid w:val="36D7E075"/>
    <w:rsid w:val="36DCC2F1"/>
    <w:rsid w:val="36E99D30"/>
    <w:rsid w:val="37275643"/>
    <w:rsid w:val="3739A827"/>
    <w:rsid w:val="375087AD"/>
    <w:rsid w:val="3760E1AA"/>
    <w:rsid w:val="376513DF"/>
    <w:rsid w:val="37828A6C"/>
    <w:rsid w:val="37864B15"/>
    <w:rsid w:val="37B9516A"/>
    <w:rsid w:val="37D02C08"/>
    <w:rsid w:val="37D57352"/>
    <w:rsid w:val="384C84E6"/>
    <w:rsid w:val="385587C1"/>
    <w:rsid w:val="3859FA42"/>
    <w:rsid w:val="3865D3CA"/>
    <w:rsid w:val="38712C5D"/>
    <w:rsid w:val="38779976"/>
    <w:rsid w:val="387AC1F2"/>
    <w:rsid w:val="388DC31E"/>
    <w:rsid w:val="38978F89"/>
    <w:rsid w:val="38B81D1A"/>
    <w:rsid w:val="38D7AD6E"/>
    <w:rsid w:val="38F09171"/>
    <w:rsid w:val="391FDAAA"/>
    <w:rsid w:val="39372F93"/>
    <w:rsid w:val="3979DC5C"/>
    <w:rsid w:val="39ACA8C2"/>
    <w:rsid w:val="39B8514F"/>
    <w:rsid w:val="39CD2F39"/>
    <w:rsid w:val="39D5A843"/>
    <w:rsid w:val="39E7987E"/>
    <w:rsid w:val="39F0ED58"/>
    <w:rsid w:val="39F2BBFD"/>
    <w:rsid w:val="3A29A1A6"/>
    <w:rsid w:val="3A3F1976"/>
    <w:rsid w:val="3A47757A"/>
    <w:rsid w:val="3A4D6DB7"/>
    <w:rsid w:val="3A5978A5"/>
    <w:rsid w:val="3A78FFEC"/>
    <w:rsid w:val="3A970089"/>
    <w:rsid w:val="3AA17ECB"/>
    <w:rsid w:val="3AA6308C"/>
    <w:rsid w:val="3AB09E3E"/>
    <w:rsid w:val="3AD2BB13"/>
    <w:rsid w:val="3ADC1646"/>
    <w:rsid w:val="3AF0AB59"/>
    <w:rsid w:val="3B0B74C3"/>
    <w:rsid w:val="3B446A6A"/>
    <w:rsid w:val="3B661723"/>
    <w:rsid w:val="3B70E23F"/>
    <w:rsid w:val="3B8844ED"/>
    <w:rsid w:val="3B9606BC"/>
    <w:rsid w:val="3B9F08E6"/>
    <w:rsid w:val="3BB94041"/>
    <w:rsid w:val="3BC447D9"/>
    <w:rsid w:val="3BE33EFA"/>
    <w:rsid w:val="3BF90153"/>
    <w:rsid w:val="3C13845F"/>
    <w:rsid w:val="3C14B7FA"/>
    <w:rsid w:val="3C27ECA0"/>
    <w:rsid w:val="3C4F0ED2"/>
    <w:rsid w:val="3C5CA159"/>
    <w:rsid w:val="3C7CE4B4"/>
    <w:rsid w:val="3C8480E1"/>
    <w:rsid w:val="3C9A983B"/>
    <w:rsid w:val="3CB1B7B7"/>
    <w:rsid w:val="3CB80A49"/>
    <w:rsid w:val="3CBAC955"/>
    <w:rsid w:val="3CC1CC3E"/>
    <w:rsid w:val="3CE15ABE"/>
    <w:rsid w:val="3CE857F7"/>
    <w:rsid w:val="3CEEBE80"/>
    <w:rsid w:val="3CF18D4D"/>
    <w:rsid w:val="3D20A40D"/>
    <w:rsid w:val="3D349B9A"/>
    <w:rsid w:val="3D39A37E"/>
    <w:rsid w:val="3D3BF589"/>
    <w:rsid w:val="3D71C1ED"/>
    <w:rsid w:val="3D757BA2"/>
    <w:rsid w:val="3D7FFDE9"/>
    <w:rsid w:val="3D8404A1"/>
    <w:rsid w:val="3D8F58AD"/>
    <w:rsid w:val="3D9728FB"/>
    <w:rsid w:val="3DA80CEB"/>
    <w:rsid w:val="3DBAEEE8"/>
    <w:rsid w:val="3DC3FC88"/>
    <w:rsid w:val="3DD68DFC"/>
    <w:rsid w:val="3E38A09B"/>
    <w:rsid w:val="3E3F47B5"/>
    <w:rsid w:val="3E45A65B"/>
    <w:rsid w:val="3E50FFC9"/>
    <w:rsid w:val="3E6874B7"/>
    <w:rsid w:val="3E7083C6"/>
    <w:rsid w:val="3E7F5BE1"/>
    <w:rsid w:val="3E9C530A"/>
    <w:rsid w:val="3EA6A2F0"/>
    <w:rsid w:val="3EB1C35E"/>
    <w:rsid w:val="3EE33BEC"/>
    <w:rsid w:val="3EE7469F"/>
    <w:rsid w:val="3EF9C734"/>
    <w:rsid w:val="3F2596D4"/>
    <w:rsid w:val="3F35132C"/>
    <w:rsid w:val="3F64A8A7"/>
    <w:rsid w:val="3F799C87"/>
    <w:rsid w:val="3F7BE4E2"/>
    <w:rsid w:val="3F95C25D"/>
    <w:rsid w:val="3F97BF7B"/>
    <w:rsid w:val="3FB2C94C"/>
    <w:rsid w:val="3FCA47D4"/>
    <w:rsid w:val="3FD76E63"/>
    <w:rsid w:val="3FE3DD59"/>
    <w:rsid w:val="3FEAC12E"/>
    <w:rsid w:val="3FEFFD5E"/>
    <w:rsid w:val="3FF34D96"/>
    <w:rsid w:val="4006494A"/>
    <w:rsid w:val="400B5146"/>
    <w:rsid w:val="4021F164"/>
    <w:rsid w:val="402895C1"/>
    <w:rsid w:val="4039E53A"/>
    <w:rsid w:val="405D72BB"/>
    <w:rsid w:val="405F3605"/>
    <w:rsid w:val="40659A0B"/>
    <w:rsid w:val="407545DE"/>
    <w:rsid w:val="40809A58"/>
    <w:rsid w:val="409ABB4A"/>
    <w:rsid w:val="40B21401"/>
    <w:rsid w:val="40BD9C6F"/>
    <w:rsid w:val="40C37713"/>
    <w:rsid w:val="40C4BBB5"/>
    <w:rsid w:val="40D6649E"/>
    <w:rsid w:val="40D69AC8"/>
    <w:rsid w:val="40DCA969"/>
    <w:rsid w:val="40E3F876"/>
    <w:rsid w:val="40E8F981"/>
    <w:rsid w:val="40EAD6D3"/>
    <w:rsid w:val="41000F96"/>
    <w:rsid w:val="41090C67"/>
    <w:rsid w:val="412C18A3"/>
    <w:rsid w:val="4134E009"/>
    <w:rsid w:val="4150BDE1"/>
    <w:rsid w:val="416A6413"/>
    <w:rsid w:val="416B617A"/>
    <w:rsid w:val="4199CA98"/>
    <w:rsid w:val="41CE67AC"/>
    <w:rsid w:val="41F4F0E7"/>
    <w:rsid w:val="42052D80"/>
    <w:rsid w:val="42067C58"/>
    <w:rsid w:val="420870A0"/>
    <w:rsid w:val="420B22C0"/>
    <w:rsid w:val="421E7A5C"/>
    <w:rsid w:val="422E187A"/>
    <w:rsid w:val="42326661"/>
    <w:rsid w:val="42582556"/>
    <w:rsid w:val="42690C07"/>
    <w:rsid w:val="4273E644"/>
    <w:rsid w:val="427595D1"/>
    <w:rsid w:val="42E59D7B"/>
    <w:rsid w:val="42F74FEC"/>
    <w:rsid w:val="430D7720"/>
    <w:rsid w:val="4325B01B"/>
    <w:rsid w:val="432B7435"/>
    <w:rsid w:val="43372325"/>
    <w:rsid w:val="433C128F"/>
    <w:rsid w:val="43630ED1"/>
    <w:rsid w:val="43653C97"/>
    <w:rsid w:val="43716FE0"/>
    <w:rsid w:val="4375BEE6"/>
    <w:rsid w:val="4389E99C"/>
    <w:rsid w:val="43978D08"/>
    <w:rsid w:val="439D4C4A"/>
    <w:rsid w:val="43B69092"/>
    <w:rsid w:val="43C7108F"/>
    <w:rsid w:val="43CCDFBA"/>
    <w:rsid w:val="43DF54A8"/>
    <w:rsid w:val="43EE6DE4"/>
    <w:rsid w:val="43FD2A53"/>
    <w:rsid w:val="441B3642"/>
    <w:rsid w:val="441DCEDD"/>
    <w:rsid w:val="4428D619"/>
    <w:rsid w:val="442D2167"/>
    <w:rsid w:val="442FF242"/>
    <w:rsid w:val="4432C2C3"/>
    <w:rsid w:val="4433D7B3"/>
    <w:rsid w:val="447A3095"/>
    <w:rsid w:val="44803C27"/>
    <w:rsid w:val="44B04F96"/>
    <w:rsid w:val="44CD274F"/>
    <w:rsid w:val="44CF1993"/>
    <w:rsid w:val="44E108A8"/>
    <w:rsid w:val="4503BA1F"/>
    <w:rsid w:val="45261DEA"/>
    <w:rsid w:val="45630FB3"/>
    <w:rsid w:val="456454E0"/>
    <w:rsid w:val="456BC451"/>
    <w:rsid w:val="4570E9E7"/>
    <w:rsid w:val="4581BB45"/>
    <w:rsid w:val="45A5F5A7"/>
    <w:rsid w:val="45B5080D"/>
    <w:rsid w:val="45C3427F"/>
    <w:rsid w:val="45C8F0F0"/>
    <w:rsid w:val="45D6E38B"/>
    <w:rsid w:val="45EA4D77"/>
    <w:rsid w:val="45EBD84B"/>
    <w:rsid w:val="45FA660C"/>
    <w:rsid w:val="45FB1D4F"/>
    <w:rsid w:val="463B6E76"/>
    <w:rsid w:val="46460C47"/>
    <w:rsid w:val="46569031"/>
    <w:rsid w:val="466375A7"/>
    <w:rsid w:val="466F0D19"/>
    <w:rsid w:val="466F65B8"/>
    <w:rsid w:val="4671AC42"/>
    <w:rsid w:val="467F6755"/>
    <w:rsid w:val="46CCE500"/>
    <w:rsid w:val="46D31B04"/>
    <w:rsid w:val="46FD3C91"/>
    <w:rsid w:val="47079C8A"/>
    <w:rsid w:val="4712E8EE"/>
    <w:rsid w:val="471C6BB6"/>
    <w:rsid w:val="471CBF31"/>
    <w:rsid w:val="475B96FE"/>
    <w:rsid w:val="47611342"/>
    <w:rsid w:val="47730F2D"/>
    <w:rsid w:val="477D42B1"/>
    <w:rsid w:val="47918801"/>
    <w:rsid w:val="479A67A2"/>
    <w:rsid w:val="479F69CD"/>
    <w:rsid w:val="47C66789"/>
    <w:rsid w:val="47C9FAC7"/>
    <w:rsid w:val="47DC0BFC"/>
    <w:rsid w:val="47EFBE92"/>
    <w:rsid w:val="47F11763"/>
    <w:rsid w:val="47F9B949"/>
    <w:rsid w:val="47FC5A7C"/>
    <w:rsid w:val="47FF6C09"/>
    <w:rsid w:val="4821A924"/>
    <w:rsid w:val="483715DC"/>
    <w:rsid w:val="4847EDF4"/>
    <w:rsid w:val="485D894F"/>
    <w:rsid w:val="4860F2B5"/>
    <w:rsid w:val="486527A5"/>
    <w:rsid w:val="48789C7E"/>
    <w:rsid w:val="487FB39D"/>
    <w:rsid w:val="489DD30B"/>
    <w:rsid w:val="48A3F7AB"/>
    <w:rsid w:val="48B5CF7B"/>
    <w:rsid w:val="48BCBD55"/>
    <w:rsid w:val="48DC2E60"/>
    <w:rsid w:val="48EAB224"/>
    <w:rsid w:val="48F99ED6"/>
    <w:rsid w:val="4903D88B"/>
    <w:rsid w:val="491B37A1"/>
    <w:rsid w:val="495F6DB1"/>
    <w:rsid w:val="496D82CB"/>
    <w:rsid w:val="49B8AE7C"/>
    <w:rsid w:val="49C8085A"/>
    <w:rsid w:val="49D0F74A"/>
    <w:rsid w:val="49DC8515"/>
    <w:rsid w:val="49F5E9C0"/>
    <w:rsid w:val="49FB6E0A"/>
    <w:rsid w:val="4A080AE1"/>
    <w:rsid w:val="4A1090BE"/>
    <w:rsid w:val="4A183ED7"/>
    <w:rsid w:val="4A22ED37"/>
    <w:rsid w:val="4A2B819C"/>
    <w:rsid w:val="4A3042F7"/>
    <w:rsid w:val="4A4D46CC"/>
    <w:rsid w:val="4A50CC2B"/>
    <w:rsid w:val="4A646D80"/>
    <w:rsid w:val="4A65DACE"/>
    <w:rsid w:val="4A7A73A7"/>
    <w:rsid w:val="4A8768BB"/>
    <w:rsid w:val="4AB8CE53"/>
    <w:rsid w:val="4ABF6D72"/>
    <w:rsid w:val="4AD78E90"/>
    <w:rsid w:val="4AEE4E7E"/>
    <w:rsid w:val="4AF6144A"/>
    <w:rsid w:val="4B10A293"/>
    <w:rsid w:val="4B114DE1"/>
    <w:rsid w:val="4B36B6C0"/>
    <w:rsid w:val="4B3810ED"/>
    <w:rsid w:val="4B3D6DFB"/>
    <w:rsid w:val="4B59B702"/>
    <w:rsid w:val="4B5A6C06"/>
    <w:rsid w:val="4B6C7C84"/>
    <w:rsid w:val="4B7496E8"/>
    <w:rsid w:val="4B9384AD"/>
    <w:rsid w:val="4B9781D6"/>
    <w:rsid w:val="4BA20691"/>
    <w:rsid w:val="4BA3D877"/>
    <w:rsid w:val="4BAFB937"/>
    <w:rsid w:val="4BB73E6F"/>
    <w:rsid w:val="4BC6277A"/>
    <w:rsid w:val="4BCB9013"/>
    <w:rsid w:val="4BCD98B8"/>
    <w:rsid w:val="4C0540BF"/>
    <w:rsid w:val="4C0A87E6"/>
    <w:rsid w:val="4C18470F"/>
    <w:rsid w:val="4C21C412"/>
    <w:rsid w:val="4C354CAE"/>
    <w:rsid w:val="4C408D10"/>
    <w:rsid w:val="4C7CC066"/>
    <w:rsid w:val="4C8A69F1"/>
    <w:rsid w:val="4C8BFF90"/>
    <w:rsid w:val="4CACC433"/>
    <w:rsid w:val="4CC6ECF1"/>
    <w:rsid w:val="4CC76F70"/>
    <w:rsid w:val="4CD29E82"/>
    <w:rsid w:val="4CF5FA3A"/>
    <w:rsid w:val="4D2531B6"/>
    <w:rsid w:val="4D2D4459"/>
    <w:rsid w:val="4D54E928"/>
    <w:rsid w:val="4D64E96C"/>
    <w:rsid w:val="4D6A4C30"/>
    <w:rsid w:val="4D7445E2"/>
    <w:rsid w:val="4D84C0D1"/>
    <w:rsid w:val="4D891C51"/>
    <w:rsid w:val="4D9D3B42"/>
    <w:rsid w:val="4DB39A91"/>
    <w:rsid w:val="4DC194B5"/>
    <w:rsid w:val="4DC64CB8"/>
    <w:rsid w:val="4DEBA244"/>
    <w:rsid w:val="4DF1A562"/>
    <w:rsid w:val="4DF4A33D"/>
    <w:rsid w:val="4E154E1F"/>
    <w:rsid w:val="4E32E694"/>
    <w:rsid w:val="4E3829DB"/>
    <w:rsid w:val="4E4C3465"/>
    <w:rsid w:val="4E6A41E4"/>
    <w:rsid w:val="4E70E82C"/>
    <w:rsid w:val="4E79B2EA"/>
    <w:rsid w:val="4E81E1BA"/>
    <w:rsid w:val="4E826F5D"/>
    <w:rsid w:val="4E915BD0"/>
    <w:rsid w:val="4EA06A82"/>
    <w:rsid w:val="4EB3E506"/>
    <w:rsid w:val="4ECF0CCD"/>
    <w:rsid w:val="4EE97366"/>
    <w:rsid w:val="4EFE6EB5"/>
    <w:rsid w:val="4F01D263"/>
    <w:rsid w:val="4F11D560"/>
    <w:rsid w:val="4F6861B3"/>
    <w:rsid w:val="4F69BF1E"/>
    <w:rsid w:val="4F93552A"/>
    <w:rsid w:val="4FA1C03E"/>
    <w:rsid w:val="4FB345E1"/>
    <w:rsid w:val="4FC6791E"/>
    <w:rsid w:val="4FD77EF9"/>
    <w:rsid w:val="4FE00AE6"/>
    <w:rsid w:val="4FE5D119"/>
    <w:rsid w:val="5019A497"/>
    <w:rsid w:val="502B1C3D"/>
    <w:rsid w:val="505207D5"/>
    <w:rsid w:val="505D3417"/>
    <w:rsid w:val="5062D985"/>
    <w:rsid w:val="506617B9"/>
    <w:rsid w:val="507D709C"/>
    <w:rsid w:val="507EAAE9"/>
    <w:rsid w:val="50812171"/>
    <w:rsid w:val="509AC9B9"/>
    <w:rsid w:val="509EE3DC"/>
    <w:rsid w:val="50B66CC9"/>
    <w:rsid w:val="50C3C513"/>
    <w:rsid w:val="50CD8345"/>
    <w:rsid w:val="50D5212F"/>
    <w:rsid w:val="50DD622B"/>
    <w:rsid w:val="50FD88FE"/>
    <w:rsid w:val="5108AECD"/>
    <w:rsid w:val="510FE97A"/>
    <w:rsid w:val="51330E63"/>
    <w:rsid w:val="5136B9BD"/>
    <w:rsid w:val="5136C65E"/>
    <w:rsid w:val="513E2E90"/>
    <w:rsid w:val="51411EC6"/>
    <w:rsid w:val="5142536C"/>
    <w:rsid w:val="51439C4E"/>
    <w:rsid w:val="514F3823"/>
    <w:rsid w:val="515CC15D"/>
    <w:rsid w:val="516B6193"/>
    <w:rsid w:val="516D25E2"/>
    <w:rsid w:val="51805CA0"/>
    <w:rsid w:val="51956AD4"/>
    <w:rsid w:val="519C4186"/>
    <w:rsid w:val="51B48FD9"/>
    <w:rsid w:val="51E925E7"/>
    <w:rsid w:val="51EBA278"/>
    <w:rsid w:val="5201D6D5"/>
    <w:rsid w:val="520D4C65"/>
    <w:rsid w:val="52133CC5"/>
    <w:rsid w:val="523192A9"/>
    <w:rsid w:val="5238C96B"/>
    <w:rsid w:val="524D38D3"/>
    <w:rsid w:val="524F8FF3"/>
    <w:rsid w:val="52564690"/>
    <w:rsid w:val="5267649B"/>
    <w:rsid w:val="5270589D"/>
    <w:rsid w:val="52827226"/>
    <w:rsid w:val="52A95956"/>
    <w:rsid w:val="52C640E6"/>
    <w:rsid w:val="530784EA"/>
    <w:rsid w:val="531755A5"/>
    <w:rsid w:val="532AA7E3"/>
    <w:rsid w:val="532FE46B"/>
    <w:rsid w:val="5337629C"/>
    <w:rsid w:val="533DADCF"/>
    <w:rsid w:val="533F1404"/>
    <w:rsid w:val="5341A2AD"/>
    <w:rsid w:val="5348812A"/>
    <w:rsid w:val="536A05BF"/>
    <w:rsid w:val="536C03F9"/>
    <w:rsid w:val="5387BC54"/>
    <w:rsid w:val="53990553"/>
    <w:rsid w:val="539AE6B2"/>
    <w:rsid w:val="53C58A59"/>
    <w:rsid w:val="53C8FA62"/>
    <w:rsid w:val="53F01AD5"/>
    <w:rsid w:val="53FE6EAB"/>
    <w:rsid w:val="540768EE"/>
    <w:rsid w:val="54277969"/>
    <w:rsid w:val="5443179D"/>
    <w:rsid w:val="5462E491"/>
    <w:rsid w:val="547B2E69"/>
    <w:rsid w:val="5492E1CD"/>
    <w:rsid w:val="549B1750"/>
    <w:rsid w:val="549D2FAD"/>
    <w:rsid w:val="54B26440"/>
    <w:rsid w:val="54E14C68"/>
    <w:rsid w:val="54FE8BC2"/>
    <w:rsid w:val="5514DD8B"/>
    <w:rsid w:val="5525BBB6"/>
    <w:rsid w:val="552F7E3B"/>
    <w:rsid w:val="5533223F"/>
    <w:rsid w:val="55370447"/>
    <w:rsid w:val="5539C4D0"/>
    <w:rsid w:val="555B4C62"/>
    <w:rsid w:val="555EF087"/>
    <w:rsid w:val="557A27A8"/>
    <w:rsid w:val="558328DE"/>
    <w:rsid w:val="558A6AE0"/>
    <w:rsid w:val="5595431D"/>
    <w:rsid w:val="559B4DF5"/>
    <w:rsid w:val="55C05785"/>
    <w:rsid w:val="55C346B0"/>
    <w:rsid w:val="55C6FE42"/>
    <w:rsid w:val="55F520B4"/>
    <w:rsid w:val="5611636C"/>
    <w:rsid w:val="5621E83F"/>
    <w:rsid w:val="565233FA"/>
    <w:rsid w:val="56770792"/>
    <w:rsid w:val="5686D540"/>
    <w:rsid w:val="569A4D22"/>
    <w:rsid w:val="56ACEC3C"/>
    <w:rsid w:val="56CE8142"/>
    <w:rsid w:val="56E0D392"/>
    <w:rsid w:val="56F78ADF"/>
    <w:rsid w:val="56FCA5CF"/>
    <w:rsid w:val="570A8CBF"/>
    <w:rsid w:val="57154265"/>
    <w:rsid w:val="571DD089"/>
    <w:rsid w:val="574189BE"/>
    <w:rsid w:val="57453308"/>
    <w:rsid w:val="5760C7F8"/>
    <w:rsid w:val="5766360B"/>
    <w:rsid w:val="5773EFCE"/>
    <w:rsid w:val="578A3881"/>
    <w:rsid w:val="57940044"/>
    <w:rsid w:val="579AEF60"/>
    <w:rsid w:val="57A20178"/>
    <w:rsid w:val="57C0D20E"/>
    <w:rsid w:val="57C3D7B8"/>
    <w:rsid w:val="57DA5C36"/>
    <w:rsid w:val="57E5E552"/>
    <w:rsid w:val="57F7CE23"/>
    <w:rsid w:val="5830AA03"/>
    <w:rsid w:val="583C7F91"/>
    <w:rsid w:val="583CCFE8"/>
    <w:rsid w:val="585A499B"/>
    <w:rsid w:val="5860D8A5"/>
    <w:rsid w:val="5864BCD6"/>
    <w:rsid w:val="58699183"/>
    <w:rsid w:val="58A4D57D"/>
    <w:rsid w:val="58B0A8BA"/>
    <w:rsid w:val="58C00652"/>
    <w:rsid w:val="58F8A75A"/>
    <w:rsid w:val="58FD9C83"/>
    <w:rsid w:val="590FBFD8"/>
    <w:rsid w:val="59100697"/>
    <w:rsid w:val="591914E3"/>
    <w:rsid w:val="595D3A2F"/>
    <w:rsid w:val="5986A7D4"/>
    <w:rsid w:val="59BC0A16"/>
    <w:rsid w:val="59DD1159"/>
    <w:rsid w:val="5A1027F3"/>
    <w:rsid w:val="5A14D677"/>
    <w:rsid w:val="5A2594AF"/>
    <w:rsid w:val="5A274496"/>
    <w:rsid w:val="5A7F7C0B"/>
    <w:rsid w:val="5A82011E"/>
    <w:rsid w:val="5A9DC472"/>
    <w:rsid w:val="5AAD4525"/>
    <w:rsid w:val="5ACE3366"/>
    <w:rsid w:val="5AD42247"/>
    <w:rsid w:val="5AD66350"/>
    <w:rsid w:val="5AF20E4C"/>
    <w:rsid w:val="5B08845F"/>
    <w:rsid w:val="5B16A8FE"/>
    <w:rsid w:val="5B16D2D5"/>
    <w:rsid w:val="5B1A81EE"/>
    <w:rsid w:val="5B22B8AA"/>
    <w:rsid w:val="5B2FD280"/>
    <w:rsid w:val="5B447195"/>
    <w:rsid w:val="5B481942"/>
    <w:rsid w:val="5B651D68"/>
    <w:rsid w:val="5B7CB1B9"/>
    <w:rsid w:val="5B86CDCA"/>
    <w:rsid w:val="5B8AE05B"/>
    <w:rsid w:val="5B901D1F"/>
    <w:rsid w:val="5BBCAE4F"/>
    <w:rsid w:val="5BBE8BE1"/>
    <w:rsid w:val="5BC0C80E"/>
    <w:rsid w:val="5BC7D4B1"/>
    <w:rsid w:val="5BC82F21"/>
    <w:rsid w:val="5BCFD72B"/>
    <w:rsid w:val="5BDE9794"/>
    <w:rsid w:val="5BFD3AA4"/>
    <w:rsid w:val="5C226180"/>
    <w:rsid w:val="5C6034FD"/>
    <w:rsid w:val="5C759BC1"/>
    <w:rsid w:val="5C8B2A62"/>
    <w:rsid w:val="5CB1AEB4"/>
    <w:rsid w:val="5CEC18B9"/>
    <w:rsid w:val="5D0D0D6E"/>
    <w:rsid w:val="5D195CDE"/>
    <w:rsid w:val="5D1FCA51"/>
    <w:rsid w:val="5D250C58"/>
    <w:rsid w:val="5D296FE9"/>
    <w:rsid w:val="5D2D188B"/>
    <w:rsid w:val="5D2F3D9D"/>
    <w:rsid w:val="5D4A534F"/>
    <w:rsid w:val="5D4B705B"/>
    <w:rsid w:val="5D4D3F11"/>
    <w:rsid w:val="5D4E4308"/>
    <w:rsid w:val="5D53F288"/>
    <w:rsid w:val="5D6192DD"/>
    <w:rsid w:val="5D6D2460"/>
    <w:rsid w:val="5D7AB570"/>
    <w:rsid w:val="5D7BBB40"/>
    <w:rsid w:val="5D8AA70A"/>
    <w:rsid w:val="5D99A996"/>
    <w:rsid w:val="5D9BA6DE"/>
    <w:rsid w:val="5DA778E5"/>
    <w:rsid w:val="5DB29B16"/>
    <w:rsid w:val="5DC8342B"/>
    <w:rsid w:val="5DD956AE"/>
    <w:rsid w:val="5DD9C18F"/>
    <w:rsid w:val="5E29B0A6"/>
    <w:rsid w:val="5E2F1262"/>
    <w:rsid w:val="5E3A66B5"/>
    <w:rsid w:val="5E4B9E2F"/>
    <w:rsid w:val="5E7D61B9"/>
    <w:rsid w:val="5E83E469"/>
    <w:rsid w:val="5E891027"/>
    <w:rsid w:val="5E8EF507"/>
    <w:rsid w:val="5F066177"/>
    <w:rsid w:val="5F18F40B"/>
    <w:rsid w:val="5F24E2D4"/>
    <w:rsid w:val="5F2C5B9F"/>
    <w:rsid w:val="5F2D6EBE"/>
    <w:rsid w:val="5F6D9618"/>
    <w:rsid w:val="5F7DBBE2"/>
    <w:rsid w:val="5F7E654F"/>
    <w:rsid w:val="5F82B780"/>
    <w:rsid w:val="5F8DA275"/>
    <w:rsid w:val="5F96CE12"/>
    <w:rsid w:val="5FA3E696"/>
    <w:rsid w:val="5FB1013C"/>
    <w:rsid w:val="5FB19C6D"/>
    <w:rsid w:val="5FB26ADB"/>
    <w:rsid w:val="5FC35A26"/>
    <w:rsid w:val="5FE496AA"/>
    <w:rsid w:val="60197729"/>
    <w:rsid w:val="601A9A42"/>
    <w:rsid w:val="602A6B77"/>
    <w:rsid w:val="60338BB8"/>
    <w:rsid w:val="60356312"/>
    <w:rsid w:val="604A99C0"/>
    <w:rsid w:val="604BC1BA"/>
    <w:rsid w:val="6059B9B2"/>
    <w:rsid w:val="6059E3B7"/>
    <w:rsid w:val="6067BC8D"/>
    <w:rsid w:val="609AD248"/>
    <w:rsid w:val="60A9F01D"/>
    <w:rsid w:val="60AC3735"/>
    <w:rsid w:val="60BB8E00"/>
    <w:rsid w:val="60D7E190"/>
    <w:rsid w:val="60E5C758"/>
    <w:rsid w:val="60E87297"/>
    <w:rsid w:val="60F837F8"/>
    <w:rsid w:val="610385A5"/>
    <w:rsid w:val="61137A28"/>
    <w:rsid w:val="612320D0"/>
    <w:rsid w:val="613CEDB9"/>
    <w:rsid w:val="615494E9"/>
    <w:rsid w:val="6160DFB0"/>
    <w:rsid w:val="61689270"/>
    <w:rsid w:val="61910DCB"/>
    <w:rsid w:val="619E380E"/>
    <w:rsid w:val="61ABB331"/>
    <w:rsid w:val="61BADFA4"/>
    <w:rsid w:val="61CCCF78"/>
    <w:rsid w:val="61F7B89A"/>
    <w:rsid w:val="622D11CF"/>
    <w:rsid w:val="62483A0B"/>
    <w:rsid w:val="62506EB6"/>
    <w:rsid w:val="62711BF6"/>
    <w:rsid w:val="62725BE8"/>
    <w:rsid w:val="62753C85"/>
    <w:rsid w:val="627ED2BE"/>
    <w:rsid w:val="627FBDF1"/>
    <w:rsid w:val="629DFBE4"/>
    <w:rsid w:val="62A18002"/>
    <w:rsid w:val="62C6C249"/>
    <w:rsid w:val="62D3C3E7"/>
    <w:rsid w:val="62EBB816"/>
    <w:rsid w:val="63146FEF"/>
    <w:rsid w:val="6314ED4D"/>
    <w:rsid w:val="63284394"/>
    <w:rsid w:val="633731F3"/>
    <w:rsid w:val="6346F9A8"/>
    <w:rsid w:val="6356AF25"/>
    <w:rsid w:val="63587F3D"/>
    <w:rsid w:val="636CEB43"/>
    <w:rsid w:val="638116AC"/>
    <w:rsid w:val="6393BD7F"/>
    <w:rsid w:val="6394BFED"/>
    <w:rsid w:val="63C48B37"/>
    <w:rsid w:val="63CF50D6"/>
    <w:rsid w:val="63D7299C"/>
    <w:rsid w:val="63EF40A3"/>
    <w:rsid w:val="64022A30"/>
    <w:rsid w:val="641729AD"/>
    <w:rsid w:val="641F1F0F"/>
    <w:rsid w:val="642FBD90"/>
    <w:rsid w:val="64479DAD"/>
    <w:rsid w:val="644F8DA6"/>
    <w:rsid w:val="6464074D"/>
    <w:rsid w:val="6485F579"/>
    <w:rsid w:val="648D9382"/>
    <w:rsid w:val="64A9A7C0"/>
    <w:rsid w:val="64D0FAB4"/>
    <w:rsid w:val="64D6CDBB"/>
    <w:rsid w:val="64D7CD18"/>
    <w:rsid w:val="653384E0"/>
    <w:rsid w:val="6574310D"/>
    <w:rsid w:val="657C582F"/>
    <w:rsid w:val="65A05B2F"/>
    <w:rsid w:val="65A45091"/>
    <w:rsid w:val="66047141"/>
    <w:rsid w:val="66091E90"/>
    <w:rsid w:val="6615FCB7"/>
    <w:rsid w:val="6644F51D"/>
    <w:rsid w:val="664944CA"/>
    <w:rsid w:val="664B4C78"/>
    <w:rsid w:val="6663DECF"/>
    <w:rsid w:val="666A2AE7"/>
    <w:rsid w:val="666BA7E4"/>
    <w:rsid w:val="6682362C"/>
    <w:rsid w:val="66A5B3D4"/>
    <w:rsid w:val="66A671B2"/>
    <w:rsid w:val="66A746DF"/>
    <w:rsid w:val="66D60F3A"/>
    <w:rsid w:val="66DBC888"/>
    <w:rsid w:val="66F2B160"/>
    <w:rsid w:val="66FACB2B"/>
    <w:rsid w:val="66FD9D4C"/>
    <w:rsid w:val="6739F256"/>
    <w:rsid w:val="67522A5B"/>
    <w:rsid w:val="6755569F"/>
    <w:rsid w:val="675DDA66"/>
    <w:rsid w:val="676BEE88"/>
    <w:rsid w:val="677BF7D4"/>
    <w:rsid w:val="677DBE34"/>
    <w:rsid w:val="677EA224"/>
    <w:rsid w:val="67A88F4A"/>
    <w:rsid w:val="67AF49DA"/>
    <w:rsid w:val="67DBB270"/>
    <w:rsid w:val="67E74ACF"/>
    <w:rsid w:val="67F13FDD"/>
    <w:rsid w:val="67F477FE"/>
    <w:rsid w:val="6826B8DB"/>
    <w:rsid w:val="683F95EF"/>
    <w:rsid w:val="68433B92"/>
    <w:rsid w:val="684B7F25"/>
    <w:rsid w:val="6861581D"/>
    <w:rsid w:val="68712884"/>
    <w:rsid w:val="68730598"/>
    <w:rsid w:val="689E5B5D"/>
    <w:rsid w:val="68AC0CF5"/>
    <w:rsid w:val="68B154EB"/>
    <w:rsid w:val="68BB5BA7"/>
    <w:rsid w:val="68C53FCE"/>
    <w:rsid w:val="68CD7566"/>
    <w:rsid w:val="68CF6DEC"/>
    <w:rsid w:val="68D17B07"/>
    <w:rsid w:val="68EC499A"/>
    <w:rsid w:val="68EC5362"/>
    <w:rsid w:val="68FCE1BE"/>
    <w:rsid w:val="6920E275"/>
    <w:rsid w:val="69357C11"/>
    <w:rsid w:val="693BB1D3"/>
    <w:rsid w:val="6956F10E"/>
    <w:rsid w:val="695CB7EF"/>
    <w:rsid w:val="697A561C"/>
    <w:rsid w:val="697D5C07"/>
    <w:rsid w:val="6986538B"/>
    <w:rsid w:val="6989F42A"/>
    <w:rsid w:val="69BFED3B"/>
    <w:rsid w:val="69C378A8"/>
    <w:rsid w:val="69CE7F2F"/>
    <w:rsid w:val="69D7AD59"/>
    <w:rsid w:val="69FEF90F"/>
    <w:rsid w:val="6A05A261"/>
    <w:rsid w:val="6A436692"/>
    <w:rsid w:val="6A4E9B12"/>
    <w:rsid w:val="6A68329F"/>
    <w:rsid w:val="6A816A69"/>
    <w:rsid w:val="6A86FCF5"/>
    <w:rsid w:val="6A8BFB7A"/>
    <w:rsid w:val="6A94E644"/>
    <w:rsid w:val="6AA8DCD8"/>
    <w:rsid w:val="6ABC88D7"/>
    <w:rsid w:val="6AD9A6D9"/>
    <w:rsid w:val="6AE0C643"/>
    <w:rsid w:val="6AE4260F"/>
    <w:rsid w:val="6AF098C0"/>
    <w:rsid w:val="6AF1893D"/>
    <w:rsid w:val="6AF6FB86"/>
    <w:rsid w:val="6AF86A71"/>
    <w:rsid w:val="6B07B3A7"/>
    <w:rsid w:val="6B19CF07"/>
    <w:rsid w:val="6B291A8E"/>
    <w:rsid w:val="6B38043F"/>
    <w:rsid w:val="6B548C75"/>
    <w:rsid w:val="6B6077F5"/>
    <w:rsid w:val="6B6CBF79"/>
    <w:rsid w:val="6B83DB8A"/>
    <w:rsid w:val="6B857EA1"/>
    <w:rsid w:val="6B93199C"/>
    <w:rsid w:val="6B984EAB"/>
    <w:rsid w:val="6B9EDD97"/>
    <w:rsid w:val="6BB6ED7B"/>
    <w:rsid w:val="6BD6AB6A"/>
    <w:rsid w:val="6BDA371E"/>
    <w:rsid w:val="6BE357F8"/>
    <w:rsid w:val="6C21FD88"/>
    <w:rsid w:val="6C29DDF7"/>
    <w:rsid w:val="6C4810EC"/>
    <w:rsid w:val="6C7ECD83"/>
    <w:rsid w:val="6C8CCC90"/>
    <w:rsid w:val="6CB2CCAD"/>
    <w:rsid w:val="6CE6B5DF"/>
    <w:rsid w:val="6CEE87ED"/>
    <w:rsid w:val="6CF9E199"/>
    <w:rsid w:val="6D2CD626"/>
    <w:rsid w:val="6D41AFB0"/>
    <w:rsid w:val="6D446FA9"/>
    <w:rsid w:val="6D4E32DD"/>
    <w:rsid w:val="6D607D99"/>
    <w:rsid w:val="6D611EFB"/>
    <w:rsid w:val="6D63D882"/>
    <w:rsid w:val="6D8175BD"/>
    <w:rsid w:val="6DAEA014"/>
    <w:rsid w:val="6DB62715"/>
    <w:rsid w:val="6DBC9C5F"/>
    <w:rsid w:val="6DEBFC1B"/>
    <w:rsid w:val="6E028A25"/>
    <w:rsid w:val="6E186928"/>
    <w:rsid w:val="6E1A5CCF"/>
    <w:rsid w:val="6E485CC6"/>
    <w:rsid w:val="6E64C9BD"/>
    <w:rsid w:val="6E6840D5"/>
    <w:rsid w:val="6E687664"/>
    <w:rsid w:val="6E844775"/>
    <w:rsid w:val="6E9B6E85"/>
    <w:rsid w:val="6EA03589"/>
    <w:rsid w:val="6EC83F47"/>
    <w:rsid w:val="6EE51BA1"/>
    <w:rsid w:val="6EEA27B6"/>
    <w:rsid w:val="6F10DB0F"/>
    <w:rsid w:val="6F1A39E8"/>
    <w:rsid w:val="6F211FFF"/>
    <w:rsid w:val="6F3943CD"/>
    <w:rsid w:val="6F39B6BF"/>
    <w:rsid w:val="6F3A0D29"/>
    <w:rsid w:val="6F3DBAD4"/>
    <w:rsid w:val="6F5E7FB9"/>
    <w:rsid w:val="6F603730"/>
    <w:rsid w:val="6F6922C3"/>
    <w:rsid w:val="6FA2DD64"/>
    <w:rsid w:val="6FA7C0A6"/>
    <w:rsid w:val="6FB01FCC"/>
    <w:rsid w:val="6FB98B79"/>
    <w:rsid w:val="6FBF0EC1"/>
    <w:rsid w:val="6FC42316"/>
    <w:rsid w:val="6FD0BE36"/>
    <w:rsid w:val="6FE8FA93"/>
    <w:rsid w:val="6FE94EFB"/>
    <w:rsid w:val="70185371"/>
    <w:rsid w:val="701B081D"/>
    <w:rsid w:val="701E49A6"/>
    <w:rsid w:val="7024B9AB"/>
    <w:rsid w:val="703474B6"/>
    <w:rsid w:val="7045D7D8"/>
    <w:rsid w:val="7051CD2E"/>
    <w:rsid w:val="70700B5A"/>
    <w:rsid w:val="707F3158"/>
    <w:rsid w:val="7085A61C"/>
    <w:rsid w:val="7095432E"/>
    <w:rsid w:val="7099E92D"/>
    <w:rsid w:val="70D6B723"/>
    <w:rsid w:val="70E14D9E"/>
    <w:rsid w:val="70ED3B8A"/>
    <w:rsid w:val="70EECAAA"/>
    <w:rsid w:val="71033653"/>
    <w:rsid w:val="712C6BA6"/>
    <w:rsid w:val="713A071D"/>
    <w:rsid w:val="713B7047"/>
    <w:rsid w:val="7143038B"/>
    <w:rsid w:val="71440295"/>
    <w:rsid w:val="7150BB65"/>
    <w:rsid w:val="716043E4"/>
    <w:rsid w:val="7168158D"/>
    <w:rsid w:val="718D708C"/>
    <w:rsid w:val="7196E50C"/>
    <w:rsid w:val="71AABF17"/>
    <w:rsid w:val="71BCB0B0"/>
    <w:rsid w:val="71BF22A0"/>
    <w:rsid w:val="71DB233C"/>
    <w:rsid w:val="721F974C"/>
    <w:rsid w:val="7226EC28"/>
    <w:rsid w:val="722ACCAA"/>
    <w:rsid w:val="72332C91"/>
    <w:rsid w:val="724E34EB"/>
    <w:rsid w:val="7286DF2A"/>
    <w:rsid w:val="72ABA0C7"/>
    <w:rsid w:val="72D71C2B"/>
    <w:rsid w:val="72DB6DBF"/>
    <w:rsid w:val="72ED076B"/>
    <w:rsid w:val="7322C4B6"/>
    <w:rsid w:val="7328B357"/>
    <w:rsid w:val="733DA9F6"/>
    <w:rsid w:val="734E81D3"/>
    <w:rsid w:val="73570663"/>
    <w:rsid w:val="7359022B"/>
    <w:rsid w:val="736E9C83"/>
    <w:rsid w:val="73AFD901"/>
    <w:rsid w:val="73C810E7"/>
    <w:rsid w:val="73C9C0F2"/>
    <w:rsid w:val="73DE3461"/>
    <w:rsid w:val="73F06A3B"/>
    <w:rsid w:val="740138C4"/>
    <w:rsid w:val="740AC4F1"/>
    <w:rsid w:val="7421E140"/>
    <w:rsid w:val="74414AEB"/>
    <w:rsid w:val="74510A58"/>
    <w:rsid w:val="74562260"/>
    <w:rsid w:val="74780D5B"/>
    <w:rsid w:val="749021A1"/>
    <w:rsid w:val="74A4C760"/>
    <w:rsid w:val="74DCB346"/>
    <w:rsid w:val="74E2B978"/>
    <w:rsid w:val="74ECC0AD"/>
    <w:rsid w:val="74FDB613"/>
    <w:rsid w:val="7501774D"/>
    <w:rsid w:val="752646F1"/>
    <w:rsid w:val="753A3CDC"/>
    <w:rsid w:val="75437370"/>
    <w:rsid w:val="754A259C"/>
    <w:rsid w:val="754F2989"/>
    <w:rsid w:val="75696C0D"/>
    <w:rsid w:val="756CED47"/>
    <w:rsid w:val="7572A93C"/>
    <w:rsid w:val="757341D5"/>
    <w:rsid w:val="7584A93A"/>
    <w:rsid w:val="759112D1"/>
    <w:rsid w:val="75979240"/>
    <w:rsid w:val="75A884A8"/>
    <w:rsid w:val="75D86A22"/>
    <w:rsid w:val="75FD72CC"/>
    <w:rsid w:val="760B67EF"/>
    <w:rsid w:val="761ABEA7"/>
    <w:rsid w:val="76390572"/>
    <w:rsid w:val="764FADFF"/>
    <w:rsid w:val="76514914"/>
    <w:rsid w:val="7663AB15"/>
    <w:rsid w:val="767A0B4F"/>
    <w:rsid w:val="767E2BBC"/>
    <w:rsid w:val="767E9147"/>
    <w:rsid w:val="769532FC"/>
    <w:rsid w:val="76A72294"/>
    <w:rsid w:val="76A8E03F"/>
    <w:rsid w:val="76C0A3E3"/>
    <w:rsid w:val="76CCCA46"/>
    <w:rsid w:val="76D2C023"/>
    <w:rsid w:val="76F48207"/>
    <w:rsid w:val="76F672E1"/>
    <w:rsid w:val="76FD3128"/>
    <w:rsid w:val="76FF13FA"/>
    <w:rsid w:val="771BFB45"/>
    <w:rsid w:val="778C39DC"/>
    <w:rsid w:val="7795F8DF"/>
    <w:rsid w:val="77AFC7DA"/>
    <w:rsid w:val="77B36CC4"/>
    <w:rsid w:val="77BBE859"/>
    <w:rsid w:val="77BCF50D"/>
    <w:rsid w:val="78080FA1"/>
    <w:rsid w:val="780A87F8"/>
    <w:rsid w:val="780AA738"/>
    <w:rsid w:val="781363AC"/>
    <w:rsid w:val="7816F1CE"/>
    <w:rsid w:val="78236677"/>
    <w:rsid w:val="783A1076"/>
    <w:rsid w:val="785504F3"/>
    <w:rsid w:val="785C2E54"/>
    <w:rsid w:val="785F00D6"/>
    <w:rsid w:val="786CD9D2"/>
    <w:rsid w:val="78769F66"/>
    <w:rsid w:val="7877B154"/>
    <w:rsid w:val="78AF78F9"/>
    <w:rsid w:val="78B64563"/>
    <w:rsid w:val="78BBAF57"/>
    <w:rsid w:val="78C5D33B"/>
    <w:rsid w:val="78E725DA"/>
    <w:rsid w:val="7917B199"/>
    <w:rsid w:val="793DDB61"/>
    <w:rsid w:val="7948355B"/>
    <w:rsid w:val="794A51D2"/>
    <w:rsid w:val="794D95D4"/>
    <w:rsid w:val="796DB82F"/>
    <w:rsid w:val="798BFA62"/>
    <w:rsid w:val="799AE4C6"/>
    <w:rsid w:val="799C3BF8"/>
    <w:rsid w:val="799D5005"/>
    <w:rsid w:val="799D581E"/>
    <w:rsid w:val="799DD354"/>
    <w:rsid w:val="79AA3499"/>
    <w:rsid w:val="79BA4A95"/>
    <w:rsid w:val="79BBBA4E"/>
    <w:rsid w:val="79CB9799"/>
    <w:rsid w:val="79E71CD2"/>
    <w:rsid w:val="79FEAA86"/>
    <w:rsid w:val="7A141F21"/>
    <w:rsid w:val="7A170C19"/>
    <w:rsid w:val="7A242406"/>
    <w:rsid w:val="7A2D4715"/>
    <w:rsid w:val="7A323888"/>
    <w:rsid w:val="7A335604"/>
    <w:rsid w:val="7A53A44A"/>
    <w:rsid w:val="7A66483C"/>
    <w:rsid w:val="7A6FECCC"/>
    <w:rsid w:val="7A81BE70"/>
    <w:rsid w:val="7A88D1C0"/>
    <w:rsid w:val="7A89EFA8"/>
    <w:rsid w:val="7A8A19D2"/>
    <w:rsid w:val="7A8E39FF"/>
    <w:rsid w:val="7A97BF7C"/>
    <w:rsid w:val="7AACAF15"/>
    <w:rsid w:val="7AB79508"/>
    <w:rsid w:val="7ACCB767"/>
    <w:rsid w:val="7AFD4CA4"/>
    <w:rsid w:val="7B08602D"/>
    <w:rsid w:val="7B198B6D"/>
    <w:rsid w:val="7B1D2EA7"/>
    <w:rsid w:val="7B25E1ED"/>
    <w:rsid w:val="7B3F669F"/>
    <w:rsid w:val="7B43D54A"/>
    <w:rsid w:val="7B4ED24C"/>
    <w:rsid w:val="7B52E8F3"/>
    <w:rsid w:val="7B5FEAB7"/>
    <w:rsid w:val="7B60B5BA"/>
    <w:rsid w:val="7B939B85"/>
    <w:rsid w:val="7BA08D61"/>
    <w:rsid w:val="7BA2599A"/>
    <w:rsid w:val="7BAEE156"/>
    <w:rsid w:val="7BCB5ADB"/>
    <w:rsid w:val="7BD90311"/>
    <w:rsid w:val="7C192611"/>
    <w:rsid w:val="7C1CD185"/>
    <w:rsid w:val="7C29E9A5"/>
    <w:rsid w:val="7C2E5BCC"/>
    <w:rsid w:val="7C45923D"/>
    <w:rsid w:val="7C57C63C"/>
    <w:rsid w:val="7C846073"/>
    <w:rsid w:val="7C906EC2"/>
    <w:rsid w:val="7C97C474"/>
    <w:rsid w:val="7C9B458E"/>
    <w:rsid w:val="7CA17599"/>
    <w:rsid w:val="7CA80407"/>
    <w:rsid w:val="7CA8BD15"/>
    <w:rsid w:val="7CB086F1"/>
    <w:rsid w:val="7CBB5E99"/>
    <w:rsid w:val="7CDEA10C"/>
    <w:rsid w:val="7CEEC7B3"/>
    <w:rsid w:val="7CFD51AC"/>
    <w:rsid w:val="7D0BC675"/>
    <w:rsid w:val="7D114C02"/>
    <w:rsid w:val="7D249CA6"/>
    <w:rsid w:val="7D451C29"/>
    <w:rsid w:val="7D8A753B"/>
    <w:rsid w:val="7D968283"/>
    <w:rsid w:val="7D9F9244"/>
    <w:rsid w:val="7D9FDFE7"/>
    <w:rsid w:val="7DD8CBE3"/>
    <w:rsid w:val="7DFEC06D"/>
    <w:rsid w:val="7E06344A"/>
    <w:rsid w:val="7E449E36"/>
    <w:rsid w:val="7E48E8CA"/>
    <w:rsid w:val="7E5CF1BD"/>
    <w:rsid w:val="7E615C3E"/>
    <w:rsid w:val="7E6B88AF"/>
    <w:rsid w:val="7E96B5D1"/>
    <w:rsid w:val="7EA2B65E"/>
    <w:rsid w:val="7EA97884"/>
    <w:rsid w:val="7EB26DDB"/>
    <w:rsid w:val="7EB2D2C8"/>
    <w:rsid w:val="7EB5212E"/>
    <w:rsid w:val="7EBC64D3"/>
    <w:rsid w:val="7EBCF520"/>
    <w:rsid w:val="7ED1AF5A"/>
    <w:rsid w:val="7EEC37B4"/>
    <w:rsid w:val="7F03DAEF"/>
    <w:rsid w:val="7F322B3C"/>
    <w:rsid w:val="7F32FB51"/>
    <w:rsid w:val="7F438092"/>
    <w:rsid w:val="7F527788"/>
    <w:rsid w:val="7F55FE6B"/>
    <w:rsid w:val="7F69FF60"/>
    <w:rsid w:val="7F6A9BDC"/>
    <w:rsid w:val="7F90B579"/>
    <w:rsid w:val="7FA21071"/>
    <w:rsid w:val="7FA4A690"/>
    <w:rsid w:val="7FB6D66D"/>
    <w:rsid w:val="7FB7C182"/>
    <w:rsid w:val="7FB7F6FB"/>
    <w:rsid w:val="7FF072E4"/>
    <w:rsid w:val="7FFDB60A"/>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F6612E82-2AE8-4E97-9D83-642367E42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2BE5"/>
    <w:rPr>
      <w:sz w:val="24"/>
      <w:szCs w:val="24"/>
      <w:lang w:val="en-US"/>
    </w:rPr>
  </w:style>
  <w:style w:type="paragraph" w:styleId="Heading1">
    <w:name w:val="heading 1"/>
    <w:basedOn w:val="Normal"/>
    <w:next w:val="BodyText"/>
    <w:link w:val="Heading1Char"/>
    <w:uiPriority w:val="99"/>
    <w:qFormat/>
    <w:rsid w:val="0046140F"/>
    <w:pPr>
      <w:keepNext/>
      <w:numPr>
        <w:numId w:val="109"/>
      </w:numPr>
      <w:tabs>
        <w:tab w:val="left" w:pos="5040"/>
        <w:tab w:val="left" w:pos="7200"/>
      </w:tabs>
      <w:spacing w:after="120" w:line="312" w:lineRule="auto"/>
      <w:outlineLvl w:val="0"/>
    </w:pPr>
    <w:rPr>
      <w:rFonts w:ascii="Arial" w:hAnsi="Arial"/>
      <w:b/>
      <w:spacing w:val="4"/>
      <w:lang w:val="en-GB" w:eastAsia="nl-NL"/>
    </w:rPr>
  </w:style>
  <w:style w:type="paragraph" w:styleId="Heading2">
    <w:name w:val="heading 2"/>
    <w:basedOn w:val="BodyText"/>
    <w:next w:val="BodyText"/>
    <w:link w:val="Heading2Char"/>
    <w:uiPriority w:val="99"/>
    <w:qFormat/>
    <w:rsid w:val="0046140F"/>
    <w:pPr>
      <w:keepNext/>
      <w:numPr>
        <w:ilvl w:val="1"/>
        <w:numId w:val="109"/>
      </w:numPr>
      <w:spacing w:after="120"/>
      <w:outlineLvl w:val="1"/>
    </w:pPr>
    <w:rPr>
      <w:b/>
      <w:bCs/>
      <w:sz w:val="22"/>
    </w:rPr>
  </w:style>
  <w:style w:type="paragraph" w:styleId="Heading3">
    <w:name w:val="heading 3"/>
    <w:basedOn w:val="Normal"/>
    <w:next w:val="Normal"/>
    <w:link w:val="Heading3Char"/>
    <w:uiPriority w:val="9"/>
    <w:qFormat/>
    <w:rsid w:val="00CB4896"/>
    <w:pPr>
      <w:keepNext/>
      <w:numPr>
        <w:ilvl w:val="2"/>
        <w:numId w:val="109"/>
      </w:numPr>
      <w:spacing w:after="120"/>
      <w:outlineLvl w:val="2"/>
    </w:pPr>
    <w:rPr>
      <w:rFonts w:ascii="Arial" w:hAnsi="Arial"/>
      <w:b/>
      <w:iCs/>
      <w:sz w:val="20"/>
      <w:lang w:eastAsia="nl-NL"/>
    </w:rPr>
  </w:style>
  <w:style w:type="paragraph" w:styleId="Heading4">
    <w:name w:val="heading 4"/>
    <w:basedOn w:val="Heading3"/>
    <w:next w:val="Normal"/>
    <w:link w:val="Heading4Char"/>
    <w:qFormat/>
    <w:rsid w:val="00CE6709"/>
    <w:pPr>
      <w:numPr>
        <w:ilvl w:val="3"/>
      </w:numPr>
      <w:outlineLvl w:val="3"/>
    </w:pPr>
    <w:rPr>
      <w:i/>
    </w:rPr>
  </w:style>
  <w:style w:type="paragraph" w:styleId="Heading5">
    <w:name w:val="heading 5"/>
    <w:basedOn w:val="Normal"/>
    <w:next w:val="Normal"/>
    <w:qFormat/>
    <w:rsid w:val="008D00F9"/>
    <w:pPr>
      <w:keepNext/>
      <w:numPr>
        <w:ilvl w:val="4"/>
        <w:numId w:val="109"/>
      </w:numPr>
      <w:outlineLvl w:val="4"/>
    </w:pPr>
    <w:rPr>
      <w:rFonts w:ascii="Arial" w:hAnsi="Arial"/>
      <w:sz w:val="20"/>
      <w:lang w:val="en-GB" w:eastAsia="nl-NL"/>
    </w:rPr>
  </w:style>
  <w:style w:type="paragraph" w:styleId="Heading6">
    <w:name w:val="heading 6"/>
    <w:basedOn w:val="Normal"/>
    <w:next w:val="Normal"/>
    <w:qFormat/>
    <w:rsid w:val="008D00F9"/>
    <w:pPr>
      <w:keepNext/>
      <w:numPr>
        <w:ilvl w:val="5"/>
        <w:numId w:val="109"/>
      </w:numPr>
      <w:outlineLvl w:val="5"/>
    </w:pPr>
    <w:rPr>
      <w:rFonts w:ascii="Arial" w:hAnsi="Arial"/>
      <w:bCs/>
      <w:sz w:val="20"/>
      <w:lang w:val="en-GB" w:eastAsia="nl-NL"/>
    </w:rPr>
  </w:style>
  <w:style w:type="paragraph" w:styleId="Heading7">
    <w:name w:val="heading 7"/>
    <w:basedOn w:val="Normal"/>
    <w:next w:val="Normal"/>
    <w:qFormat/>
    <w:rsid w:val="008D00F9"/>
    <w:pPr>
      <w:keepNext/>
      <w:numPr>
        <w:ilvl w:val="6"/>
        <w:numId w:val="109"/>
      </w:numPr>
      <w:outlineLvl w:val="6"/>
    </w:pPr>
    <w:rPr>
      <w:rFonts w:ascii="Arial" w:hAnsi="Arial"/>
      <w:sz w:val="20"/>
      <w:lang w:val="en-GB" w:eastAsia="nl-NL"/>
    </w:rPr>
  </w:style>
  <w:style w:type="paragraph" w:styleId="Heading8">
    <w:name w:val="heading 8"/>
    <w:basedOn w:val="Normal"/>
    <w:next w:val="Normal"/>
    <w:qFormat/>
    <w:rsid w:val="008D00F9"/>
    <w:pPr>
      <w:keepNext/>
      <w:numPr>
        <w:ilvl w:val="7"/>
        <w:numId w:val="109"/>
      </w:numPr>
      <w:outlineLvl w:val="7"/>
    </w:pPr>
    <w:rPr>
      <w:rFonts w:ascii="Arial" w:hAnsi="Arial"/>
      <w:sz w:val="20"/>
      <w:lang w:val="en-GB" w:eastAsia="nl-NL"/>
    </w:rPr>
  </w:style>
  <w:style w:type="paragraph" w:styleId="Heading9">
    <w:name w:val="heading 9"/>
    <w:basedOn w:val="Normal"/>
    <w:next w:val="Normal"/>
    <w:qFormat/>
    <w:rsid w:val="008D00F9"/>
    <w:pPr>
      <w:keepNext/>
      <w:widowControl w:val="0"/>
      <w:numPr>
        <w:ilvl w:val="8"/>
        <w:numId w:val="109"/>
      </w:numPr>
      <w:outlineLvl w:val="8"/>
    </w:pPr>
    <w:rPr>
      <w:rFonts w:ascii="Arial" w:hAnsi="Arial"/>
      <w:kern w:val="28"/>
      <w:sz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0A5343"/>
    <w:pPr>
      <w:spacing w:line="288" w:lineRule="auto"/>
    </w:pPr>
    <w:rPr>
      <w:rFonts w:ascii="Arial" w:hAnsi="Arial"/>
      <w:spacing w:val="4"/>
      <w:szCs w:val="24"/>
      <w:lang w:val="en-GB" w:eastAsia="nl-NL"/>
    </w:rPr>
  </w:style>
  <w:style w:type="paragraph" w:customStyle="1" w:styleId="dottedline">
    <w:name w:val="dotted line"/>
    <w:basedOn w:val="BodyText"/>
    <w:next w:val="BodyText"/>
    <w:link w:val="dottedlineChar"/>
    <w:rsid w:val="009B72BD"/>
    <w:rPr>
      <w:spacing w:val="30"/>
      <w:sz w:val="24"/>
    </w:rPr>
  </w:style>
  <w:style w:type="paragraph" w:customStyle="1" w:styleId="Numbers">
    <w:name w:val="Numbers"/>
    <w:basedOn w:val="bullets"/>
    <w:next w:val="BodyText"/>
    <w:rsid w:val="00D70974"/>
    <w:pPr>
      <w:numPr>
        <w:numId w:val="23"/>
      </w:numPr>
      <w:tabs>
        <w:tab w:val="num" w:pos="624"/>
      </w:tabs>
    </w:pPr>
  </w:style>
  <w:style w:type="paragraph" w:styleId="Header">
    <w:name w:val="header"/>
    <w:basedOn w:val="Normal"/>
    <w:link w:val="HeaderChar"/>
    <w:rsid w:val="00487401"/>
    <w:pPr>
      <w:tabs>
        <w:tab w:val="center" w:pos="4819"/>
        <w:tab w:val="right" w:pos="9638"/>
      </w:tabs>
    </w:pPr>
    <w:rPr>
      <w:rFonts w:ascii="Arial" w:hAnsi="Arial"/>
      <w:sz w:val="20"/>
      <w:lang w:val="en-GB" w:eastAsia="nl-NL"/>
    </w:rPr>
  </w:style>
  <w:style w:type="character" w:customStyle="1" w:styleId="BodyTextChar">
    <w:name w:val="Body Text Char"/>
    <w:link w:val="BodyText"/>
    <w:rsid w:val="000A5343"/>
    <w:rPr>
      <w:rFonts w:ascii="Arial" w:hAnsi="Arial"/>
      <w:spacing w:val="4"/>
      <w:szCs w:val="24"/>
      <w:lang w:val="en-GB" w:eastAsia="nl-NL" w:bidi="ar-SA"/>
    </w:rPr>
  </w:style>
  <w:style w:type="paragraph" w:customStyle="1" w:styleId="Onderkantformulier">
    <w:name w:val="Onderkant formulier"/>
    <w:basedOn w:val="Normal"/>
    <w:next w:val="Normal"/>
    <w:hidden/>
    <w:rsid w:val="009B72BD"/>
    <w:pPr>
      <w:pBdr>
        <w:top w:val="single" w:sz="6" w:space="1" w:color="auto"/>
      </w:pBdr>
      <w:jc w:val="center"/>
    </w:pPr>
    <w:rPr>
      <w:rFonts w:ascii="Arial" w:hAnsi="Arial" w:cs="Arial"/>
      <w:vanish/>
      <w:sz w:val="16"/>
      <w:szCs w:val="16"/>
      <w:lang w:val="en-GB" w:eastAsia="nl-NL"/>
    </w:rPr>
  </w:style>
  <w:style w:type="paragraph" w:customStyle="1" w:styleId="Bovenkantformulier">
    <w:name w:val="Bovenkant formulier"/>
    <w:basedOn w:val="Normal"/>
    <w:next w:val="Normal"/>
    <w:hidden/>
    <w:rsid w:val="009B72BD"/>
    <w:pPr>
      <w:pBdr>
        <w:bottom w:val="single" w:sz="6" w:space="1" w:color="auto"/>
      </w:pBdr>
      <w:jc w:val="center"/>
    </w:pPr>
    <w:rPr>
      <w:rFonts w:ascii="Arial" w:hAnsi="Arial" w:cs="Arial"/>
      <w:vanish/>
      <w:sz w:val="16"/>
      <w:szCs w:val="16"/>
      <w:lang w:val="en-GB" w:eastAsia="nl-NL"/>
    </w:rPr>
  </w:style>
  <w:style w:type="paragraph" w:styleId="Footer">
    <w:name w:val="footer"/>
    <w:basedOn w:val="Normal"/>
    <w:rsid w:val="008C289F"/>
    <w:pPr>
      <w:tabs>
        <w:tab w:val="center" w:pos="4153"/>
        <w:tab w:val="right" w:pos="8306"/>
      </w:tabs>
      <w:spacing w:line="264" w:lineRule="auto"/>
      <w:jc w:val="right"/>
    </w:pPr>
    <w:rPr>
      <w:rFonts w:ascii="Arial" w:hAnsi="Arial"/>
      <w:spacing w:val="4"/>
      <w:sz w:val="16"/>
      <w:lang w:val="en-GB" w:eastAsia="nl-NL"/>
    </w:rPr>
  </w:style>
  <w:style w:type="paragraph" w:customStyle="1" w:styleId="subbullet">
    <w:name w:val="subbullet"/>
    <w:basedOn w:val="bullets"/>
    <w:next w:val="BodyText"/>
    <w:link w:val="subbulletChar"/>
    <w:rsid w:val="00D70974"/>
    <w:pPr>
      <w:numPr>
        <w:numId w:val="24"/>
      </w:numPr>
      <w:tabs>
        <w:tab w:val="num" w:pos="624"/>
        <w:tab w:val="left" w:pos="7938"/>
      </w:tabs>
    </w:pPr>
  </w:style>
  <w:style w:type="paragraph" w:customStyle="1" w:styleId="Documentsubtitle">
    <w:name w:val="Document subtitle"/>
    <w:basedOn w:val="BodyText"/>
    <w:rsid w:val="008D00F9"/>
    <w:rPr>
      <w:sz w:val="28"/>
    </w:rPr>
  </w:style>
  <w:style w:type="paragraph" w:styleId="z-BottomofForm">
    <w:name w:val="HTML Bottom of Form"/>
    <w:basedOn w:val="Normal"/>
    <w:next w:val="Normal"/>
    <w:hidden/>
    <w:rsid w:val="009B72BD"/>
    <w:pPr>
      <w:pBdr>
        <w:top w:val="single" w:sz="6" w:space="1" w:color="auto"/>
      </w:pBdr>
      <w:jc w:val="center"/>
    </w:pPr>
    <w:rPr>
      <w:rFonts w:ascii="Arial" w:hAnsi="Arial" w:cs="Arial"/>
      <w:vanish/>
      <w:sz w:val="16"/>
      <w:szCs w:val="16"/>
      <w:lang w:val="en-GB" w:eastAsia="nl-NL"/>
    </w:rPr>
  </w:style>
  <w:style w:type="paragraph" w:styleId="z-TopofForm">
    <w:name w:val="HTML Top of Form"/>
    <w:basedOn w:val="Normal"/>
    <w:next w:val="Normal"/>
    <w:hidden/>
    <w:rsid w:val="009B72BD"/>
    <w:pPr>
      <w:pBdr>
        <w:bottom w:val="single" w:sz="6" w:space="1" w:color="auto"/>
      </w:pBdr>
      <w:jc w:val="center"/>
    </w:pPr>
    <w:rPr>
      <w:rFonts w:ascii="Arial" w:hAnsi="Arial" w:cs="Arial"/>
      <w:vanish/>
      <w:sz w:val="16"/>
      <w:szCs w:val="16"/>
      <w:lang w:val="en-GB" w:eastAsia="nl-NL"/>
    </w:rPr>
  </w:style>
  <w:style w:type="paragraph" w:customStyle="1" w:styleId="bullets">
    <w:name w:val="bullets"/>
    <w:basedOn w:val="BodyText"/>
    <w:next w:val="BodyText"/>
    <w:link w:val="bulletsCharChar"/>
    <w:rsid w:val="00D70974"/>
    <w:pPr>
      <w:numPr>
        <w:numId w:val="25"/>
      </w:numPr>
      <w:tabs>
        <w:tab w:val="num" w:pos="360"/>
      </w:tabs>
    </w:pPr>
  </w:style>
  <w:style w:type="character" w:customStyle="1" w:styleId="bulletsCharChar">
    <w:name w:val="bullets Char Char"/>
    <w:basedOn w:val="BodyTextChar"/>
    <w:link w:val="bullets"/>
    <w:rsid w:val="00D70974"/>
    <w:rPr>
      <w:rFonts w:ascii="Arial" w:hAnsi="Arial"/>
      <w:spacing w:val="4"/>
      <w:szCs w:val="24"/>
      <w:lang w:val="en-GB" w:eastAsia="nl-NL" w:bidi="ar-SA"/>
    </w:rPr>
  </w:style>
  <w:style w:type="character" w:styleId="FollowedHyperlink">
    <w:name w:val="FollowedHyperlink"/>
    <w:rsid w:val="00524CD0"/>
    <w:rPr>
      <w:rFonts w:ascii="Arial" w:hAnsi="Arial"/>
      <w:color w:val="800080"/>
      <w:spacing w:val="4"/>
      <w:w w:val="100"/>
      <w:sz w:val="20"/>
      <w:szCs w:val="20"/>
      <w:u w:val="single"/>
    </w:rPr>
  </w:style>
  <w:style w:type="character" w:styleId="Hyperlink">
    <w:name w:val="Hyperlink"/>
    <w:uiPriority w:val="99"/>
    <w:rsid w:val="006D1D0B"/>
    <w:rPr>
      <w:rFonts w:ascii="Arial" w:hAnsi="Arial"/>
      <w:color w:val="0000FF"/>
      <w:spacing w:val="4"/>
      <w:w w:val="100"/>
      <w:position w:val="0"/>
      <w:sz w:val="20"/>
      <w:szCs w:val="20"/>
      <w:u w:val="single"/>
    </w:rPr>
  </w:style>
  <w:style w:type="paragraph" w:styleId="BalloonText">
    <w:name w:val="Balloon Text"/>
    <w:basedOn w:val="Normal"/>
    <w:semiHidden/>
    <w:rsid w:val="00C73891"/>
    <w:rPr>
      <w:rFonts w:ascii="Tahoma" w:hAnsi="Tahoma" w:cs="Tahoma"/>
      <w:sz w:val="16"/>
      <w:szCs w:val="16"/>
      <w:lang w:val="en-GB" w:eastAsia="nl-NL"/>
    </w:rPr>
  </w:style>
  <w:style w:type="character" w:customStyle="1" w:styleId="dottedlineChar">
    <w:name w:val="dotted line Char"/>
    <w:link w:val="dottedline"/>
    <w:rsid w:val="00CC4590"/>
    <w:rPr>
      <w:rFonts w:ascii="Arial" w:hAnsi="Arial"/>
      <w:spacing w:val="30"/>
      <w:sz w:val="24"/>
      <w:szCs w:val="24"/>
      <w:lang w:val="en-GB" w:eastAsia="nl-NL" w:bidi="ar-SA"/>
    </w:rPr>
  </w:style>
  <w:style w:type="character" w:customStyle="1" w:styleId="subbulletChar">
    <w:name w:val="subbullet Char"/>
    <w:basedOn w:val="bulletsCharChar"/>
    <w:link w:val="subbullet"/>
    <w:rsid w:val="00D70974"/>
    <w:rPr>
      <w:rFonts w:ascii="Arial" w:hAnsi="Arial"/>
      <w:spacing w:val="4"/>
      <w:szCs w:val="24"/>
      <w:lang w:val="en-GB" w:eastAsia="nl-NL" w:bidi="ar-SA"/>
    </w:rPr>
  </w:style>
  <w:style w:type="paragraph" w:styleId="FootnoteText">
    <w:name w:val="footnote text"/>
    <w:basedOn w:val="BodyText"/>
    <w:link w:val="FootnoteTextChar"/>
    <w:uiPriority w:val="99"/>
    <w:semiHidden/>
    <w:rsid w:val="009E43F6"/>
    <w:pPr>
      <w:spacing w:line="264" w:lineRule="auto"/>
      <w:ind w:left="113" w:hanging="113"/>
    </w:pPr>
    <w:rPr>
      <w:sz w:val="16"/>
    </w:rPr>
  </w:style>
  <w:style w:type="character" w:styleId="FootnoteReference">
    <w:name w:val="footnote reference"/>
    <w:uiPriority w:val="99"/>
    <w:semiHidden/>
    <w:rsid w:val="00BE7E92"/>
    <w:rPr>
      <w:vertAlign w:val="superscript"/>
    </w:rPr>
  </w:style>
  <w:style w:type="paragraph" w:customStyle="1" w:styleId="Linespace">
    <w:name w:val="Linespace"/>
    <w:basedOn w:val="BodyText"/>
    <w:uiPriority w:val="99"/>
    <w:rsid w:val="00CE5964"/>
    <w:pPr>
      <w:spacing w:line="240" w:lineRule="auto"/>
      <w:jc w:val="both"/>
    </w:pPr>
    <w:rPr>
      <w:szCs w:val="16"/>
    </w:rPr>
  </w:style>
  <w:style w:type="paragraph" w:customStyle="1" w:styleId="Headertext">
    <w:name w:val="Header text"/>
    <w:basedOn w:val="BodyText"/>
    <w:rsid w:val="00B37607"/>
    <w:pPr>
      <w:spacing w:line="264" w:lineRule="auto"/>
    </w:pPr>
    <w:rPr>
      <w:rFonts w:cs="Arial"/>
      <w:sz w:val="18"/>
    </w:rPr>
  </w:style>
  <w:style w:type="paragraph" w:customStyle="1" w:styleId="DocumentTitle">
    <w:name w:val="Document Title"/>
    <w:basedOn w:val="BodyText"/>
    <w:rsid w:val="004B3413"/>
    <w:pPr>
      <w:tabs>
        <w:tab w:val="left" w:pos="5040"/>
        <w:tab w:val="left" w:pos="7200"/>
      </w:tabs>
    </w:pPr>
    <w:rPr>
      <w:b/>
      <w:color w:val="009F47"/>
      <w:sz w:val="40"/>
    </w:rPr>
  </w:style>
  <w:style w:type="paragraph" w:customStyle="1" w:styleId="Guidelinestext">
    <w:name w:val="Guidelines text"/>
    <w:basedOn w:val="BodyText"/>
    <w:link w:val="GuidelinestextCharChar"/>
    <w:rsid w:val="004667C3"/>
    <w:rPr>
      <w:i/>
      <w:iCs/>
      <w:sz w:val="19"/>
    </w:rPr>
  </w:style>
  <w:style w:type="character" w:customStyle="1" w:styleId="GuidelinestextCharChar">
    <w:name w:val="Guidelines text Char Char"/>
    <w:link w:val="Guidelinestext"/>
    <w:rsid w:val="004667C3"/>
    <w:rPr>
      <w:rFonts w:ascii="Arial" w:hAnsi="Arial"/>
      <w:i/>
      <w:iCs/>
      <w:spacing w:val="4"/>
      <w:sz w:val="19"/>
      <w:szCs w:val="24"/>
      <w:lang w:val="en-GB" w:eastAsia="nl-NL" w:bidi="ar-SA"/>
    </w:rPr>
  </w:style>
  <w:style w:type="paragraph" w:customStyle="1" w:styleId="Guidelinesbullets">
    <w:name w:val="Guidelines bullets"/>
    <w:basedOn w:val="bullets"/>
    <w:rsid w:val="004667C3"/>
    <w:rPr>
      <w:i/>
      <w:sz w:val="19"/>
    </w:rPr>
  </w:style>
  <w:style w:type="paragraph" w:styleId="TOC2">
    <w:name w:val="toc 2"/>
    <w:basedOn w:val="BodyText"/>
    <w:next w:val="BodyText"/>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TOC1">
    <w:name w:val="toc 1"/>
    <w:basedOn w:val="BodyText"/>
    <w:next w:val="BodyText"/>
    <w:autoRedefine/>
    <w:uiPriority w:val="39"/>
    <w:rsid w:val="00287F55"/>
    <w:pPr>
      <w:tabs>
        <w:tab w:val="left" w:pos="475"/>
        <w:tab w:val="right" w:leader="dot" w:pos="9696"/>
      </w:tabs>
      <w:spacing w:before="100" w:line="240" w:lineRule="auto"/>
      <w:jc w:val="both"/>
    </w:pPr>
    <w:rPr>
      <w:b/>
      <w:bCs/>
      <w:noProof/>
      <w:szCs w:val="16"/>
    </w:rPr>
  </w:style>
  <w:style w:type="paragraph" w:styleId="TOC3">
    <w:name w:val="toc 3"/>
    <w:basedOn w:val="TOC2"/>
    <w:next w:val="Normal"/>
    <w:autoRedefine/>
    <w:uiPriority w:val="39"/>
    <w:rsid w:val="00836093"/>
    <w:pPr>
      <w:tabs>
        <w:tab w:val="clear" w:pos="475"/>
        <w:tab w:val="clear" w:pos="1120"/>
        <w:tab w:val="left" w:pos="1668"/>
        <w:tab w:val="left" w:pos="1872"/>
      </w:tabs>
      <w:ind w:left="1008"/>
    </w:pPr>
  </w:style>
  <w:style w:type="paragraph" w:customStyle="1" w:styleId="tablecontents">
    <w:name w:val="table contents"/>
    <w:basedOn w:val="Normal"/>
    <w:uiPriority w:val="99"/>
    <w:rsid w:val="00057772"/>
    <w:pPr>
      <w:widowControl w:val="0"/>
    </w:pPr>
    <w:rPr>
      <w:rFonts w:ascii="Arial" w:hAnsi="Arial"/>
      <w:color w:val="000000"/>
      <w:spacing w:val="4"/>
      <w:sz w:val="18"/>
      <w:szCs w:val="20"/>
      <w:lang w:val="en-GB" w:eastAsia="de-DE"/>
    </w:rPr>
  </w:style>
  <w:style w:type="character" w:customStyle="1" w:styleId="Heading2Char">
    <w:name w:val="Heading 2 Char"/>
    <w:link w:val="Heading2"/>
    <w:uiPriority w:val="99"/>
    <w:rsid w:val="0046140F"/>
    <w:rPr>
      <w:rFonts w:ascii="Arial" w:hAnsi="Arial"/>
      <w:b/>
      <w:bCs/>
      <w:spacing w:val="4"/>
      <w:sz w:val="22"/>
      <w:szCs w:val="24"/>
      <w:lang w:val="en-GB" w:eastAsia="nl-NL"/>
    </w:rPr>
  </w:style>
  <w:style w:type="paragraph" w:customStyle="1" w:styleId="tablecontentsheading">
    <w:name w:val="table contents heading"/>
    <w:basedOn w:val="Normal"/>
    <w:rsid w:val="00471CA3"/>
    <w:pPr>
      <w:widowControl w:val="0"/>
    </w:pPr>
    <w:rPr>
      <w:rFonts w:ascii="Arial" w:hAnsi="Arial"/>
      <w:b/>
      <w:spacing w:val="4"/>
      <w:sz w:val="20"/>
      <w:szCs w:val="20"/>
      <w:lang w:val="en-GB" w:eastAsia="de-DE"/>
    </w:rPr>
  </w:style>
  <w:style w:type="paragraph" w:customStyle="1" w:styleId="tablecontentsPA">
    <w:name w:val="table contents PA"/>
    <w:basedOn w:val="tablecontents"/>
    <w:rsid w:val="005E78FC"/>
    <w:rPr>
      <w:sz w:val="17"/>
    </w:rPr>
  </w:style>
  <w:style w:type="character" w:styleId="PageNumber">
    <w:name w:val="page number"/>
    <w:basedOn w:val="DefaultParagraphFont"/>
    <w:rsid w:val="004A3571"/>
  </w:style>
  <w:style w:type="character" w:customStyle="1" w:styleId="FootnoteTextChar">
    <w:name w:val="Footnote Text Char"/>
    <w:link w:val="FootnoteText"/>
    <w:uiPriority w:val="99"/>
    <w:rsid w:val="009E43F6"/>
    <w:rPr>
      <w:rFonts w:ascii="Arial" w:hAnsi="Arial"/>
      <w:spacing w:val="4"/>
      <w:sz w:val="16"/>
      <w:szCs w:val="24"/>
      <w:lang w:val="en-GB" w:eastAsia="nl-NL" w:bidi="ar-SA"/>
    </w:rPr>
  </w:style>
  <w:style w:type="paragraph" w:customStyle="1" w:styleId="Titlefrontpage">
    <w:name w:val="Title front page"/>
    <w:basedOn w:val="Normal"/>
    <w:rsid w:val="00926E65"/>
    <w:pPr>
      <w:widowControl w:val="0"/>
      <w:jc w:val="both"/>
    </w:pPr>
    <w:rPr>
      <w:rFonts w:ascii="Arial" w:hAnsi="Arial"/>
      <w:b/>
      <w:snapToGrid w:val="0"/>
      <w:color w:val="009F47"/>
      <w:spacing w:val="4"/>
      <w:sz w:val="40"/>
      <w:szCs w:val="20"/>
      <w:lang w:val="en-GB" w:eastAsia="de-DE"/>
    </w:rPr>
  </w:style>
  <w:style w:type="character" w:customStyle="1" w:styleId="Heading3Char">
    <w:name w:val="Heading 3 Char"/>
    <w:link w:val="Heading3"/>
    <w:uiPriority w:val="9"/>
    <w:locked/>
    <w:rsid w:val="00CB4896"/>
    <w:rPr>
      <w:rFonts w:ascii="Arial" w:hAnsi="Arial"/>
      <w:b/>
      <w:iCs/>
      <w:szCs w:val="24"/>
      <w:lang w:val="en-US" w:eastAsia="nl-NL"/>
    </w:rPr>
  </w:style>
  <w:style w:type="paragraph" w:customStyle="1" w:styleId="ESHeading">
    <w:name w:val="ES Heading"/>
    <w:basedOn w:val="Heading1"/>
    <w:uiPriority w:val="99"/>
    <w:rsid w:val="00926E65"/>
    <w:pPr>
      <w:pageBreakBefore/>
      <w:widowControl w:val="0"/>
      <w:numPr>
        <w:numId w:val="0"/>
      </w:numPr>
      <w:tabs>
        <w:tab w:val="clear" w:pos="5040"/>
        <w:tab w:val="clear" w:pos="7200"/>
      </w:tabs>
      <w:spacing w:before="80" w:after="240" w:line="240" w:lineRule="auto"/>
      <w:jc w:val="both"/>
    </w:pPr>
    <w:rPr>
      <w:snapToGrid w:val="0"/>
      <w:kern w:val="28"/>
      <w:sz w:val="28"/>
      <w:szCs w:val="20"/>
      <w:lang w:val="en-US" w:eastAsia="de-DE"/>
    </w:rPr>
  </w:style>
  <w:style w:type="paragraph" w:customStyle="1" w:styleId="Guidelinetext">
    <w:name w:val="Guideline text"/>
    <w:basedOn w:val="Normal"/>
    <w:rsid w:val="00926E65"/>
    <w:pPr>
      <w:spacing w:line="288" w:lineRule="auto"/>
      <w:jc w:val="both"/>
    </w:pPr>
    <w:rPr>
      <w:rFonts w:ascii="Arial" w:hAnsi="Arial"/>
      <w:i/>
      <w:snapToGrid w:val="0"/>
      <w:spacing w:val="4"/>
      <w:sz w:val="20"/>
      <w:szCs w:val="20"/>
      <w:lang w:val="en-GB" w:eastAsia="de-DE"/>
    </w:rPr>
  </w:style>
  <w:style w:type="character" w:styleId="CommentReference">
    <w:name w:val="annotation reference"/>
    <w:semiHidden/>
    <w:rsid w:val="00710C0C"/>
    <w:rPr>
      <w:sz w:val="16"/>
      <w:szCs w:val="16"/>
    </w:rPr>
  </w:style>
  <w:style w:type="paragraph" w:styleId="CommentText">
    <w:name w:val="annotation text"/>
    <w:basedOn w:val="Normal"/>
    <w:link w:val="CommentTextChar"/>
    <w:rsid w:val="00710C0C"/>
    <w:rPr>
      <w:rFonts w:ascii="Arial" w:hAnsi="Arial"/>
      <w:sz w:val="20"/>
      <w:szCs w:val="20"/>
      <w:lang w:val="en-GB" w:eastAsia="nl-NL"/>
    </w:rPr>
  </w:style>
  <w:style w:type="paragraph" w:styleId="CommentSubject">
    <w:name w:val="annotation subject"/>
    <w:basedOn w:val="CommentText"/>
    <w:next w:val="CommentText"/>
    <w:semiHidden/>
    <w:rsid w:val="00710C0C"/>
    <w:rPr>
      <w:b/>
      <w:bCs/>
    </w:rPr>
  </w:style>
  <w:style w:type="table" w:styleId="TableGrid">
    <w:name w:val="Table Grid"/>
    <w:basedOn w:val="TableNormal"/>
    <w:rsid w:val="00254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WHYLESS_caption,Légende french Char,Légende french Char Char Char,Légende french,Légende french Car,kuvateksti,Abb,TEAADS Table,Figure/Table Caption,Epígrafe Car + Centered,Epígrafe Car,R Caption,Légende Car1,Caption Char Char Char,Legend,c"/>
    <w:basedOn w:val="Normal"/>
    <w:next w:val="Normal"/>
    <w:link w:val="CaptionChar"/>
    <w:uiPriority w:val="35"/>
    <w:unhideWhenUsed/>
    <w:qFormat/>
    <w:rsid w:val="00211422"/>
    <w:pPr>
      <w:spacing w:after="200"/>
    </w:pPr>
    <w:rPr>
      <w:rFonts w:ascii="Arial" w:hAnsi="Arial"/>
      <w:b/>
      <w:bCs/>
      <w:color w:val="4F81BD"/>
      <w:sz w:val="18"/>
      <w:szCs w:val="18"/>
      <w:lang w:val="en-GB" w:eastAsia="nl-NL"/>
    </w:rPr>
  </w:style>
  <w:style w:type="paragraph" w:styleId="ListParagraph">
    <w:name w:val="List Paragraph"/>
    <w:basedOn w:val="Normal"/>
    <w:uiPriority w:val="34"/>
    <w:qFormat/>
    <w:rsid w:val="00981D10"/>
    <w:pPr>
      <w:spacing w:after="200" w:line="276" w:lineRule="auto"/>
      <w:ind w:left="720"/>
      <w:contextualSpacing/>
    </w:pPr>
    <w:rPr>
      <w:sz w:val="22"/>
      <w:szCs w:val="22"/>
      <w:lang w:eastAsia="fr-FR"/>
    </w:rPr>
  </w:style>
  <w:style w:type="character" w:customStyle="1" w:styleId="Heading1Char">
    <w:name w:val="Heading 1 Char"/>
    <w:link w:val="Heading1"/>
    <w:uiPriority w:val="99"/>
    <w:rsid w:val="00022E24"/>
    <w:rPr>
      <w:rFonts w:ascii="Arial" w:hAnsi="Arial"/>
      <w:b/>
      <w:spacing w:val="4"/>
      <w:sz w:val="24"/>
      <w:szCs w:val="24"/>
      <w:lang w:val="en-GB" w:eastAsia="nl-NL"/>
    </w:rPr>
  </w:style>
  <w:style w:type="paragraph" w:styleId="NormalWeb">
    <w:name w:val="Normal (Web)"/>
    <w:basedOn w:val="Normal"/>
    <w:uiPriority w:val="99"/>
    <w:unhideWhenUsed/>
    <w:qFormat/>
    <w:rsid w:val="00B9266E"/>
    <w:pPr>
      <w:spacing w:before="100" w:beforeAutospacing="1" w:after="100" w:afterAutospacing="1"/>
    </w:pPr>
  </w:style>
  <w:style w:type="character" w:customStyle="1" w:styleId="apple-converted-space">
    <w:name w:val="apple-converted-space"/>
    <w:basedOn w:val="DefaultParagraphFont"/>
    <w:rsid w:val="00B9266E"/>
  </w:style>
  <w:style w:type="paragraph" w:customStyle="1" w:styleId="bulletlist">
    <w:name w:val="bullet list"/>
    <w:basedOn w:val="BodyText"/>
    <w:rsid w:val="008E3FBC"/>
    <w:pPr>
      <w:numPr>
        <w:numId w:val="27"/>
      </w:numPr>
      <w:spacing w:line="240" w:lineRule="auto"/>
      <w:jc w:val="both"/>
    </w:pPr>
    <w:rPr>
      <w:rFonts w:ascii="Times New Roman" w:hAnsi="Times New Roman"/>
      <w:spacing w:val="0"/>
      <w:szCs w:val="20"/>
      <w:lang w:val="en-US" w:eastAsia="en-US"/>
    </w:rPr>
  </w:style>
  <w:style w:type="paragraph" w:customStyle="1" w:styleId="references0">
    <w:name w:val="references"/>
    <w:rsid w:val="008E3FBC"/>
    <w:pPr>
      <w:numPr>
        <w:numId w:val="28"/>
      </w:numPr>
      <w:jc w:val="both"/>
    </w:pPr>
    <w:rPr>
      <w:sz w:val="18"/>
      <w:szCs w:val="18"/>
      <w:lang w:val="en-US" w:eastAsia="en-US"/>
    </w:rPr>
  </w:style>
  <w:style w:type="paragraph" w:customStyle="1" w:styleId="Normal1">
    <w:name w:val="Normal1"/>
    <w:rsid w:val="009D00A3"/>
    <w:pPr>
      <w:spacing w:line="276" w:lineRule="auto"/>
    </w:pPr>
    <w:rPr>
      <w:rFonts w:ascii="Arial" w:eastAsia="Arial" w:hAnsi="Arial" w:cs="Arial"/>
      <w:color w:val="000000"/>
      <w:sz w:val="22"/>
      <w:szCs w:val="22"/>
    </w:rPr>
  </w:style>
  <w:style w:type="paragraph" w:customStyle="1" w:styleId="Subtitlefrontpage">
    <w:name w:val="Sub title front page"/>
    <w:basedOn w:val="Titlefrontpage"/>
    <w:rsid w:val="00A61CD0"/>
    <w:rPr>
      <w:b w:val="0"/>
      <w:color w:val="auto"/>
      <w:sz w:val="28"/>
    </w:rPr>
  </w:style>
  <w:style w:type="character" w:styleId="Emphasis">
    <w:name w:val="Emphasis"/>
    <w:basedOn w:val="DefaultParagraphFont"/>
    <w:uiPriority w:val="20"/>
    <w:qFormat/>
    <w:rsid w:val="007B1B2F"/>
    <w:rPr>
      <w:i/>
      <w:iCs/>
    </w:rPr>
  </w:style>
  <w:style w:type="paragraph" w:customStyle="1" w:styleId="BodyTextHeading1and2">
    <w:name w:val="Body Text Heading 1 and 2"/>
    <w:link w:val="BodyTextHeading1and2Char"/>
    <w:uiPriority w:val="99"/>
    <w:rsid w:val="004D31D7"/>
    <w:pPr>
      <w:spacing w:after="120"/>
      <w:ind w:left="1080"/>
    </w:pPr>
    <w:rPr>
      <w:rFonts w:ascii="Arial" w:hAnsi="Arial"/>
      <w:szCs w:val="24"/>
      <w:lang w:val="en-US" w:eastAsia="en-US"/>
    </w:rPr>
  </w:style>
  <w:style w:type="character" w:customStyle="1" w:styleId="BodyTextHeading1and2Char">
    <w:name w:val="Body Text Heading 1 and 2 Char"/>
    <w:basedOn w:val="DefaultParagraphFont"/>
    <w:link w:val="BodyTextHeading1and2"/>
    <w:uiPriority w:val="99"/>
    <w:locked/>
    <w:rsid w:val="004D31D7"/>
    <w:rPr>
      <w:rFonts w:ascii="Arial" w:hAnsi="Arial"/>
      <w:szCs w:val="24"/>
      <w:lang w:val="en-US" w:eastAsia="en-US"/>
    </w:rPr>
  </w:style>
  <w:style w:type="paragraph" w:customStyle="1" w:styleId="Style-2">
    <w:name w:val="Style-2"/>
    <w:rsid w:val="00C33430"/>
  </w:style>
  <w:style w:type="paragraph" w:customStyle="1" w:styleId="Style-3">
    <w:name w:val="Style-3"/>
    <w:rsid w:val="00C33430"/>
  </w:style>
  <w:style w:type="paragraph" w:customStyle="1" w:styleId="Style-1">
    <w:name w:val="Style-1"/>
    <w:rsid w:val="00C20548"/>
  </w:style>
  <w:style w:type="character" w:customStyle="1" w:styleId="hps">
    <w:name w:val="hps"/>
    <w:basedOn w:val="DefaultParagraphFont"/>
    <w:rsid w:val="00D64441"/>
  </w:style>
  <w:style w:type="paragraph" w:styleId="Revision">
    <w:name w:val="Revision"/>
    <w:hidden/>
    <w:uiPriority w:val="99"/>
    <w:semiHidden/>
    <w:rsid w:val="008C3CF3"/>
    <w:rPr>
      <w:rFonts w:ascii="Arial" w:hAnsi="Arial"/>
      <w:szCs w:val="24"/>
      <w:lang w:val="en-GB" w:eastAsia="nl-NL"/>
    </w:rPr>
  </w:style>
  <w:style w:type="paragraph" w:styleId="Bibliography">
    <w:name w:val="Bibliography"/>
    <w:basedOn w:val="Normal"/>
    <w:next w:val="Normal"/>
    <w:uiPriority w:val="37"/>
    <w:unhideWhenUsed/>
    <w:rsid w:val="006819F5"/>
    <w:rPr>
      <w:rFonts w:eastAsiaTheme="minorHAnsi"/>
      <w:lang w:eastAsia="en-US"/>
    </w:rPr>
  </w:style>
  <w:style w:type="character" w:customStyle="1" w:styleId="CaptionChar">
    <w:name w:val="Caption Char"/>
    <w:aliases w:val="cap Char,WHYLESS_caption Char,Légende french Char Char,Légende french Char Char Char Char,Légende french Char1,Légende french Car Char,kuvateksti Char,Abb Char,TEAADS Table Char,Figure/Table Caption Char,Epígrafe Car + Centered Char,c Char"/>
    <w:link w:val="Caption"/>
    <w:uiPriority w:val="35"/>
    <w:rsid w:val="00282328"/>
    <w:rPr>
      <w:rFonts w:ascii="Arial" w:hAnsi="Arial"/>
      <w:b/>
      <w:bCs/>
      <w:color w:val="4F81BD"/>
      <w:sz w:val="18"/>
      <w:szCs w:val="18"/>
      <w:lang w:val="en-GB" w:eastAsia="nl-NL"/>
    </w:rPr>
  </w:style>
  <w:style w:type="paragraph" w:customStyle="1" w:styleId="Footnote">
    <w:name w:val="Footnote"/>
    <w:basedOn w:val="Normal"/>
    <w:next w:val="Normal"/>
    <w:uiPriority w:val="99"/>
    <w:rsid w:val="0065241D"/>
    <w:pPr>
      <w:widowControl w:val="0"/>
      <w:autoSpaceDE w:val="0"/>
      <w:autoSpaceDN w:val="0"/>
      <w:adjustRightInd w:val="0"/>
    </w:pPr>
    <w:rPr>
      <w:rFonts w:eastAsiaTheme="minorEastAsia"/>
      <w:lang w:val="en-GB" w:eastAsia="it-IT"/>
    </w:rPr>
  </w:style>
  <w:style w:type="paragraph" w:styleId="TableofFigures">
    <w:name w:val="table of figures"/>
    <w:basedOn w:val="Normal"/>
    <w:next w:val="Normal"/>
    <w:uiPriority w:val="99"/>
    <w:unhideWhenUsed/>
    <w:rsid w:val="008B1D75"/>
    <w:rPr>
      <w:rFonts w:ascii="Arial" w:hAnsi="Arial"/>
      <w:sz w:val="20"/>
      <w:lang w:val="en-GB" w:eastAsia="nl-NL"/>
    </w:rPr>
  </w:style>
  <w:style w:type="paragraph" w:customStyle="1" w:styleId="Figuretext">
    <w:name w:val="Figure text"/>
    <w:basedOn w:val="BodyText"/>
    <w:link w:val="FiguretextChar"/>
    <w:qFormat/>
    <w:rsid w:val="00F55949"/>
    <w:pPr>
      <w:numPr>
        <w:numId w:val="30"/>
      </w:numPr>
      <w:spacing w:before="120" w:after="120" w:line="240" w:lineRule="auto"/>
      <w:ind w:left="714" w:hanging="357"/>
    </w:pPr>
  </w:style>
  <w:style w:type="character" w:customStyle="1" w:styleId="FiguretextChar">
    <w:name w:val="Figure text Char"/>
    <w:basedOn w:val="BodyTextChar"/>
    <w:link w:val="Figuretext"/>
    <w:rsid w:val="00F55949"/>
    <w:rPr>
      <w:rFonts w:ascii="Arial" w:hAnsi="Arial"/>
      <w:spacing w:val="4"/>
      <w:szCs w:val="24"/>
      <w:lang w:val="en-GB" w:eastAsia="nl-NL" w:bidi="ar-SA"/>
    </w:rPr>
  </w:style>
  <w:style w:type="table" w:styleId="GridTable3">
    <w:name w:val="Grid Table 3"/>
    <w:basedOn w:val="TableNormal"/>
    <w:uiPriority w:val="48"/>
    <w:rsid w:val="00966A2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EA40EF"/>
    <w:rPr>
      <w:color w:val="605E5C"/>
      <w:shd w:val="clear" w:color="auto" w:fill="E1DFDD"/>
    </w:rPr>
  </w:style>
  <w:style w:type="character" w:customStyle="1" w:styleId="HeaderChar">
    <w:name w:val="Header Char"/>
    <w:basedOn w:val="DefaultParagraphFont"/>
    <w:link w:val="Header"/>
    <w:uiPriority w:val="99"/>
    <w:rsid w:val="00C84F97"/>
    <w:rPr>
      <w:rFonts w:ascii="Arial" w:hAnsi="Arial"/>
      <w:szCs w:val="24"/>
      <w:lang w:val="en-GB" w:eastAsia="nl-NL"/>
    </w:rPr>
  </w:style>
  <w:style w:type="table" w:customStyle="1" w:styleId="TableGrid1">
    <w:name w:val="Table Grid1"/>
    <w:basedOn w:val="TableNormal"/>
    <w:next w:val="TableGrid"/>
    <w:rsid w:val="003E3489"/>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styleId="GridTable5Dark">
    <w:name w:val="Grid Table 5 Dark"/>
    <w:aliases w:val="USWA"/>
    <w:basedOn w:val="TableNormal"/>
    <w:uiPriority w:val="50"/>
    <w:rsid w:val="00850D35"/>
    <w:pPr>
      <w:spacing w:before="40" w:after="40"/>
    </w:pPr>
    <w:rPr>
      <w:rFonts w:asciiTheme="minorHAnsi" w:eastAsiaTheme="minorHAnsi" w:hAnsiTheme="minorHAnsi" w:cs="Arial (Cuerpo en alfabeto compl"/>
      <w:sz w:val="22"/>
      <w:szCs w:val="24"/>
      <w:lang w:val="en-US" w:eastAsia="en-US"/>
    </w:rPr>
    <w:tblPr>
      <w:tblStyleRowBandSize w:val="1"/>
      <w:tblStyleColBandSize w:val="1"/>
      <w:tblBorders>
        <w:top w:val="single" w:sz="4" w:space="0" w:color="4A442A" w:themeColor="background2" w:themeShade="40"/>
        <w:left w:val="single" w:sz="4" w:space="0" w:color="4A442A" w:themeColor="background2" w:themeShade="40"/>
        <w:bottom w:val="single" w:sz="4" w:space="0" w:color="4A442A" w:themeColor="background2" w:themeShade="40"/>
        <w:right w:val="single" w:sz="4" w:space="0" w:color="4A442A" w:themeColor="background2" w:themeShade="40"/>
        <w:insideH w:val="single" w:sz="4" w:space="0" w:color="4A442A" w:themeColor="background2" w:themeShade="40"/>
        <w:insideV w:val="single" w:sz="4" w:space="0" w:color="4A442A" w:themeColor="background2" w:themeShade="40"/>
      </w:tblBorders>
    </w:tblPr>
    <w:tcPr>
      <w:shd w:val="clear" w:color="auto" w:fill="auto"/>
      <w:vAlign w:val="center"/>
    </w:tcPr>
    <w:tblStylePr w:type="firstRow">
      <w:pPr>
        <w:wordWrap/>
        <w:spacing w:beforeLines="0" w:before="40" w:beforeAutospacing="0" w:afterLines="0" w:after="40" w:afterAutospacing="0" w:line="240" w:lineRule="auto"/>
        <w:jc w:val="left"/>
      </w:pPr>
      <w:rPr>
        <w:rFonts w:asciiTheme="minorHAnsi" w:hAnsiTheme="minorHAnsi"/>
        <w:b/>
        <w:bCs/>
        <w:color w:val="000000" w:themeColor="text1"/>
        <w:sz w:val="24"/>
      </w:rPr>
      <w:tblPr/>
      <w:tcPr>
        <w:shd w:val="clear" w:color="auto" w:fill="B6DDE8" w:themeFill="accent5" w:themeFillTint="66"/>
      </w:tcPr>
    </w:tblStylePr>
    <w:tblStylePr w:type="lastRow">
      <w:rPr>
        <w:b w:val="0"/>
        <w:bCs/>
        <w:color w:val="auto"/>
      </w:rPr>
      <w:tblPr/>
      <w:tcPr>
        <w:tcBorders>
          <w:bottom w:val="single" w:sz="18" w:space="0" w:color="000000" w:themeColor="text1"/>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paragraph" w:customStyle="1" w:styleId="Datainsert">
    <w:name w:val="Data insert"/>
    <w:basedOn w:val="Normal"/>
    <w:link w:val="DatainsertChar"/>
    <w:rsid w:val="0020708C"/>
    <w:pPr>
      <w:shd w:val="solid" w:color="FFFF00" w:fill="FFFF00"/>
    </w:pPr>
    <w:rPr>
      <w:rFonts w:ascii="Calibri Light" w:eastAsiaTheme="minorHAnsi" w:hAnsi="Calibri Light"/>
      <w:color w:val="5F497A" w:themeColor="accent4" w:themeShade="BF"/>
      <w:kern w:val="2"/>
      <w:szCs w:val="22"/>
      <w:lang w:eastAsia="en-US"/>
    </w:rPr>
  </w:style>
  <w:style w:type="character" w:customStyle="1" w:styleId="DatainsertChar">
    <w:name w:val="Data insert Char"/>
    <w:basedOn w:val="DefaultParagraphFont"/>
    <w:link w:val="Datainsert"/>
    <w:rsid w:val="0020708C"/>
    <w:rPr>
      <w:rFonts w:ascii="Calibri Light" w:eastAsiaTheme="minorHAnsi" w:hAnsi="Calibri Light"/>
      <w:color w:val="5F497A" w:themeColor="accent4" w:themeShade="BF"/>
      <w:kern w:val="2"/>
      <w:sz w:val="24"/>
      <w:szCs w:val="22"/>
      <w:shd w:val="solid" w:color="FFFF00" w:fill="FFFF00"/>
      <w:lang w:eastAsia="en-US"/>
    </w:rPr>
  </w:style>
  <w:style w:type="character" w:customStyle="1" w:styleId="CommentTextChar">
    <w:name w:val="Comment Text Char"/>
    <w:basedOn w:val="DefaultParagraphFont"/>
    <w:link w:val="CommentText"/>
    <w:uiPriority w:val="99"/>
    <w:rsid w:val="0020708C"/>
    <w:rPr>
      <w:rFonts w:ascii="Arial" w:hAnsi="Arial"/>
      <w:lang w:val="en-GB" w:eastAsia="nl-NL"/>
    </w:rPr>
  </w:style>
  <w:style w:type="character" w:customStyle="1" w:styleId="ts-alignment-element">
    <w:name w:val="ts-alignment-element"/>
    <w:basedOn w:val="DefaultParagraphFont"/>
    <w:rsid w:val="0020708C"/>
  </w:style>
  <w:style w:type="table" w:styleId="GridTable2">
    <w:name w:val="Grid Table 2"/>
    <w:basedOn w:val="TableNormal"/>
    <w:uiPriority w:val="47"/>
    <w:rsid w:val="00771DA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940F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TEABodyText">
    <w:name w:val="ITEA_BodyText"/>
    <w:basedOn w:val="BodyText"/>
    <w:link w:val="ITEABodyTextCar"/>
    <w:qFormat/>
    <w:rsid w:val="00F9748C"/>
    <w:rPr>
      <w:rFonts w:asciiTheme="minorHAnsi" w:hAnsiTheme="minorHAnsi"/>
      <w:color w:val="000000" w:themeColor="text1"/>
      <w:sz w:val="22"/>
    </w:rPr>
  </w:style>
  <w:style w:type="character" w:customStyle="1" w:styleId="ITEABodyTextCar">
    <w:name w:val="ITEA_BodyText Car"/>
    <w:basedOn w:val="BodyTextChar"/>
    <w:link w:val="ITEABodyText"/>
    <w:rsid w:val="00F9748C"/>
    <w:rPr>
      <w:rFonts w:asciiTheme="minorHAnsi" w:hAnsiTheme="minorHAnsi"/>
      <w:color w:val="000000" w:themeColor="text1"/>
      <w:spacing w:val="4"/>
      <w:sz w:val="22"/>
      <w:szCs w:val="24"/>
      <w:lang w:val="en-GB" w:eastAsia="nl-NL" w:bidi="ar-SA"/>
    </w:rPr>
  </w:style>
  <w:style w:type="paragraph" w:styleId="Title">
    <w:name w:val="Title"/>
    <w:basedOn w:val="Normal"/>
    <w:next w:val="Normal"/>
    <w:link w:val="TitleChar"/>
    <w:qFormat/>
    <w:rsid w:val="001769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7694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qFormat/>
    <w:rsid w:val="0017694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76945"/>
    <w:rPr>
      <w:rFonts w:asciiTheme="minorHAnsi" w:eastAsiaTheme="minorEastAsia" w:hAnsiTheme="minorHAnsi" w:cstheme="minorBidi"/>
      <w:color w:val="5A5A5A" w:themeColor="text1" w:themeTint="A5"/>
      <w:spacing w:val="15"/>
      <w:sz w:val="22"/>
      <w:szCs w:val="22"/>
      <w:lang w:val="en-US"/>
    </w:rPr>
  </w:style>
  <w:style w:type="character" w:customStyle="1" w:styleId="normaltextrun">
    <w:name w:val="normaltextrun"/>
    <w:basedOn w:val="DefaultParagraphFont"/>
    <w:rsid w:val="00176945"/>
  </w:style>
  <w:style w:type="paragraph" w:customStyle="1" w:styleId="muitypography-root">
    <w:name w:val="muitypography-root"/>
    <w:basedOn w:val="Normal"/>
    <w:rsid w:val="00176945"/>
    <w:pPr>
      <w:spacing w:before="100" w:beforeAutospacing="1" w:after="100" w:afterAutospacing="1"/>
    </w:pPr>
  </w:style>
  <w:style w:type="character" w:customStyle="1" w:styleId="css-10qbfiq">
    <w:name w:val="css-10qbfiq"/>
    <w:basedOn w:val="DefaultParagraphFont"/>
    <w:rsid w:val="00176945"/>
  </w:style>
  <w:style w:type="paragraph" w:customStyle="1" w:styleId="Els-body-text">
    <w:name w:val="Els-body-text"/>
    <w:rsid w:val="00F33DEE"/>
    <w:pPr>
      <w:spacing w:line="240" w:lineRule="exact"/>
      <w:ind w:firstLine="240"/>
      <w:jc w:val="both"/>
    </w:pPr>
    <w:rPr>
      <w:lang w:val="en-US" w:eastAsia="fi-FI"/>
    </w:rPr>
  </w:style>
  <w:style w:type="paragraph" w:customStyle="1" w:styleId="References">
    <w:name w:val="References"/>
    <w:basedOn w:val="Normal"/>
    <w:rsid w:val="00F33DEE"/>
    <w:pPr>
      <w:numPr>
        <w:numId w:val="115"/>
      </w:numPr>
      <w:autoSpaceDE w:val="0"/>
      <w:autoSpaceDN w:val="0"/>
      <w:spacing w:before="120" w:after="120"/>
      <w:jc w:val="both"/>
    </w:pPr>
    <w:rPr>
      <w:rFonts w:eastAsia="SimSun"/>
      <w:sz w:val="16"/>
      <w:szCs w:val="16"/>
      <w:lang w:eastAsia="en-US"/>
    </w:rPr>
  </w:style>
  <w:style w:type="character" w:customStyle="1" w:styleId="Heading4Char">
    <w:name w:val="Heading 4 Char"/>
    <w:basedOn w:val="DefaultParagraphFont"/>
    <w:link w:val="Heading4"/>
    <w:rsid w:val="009E28F7"/>
    <w:rPr>
      <w:rFonts w:ascii="Arial" w:hAnsi="Arial"/>
      <w:b/>
      <w:i/>
      <w:iCs/>
      <w:szCs w:val="24"/>
      <w:lang w:val="en-US"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112">
      <w:bodyDiv w:val="1"/>
      <w:marLeft w:val="0"/>
      <w:marRight w:val="0"/>
      <w:marTop w:val="0"/>
      <w:marBottom w:val="0"/>
      <w:divBdr>
        <w:top w:val="none" w:sz="0" w:space="0" w:color="auto"/>
        <w:left w:val="none" w:sz="0" w:space="0" w:color="auto"/>
        <w:bottom w:val="none" w:sz="0" w:space="0" w:color="auto"/>
        <w:right w:val="none" w:sz="0" w:space="0" w:color="auto"/>
      </w:divBdr>
    </w:div>
    <w:div w:id="71244778">
      <w:bodyDiv w:val="1"/>
      <w:marLeft w:val="0"/>
      <w:marRight w:val="0"/>
      <w:marTop w:val="0"/>
      <w:marBottom w:val="0"/>
      <w:divBdr>
        <w:top w:val="none" w:sz="0" w:space="0" w:color="auto"/>
        <w:left w:val="none" w:sz="0" w:space="0" w:color="auto"/>
        <w:bottom w:val="none" w:sz="0" w:space="0" w:color="auto"/>
        <w:right w:val="none" w:sz="0" w:space="0" w:color="auto"/>
      </w:divBdr>
    </w:div>
    <w:div w:id="93404367">
      <w:bodyDiv w:val="1"/>
      <w:marLeft w:val="0"/>
      <w:marRight w:val="0"/>
      <w:marTop w:val="0"/>
      <w:marBottom w:val="0"/>
      <w:divBdr>
        <w:top w:val="none" w:sz="0" w:space="0" w:color="auto"/>
        <w:left w:val="none" w:sz="0" w:space="0" w:color="auto"/>
        <w:bottom w:val="none" w:sz="0" w:space="0" w:color="auto"/>
        <w:right w:val="none" w:sz="0" w:space="0" w:color="auto"/>
      </w:divBdr>
    </w:div>
    <w:div w:id="117528579">
      <w:bodyDiv w:val="1"/>
      <w:marLeft w:val="0"/>
      <w:marRight w:val="0"/>
      <w:marTop w:val="0"/>
      <w:marBottom w:val="0"/>
      <w:divBdr>
        <w:top w:val="none" w:sz="0" w:space="0" w:color="auto"/>
        <w:left w:val="none" w:sz="0" w:space="0" w:color="auto"/>
        <w:bottom w:val="none" w:sz="0" w:space="0" w:color="auto"/>
        <w:right w:val="none" w:sz="0" w:space="0" w:color="auto"/>
      </w:divBdr>
    </w:div>
    <w:div w:id="165246279">
      <w:bodyDiv w:val="1"/>
      <w:marLeft w:val="0"/>
      <w:marRight w:val="0"/>
      <w:marTop w:val="0"/>
      <w:marBottom w:val="0"/>
      <w:divBdr>
        <w:top w:val="none" w:sz="0" w:space="0" w:color="auto"/>
        <w:left w:val="none" w:sz="0" w:space="0" w:color="auto"/>
        <w:bottom w:val="none" w:sz="0" w:space="0" w:color="auto"/>
        <w:right w:val="none" w:sz="0" w:space="0" w:color="auto"/>
      </w:divBdr>
    </w:div>
    <w:div w:id="165439545">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201867380">
      <w:bodyDiv w:val="1"/>
      <w:marLeft w:val="0"/>
      <w:marRight w:val="0"/>
      <w:marTop w:val="0"/>
      <w:marBottom w:val="0"/>
      <w:divBdr>
        <w:top w:val="none" w:sz="0" w:space="0" w:color="auto"/>
        <w:left w:val="none" w:sz="0" w:space="0" w:color="auto"/>
        <w:bottom w:val="none" w:sz="0" w:space="0" w:color="auto"/>
        <w:right w:val="none" w:sz="0" w:space="0" w:color="auto"/>
      </w:divBdr>
    </w:div>
    <w:div w:id="216821151">
      <w:bodyDiv w:val="1"/>
      <w:marLeft w:val="0"/>
      <w:marRight w:val="0"/>
      <w:marTop w:val="0"/>
      <w:marBottom w:val="0"/>
      <w:divBdr>
        <w:top w:val="none" w:sz="0" w:space="0" w:color="auto"/>
        <w:left w:val="none" w:sz="0" w:space="0" w:color="auto"/>
        <w:bottom w:val="none" w:sz="0" w:space="0" w:color="auto"/>
        <w:right w:val="none" w:sz="0" w:space="0" w:color="auto"/>
      </w:divBdr>
    </w:div>
    <w:div w:id="317729911">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365057756">
      <w:bodyDiv w:val="1"/>
      <w:marLeft w:val="0"/>
      <w:marRight w:val="0"/>
      <w:marTop w:val="0"/>
      <w:marBottom w:val="0"/>
      <w:divBdr>
        <w:top w:val="none" w:sz="0" w:space="0" w:color="auto"/>
        <w:left w:val="none" w:sz="0" w:space="0" w:color="auto"/>
        <w:bottom w:val="none" w:sz="0" w:space="0" w:color="auto"/>
        <w:right w:val="none" w:sz="0" w:space="0" w:color="auto"/>
      </w:divBdr>
    </w:div>
    <w:div w:id="377171740">
      <w:bodyDiv w:val="1"/>
      <w:marLeft w:val="0"/>
      <w:marRight w:val="0"/>
      <w:marTop w:val="0"/>
      <w:marBottom w:val="0"/>
      <w:divBdr>
        <w:top w:val="none" w:sz="0" w:space="0" w:color="auto"/>
        <w:left w:val="none" w:sz="0" w:space="0" w:color="auto"/>
        <w:bottom w:val="none" w:sz="0" w:space="0" w:color="auto"/>
        <w:right w:val="none" w:sz="0" w:space="0" w:color="auto"/>
      </w:divBdr>
      <w:divsChild>
        <w:div w:id="96097848">
          <w:marLeft w:val="936"/>
          <w:marRight w:val="0"/>
          <w:marTop w:val="0"/>
          <w:marBottom w:val="0"/>
          <w:divBdr>
            <w:top w:val="none" w:sz="0" w:space="0" w:color="auto"/>
            <w:left w:val="none" w:sz="0" w:space="0" w:color="auto"/>
            <w:bottom w:val="none" w:sz="0" w:space="0" w:color="auto"/>
            <w:right w:val="none" w:sz="0" w:space="0" w:color="auto"/>
          </w:divBdr>
        </w:div>
        <w:div w:id="663898661">
          <w:marLeft w:val="634"/>
          <w:marRight w:val="0"/>
          <w:marTop w:val="0"/>
          <w:marBottom w:val="0"/>
          <w:divBdr>
            <w:top w:val="none" w:sz="0" w:space="0" w:color="auto"/>
            <w:left w:val="none" w:sz="0" w:space="0" w:color="auto"/>
            <w:bottom w:val="none" w:sz="0" w:space="0" w:color="auto"/>
            <w:right w:val="none" w:sz="0" w:space="0" w:color="auto"/>
          </w:divBdr>
        </w:div>
        <w:div w:id="758907673">
          <w:marLeft w:val="634"/>
          <w:marRight w:val="0"/>
          <w:marTop w:val="0"/>
          <w:marBottom w:val="0"/>
          <w:divBdr>
            <w:top w:val="none" w:sz="0" w:space="0" w:color="auto"/>
            <w:left w:val="none" w:sz="0" w:space="0" w:color="auto"/>
            <w:bottom w:val="none" w:sz="0" w:space="0" w:color="auto"/>
            <w:right w:val="none" w:sz="0" w:space="0" w:color="auto"/>
          </w:divBdr>
        </w:div>
      </w:divsChild>
    </w:div>
    <w:div w:id="377361839">
      <w:bodyDiv w:val="1"/>
      <w:marLeft w:val="0"/>
      <w:marRight w:val="0"/>
      <w:marTop w:val="0"/>
      <w:marBottom w:val="0"/>
      <w:divBdr>
        <w:top w:val="none" w:sz="0" w:space="0" w:color="auto"/>
        <w:left w:val="none" w:sz="0" w:space="0" w:color="auto"/>
        <w:bottom w:val="none" w:sz="0" w:space="0" w:color="auto"/>
        <w:right w:val="none" w:sz="0" w:space="0" w:color="auto"/>
      </w:divBdr>
      <w:divsChild>
        <w:div w:id="104009340">
          <w:marLeft w:val="634"/>
          <w:marRight w:val="0"/>
          <w:marTop w:val="0"/>
          <w:marBottom w:val="0"/>
          <w:divBdr>
            <w:top w:val="none" w:sz="0" w:space="0" w:color="auto"/>
            <w:left w:val="none" w:sz="0" w:space="0" w:color="auto"/>
            <w:bottom w:val="none" w:sz="0" w:space="0" w:color="auto"/>
            <w:right w:val="none" w:sz="0" w:space="0" w:color="auto"/>
          </w:divBdr>
        </w:div>
        <w:div w:id="416874937">
          <w:marLeft w:val="634"/>
          <w:marRight w:val="0"/>
          <w:marTop w:val="0"/>
          <w:marBottom w:val="0"/>
          <w:divBdr>
            <w:top w:val="none" w:sz="0" w:space="0" w:color="auto"/>
            <w:left w:val="none" w:sz="0" w:space="0" w:color="auto"/>
            <w:bottom w:val="none" w:sz="0" w:space="0" w:color="auto"/>
            <w:right w:val="none" w:sz="0" w:space="0" w:color="auto"/>
          </w:divBdr>
        </w:div>
        <w:div w:id="873034779">
          <w:marLeft w:val="634"/>
          <w:marRight w:val="0"/>
          <w:marTop w:val="0"/>
          <w:marBottom w:val="0"/>
          <w:divBdr>
            <w:top w:val="none" w:sz="0" w:space="0" w:color="auto"/>
            <w:left w:val="none" w:sz="0" w:space="0" w:color="auto"/>
            <w:bottom w:val="none" w:sz="0" w:space="0" w:color="auto"/>
            <w:right w:val="none" w:sz="0" w:space="0" w:color="auto"/>
          </w:divBdr>
        </w:div>
        <w:div w:id="1012337535">
          <w:marLeft w:val="634"/>
          <w:marRight w:val="0"/>
          <w:marTop w:val="0"/>
          <w:marBottom w:val="0"/>
          <w:divBdr>
            <w:top w:val="none" w:sz="0" w:space="0" w:color="auto"/>
            <w:left w:val="none" w:sz="0" w:space="0" w:color="auto"/>
            <w:bottom w:val="none" w:sz="0" w:space="0" w:color="auto"/>
            <w:right w:val="none" w:sz="0" w:space="0" w:color="auto"/>
          </w:divBdr>
        </w:div>
        <w:div w:id="1118260497">
          <w:marLeft w:val="634"/>
          <w:marRight w:val="0"/>
          <w:marTop w:val="0"/>
          <w:marBottom w:val="0"/>
          <w:divBdr>
            <w:top w:val="none" w:sz="0" w:space="0" w:color="auto"/>
            <w:left w:val="none" w:sz="0" w:space="0" w:color="auto"/>
            <w:bottom w:val="none" w:sz="0" w:space="0" w:color="auto"/>
            <w:right w:val="none" w:sz="0" w:space="0" w:color="auto"/>
          </w:divBdr>
        </w:div>
        <w:div w:id="1319458083">
          <w:marLeft w:val="634"/>
          <w:marRight w:val="0"/>
          <w:marTop w:val="0"/>
          <w:marBottom w:val="0"/>
          <w:divBdr>
            <w:top w:val="none" w:sz="0" w:space="0" w:color="auto"/>
            <w:left w:val="none" w:sz="0" w:space="0" w:color="auto"/>
            <w:bottom w:val="none" w:sz="0" w:space="0" w:color="auto"/>
            <w:right w:val="none" w:sz="0" w:space="0" w:color="auto"/>
          </w:divBdr>
        </w:div>
        <w:div w:id="1355382513">
          <w:marLeft w:val="634"/>
          <w:marRight w:val="0"/>
          <w:marTop w:val="0"/>
          <w:marBottom w:val="0"/>
          <w:divBdr>
            <w:top w:val="none" w:sz="0" w:space="0" w:color="auto"/>
            <w:left w:val="none" w:sz="0" w:space="0" w:color="auto"/>
            <w:bottom w:val="none" w:sz="0" w:space="0" w:color="auto"/>
            <w:right w:val="none" w:sz="0" w:space="0" w:color="auto"/>
          </w:divBdr>
        </w:div>
      </w:divsChild>
    </w:div>
    <w:div w:id="496963595">
      <w:bodyDiv w:val="1"/>
      <w:marLeft w:val="0"/>
      <w:marRight w:val="0"/>
      <w:marTop w:val="0"/>
      <w:marBottom w:val="0"/>
      <w:divBdr>
        <w:top w:val="none" w:sz="0" w:space="0" w:color="auto"/>
        <w:left w:val="none" w:sz="0" w:space="0" w:color="auto"/>
        <w:bottom w:val="none" w:sz="0" w:space="0" w:color="auto"/>
        <w:right w:val="none" w:sz="0" w:space="0" w:color="auto"/>
      </w:divBdr>
    </w:div>
    <w:div w:id="519858479">
      <w:bodyDiv w:val="1"/>
      <w:marLeft w:val="0"/>
      <w:marRight w:val="0"/>
      <w:marTop w:val="0"/>
      <w:marBottom w:val="0"/>
      <w:divBdr>
        <w:top w:val="none" w:sz="0" w:space="0" w:color="auto"/>
        <w:left w:val="none" w:sz="0" w:space="0" w:color="auto"/>
        <w:bottom w:val="none" w:sz="0" w:space="0" w:color="auto"/>
        <w:right w:val="none" w:sz="0" w:space="0" w:color="auto"/>
      </w:divBdr>
      <w:divsChild>
        <w:div w:id="534007034">
          <w:marLeft w:val="0"/>
          <w:marRight w:val="0"/>
          <w:marTop w:val="0"/>
          <w:marBottom w:val="0"/>
          <w:divBdr>
            <w:top w:val="none" w:sz="0" w:space="0" w:color="auto"/>
            <w:left w:val="none" w:sz="0" w:space="0" w:color="auto"/>
            <w:bottom w:val="none" w:sz="0" w:space="0" w:color="auto"/>
            <w:right w:val="none" w:sz="0" w:space="0" w:color="auto"/>
          </w:divBdr>
        </w:div>
      </w:divsChild>
    </w:div>
    <w:div w:id="531575141">
      <w:bodyDiv w:val="1"/>
      <w:marLeft w:val="0"/>
      <w:marRight w:val="0"/>
      <w:marTop w:val="0"/>
      <w:marBottom w:val="0"/>
      <w:divBdr>
        <w:top w:val="none" w:sz="0" w:space="0" w:color="auto"/>
        <w:left w:val="none" w:sz="0" w:space="0" w:color="auto"/>
        <w:bottom w:val="none" w:sz="0" w:space="0" w:color="auto"/>
        <w:right w:val="none" w:sz="0" w:space="0" w:color="auto"/>
      </w:divBdr>
    </w:div>
    <w:div w:id="547497124">
      <w:bodyDiv w:val="1"/>
      <w:marLeft w:val="0"/>
      <w:marRight w:val="0"/>
      <w:marTop w:val="0"/>
      <w:marBottom w:val="0"/>
      <w:divBdr>
        <w:top w:val="none" w:sz="0" w:space="0" w:color="auto"/>
        <w:left w:val="none" w:sz="0" w:space="0" w:color="auto"/>
        <w:bottom w:val="none" w:sz="0" w:space="0" w:color="auto"/>
        <w:right w:val="none" w:sz="0" w:space="0" w:color="auto"/>
      </w:divBdr>
      <w:divsChild>
        <w:div w:id="143013148">
          <w:marLeft w:val="634"/>
          <w:marRight w:val="0"/>
          <w:marTop w:val="0"/>
          <w:marBottom w:val="0"/>
          <w:divBdr>
            <w:top w:val="none" w:sz="0" w:space="0" w:color="auto"/>
            <w:left w:val="none" w:sz="0" w:space="0" w:color="auto"/>
            <w:bottom w:val="none" w:sz="0" w:space="0" w:color="auto"/>
            <w:right w:val="none" w:sz="0" w:space="0" w:color="auto"/>
          </w:divBdr>
        </w:div>
        <w:div w:id="865217857">
          <w:marLeft w:val="634"/>
          <w:marRight w:val="0"/>
          <w:marTop w:val="0"/>
          <w:marBottom w:val="0"/>
          <w:divBdr>
            <w:top w:val="none" w:sz="0" w:space="0" w:color="auto"/>
            <w:left w:val="none" w:sz="0" w:space="0" w:color="auto"/>
            <w:bottom w:val="none" w:sz="0" w:space="0" w:color="auto"/>
            <w:right w:val="none" w:sz="0" w:space="0" w:color="auto"/>
          </w:divBdr>
        </w:div>
        <w:div w:id="1515263350">
          <w:marLeft w:val="634"/>
          <w:marRight w:val="0"/>
          <w:marTop w:val="0"/>
          <w:marBottom w:val="0"/>
          <w:divBdr>
            <w:top w:val="none" w:sz="0" w:space="0" w:color="auto"/>
            <w:left w:val="none" w:sz="0" w:space="0" w:color="auto"/>
            <w:bottom w:val="none" w:sz="0" w:space="0" w:color="auto"/>
            <w:right w:val="none" w:sz="0" w:space="0" w:color="auto"/>
          </w:divBdr>
        </w:div>
        <w:div w:id="1766877348">
          <w:marLeft w:val="634"/>
          <w:marRight w:val="0"/>
          <w:marTop w:val="0"/>
          <w:marBottom w:val="0"/>
          <w:divBdr>
            <w:top w:val="none" w:sz="0" w:space="0" w:color="auto"/>
            <w:left w:val="none" w:sz="0" w:space="0" w:color="auto"/>
            <w:bottom w:val="none" w:sz="0" w:space="0" w:color="auto"/>
            <w:right w:val="none" w:sz="0" w:space="0" w:color="auto"/>
          </w:divBdr>
        </w:div>
        <w:div w:id="2122454644">
          <w:marLeft w:val="634"/>
          <w:marRight w:val="0"/>
          <w:marTop w:val="0"/>
          <w:marBottom w:val="0"/>
          <w:divBdr>
            <w:top w:val="none" w:sz="0" w:space="0" w:color="auto"/>
            <w:left w:val="none" w:sz="0" w:space="0" w:color="auto"/>
            <w:bottom w:val="none" w:sz="0" w:space="0" w:color="auto"/>
            <w:right w:val="none" w:sz="0" w:space="0" w:color="auto"/>
          </w:divBdr>
        </w:div>
      </w:divsChild>
    </w:div>
    <w:div w:id="553081125">
      <w:bodyDiv w:val="1"/>
      <w:marLeft w:val="0"/>
      <w:marRight w:val="0"/>
      <w:marTop w:val="0"/>
      <w:marBottom w:val="0"/>
      <w:divBdr>
        <w:top w:val="none" w:sz="0" w:space="0" w:color="auto"/>
        <w:left w:val="none" w:sz="0" w:space="0" w:color="auto"/>
        <w:bottom w:val="none" w:sz="0" w:space="0" w:color="auto"/>
        <w:right w:val="none" w:sz="0" w:space="0" w:color="auto"/>
      </w:divBdr>
      <w:divsChild>
        <w:div w:id="253559242">
          <w:marLeft w:val="634"/>
          <w:marRight w:val="0"/>
          <w:marTop w:val="0"/>
          <w:marBottom w:val="0"/>
          <w:divBdr>
            <w:top w:val="none" w:sz="0" w:space="0" w:color="auto"/>
            <w:left w:val="none" w:sz="0" w:space="0" w:color="auto"/>
            <w:bottom w:val="none" w:sz="0" w:space="0" w:color="auto"/>
            <w:right w:val="none" w:sz="0" w:space="0" w:color="auto"/>
          </w:divBdr>
        </w:div>
        <w:div w:id="1861119553">
          <w:marLeft w:val="346"/>
          <w:marRight w:val="0"/>
          <w:marTop w:val="60"/>
          <w:marBottom w:val="0"/>
          <w:divBdr>
            <w:top w:val="none" w:sz="0" w:space="0" w:color="auto"/>
            <w:left w:val="none" w:sz="0" w:space="0" w:color="auto"/>
            <w:bottom w:val="none" w:sz="0" w:space="0" w:color="auto"/>
            <w:right w:val="none" w:sz="0" w:space="0" w:color="auto"/>
          </w:divBdr>
        </w:div>
      </w:divsChild>
    </w:div>
    <w:div w:id="563949580">
      <w:bodyDiv w:val="1"/>
      <w:marLeft w:val="0"/>
      <w:marRight w:val="0"/>
      <w:marTop w:val="0"/>
      <w:marBottom w:val="0"/>
      <w:divBdr>
        <w:top w:val="none" w:sz="0" w:space="0" w:color="auto"/>
        <w:left w:val="none" w:sz="0" w:space="0" w:color="auto"/>
        <w:bottom w:val="none" w:sz="0" w:space="0" w:color="auto"/>
        <w:right w:val="none" w:sz="0" w:space="0" w:color="auto"/>
      </w:divBdr>
    </w:div>
    <w:div w:id="598485531">
      <w:bodyDiv w:val="1"/>
      <w:marLeft w:val="0"/>
      <w:marRight w:val="0"/>
      <w:marTop w:val="0"/>
      <w:marBottom w:val="0"/>
      <w:divBdr>
        <w:top w:val="none" w:sz="0" w:space="0" w:color="auto"/>
        <w:left w:val="none" w:sz="0" w:space="0" w:color="auto"/>
        <w:bottom w:val="none" w:sz="0" w:space="0" w:color="auto"/>
        <w:right w:val="none" w:sz="0" w:space="0" w:color="auto"/>
      </w:divBdr>
      <w:divsChild>
        <w:div w:id="213542758">
          <w:marLeft w:val="346"/>
          <w:marRight w:val="0"/>
          <w:marTop w:val="60"/>
          <w:marBottom w:val="0"/>
          <w:divBdr>
            <w:top w:val="none" w:sz="0" w:space="0" w:color="auto"/>
            <w:left w:val="none" w:sz="0" w:space="0" w:color="auto"/>
            <w:bottom w:val="none" w:sz="0" w:space="0" w:color="auto"/>
            <w:right w:val="none" w:sz="0" w:space="0" w:color="auto"/>
          </w:divBdr>
        </w:div>
        <w:div w:id="239021570">
          <w:marLeft w:val="346"/>
          <w:marRight w:val="0"/>
          <w:marTop w:val="60"/>
          <w:marBottom w:val="0"/>
          <w:divBdr>
            <w:top w:val="none" w:sz="0" w:space="0" w:color="auto"/>
            <w:left w:val="none" w:sz="0" w:space="0" w:color="auto"/>
            <w:bottom w:val="none" w:sz="0" w:space="0" w:color="auto"/>
            <w:right w:val="none" w:sz="0" w:space="0" w:color="auto"/>
          </w:divBdr>
        </w:div>
        <w:div w:id="934903664">
          <w:marLeft w:val="634"/>
          <w:marRight w:val="0"/>
          <w:marTop w:val="0"/>
          <w:marBottom w:val="0"/>
          <w:divBdr>
            <w:top w:val="none" w:sz="0" w:space="0" w:color="auto"/>
            <w:left w:val="none" w:sz="0" w:space="0" w:color="auto"/>
            <w:bottom w:val="none" w:sz="0" w:space="0" w:color="auto"/>
            <w:right w:val="none" w:sz="0" w:space="0" w:color="auto"/>
          </w:divBdr>
        </w:div>
        <w:div w:id="1024985126">
          <w:marLeft w:val="346"/>
          <w:marRight w:val="0"/>
          <w:marTop w:val="60"/>
          <w:marBottom w:val="0"/>
          <w:divBdr>
            <w:top w:val="none" w:sz="0" w:space="0" w:color="auto"/>
            <w:left w:val="none" w:sz="0" w:space="0" w:color="auto"/>
            <w:bottom w:val="none" w:sz="0" w:space="0" w:color="auto"/>
            <w:right w:val="none" w:sz="0" w:space="0" w:color="auto"/>
          </w:divBdr>
        </w:div>
        <w:div w:id="1615164093">
          <w:marLeft w:val="346"/>
          <w:marRight w:val="0"/>
          <w:marTop w:val="60"/>
          <w:marBottom w:val="0"/>
          <w:divBdr>
            <w:top w:val="none" w:sz="0" w:space="0" w:color="auto"/>
            <w:left w:val="none" w:sz="0" w:space="0" w:color="auto"/>
            <w:bottom w:val="none" w:sz="0" w:space="0" w:color="auto"/>
            <w:right w:val="none" w:sz="0" w:space="0" w:color="auto"/>
          </w:divBdr>
        </w:div>
        <w:div w:id="1653480379">
          <w:marLeft w:val="346"/>
          <w:marRight w:val="0"/>
          <w:marTop w:val="60"/>
          <w:marBottom w:val="0"/>
          <w:divBdr>
            <w:top w:val="none" w:sz="0" w:space="0" w:color="auto"/>
            <w:left w:val="none" w:sz="0" w:space="0" w:color="auto"/>
            <w:bottom w:val="none" w:sz="0" w:space="0" w:color="auto"/>
            <w:right w:val="none" w:sz="0" w:space="0" w:color="auto"/>
          </w:divBdr>
        </w:div>
        <w:div w:id="1905481074">
          <w:marLeft w:val="634"/>
          <w:marRight w:val="0"/>
          <w:marTop w:val="0"/>
          <w:marBottom w:val="0"/>
          <w:divBdr>
            <w:top w:val="none" w:sz="0" w:space="0" w:color="auto"/>
            <w:left w:val="none" w:sz="0" w:space="0" w:color="auto"/>
            <w:bottom w:val="none" w:sz="0" w:space="0" w:color="auto"/>
            <w:right w:val="none" w:sz="0" w:space="0" w:color="auto"/>
          </w:divBdr>
        </w:div>
        <w:div w:id="2095735887">
          <w:marLeft w:val="634"/>
          <w:marRight w:val="0"/>
          <w:marTop w:val="0"/>
          <w:marBottom w:val="0"/>
          <w:divBdr>
            <w:top w:val="none" w:sz="0" w:space="0" w:color="auto"/>
            <w:left w:val="none" w:sz="0" w:space="0" w:color="auto"/>
            <w:bottom w:val="none" w:sz="0" w:space="0" w:color="auto"/>
            <w:right w:val="none" w:sz="0" w:space="0" w:color="auto"/>
          </w:divBdr>
        </w:div>
      </w:divsChild>
    </w:div>
    <w:div w:id="618141852">
      <w:bodyDiv w:val="1"/>
      <w:marLeft w:val="0"/>
      <w:marRight w:val="0"/>
      <w:marTop w:val="0"/>
      <w:marBottom w:val="0"/>
      <w:divBdr>
        <w:top w:val="none" w:sz="0" w:space="0" w:color="auto"/>
        <w:left w:val="none" w:sz="0" w:space="0" w:color="auto"/>
        <w:bottom w:val="none" w:sz="0" w:space="0" w:color="auto"/>
        <w:right w:val="none" w:sz="0" w:space="0" w:color="auto"/>
      </w:divBdr>
    </w:div>
    <w:div w:id="641230253">
      <w:bodyDiv w:val="1"/>
      <w:marLeft w:val="0"/>
      <w:marRight w:val="0"/>
      <w:marTop w:val="0"/>
      <w:marBottom w:val="0"/>
      <w:divBdr>
        <w:top w:val="none" w:sz="0" w:space="0" w:color="auto"/>
        <w:left w:val="none" w:sz="0" w:space="0" w:color="auto"/>
        <w:bottom w:val="none" w:sz="0" w:space="0" w:color="auto"/>
        <w:right w:val="none" w:sz="0" w:space="0" w:color="auto"/>
      </w:divBdr>
    </w:div>
    <w:div w:id="647318867">
      <w:bodyDiv w:val="1"/>
      <w:marLeft w:val="0"/>
      <w:marRight w:val="0"/>
      <w:marTop w:val="0"/>
      <w:marBottom w:val="0"/>
      <w:divBdr>
        <w:top w:val="none" w:sz="0" w:space="0" w:color="auto"/>
        <w:left w:val="none" w:sz="0" w:space="0" w:color="auto"/>
        <w:bottom w:val="none" w:sz="0" w:space="0" w:color="auto"/>
        <w:right w:val="none" w:sz="0" w:space="0" w:color="auto"/>
      </w:divBdr>
    </w:div>
    <w:div w:id="673260580">
      <w:bodyDiv w:val="1"/>
      <w:marLeft w:val="0"/>
      <w:marRight w:val="0"/>
      <w:marTop w:val="0"/>
      <w:marBottom w:val="0"/>
      <w:divBdr>
        <w:top w:val="none" w:sz="0" w:space="0" w:color="auto"/>
        <w:left w:val="none" w:sz="0" w:space="0" w:color="auto"/>
        <w:bottom w:val="none" w:sz="0" w:space="0" w:color="auto"/>
        <w:right w:val="none" w:sz="0" w:space="0" w:color="auto"/>
      </w:divBdr>
    </w:div>
    <w:div w:id="676735728">
      <w:bodyDiv w:val="1"/>
      <w:marLeft w:val="0"/>
      <w:marRight w:val="0"/>
      <w:marTop w:val="0"/>
      <w:marBottom w:val="0"/>
      <w:divBdr>
        <w:top w:val="none" w:sz="0" w:space="0" w:color="auto"/>
        <w:left w:val="none" w:sz="0" w:space="0" w:color="auto"/>
        <w:bottom w:val="none" w:sz="0" w:space="0" w:color="auto"/>
        <w:right w:val="none" w:sz="0" w:space="0" w:color="auto"/>
      </w:divBdr>
    </w:div>
    <w:div w:id="707217131">
      <w:bodyDiv w:val="1"/>
      <w:marLeft w:val="0"/>
      <w:marRight w:val="0"/>
      <w:marTop w:val="0"/>
      <w:marBottom w:val="0"/>
      <w:divBdr>
        <w:top w:val="none" w:sz="0" w:space="0" w:color="auto"/>
        <w:left w:val="none" w:sz="0" w:space="0" w:color="auto"/>
        <w:bottom w:val="none" w:sz="0" w:space="0" w:color="auto"/>
        <w:right w:val="none" w:sz="0" w:space="0" w:color="auto"/>
      </w:divBdr>
    </w:div>
    <w:div w:id="723681251">
      <w:bodyDiv w:val="1"/>
      <w:marLeft w:val="0"/>
      <w:marRight w:val="0"/>
      <w:marTop w:val="0"/>
      <w:marBottom w:val="0"/>
      <w:divBdr>
        <w:top w:val="none" w:sz="0" w:space="0" w:color="auto"/>
        <w:left w:val="none" w:sz="0" w:space="0" w:color="auto"/>
        <w:bottom w:val="none" w:sz="0" w:space="0" w:color="auto"/>
        <w:right w:val="none" w:sz="0" w:space="0" w:color="auto"/>
      </w:divBdr>
      <w:divsChild>
        <w:div w:id="652222764">
          <w:marLeft w:val="0"/>
          <w:marRight w:val="0"/>
          <w:marTop w:val="0"/>
          <w:marBottom w:val="0"/>
          <w:divBdr>
            <w:top w:val="none" w:sz="0" w:space="0" w:color="auto"/>
            <w:left w:val="none" w:sz="0" w:space="0" w:color="auto"/>
            <w:bottom w:val="none" w:sz="0" w:space="0" w:color="auto"/>
            <w:right w:val="none" w:sz="0" w:space="0" w:color="auto"/>
          </w:divBdr>
        </w:div>
      </w:divsChild>
    </w:div>
    <w:div w:id="730036884">
      <w:bodyDiv w:val="1"/>
      <w:marLeft w:val="0"/>
      <w:marRight w:val="0"/>
      <w:marTop w:val="0"/>
      <w:marBottom w:val="0"/>
      <w:divBdr>
        <w:top w:val="none" w:sz="0" w:space="0" w:color="auto"/>
        <w:left w:val="none" w:sz="0" w:space="0" w:color="auto"/>
        <w:bottom w:val="none" w:sz="0" w:space="0" w:color="auto"/>
        <w:right w:val="none" w:sz="0" w:space="0" w:color="auto"/>
      </w:divBdr>
    </w:div>
    <w:div w:id="738945407">
      <w:bodyDiv w:val="1"/>
      <w:marLeft w:val="0"/>
      <w:marRight w:val="0"/>
      <w:marTop w:val="0"/>
      <w:marBottom w:val="0"/>
      <w:divBdr>
        <w:top w:val="none" w:sz="0" w:space="0" w:color="auto"/>
        <w:left w:val="none" w:sz="0" w:space="0" w:color="auto"/>
        <w:bottom w:val="none" w:sz="0" w:space="0" w:color="auto"/>
        <w:right w:val="none" w:sz="0" w:space="0" w:color="auto"/>
      </w:divBdr>
    </w:div>
    <w:div w:id="773474351">
      <w:bodyDiv w:val="1"/>
      <w:marLeft w:val="0"/>
      <w:marRight w:val="0"/>
      <w:marTop w:val="0"/>
      <w:marBottom w:val="0"/>
      <w:divBdr>
        <w:top w:val="none" w:sz="0" w:space="0" w:color="auto"/>
        <w:left w:val="none" w:sz="0" w:space="0" w:color="auto"/>
        <w:bottom w:val="none" w:sz="0" w:space="0" w:color="auto"/>
        <w:right w:val="none" w:sz="0" w:space="0" w:color="auto"/>
      </w:divBdr>
      <w:divsChild>
        <w:div w:id="385566442">
          <w:marLeft w:val="0"/>
          <w:marRight w:val="0"/>
          <w:marTop w:val="0"/>
          <w:marBottom w:val="0"/>
          <w:divBdr>
            <w:top w:val="none" w:sz="0" w:space="0" w:color="auto"/>
            <w:left w:val="none" w:sz="0" w:space="0" w:color="auto"/>
            <w:bottom w:val="none" w:sz="0" w:space="0" w:color="auto"/>
            <w:right w:val="none" w:sz="0" w:space="0" w:color="auto"/>
          </w:divBdr>
        </w:div>
      </w:divsChild>
    </w:div>
    <w:div w:id="785193008">
      <w:bodyDiv w:val="1"/>
      <w:marLeft w:val="0"/>
      <w:marRight w:val="0"/>
      <w:marTop w:val="0"/>
      <w:marBottom w:val="0"/>
      <w:divBdr>
        <w:top w:val="none" w:sz="0" w:space="0" w:color="auto"/>
        <w:left w:val="none" w:sz="0" w:space="0" w:color="auto"/>
        <w:bottom w:val="none" w:sz="0" w:space="0" w:color="auto"/>
        <w:right w:val="none" w:sz="0" w:space="0" w:color="auto"/>
      </w:divBdr>
    </w:div>
    <w:div w:id="794636164">
      <w:bodyDiv w:val="1"/>
      <w:marLeft w:val="0"/>
      <w:marRight w:val="0"/>
      <w:marTop w:val="0"/>
      <w:marBottom w:val="0"/>
      <w:divBdr>
        <w:top w:val="none" w:sz="0" w:space="0" w:color="auto"/>
        <w:left w:val="none" w:sz="0" w:space="0" w:color="auto"/>
        <w:bottom w:val="none" w:sz="0" w:space="0" w:color="auto"/>
        <w:right w:val="none" w:sz="0" w:space="0" w:color="auto"/>
      </w:divBdr>
    </w:div>
    <w:div w:id="819465286">
      <w:bodyDiv w:val="1"/>
      <w:marLeft w:val="0"/>
      <w:marRight w:val="0"/>
      <w:marTop w:val="0"/>
      <w:marBottom w:val="0"/>
      <w:divBdr>
        <w:top w:val="none" w:sz="0" w:space="0" w:color="auto"/>
        <w:left w:val="none" w:sz="0" w:space="0" w:color="auto"/>
        <w:bottom w:val="none" w:sz="0" w:space="0" w:color="auto"/>
        <w:right w:val="none" w:sz="0" w:space="0" w:color="auto"/>
      </w:divBdr>
    </w:div>
    <w:div w:id="898056375">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927693871">
      <w:bodyDiv w:val="1"/>
      <w:marLeft w:val="0"/>
      <w:marRight w:val="0"/>
      <w:marTop w:val="0"/>
      <w:marBottom w:val="0"/>
      <w:divBdr>
        <w:top w:val="none" w:sz="0" w:space="0" w:color="auto"/>
        <w:left w:val="none" w:sz="0" w:space="0" w:color="auto"/>
        <w:bottom w:val="none" w:sz="0" w:space="0" w:color="auto"/>
        <w:right w:val="none" w:sz="0" w:space="0" w:color="auto"/>
      </w:divBdr>
    </w:div>
    <w:div w:id="942104860">
      <w:bodyDiv w:val="1"/>
      <w:marLeft w:val="0"/>
      <w:marRight w:val="0"/>
      <w:marTop w:val="0"/>
      <w:marBottom w:val="0"/>
      <w:divBdr>
        <w:top w:val="none" w:sz="0" w:space="0" w:color="auto"/>
        <w:left w:val="none" w:sz="0" w:space="0" w:color="auto"/>
        <w:bottom w:val="none" w:sz="0" w:space="0" w:color="auto"/>
        <w:right w:val="none" w:sz="0" w:space="0" w:color="auto"/>
      </w:divBdr>
      <w:divsChild>
        <w:div w:id="115374919">
          <w:marLeft w:val="634"/>
          <w:marRight w:val="0"/>
          <w:marTop w:val="0"/>
          <w:marBottom w:val="0"/>
          <w:divBdr>
            <w:top w:val="none" w:sz="0" w:space="0" w:color="auto"/>
            <w:left w:val="none" w:sz="0" w:space="0" w:color="auto"/>
            <w:bottom w:val="none" w:sz="0" w:space="0" w:color="auto"/>
            <w:right w:val="none" w:sz="0" w:space="0" w:color="auto"/>
          </w:divBdr>
        </w:div>
        <w:div w:id="405762586">
          <w:marLeft w:val="634"/>
          <w:marRight w:val="0"/>
          <w:marTop w:val="0"/>
          <w:marBottom w:val="0"/>
          <w:divBdr>
            <w:top w:val="none" w:sz="0" w:space="0" w:color="auto"/>
            <w:left w:val="none" w:sz="0" w:space="0" w:color="auto"/>
            <w:bottom w:val="none" w:sz="0" w:space="0" w:color="auto"/>
            <w:right w:val="none" w:sz="0" w:space="0" w:color="auto"/>
          </w:divBdr>
        </w:div>
        <w:div w:id="736243244">
          <w:marLeft w:val="634"/>
          <w:marRight w:val="0"/>
          <w:marTop w:val="0"/>
          <w:marBottom w:val="0"/>
          <w:divBdr>
            <w:top w:val="none" w:sz="0" w:space="0" w:color="auto"/>
            <w:left w:val="none" w:sz="0" w:space="0" w:color="auto"/>
            <w:bottom w:val="none" w:sz="0" w:space="0" w:color="auto"/>
            <w:right w:val="none" w:sz="0" w:space="0" w:color="auto"/>
          </w:divBdr>
        </w:div>
        <w:div w:id="865941765">
          <w:marLeft w:val="634"/>
          <w:marRight w:val="0"/>
          <w:marTop w:val="0"/>
          <w:marBottom w:val="0"/>
          <w:divBdr>
            <w:top w:val="none" w:sz="0" w:space="0" w:color="auto"/>
            <w:left w:val="none" w:sz="0" w:space="0" w:color="auto"/>
            <w:bottom w:val="none" w:sz="0" w:space="0" w:color="auto"/>
            <w:right w:val="none" w:sz="0" w:space="0" w:color="auto"/>
          </w:divBdr>
        </w:div>
        <w:div w:id="1453286103">
          <w:marLeft w:val="634"/>
          <w:marRight w:val="0"/>
          <w:marTop w:val="0"/>
          <w:marBottom w:val="0"/>
          <w:divBdr>
            <w:top w:val="none" w:sz="0" w:space="0" w:color="auto"/>
            <w:left w:val="none" w:sz="0" w:space="0" w:color="auto"/>
            <w:bottom w:val="none" w:sz="0" w:space="0" w:color="auto"/>
            <w:right w:val="none" w:sz="0" w:space="0" w:color="auto"/>
          </w:divBdr>
        </w:div>
        <w:div w:id="1874689871">
          <w:marLeft w:val="634"/>
          <w:marRight w:val="0"/>
          <w:marTop w:val="0"/>
          <w:marBottom w:val="0"/>
          <w:divBdr>
            <w:top w:val="none" w:sz="0" w:space="0" w:color="auto"/>
            <w:left w:val="none" w:sz="0" w:space="0" w:color="auto"/>
            <w:bottom w:val="none" w:sz="0" w:space="0" w:color="auto"/>
            <w:right w:val="none" w:sz="0" w:space="0" w:color="auto"/>
          </w:divBdr>
        </w:div>
        <w:div w:id="1975980513">
          <w:marLeft w:val="634"/>
          <w:marRight w:val="0"/>
          <w:marTop w:val="0"/>
          <w:marBottom w:val="0"/>
          <w:divBdr>
            <w:top w:val="none" w:sz="0" w:space="0" w:color="auto"/>
            <w:left w:val="none" w:sz="0" w:space="0" w:color="auto"/>
            <w:bottom w:val="none" w:sz="0" w:space="0" w:color="auto"/>
            <w:right w:val="none" w:sz="0" w:space="0" w:color="auto"/>
          </w:divBdr>
        </w:div>
      </w:divsChild>
    </w:div>
    <w:div w:id="976911890">
      <w:bodyDiv w:val="1"/>
      <w:marLeft w:val="0"/>
      <w:marRight w:val="0"/>
      <w:marTop w:val="0"/>
      <w:marBottom w:val="0"/>
      <w:divBdr>
        <w:top w:val="none" w:sz="0" w:space="0" w:color="auto"/>
        <w:left w:val="none" w:sz="0" w:space="0" w:color="auto"/>
        <w:bottom w:val="none" w:sz="0" w:space="0" w:color="auto"/>
        <w:right w:val="none" w:sz="0" w:space="0" w:color="auto"/>
      </w:divBdr>
    </w:div>
    <w:div w:id="1242987636">
      <w:bodyDiv w:val="1"/>
      <w:marLeft w:val="0"/>
      <w:marRight w:val="0"/>
      <w:marTop w:val="0"/>
      <w:marBottom w:val="0"/>
      <w:divBdr>
        <w:top w:val="none" w:sz="0" w:space="0" w:color="auto"/>
        <w:left w:val="none" w:sz="0" w:space="0" w:color="auto"/>
        <w:bottom w:val="none" w:sz="0" w:space="0" w:color="auto"/>
        <w:right w:val="none" w:sz="0" w:space="0" w:color="auto"/>
      </w:divBdr>
    </w:div>
    <w:div w:id="1285110992">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293713073">
      <w:bodyDiv w:val="1"/>
      <w:marLeft w:val="0"/>
      <w:marRight w:val="0"/>
      <w:marTop w:val="0"/>
      <w:marBottom w:val="0"/>
      <w:divBdr>
        <w:top w:val="none" w:sz="0" w:space="0" w:color="auto"/>
        <w:left w:val="none" w:sz="0" w:space="0" w:color="auto"/>
        <w:bottom w:val="none" w:sz="0" w:space="0" w:color="auto"/>
        <w:right w:val="none" w:sz="0" w:space="0" w:color="auto"/>
      </w:divBdr>
    </w:div>
    <w:div w:id="1320039759">
      <w:bodyDiv w:val="1"/>
      <w:marLeft w:val="0"/>
      <w:marRight w:val="0"/>
      <w:marTop w:val="0"/>
      <w:marBottom w:val="0"/>
      <w:divBdr>
        <w:top w:val="none" w:sz="0" w:space="0" w:color="auto"/>
        <w:left w:val="none" w:sz="0" w:space="0" w:color="auto"/>
        <w:bottom w:val="none" w:sz="0" w:space="0" w:color="auto"/>
        <w:right w:val="none" w:sz="0" w:space="0" w:color="auto"/>
      </w:divBdr>
    </w:div>
    <w:div w:id="1332949209">
      <w:bodyDiv w:val="1"/>
      <w:marLeft w:val="0"/>
      <w:marRight w:val="0"/>
      <w:marTop w:val="0"/>
      <w:marBottom w:val="0"/>
      <w:divBdr>
        <w:top w:val="none" w:sz="0" w:space="0" w:color="auto"/>
        <w:left w:val="none" w:sz="0" w:space="0" w:color="auto"/>
        <w:bottom w:val="none" w:sz="0" w:space="0" w:color="auto"/>
        <w:right w:val="none" w:sz="0" w:space="0" w:color="auto"/>
      </w:divBdr>
    </w:div>
    <w:div w:id="1391033788">
      <w:bodyDiv w:val="1"/>
      <w:marLeft w:val="0"/>
      <w:marRight w:val="0"/>
      <w:marTop w:val="0"/>
      <w:marBottom w:val="0"/>
      <w:divBdr>
        <w:top w:val="none" w:sz="0" w:space="0" w:color="auto"/>
        <w:left w:val="none" w:sz="0" w:space="0" w:color="auto"/>
        <w:bottom w:val="none" w:sz="0" w:space="0" w:color="auto"/>
        <w:right w:val="none" w:sz="0" w:space="0" w:color="auto"/>
      </w:divBdr>
      <w:divsChild>
        <w:div w:id="693992946">
          <w:marLeft w:val="0"/>
          <w:marRight w:val="0"/>
          <w:marTop w:val="0"/>
          <w:marBottom w:val="0"/>
          <w:divBdr>
            <w:top w:val="none" w:sz="0" w:space="0" w:color="auto"/>
            <w:left w:val="none" w:sz="0" w:space="0" w:color="auto"/>
            <w:bottom w:val="none" w:sz="0" w:space="0" w:color="auto"/>
            <w:right w:val="none" w:sz="0" w:space="0" w:color="auto"/>
          </w:divBdr>
        </w:div>
      </w:divsChild>
    </w:div>
    <w:div w:id="1395006496">
      <w:bodyDiv w:val="1"/>
      <w:marLeft w:val="0"/>
      <w:marRight w:val="0"/>
      <w:marTop w:val="0"/>
      <w:marBottom w:val="0"/>
      <w:divBdr>
        <w:top w:val="none" w:sz="0" w:space="0" w:color="auto"/>
        <w:left w:val="none" w:sz="0" w:space="0" w:color="auto"/>
        <w:bottom w:val="none" w:sz="0" w:space="0" w:color="auto"/>
        <w:right w:val="none" w:sz="0" w:space="0" w:color="auto"/>
      </w:divBdr>
    </w:div>
    <w:div w:id="1398741013">
      <w:bodyDiv w:val="1"/>
      <w:marLeft w:val="0"/>
      <w:marRight w:val="0"/>
      <w:marTop w:val="0"/>
      <w:marBottom w:val="0"/>
      <w:divBdr>
        <w:top w:val="none" w:sz="0" w:space="0" w:color="auto"/>
        <w:left w:val="none" w:sz="0" w:space="0" w:color="auto"/>
        <w:bottom w:val="none" w:sz="0" w:space="0" w:color="auto"/>
        <w:right w:val="none" w:sz="0" w:space="0" w:color="auto"/>
      </w:divBdr>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434857652">
      <w:bodyDiv w:val="1"/>
      <w:marLeft w:val="0"/>
      <w:marRight w:val="0"/>
      <w:marTop w:val="0"/>
      <w:marBottom w:val="0"/>
      <w:divBdr>
        <w:top w:val="none" w:sz="0" w:space="0" w:color="auto"/>
        <w:left w:val="none" w:sz="0" w:space="0" w:color="auto"/>
        <w:bottom w:val="none" w:sz="0" w:space="0" w:color="auto"/>
        <w:right w:val="none" w:sz="0" w:space="0" w:color="auto"/>
      </w:divBdr>
    </w:div>
    <w:div w:id="1471097365">
      <w:bodyDiv w:val="1"/>
      <w:marLeft w:val="0"/>
      <w:marRight w:val="0"/>
      <w:marTop w:val="0"/>
      <w:marBottom w:val="0"/>
      <w:divBdr>
        <w:top w:val="none" w:sz="0" w:space="0" w:color="auto"/>
        <w:left w:val="none" w:sz="0" w:space="0" w:color="auto"/>
        <w:bottom w:val="none" w:sz="0" w:space="0" w:color="auto"/>
        <w:right w:val="none" w:sz="0" w:space="0" w:color="auto"/>
      </w:divBdr>
    </w:div>
    <w:div w:id="1519586976">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562640619">
      <w:bodyDiv w:val="1"/>
      <w:marLeft w:val="0"/>
      <w:marRight w:val="0"/>
      <w:marTop w:val="0"/>
      <w:marBottom w:val="0"/>
      <w:divBdr>
        <w:top w:val="none" w:sz="0" w:space="0" w:color="auto"/>
        <w:left w:val="none" w:sz="0" w:space="0" w:color="auto"/>
        <w:bottom w:val="none" w:sz="0" w:space="0" w:color="auto"/>
        <w:right w:val="none" w:sz="0" w:space="0" w:color="auto"/>
      </w:divBdr>
      <w:divsChild>
        <w:div w:id="13122028">
          <w:marLeft w:val="346"/>
          <w:marRight w:val="0"/>
          <w:marTop w:val="60"/>
          <w:marBottom w:val="0"/>
          <w:divBdr>
            <w:top w:val="none" w:sz="0" w:space="0" w:color="auto"/>
            <w:left w:val="none" w:sz="0" w:space="0" w:color="auto"/>
            <w:bottom w:val="none" w:sz="0" w:space="0" w:color="auto"/>
            <w:right w:val="none" w:sz="0" w:space="0" w:color="auto"/>
          </w:divBdr>
        </w:div>
        <w:div w:id="73086099">
          <w:marLeft w:val="634"/>
          <w:marRight w:val="0"/>
          <w:marTop w:val="0"/>
          <w:marBottom w:val="0"/>
          <w:divBdr>
            <w:top w:val="none" w:sz="0" w:space="0" w:color="auto"/>
            <w:left w:val="none" w:sz="0" w:space="0" w:color="auto"/>
            <w:bottom w:val="none" w:sz="0" w:space="0" w:color="auto"/>
            <w:right w:val="none" w:sz="0" w:space="0" w:color="auto"/>
          </w:divBdr>
        </w:div>
        <w:div w:id="147599696">
          <w:marLeft w:val="346"/>
          <w:marRight w:val="0"/>
          <w:marTop w:val="60"/>
          <w:marBottom w:val="0"/>
          <w:divBdr>
            <w:top w:val="none" w:sz="0" w:space="0" w:color="auto"/>
            <w:left w:val="none" w:sz="0" w:space="0" w:color="auto"/>
            <w:bottom w:val="none" w:sz="0" w:space="0" w:color="auto"/>
            <w:right w:val="none" w:sz="0" w:space="0" w:color="auto"/>
          </w:divBdr>
        </w:div>
        <w:div w:id="307783089">
          <w:marLeft w:val="634"/>
          <w:marRight w:val="0"/>
          <w:marTop w:val="0"/>
          <w:marBottom w:val="0"/>
          <w:divBdr>
            <w:top w:val="none" w:sz="0" w:space="0" w:color="auto"/>
            <w:left w:val="none" w:sz="0" w:space="0" w:color="auto"/>
            <w:bottom w:val="none" w:sz="0" w:space="0" w:color="auto"/>
            <w:right w:val="none" w:sz="0" w:space="0" w:color="auto"/>
          </w:divBdr>
        </w:div>
        <w:div w:id="1449735287">
          <w:marLeft w:val="634"/>
          <w:marRight w:val="0"/>
          <w:marTop w:val="0"/>
          <w:marBottom w:val="0"/>
          <w:divBdr>
            <w:top w:val="none" w:sz="0" w:space="0" w:color="auto"/>
            <w:left w:val="none" w:sz="0" w:space="0" w:color="auto"/>
            <w:bottom w:val="none" w:sz="0" w:space="0" w:color="auto"/>
            <w:right w:val="none" w:sz="0" w:space="0" w:color="auto"/>
          </w:divBdr>
        </w:div>
        <w:div w:id="1582525082">
          <w:marLeft w:val="634"/>
          <w:marRight w:val="0"/>
          <w:marTop w:val="0"/>
          <w:marBottom w:val="0"/>
          <w:divBdr>
            <w:top w:val="none" w:sz="0" w:space="0" w:color="auto"/>
            <w:left w:val="none" w:sz="0" w:space="0" w:color="auto"/>
            <w:bottom w:val="none" w:sz="0" w:space="0" w:color="auto"/>
            <w:right w:val="none" w:sz="0" w:space="0" w:color="auto"/>
          </w:divBdr>
        </w:div>
        <w:div w:id="1796216353">
          <w:marLeft w:val="346"/>
          <w:marRight w:val="0"/>
          <w:marTop w:val="60"/>
          <w:marBottom w:val="0"/>
          <w:divBdr>
            <w:top w:val="none" w:sz="0" w:space="0" w:color="auto"/>
            <w:left w:val="none" w:sz="0" w:space="0" w:color="auto"/>
            <w:bottom w:val="none" w:sz="0" w:space="0" w:color="auto"/>
            <w:right w:val="none" w:sz="0" w:space="0" w:color="auto"/>
          </w:divBdr>
        </w:div>
        <w:div w:id="1998339423">
          <w:marLeft w:val="346"/>
          <w:marRight w:val="0"/>
          <w:marTop w:val="60"/>
          <w:marBottom w:val="0"/>
          <w:divBdr>
            <w:top w:val="none" w:sz="0" w:space="0" w:color="auto"/>
            <w:left w:val="none" w:sz="0" w:space="0" w:color="auto"/>
            <w:bottom w:val="none" w:sz="0" w:space="0" w:color="auto"/>
            <w:right w:val="none" w:sz="0" w:space="0" w:color="auto"/>
          </w:divBdr>
        </w:div>
      </w:divsChild>
    </w:div>
    <w:div w:id="1595629473">
      <w:bodyDiv w:val="1"/>
      <w:marLeft w:val="0"/>
      <w:marRight w:val="0"/>
      <w:marTop w:val="0"/>
      <w:marBottom w:val="0"/>
      <w:divBdr>
        <w:top w:val="none" w:sz="0" w:space="0" w:color="auto"/>
        <w:left w:val="none" w:sz="0" w:space="0" w:color="auto"/>
        <w:bottom w:val="none" w:sz="0" w:space="0" w:color="auto"/>
        <w:right w:val="none" w:sz="0" w:space="0" w:color="auto"/>
      </w:divBdr>
    </w:div>
    <w:div w:id="1602950441">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 w:id="1643389710">
      <w:bodyDiv w:val="1"/>
      <w:marLeft w:val="0"/>
      <w:marRight w:val="0"/>
      <w:marTop w:val="0"/>
      <w:marBottom w:val="0"/>
      <w:divBdr>
        <w:top w:val="none" w:sz="0" w:space="0" w:color="auto"/>
        <w:left w:val="none" w:sz="0" w:space="0" w:color="auto"/>
        <w:bottom w:val="none" w:sz="0" w:space="0" w:color="auto"/>
        <w:right w:val="none" w:sz="0" w:space="0" w:color="auto"/>
      </w:divBdr>
    </w:div>
    <w:div w:id="1644388855">
      <w:bodyDiv w:val="1"/>
      <w:marLeft w:val="0"/>
      <w:marRight w:val="0"/>
      <w:marTop w:val="0"/>
      <w:marBottom w:val="0"/>
      <w:divBdr>
        <w:top w:val="none" w:sz="0" w:space="0" w:color="auto"/>
        <w:left w:val="none" w:sz="0" w:space="0" w:color="auto"/>
        <w:bottom w:val="none" w:sz="0" w:space="0" w:color="auto"/>
        <w:right w:val="none" w:sz="0" w:space="0" w:color="auto"/>
      </w:divBdr>
    </w:div>
    <w:div w:id="1644894580">
      <w:bodyDiv w:val="1"/>
      <w:marLeft w:val="0"/>
      <w:marRight w:val="0"/>
      <w:marTop w:val="0"/>
      <w:marBottom w:val="0"/>
      <w:divBdr>
        <w:top w:val="none" w:sz="0" w:space="0" w:color="auto"/>
        <w:left w:val="none" w:sz="0" w:space="0" w:color="auto"/>
        <w:bottom w:val="none" w:sz="0" w:space="0" w:color="auto"/>
        <w:right w:val="none" w:sz="0" w:space="0" w:color="auto"/>
      </w:divBdr>
      <w:divsChild>
        <w:div w:id="193924573">
          <w:marLeft w:val="0"/>
          <w:marRight w:val="0"/>
          <w:marTop w:val="0"/>
          <w:marBottom w:val="0"/>
          <w:divBdr>
            <w:top w:val="none" w:sz="0" w:space="0" w:color="auto"/>
            <w:left w:val="none" w:sz="0" w:space="0" w:color="auto"/>
            <w:bottom w:val="none" w:sz="0" w:space="0" w:color="auto"/>
            <w:right w:val="none" w:sz="0" w:space="0" w:color="auto"/>
          </w:divBdr>
        </w:div>
        <w:div w:id="307898612">
          <w:marLeft w:val="0"/>
          <w:marRight w:val="0"/>
          <w:marTop w:val="0"/>
          <w:marBottom w:val="0"/>
          <w:divBdr>
            <w:top w:val="none" w:sz="0" w:space="0" w:color="auto"/>
            <w:left w:val="none" w:sz="0" w:space="0" w:color="auto"/>
            <w:bottom w:val="none" w:sz="0" w:space="0" w:color="auto"/>
            <w:right w:val="none" w:sz="0" w:space="0" w:color="auto"/>
          </w:divBdr>
        </w:div>
        <w:div w:id="429591858">
          <w:marLeft w:val="0"/>
          <w:marRight w:val="0"/>
          <w:marTop w:val="0"/>
          <w:marBottom w:val="0"/>
          <w:divBdr>
            <w:top w:val="none" w:sz="0" w:space="0" w:color="auto"/>
            <w:left w:val="none" w:sz="0" w:space="0" w:color="auto"/>
            <w:bottom w:val="none" w:sz="0" w:space="0" w:color="auto"/>
            <w:right w:val="none" w:sz="0" w:space="0" w:color="auto"/>
          </w:divBdr>
        </w:div>
        <w:div w:id="709116058">
          <w:marLeft w:val="0"/>
          <w:marRight w:val="0"/>
          <w:marTop w:val="0"/>
          <w:marBottom w:val="0"/>
          <w:divBdr>
            <w:top w:val="none" w:sz="0" w:space="0" w:color="auto"/>
            <w:left w:val="none" w:sz="0" w:space="0" w:color="auto"/>
            <w:bottom w:val="none" w:sz="0" w:space="0" w:color="auto"/>
            <w:right w:val="none" w:sz="0" w:space="0" w:color="auto"/>
          </w:divBdr>
        </w:div>
        <w:div w:id="807864421">
          <w:marLeft w:val="0"/>
          <w:marRight w:val="0"/>
          <w:marTop w:val="0"/>
          <w:marBottom w:val="0"/>
          <w:divBdr>
            <w:top w:val="none" w:sz="0" w:space="0" w:color="auto"/>
            <w:left w:val="none" w:sz="0" w:space="0" w:color="auto"/>
            <w:bottom w:val="none" w:sz="0" w:space="0" w:color="auto"/>
            <w:right w:val="none" w:sz="0" w:space="0" w:color="auto"/>
          </w:divBdr>
        </w:div>
        <w:div w:id="1557669057">
          <w:marLeft w:val="0"/>
          <w:marRight w:val="0"/>
          <w:marTop w:val="0"/>
          <w:marBottom w:val="0"/>
          <w:divBdr>
            <w:top w:val="none" w:sz="0" w:space="0" w:color="auto"/>
            <w:left w:val="none" w:sz="0" w:space="0" w:color="auto"/>
            <w:bottom w:val="none" w:sz="0" w:space="0" w:color="auto"/>
            <w:right w:val="none" w:sz="0" w:space="0" w:color="auto"/>
          </w:divBdr>
        </w:div>
      </w:divsChild>
    </w:div>
    <w:div w:id="165675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47032">
          <w:marLeft w:val="346"/>
          <w:marRight w:val="0"/>
          <w:marTop w:val="60"/>
          <w:marBottom w:val="0"/>
          <w:divBdr>
            <w:top w:val="none" w:sz="0" w:space="0" w:color="auto"/>
            <w:left w:val="none" w:sz="0" w:space="0" w:color="auto"/>
            <w:bottom w:val="none" w:sz="0" w:space="0" w:color="auto"/>
            <w:right w:val="none" w:sz="0" w:space="0" w:color="auto"/>
          </w:divBdr>
        </w:div>
      </w:divsChild>
    </w:div>
    <w:div w:id="1677070402">
      <w:bodyDiv w:val="1"/>
      <w:marLeft w:val="0"/>
      <w:marRight w:val="0"/>
      <w:marTop w:val="0"/>
      <w:marBottom w:val="0"/>
      <w:divBdr>
        <w:top w:val="none" w:sz="0" w:space="0" w:color="auto"/>
        <w:left w:val="none" w:sz="0" w:space="0" w:color="auto"/>
        <w:bottom w:val="none" w:sz="0" w:space="0" w:color="auto"/>
        <w:right w:val="none" w:sz="0" w:space="0" w:color="auto"/>
      </w:divBdr>
      <w:divsChild>
        <w:div w:id="411199171">
          <w:marLeft w:val="0"/>
          <w:marRight w:val="0"/>
          <w:marTop w:val="0"/>
          <w:marBottom w:val="0"/>
          <w:divBdr>
            <w:top w:val="none" w:sz="0" w:space="0" w:color="auto"/>
            <w:left w:val="none" w:sz="0" w:space="0" w:color="auto"/>
            <w:bottom w:val="none" w:sz="0" w:space="0" w:color="auto"/>
            <w:right w:val="none" w:sz="0" w:space="0" w:color="auto"/>
          </w:divBdr>
        </w:div>
      </w:divsChild>
    </w:div>
    <w:div w:id="1692947694">
      <w:bodyDiv w:val="1"/>
      <w:marLeft w:val="0"/>
      <w:marRight w:val="0"/>
      <w:marTop w:val="0"/>
      <w:marBottom w:val="0"/>
      <w:divBdr>
        <w:top w:val="none" w:sz="0" w:space="0" w:color="auto"/>
        <w:left w:val="none" w:sz="0" w:space="0" w:color="auto"/>
        <w:bottom w:val="none" w:sz="0" w:space="0" w:color="auto"/>
        <w:right w:val="none" w:sz="0" w:space="0" w:color="auto"/>
      </w:divBdr>
    </w:div>
    <w:div w:id="1698848489">
      <w:bodyDiv w:val="1"/>
      <w:marLeft w:val="0"/>
      <w:marRight w:val="0"/>
      <w:marTop w:val="0"/>
      <w:marBottom w:val="0"/>
      <w:divBdr>
        <w:top w:val="none" w:sz="0" w:space="0" w:color="auto"/>
        <w:left w:val="none" w:sz="0" w:space="0" w:color="auto"/>
        <w:bottom w:val="none" w:sz="0" w:space="0" w:color="auto"/>
        <w:right w:val="none" w:sz="0" w:space="0" w:color="auto"/>
      </w:divBdr>
    </w:div>
    <w:div w:id="1710258547">
      <w:bodyDiv w:val="1"/>
      <w:marLeft w:val="0"/>
      <w:marRight w:val="0"/>
      <w:marTop w:val="0"/>
      <w:marBottom w:val="0"/>
      <w:divBdr>
        <w:top w:val="none" w:sz="0" w:space="0" w:color="auto"/>
        <w:left w:val="none" w:sz="0" w:space="0" w:color="auto"/>
        <w:bottom w:val="none" w:sz="0" w:space="0" w:color="auto"/>
        <w:right w:val="none" w:sz="0" w:space="0" w:color="auto"/>
      </w:divBdr>
    </w:div>
    <w:div w:id="1727873160">
      <w:bodyDiv w:val="1"/>
      <w:marLeft w:val="0"/>
      <w:marRight w:val="0"/>
      <w:marTop w:val="0"/>
      <w:marBottom w:val="0"/>
      <w:divBdr>
        <w:top w:val="none" w:sz="0" w:space="0" w:color="auto"/>
        <w:left w:val="none" w:sz="0" w:space="0" w:color="auto"/>
        <w:bottom w:val="none" w:sz="0" w:space="0" w:color="auto"/>
        <w:right w:val="none" w:sz="0" w:space="0" w:color="auto"/>
      </w:divBdr>
    </w:div>
    <w:div w:id="1771972653">
      <w:bodyDiv w:val="1"/>
      <w:marLeft w:val="0"/>
      <w:marRight w:val="0"/>
      <w:marTop w:val="0"/>
      <w:marBottom w:val="0"/>
      <w:divBdr>
        <w:top w:val="none" w:sz="0" w:space="0" w:color="auto"/>
        <w:left w:val="none" w:sz="0" w:space="0" w:color="auto"/>
        <w:bottom w:val="none" w:sz="0" w:space="0" w:color="auto"/>
        <w:right w:val="none" w:sz="0" w:space="0" w:color="auto"/>
      </w:divBdr>
    </w:div>
    <w:div w:id="1796481538">
      <w:bodyDiv w:val="1"/>
      <w:marLeft w:val="0"/>
      <w:marRight w:val="0"/>
      <w:marTop w:val="0"/>
      <w:marBottom w:val="0"/>
      <w:divBdr>
        <w:top w:val="none" w:sz="0" w:space="0" w:color="auto"/>
        <w:left w:val="none" w:sz="0" w:space="0" w:color="auto"/>
        <w:bottom w:val="none" w:sz="0" w:space="0" w:color="auto"/>
        <w:right w:val="none" w:sz="0" w:space="0" w:color="auto"/>
      </w:divBdr>
    </w:div>
    <w:div w:id="1799640061">
      <w:bodyDiv w:val="1"/>
      <w:marLeft w:val="0"/>
      <w:marRight w:val="0"/>
      <w:marTop w:val="0"/>
      <w:marBottom w:val="0"/>
      <w:divBdr>
        <w:top w:val="none" w:sz="0" w:space="0" w:color="auto"/>
        <w:left w:val="none" w:sz="0" w:space="0" w:color="auto"/>
        <w:bottom w:val="none" w:sz="0" w:space="0" w:color="auto"/>
        <w:right w:val="none" w:sz="0" w:space="0" w:color="auto"/>
      </w:divBdr>
      <w:divsChild>
        <w:div w:id="997805875">
          <w:marLeft w:val="634"/>
          <w:marRight w:val="0"/>
          <w:marTop w:val="0"/>
          <w:marBottom w:val="0"/>
          <w:divBdr>
            <w:top w:val="none" w:sz="0" w:space="0" w:color="auto"/>
            <w:left w:val="none" w:sz="0" w:space="0" w:color="auto"/>
            <w:bottom w:val="none" w:sz="0" w:space="0" w:color="auto"/>
            <w:right w:val="none" w:sz="0" w:space="0" w:color="auto"/>
          </w:divBdr>
        </w:div>
        <w:div w:id="1539976640">
          <w:marLeft w:val="634"/>
          <w:marRight w:val="0"/>
          <w:marTop w:val="0"/>
          <w:marBottom w:val="0"/>
          <w:divBdr>
            <w:top w:val="none" w:sz="0" w:space="0" w:color="auto"/>
            <w:left w:val="none" w:sz="0" w:space="0" w:color="auto"/>
            <w:bottom w:val="none" w:sz="0" w:space="0" w:color="auto"/>
            <w:right w:val="none" w:sz="0" w:space="0" w:color="auto"/>
          </w:divBdr>
        </w:div>
        <w:div w:id="1793400629">
          <w:marLeft w:val="634"/>
          <w:marRight w:val="0"/>
          <w:marTop w:val="0"/>
          <w:marBottom w:val="0"/>
          <w:divBdr>
            <w:top w:val="none" w:sz="0" w:space="0" w:color="auto"/>
            <w:left w:val="none" w:sz="0" w:space="0" w:color="auto"/>
            <w:bottom w:val="none" w:sz="0" w:space="0" w:color="auto"/>
            <w:right w:val="none" w:sz="0" w:space="0" w:color="auto"/>
          </w:divBdr>
        </w:div>
      </w:divsChild>
    </w:div>
    <w:div w:id="1830362805">
      <w:bodyDiv w:val="1"/>
      <w:marLeft w:val="0"/>
      <w:marRight w:val="0"/>
      <w:marTop w:val="0"/>
      <w:marBottom w:val="0"/>
      <w:divBdr>
        <w:top w:val="none" w:sz="0" w:space="0" w:color="auto"/>
        <w:left w:val="none" w:sz="0" w:space="0" w:color="auto"/>
        <w:bottom w:val="none" w:sz="0" w:space="0" w:color="auto"/>
        <w:right w:val="none" w:sz="0" w:space="0" w:color="auto"/>
      </w:divBdr>
      <w:divsChild>
        <w:div w:id="265769949">
          <w:marLeft w:val="634"/>
          <w:marRight w:val="0"/>
          <w:marTop w:val="0"/>
          <w:marBottom w:val="0"/>
          <w:divBdr>
            <w:top w:val="none" w:sz="0" w:space="0" w:color="auto"/>
            <w:left w:val="none" w:sz="0" w:space="0" w:color="auto"/>
            <w:bottom w:val="none" w:sz="0" w:space="0" w:color="auto"/>
            <w:right w:val="none" w:sz="0" w:space="0" w:color="auto"/>
          </w:divBdr>
        </w:div>
        <w:div w:id="388189284">
          <w:marLeft w:val="346"/>
          <w:marRight w:val="0"/>
          <w:marTop w:val="60"/>
          <w:marBottom w:val="0"/>
          <w:divBdr>
            <w:top w:val="none" w:sz="0" w:space="0" w:color="auto"/>
            <w:left w:val="none" w:sz="0" w:space="0" w:color="auto"/>
            <w:bottom w:val="none" w:sz="0" w:space="0" w:color="auto"/>
            <w:right w:val="none" w:sz="0" w:space="0" w:color="auto"/>
          </w:divBdr>
        </w:div>
        <w:div w:id="873229976">
          <w:marLeft w:val="634"/>
          <w:marRight w:val="0"/>
          <w:marTop w:val="0"/>
          <w:marBottom w:val="0"/>
          <w:divBdr>
            <w:top w:val="none" w:sz="0" w:space="0" w:color="auto"/>
            <w:left w:val="none" w:sz="0" w:space="0" w:color="auto"/>
            <w:bottom w:val="none" w:sz="0" w:space="0" w:color="auto"/>
            <w:right w:val="none" w:sz="0" w:space="0" w:color="auto"/>
          </w:divBdr>
        </w:div>
        <w:div w:id="889459621">
          <w:marLeft w:val="634"/>
          <w:marRight w:val="0"/>
          <w:marTop w:val="0"/>
          <w:marBottom w:val="0"/>
          <w:divBdr>
            <w:top w:val="none" w:sz="0" w:space="0" w:color="auto"/>
            <w:left w:val="none" w:sz="0" w:space="0" w:color="auto"/>
            <w:bottom w:val="none" w:sz="0" w:space="0" w:color="auto"/>
            <w:right w:val="none" w:sz="0" w:space="0" w:color="auto"/>
          </w:divBdr>
        </w:div>
        <w:div w:id="923535151">
          <w:marLeft w:val="346"/>
          <w:marRight w:val="0"/>
          <w:marTop w:val="60"/>
          <w:marBottom w:val="0"/>
          <w:divBdr>
            <w:top w:val="none" w:sz="0" w:space="0" w:color="auto"/>
            <w:left w:val="none" w:sz="0" w:space="0" w:color="auto"/>
            <w:bottom w:val="none" w:sz="0" w:space="0" w:color="auto"/>
            <w:right w:val="none" w:sz="0" w:space="0" w:color="auto"/>
          </w:divBdr>
        </w:div>
        <w:div w:id="1372799114">
          <w:marLeft w:val="634"/>
          <w:marRight w:val="0"/>
          <w:marTop w:val="0"/>
          <w:marBottom w:val="0"/>
          <w:divBdr>
            <w:top w:val="none" w:sz="0" w:space="0" w:color="auto"/>
            <w:left w:val="none" w:sz="0" w:space="0" w:color="auto"/>
            <w:bottom w:val="none" w:sz="0" w:space="0" w:color="auto"/>
            <w:right w:val="none" w:sz="0" w:space="0" w:color="auto"/>
          </w:divBdr>
        </w:div>
        <w:div w:id="1645353686">
          <w:marLeft w:val="634"/>
          <w:marRight w:val="0"/>
          <w:marTop w:val="0"/>
          <w:marBottom w:val="0"/>
          <w:divBdr>
            <w:top w:val="none" w:sz="0" w:space="0" w:color="auto"/>
            <w:left w:val="none" w:sz="0" w:space="0" w:color="auto"/>
            <w:bottom w:val="none" w:sz="0" w:space="0" w:color="auto"/>
            <w:right w:val="none" w:sz="0" w:space="0" w:color="auto"/>
          </w:divBdr>
        </w:div>
        <w:div w:id="1856721714">
          <w:marLeft w:val="634"/>
          <w:marRight w:val="0"/>
          <w:marTop w:val="0"/>
          <w:marBottom w:val="0"/>
          <w:divBdr>
            <w:top w:val="none" w:sz="0" w:space="0" w:color="auto"/>
            <w:left w:val="none" w:sz="0" w:space="0" w:color="auto"/>
            <w:bottom w:val="none" w:sz="0" w:space="0" w:color="auto"/>
            <w:right w:val="none" w:sz="0" w:space="0" w:color="auto"/>
          </w:divBdr>
        </w:div>
      </w:divsChild>
    </w:div>
    <w:div w:id="1854997728">
      <w:bodyDiv w:val="1"/>
      <w:marLeft w:val="0"/>
      <w:marRight w:val="0"/>
      <w:marTop w:val="0"/>
      <w:marBottom w:val="0"/>
      <w:divBdr>
        <w:top w:val="none" w:sz="0" w:space="0" w:color="auto"/>
        <w:left w:val="none" w:sz="0" w:space="0" w:color="auto"/>
        <w:bottom w:val="none" w:sz="0" w:space="0" w:color="auto"/>
        <w:right w:val="none" w:sz="0" w:space="0" w:color="auto"/>
      </w:divBdr>
      <w:divsChild>
        <w:div w:id="828055433">
          <w:marLeft w:val="0"/>
          <w:marRight w:val="0"/>
          <w:marTop w:val="0"/>
          <w:marBottom w:val="0"/>
          <w:divBdr>
            <w:top w:val="none" w:sz="0" w:space="0" w:color="auto"/>
            <w:left w:val="none" w:sz="0" w:space="0" w:color="auto"/>
            <w:bottom w:val="none" w:sz="0" w:space="0" w:color="auto"/>
            <w:right w:val="none" w:sz="0" w:space="0" w:color="auto"/>
          </w:divBdr>
        </w:div>
      </w:divsChild>
    </w:div>
    <w:div w:id="1964965983">
      <w:bodyDiv w:val="1"/>
      <w:marLeft w:val="0"/>
      <w:marRight w:val="0"/>
      <w:marTop w:val="0"/>
      <w:marBottom w:val="0"/>
      <w:divBdr>
        <w:top w:val="none" w:sz="0" w:space="0" w:color="auto"/>
        <w:left w:val="none" w:sz="0" w:space="0" w:color="auto"/>
        <w:bottom w:val="none" w:sz="0" w:space="0" w:color="auto"/>
        <w:right w:val="none" w:sz="0" w:space="0" w:color="auto"/>
      </w:divBdr>
    </w:div>
    <w:div w:id="1987583470">
      <w:bodyDiv w:val="1"/>
      <w:marLeft w:val="0"/>
      <w:marRight w:val="0"/>
      <w:marTop w:val="0"/>
      <w:marBottom w:val="0"/>
      <w:divBdr>
        <w:top w:val="none" w:sz="0" w:space="0" w:color="auto"/>
        <w:left w:val="none" w:sz="0" w:space="0" w:color="auto"/>
        <w:bottom w:val="none" w:sz="0" w:space="0" w:color="auto"/>
        <w:right w:val="none" w:sz="0" w:space="0" w:color="auto"/>
      </w:divBdr>
      <w:divsChild>
        <w:div w:id="1138033821">
          <w:marLeft w:val="0"/>
          <w:marRight w:val="0"/>
          <w:marTop w:val="0"/>
          <w:marBottom w:val="0"/>
          <w:divBdr>
            <w:top w:val="none" w:sz="0" w:space="0" w:color="auto"/>
            <w:left w:val="none" w:sz="0" w:space="0" w:color="auto"/>
            <w:bottom w:val="none" w:sz="0" w:space="0" w:color="auto"/>
            <w:right w:val="none" w:sz="0" w:space="0" w:color="auto"/>
          </w:divBdr>
        </w:div>
      </w:divsChild>
    </w:div>
    <w:div w:id="2003388499">
      <w:bodyDiv w:val="1"/>
      <w:marLeft w:val="0"/>
      <w:marRight w:val="0"/>
      <w:marTop w:val="0"/>
      <w:marBottom w:val="0"/>
      <w:divBdr>
        <w:top w:val="none" w:sz="0" w:space="0" w:color="auto"/>
        <w:left w:val="none" w:sz="0" w:space="0" w:color="auto"/>
        <w:bottom w:val="none" w:sz="0" w:space="0" w:color="auto"/>
        <w:right w:val="none" w:sz="0" w:space="0" w:color="auto"/>
      </w:divBdr>
    </w:div>
    <w:div w:id="2031956121">
      <w:bodyDiv w:val="1"/>
      <w:marLeft w:val="0"/>
      <w:marRight w:val="0"/>
      <w:marTop w:val="0"/>
      <w:marBottom w:val="0"/>
      <w:divBdr>
        <w:top w:val="none" w:sz="0" w:space="0" w:color="auto"/>
        <w:left w:val="none" w:sz="0" w:space="0" w:color="auto"/>
        <w:bottom w:val="none" w:sz="0" w:space="0" w:color="auto"/>
        <w:right w:val="none" w:sz="0" w:space="0" w:color="auto"/>
      </w:divBdr>
    </w:div>
    <w:div w:id="2032487809">
      <w:bodyDiv w:val="1"/>
      <w:marLeft w:val="0"/>
      <w:marRight w:val="0"/>
      <w:marTop w:val="0"/>
      <w:marBottom w:val="0"/>
      <w:divBdr>
        <w:top w:val="none" w:sz="0" w:space="0" w:color="auto"/>
        <w:left w:val="none" w:sz="0" w:space="0" w:color="auto"/>
        <w:bottom w:val="none" w:sz="0" w:space="0" w:color="auto"/>
        <w:right w:val="none" w:sz="0" w:space="0" w:color="auto"/>
      </w:divBdr>
    </w:div>
    <w:div w:id="2065519176">
      <w:bodyDiv w:val="1"/>
      <w:marLeft w:val="0"/>
      <w:marRight w:val="0"/>
      <w:marTop w:val="0"/>
      <w:marBottom w:val="0"/>
      <w:divBdr>
        <w:top w:val="none" w:sz="0" w:space="0" w:color="auto"/>
        <w:left w:val="none" w:sz="0" w:space="0" w:color="auto"/>
        <w:bottom w:val="none" w:sz="0" w:space="0" w:color="auto"/>
        <w:right w:val="none" w:sz="0" w:space="0" w:color="auto"/>
      </w:divBdr>
    </w:div>
    <w:div w:id="2080899765">
      <w:bodyDiv w:val="1"/>
      <w:marLeft w:val="0"/>
      <w:marRight w:val="0"/>
      <w:marTop w:val="0"/>
      <w:marBottom w:val="0"/>
      <w:divBdr>
        <w:top w:val="none" w:sz="0" w:space="0" w:color="auto"/>
        <w:left w:val="none" w:sz="0" w:space="0" w:color="auto"/>
        <w:bottom w:val="none" w:sz="0" w:space="0" w:color="auto"/>
        <w:right w:val="none" w:sz="0" w:space="0" w:color="auto"/>
      </w:divBdr>
    </w:div>
    <w:div w:id="2121025445">
      <w:bodyDiv w:val="1"/>
      <w:marLeft w:val="0"/>
      <w:marRight w:val="0"/>
      <w:marTop w:val="0"/>
      <w:marBottom w:val="0"/>
      <w:divBdr>
        <w:top w:val="none" w:sz="0" w:space="0" w:color="auto"/>
        <w:left w:val="none" w:sz="0" w:space="0" w:color="auto"/>
        <w:bottom w:val="none" w:sz="0" w:space="0" w:color="auto"/>
        <w:right w:val="none" w:sz="0" w:space="0" w:color="auto"/>
      </w:divBdr>
      <w:divsChild>
        <w:div w:id="235627096">
          <w:marLeft w:val="634"/>
          <w:marRight w:val="0"/>
          <w:marTop w:val="0"/>
          <w:marBottom w:val="0"/>
          <w:divBdr>
            <w:top w:val="none" w:sz="0" w:space="0" w:color="auto"/>
            <w:left w:val="none" w:sz="0" w:space="0" w:color="auto"/>
            <w:bottom w:val="none" w:sz="0" w:space="0" w:color="auto"/>
            <w:right w:val="none" w:sz="0" w:space="0" w:color="auto"/>
          </w:divBdr>
        </w:div>
        <w:div w:id="297494312">
          <w:marLeft w:val="346"/>
          <w:marRight w:val="0"/>
          <w:marTop w:val="60"/>
          <w:marBottom w:val="0"/>
          <w:divBdr>
            <w:top w:val="none" w:sz="0" w:space="0" w:color="auto"/>
            <w:left w:val="none" w:sz="0" w:space="0" w:color="auto"/>
            <w:bottom w:val="none" w:sz="0" w:space="0" w:color="auto"/>
            <w:right w:val="none" w:sz="0" w:space="0" w:color="auto"/>
          </w:divBdr>
        </w:div>
        <w:div w:id="617218912">
          <w:marLeft w:val="634"/>
          <w:marRight w:val="0"/>
          <w:marTop w:val="0"/>
          <w:marBottom w:val="0"/>
          <w:divBdr>
            <w:top w:val="none" w:sz="0" w:space="0" w:color="auto"/>
            <w:left w:val="none" w:sz="0" w:space="0" w:color="auto"/>
            <w:bottom w:val="none" w:sz="0" w:space="0" w:color="auto"/>
            <w:right w:val="none" w:sz="0" w:space="0" w:color="auto"/>
          </w:divBdr>
        </w:div>
        <w:div w:id="1029719638">
          <w:marLeft w:val="634"/>
          <w:marRight w:val="0"/>
          <w:marTop w:val="0"/>
          <w:marBottom w:val="0"/>
          <w:divBdr>
            <w:top w:val="none" w:sz="0" w:space="0" w:color="auto"/>
            <w:left w:val="none" w:sz="0" w:space="0" w:color="auto"/>
            <w:bottom w:val="none" w:sz="0" w:space="0" w:color="auto"/>
            <w:right w:val="none" w:sz="0" w:space="0" w:color="auto"/>
          </w:divBdr>
        </w:div>
        <w:div w:id="1956332001">
          <w:marLeft w:val="634"/>
          <w:marRight w:val="0"/>
          <w:marTop w:val="0"/>
          <w:marBottom w:val="0"/>
          <w:divBdr>
            <w:top w:val="none" w:sz="0" w:space="0" w:color="auto"/>
            <w:left w:val="none" w:sz="0" w:space="0" w:color="auto"/>
            <w:bottom w:val="none" w:sz="0" w:space="0" w:color="auto"/>
            <w:right w:val="none" w:sz="0" w:space="0" w:color="auto"/>
          </w:divBdr>
        </w:div>
      </w:divsChild>
    </w:div>
    <w:div w:id="2145998091">
      <w:bodyDiv w:val="1"/>
      <w:marLeft w:val="0"/>
      <w:marRight w:val="0"/>
      <w:marTop w:val="0"/>
      <w:marBottom w:val="0"/>
      <w:divBdr>
        <w:top w:val="none" w:sz="0" w:space="0" w:color="auto"/>
        <w:left w:val="none" w:sz="0" w:space="0" w:color="auto"/>
        <w:bottom w:val="none" w:sz="0" w:space="0" w:color="auto"/>
        <w:right w:val="none" w:sz="0" w:space="0" w:color="auto"/>
      </w:divBdr>
      <w:divsChild>
        <w:div w:id="1585138927">
          <w:marLeft w:val="0"/>
          <w:marRight w:val="0"/>
          <w:marTop w:val="0"/>
          <w:marBottom w:val="0"/>
          <w:divBdr>
            <w:top w:val="none" w:sz="0" w:space="0" w:color="auto"/>
            <w:left w:val="none" w:sz="0" w:space="0" w:color="auto"/>
            <w:bottom w:val="none" w:sz="0" w:space="0" w:color="auto"/>
            <w:right w:val="none" w:sz="0" w:space="0" w:color="auto"/>
          </w:divBdr>
        </w:div>
      </w:divsChild>
    </w:div>
    <w:div w:id="2147040107">
      <w:bodyDiv w:val="1"/>
      <w:marLeft w:val="0"/>
      <w:marRight w:val="0"/>
      <w:marTop w:val="0"/>
      <w:marBottom w:val="0"/>
      <w:divBdr>
        <w:top w:val="none" w:sz="0" w:space="0" w:color="auto"/>
        <w:left w:val="none" w:sz="0" w:space="0" w:color="auto"/>
        <w:bottom w:val="none" w:sz="0" w:space="0" w:color="auto"/>
        <w:right w:val="none" w:sz="0" w:space="0" w:color="auto"/>
      </w:divBdr>
      <w:divsChild>
        <w:div w:id="545801506">
          <w:marLeft w:val="0"/>
          <w:marRight w:val="0"/>
          <w:marTop w:val="0"/>
          <w:marBottom w:val="0"/>
          <w:divBdr>
            <w:top w:val="none" w:sz="0" w:space="0" w:color="auto"/>
            <w:left w:val="none" w:sz="0" w:space="0" w:color="auto"/>
            <w:bottom w:val="none" w:sz="0" w:space="0" w:color="auto"/>
            <w:right w:val="none" w:sz="0" w:space="0" w:color="auto"/>
          </w:divBdr>
        </w:div>
        <w:div w:id="681394483">
          <w:marLeft w:val="0"/>
          <w:marRight w:val="0"/>
          <w:marTop w:val="0"/>
          <w:marBottom w:val="0"/>
          <w:divBdr>
            <w:top w:val="none" w:sz="0" w:space="0" w:color="auto"/>
            <w:left w:val="none" w:sz="0" w:space="0" w:color="auto"/>
            <w:bottom w:val="none" w:sz="0" w:space="0" w:color="auto"/>
            <w:right w:val="none" w:sz="0" w:space="0" w:color="auto"/>
          </w:divBdr>
        </w:div>
        <w:div w:id="1077554793">
          <w:marLeft w:val="0"/>
          <w:marRight w:val="0"/>
          <w:marTop w:val="0"/>
          <w:marBottom w:val="0"/>
          <w:divBdr>
            <w:top w:val="none" w:sz="0" w:space="0" w:color="auto"/>
            <w:left w:val="none" w:sz="0" w:space="0" w:color="auto"/>
            <w:bottom w:val="none" w:sz="0" w:space="0" w:color="auto"/>
            <w:right w:val="none" w:sz="0" w:space="0" w:color="auto"/>
          </w:divBdr>
        </w:div>
        <w:div w:id="1149638219">
          <w:marLeft w:val="0"/>
          <w:marRight w:val="0"/>
          <w:marTop w:val="0"/>
          <w:marBottom w:val="0"/>
          <w:divBdr>
            <w:top w:val="none" w:sz="0" w:space="0" w:color="auto"/>
            <w:left w:val="none" w:sz="0" w:space="0" w:color="auto"/>
            <w:bottom w:val="none" w:sz="0" w:space="0" w:color="auto"/>
            <w:right w:val="none" w:sz="0" w:space="0" w:color="auto"/>
          </w:divBdr>
        </w:div>
        <w:div w:id="1420181193">
          <w:marLeft w:val="0"/>
          <w:marRight w:val="0"/>
          <w:marTop w:val="0"/>
          <w:marBottom w:val="0"/>
          <w:divBdr>
            <w:top w:val="none" w:sz="0" w:space="0" w:color="auto"/>
            <w:left w:val="none" w:sz="0" w:space="0" w:color="auto"/>
            <w:bottom w:val="none" w:sz="0" w:space="0" w:color="auto"/>
            <w:right w:val="none" w:sz="0" w:space="0" w:color="auto"/>
          </w:divBdr>
        </w:div>
        <w:div w:id="1665089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www.verkkokauppa.com/fi/product/794368/SanDisk-64-Gt-Extreme-Pro-SDXC-UHS-I-muistikortti" TargetMode="External"/><Relationship Id="rId21" Type="http://schemas.openxmlformats.org/officeDocument/2006/relationships/image" Target="media/image8.png"/><Relationship Id="rId34" Type="http://schemas.openxmlformats.org/officeDocument/2006/relationships/image" Target="media/image20.jp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thepihut.com/products/4g-phat-for-raspberry-pi-lte-cat-4-3g-2g-with-gnss-positioning" TargetMode="External"/><Relationship Id="rId45"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emf"/><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5.png"/><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emf"/><Relationship Id="rId33" Type="http://schemas.openxmlformats.org/officeDocument/2006/relationships/image" Target="media/image19.png"/><Relationship Id="rId38" Type="http://schemas.openxmlformats.org/officeDocument/2006/relationships/hyperlink" Target="https://www.raspberrypi.com/products/raspberry-pi-zero-w/" TargetMode="External"/><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www.waveshare.com/wiki/SIM7600G-H_4G_HAT_(B"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i.org/10.6028/NIST.SP.800-20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2.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3.xml><?xml version="1.0" encoding="utf-8"?>
<ds:datastoreItem xmlns:ds="http://schemas.openxmlformats.org/officeDocument/2006/customXml" ds:itemID="{50E05E5E-2EDC-4A1B-B535-D18DEF641685}">
  <ds:schemaRefs>
    <ds:schemaRef ds:uri="http://schemas.microsoft.com/sharepoint/v3/contenttype/forms"/>
  </ds:schemaRefs>
</ds:datastoreItem>
</file>

<file path=customXml/itemProps4.xml><?xml version="1.0" encoding="utf-8"?>
<ds:datastoreItem xmlns:ds="http://schemas.openxmlformats.org/officeDocument/2006/customXml" ds:itemID="{FDCF5DAF-6730-486A-A367-D520DEE26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0d7e0fb-38a7-49c9-82b1-94634535fcd7}" enabled="1" method="Privileged" siteId="{5cc89a67-fa29-4356-af5d-f436abc7c21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16762</Words>
  <Characters>95546</Characters>
  <Application>Microsoft Office Word</Application>
  <DocSecurity>4</DocSecurity>
  <Lines>796</Lines>
  <Paragraphs>224</Paragraphs>
  <ScaleCrop>false</ScaleCrop>
  <Company>.</Company>
  <LinksUpToDate>false</LinksUpToDate>
  <CharactersWithSpaces>112084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Office</dc:title>
  <dc:subject/>
  <dc:creator>avdlinde</dc:creator>
  <cp:keywords/>
  <cp:lastModifiedBy>Ömer Şahabaş</cp:lastModifiedBy>
  <cp:revision>2009</cp:revision>
  <cp:lastPrinted>2025-07-08T04:03:00Z</cp:lastPrinted>
  <dcterms:created xsi:type="dcterms:W3CDTF">2024-11-07T00:25:00Z</dcterms:created>
  <dcterms:modified xsi:type="dcterms:W3CDTF">2026-05-12T13:38:00Z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-1215738479</vt:i4>
  </property>
  <property fmtid="{D5CDD505-2E9C-101B-9397-08002B2CF9AE}" pid="4" name="_EmailSubject">
    <vt:lpwstr>D4.4 First Integration</vt:lpwstr>
  </property>
  <property fmtid="{D5CDD505-2E9C-101B-9397-08002B2CF9AE}" pid="5" name="_AuthorEmail">
    <vt:lpwstr>Tero.Riipinen@vtt.fi</vt:lpwstr>
  </property>
  <property fmtid="{D5CDD505-2E9C-101B-9397-08002B2CF9AE}" pid="6" name="_AuthorEmailDisplayName">
    <vt:lpwstr>Riipinen Tero</vt:lpwstr>
  </property>
  <property fmtid="{D5CDD505-2E9C-101B-9397-08002B2CF9AE}" pid="7" name="_ReviewingToolsShownOnce">
    <vt:lpwstr/>
  </property>
  <property fmtid="{D5CDD505-2E9C-101B-9397-08002B2CF9AE}" pid="8" name="ContentTypeId">
    <vt:lpwstr>0x01010081A175AC24A9E146906CBB9030A9FE5A</vt:lpwstr>
  </property>
  <property fmtid="{D5CDD505-2E9C-101B-9397-08002B2CF9AE}" pid="9" name="MediaServiceImageTags">
    <vt:lpwstr/>
  </property>
  <property fmtid="{D5CDD505-2E9C-101B-9397-08002B2CF9AE}" pid="10" name="GrammarlyDocumentId">
    <vt:lpwstr>d6e5ee99-2741-49e6-946f-b897d32797d3</vt:lpwstr>
  </property>
  <property fmtid="{D5CDD505-2E9C-101B-9397-08002B2CF9AE}" pid="11" name="docLang">
    <vt:lpwstr>en</vt:lpwstr>
  </property>
</Properties>
</file>
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AF6558" w:rsidR="009D5056" w:rsidP="005A07E3" w:rsidRDefault="009D5056" w14:paraId="06EB2478" w14:textId="77777777">
      <w:pPr>
        <w:sectPr w:rsidRPr="00AF6558" w:rsidR="009D5056" w:rsidSect="00E478A1">
          <w:headerReference w:type="default" r:id="rId11"/>
          <w:footerReference w:type="default" r:id="rId12"/>
          <w:headerReference w:type="first" r:id="rId13"/>
          <w:footerReference w:type="first" r:id="rId14"/>
          <w:pgSz w:w="11906" w:h="16838" w:orient="portrait" w:code="9"/>
          <w:pgMar w:top="2693" w:right="851" w:bottom="794" w:left="1361" w:header="851" w:footer="0" w:gutter="0"/>
          <w:pgNumType w:start="1"/>
          <w:cols w:space="720"/>
          <w:titlePg/>
          <w:docGrid w:linePitch="360"/>
        </w:sectPr>
      </w:pPr>
    </w:p>
    <w:p w:rsidRPr="00A61CD0" w:rsidR="00926E65" w:rsidP="005A07E3" w:rsidRDefault="00227377" w14:paraId="06EB2479" w14:textId="27F67CB2">
      <w:pPr>
        <w:pStyle w:val="Titlefrontpage"/>
      </w:pPr>
      <w:r>
        <w:t>WP</w:t>
      </w:r>
      <w:r w:rsidR="7E5D910F">
        <w:t>5</w:t>
      </w:r>
      <w:r>
        <w:t xml:space="preserve"> Deliverable </w:t>
      </w:r>
      <w:r w:rsidR="00B07D33">
        <w:t>5</w:t>
      </w:r>
      <w:r w:rsidR="004B3336">
        <w:t>.</w:t>
      </w:r>
      <w:r w:rsidR="34DCBD4D">
        <w:t>3</w:t>
      </w:r>
    </w:p>
    <w:p w:rsidRPr="00AF6558" w:rsidR="00227377" w:rsidP="005A07E3" w:rsidRDefault="001D69CD" w14:paraId="06EB247C" w14:textId="578E47C4">
      <w:r w:rsidRPr="001D69CD">
        <w:t>Designs of the technical enablers for trust, security, and privacy</w:t>
      </w:r>
      <w:r>
        <w:t xml:space="preserve"> (version 1)</w:t>
      </w:r>
    </w:p>
    <w:p w:rsidR="00BC5574" w:rsidP="005A07E3" w:rsidRDefault="00BC5574" w14:paraId="61A09904" w14:textId="77777777">
      <w:pPr>
        <w:pStyle w:val="Titlefrontpage"/>
      </w:pPr>
    </w:p>
    <w:p w:rsidRPr="00A61CD0" w:rsidR="00227377" w:rsidP="005A07E3" w:rsidRDefault="00EF6E1E" w14:paraId="06EB247D" w14:textId="066EBEF6">
      <w:pPr>
        <w:pStyle w:val="Titlefrontpage"/>
      </w:pPr>
      <w:r>
        <w:t>Sa4</w:t>
      </w:r>
      <w:r w:rsidR="00940C20">
        <w:t>CPS</w:t>
      </w:r>
    </w:p>
    <w:p w:rsidR="00227377" w:rsidP="005A07E3" w:rsidRDefault="00F331AD" w14:paraId="06EB247E" w14:textId="1C4CD4BC">
      <w:pPr>
        <w:pStyle w:val="Titlefrontpage"/>
      </w:pPr>
      <w:r w:rsidRPr="00A61CD0">
        <w:t xml:space="preserve">ITEA </w:t>
      </w:r>
      <w:r w:rsidR="00EF6E1E">
        <w:t>4</w:t>
      </w:r>
      <w:r w:rsidRPr="00A61CD0">
        <w:t xml:space="preserve"> </w:t>
      </w:r>
      <w:r w:rsidR="00EF6E1E">
        <w:t>22</w:t>
      </w:r>
      <w:r w:rsidR="00484CA4">
        <w:t>0</w:t>
      </w:r>
      <w:r w:rsidR="00940C20">
        <w:t>0</w:t>
      </w:r>
      <w:r w:rsidR="00EF6E1E">
        <w:t>7</w:t>
      </w:r>
    </w:p>
    <w:p w:rsidR="00A61CD0" w:rsidP="005A07E3" w:rsidRDefault="00A61CD0" w14:paraId="06EB247F" w14:textId="77777777">
      <w:pPr>
        <w:pStyle w:val="Titlefrontpage"/>
      </w:pPr>
    </w:p>
    <w:p w:rsidR="00A61CD0" w:rsidP="005A07E3" w:rsidRDefault="00A61CD0" w14:paraId="06EB2480" w14:textId="77777777">
      <w:pPr>
        <w:pStyle w:val="Titlefrontpage"/>
      </w:pPr>
    </w:p>
    <w:p w:rsidRPr="005C6102" w:rsidR="00A61CD0" w:rsidP="005A07E3" w:rsidRDefault="00A61CD0" w14:paraId="06EB2481" w14:textId="175471C9">
      <w:pPr>
        <w:pStyle w:val="Subtitlefrontpage"/>
      </w:pPr>
      <w:r>
        <w:t>Status:</w:t>
      </w:r>
      <w:r w:rsidR="00BA2AB6">
        <w:t xml:space="preserve"> </w:t>
      </w:r>
      <w:r w:rsidR="001D69CD">
        <w:t>Draft</w:t>
      </w:r>
    </w:p>
    <w:p w:rsidR="00A61CD0" w:rsidP="005A07E3" w:rsidRDefault="00A61CD0" w14:paraId="06EB2482" w14:textId="77777777">
      <w:pPr>
        <w:pStyle w:val="Titlefrontpage"/>
      </w:pPr>
    </w:p>
    <w:p w:rsidR="00A61CD0" w:rsidP="005A07E3" w:rsidRDefault="00A61CD0" w14:paraId="06EB2483" w14:textId="77777777">
      <w:pPr>
        <w:pStyle w:val="Subtitlefrontpage"/>
      </w:pPr>
    </w:p>
    <w:p w:rsidRPr="00B946BA" w:rsidR="00A61CD0" w:rsidP="00A61CD0" w:rsidRDefault="00A61CD0" w14:paraId="06EB2484" w14:textId="77777777">
      <w:pPr>
        <w:pStyle w:val="Documentsubtitle"/>
        <w:jc w:val="both"/>
        <w:rPr>
          <w:spacing w:val="30"/>
          <w:sz w:val="24"/>
        </w:rPr>
      </w:pPr>
      <w:r w:rsidRPr="005C6102">
        <w:rPr>
          <w:rStyle w:val="dottedlineChar"/>
        </w:rPr>
        <w:t>••••••••••••••••••••••••••••••••••••••••••••••••••••••</w:t>
      </w:r>
    </w:p>
    <w:p w:rsidR="00952BA4" w:rsidP="00A61CD0" w:rsidRDefault="00647B4F" w14:paraId="06EB2485" w14:textId="499209A1">
      <w:pPr>
        <w:pStyle w:val="BodyText"/>
      </w:pPr>
      <w:r w:rsidRPr="00647B4F">
        <w:t xml:space="preserve">Edited by </w:t>
      </w:r>
      <w:r w:rsidR="001D69CD">
        <w:t>Ibrahim Arif</w:t>
      </w:r>
      <w:r w:rsidR="00AD3B6C">
        <w:t xml:space="preserve"> (</w:t>
      </w:r>
      <w:r w:rsidR="001D69CD">
        <w:t>ERARGE</w:t>
      </w:r>
      <w:r w:rsidR="00AD3B6C">
        <w:t>)</w:t>
      </w:r>
    </w:p>
    <w:p w:rsidR="00640F33" w:rsidP="00640F33" w:rsidRDefault="00640F33" w14:paraId="06EB2486" w14:textId="77777777">
      <w:pPr>
        <w:pStyle w:val="BodyText"/>
        <w:rPr>
          <w:lang w:val="en-US"/>
        </w:rPr>
      </w:pPr>
    </w:p>
    <w:p w:rsidR="00640F33" w:rsidP="00A61CD0" w:rsidRDefault="00640F33" w14:paraId="06EB2487" w14:textId="77777777">
      <w:pPr>
        <w:pStyle w:val="BodyText"/>
        <w:rPr>
          <w:lang w:val="en-US"/>
        </w:rPr>
      </w:pPr>
    </w:p>
    <w:p w:rsidR="00B4558C" w:rsidP="00952BA4" w:rsidRDefault="00B4558C" w14:paraId="06EB2488" w14:textId="7EF26679">
      <w:pPr>
        <w:pStyle w:val="BodyText"/>
        <w:tabs>
          <w:tab w:val="left" w:pos="8730"/>
        </w:tabs>
        <w:spacing w:line="276" w:lineRule="auto"/>
        <w:jc w:val="both"/>
      </w:pPr>
      <w:r>
        <w:t>Including contributions from:</w:t>
      </w:r>
    </w:p>
    <w:p w:rsidR="791100E3" w:rsidP="17330CA1" w:rsidRDefault="791100E3" w14:paraId="3C7841B6" w14:textId="0E6A6EC2">
      <w:pPr>
        <w:pStyle w:val="BodyText"/>
        <w:tabs>
          <w:tab w:val="left" w:pos="8730"/>
        </w:tabs>
        <w:spacing w:line="276" w:lineRule="auto"/>
        <w:jc w:val="both"/>
        <w:rPr>
          <w:highlight w:val="yellow"/>
        </w:rPr>
      </w:pPr>
      <w:r w:rsidRPr="17330CA1">
        <w:rPr>
          <w:highlight w:val="yellow"/>
        </w:rPr>
        <w:t>Annanda Rath (Sirris)</w:t>
      </w:r>
      <w:r>
        <w:t xml:space="preserve"> </w:t>
      </w:r>
    </w:p>
    <w:p w:rsidRPr="00850953" w:rsidR="7788EE78" w:rsidP="17330CA1" w:rsidRDefault="7788EE78" w14:paraId="29EECB00" w14:textId="5975C754">
      <w:pPr>
        <w:pStyle w:val="BodyText"/>
        <w:tabs>
          <w:tab w:val="left" w:pos="8730"/>
        </w:tabs>
        <w:spacing w:line="276" w:lineRule="auto"/>
        <w:jc w:val="both"/>
        <w:rPr>
          <w:highlight w:val="yellow"/>
          <w:lang w:val="pt-PT"/>
        </w:rPr>
      </w:pPr>
      <w:r w:rsidRPr="17330CA1">
        <w:rPr>
          <w:highlight w:val="yellow"/>
          <w:lang w:val="pt-PT"/>
        </w:rPr>
        <w:t>Pedro Faria (ISEP)</w:t>
      </w:r>
    </w:p>
    <w:p w:rsidRPr="00850953" w:rsidR="7788EE78" w:rsidP="17330CA1" w:rsidRDefault="7788EE78" w14:paraId="241125FA" w14:textId="6274F467">
      <w:pPr>
        <w:pStyle w:val="BodyText"/>
        <w:tabs>
          <w:tab w:val="left" w:pos="8730"/>
        </w:tabs>
        <w:spacing w:line="276" w:lineRule="auto"/>
        <w:jc w:val="both"/>
        <w:rPr>
          <w:highlight w:val="yellow"/>
          <w:lang w:val="pt-PT"/>
        </w:rPr>
      </w:pPr>
      <w:r w:rsidRPr="17330CA1">
        <w:rPr>
          <w:highlight w:val="yellow"/>
          <w:lang w:val="pt-PT"/>
        </w:rPr>
        <w:t>Rafael Silva (ISEP)</w:t>
      </w:r>
    </w:p>
    <w:p w:rsidRPr="00B14EB0" w:rsidR="007A3F53" w:rsidP="17330CA1" w:rsidRDefault="007A3F53" w14:paraId="368ABBAB" w14:textId="53918AC7">
      <w:pPr>
        <w:pStyle w:val="BodyText"/>
        <w:tabs>
          <w:tab w:val="left" w:pos="8730"/>
        </w:tabs>
        <w:spacing w:line="276" w:lineRule="auto"/>
        <w:jc w:val="both"/>
        <w:rPr>
          <w:highlight w:val="yellow"/>
          <w:lang w:val="de-DE"/>
        </w:rPr>
      </w:pPr>
      <w:r w:rsidRPr="17330CA1">
        <w:rPr>
          <w:highlight w:val="yellow"/>
          <w:lang w:val="de-DE"/>
        </w:rPr>
        <w:t>Hannu Lohi (Natlink)</w:t>
      </w:r>
    </w:p>
    <w:p w:rsidRPr="00B14EB0" w:rsidR="007A3F53" w:rsidP="17330CA1" w:rsidRDefault="6D7FF4D4" w14:paraId="722D7310" w14:textId="394D5029">
      <w:pPr>
        <w:pStyle w:val="BodyText"/>
        <w:tabs>
          <w:tab w:val="left" w:pos="8730"/>
        </w:tabs>
        <w:spacing w:line="276" w:lineRule="auto"/>
        <w:jc w:val="both"/>
        <w:rPr>
          <w:highlight w:val="yellow"/>
          <w:lang w:val="de-DE"/>
        </w:rPr>
      </w:pPr>
      <w:r w:rsidRPr="17330CA1">
        <w:rPr>
          <w:highlight w:val="yellow"/>
          <w:lang w:val="de-DE"/>
        </w:rPr>
        <w:t>Alpo Leinonen (Natlink</w:t>
      </w:r>
      <w:r w:rsidRPr="17330CA1" w:rsidR="221B1F60">
        <w:rPr>
          <w:highlight w:val="yellow"/>
          <w:lang w:val="de-DE"/>
        </w:rPr>
        <w:t>)</w:t>
      </w:r>
    </w:p>
    <w:p w:rsidRPr="002C3748" w:rsidR="00B14EB0" w:rsidP="17330CA1" w:rsidRDefault="00B14EB0" w14:paraId="1FD3B319" w14:textId="51630942">
      <w:pPr>
        <w:pStyle w:val="BodyText"/>
        <w:tabs>
          <w:tab w:val="left" w:pos="8730"/>
        </w:tabs>
        <w:spacing w:line="276" w:lineRule="auto"/>
        <w:jc w:val="both"/>
        <w:rPr>
          <w:highlight w:val="yellow"/>
          <w:lang w:val="fr-BE"/>
        </w:rPr>
      </w:pPr>
      <w:r w:rsidRPr="17330CA1">
        <w:rPr>
          <w:highlight w:val="yellow"/>
          <w:lang w:val="fr-BE"/>
        </w:rPr>
        <w:t>Grégoire Moreau (ADLC)</w:t>
      </w:r>
    </w:p>
    <w:p w:rsidRPr="002C3748" w:rsidR="3201135B" w:rsidP="17330CA1" w:rsidRDefault="295D2D77" w14:paraId="18F0E3CE" w14:textId="16AAADC1">
      <w:pPr>
        <w:pStyle w:val="BodyText"/>
        <w:tabs>
          <w:tab w:val="left" w:pos="8730"/>
        </w:tabs>
        <w:spacing w:line="276" w:lineRule="auto"/>
        <w:jc w:val="both"/>
        <w:rPr>
          <w:highlight w:val="yellow"/>
          <w:lang w:val="fr-BE"/>
        </w:rPr>
      </w:pPr>
      <w:r w:rsidRPr="17330CA1">
        <w:rPr>
          <w:highlight w:val="yellow"/>
          <w:lang w:val="fr-BE"/>
        </w:rPr>
        <w:t>Dilara Bayar Başlık (ACD)</w:t>
      </w:r>
    </w:p>
    <w:p w:rsidRPr="002C3748" w:rsidR="00B4558C" w:rsidP="17330CA1" w:rsidRDefault="01C046B3" w14:paraId="06EB2489" w14:textId="39D4BBCF">
      <w:pPr>
        <w:pStyle w:val="BodyText"/>
        <w:spacing w:line="276" w:lineRule="auto"/>
        <w:rPr>
          <w:highlight w:val="yellow"/>
          <w:lang w:val="fr-BE"/>
        </w:rPr>
      </w:pPr>
      <w:r w:rsidRPr="17330CA1">
        <w:rPr>
          <w:highlight w:val="yellow"/>
          <w:lang w:val="fr-BE"/>
        </w:rPr>
        <w:t>Joona Vilkko (Modirum | Gespi)</w:t>
      </w:r>
    </w:p>
    <w:p w:rsidRPr="00850953" w:rsidR="0EB6012D" w:rsidP="17330CA1" w:rsidRDefault="7419D356" w14:paraId="7A329618" w14:textId="7F4E1961">
      <w:pPr>
        <w:pStyle w:val="BodyText"/>
        <w:spacing w:line="276" w:lineRule="auto"/>
        <w:rPr>
          <w:highlight w:val="yellow"/>
          <w:lang w:val="fi-FI"/>
        </w:rPr>
      </w:pPr>
      <w:r w:rsidRPr="17330CA1">
        <w:rPr>
          <w:highlight w:val="yellow"/>
          <w:lang w:val="fi-FI"/>
        </w:rPr>
        <w:t>Juha Manninen (Enerim)</w:t>
      </w:r>
    </w:p>
    <w:p w:rsidRPr="002C3748" w:rsidR="65C1C200" w:rsidP="17330CA1" w:rsidRDefault="65C1C200" w14:paraId="75A61CAE" w14:textId="243C6006">
      <w:pPr>
        <w:pStyle w:val="BodyText"/>
        <w:spacing w:line="276" w:lineRule="auto"/>
        <w:rPr>
          <w:highlight w:val="yellow"/>
          <w:lang w:val="nl-NL"/>
        </w:rPr>
      </w:pPr>
      <w:r w:rsidRPr="17330CA1">
        <w:rPr>
          <w:highlight w:val="yellow"/>
          <w:lang w:val="nl-NL"/>
        </w:rPr>
        <w:t>Lander Vanhaverbeke (Vintecc)</w:t>
      </w:r>
    </w:p>
    <w:p w:rsidRPr="00895C48" w:rsidR="00895C48" w:rsidP="17330CA1" w:rsidRDefault="00895C48" w14:paraId="4DBD7712" w14:textId="5D6B0665">
      <w:pPr>
        <w:pStyle w:val="BodyText"/>
        <w:spacing w:line="276" w:lineRule="auto"/>
        <w:rPr>
          <w:highlight w:val="yellow"/>
          <w:lang w:val="fi-FI"/>
        </w:rPr>
      </w:pPr>
      <w:r w:rsidRPr="17330CA1">
        <w:rPr>
          <w:highlight w:val="yellow"/>
          <w:lang w:val="fi-FI"/>
        </w:rPr>
        <w:t>Juhani Latvakoski (VTT)</w:t>
      </w:r>
    </w:p>
    <w:p w:rsidRPr="00895C48" w:rsidR="0006168D" w:rsidP="17330CA1" w:rsidRDefault="00C20647" w14:paraId="06EDADB9" w14:textId="77AEEB6E">
      <w:pPr>
        <w:pStyle w:val="BodyText"/>
        <w:spacing w:line="276" w:lineRule="auto"/>
        <w:rPr>
          <w:highlight w:val="yellow"/>
          <w:lang w:val="fi-FI"/>
        </w:rPr>
      </w:pPr>
      <w:r w:rsidRPr="17330CA1">
        <w:rPr>
          <w:highlight w:val="yellow"/>
          <w:lang w:val="fi-FI"/>
        </w:rPr>
        <w:t>Jussi Ronkainen (VTT)</w:t>
      </w:r>
    </w:p>
    <w:p w:rsidRPr="00895C48" w:rsidR="00C20647" w:rsidP="17330CA1" w:rsidRDefault="00C20647" w14:paraId="5E7D0E39" w14:textId="33625994">
      <w:pPr>
        <w:pStyle w:val="BodyText"/>
        <w:spacing w:line="276" w:lineRule="auto"/>
        <w:rPr>
          <w:highlight w:val="yellow"/>
          <w:lang w:val="fi-FI"/>
        </w:rPr>
      </w:pPr>
      <w:r w:rsidRPr="17330CA1">
        <w:rPr>
          <w:highlight w:val="yellow"/>
          <w:lang w:val="fi-FI"/>
        </w:rPr>
        <w:t>Vesa Kyllönen (VTT)</w:t>
      </w:r>
    </w:p>
    <w:p w:rsidRPr="00B41E9F" w:rsidR="00C20647" w:rsidP="17330CA1" w:rsidRDefault="00C20647" w14:paraId="35A3B82C" w14:textId="6CF9BE2B">
      <w:pPr>
        <w:pStyle w:val="BodyText"/>
        <w:spacing w:line="276" w:lineRule="auto"/>
        <w:rPr>
          <w:highlight w:val="yellow"/>
          <w:lang w:val="fi-FI"/>
        </w:rPr>
      </w:pPr>
      <w:r w:rsidRPr="17330CA1">
        <w:rPr>
          <w:highlight w:val="yellow"/>
          <w:lang w:val="fi-FI"/>
        </w:rPr>
        <w:t>Aleksi Talman (VTT)</w:t>
      </w:r>
    </w:p>
    <w:p w:rsidRPr="003A2F6D" w:rsidR="003A2F6D" w:rsidP="17330CA1" w:rsidRDefault="003A2F6D" w14:paraId="384F9C21" w14:textId="77777777">
      <w:pPr>
        <w:pStyle w:val="BodyText"/>
        <w:spacing w:line="276" w:lineRule="auto"/>
        <w:rPr>
          <w:highlight w:val="yellow"/>
          <w:lang w:val="tr-TR"/>
        </w:rPr>
      </w:pPr>
      <w:r w:rsidRPr="17330CA1">
        <w:rPr>
          <w:highlight w:val="yellow"/>
          <w:lang w:val="fi-FI"/>
        </w:rPr>
        <w:t>Yasemin Eker (Necdet Alpata) </w:t>
      </w:r>
      <w:r w:rsidRPr="17330CA1">
        <w:rPr>
          <w:highlight w:val="yellow"/>
          <w:lang w:val="tr-TR"/>
        </w:rPr>
        <w:t> </w:t>
      </w:r>
    </w:p>
    <w:p w:rsidRPr="003A2F6D" w:rsidR="003A2F6D" w:rsidP="17330CA1" w:rsidRDefault="003A2F6D" w14:paraId="61256A0A" w14:textId="77777777">
      <w:pPr>
        <w:pStyle w:val="BodyText"/>
        <w:spacing w:line="276" w:lineRule="auto"/>
        <w:rPr>
          <w:highlight w:val="yellow"/>
          <w:lang w:val="tr-TR"/>
        </w:rPr>
      </w:pPr>
      <w:r w:rsidRPr="17330CA1">
        <w:rPr>
          <w:highlight w:val="yellow"/>
        </w:rPr>
        <w:t>Feyza Nur Genç (Necdet Alpata)</w:t>
      </w:r>
      <w:r w:rsidRPr="17330CA1">
        <w:rPr>
          <w:highlight w:val="yellow"/>
          <w:lang w:val="tr-TR"/>
        </w:rPr>
        <w:t> </w:t>
      </w:r>
    </w:p>
    <w:p w:rsidR="00986C9D" w:rsidP="17330CA1" w:rsidRDefault="00986C9D" w14:paraId="362B863B" w14:textId="2E546B37">
      <w:pPr>
        <w:pStyle w:val="BodyText"/>
        <w:tabs>
          <w:tab w:val="left" w:pos="8730"/>
        </w:tabs>
        <w:spacing w:after="120" w:line="276" w:lineRule="auto"/>
        <w:jc w:val="both"/>
        <w:rPr>
          <w:highlight w:val="yellow"/>
          <w:lang w:val="tr-TR"/>
        </w:rPr>
      </w:pPr>
      <w:r w:rsidRPr="17330CA1">
        <w:rPr>
          <w:rFonts w:eastAsia="Arial" w:cs="Arial"/>
          <w:color w:val="CC3595"/>
          <w:highlight w:val="yellow"/>
          <w:u w:val="single"/>
          <w:lang w:val="sv-FI"/>
        </w:rPr>
        <w:t>Ibrahim Arif (ERARGE)</w:t>
      </w:r>
    </w:p>
    <w:p w:rsidR="2DFCF8C2" w:rsidP="2DFCF8C2" w:rsidRDefault="2DFCF8C2" w14:paraId="00479763" w14:textId="2CE623A0">
      <w:pPr>
        <w:pStyle w:val="BodyText"/>
        <w:spacing w:line="276" w:lineRule="auto"/>
        <w:rPr>
          <w:lang w:val="tr-TR"/>
        </w:rPr>
      </w:pPr>
    </w:p>
    <w:p w:rsidRPr="003A2F6D" w:rsidR="003A2F6D" w:rsidP="389AC875" w:rsidRDefault="003A2F6D" w14:paraId="24A068F8" w14:textId="77777777">
      <w:pPr>
        <w:pStyle w:val="BodyText"/>
        <w:spacing w:line="276" w:lineRule="auto"/>
        <w:rPr>
          <w:lang w:val="tr-TR"/>
        </w:rPr>
      </w:pPr>
    </w:p>
    <w:p w:rsidRPr="00B41E9F" w:rsidR="00A14766" w:rsidP="00CE5964" w:rsidRDefault="00A14766" w14:paraId="06EB248A" w14:textId="77777777">
      <w:pPr>
        <w:pStyle w:val="BodyText"/>
      </w:pPr>
    </w:p>
    <w:p w:rsidRPr="00B41E9F" w:rsidR="00475BB8" w:rsidP="169DC3BD" w:rsidRDefault="00475BB8" w14:paraId="06EB248E" w14:textId="71C70A72">
      <w:pPr>
        <w:pStyle w:val="Guidelinestext"/>
      </w:pPr>
    </w:p>
    <w:p w:rsidRPr="00B41E9F" w:rsidR="008C289F" w:rsidP="169DC3BD" w:rsidRDefault="008C289F" w14:paraId="06EB2492" w14:textId="7D83A44C">
      <w:pPr>
        <w:pStyle w:val="Guidelinestext"/>
        <w:rPr>
          <w:rStyle w:val="BodyTextChar"/>
          <w:i w:val="0"/>
        </w:rPr>
      </w:pPr>
    </w:p>
    <w:p w:rsidRPr="00B41E9F" w:rsidR="008C289F" w:rsidP="004667C3" w:rsidRDefault="008C289F" w14:paraId="06EB2493" w14:textId="77777777">
      <w:pPr>
        <w:pStyle w:val="Guidelinestext"/>
        <w:rPr>
          <w:rStyle w:val="BodyTextChar"/>
          <w:i w:val="0"/>
        </w:rPr>
      </w:pPr>
    </w:p>
    <w:p w:rsidRPr="00B41E9F" w:rsidR="008C289F" w:rsidP="004667C3" w:rsidRDefault="008C289F" w14:paraId="06EB2494" w14:textId="77777777">
      <w:pPr>
        <w:pStyle w:val="Guidelinestext"/>
        <w:rPr>
          <w:rStyle w:val="BodyTextChar"/>
          <w:i w:val="0"/>
        </w:rPr>
      </w:pPr>
    </w:p>
    <w:p w:rsidRPr="00B41E9F" w:rsidR="008C289F" w:rsidP="004667C3" w:rsidRDefault="008C289F" w14:paraId="06EB2495" w14:textId="77777777">
      <w:pPr>
        <w:pStyle w:val="Guidelinestext"/>
        <w:rPr>
          <w:rStyle w:val="BodyTextChar"/>
          <w:i w:val="0"/>
        </w:rPr>
      </w:pPr>
    </w:p>
    <w:p w:rsidRPr="00B41E9F" w:rsidR="008C289F" w:rsidP="008C289F" w:rsidRDefault="008C289F" w14:paraId="06EB2496" w14:textId="1C8DE548">
      <w:pPr>
        <w:pStyle w:val="BodyText"/>
      </w:pPr>
    </w:p>
    <w:p w:rsidRPr="00AF6558" w:rsidR="00926E65" w:rsidP="005A07E3" w:rsidRDefault="00C55AEC" w14:paraId="06EB2497" w14:textId="77777777">
      <w:r w:rsidRPr="00B41E9F">
        <w:br w:type="page"/>
      </w:r>
      <w:r w:rsidRPr="00AF6558" w:rsidR="00926E65">
        <w:t>TABLE OF CONTENT</w:t>
      </w:r>
      <w:bookmarkStart w:name="_Toc448903945" w:id="0"/>
      <w:bookmarkStart w:name="_Toc450645653" w:id="1"/>
      <w:r w:rsidRPr="00AF6558" w:rsidR="00926E65">
        <w:t>S</w:t>
      </w:r>
    </w:p>
    <w:p w:rsidRPr="00AF6558" w:rsidR="00926E65" w:rsidP="005A07E3" w:rsidRDefault="00926E65" w14:paraId="06EB2498" w14:textId="77777777"/>
    <w:p w:rsidR="005C4C60" w:rsidP="17330CA1" w:rsidRDefault="17330CA1" w14:paraId="59C338CE" w14:textId="4067D2A6">
      <w:pPr>
        <w:pStyle w:val="TOC1"/>
        <w:tabs>
          <w:tab w:val="clear" w:pos="9696"/>
          <w:tab w:val="right" w:leader="dot" w:pos="9690"/>
        </w:tabs>
        <w:rPr>
          <w:rFonts w:asciiTheme="minorHAnsi" w:hAnsiTheme="minorHAnsi" w:eastAsiaTheme="minorEastAsia" w:cstheme="minorBidi"/>
          <w:b w:val="0"/>
          <w:bCs w:val="0"/>
          <w:spacing w:val="0"/>
          <w:kern w:val="2"/>
          <w:sz w:val="24"/>
          <w:szCs w:val="24"/>
          <w14:ligatures w14:val="standardContextual"/>
        </w:rPr>
      </w:pPr>
      <w:r>
        <w:fldChar w:fldCharType="begin"/>
      </w:r>
      <w:r w:rsidR="00F11222">
        <w:instrText>TOC \o "1-9" \z \u \h</w:instrText>
      </w:r>
      <w:r>
        <w:fldChar w:fldCharType="separate"/>
      </w:r>
      <w:hyperlink w:anchor="_Toc1492080356">
        <w:r w:rsidRPr="17330CA1">
          <w:rPr>
            <w:rStyle w:val="Hyperlink"/>
          </w:rPr>
          <w:t>Abstract</w:t>
        </w:r>
        <w:r w:rsidR="00F11222">
          <w:tab/>
        </w:r>
        <w:r w:rsidR="00F11222">
          <w:fldChar w:fldCharType="begin"/>
        </w:r>
        <w:r w:rsidR="00F11222">
          <w:instrText>PAGEREF _Toc1492080356 \h</w:instrText>
        </w:r>
        <w:r w:rsidR="00F11222">
          <w:fldChar w:fldCharType="separate"/>
        </w:r>
        <w:r w:rsidRPr="17330CA1">
          <w:rPr>
            <w:rStyle w:val="Hyperlink"/>
          </w:rPr>
          <w:t>3</w:t>
        </w:r>
        <w:r w:rsidR="00F11222">
          <w:fldChar w:fldCharType="end"/>
        </w:r>
      </w:hyperlink>
    </w:p>
    <w:p w:rsidR="005C4C60" w:rsidP="17330CA1" w:rsidRDefault="17330CA1" w14:paraId="3167164C" w14:textId="59B22114">
      <w:pPr>
        <w:pStyle w:val="TOC1"/>
        <w:tabs>
          <w:tab w:val="clear" w:pos="9696"/>
          <w:tab w:val="right" w:leader="dot" w:pos="9690"/>
        </w:tabs>
        <w:rPr>
          <w:rFonts w:asciiTheme="minorHAnsi" w:hAnsiTheme="minorHAnsi" w:eastAsiaTheme="minorEastAsia" w:cstheme="minorBidi"/>
          <w:b w:val="0"/>
          <w:bCs w:val="0"/>
          <w:spacing w:val="0"/>
          <w:kern w:val="2"/>
          <w:sz w:val="24"/>
          <w:szCs w:val="24"/>
          <w14:ligatures w14:val="standardContextual"/>
        </w:rPr>
      </w:pPr>
      <w:hyperlink w:anchor="_Toc1368422136">
        <w:r w:rsidRPr="17330CA1">
          <w:rPr>
            <w:rStyle w:val="Hyperlink"/>
          </w:rPr>
          <w:t>List of Abbreviations</w:t>
        </w:r>
        <w:r>
          <w:tab/>
        </w:r>
        <w:r>
          <w:fldChar w:fldCharType="begin"/>
        </w:r>
        <w:r>
          <w:instrText>PAGEREF _Toc1368422136 \h</w:instrText>
        </w:r>
        <w:r>
          <w:fldChar w:fldCharType="separate"/>
        </w:r>
        <w:r w:rsidRPr="17330CA1">
          <w:rPr>
            <w:rStyle w:val="Hyperlink"/>
          </w:rPr>
          <w:t>4</w:t>
        </w:r>
        <w:r>
          <w:fldChar w:fldCharType="end"/>
        </w:r>
      </w:hyperlink>
    </w:p>
    <w:p w:rsidR="005C4C60" w:rsidP="17330CA1" w:rsidRDefault="17330CA1" w14:paraId="5ACF24D2" w14:textId="5F8C0B09">
      <w:pPr>
        <w:pStyle w:val="TOC1"/>
        <w:tabs>
          <w:tab w:val="clear" w:pos="9696"/>
          <w:tab w:val="left" w:pos="390"/>
          <w:tab w:val="right" w:leader="dot" w:pos="9690"/>
        </w:tabs>
        <w:rPr>
          <w:rFonts w:asciiTheme="minorHAnsi" w:hAnsiTheme="minorHAnsi" w:eastAsiaTheme="minorEastAsia" w:cstheme="minorBidi"/>
          <w:b w:val="0"/>
          <w:bCs w:val="0"/>
          <w:spacing w:val="0"/>
          <w:kern w:val="2"/>
          <w:sz w:val="24"/>
          <w:szCs w:val="24"/>
          <w14:ligatures w14:val="standardContextual"/>
        </w:rPr>
      </w:pPr>
      <w:hyperlink w:anchor="_Toc720115145">
        <w:r w:rsidRPr="17330CA1">
          <w:rPr>
            <w:rStyle w:val="Hyperlink"/>
          </w:rPr>
          <w:t>1</w:t>
        </w:r>
        <w:r>
          <w:tab/>
        </w:r>
        <w:r w:rsidRPr="17330CA1">
          <w:rPr>
            <w:rStyle w:val="Hyperlink"/>
          </w:rPr>
          <w:t>Introduction</w:t>
        </w:r>
        <w:r>
          <w:tab/>
        </w:r>
        <w:r>
          <w:fldChar w:fldCharType="begin"/>
        </w:r>
        <w:r>
          <w:instrText>PAGEREF _Toc720115145 \h</w:instrText>
        </w:r>
        <w:r>
          <w:fldChar w:fldCharType="separate"/>
        </w:r>
        <w:r w:rsidRPr="17330CA1">
          <w:rPr>
            <w:rStyle w:val="Hyperlink"/>
          </w:rPr>
          <w:t>6</w:t>
        </w:r>
        <w:r>
          <w:fldChar w:fldCharType="end"/>
        </w:r>
      </w:hyperlink>
    </w:p>
    <w:p w:rsidR="005C4C60" w:rsidP="17330CA1" w:rsidRDefault="17330CA1" w14:paraId="57C46381" w14:textId="3DA3E2C1">
      <w:pPr>
        <w:pStyle w:val="TOC1"/>
        <w:tabs>
          <w:tab w:val="clear" w:pos="9696"/>
          <w:tab w:val="left" w:pos="390"/>
          <w:tab w:val="right" w:leader="dot" w:pos="9690"/>
        </w:tabs>
        <w:rPr>
          <w:rFonts w:asciiTheme="minorHAnsi" w:hAnsiTheme="minorHAnsi" w:eastAsiaTheme="minorEastAsia" w:cstheme="minorBidi"/>
          <w:b w:val="0"/>
          <w:bCs w:val="0"/>
          <w:spacing w:val="0"/>
          <w:kern w:val="2"/>
          <w:sz w:val="24"/>
          <w:szCs w:val="24"/>
          <w14:ligatures w14:val="standardContextual"/>
        </w:rPr>
      </w:pPr>
      <w:hyperlink w:anchor="_Toc1255473448">
        <w:r w:rsidRPr="17330CA1">
          <w:rPr>
            <w:rStyle w:val="Hyperlink"/>
          </w:rPr>
          <w:t>2</w:t>
        </w:r>
        <w:r>
          <w:tab/>
        </w:r>
        <w:r w:rsidRPr="17330CA1">
          <w:rPr>
            <w:rStyle w:val="Hyperlink"/>
          </w:rPr>
          <w:t>Scope and methodology</w:t>
        </w:r>
        <w:r>
          <w:tab/>
        </w:r>
        <w:r>
          <w:fldChar w:fldCharType="begin"/>
        </w:r>
        <w:r>
          <w:instrText>PAGEREF _Toc1255473448 \h</w:instrText>
        </w:r>
        <w:r>
          <w:fldChar w:fldCharType="separate"/>
        </w:r>
        <w:r w:rsidRPr="17330CA1">
          <w:rPr>
            <w:rStyle w:val="Hyperlink"/>
          </w:rPr>
          <w:t>8</w:t>
        </w:r>
        <w:r>
          <w:fldChar w:fldCharType="end"/>
        </w:r>
      </w:hyperlink>
    </w:p>
    <w:p w:rsidR="005C4C60" w:rsidP="17330CA1" w:rsidRDefault="17330CA1" w14:paraId="242A3630" w14:textId="3CFCE7D8">
      <w:pPr>
        <w:pStyle w:val="TOC2"/>
        <w:tabs>
          <w:tab w:val="clear" w:pos="9696"/>
          <w:tab w:val="left" w:pos="600"/>
          <w:tab w:val="right" w:leader="dot" w:pos="9690"/>
        </w:tabs>
        <w:rPr>
          <w:rFonts w:asciiTheme="minorHAnsi" w:hAnsiTheme="minorHAnsi" w:eastAsiaTheme="minorEastAsia" w:cstheme="minorBidi"/>
          <w:spacing w:val="0"/>
          <w:kern w:val="2"/>
          <w:sz w:val="24"/>
          <w:szCs w:val="24"/>
          <w14:ligatures w14:val="standardContextual"/>
        </w:rPr>
      </w:pPr>
      <w:hyperlink w:anchor="_Toc105419430">
        <w:r w:rsidRPr="17330CA1">
          <w:rPr>
            <w:rStyle w:val="Hyperlink"/>
          </w:rPr>
          <w:t>2.1</w:t>
        </w:r>
        <w:r>
          <w:tab/>
        </w:r>
        <w:r w:rsidRPr="17330CA1">
          <w:rPr>
            <w:rStyle w:val="Hyperlink"/>
          </w:rPr>
          <w:t>Sa4CPS Architectural Design</w:t>
        </w:r>
        <w:r>
          <w:tab/>
        </w:r>
        <w:r>
          <w:fldChar w:fldCharType="begin"/>
        </w:r>
        <w:r>
          <w:instrText>PAGEREF _Toc105419430 \h</w:instrText>
        </w:r>
        <w:r>
          <w:fldChar w:fldCharType="separate"/>
        </w:r>
        <w:r w:rsidRPr="17330CA1">
          <w:rPr>
            <w:rStyle w:val="Hyperlink"/>
          </w:rPr>
          <w:t>9</w:t>
        </w:r>
        <w:r>
          <w:fldChar w:fldCharType="end"/>
        </w:r>
      </w:hyperlink>
    </w:p>
    <w:p w:rsidR="005C4C60" w:rsidP="17330CA1" w:rsidRDefault="17330CA1" w14:paraId="026D9F9D" w14:textId="51C35034">
      <w:pPr>
        <w:pStyle w:val="TOC2"/>
        <w:tabs>
          <w:tab w:val="clear" w:pos="9696"/>
          <w:tab w:val="left" w:pos="600"/>
          <w:tab w:val="right" w:leader="dot" w:pos="9690"/>
        </w:tabs>
        <w:rPr>
          <w:rFonts w:asciiTheme="minorHAnsi" w:hAnsiTheme="minorHAnsi" w:eastAsiaTheme="minorEastAsia" w:cstheme="minorBidi"/>
          <w:i w:val="0"/>
          <w:iCs w:val="0"/>
          <w:spacing w:val="0"/>
          <w:kern w:val="2"/>
          <w:sz w:val="24"/>
          <w:szCs w:val="24"/>
          <w14:ligatures w14:val="standardContextual"/>
        </w:rPr>
      </w:pPr>
      <w:hyperlink w:anchor="_Toc240209482">
        <w:r w:rsidRPr="17330CA1">
          <w:rPr>
            <w:rStyle w:val="Hyperlink"/>
          </w:rPr>
          <w:t>2.2</w:t>
        </w:r>
        <w:r>
          <w:tab/>
        </w:r>
        <w:r w:rsidRPr="17330CA1">
          <w:rPr>
            <w:rStyle w:val="Hyperlink"/>
          </w:rPr>
          <w:t>Methodology</w:t>
        </w:r>
        <w:r>
          <w:tab/>
        </w:r>
        <w:r>
          <w:fldChar w:fldCharType="begin"/>
        </w:r>
        <w:r>
          <w:instrText>PAGEREF _Toc240209482 \h</w:instrText>
        </w:r>
        <w:r>
          <w:fldChar w:fldCharType="separate"/>
        </w:r>
        <w:r w:rsidRPr="17330CA1">
          <w:rPr>
            <w:rStyle w:val="Hyperlink"/>
          </w:rPr>
          <w:t>9</w:t>
        </w:r>
        <w:r>
          <w:fldChar w:fldCharType="end"/>
        </w:r>
      </w:hyperlink>
    </w:p>
    <w:p w:rsidR="005C4C60" w:rsidP="17330CA1" w:rsidRDefault="17330CA1" w14:paraId="42910B26" w14:textId="4D37DA9D">
      <w:pPr>
        <w:pStyle w:val="TOC2"/>
        <w:tabs>
          <w:tab w:val="clear" w:pos="9696"/>
          <w:tab w:val="left" w:pos="600"/>
          <w:tab w:val="right" w:leader="dot" w:pos="9690"/>
        </w:tabs>
        <w:rPr>
          <w:rFonts w:asciiTheme="minorHAnsi" w:hAnsiTheme="minorHAnsi" w:eastAsiaTheme="minorEastAsia" w:cstheme="minorBidi"/>
          <w:i w:val="0"/>
          <w:iCs w:val="0"/>
          <w:spacing w:val="0"/>
          <w:kern w:val="2"/>
          <w:sz w:val="24"/>
          <w:szCs w:val="24"/>
          <w14:ligatures w14:val="standardContextual"/>
        </w:rPr>
      </w:pPr>
      <w:hyperlink w:anchor="_Toc1165935958">
        <w:r w:rsidRPr="17330CA1">
          <w:rPr>
            <w:rStyle w:val="Hyperlink"/>
          </w:rPr>
          <w:t>2.3</w:t>
        </w:r>
        <w:r>
          <w:tab/>
        </w:r>
        <w:r w:rsidRPr="17330CA1">
          <w:rPr>
            <w:rStyle w:val="Hyperlink"/>
          </w:rPr>
          <w:t>Project Story Integration</w:t>
        </w:r>
        <w:r>
          <w:tab/>
        </w:r>
        <w:r>
          <w:fldChar w:fldCharType="begin"/>
        </w:r>
        <w:r>
          <w:instrText>PAGEREF _Toc1165935958 \h</w:instrText>
        </w:r>
        <w:r>
          <w:fldChar w:fldCharType="separate"/>
        </w:r>
        <w:r w:rsidRPr="17330CA1">
          <w:rPr>
            <w:rStyle w:val="Hyperlink"/>
          </w:rPr>
          <w:t>10</w:t>
        </w:r>
        <w:r>
          <w:fldChar w:fldCharType="end"/>
        </w:r>
      </w:hyperlink>
    </w:p>
    <w:p w:rsidR="005C4C60" w:rsidP="17330CA1" w:rsidRDefault="17330CA1" w14:paraId="516584BA" w14:textId="460EA920">
      <w:pPr>
        <w:pStyle w:val="TOC2"/>
        <w:tabs>
          <w:tab w:val="clear" w:pos="9696"/>
          <w:tab w:val="left" w:pos="600"/>
          <w:tab w:val="right" w:leader="dot" w:pos="9690"/>
        </w:tabs>
        <w:rPr>
          <w:rFonts w:asciiTheme="minorHAnsi" w:hAnsiTheme="minorHAnsi" w:eastAsiaTheme="minorEastAsia" w:cstheme="minorBidi"/>
          <w:i w:val="0"/>
          <w:iCs w:val="0"/>
          <w:spacing w:val="0"/>
          <w:kern w:val="2"/>
          <w:sz w:val="24"/>
          <w:szCs w:val="24"/>
          <w14:ligatures w14:val="standardContextual"/>
        </w:rPr>
      </w:pPr>
      <w:hyperlink w:anchor="_Toc1607486279">
        <w:r w:rsidRPr="17330CA1">
          <w:rPr>
            <w:rStyle w:val="Hyperlink"/>
          </w:rPr>
          <w:t>2.4</w:t>
        </w:r>
        <w:r>
          <w:tab/>
        </w:r>
        <w:r w:rsidRPr="17330CA1">
          <w:rPr>
            <w:rStyle w:val="Hyperlink"/>
          </w:rPr>
          <w:t>Threat modeling methodology (STRIDE &amp; LINDDUN)</w:t>
        </w:r>
        <w:r>
          <w:tab/>
        </w:r>
        <w:r>
          <w:fldChar w:fldCharType="begin"/>
        </w:r>
        <w:r>
          <w:instrText>PAGEREF _Toc1607486279 \h</w:instrText>
        </w:r>
        <w:r>
          <w:fldChar w:fldCharType="separate"/>
        </w:r>
        <w:r w:rsidRPr="17330CA1">
          <w:rPr>
            <w:rStyle w:val="Hyperlink"/>
          </w:rPr>
          <w:t>10</w:t>
        </w:r>
        <w:r>
          <w:fldChar w:fldCharType="end"/>
        </w:r>
      </w:hyperlink>
    </w:p>
    <w:p w:rsidR="005C4C60" w:rsidP="17330CA1" w:rsidRDefault="17330CA1" w14:paraId="3EA1AED5" w14:textId="6D397421">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14:ligatures w14:val="standardContextual"/>
        </w:rPr>
      </w:pPr>
      <w:hyperlink w:anchor="_Toc1011231840">
        <w:r w:rsidRPr="17330CA1">
          <w:rPr>
            <w:rStyle w:val="Hyperlink"/>
          </w:rPr>
          <w:t>2.4.1</w:t>
        </w:r>
        <w:r>
          <w:tab/>
        </w:r>
        <w:r w:rsidRPr="17330CA1">
          <w:rPr>
            <w:rStyle w:val="Hyperlink"/>
          </w:rPr>
          <w:t>STRIDE Threat Modelling</w:t>
        </w:r>
        <w:r>
          <w:tab/>
        </w:r>
        <w:r>
          <w:fldChar w:fldCharType="begin"/>
        </w:r>
        <w:r>
          <w:instrText>PAGEREF _Toc1011231840 \h</w:instrText>
        </w:r>
        <w:r>
          <w:fldChar w:fldCharType="separate"/>
        </w:r>
        <w:r w:rsidRPr="17330CA1">
          <w:rPr>
            <w:rStyle w:val="Hyperlink"/>
          </w:rPr>
          <w:t>10</w:t>
        </w:r>
        <w:r>
          <w:fldChar w:fldCharType="end"/>
        </w:r>
      </w:hyperlink>
    </w:p>
    <w:p w:rsidR="005C4C60" w:rsidP="17330CA1" w:rsidRDefault="17330CA1" w14:paraId="5BBD045C" w14:textId="6B33A436">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14:ligatures w14:val="standardContextual"/>
        </w:rPr>
      </w:pPr>
      <w:hyperlink w:anchor="_Toc1477524262">
        <w:r w:rsidRPr="17330CA1">
          <w:rPr>
            <w:rStyle w:val="Hyperlink"/>
          </w:rPr>
          <w:t>2.4.2</w:t>
        </w:r>
        <w:r>
          <w:tab/>
        </w:r>
        <w:r w:rsidRPr="17330CA1">
          <w:rPr>
            <w:rStyle w:val="Hyperlink"/>
          </w:rPr>
          <w:t>LINDDUN Threat Modelling</w:t>
        </w:r>
        <w:r>
          <w:tab/>
        </w:r>
        <w:r>
          <w:fldChar w:fldCharType="begin"/>
        </w:r>
        <w:r>
          <w:instrText>PAGEREF _Toc1477524262 \h</w:instrText>
        </w:r>
        <w:r>
          <w:fldChar w:fldCharType="separate"/>
        </w:r>
        <w:r w:rsidRPr="17330CA1">
          <w:rPr>
            <w:rStyle w:val="Hyperlink"/>
          </w:rPr>
          <w:t>11</w:t>
        </w:r>
        <w:r>
          <w:fldChar w:fldCharType="end"/>
        </w:r>
      </w:hyperlink>
    </w:p>
    <w:p w:rsidR="005C4C60" w:rsidP="17330CA1" w:rsidRDefault="17330CA1" w14:paraId="7D5D153C" w14:textId="66D6E8A3">
      <w:pPr>
        <w:pStyle w:val="TOC1"/>
        <w:tabs>
          <w:tab w:val="clear" w:pos="9696"/>
          <w:tab w:val="right" w:leader="dot" w:pos="9690"/>
        </w:tabs>
        <w:rPr>
          <w:rFonts w:asciiTheme="minorHAnsi" w:hAnsiTheme="minorHAnsi" w:eastAsiaTheme="minorEastAsia" w:cstheme="minorBidi"/>
          <w:spacing w:val="0"/>
          <w:kern w:val="2"/>
          <w:sz w:val="24"/>
          <w:szCs w:val="24"/>
          <w14:ligatures w14:val="standardContextual"/>
        </w:rPr>
      </w:pPr>
      <w:hyperlink w:anchor="_Toc2090724450">
        <w:r w:rsidRPr="17330CA1">
          <w:rPr>
            <w:rStyle w:val="Hyperlink"/>
          </w:rPr>
          <w:t>3</w:t>
        </w:r>
        <w:r>
          <w:tab/>
        </w:r>
        <w:r w:rsidRPr="17330CA1">
          <w:rPr>
            <w:rStyle w:val="Hyperlink"/>
          </w:rPr>
          <w:t>Design of Trust, Security and Privacy Enablers per Use Case</w:t>
        </w:r>
        <w:r>
          <w:tab/>
        </w:r>
        <w:r>
          <w:fldChar w:fldCharType="begin"/>
        </w:r>
        <w:r>
          <w:instrText>PAGEREF _Toc2090724450 \h</w:instrText>
        </w:r>
        <w:r>
          <w:fldChar w:fldCharType="separate"/>
        </w:r>
        <w:r w:rsidRPr="17330CA1">
          <w:rPr>
            <w:rStyle w:val="Hyperlink"/>
          </w:rPr>
          <w:t>12</w:t>
        </w:r>
        <w:r>
          <w:fldChar w:fldCharType="end"/>
        </w:r>
      </w:hyperlink>
    </w:p>
    <w:p w:rsidR="005C4C60" w:rsidP="17330CA1" w:rsidRDefault="17330CA1" w14:paraId="77049A80" w14:textId="09A729A3">
      <w:pPr>
        <w:pStyle w:val="TOC2"/>
        <w:tabs>
          <w:tab w:val="clear" w:pos="9696"/>
          <w:tab w:val="left" w:pos="600"/>
          <w:tab w:val="right" w:leader="dot" w:pos="9690"/>
        </w:tabs>
        <w:rPr>
          <w:rFonts w:asciiTheme="minorHAnsi" w:hAnsiTheme="minorHAnsi" w:eastAsiaTheme="minorEastAsia" w:cstheme="minorBidi"/>
          <w:i w:val="0"/>
          <w:iCs w:val="0"/>
          <w:spacing w:val="0"/>
          <w:kern w:val="2"/>
          <w:sz w:val="24"/>
          <w:szCs w:val="24"/>
          <w14:ligatures w14:val="standardContextual"/>
        </w:rPr>
      </w:pPr>
      <w:hyperlink w:anchor="_Toc1928439271">
        <w:r w:rsidRPr="17330CA1">
          <w:rPr>
            <w:rStyle w:val="Hyperlink"/>
          </w:rPr>
          <w:t>3.1</w:t>
        </w:r>
        <w:r>
          <w:tab/>
        </w:r>
        <w:r w:rsidRPr="17330CA1">
          <w:rPr>
            <w:rStyle w:val="Hyperlink"/>
          </w:rPr>
          <w:t>Trust, security and privacy in the UC1: Autonomous lightweight logistics</w:t>
        </w:r>
        <w:r>
          <w:tab/>
        </w:r>
        <w:r>
          <w:fldChar w:fldCharType="begin"/>
        </w:r>
        <w:r>
          <w:instrText>PAGEREF _Toc1928439271 \h</w:instrText>
        </w:r>
        <w:r>
          <w:fldChar w:fldCharType="separate"/>
        </w:r>
        <w:r w:rsidRPr="17330CA1">
          <w:rPr>
            <w:rStyle w:val="Hyperlink"/>
          </w:rPr>
          <w:t>13</w:t>
        </w:r>
        <w:r>
          <w:fldChar w:fldCharType="end"/>
        </w:r>
      </w:hyperlink>
    </w:p>
    <w:p w:rsidR="005C4C60" w:rsidP="17330CA1" w:rsidRDefault="17330CA1" w14:paraId="06A81C83" w14:textId="3A3E054E">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14:ligatures w14:val="standardContextual"/>
        </w:rPr>
      </w:pPr>
      <w:hyperlink w:anchor="_Toc1391591172">
        <w:r w:rsidRPr="17330CA1">
          <w:rPr>
            <w:rStyle w:val="Hyperlink"/>
          </w:rPr>
          <w:t>3.1.1</w:t>
        </w:r>
        <w:r>
          <w:tab/>
        </w:r>
        <w:r w:rsidRPr="17330CA1">
          <w:rPr>
            <w:rStyle w:val="Hyperlink"/>
          </w:rPr>
          <w:t>STRIDE Analysis</w:t>
        </w:r>
        <w:r>
          <w:tab/>
        </w:r>
        <w:r>
          <w:fldChar w:fldCharType="begin"/>
        </w:r>
        <w:r>
          <w:instrText>PAGEREF _Toc1391591172 \h</w:instrText>
        </w:r>
        <w:r>
          <w:fldChar w:fldCharType="separate"/>
        </w:r>
        <w:r w:rsidRPr="17330CA1">
          <w:rPr>
            <w:rStyle w:val="Hyperlink"/>
          </w:rPr>
          <w:t>13</w:t>
        </w:r>
        <w:r>
          <w:fldChar w:fldCharType="end"/>
        </w:r>
      </w:hyperlink>
    </w:p>
    <w:p w:rsidR="005C4C60" w:rsidP="17330CA1" w:rsidRDefault="17330CA1" w14:paraId="7A5A7260" w14:textId="5F346881">
      <w:pPr>
        <w:pStyle w:val="TOC3"/>
        <w:tabs>
          <w:tab w:val="clear" w:pos="1008"/>
          <w:tab w:val="clear" w:pos="1872"/>
          <w:tab w:val="left" w:pos="990"/>
          <w:tab w:val="left" w:pos="1860"/>
        </w:tabs>
        <w:rPr>
          <w:rFonts w:asciiTheme="minorHAnsi" w:hAnsiTheme="minorHAnsi" w:eastAsiaTheme="minorEastAsia" w:cstheme="minorBidi"/>
          <w:spacing w:val="0"/>
          <w:kern w:val="2"/>
          <w:sz w:val="24"/>
          <w:szCs w:val="24"/>
          <w14:ligatures w14:val="standardContextual"/>
        </w:rPr>
      </w:pPr>
      <w:hyperlink w:anchor="_Toc1095106501">
        <w:r w:rsidRPr="17330CA1">
          <w:rPr>
            <w:rStyle w:val="Hyperlink"/>
          </w:rPr>
          <w:t>3.1.2</w:t>
        </w:r>
        <w:r>
          <w:tab/>
        </w:r>
        <w:r w:rsidRPr="17330CA1">
          <w:rPr>
            <w:rStyle w:val="Hyperlink"/>
          </w:rPr>
          <w:t>LINDDUN Analysis</w:t>
        </w:r>
        <w:r>
          <w:tab/>
        </w:r>
        <w:r>
          <w:fldChar w:fldCharType="begin"/>
        </w:r>
        <w:r>
          <w:instrText>PAGEREF _Toc1095106501 \h</w:instrText>
        </w:r>
        <w:r>
          <w:fldChar w:fldCharType="separate"/>
        </w:r>
        <w:r w:rsidRPr="17330CA1">
          <w:rPr>
            <w:rStyle w:val="Hyperlink"/>
          </w:rPr>
          <w:t>14</w:t>
        </w:r>
        <w:r>
          <w:fldChar w:fldCharType="end"/>
        </w:r>
      </w:hyperlink>
    </w:p>
    <w:p w:rsidR="005C4C60" w:rsidP="17330CA1" w:rsidRDefault="17330CA1" w14:paraId="7AE2D431" w14:textId="7C827F0E">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14:ligatures w14:val="standardContextual"/>
        </w:rPr>
      </w:pPr>
      <w:hyperlink w:anchor="_Toc392779422">
        <w:r w:rsidRPr="17330CA1">
          <w:rPr>
            <w:rStyle w:val="Hyperlink"/>
          </w:rPr>
          <w:t>3.1.3</w:t>
        </w:r>
        <w:r>
          <w:tab/>
        </w:r>
        <w:r w:rsidRPr="17330CA1">
          <w:rPr>
            <w:rStyle w:val="Hyperlink"/>
          </w:rPr>
          <w:t>Architectural Design</w:t>
        </w:r>
        <w:r>
          <w:tab/>
        </w:r>
        <w:r>
          <w:fldChar w:fldCharType="begin"/>
        </w:r>
        <w:r>
          <w:instrText>PAGEREF _Toc392779422 \h</w:instrText>
        </w:r>
        <w:r>
          <w:fldChar w:fldCharType="separate"/>
        </w:r>
        <w:r w:rsidRPr="17330CA1">
          <w:rPr>
            <w:rStyle w:val="Hyperlink"/>
          </w:rPr>
          <w:t>15</w:t>
        </w:r>
        <w:r>
          <w:fldChar w:fldCharType="end"/>
        </w:r>
      </w:hyperlink>
    </w:p>
    <w:p w:rsidR="005C4C60" w:rsidP="17330CA1" w:rsidRDefault="17330CA1" w14:paraId="6AF35DCD" w14:textId="0904668E">
      <w:pPr>
        <w:pStyle w:val="TOC2"/>
        <w:tabs>
          <w:tab w:val="clear" w:pos="9696"/>
          <w:tab w:val="left" w:pos="600"/>
          <w:tab w:val="right" w:leader="dot" w:pos="9690"/>
        </w:tabs>
        <w:rPr>
          <w:rFonts w:asciiTheme="minorHAnsi" w:hAnsiTheme="minorHAnsi" w:eastAsiaTheme="minorEastAsia" w:cstheme="minorBidi"/>
          <w:i w:val="0"/>
          <w:iCs w:val="0"/>
          <w:spacing w:val="0"/>
          <w:kern w:val="2"/>
          <w:sz w:val="24"/>
          <w:szCs w:val="24"/>
          <w14:ligatures w14:val="standardContextual"/>
        </w:rPr>
      </w:pPr>
      <w:hyperlink w:anchor="_Toc1455508197">
        <w:r w:rsidRPr="17330CA1">
          <w:rPr>
            <w:rStyle w:val="Hyperlink"/>
          </w:rPr>
          <w:t>3.2</w:t>
        </w:r>
        <w:r>
          <w:tab/>
        </w:r>
        <w:r w:rsidRPr="17330CA1">
          <w:rPr>
            <w:rStyle w:val="Hyperlink"/>
          </w:rPr>
          <w:t>Trust, security and privacy in the UC3: Application of advanced maps in public safety</w:t>
        </w:r>
        <w:r>
          <w:tab/>
        </w:r>
        <w:r>
          <w:fldChar w:fldCharType="begin"/>
        </w:r>
        <w:r>
          <w:instrText>PAGEREF _Toc1455508197 \h</w:instrText>
        </w:r>
        <w:r>
          <w:fldChar w:fldCharType="separate"/>
        </w:r>
        <w:r w:rsidRPr="17330CA1">
          <w:rPr>
            <w:rStyle w:val="Hyperlink"/>
          </w:rPr>
          <w:t>16</w:t>
        </w:r>
        <w:r>
          <w:fldChar w:fldCharType="end"/>
        </w:r>
      </w:hyperlink>
    </w:p>
    <w:p w:rsidR="005C4C60" w:rsidP="17330CA1" w:rsidRDefault="17330CA1" w14:paraId="15626102" w14:textId="0C59899C">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14:ligatures w14:val="standardContextual"/>
        </w:rPr>
      </w:pPr>
      <w:hyperlink w:anchor="_Toc1924814448">
        <w:r w:rsidRPr="17330CA1">
          <w:rPr>
            <w:rStyle w:val="Hyperlink"/>
          </w:rPr>
          <w:t>3.2.1</w:t>
        </w:r>
        <w:r>
          <w:tab/>
        </w:r>
        <w:r w:rsidRPr="17330CA1">
          <w:rPr>
            <w:rStyle w:val="Hyperlink"/>
          </w:rPr>
          <w:t>STRIDE Analysis</w:t>
        </w:r>
        <w:r>
          <w:tab/>
        </w:r>
        <w:r>
          <w:fldChar w:fldCharType="begin"/>
        </w:r>
        <w:r>
          <w:instrText>PAGEREF _Toc1924814448 \h</w:instrText>
        </w:r>
        <w:r>
          <w:fldChar w:fldCharType="separate"/>
        </w:r>
        <w:r w:rsidRPr="17330CA1">
          <w:rPr>
            <w:rStyle w:val="Hyperlink"/>
          </w:rPr>
          <w:t>16</w:t>
        </w:r>
        <w:r>
          <w:fldChar w:fldCharType="end"/>
        </w:r>
      </w:hyperlink>
    </w:p>
    <w:p w:rsidR="005C4C60" w:rsidP="17330CA1" w:rsidRDefault="17330CA1" w14:paraId="7A3053FA" w14:textId="212A7831">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14:ligatures w14:val="standardContextual"/>
        </w:rPr>
      </w:pPr>
      <w:hyperlink w:anchor="_Toc460075854">
        <w:r w:rsidRPr="17330CA1">
          <w:rPr>
            <w:rStyle w:val="Hyperlink"/>
          </w:rPr>
          <w:t>3.2.2</w:t>
        </w:r>
        <w:r>
          <w:tab/>
        </w:r>
        <w:r w:rsidRPr="17330CA1">
          <w:rPr>
            <w:rStyle w:val="Hyperlink"/>
          </w:rPr>
          <w:t>LINDDUN Analysis</w:t>
        </w:r>
        <w:r>
          <w:tab/>
        </w:r>
        <w:r>
          <w:fldChar w:fldCharType="begin"/>
        </w:r>
        <w:r>
          <w:instrText>PAGEREF _Toc460075854 \h</w:instrText>
        </w:r>
        <w:r>
          <w:fldChar w:fldCharType="separate"/>
        </w:r>
        <w:r w:rsidRPr="17330CA1">
          <w:rPr>
            <w:rStyle w:val="Hyperlink"/>
          </w:rPr>
          <w:t>16</w:t>
        </w:r>
        <w:r>
          <w:fldChar w:fldCharType="end"/>
        </w:r>
      </w:hyperlink>
    </w:p>
    <w:p w:rsidR="005C4C60" w:rsidP="17330CA1" w:rsidRDefault="17330CA1" w14:paraId="2B129E40" w14:textId="10814E9D">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14:ligatures w14:val="standardContextual"/>
        </w:rPr>
      </w:pPr>
      <w:hyperlink w:anchor="_Toc259257064">
        <w:r w:rsidRPr="17330CA1">
          <w:rPr>
            <w:rStyle w:val="Hyperlink"/>
          </w:rPr>
          <w:t>3.2.3</w:t>
        </w:r>
        <w:r>
          <w:tab/>
        </w:r>
        <w:r w:rsidRPr="17330CA1">
          <w:rPr>
            <w:rStyle w:val="Hyperlink"/>
          </w:rPr>
          <w:t>Architectural Design</w:t>
        </w:r>
        <w:r>
          <w:tab/>
        </w:r>
        <w:r>
          <w:fldChar w:fldCharType="begin"/>
        </w:r>
        <w:r>
          <w:instrText>PAGEREF _Toc259257064 \h</w:instrText>
        </w:r>
        <w:r>
          <w:fldChar w:fldCharType="separate"/>
        </w:r>
        <w:r w:rsidRPr="17330CA1">
          <w:rPr>
            <w:rStyle w:val="Hyperlink"/>
          </w:rPr>
          <w:t>17</w:t>
        </w:r>
        <w:r>
          <w:fldChar w:fldCharType="end"/>
        </w:r>
      </w:hyperlink>
    </w:p>
    <w:p w:rsidR="005C4C60" w:rsidP="17330CA1" w:rsidRDefault="17330CA1" w14:paraId="044DBD9E" w14:textId="66750730">
      <w:pPr>
        <w:pStyle w:val="TOC2"/>
        <w:tabs>
          <w:tab w:val="clear" w:pos="9696"/>
          <w:tab w:val="left" w:pos="600"/>
          <w:tab w:val="right" w:leader="dot" w:pos="9690"/>
        </w:tabs>
        <w:rPr>
          <w:rFonts w:asciiTheme="minorHAnsi" w:hAnsiTheme="minorHAnsi" w:eastAsiaTheme="minorEastAsia" w:cstheme="minorBidi"/>
          <w:i w:val="0"/>
          <w:iCs w:val="0"/>
          <w:spacing w:val="0"/>
          <w:kern w:val="2"/>
          <w:sz w:val="24"/>
          <w:szCs w:val="24"/>
          <w14:ligatures w14:val="standardContextual"/>
        </w:rPr>
      </w:pPr>
      <w:hyperlink w:anchor="_Toc467878556">
        <w:r w:rsidRPr="17330CA1">
          <w:rPr>
            <w:rStyle w:val="Hyperlink"/>
          </w:rPr>
          <w:t>3.3</w:t>
        </w:r>
        <w:r>
          <w:tab/>
        </w:r>
        <w:r w:rsidRPr="17330CA1">
          <w:rPr>
            <w:rStyle w:val="Hyperlink"/>
          </w:rPr>
          <w:t>Trust, security and privacy in the UC4: Critical electricity distribution grid operation in energy communities</w:t>
        </w:r>
        <w:r>
          <w:tab/>
        </w:r>
        <w:r>
          <w:fldChar w:fldCharType="begin"/>
        </w:r>
        <w:r>
          <w:instrText>PAGEREF _Toc467878556 \h</w:instrText>
        </w:r>
        <w:r>
          <w:fldChar w:fldCharType="separate"/>
        </w:r>
        <w:r w:rsidRPr="17330CA1">
          <w:rPr>
            <w:rStyle w:val="Hyperlink"/>
          </w:rPr>
          <w:t>17</w:t>
        </w:r>
        <w:r>
          <w:fldChar w:fldCharType="end"/>
        </w:r>
      </w:hyperlink>
    </w:p>
    <w:p w:rsidR="005C4C60" w:rsidP="17330CA1" w:rsidRDefault="17330CA1" w14:paraId="35700B00" w14:textId="7B74F1FE">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14:ligatures w14:val="standardContextual"/>
        </w:rPr>
      </w:pPr>
      <w:hyperlink w:anchor="_Toc1464853678">
        <w:r w:rsidRPr="17330CA1">
          <w:rPr>
            <w:rStyle w:val="Hyperlink"/>
          </w:rPr>
          <w:t>3.3.1</w:t>
        </w:r>
        <w:r>
          <w:tab/>
        </w:r>
        <w:r w:rsidRPr="17330CA1">
          <w:rPr>
            <w:rStyle w:val="Hyperlink"/>
          </w:rPr>
          <w:t>STRIDE Analysis</w:t>
        </w:r>
        <w:r>
          <w:tab/>
        </w:r>
        <w:r>
          <w:fldChar w:fldCharType="begin"/>
        </w:r>
        <w:r>
          <w:instrText>PAGEREF _Toc1464853678 \h</w:instrText>
        </w:r>
        <w:r>
          <w:fldChar w:fldCharType="separate"/>
        </w:r>
        <w:r w:rsidRPr="17330CA1">
          <w:rPr>
            <w:rStyle w:val="Hyperlink"/>
          </w:rPr>
          <w:t>17</w:t>
        </w:r>
        <w:r>
          <w:fldChar w:fldCharType="end"/>
        </w:r>
      </w:hyperlink>
    </w:p>
    <w:p w:rsidR="005C4C60" w:rsidP="17330CA1" w:rsidRDefault="17330CA1" w14:paraId="2662C61C" w14:textId="003E713C">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14:ligatures w14:val="standardContextual"/>
        </w:rPr>
      </w:pPr>
      <w:hyperlink w:anchor="_Toc1123580307">
        <w:r w:rsidRPr="17330CA1">
          <w:rPr>
            <w:rStyle w:val="Hyperlink"/>
          </w:rPr>
          <w:t>3.3.2</w:t>
        </w:r>
        <w:r>
          <w:tab/>
        </w:r>
        <w:r w:rsidRPr="17330CA1">
          <w:rPr>
            <w:rStyle w:val="Hyperlink"/>
          </w:rPr>
          <w:t>LINDDUN Analysis</w:t>
        </w:r>
        <w:r>
          <w:tab/>
        </w:r>
        <w:r>
          <w:fldChar w:fldCharType="begin"/>
        </w:r>
        <w:r>
          <w:instrText>PAGEREF _Toc1123580307 \h</w:instrText>
        </w:r>
        <w:r>
          <w:fldChar w:fldCharType="separate"/>
        </w:r>
        <w:r w:rsidRPr="17330CA1">
          <w:rPr>
            <w:rStyle w:val="Hyperlink"/>
          </w:rPr>
          <w:t>17</w:t>
        </w:r>
        <w:r>
          <w:fldChar w:fldCharType="end"/>
        </w:r>
      </w:hyperlink>
    </w:p>
    <w:p w:rsidR="005C4C60" w:rsidP="17330CA1" w:rsidRDefault="17330CA1" w14:paraId="3656E21C" w14:textId="707BA011">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14:ligatures w14:val="standardContextual"/>
        </w:rPr>
      </w:pPr>
      <w:hyperlink w:anchor="_Toc11219">
        <w:r w:rsidRPr="17330CA1">
          <w:rPr>
            <w:rStyle w:val="Hyperlink"/>
          </w:rPr>
          <w:t>3.3.3</w:t>
        </w:r>
        <w:r>
          <w:tab/>
        </w:r>
        <w:r w:rsidRPr="17330CA1">
          <w:rPr>
            <w:rStyle w:val="Hyperlink"/>
          </w:rPr>
          <w:t>Architectural Design</w:t>
        </w:r>
        <w:r>
          <w:tab/>
        </w:r>
        <w:r>
          <w:fldChar w:fldCharType="begin"/>
        </w:r>
        <w:r>
          <w:instrText>PAGEREF _Toc11219 \h</w:instrText>
        </w:r>
        <w:r>
          <w:fldChar w:fldCharType="separate"/>
        </w:r>
        <w:r w:rsidRPr="17330CA1">
          <w:rPr>
            <w:rStyle w:val="Hyperlink"/>
          </w:rPr>
          <w:t>17</w:t>
        </w:r>
        <w:r>
          <w:fldChar w:fldCharType="end"/>
        </w:r>
      </w:hyperlink>
    </w:p>
    <w:p w:rsidR="005C4C60" w:rsidP="17330CA1" w:rsidRDefault="17330CA1" w14:paraId="3E2D2004" w14:textId="517C645E">
      <w:pPr>
        <w:pStyle w:val="TOC2"/>
        <w:tabs>
          <w:tab w:val="clear" w:pos="9696"/>
          <w:tab w:val="left" w:pos="600"/>
          <w:tab w:val="right" w:leader="dot" w:pos="9690"/>
        </w:tabs>
        <w:rPr>
          <w:rFonts w:asciiTheme="minorHAnsi" w:hAnsiTheme="minorHAnsi" w:eastAsiaTheme="minorEastAsia" w:cstheme="minorBidi"/>
          <w:i w:val="0"/>
          <w:iCs w:val="0"/>
          <w:spacing w:val="0"/>
          <w:kern w:val="2"/>
          <w:sz w:val="24"/>
          <w:szCs w:val="24"/>
          <w14:ligatures w14:val="standardContextual"/>
        </w:rPr>
      </w:pPr>
      <w:hyperlink w:anchor="_Toc977714743">
        <w:r w:rsidRPr="17330CA1">
          <w:rPr>
            <w:rStyle w:val="Hyperlink"/>
          </w:rPr>
          <w:t>3.4</w:t>
        </w:r>
        <w:r>
          <w:tab/>
        </w:r>
        <w:r w:rsidRPr="17330CA1">
          <w:rPr>
            <w:rStyle w:val="Hyperlink"/>
          </w:rPr>
          <w:t>Trust, security and privacy in the UC5: Security and location awareness of persons</w:t>
        </w:r>
        <w:r>
          <w:tab/>
        </w:r>
        <w:r>
          <w:fldChar w:fldCharType="begin"/>
        </w:r>
        <w:r>
          <w:instrText>PAGEREF _Toc977714743 \h</w:instrText>
        </w:r>
        <w:r>
          <w:fldChar w:fldCharType="separate"/>
        </w:r>
        <w:r w:rsidRPr="17330CA1">
          <w:rPr>
            <w:rStyle w:val="Hyperlink"/>
          </w:rPr>
          <w:t>17</w:t>
        </w:r>
        <w:r>
          <w:fldChar w:fldCharType="end"/>
        </w:r>
      </w:hyperlink>
    </w:p>
    <w:p w:rsidR="005C4C60" w:rsidP="17330CA1" w:rsidRDefault="17330CA1" w14:paraId="64321D1B" w14:textId="421B4052">
      <w:pPr>
        <w:pStyle w:val="TOC3"/>
        <w:tabs>
          <w:tab w:val="clear" w:pos="1008"/>
          <w:tab w:val="clear" w:pos="1872"/>
          <w:tab w:val="left" w:pos="990"/>
          <w:tab w:val="left" w:pos="1860"/>
        </w:tabs>
        <w:rPr>
          <w:rFonts w:asciiTheme="minorHAnsi" w:hAnsiTheme="minorHAnsi" w:eastAsiaTheme="minorEastAsia" w:cstheme="minorBidi"/>
          <w:i w:val="0"/>
          <w:iCs w:val="0"/>
          <w:spacing w:val="0"/>
          <w:kern w:val="2"/>
          <w:sz w:val="24"/>
          <w:szCs w:val="24"/>
          <w14:ligatures w14:val="standardContextual"/>
        </w:rPr>
      </w:pPr>
      <w:hyperlink w:anchor="_Toc1953464268">
        <w:r w:rsidRPr="17330CA1">
          <w:rPr>
            <w:rStyle w:val="Hyperlink"/>
          </w:rPr>
          <w:t>3.4.1</w:t>
        </w:r>
        <w:r>
          <w:tab/>
        </w:r>
        <w:r w:rsidRPr="17330CA1">
          <w:rPr>
            <w:rStyle w:val="Hyperlink"/>
          </w:rPr>
          <w:t>STRIDE Analysis</w:t>
        </w:r>
        <w:r>
          <w:tab/>
        </w:r>
        <w:r>
          <w:fldChar w:fldCharType="begin"/>
        </w:r>
        <w:r>
          <w:instrText>PAGEREF _Toc1953464268 \h</w:instrText>
        </w:r>
        <w:r>
          <w:fldChar w:fldCharType="separate"/>
        </w:r>
        <w:r w:rsidRPr="17330CA1">
          <w:rPr>
            <w:rStyle w:val="Hyperlink"/>
          </w:rPr>
          <w:t>18</w:t>
        </w:r>
        <w:r>
          <w:fldChar w:fldCharType="end"/>
        </w:r>
      </w:hyperlink>
    </w:p>
    <w:p w:rsidR="005C4C60" w:rsidP="17330CA1" w:rsidRDefault="17330CA1" w14:paraId="719384F9" w14:textId="2385AE78">
      <w:pPr>
        <w:pStyle w:val="TOC3"/>
        <w:tabs>
          <w:tab w:val="clear" w:pos="1008"/>
          <w:tab w:val="clear" w:pos="1872"/>
          <w:tab w:val="left" w:pos="990"/>
          <w:tab w:val="left" w:pos="1860"/>
        </w:tabs>
        <w:rPr>
          <w:rFonts w:asciiTheme="minorHAnsi" w:hAnsiTheme="minorHAnsi" w:eastAsiaTheme="minorEastAsia" w:cstheme="minorBidi"/>
          <w:spacing w:val="0"/>
          <w:kern w:val="2"/>
          <w:sz w:val="24"/>
          <w:szCs w:val="24"/>
          <w14:ligatures w14:val="standardContextual"/>
        </w:rPr>
      </w:pPr>
      <w:hyperlink w:anchor="_Toc737005771">
        <w:r w:rsidRPr="17330CA1">
          <w:rPr>
            <w:rStyle w:val="Hyperlink"/>
          </w:rPr>
          <w:t>3.4.2</w:t>
        </w:r>
        <w:r>
          <w:tab/>
        </w:r>
        <w:r w:rsidRPr="17330CA1">
          <w:rPr>
            <w:rStyle w:val="Hyperlink"/>
          </w:rPr>
          <w:t>LINDDUN Analysis</w:t>
        </w:r>
        <w:r>
          <w:tab/>
        </w:r>
        <w:r>
          <w:fldChar w:fldCharType="begin"/>
        </w:r>
        <w:r>
          <w:instrText>PAGEREF _Toc737005771 \h</w:instrText>
        </w:r>
        <w:r>
          <w:fldChar w:fldCharType="separate"/>
        </w:r>
        <w:r w:rsidRPr="17330CA1">
          <w:rPr>
            <w:rStyle w:val="Hyperlink"/>
          </w:rPr>
          <w:t>18</w:t>
        </w:r>
        <w:r>
          <w:fldChar w:fldCharType="end"/>
        </w:r>
      </w:hyperlink>
    </w:p>
    <w:p w:rsidR="17330CA1" w:rsidP="17330CA1" w:rsidRDefault="17330CA1" w14:paraId="1D39AD75" w14:textId="40095C47">
      <w:pPr>
        <w:pStyle w:val="TOC3"/>
        <w:tabs>
          <w:tab w:val="clear" w:pos="1008"/>
          <w:tab w:val="clear" w:pos="1872"/>
          <w:tab w:val="left" w:pos="990"/>
          <w:tab w:val="left" w:pos="1860"/>
        </w:tabs>
      </w:pPr>
      <w:hyperlink w:anchor="_Toc1346655590">
        <w:r w:rsidRPr="17330CA1">
          <w:rPr>
            <w:rStyle w:val="Hyperlink"/>
          </w:rPr>
          <w:t>3.4.3</w:t>
        </w:r>
        <w:r>
          <w:tab/>
        </w:r>
        <w:r w:rsidRPr="17330CA1">
          <w:rPr>
            <w:rStyle w:val="Hyperlink"/>
          </w:rPr>
          <w:t>Architectural Design</w:t>
        </w:r>
        <w:r>
          <w:tab/>
        </w:r>
        <w:r>
          <w:fldChar w:fldCharType="begin"/>
        </w:r>
        <w:r>
          <w:instrText>PAGEREF _Toc1346655590 \h</w:instrText>
        </w:r>
        <w:r>
          <w:fldChar w:fldCharType="separate"/>
        </w:r>
        <w:r w:rsidRPr="17330CA1">
          <w:rPr>
            <w:rStyle w:val="Hyperlink"/>
          </w:rPr>
          <w:t>18</w:t>
        </w:r>
        <w:r>
          <w:fldChar w:fldCharType="end"/>
        </w:r>
      </w:hyperlink>
    </w:p>
    <w:p w:rsidR="17330CA1" w:rsidP="17330CA1" w:rsidRDefault="17330CA1" w14:paraId="17051BAC" w14:textId="031D421C">
      <w:pPr>
        <w:pStyle w:val="TOC2"/>
        <w:tabs>
          <w:tab w:val="left" w:pos="600"/>
          <w:tab w:val="left" w:pos="1860"/>
        </w:tabs>
      </w:pPr>
      <w:hyperlink w:anchor="_Toc114652986">
        <w:r w:rsidRPr="17330CA1">
          <w:rPr>
            <w:rStyle w:val="Hyperlink"/>
          </w:rPr>
          <w:t>3.5</w:t>
        </w:r>
        <w:r>
          <w:tab/>
        </w:r>
        <w:r w:rsidRPr="17330CA1">
          <w:rPr>
            <w:rStyle w:val="Hyperlink"/>
          </w:rPr>
          <w:t>Trust, security and privacy in the UC7: Multirouting secure awareness system for outdoors</w:t>
        </w:r>
        <w:r>
          <w:tab/>
        </w:r>
        <w:r>
          <w:fldChar w:fldCharType="begin"/>
        </w:r>
        <w:r>
          <w:instrText>PAGEREF _Toc114652986 \h</w:instrText>
        </w:r>
        <w:r>
          <w:fldChar w:fldCharType="separate"/>
        </w:r>
        <w:r w:rsidRPr="17330CA1">
          <w:rPr>
            <w:rStyle w:val="Hyperlink"/>
          </w:rPr>
          <w:t>18</w:t>
        </w:r>
        <w:r>
          <w:fldChar w:fldCharType="end"/>
        </w:r>
      </w:hyperlink>
    </w:p>
    <w:p w:rsidR="17330CA1" w:rsidP="17330CA1" w:rsidRDefault="17330CA1" w14:paraId="59FABA7A" w14:textId="2F2A96F0">
      <w:pPr>
        <w:pStyle w:val="TOC3"/>
        <w:tabs>
          <w:tab w:val="clear" w:pos="1008"/>
          <w:tab w:val="clear" w:pos="9696"/>
          <w:tab w:val="left" w:pos="990"/>
          <w:tab w:val="right" w:leader="dot" w:pos="9690"/>
        </w:tabs>
      </w:pPr>
      <w:hyperlink w:anchor="_Toc1891717717">
        <w:r w:rsidRPr="17330CA1">
          <w:rPr>
            <w:rStyle w:val="Hyperlink"/>
          </w:rPr>
          <w:t>3.5.1</w:t>
        </w:r>
        <w:r>
          <w:tab/>
        </w:r>
        <w:r w:rsidRPr="17330CA1">
          <w:rPr>
            <w:rStyle w:val="Hyperlink"/>
          </w:rPr>
          <w:t>STRIDE Analysis</w:t>
        </w:r>
        <w:r>
          <w:tab/>
        </w:r>
        <w:r>
          <w:fldChar w:fldCharType="begin"/>
        </w:r>
        <w:r>
          <w:instrText>PAGEREF _Toc1891717717 \h</w:instrText>
        </w:r>
        <w:r>
          <w:fldChar w:fldCharType="separate"/>
        </w:r>
        <w:r w:rsidRPr="17330CA1">
          <w:rPr>
            <w:rStyle w:val="Hyperlink"/>
          </w:rPr>
          <w:t>19</w:t>
        </w:r>
        <w:r>
          <w:fldChar w:fldCharType="end"/>
        </w:r>
      </w:hyperlink>
    </w:p>
    <w:p w:rsidR="17330CA1" w:rsidP="17330CA1" w:rsidRDefault="17330CA1" w14:paraId="03FD9875" w14:textId="6C55F6DF">
      <w:pPr>
        <w:pStyle w:val="TOC3"/>
        <w:tabs>
          <w:tab w:val="clear" w:pos="1008"/>
          <w:tab w:val="clear" w:pos="1872"/>
          <w:tab w:val="left" w:pos="990"/>
          <w:tab w:val="left" w:pos="1860"/>
        </w:tabs>
      </w:pPr>
      <w:hyperlink w:anchor="_Toc411876400">
        <w:r w:rsidRPr="17330CA1">
          <w:rPr>
            <w:rStyle w:val="Hyperlink"/>
          </w:rPr>
          <w:t>3.5.2</w:t>
        </w:r>
        <w:r>
          <w:tab/>
        </w:r>
        <w:r w:rsidRPr="17330CA1">
          <w:rPr>
            <w:rStyle w:val="Hyperlink"/>
          </w:rPr>
          <w:t>LINDDUN Analysis</w:t>
        </w:r>
        <w:r>
          <w:tab/>
        </w:r>
        <w:r>
          <w:fldChar w:fldCharType="begin"/>
        </w:r>
        <w:r>
          <w:instrText>PAGEREF _Toc411876400 \h</w:instrText>
        </w:r>
        <w:r>
          <w:fldChar w:fldCharType="separate"/>
        </w:r>
        <w:r w:rsidRPr="17330CA1">
          <w:rPr>
            <w:rStyle w:val="Hyperlink"/>
          </w:rPr>
          <w:t>19</w:t>
        </w:r>
        <w:r>
          <w:fldChar w:fldCharType="end"/>
        </w:r>
      </w:hyperlink>
    </w:p>
    <w:p w:rsidR="17330CA1" w:rsidP="17330CA1" w:rsidRDefault="17330CA1" w14:paraId="469BD474" w14:textId="4308D5C0">
      <w:pPr>
        <w:pStyle w:val="TOC3"/>
        <w:tabs>
          <w:tab w:val="clear" w:pos="1008"/>
          <w:tab w:val="clear" w:pos="1872"/>
          <w:tab w:val="left" w:pos="990"/>
          <w:tab w:val="left" w:pos="1860"/>
        </w:tabs>
      </w:pPr>
      <w:hyperlink w:anchor="_Toc1748617216">
        <w:r w:rsidRPr="17330CA1">
          <w:rPr>
            <w:rStyle w:val="Hyperlink"/>
          </w:rPr>
          <w:t>3.5.3</w:t>
        </w:r>
        <w:r>
          <w:tab/>
        </w:r>
        <w:r w:rsidRPr="17330CA1">
          <w:rPr>
            <w:rStyle w:val="Hyperlink"/>
          </w:rPr>
          <w:t>Architectural Design</w:t>
        </w:r>
        <w:r>
          <w:tab/>
        </w:r>
        <w:r>
          <w:fldChar w:fldCharType="begin"/>
        </w:r>
        <w:r>
          <w:instrText>PAGEREF _Toc1748617216 \h</w:instrText>
        </w:r>
        <w:r>
          <w:fldChar w:fldCharType="separate"/>
        </w:r>
        <w:r w:rsidRPr="17330CA1">
          <w:rPr>
            <w:rStyle w:val="Hyperlink"/>
          </w:rPr>
          <w:t>19</w:t>
        </w:r>
        <w:r>
          <w:fldChar w:fldCharType="end"/>
        </w:r>
      </w:hyperlink>
    </w:p>
    <w:p w:rsidR="17330CA1" w:rsidP="17330CA1" w:rsidRDefault="17330CA1" w14:paraId="3D737E8B" w14:textId="4064BCE3">
      <w:pPr>
        <w:pStyle w:val="TOC2"/>
        <w:tabs>
          <w:tab w:val="left" w:pos="600"/>
          <w:tab w:val="left" w:pos="1860"/>
        </w:tabs>
      </w:pPr>
      <w:hyperlink w:anchor="_Toc1593144206">
        <w:r w:rsidRPr="17330CA1">
          <w:rPr>
            <w:rStyle w:val="Hyperlink"/>
          </w:rPr>
          <w:t>3.6</w:t>
        </w:r>
        <w:r>
          <w:tab/>
        </w:r>
        <w:r w:rsidRPr="17330CA1">
          <w:rPr>
            <w:rStyle w:val="Hyperlink"/>
          </w:rPr>
          <w:t>Trust, security and privacy in the UC8: Drone operation control room</w:t>
        </w:r>
        <w:r>
          <w:tab/>
        </w:r>
        <w:r>
          <w:fldChar w:fldCharType="begin"/>
        </w:r>
        <w:r>
          <w:instrText>PAGEREF _Toc1593144206 \h</w:instrText>
        </w:r>
        <w:r>
          <w:fldChar w:fldCharType="separate"/>
        </w:r>
        <w:r w:rsidRPr="17330CA1">
          <w:rPr>
            <w:rStyle w:val="Hyperlink"/>
          </w:rPr>
          <w:t>19</w:t>
        </w:r>
        <w:r>
          <w:fldChar w:fldCharType="end"/>
        </w:r>
      </w:hyperlink>
    </w:p>
    <w:p w:rsidR="17330CA1" w:rsidP="17330CA1" w:rsidRDefault="17330CA1" w14:paraId="643B23FB" w14:textId="432343F7">
      <w:pPr>
        <w:pStyle w:val="TOC3"/>
        <w:tabs>
          <w:tab w:val="clear" w:pos="1008"/>
          <w:tab w:val="clear" w:pos="9696"/>
          <w:tab w:val="left" w:pos="990"/>
          <w:tab w:val="right" w:leader="dot" w:pos="9690"/>
        </w:tabs>
      </w:pPr>
      <w:hyperlink w:anchor="_Toc973973076">
        <w:r w:rsidRPr="17330CA1">
          <w:rPr>
            <w:rStyle w:val="Hyperlink"/>
          </w:rPr>
          <w:t>3.6.1</w:t>
        </w:r>
        <w:r>
          <w:tab/>
        </w:r>
        <w:r w:rsidRPr="17330CA1">
          <w:rPr>
            <w:rStyle w:val="Hyperlink"/>
          </w:rPr>
          <w:t>STRIDE Analysis</w:t>
        </w:r>
        <w:r>
          <w:tab/>
        </w:r>
        <w:r>
          <w:fldChar w:fldCharType="begin"/>
        </w:r>
        <w:r>
          <w:instrText>PAGEREF _Toc973973076 \h</w:instrText>
        </w:r>
        <w:r>
          <w:fldChar w:fldCharType="separate"/>
        </w:r>
        <w:r w:rsidRPr="17330CA1">
          <w:rPr>
            <w:rStyle w:val="Hyperlink"/>
          </w:rPr>
          <w:t>20</w:t>
        </w:r>
        <w:r>
          <w:fldChar w:fldCharType="end"/>
        </w:r>
      </w:hyperlink>
    </w:p>
    <w:p w:rsidR="17330CA1" w:rsidP="17330CA1" w:rsidRDefault="17330CA1" w14:paraId="76BB3CA4" w14:textId="14D7E9EC">
      <w:pPr>
        <w:pStyle w:val="TOC3"/>
        <w:tabs>
          <w:tab w:val="clear" w:pos="1008"/>
          <w:tab w:val="clear" w:pos="1872"/>
          <w:tab w:val="left" w:pos="990"/>
          <w:tab w:val="left" w:pos="1860"/>
        </w:tabs>
      </w:pPr>
      <w:hyperlink w:anchor="_Toc1341170766">
        <w:r w:rsidRPr="17330CA1">
          <w:rPr>
            <w:rStyle w:val="Hyperlink"/>
          </w:rPr>
          <w:t>3.6.2</w:t>
        </w:r>
        <w:r>
          <w:tab/>
        </w:r>
        <w:r w:rsidRPr="17330CA1">
          <w:rPr>
            <w:rStyle w:val="Hyperlink"/>
          </w:rPr>
          <w:t>LINDDUN Analysis</w:t>
        </w:r>
        <w:r>
          <w:tab/>
        </w:r>
        <w:r>
          <w:fldChar w:fldCharType="begin"/>
        </w:r>
        <w:r>
          <w:instrText>PAGEREF _Toc1341170766 \h</w:instrText>
        </w:r>
        <w:r>
          <w:fldChar w:fldCharType="separate"/>
        </w:r>
        <w:r w:rsidRPr="17330CA1">
          <w:rPr>
            <w:rStyle w:val="Hyperlink"/>
          </w:rPr>
          <w:t>20</w:t>
        </w:r>
        <w:r>
          <w:fldChar w:fldCharType="end"/>
        </w:r>
      </w:hyperlink>
    </w:p>
    <w:p w:rsidR="17330CA1" w:rsidP="17330CA1" w:rsidRDefault="17330CA1" w14:paraId="0F7101E4" w14:textId="2E80D7B0">
      <w:pPr>
        <w:pStyle w:val="TOC3"/>
        <w:tabs>
          <w:tab w:val="clear" w:pos="1008"/>
          <w:tab w:val="clear" w:pos="1872"/>
          <w:tab w:val="left" w:pos="990"/>
          <w:tab w:val="left" w:pos="1860"/>
        </w:tabs>
      </w:pPr>
      <w:hyperlink w:anchor="_Toc1093459520">
        <w:r w:rsidRPr="17330CA1">
          <w:rPr>
            <w:rStyle w:val="Hyperlink"/>
          </w:rPr>
          <w:t>3.6.3</w:t>
        </w:r>
        <w:r>
          <w:tab/>
        </w:r>
        <w:r w:rsidRPr="17330CA1">
          <w:rPr>
            <w:rStyle w:val="Hyperlink"/>
          </w:rPr>
          <w:t>Architectural Design</w:t>
        </w:r>
        <w:r>
          <w:tab/>
        </w:r>
        <w:r>
          <w:fldChar w:fldCharType="begin"/>
        </w:r>
        <w:r>
          <w:instrText>PAGEREF _Toc1093459520 \h</w:instrText>
        </w:r>
        <w:r>
          <w:fldChar w:fldCharType="separate"/>
        </w:r>
        <w:r w:rsidRPr="17330CA1">
          <w:rPr>
            <w:rStyle w:val="Hyperlink"/>
          </w:rPr>
          <w:t>20</w:t>
        </w:r>
        <w:r>
          <w:fldChar w:fldCharType="end"/>
        </w:r>
      </w:hyperlink>
    </w:p>
    <w:p w:rsidR="17330CA1" w:rsidP="17330CA1" w:rsidRDefault="17330CA1" w14:paraId="6D49D63F" w14:textId="6B8275B2">
      <w:pPr>
        <w:pStyle w:val="TOC2"/>
        <w:tabs>
          <w:tab w:val="left" w:pos="600"/>
          <w:tab w:val="left" w:pos="1860"/>
        </w:tabs>
      </w:pPr>
      <w:hyperlink w:anchor="_Toc1489740245">
        <w:r w:rsidRPr="17330CA1">
          <w:rPr>
            <w:rStyle w:val="Hyperlink"/>
          </w:rPr>
          <w:t>3.7</w:t>
        </w:r>
        <w:r>
          <w:tab/>
        </w:r>
        <w:r w:rsidRPr="17330CA1">
          <w:rPr>
            <w:rStyle w:val="Hyperlink"/>
          </w:rPr>
          <w:t>Trust, security and privacy in the UC9: Management of CPS assets</w:t>
        </w:r>
        <w:r>
          <w:tab/>
        </w:r>
        <w:r>
          <w:fldChar w:fldCharType="begin"/>
        </w:r>
        <w:r>
          <w:instrText>PAGEREF _Toc1489740245 \h</w:instrText>
        </w:r>
        <w:r>
          <w:fldChar w:fldCharType="separate"/>
        </w:r>
        <w:r w:rsidRPr="17330CA1">
          <w:rPr>
            <w:rStyle w:val="Hyperlink"/>
          </w:rPr>
          <w:t>20</w:t>
        </w:r>
        <w:r>
          <w:fldChar w:fldCharType="end"/>
        </w:r>
      </w:hyperlink>
    </w:p>
    <w:p w:rsidR="17330CA1" w:rsidP="17330CA1" w:rsidRDefault="17330CA1" w14:paraId="73FEF65D" w14:textId="5C4CB29A">
      <w:pPr>
        <w:pStyle w:val="TOC3"/>
        <w:tabs>
          <w:tab w:val="clear" w:pos="1008"/>
          <w:tab w:val="clear" w:pos="9696"/>
          <w:tab w:val="left" w:pos="990"/>
          <w:tab w:val="right" w:leader="dot" w:pos="9690"/>
        </w:tabs>
      </w:pPr>
      <w:hyperlink w:anchor="_Toc1662668161">
        <w:r w:rsidRPr="17330CA1">
          <w:rPr>
            <w:rStyle w:val="Hyperlink"/>
          </w:rPr>
          <w:t>3.7.1</w:t>
        </w:r>
        <w:r>
          <w:tab/>
        </w:r>
        <w:r w:rsidRPr="17330CA1">
          <w:rPr>
            <w:rStyle w:val="Hyperlink"/>
          </w:rPr>
          <w:t>STRIDE Analysis</w:t>
        </w:r>
        <w:r>
          <w:tab/>
        </w:r>
        <w:r>
          <w:fldChar w:fldCharType="begin"/>
        </w:r>
        <w:r>
          <w:instrText>PAGEREF _Toc1662668161 \h</w:instrText>
        </w:r>
        <w:r>
          <w:fldChar w:fldCharType="separate"/>
        </w:r>
        <w:r w:rsidRPr="17330CA1">
          <w:rPr>
            <w:rStyle w:val="Hyperlink"/>
          </w:rPr>
          <w:t>21</w:t>
        </w:r>
        <w:r>
          <w:fldChar w:fldCharType="end"/>
        </w:r>
      </w:hyperlink>
    </w:p>
    <w:p w:rsidR="17330CA1" w:rsidP="17330CA1" w:rsidRDefault="17330CA1" w14:paraId="3FA12B4B" w14:textId="4E46C42B">
      <w:pPr>
        <w:pStyle w:val="TOC3"/>
        <w:tabs>
          <w:tab w:val="clear" w:pos="1008"/>
          <w:tab w:val="clear" w:pos="1872"/>
          <w:tab w:val="left" w:pos="990"/>
          <w:tab w:val="left" w:pos="1860"/>
        </w:tabs>
      </w:pPr>
      <w:hyperlink w:anchor="_Toc1048065006">
        <w:r w:rsidRPr="17330CA1">
          <w:rPr>
            <w:rStyle w:val="Hyperlink"/>
          </w:rPr>
          <w:t>3.7.2</w:t>
        </w:r>
        <w:r>
          <w:tab/>
        </w:r>
        <w:r w:rsidRPr="17330CA1">
          <w:rPr>
            <w:rStyle w:val="Hyperlink"/>
          </w:rPr>
          <w:t>LINDDUN Analysis</w:t>
        </w:r>
        <w:r>
          <w:tab/>
        </w:r>
        <w:r>
          <w:fldChar w:fldCharType="begin"/>
        </w:r>
        <w:r>
          <w:instrText>PAGEREF _Toc1048065006 \h</w:instrText>
        </w:r>
        <w:r>
          <w:fldChar w:fldCharType="separate"/>
        </w:r>
        <w:r w:rsidRPr="17330CA1">
          <w:rPr>
            <w:rStyle w:val="Hyperlink"/>
          </w:rPr>
          <w:t>21</w:t>
        </w:r>
        <w:r>
          <w:fldChar w:fldCharType="end"/>
        </w:r>
      </w:hyperlink>
    </w:p>
    <w:p w:rsidR="17330CA1" w:rsidP="17330CA1" w:rsidRDefault="17330CA1" w14:paraId="123F0331" w14:textId="0445BC4A">
      <w:pPr>
        <w:pStyle w:val="TOC3"/>
        <w:tabs>
          <w:tab w:val="clear" w:pos="1008"/>
          <w:tab w:val="clear" w:pos="1872"/>
          <w:tab w:val="left" w:pos="990"/>
          <w:tab w:val="left" w:pos="1860"/>
        </w:tabs>
      </w:pPr>
      <w:hyperlink w:anchor="_Toc338925089">
        <w:r w:rsidRPr="17330CA1">
          <w:rPr>
            <w:rStyle w:val="Hyperlink"/>
          </w:rPr>
          <w:t>3.7.3</w:t>
        </w:r>
        <w:r>
          <w:tab/>
        </w:r>
        <w:r w:rsidRPr="17330CA1">
          <w:rPr>
            <w:rStyle w:val="Hyperlink"/>
          </w:rPr>
          <w:t>Architectural Design</w:t>
        </w:r>
        <w:r>
          <w:tab/>
        </w:r>
        <w:r>
          <w:fldChar w:fldCharType="begin"/>
        </w:r>
        <w:r>
          <w:instrText>PAGEREF _Toc338925089 \h</w:instrText>
        </w:r>
        <w:r>
          <w:fldChar w:fldCharType="separate"/>
        </w:r>
        <w:r w:rsidRPr="17330CA1">
          <w:rPr>
            <w:rStyle w:val="Hyperlink"/>
          </w:rPr>
          <w:t>21</w:t>
        </w:r>
        <w:r>
          <w:fldChar w:fldCharType="end"/>
        </w:r>
      </w:hyperlink>
    </w:p>
    <w:p w:rsidR="17330CA1" w:rsidP="17330CA1" w:rsidRDefault="17330CA1" w14:paraId="5BB042EE" w14:textId="514A9E9B">
      <w:pPr>
        <w:pStyle w:val="TOC2"/>
        <w:tabs>
          <w:tab w:val="left" w:pos="600"/>
          <w:tab w:val="left" w:pos="1860"/>
        </w:tabs>
      </w:pPr>
      <w:hyperlink w:anchor="_Toc46040962">
        <w:r w:rsidRPr="17330CA1">
          <w:rPr>
            <w:rStyle w:val="Hyperlink"/>
          </w:rPr>
          <w:t>3.8</w:t>
        </w:r>
        <w:r>
          <w:tab/>
        </w:r>
        <w:r w:rsidRPr="17330CA1">
          <w:rPr>
            <w:rStyle w:val="Hyperlink"/>
          </w:rPr>
          <w:t>Overall Trust, security and privacy design in Sa4CPS</w:t>
        </w:r>
        <w:r>
          <w:tab/>
        </w:r>
        <w:r>
          <w:fldChar w:fldCharType="begin"/>
        </w:r>
        <w:r>
          <w:instrText>PAGEREF _Toc46040962 \h</w:instrText>
        </w:r>
        <w:r>
          <w:fldChar w:fldCharType="separate"/>
        </w:r>
        <w:r w:rsidRPr="17330CA1">
          <w:rPr>
            <w:rStyle w:val="Hyperlink"/>
          </w:rPr>
          <w:t>21</w:t>
        </w:r>
        <w:r>
          <w:fldChar w:fldCharType="end"/>
        </w:r>
      </w:hyperlink>
    </w:p>
    <w:p w:rsidR="17330CA1" w:rsidP="17330CA1" w:rsidRDefault="17330CA1" w14:paraId="498C5B6E" w14:textId="2CBF1F04">
      <w:pPr>
        <w:pStyle w:val="TOC3"/>
        <w:tabs>
          <w:tab w:val="clear" w:pos="1008"/>
          <w:tab w:val="clear" w:pos="9696"/>
          <w:tab w:val="left" w:pos="990"/>
          <w:tab w:val="right" w:leader="dot" w:pos="9690"/>
        </w:tabs>
      </w:pPr>
      <w:hyperlink w:anchor="_Toc1709855392">
        <w:r w:rsidRPr="17330CA1">
          <w:rPr>
            <w:rStyle w:val="Hyperlink"/>
          </w:rPr>
          <w:t>3.8.1</w:t>
        </w:r>
        <w:r>
          <w:tab/>
        </w:r>
        <w:r w:rsidRPr="17330CA1">
          <w:rPr>
            <w:rStyle w:val="Hyperlink"/>
          </w:rPr>
          <w:t>STRIDE Analysis</w:t>
        </w:r>
        <w:r>
          <w:tab/>
        </w:r>
        <w:r>
          <w:fldChar w:fldCharType="begin"/>
        </w:r>
        <w:r>
          <w:instrText>PAGEREF _Toc1709855392 \h</w:instrText>
        </w:r>
        <w:r>
          <w:fldChar w:fldCharType="separate"/>
        </w:r>
        <w:r w:rsidRPr="17330CA1">
          <w:rPr>
            <w:rStyle w:val="Hyperlink"/>
          </w:rPr>
          <w:t>22</w:t>
        </w:r>
        <w:r>
          <w:fldChar w:fldCharType="end"/>
        </w:r>
      </w:hyperlink>
    </w:p>
    <w:p w:rsidR="17330CA1" w:rsidP="17330CA1" w:rsidRDefault="17330CA1" w14:paraId="491C2BBD" w14:textId="45341B90">
      <w:pPr>
        <w:pStyle w:val="TOC3"/>
        <w:tabs>
          <w:tab w:val="clear" w:pos="1008"/>
          <w:tab w:val="clear" w:pos="1872"/>
          <w:tab w:val="left" w:pos="990"/>
          <w:tab w:val="left" w:pos="1860"/>
        </w:tabs>
      </w:pPr>
      <w:hyperlink w:anchor="_Toc1432125826">
        <w:r w:rsidRPr="17330CA1">
          <w:rPr>
            <w:rStyle w:val="Hyperlink"/>
          </w:rPr>
          <w:t>3.8.2</w:t>
        </w:r>
        <w:r>
          <w:tab/>
        </w:r>
        <w:r w:rsidRPr="17330CA1">
          <w:rPr>
            <w:rStyle w:val="Hyperlink"/>
          </w:rPr>
          <w:t>LINDDUN Analysis</w:t>
        </w:r>
        <w:r>
          <w:tab/>
        </w:r>
        <w:r>
          <w:fldChar w:fldCharType="begin"/>
        </w:r>
        <w:r>
          <w:instrText>PAGEREF _Toc1432125826 \h</w:instrText>
        </w:r>
        <w:r>
          <w:fldChar w:fldCharType="separate"/>
        </w:r>
        <w:r w:rsidRPr="17330CA1">
          <w:rPr>
            <w:rStyle w:val="Hyperlink"/>
          </w:rPr>
          <w:t>22</w:t>
        </w:r>
        <w:r>
          <w:fldChar w:fldCharType="end"/>
        </w:r>
      </w:hyperlink>
    </w:p>
    <w:p w:rsidR="17330CA1" w:rsidP="17330CA1" w:rsidRDefault="17330CA1" w14:paraId="6272E632" w14:textId="229EEA03">
      <w:pPr>
        <w:pStyle w:val="TOC3"/>
        <w:tabs>
          <w:tab w:val="clear" w:pos="1008"/>
          <w:tab w:val="clear" w:pos="1872"/>
          <w:tab w:val="left" w:pos="990"/>
          <w:tab w:val="left" w:pos="1860"/>
        </w:tabs>
      </w:pPr>
      <w:hyperlink w:anchor="_Toc1612419124">
        <w:r w:rsidRPr="17330CA1">
          <w:rPr>
            <w:rStyle w:val="Hyperlink"/>
          </w:rPr>
          <w:t>3.8.3</w:t>
        </w:r>
        <w:r>
          <w:tab/>
        </w:r>
        <w:r w:rsidRPr="17330CA1">
          <w:rPr>
            <w:rStyle w:val="Hyperlink"/>
          </w:rPr>
          <w:t>Overall Trust, security and privacy Architectural Design of Sa4CPS</w:t>
        </w:r>
        <w:r>
          <w:tab/>
        </w:r>
        <w:r>
          <w:fldChar w:fldCharType="begin"/>
        </w:r>
        <w:r>
          <w:instrText>PAGEREF _Toc1612419124 \h</w:instrText>
        </w:r>
        <w:r>
          <w:fldChar w:fldCharType="separate"/>
        </w:r>
        <w:r w:rsidRPr="17330CA1">
          <w:rPr>
            <w:rStyle w:val="Hyperlink"/>
          </w:rPr>
          <w:t>22</w:t>
        </w:r>
        <w:r>
          <w:fldChar w:fldCharType="end"/>
        </w:r>
      </w:hyperlink>
    </w:p>
    <w:p w:rsidR="17330CA1" w:rsidP="17330CA1" w:rsidRDefault="17330CA1" w14:paraId="3C8437A7" w14:textId="4B3D6BBF">
      <w:pPr>
        <w:pStyle w:val="TOC1"/>
        <w:tabs>
          <w:tab w:val="left" w:pos="390"/>
          <w:tab w:val="left" w:pos="1860"/>
        </w:tabs>
      </w:pPr>
      <w:hyperlink w:anchor="_Toc563645901">
        <w:r w:rsidRPr="17330CA1">
          <w:rPr>
            <w:rStyle w:val="Hyperlink"/>
          </w:rPr>
          <w:t>1.</w:t>
        </w:r>
        <w:r>
          <w:tab/>
        </w:r>
        <w:r w:rsidRPr="17330CA1">
          <w:rPr>
            <w:rStyle w:val="Hyperlink"/>
          </w:rPr>
          <w:t>Design of the Technical Enablers</w:t>
        </w:r>
        <w:r>
          <w:tab/>
        </w:r>
        <w:r>
          <w:fldChar w:fldCharType="begin"/>
        </w:r>
        <w:r>
          <w:instrText>PAGEREF _Toc563645901 \h</w:instrText>
        </w:r>
        <w:r>
          <w:fldChar w:fldCharType="separate"/>
        </w:r>
        <w:r w:rsidRPr="17330CA1">
          <w:rPr>
            <w:rStyle w:val="Hyperlink"/>
          </w:rPr>
          <w:t>22</w:t>
        </w:r>
        <w:r>
          <w:fldChar w:fldCharType="end"/>
        </w:r>
      </w:hyperlink>
    </w:p>
    <w:p w:rsidR="17330CA1" w:rsidP="17330CA1" w:rsidRDefault="17330CA1" w14:paraId="6229A481" w14:textId="13F9C5C5">
      <w:pPr>
        <w:pStyle w:val="TOC2"/>
        <w:tabs>
          <w:tab w:val="clear" w:pos="9696"/>
          <w:tab w:val="left" w:pos="600"/>
          <w:tab w:val="right" w:leader="dot" w:pos="9690"/>
        </w:tabs>
      </w:pPr>
      <w:hyperlink w:anchor="_Toc1034903833">
        <w:r w:rsidRPr="17330CA1">
          <w:rPr>
            <w:rStyle w:val="Hyperlink"/>
          </w:rPr>
          <w:t>3.9</w:t>
        </w:r>
        <w:r>
          <w:tab/>
        </w:r>
        <w:r w:rsidRPr="17330CA1">
          <w:rPr>
            <w:rStyle w:val="Hyperlink"/>
          </w:rPr>
          <w:t>Identification, verification &amp; access control</w:t>
        </w:r>
        <w:r>
          <w:tab/>
        </w:r>
        <w:r>
          <w:fldChar w:fldCharType="begin"/>
        </w:r>
        <w:r>
          <w:instrText>PAGEREF _Toc1034903833 \h</w:instrText>
        </w:r>
        <w:r>
          <w:fldChar w:fldCharType="separate"/>
        </w:r>
        <w:r w:rsidRPr="17330CA1">
          <w:rPr>
            <w:rStyle w:val="Hyperlink"/>
          </w:rPr>
          <w:t>23</w:t>
        </w:r>
        <w:r>
          <w:fldChar w:fldCharType="end"/>
        </w:r>
      </w:hyperlink>
    </w:p>
    <w:p w:rsidR="17330CA1" w:rsidP="17330CA1" w:rsidRDefault="17330CA1" w14:paraId="69B479AA" w14:textId="106F28BF">
      <w:pPr>
        <w:pStyle w:val="TOC2"/>
        <w:tabs>
          <w:tab w:val="clear" w:pos="9696"/>
          <w:tab w:val="left" w:pos="600"/>
          <w:tab w:val="right" w:leader="dot" w:pos="9690"/>
        </w:tabs>
      </w:pPr>
      <w:hyperlink w:anchor="_Toc1483748699">
        <w:r w:rsidRPr="17330CA1">
          <w:rPr>
            <w:rStyle w:val="Hyperlink"/>
          </w:rPr>
          <w:t>3.10</w:t>
        </w:r>
        <w:r>
          <w:tab/>
        </w:r>
        <w:r w:rsidRPr="17330CA1">
          <w:rPr>
            <w:rStyle w:val="Hyperlink"/>
          </w:rPr>
          <w:t>Secure information spaces, sharing &amp; routing</w:t>
        </w:r>
        <w:r>
          <w:tab/>
        </w:r>
        <w:r>
          <w:fldChar w:fldCharType="begin"/>
        </w:r>
        <w:r>
          <w:instrText>PAGEREF _Toc1483748699 \h</w:instrText>
        </w:r>
        <w:r>
          <w:fldChar w:fldCharType="separate"/>
        </w:r>
        <w:r w:rsidRPr="17330CA1">
          <w:rPr>
            <w:rStyle w:val="Hyperlink"/>
          </w:rPr>
          <w:t>25</w:t>
        </w:r>
        <w:r>
          <w:fldChar w:fldCharType="end"/>
        </w:r>
      </w:hyperlink>
    </w:p>
    <w:p w:rsidR="17330CA1" w:rsidP="17330CA1" w:rsidRDefault="17330CA1" w14:paraId="7827402E" w14:textId="7B342EB9">
      <w:pPr>
        <w:pStyle w:val="TOC2"/>
        <w:tabs>
          <w:tab w:val="clear" w:pos="9696"/>
          <w:tab w:val="left" w:pos="600"/>
          <w:tab w:val="right" w:leader="dot" w:pos="9690"/>
        </w:tabs>
      </w:pPr>
      <w:hyperlink w:anchor="_Toc349256912">
        <w:r w:rsidRPr="17330CA1">
          <w:rPr>
            <w:rStyle w:val="Hyperlink"/>
          </w:rPr>
          <w:t>3.11</w:t>
        </w:r>
        <w:r>
          <w:tab/>
        </w:r>
        <w:r w:rsidRPr="17330CA1">
          <w:rPr>
            <w:rStyle w:val="Hyperlink"/>
          </w:rPr>
          <w:t>Zero trust services with DLT infrastructures</w:t>
        </w:r>
        <w:r>
          <w:tab/>
        </w:r>
        <w:r>
          <w:fldChar w:fldCharType="begin"/>
        </w:r>
        <w:r>
          <w:instrText>PAGEREF _Toc349256912 \h</w:instrText>
        </w:r>
        <w:r>
          <w:fldChar w:fldCharType="separate"/>
        </w:r>
        <w:r w:rsidRPr="17330CA1">
          <w:rPr>
            <w:rStyle w:val="Hyperlink"/>
          </w:rPr>
          <w:t>27</w:t>
        </w:r>
        <w:r>
          <w:fldChar w:fldCharType="end"/>
        </w:r>
      </w:hyperlink>
    </w:p>
    <w:p w:rsidR="17330CA1" w:rsidP="17330CA1" w:rsidRDefault="17330CA1" w14:paraId="7B110812" w14:textId="6340749C">
      <w:pPr>
        <w:pStyle w:val="TOC2"/>
        <w:tabs>
          <w:tab w:val="clear" w:pos="9696"/>
          <w:tab w:val="left" w:pos="600"/>
          <w:tab w:val="right" w:leader="dot" w:pos="9690"/>
        </w:tabs>
      </w:pPr>
      <w:hyperlink w:anchor="_Toc639785972">
        <w:r w:rsidRPr="17330CA1">
          <w:rPr>
            <w:rStyle w:val="Hyperlink"/>
          </w:rPr>
          <w:t>3.12</w:t>
        </w:r>
        <w:r>
          <w:tab/>
        </w:r>
        <w:r w:rsidRPr="17330CA1">
          <w:rPr>
            <w:rStyle w:val="Hyperlink"/>
          </w:rPr>
          <w:t>Sensing of security situation</w:t>
        </w:r>
        <w:r>
          <w:tab/>
        </w:r>
        <w:r>
          <w:fldChar w:fldCharType="begin"/>
        </w:r>
        <w:r>
          <w:instrText>PAGEREF _Toc639785972 \h</w:instrText>
        </w:r>
        <w:r>
          <w:fldChar w:fldCharType="separate"/>
        </w:r>
        <w:r w:rsidRPr="17330CA1">
          <w:rPr>
            <w:rStyle w:val="Hyperlink"/>
          </w:rPr>
          <w:t>30</w:t>
        </w:r>
        <w:r>
          <w:fldChar w:fldCharType="end"/>
        </w:r>
      </w:hyperlink>
    </w:p>
    <w:p w:rsidR="17330CA1" w:rsidP="17330CA1" w:rsidRDefault="17330CA1" w14:paraId="50D9EECC" w14:textId="4BC0D3AE">
      <w:pPr>
        <w:pStyle w:val="TOC2"/>
        <w:tabs>
          <w:tab w:val="clear" w:pos="9696"/>
          <w:tab w:val="left" w:pos="600"/>
          <w:tab w:val="right" w:leader="dot" w:pos="9690"/>
        </w:tabs>
      </w:pPr>
      <w:hyperlink w:anchor="_Toc370939507">
        <w:r w:rsidRPr="17330CA1">
          <w:rPr>
            <w:rStyle w:val="Hyperlink"/>
          </w:rPr>
          <w:t>3.13</w:t>
        </w:r>
        <w:r>
          <w:tab/>
        </w:r>
        <w:r w:rsidRPr="17330CA1">
          <w:rPr>
            <w:rStyle w:val="Hyperlink"/>
          </w:rPr>
          <w:t>Credential-based trust system</w:t>
        </w:r>
        <w:r>
          <w:tab/>
        </w:r>
        <w:r>
          <w:fldChar w:fldCharType="begin"/>
        </w:r>
        <w:r>
          <w:instrText>PAGEREF _Toc370939507 \h</w:instrText>
        </w:r>
        <w:r>
          <w:fldChar w:fldCharType="separate"/>
        </w:r>
        <w:r w:rsidRPr="17330CA1">
          <w:rPr>
            <w:rStyle w:val="Hyperlink"/>
          </w:rPr>
          <w:t>32</w:t>
        </w:r>
        <w:r>
          <w:fldChar w:fldCharType="end"/>
        </w:r>
      </w:hyperlink>
    </w:p>
    <w:p w:rsidR="17330CA1" w:rsidP="17330CA1" w:rsidRDefault="17330CA1" w14:paraId="40FBFF8D" w14:textId="0CBB808C">
      <w:pPr>
        <w:pStyle w:val="TOC1"/>
        <w:tabs>
          <w:tab w:val="clear" w:pos="9696"/>
          <w:tab w:val="left" w:pos="390"/>
          <w:tab w:val="right" w:leader="dot" w:pos="9690"/>
        </w:tabs>
      </w:pPr>
      <w:hyperlink w:anchor="_Toc1922021940">
        <w:r w:rsidRPr="17330CA1">
          <w:rPr>
            <w:rStyle w:val="Hyperlink"/>
          </w:rPr>
          <w:t>4</w:t>
        </w:r>
        <w:r>
          <w:tab/>
        </w:r>
        <w:r w:rsidRPr="17330CA1">
          <w:rPr>
            <w:rStyle w:val="Hyperlink"/>
          </w:rPr>
          <w:t>Conclusions</w:t>
        </w:r>
        <w:r>
          <w:tab/>
        </w:r>
        <w:r>
          <w:fldChar w:fldCharType="begin"/>
        </w:r>
        <w:r>
          <w:instrText>PAGEREF _Toc1922021940 \h</w:instrText>
        </w:r>
        <w:r>
          <w:fldChar w:fldCharType="separate"/>
        </w:r>
        <w:r w:rsidRPr="17330CA1">
          <w:rPr>
            <w:rStyle w:val="Hyperlink"/>
          </w:rPr>
          <w:t>34</w:t>
        </w:r>
        <w:r>
          <w:fldChar w:fldCharType="end"/>
        </w:r>
      </w:hyperlink>
      <w:r>
        <w:fldChar w:fldCharType="end"/>
      </w:r>
    </w:p>
    <w:p w:rsidR="00F11222" w:rsidP="2887D303" w:rsidRDefault="00F11222" w14:paraId="22CBC327" w14:textId="43614170">
      <w:pPr>
        <w:pStyle w:val="TOC1"/>
        <w:tabs>
          <w:tab w:val="clear" w:pos="9696"/>
          <w:tab w:val="left" w:pos="390"/>
          <w:tab w:val="right" w:leader="dot" w:pos="9690"/>
        </w:tabs>
      </w:pPr>
    </w:p>
    <w:p w:rsidR="00642C3C" w:rsidP="3201135B" w:rsidRDefault="00642C3C" w14:paraId="638D439E" w14:textId="32A9D18C">
      <w:pPr>
        <w:pStyle w:val="TOC1"/>
        <w:tabs>
          <w:tab w:val="clear" w:pos="9696"/>
          <w:tab w:val="left" w:pos="390"/>
          <w:tab w:val="right" w:leader="dot" w:pos="9690"/>
        </w:tabs>
        <w:rPr>
          <w:rFonts w:asciiTheme="minorHAnsi" w:hAnsiTheme="minorHAnsi" w:eastAsiaTheme="minorEastAsia" w:cstheme="minorBidi"/>
          <w:b w:val="0"/>
          <w:bCs w:val="0"/>
          <w:spacing w:val="0"/>
          <w:kern w:val="2"/>
          <w:sz w:val="24"/>
          <w:szCs w:val="24"/>
          <w:lang w:val="fi-FI" w:eastAsia="fi-FI"/>
          <w14:ligatures w14:val="standardContextual"/>
        </w:rPr>
      </w:pPr>
    </w:p>
    <w:p w:rsidR="008B1D75" w:rsidP="3201135B" w:rsidRDefault="008B1D75" w14:paraId="541361DD" w14:textId="7B0FE165">
      <w:pPr>
        <w:pStyle w:val="BodyText"/>
        <w:tabs>
          <w:tab w:val="left" w:pos="390"/>
          <w:tab w:val="right" w:leader="dot" w:pos="9690"/>
        </w:tabs>
      </w:pPr>
      <w:bookmarkStart w:name="_Toc471724420" w:id="2"/>
      <w:bookmarkStart w:name="_Toc471724553" w:id="3"/>
      <w:bookmarkStart w:name="_Toc471785672" w:id="4"/>
      <w:bookmarkStart w:name="_Toc423847464" w:id="5"/>
      <w:bookmarkStart w:name="_Toc436476113" w:id="6"/>
      <w:bookmarkStart w:name="_Toc465144237" w:id="7"/>
      <w:bookmarkStart w:name="_Toc465144483" w:id="8"/>
      <w:bookmarkStart w:name="_Toc465144910" w:id="9"/>
      <w:bookmarkEnd w:id="0"/>
      <w:bookmarkEnd w:id="1"/>
      <w:r>
        <w:br w:type="page"/>
      </w:r>
    </w:p>
    <w:p w:rsidR="008B1D75" w:rsidP="005A07E3" w:rsidRDefault="008B1D75" w14:paraId="511F6A1E" w14:textId="05E3522C">
      <w:pPr>
        <w:pStyle w:val="TableofFigures"/>
      </w:pPr>
      <w:r w:rsidRPr="05B2536D">
        <w:t>TABLE</w:t>
      </w:r>
      <w:r w:rsidR="005C4C60">
        <w:t>s</w:t>
      </w:r>
      <w:r w:rsidRPr="05B2536D">
        <w:t xml:space="preserve"> OF FIGURES</w:t>
      </w:r>
      <w:r w:rsidR="003A2F6D">
        <w:t xml:space="preserve"> and tables</w:t>
      </w:r>
    </w:p>
    <w:p w:rsidR="008B1D75" w:rsidP="005A07E3" w:rsidRDefault="008B1D75" w14:paraId="3D36E2C1" w14:textId="77777777">
      <w:pPr>
        <w:pStyle w:val="TableofFigures"/>
      </w:pPr>
    </w:p>
    <w:p w:rsidR="005C4C60" w:rsidP="005A07E3" w:rsidRDefault="00883371" w14:paraId="61276FFB" w14:textId="3FCA6C71">
      <w:pPr>
        <w:pStyle w:val="TableofFigures"/>
        <w:rPr>
          <w:rFonts w:asciiTheme="minorHAnsi" w:hAnsiTheme="minorHAnsi" w:eastAsiaTheme="minorEastAsia" w:cstheme="minorBidi"/>
          <w:noProof/>
          <w:kern w:val="2"/>
          <w:sz w:val="24"/>
          <w14:ligatures w14:val="standardContextual"/>
        </w:rPr>
      </w:pPr>
      <w:r>
        <w:rPr>
          <w:i/>
          <w:iCs/>
          <w:sz w:val="22"/>
          <w:szCs w:val="22"/>
        </w:rPr>
        <w:fldChar w:fldCharType="begin"/>
      </w:r>
      <w:r w:rsidRPr="15CDAC0B">
        <w:rPr>
          <w:i/>
          <w:iCs/>
          <w:sz w:val="22"/>
          <w:szCs w:val="22"/>
        </w:rPr>
        <w:instrText xml:space="preserve"> TOC \h \z \c "Figure" </w:instrText>
      </w:r>
      <w:r>
        <w:rPr>
          <w:i/>
          <w:iCs/>
          <w:sz w:val="22"/>
          <w:szCs w:val="22"/>
        </w:rPr>
        <w:fldChar w:fldCharType="separate"/>
      </w:r>
      <w:hyperlink w:history="1" w:anchor="_Toc220324612">
        <w:r w:rsidRPr="00B16B7F" w:rsidR="005C4C60">
          <w:rPr>
            <w:rStyle w:val="Hyperlink"/>
            <w:noProof/>
          </w:rPr>
          <w:t>Figure 1. WP5 focus in the overall architecture.</w:t>
        </w:r>
        <w:r w:rsidR="005C4C60">
          <w:rPr>
            <w:noProof/>
            <w:webHidden/>
          </w:rPr>
          <w:tab/>
        </w:r>
        <w:r w:rsidR="005C4C60">
          <w:rPr>
            <w:noProof/>
            <w:webHidden/>
          </w:rPr>
          <w:fldChar w:fldCharType="begin"/>
        </w:r>
        <w:r w:rsidR="005C4C60">
          <w:rPr>
            <w:noProof/>
            <w:webHidden/>
          </w:rPr>
          <w:instrText xml:space="preserve"> PAGEREF _Toc220324612 \h </w:instrText>
        </w:r>
        <w:r w:rsidR="005C4C60">
          <w:rPr>
            <w:noProof/>
            <w:webHidden/>
          </w:rPr>
        </w:r>
        <w:r w:rsidR="005C4C60">
          <w:rPr>
            <w:noProof/>
            <w:webHidden/>
          </w:rPr>
          <w:fldChar w:fldCharType="separate"/>
        </w:r>
        <w:r w:rsidR="005C4C60">
          <w:rPr>
            <w:noProof/>
            <w:webHidden/>
          </w:rPr>
          <w:t>9</w:t>
        </w:r>
        <w:r w:rsidR="005C4C60">
          <w:rPr>
            <w:noProof/>
            <w:webHidden/>
          </w:rPr>
          <w:fldChar w:fldCharType="end"/>
        </w:r>
      </w:hyperlink>
    </w:p>
    <w:p w:rsidR="005C4C60" w:rsidP="005A07E3" w:rsidRDefault="005C4C60" w14:paraId="40FFE020" w14:textId="7CDCCAAD">
      <w:pPr>
        <w:pStyle w:val="TableofFigures"/>
        <w:rPr>
          <w:rFonts w:asciiTheme="minorHAnsi" w:hAnsiTheme="minorHAnsi" w:eastAsiaTheme="minorEastAsia" w:cstheme="minorBidi"/>
          <w:noProof/>
          <w:kern w:val="2"/>
          <w:sz w:val="24"/>
          <w14:ligatures w14:val="standardContextual"/>
        </w:rPr>
      </w:pPr>
      <w:hyperlink w:history="1" w:anchor="_Toc220324613">
        <w:r w:rsidRPr="00B16B7F">
          <w:rPr>
            <w:rStyle w:val="Hyperlink"/>
            <w:noProof/>
          </w:rPr>
          <w:t>Figure 3. 3AM Decentralized Backend Architecture</w:t>
        </w:r>
        <w:r>
          <w:rPr>
            <w:noProof/>
            <w:webHidden/>
          </w:rPr>
          <w:tab/>
        </w:r>
        <w:r>
          <w:rPr>
            <w:noProof/>
            <w:webHidden/>
          </w:rPr>
          <w:fldChar w:fldCharType="begin"/>
        </w:r>
        <w:r>
          <w:rPr>
            <w:noProof/>
            <w:webHidden/>
          </w:rPr>
          <w:instrText xml:space="preserve"> PAGEREF _Toc220324613 \h </w:instrText>
        </w:r>
        <w:r>
          <w:rPr>
            <w:noProof/>
            <w:webHidden/>
          </w:rPr>
        </w:r>
        <w:r>
          <w:rPr>
            <w:noProof/>
            <w:webHidden/>
          </w:rPr>
          <w:fldChar w:fldCharType="separate"/>
        </w:r>
        <w:r>
          <w:rPr>
            <w:noProof/>
            <w:webHidden/>
          </w:rPr>
          <w:t>34</w:t>
        </w:r>
        <w:r>
          <w:rPr>
            <w:noProof/>
            <w:webHidden/>
          </w:rPr>
          <w:fldChar w:fldCharType="end"/>
        </w:r>
      </w:hyperlink>
    </w:p>
    <w:p w:rsidR="005C4C60" w:rsidP="005A07E3" w:rsidRDefault="005C4C60" w14:paraId="334613B4" w14:textId="00C08D55">
      <w:pPr>
        <w:pStyle w:val="TableofFigures"/>
        <w:rPr>
          <w:rFonts w:asciiTheme="minorHAnsi" w:hAnsiTheme="minorHAnsi" w:eastAsiaTheme="minorEastAsia" w:cstheme="minorBidi"/>
          <w:noProof/>
          <w:kern w:val="2"/>
          <w:sz w:val="24"/>
          <w14:ligatures w14:val="standardContextual"/>
        </w:rPr>
      </w:pPr>
      <w:hyperlink w:history="1" w:anchor="_Toc220324614">
        <w:r w:rsidRPr="00B16B7F">
          <w:rPr>
            <w:rStyle w:val="Hyperlink"/>
            <w:noProof/>
          </w:rPr>
          <w:t>Figure 3. Trust system</w:t>
        </w:r>
        <w:r>
          <w:rPr>
            <w:noProof/>
            <w:webHidden/>
          </w:rPr>
          <w:tab/>
        </w:r>
        <w:r>
          <w:rPr>
            <w:noProof/>
            <w:webHidden/>
          </w:rPr>
          <w:fldChar w:fldCharType="begin"/>
        </w:r>
        <w:r>
          <w:rPr>
            <w:noProof/>
            <w:webHidden/>
          </w:rPr>
          <w:instrText xml:space="preserve"> PAGEREF _Toc220324614 \h </w:instrText>
        </w:r>
        <w:r>
          <w:rPr>
            <w:noProof/>
            <w:webHidden/>
          </w:rPr>
        </w:r>
        <w:r>
          <w:rPr>
            <w:noProof/>
            <w:webHidden/>
          </w:rPr>
          <w:fldChar w:fldCharType="separate"/>
        </w:r>
        <w:r>
          <w:rPr>
            <w:noProof/>
            <w:webHidden/>
          </w:rPr>
          <w:t>45</w:t>
        </w:r>
        <w:r>
          <w:rPr>
            <w:noProof/>
            <w:webHidden/>
          </w:rPr>
          <w:fldChar w:fldCharType="end"/>
        </w:r>
      </w:hyperlink>
    </w:p>
    <w:p w:rsidRPr="003A2F6D" w:rsidR="003A2F6D" w:rsidP="005A07E3" w:rsidRDefault="00883371" w14:paraId="2DFF220D" w14:textId="226E9F55">
      <w:pPr>
        <w:rPr>
          <w:shd w:val="clear" w:color="auto" w:fill="FFFFFF"/>
        </w:rPr>
      </w:pPr>
      <w:r>
        <w:rPr>
          <w:sz w:val="22"/>
          <w:szCs w:val="22"/>
        </w:rPr>
        <w:fldChar w:fldCharType="end"/>
      </w:r>
      <w:r w:rsidRPr="00F805D3" w:rsidR="00F805D3">
        <w:rPr>
          <w:shd w:val="clear" w:color="auto" w:fill="FFFFFF"/>
        </w:rPr>
        <w:t xml:space="preserve"> </w:t>
      </w:r>
    </w:p>
    <w:p w:rsidR="003A2F6D" w:rsidP="005A07E3" w:rsidRDefault="003A2F6D" w14:paraId="19A36FA7" w14:textId="77777777">
      <w:pPr>
        <w:rPr>
          <w:shd w:val="clear" w:color="auto" w:fill="FFFFFF"/>
        </w:rPr>
      </w:pPr>
    </w:p>
    <w:p w:rsidR="005C4C60" w:rsidP="005A07E3" w:rsidRDefault="003A2F6D" w14:paraId="4836AE36" w14:textId="3A3EEE86">
      <w:pPr>
        <w:pStyle w:val="TableofFigures"/>
        <w:rPr>
          <w:rFonts w:asciiTheme="minorHAnsi" w:hAnsiTheme="minorHAnsi" w:eastAsiaTheme="minorEastAsia" w:cstheme="minorBidi"/>
          <w:noProof/>
          <w:kern w:val="2"/>
          <w:sz w:val="24"/>
          <w14:ligatures w14:val="standardContextual"/>
        </w:rPr>
      </w:pPr>
      <w:r>
        <w:fldChar w:fldCharType="begin"/>
      </w:r>
      <w:r>
        <w:instrText xml:space="preserve"> TOC \h \z \c "Table" </w:instrText>
      </w:r>
      <w:r>
        <w:fldChar w:fldCharType="separate"/>
      </w:r>
      <w:hyperlink w:history="1" w:anchor="_Toc220324605">
        <w:r w:rsidRPr="003E535D" w:rsidR="005C4C60">
          <w:rPr>
            <w:rStyle w:val="Hyperlink"/>
            <w:noProof/>
          </w:rPr>
          <w:t>Table 1 WP5 task descriptions</w:t>
        </w:r>
        <w:r w:rsidR="005C4C60">
          <w:rPr>
            <w:noProof/>
            <w:webHidden/>
          </w:rPr>
          <w:tab/>
        </w:r>
        <w:r w:rsidR="005C4C60">
          <w:rPr>
            <w:noProof/>
            <w:webHidden/>
          </w:rPr>
          <w:fldChar w:fldCharType="begin"/>
        </w:r>
        <w:r w:rsidR="005C4C60">
          <w:rPr>
            <w:noProof/>
            <w:webHidden/>
          </w:rPr>
          <w:instrText xml:space="preserve"> PAGEREF _Toc220324605 \h </w:instrText>
        </w:r>
        <w:r w:rsidR="005C4C60">
          <w:rPr>
            <w:noProof/>
            <w:webHidden/>
          </w:rPr>
        </w:r>
        <w:r w:rsidR="005C4C60">
          <w:rPr>
            <w:noProof/>
            <w:webHidden/>
          </w:rPr>
          <w:fldChar w:fldCharType="separate"/>
        </w:r>
        <w:r w:rsidR="005C4C60">
          <w:rPr>
            <w:noProof/>
            <w:webHidden/>
          </w:rPr>
          <w:t>7</w:t>
        </w:r>
        <w:r w:rsidR="005C4C60">
          <w:rPr>
            <w:noProof/>
            <w:webHidden/>
          </w:rPr>
          <w:fldChar w:fldCharType="end"/>
        </w:r>
      </w:hyperlink>
    </w:p>
    <w:p w:rsidR="005C4C60" w:rsidP="005A07E3" w:rsidRDefault="005C4C60" w14:paraId="74C6164B" w14:textId="1CCC3104">
      <w:pPr>
        <w:pStyle w:val="TableofFigures"/>
        <w:rPr>
          <w:rFonts w:asciiTheme="minorHAnsi" w:hAnsiTheme="minorHAnsi" w:eastAsiaTheme="minorEastAsia" w:cstheme="minorBidi"/>
          <w:noProof/>
          <w:kern w:val="2"/>
          <w:sz w:val="24"/>
          <w14:ligatures w14:val="standardContextual"/>
        </w:rPr>
      </w:pPr>
      <w:hyperlink w:history="1" w:anchor="_Toc220324606">
        <w:r w:rsidRPr="003E535D">
          <w:rPr>
            <w:rStyle w:val="Hyperlink"/>
            <w:noProof/>
          </w:rPr>
          <w:t>Table 2 Technical enablers for identification, verification and access control</w:t>
        </w:r>
        <w:r>
          <w:rPr>
            <w:noProof/>
            <w:webHidden/>
          </w:rPr>
          <w:tab/>
        </w:r>
        <w:r>
          <w:rPr>
            <w:noProof/>
            <w:webHidden/>
          </w:rPr>
          <w:fldChar w:fldCharType="begin"/>
        </w:r>
        <w:r>
          <w:rPr>
            <w:noProof/>
            <w:webHidden/>
          </w:rPr>
          <w:instrText xml:space="preserve"> PAGEREF _Toc220324606 \h </w:instrText>
        </w:r>
        <w:r>
          <w:rPr>
            <w:noProof/>
            <w:webHidden/>
          </w:rPr>
        </w:r>
        <w:r>
          <w:rPr>
            <w:noProof/>
            <w:webHidden/>
          </w:rPr>
          <w:fldChar w:fldCharType="separate"/>
        </w:r>
        <w:r>
          <w:rPr>
            <w:noProof/>
            <w:webHidden/>
          </w:rPr>
          <w:t>18</w:t>
        </w:r>
        <w:r>
          <w:rPr>
            <w:noProof/>
            <w:webHidden/>
          </w:rPr>
          <w:fldChar w:fldCharType="end"/>
        </w:r>
      </w:hyperlink>
    </w:p>
    <w:p w:rsidR="005C4C60" w:rsidP="005A07E3" w:rsidRDefault="005C4C60" w14:paraId="6E5242CA" w14:textId="56C64EDC">
      <w:pPr>
        <w:pStyle w:val="TableofFigures"/>
        <w:rPr>
          <w:rFonts w:asciiTheme="minorHAnsi" w:hAnsiTheme="minorHAnsi" w:eastAsiaTheme="minorEastAsia" w:cstheme="minorBidi"/>
          <w:noProof/>
          <w:kern w:val="2"/>
          <w:sz w:val="24"/>
          <w14:ligatures w14:val="standardContextual"/>
        </w:rPr>
      </w:pPr>
      <w:hyperlink w:history="1" w:anchor="_Toc220324607">
        <w:r w:rsidRPr="003E535D">
          <w:rPr>
            <w:rStyle w:val="Hyperlink"/>
            <w:noProof/>
          </w:rPr>
          <w:t>Table 3 Trusted device ennrollment and cloud-assisted OOB pairing related requirements</w:t>
        </w:r>
        <w:r>
          <w:rPr>
            <w:noProof/>
            <w:webHidden/>
          </w:rPr>
          <w:tab/>
        </w:r>
        <w:r>
          <w:rPr>
            <w:noProof/>
            <w:webHidden/>
          </w:rPr>
          <w:fldChar w:fldCharType="begin"/>
        </w:r>
        <w:r>
          <w:rPr>
            <w:noProof/>
            <w:webHidden/>
          </w:rPr>
          <w:instrText xml:space="preserve"> PAGEREF _Toc220324607 \h </w:instrText>
        </w:r>
        <w:r>
          <w:rPr>
            <w:noProof/>
            <w:webHidden/>
          </w:rPr>
        </w:r>
        <w:r>
          <w:rPr>
            <w:noProof/>
            <w:webHidden/>
          </w:rPr>
          <w:fldChar w:fldCharType="separate"/>
        </w:r>
        <w:r>
          <w:rPr>
            <w:noProof/>
            <w:webHidden/>
          </w:rPr>
          <w:t>22</w:t>
        </w:r>
        <w:r>
          <w:rPr>
            <w:noProof/>
            <w:webHidden/>
          </w:rPr>
          <w:fldChar w:fldCharType="end"/>
        </w:r>
      </w:hyperlink>
    </w:p>
    <w:p w:rsidR="005C4C60" w:rsidP="005A07E3" w:rsidRDefault="005C4C60" w14:paraId="64D92FD9" w14:textId="061DB2FC">
      <w:pPr>
        <w:pStyle w:val="TableofFigures"/>
        <w:rPr>
          <w:rFonts w:asciiTheme="minorHAnsi" w:hAnsiTheme="minorHAnsi" w:eastAsiaTheme="minorEastAsia" w:cstheme="minorBidi"/>
          <w:noProof/>
          <w:kern w:val="2"/>
          <w:sz w:val="24"/>
          <w14:ligatures w14:val="standardContextual"/>
        </w:rPr>
      </w:pPr>
      <w:hyperlink w:history="1" w:anchor="_Toc220324608">
        <w:r w:rsidRPr="003E535D">
          <w:rPr>
            <w:rStyle w:val="Hyperlink"/>
            <w:noProof/>
          </w:rPr>
          <w:t>Table 4 Technical enablers for secure information spaces, sharing &amp; routing</w:t>
        </w:r>
        <w:r>
          <w:rPr>
            <w:noProof/>
            <w:webHidden/>
          </w:rPr>
          <w:tab/>
        </w:r>
        <w:r>
          <w:rPr>
            <w:noProof/>
            <w:webHidden/>
          </w:rPr>
          <w:fldChar w:fldCharType="begin"/>
        </w:r>
        <w:r>
          <w:rPr>
            <w:noProof/>
            <w:webHidden/>
          </w:rPr>
          <w:instrText xml:space="preserve"> PAGEREF _Toc220324608 \h </w:instrText>
        </w:r>
        <w:r>
          <w:rPr>
            <w:noProof/>
            <w:webHidden/>
          </w:rPr>
        </w:r>
        <w:r>
          <w:rPr>
            <w:noProof/>
            <w:webHidden/>
          </w:rPr>
          <w:fldChar w:fldCharType="separate"/>
        </w:r>
        <w:r>
          <w:rPr>
            <w:noProof/>
            <w:webHidden/>
          </w:rPr>
          <w:t>26</w:t>
        </w:r>
        <w:r>
          <w:rPr>
            <w:noProof/>
            <w:webHidden/>
          </w:rPr>
          <w:fldChar w:fldCharType="end"/>
        </w:r>
      </w:hyperlink>
    </w:p>
    <w:p w:rsidR="005C4C60" w:rsidP="005A07E3" w:rsidRDefault="005C4C60" w14:paraId="7B0D8A65" w14:textId="038B008D">
      <w:pPr>
        <w:pStyle w:val="TableofFigures"/>
        <w:rPr>
          <w:rFonts w:asciiTheme="minorHAnsi" w:hAnsiTheme="minorHAnsi" w:eastAsiaTheme="minorEastAsia" w:cstheme="minorBidi"/>
          <w:noProof/>
          <w:kern w:val="2"/>
          <w:sz w:val="24"/>
          <w14:ligatures w14:val="standardContextual"/>
        </w:rPr>
      </w:pPr>
      <w:hyperlink w:history="1" w:anchor="_Toc220324609">
        <w:r w:rsidRPr="003E535D">
          <w:rPr>
            <w:rStyle w:val="Hyperlink"/>
            <w:noProof/>
          </w:rPr>
          <w:t>Table 5 Technical enablers for Zero trust services with DLT infrastructures</w:t>
        </w:r>
        <w:r>
          <w:rPr>
            <w:noProof/>
            <w:webHidden/>
          </w:rPr>
          <w:tab/>
        </w:r>
        <w:r>
          <w:rPr>
            <w:noProof/>
            <w:webHidden/>
          </w:rPr>
          <w:fldChar w:fldCharType="begin"/>
        </w:r>
        <w:r>
          <w:rPr>
            <w:noProof/>
            <w:webHidden/>
          </w:rPr>
          <w:instrText xml:space="preserve"> PAGEREF _Toc220324609 \h </w:instrText>
        </w:r>
        <w:r>
          <w:rPr>
            <w:noProof/>
            <w:webHidden/>
          </w:rPr>
        </w:r>
        <w:r>
          <w:rPr>
            <w:noProof/>
            <w:webHidden/>
          </w:rPr>
          <w:fldChar w:fldCharType="separate"/>
        </w:r>
        <w:r>
          <w:rPr>
            <w:noProof/>
            <w:webHidden/>
          </w:rPr>
          <w:t>33</w:t>
        </w:r>
        <w:r>
          <w:rPr>
            <w:noProof/>
            <w:webHidden/>
          </w:rPr>
          <w:fldChar w:fldCharType="end"/>
        </w:r>
      </w:hyperlink>
    </w:p>
    <w:p w:rsidR="005C4C60" w:rsidP="005A07E3" w:rsidRDefault="005C4C60" w14:paraId="51833A7A" w14:textId="63C1C08D">
      <w:pPr>
        <w:pStyle w:val="TableofFigures"/>
        <w:rPr>
          <w:rFonts w:asciiTheme="minorHAnsi" w:hAnsiTheme="minorHAnsi" w:eastAsiaTheme="minorEastAsia" w:cstheme="minorBidi"/>
          <w:noProof/>
          <w:kern w:val="2"/>
          <w:sz w:val="24"/>
          <w14:ligatures w14:val="standardContextual"/>
        </w:rPr>
      </w:pPr>
      <w:hyperlink w:history="1" w:anchor="_Toc220324610">
        <w:r w:rsidRPr="003E535D">
          <w:rPr>
            <w:rStyle w:val="Hyperlink"/>
            <w:noProof/>
          </w:rPr>
          <w:t>Table 6 UC7 related requirements for zero trust services with DLT infrastructure</w:t>
        </w:r>
        <w:r>
          <w:rPr>
            <w:noProof/>
            <w:webHidden/>
          </w:rPr>
          <w:tab/>
        </w:r>
        <w:r>
          <w:rPr>
            <w:noProof/>
            <w:webHidden/>
          </w:rPr>
          <w:fldChar w:fldCharType="begin"/>
        </w:r>
        <w:r>
          <w:rPr>
            <w:noProof/>
            <w:webHidden/>
          </w:rPr>
          <w:instrText xml:space="preserve"> PAGEREF _Toc220324610 \h </w:instrText>
        </w:r>
        <w:r>
          <w:rPr>
            <w:noProof/>
            <w:webHidden/>
          </w:rPr>
        </w:r>
        <w:r>
          <w:rPr>
            <w:noProof/>
            <w:webHidden/>
          </w:rPr>
          <w:fldChar w:fldCharType="separate"/>
        </w:r>
        <w:r>
          <w:rPr>
            <w:noProof/>
            <w:webHidden/>
          </w:rPr>
          <w:t>38</w:t>
        </w:r>
        <w:r>
          <w:rPr>
            <w:noProof/>
            <w:webHidden/>
          </w:rPr>
          <w:fldChar w:fldCharType="end"/>
        </w:r>
      </w:hyperlink>
    </w:p>
    <w:p w:rsidR="005C4C60" w:rsidP="005A07E3" w:rsidRDefault="005C4C60" w14:paraId="326748D7" w14:textId="20CDF7DF">
      <w:pPr>
        <w:pStyle w:val="TableofFigures"/>
        <w:rPr>
          <w:rFonts w:asciiTheme="minorHAnsi" w:hAnsiTheme="minorHAnsi" w:eastAsiaTheme="minorEastAsia" w:cstheme="minorBidi"/>
          <w:noProof/>
          <w:kern w:val="2"/>
          <w:sz w:val="24"/>
          <w14:ligatures w14:val="standardContextual"/>
        </w:rPr>
      </w:pPr>
      <w:hyperlink w:history="1" w:anchor="_Toc220324611">
        <w:r w:rsidRPr="003E535D">
          <w:rPr>
            <w:rStyle w:val="Hyperlink"/>
            <w:noProof/>
          </w:rPr>
          <w:t>Table 7 Technical enablers for sensing of security situation</w:t>
        </w:r>
        <w:r>
          <w:rPr>
            <w:noProof/>
            <w:webHidden/>
          </w:rPr>
          <w:tab/>
        </w:r>
        <w:r>
          <w:rPr>
            <w:noProof/>
            <w:webHidden/>
          </w:rPr>
          <w:fldChar w:fldCharType="begin"/>
        </w:r>
        <w:r>
          <w:rPr>
            <w:noProof/>
            <w:webHidden/>
          </w:rPr>
          <w:instrText xml:space="preserve"> PAGEREF _Toc220324611 \h </w:instrText>
        </w:r>
        <w:r>
          <w:rPr>
            <w:noProof/>
            <w:webHidden/>
          </w:rPr>
        </w:r>
        <w:r>
          <w:rPr>
            <w:noProof/>
            <w:webHidden/>
          </w:rPr>
          <w:fldChar w:fldCharType="separate"/>
        </w:r>
        <w:r>
          <w:rPr>
            <w:noProof/>
            <w:webHidden/>
          </w:rPr>
          <w:t>40</w:t>
        </w:r>
        <w:r>
          <w:rPr>
            <w:noProof/>
            <w:webHidden/>
          </w:rPr>
          <w:fldChar w:fldCharType="end"/>
        </w:r>
      </w:hyperlink>
    </w:p>
    <w:p w:rsidRPr="009F6961" w:rsidR="003A2F6D" w:rsidP="005A07E3" w:rsidRDefault="003A2F6D" w14:paraId="65E4CAF5" w14:textId="3F6236DF">
      <w:r>
        <w:fldChar w:fldCharType="end"/>
      </w:r>
    </w:p>
    <w:p w:rsidR="008B1D75" w:rsidP="005A07E3" w:rsidRDefault="008B1D75" w14:paraId="5503EAC3" w14:textId="77777777">
      <w:pPr>
        <w:pStyle w:val="ESHeading"/>
      </w:pPr>
      <w:bookmarkStart w:name="_Toc312317876" w:id="10"/>
      <w:bookmarkStart w:name="_Toc195617379" w:id="11"/>
      <w:bookmarkStart w:name="_Toc214525407" w:id="12"/>
      <w:bookmarkStart w:name="_Toc215645652" w:id="13"/>
      <w:bookmarkStart w:name="_Toc1492080356" w:id="14"/>
      <w:r>
        <w:t>Abstract</w:t>
      </w:r>
      <w:bookmarkEnd w:id="10"/>
      <w:bookmarkEnd w:id="11"/>
      <w:bookmarkEnd w:id="12"/>
      <w:bookmarkEnd w:id="13"/>
      <w:bookmarkEnd w:id="14"/>
    </w:p>
    <w:p w:rsidRPr="001D69CD" w:rsidR="00A24610" w:rsidP="2887D303" w:rsidRDefault="3A3E7B4A" w14:paraId="6820B323" w14:textId="1D3E027A">
      <w:pPr>
        <w:pStyle w:val="BodyText"/>
        <w:spacing w:before="240" w:after="240"/>
        <w:rPr>
          <w:highlight w:val="yellow"/>
          <w:lang w:val="en-US"/>
        </w:rPr>
      </w:pPr>
      <w:bookmarkStart w:name="OLE_LINK4" w:id="15"/>
      <w:bookmarkStart w:name="OLE_LINK5" w:id="16"/>
      <w:r w:rsidRPr="001D69CD">
        <w:rPr>
          <w:highlight w:val="yellow"/>
          <w:lang w:val="en-US"/>
        </w:rPr>
        <w:t>This deliverable specifies the technical enablers for trust, security, and privacy developed within Work Package 5 of the Sa4CPS (Secure Situational Awareness for Critical Cyber-Physical Systems) project. The document presents a comprehensive framework of trust, security and privacy mechanisms designed to ensure reliable and trustworthy situational awareness across diverse cyber-physical system applications, including autonomous logistics, drone operations, critical energy infrastructure, public safety systems, and outdoor monitoring environments</w:t>
      </w:r>
      <w:r w:rsidRPr="001D69CD" w:rsidR="005C4C60">
        <w:rPr>
          <w:highlight w:val="yellow"/>
          <w:lang w:val="en-US"/>
        </w:rPr>
        <w:t xml:space="preserve"> in Sa4CPS concept</w:t>
      </w:r>
      <w:r w:rsidRPr="001D69CD">
        <w:rPr>
          <w:highlight w:val="yellow"/>
          <w:lang w:val="en-US"/>
        </w:rPr>
        <w:t>.</w:t>
      </w:r>
    </w:p>
    <w:p w:rsidRPr="001D69CD" w:rsidR="00A24610" w:rsidP="005A07E3" w:rsidRDefault="3A3E7B4A" w14:paraId="7AB215F1" w14:textId="7BC270B6">
      <w:pPr>
        <w:rPr>
          <w:highlight w:val="yellow"/>
        </w:rPr>
      </w:pPr>
      <w:r w:rsidRPr="001D69CD">
        <w:rPr>
          <w:highlight w:val="yellow"/>
        </w:rPr>
        <w:t>The technical enablers are organized into four complementary categories: identification, verification, and access control mechanisms; secure information spaces, sharing, and routing solutions; zero-trust services with distributed ledger technology infrastructures; and security situation sensing capabilities. Additionally, a credential-based trust system is presented to support cross-organizational data exchange requirements arising from the project story scenario.</w:t>
      </w:r>
    </w:p>
    <w:p w:rsidRPr="001D69CD" w:rsidR="00A24610" w:rsidP="005A07E3" w:rsidRDefault="3A3E7B4A" w14:paraId="4F9347FB" w14:textId="3F34D841">
      <w:pPr>
        <w:rPr>
          <w:highlight w:val="yellow"/>
        </w:rPr>
      </w:pPr>
      <w:r w:rsidRPr="001D69CD">
        <w:rPr>
          <w:highlight w:val="yellow"/>
        </w:rPr>
        <w:t>Each enabler specification includes a description of its functionality, mapping to security requirements identified in Deliverable 5.1, the use cases where it is applied, and the contributing project partners. The enablers address critical security challenges in cyber-physical systems, including authentication of devices and users, cryptographic verification of software artifacts, end-to-end encrypted communication, immutable accountability logging, anomaly detection, and privacy-preserving data processing.</w:t>
      </w:r>
    </w:p>
    <w:p w:rsidRPr="005C4C60" w:rsidR="00A24610" w:rsidP="005A07E3" w:rsidRDefault="3A3E7B4A" w14:paraId="5E0E997F" w14:textId="7B139679">
      <w:r w:rsidRPr="001D69CD">
        <w:rPr>
          <w:highlight w:val="yellow"/>
        </w:rPr>
        <w:t>Collectively, these technical enablers support secure, resilient, and privacy-respecting situational awareness in safety-critical and operationally sensitive cyber-physical environments</w:t>
      </w:r>
      <w:r w:rsidRPr="001D69CD" w:rsidR="00E9585F">
        <w:rPr>
          <w:highlight w:val="yellow"/>
        </w:rPr>
        <w:t xml:space="preserve"> across Sa4CPS Use Cases and project story</w:t>
      </w:r>
      <w:r w:rsidRPr="001D69CD">
        <w:rPr>
          <w:highlight w:val="yellow"/>
        </w:rPr>
        <w:t xml:space="preserve">. The specifications provided in this document serve as the foundation for </w:t>
      </w:r>
      <w:r w:rsidRPr="001D69CD" w:rsidR="0EFE74FD">
        <w:rPr>
          <w:highlight w:val="yellow"/>
        </w:rPr>
        <w:t>design of technical enablers</w:t>
      </w:r>
      <w:r w:rsidRPr="001D69CD">
        <w:rPr>
          <w:highlight w:val="yellow"/>
        </w:rPr>
        <w:t xml:space="preserve"> documented in Deliverable 5.3.</w:t>
      </w:r>
    </w:p>
    <w:p w:rsidR="00A24610" w:rsidP="00D07EEA" w:rsidRDefault="00A24610" w14:paraId="4D270EAE" w14:textId="3A63F390">
      <w:pPr>
        <w:pStyle w:val="BodyText"/>
        <w:jc w:val="both"/>
        <w:rPr>
          <w:lang w:val="en-US"/>
        </w:rPr>
      </w:pPr>
    </w:p>
    <w:p w:rsidRPr="00DC4B36" w:rsidR="008B1D75" w:rsidP="005A07E3" w:rsidRDefault="008B1D75" w14:paraId="5D2598A8" w14:textId="77777777">
      <w:pPr>
        <w:pStyle w:val="ESHeading"/>
        <w:rPr>
          <w:lang w:val="en-GB"/>
        </w:rPr>
      </w:pPr>
      <w:bookmarkStart w:name="_Toc312317877" w:id="17"/>
      <w:bookmarkStart w:name="_Toc195617380" w:id="18"/>
      <w:bookmarkStart w:name="_Toc214525408" w:id="19"/>
      <w:bookmarkStart w:name="_Toc215645653" w:id="20"/>
      <w:bookmarkStart w:name="_Toc1368422136" w:id="21"/>
      <w:r>
        <w:t>List of Abbreviations</w:t>
      </w:r>
      <w:bookmarkEnd w:id="17"/>
      <w:bookmarkEnd w:id="18"/>
      <w:bookmarkEnd w:id="19"/>
      <w:bookmarkEnd w:id="20"/>
      <w:bookmarkEnd w:id="21"/>
      <w:r>
        <w:t xml:space="preserve"> </w:t>
      </w:r>
    </w:p>
    <w:tbl>
      <w:tblPr>
        <w:tblW w:w="0" w:type="auto"/>
        <w:tblInd w:w="108" w:type="dxa"/>
        <w:tblLook w:val="01E0" w:firstRow="1" w:lastRow="1" w:firstColumn="1" w:lastColumn="1" w:noHBand="0" w:noVBand="0"/>
      </w:tblPr>
      <w:tblGrid>
        <w:gridCol w:w="2340"/>
        <w:gridCol w:w="6840"/>
      </w:tblGrid>
      <w:tr w:rsidRPr="001D69CD" w:rsidR="008B1D75" w:rsidTr="00032B9A" w14:paraId="07E8255D" w14:textId="77777777">
        <w:tc>
          <w:tcPr>
            <w:tcW w:w="2340" w:type="dxa"/>
          </w:tcPr>
          <w:bookmarkEnd w:id="15"/>
          <w:bookmarkEnd w:id="16"/>
          <w:p w:rsidRPr="001D69CD" w:rsidR="008B1D75" w:rsidP="005A07E3" w:rsidRDefault="008B1D75" w14:paraId="065E4AF0" w14:textId="77777777">
            <w:pPr>
              <w:pStyle w:val="tablecontents"/>
              <w:rPr>
                <w:highlight w:val="yellow"/>
              </w:rPr>
            </w:pPr>
            <w:r w:rsidRPr="001D69CD">
              <w:rPr>
                <w:highlight w:val="yellow"/>
              </w:rPr>
              <w:t>Abbreviation</w:t>
            </w:r>
          </w:p>
        </w:tc>
        <w:tc>
          <w:tcPr>
            <w:tcW w:w="6840" w:type="dxa"/>
          </w:tcPr>
          <w:p w:rsidRPr="001D69CD" w:rsidR="008B1D75" w:rsidP="005A07E3" w:rsidRDefault="008B1D75" w14:paraId="6A6D8DDC" w14:textId="77777777">
            <w:pPr>
              <w:pStyle w:val="tablecontents"/>
              <w:rPr>
                <w:highlight w:val="yellow"/>
              </w:rPr>
            </w:pPr>
            <w:r w:rsidRPr="001D69CD">
              <w:rPr>
                <w:highlight w:val="yellow"/>
              </w:rPr>
              <w:t>Explanation</w:t>
            </w:r>
          </w:p>
        </w:tc>
      </w:tr>
      <w:tr w:rsidRPr="00DC4B36" w:rsidR="00AE342D" w:rsidTr="00032B9A" w14:paraId="23BFDB9A" w14:textId="77777777">
        <w:tc>
          <w:tcPr>
            <w:tcW w:w="2340" w:type="dxa"/>
          </w:tcPr>
          <w:p w:rsidRPr="001D69CD" w:rsidR="6E0AC6EB" w:rsidP="005A07E3" w:rsidRDefault="6E0AC6EB" w14:paraId="0F829F90" w14:textId="5714E089">
            <w:pPr>
              <w:pStyle w:val="tablecontents"/>
              <w:rPr>
                <w:highlight w:val="yellow"/>
                <w:lang w:val="pt-PT"/>
              </w:rPr>
            </w:pPr>
            <w:r w:rsidRPr="001D69CD">
              <w:rPr>
                <w:highlight w:val="yellow"/>
                <w:lang w:val="pt-PT"/>
              </w:rPr>
              <w:t>3AM</w:t>
            </w:r>
          </w:p>
          <w:p w:rsidRPr="001D69CD" w:rsidR="57DADCC3" w:rsidP="005A07E3" w:rsidRDefault="57DADCC3" w14:paraId="3C903849" w14:textId="582CA075">
            <w:pPr>
              <w:pStyle w:val="tablecontents"/>
              <w:rPr>
                <w:highlight w:val="yellow"/>
                <w:lang w:val="pt-PT"/>
              </w:rPr>
            </w:pPr>
            <w:r w:rsidRPr="001D69CD">
              <w:rPr>
                <w:highlight w:val="yellow"/>
                <w:lang w:val="pt-PT"/>
              </w:rPr>
              <w:t>AES</w:t>
            </w:r>
          </w:p>
          <w:p w:rsidRPr="001D69CD" w:rsidR="260E80C3" w:rsidP="005A07E3" w:rsidRDefault="260E80C3" w14:paraId="7CB8BE65" w14:textId="20DADE2F">
            <w:pPr>
              <w:pStyle w:val="tablecontents"/>
              <w:rPr>
                <w:highlight w:val="yellow"/>
                <w:lang w:val="pt-PT"/>
              </w:rPr>
            </w:pPr>
            <w:r w:rsidRPr="001D69CD">
              <w:rPr>
                <w:highlight w:val="yellow"/>
                <w:lang w:val="pt-PT"/>
              </w:rPr>
              <w:t>AES-CCM</w:t>
            </w:r>
            <w:r w:rsidRPr="001D69CD">
              <w:rPr>
                <w:highlight w:val="yellow"/>
                <w:lang w:val="pt-PT"/>
              </w:rPr>
              <w:tab/>
            </w:r>
          </w:p>
          <w:p w:rsidRPr="001D69CD" w:rsidR="00AE342D" w:rsidP="005A07E3" w:rsidRDefault="00AE342D" w14:paraId="08731DC2" w14:textId="77777777">
            <w:pPr>
              <w:pStyle w:val="tablecontents"/>
              <w:rPr>
                <w:highlight w:val="yellow"/>
                <w:lang w:val="pt-PT"/>
              </w:rPr>
            </w:pPr>
            <w:r w:rsidRPr="001D69CD">
              <w:rPr>
                <w:highlight w:val="yellow"/>
                <w:lang w:val="pt-PT"/>
              </w:rPr>
              <w:t xml:space="preserve">AI </w:t>
            </w:r>
          </w:p>
          <w:p w:rsidRPr="001D69CD" w:rsidR="5A1EF4D8" w:rsidP="005A07E3" w:rsidRDefault="5A1EF4D8" w14:paraId="2F9F4F66" w14:textId="13385F26">
            <w:pPr>
              <w:pStyle w:val="tablecontents"/>
              <w:rPr>
                <w:highlight w:val="yellow"/>
                <w:lang w:val="pt-PT"/>
              </w:rPr>
            </w:pPr>
            <w:r w:rsidRPr="001D69CD">
              <w:rPr>
                <w:highlight w:val="yellow"/>
                <w:lang w:val="pt-PT"/>
              </w:rPr>
              <w:t>API</w:t>
            </w:r>
          </w:p>
          <w:p w:rsidRPr="001D69CD" w:rsidR="670A1407" w:rsidP="005A07E3" w:rsidRDefault="670A1407" w14:paraId="143345D7" w14:textId="3592DE85">
            <w:pPr>
              <w:pStyle w:val="tablecontents"/>
              <w:rPr>
                <w:highlight w:val="yellow"/>
              </w:rPr>
            </w:pPr>
            <w:r w:rsidRPr="001D69CD">
              <w:rPr>
                <w:highlight w:val="yellow"/>
              </w:rPr>
              <w:t>AWS</w:t>
            </w:r>
          </w:p>
          <w:p w:rsidRPr="001D69CD" w:rsidR="091FCE0E" w:rsidP="005A07E3" w:rsidRDefault="091FCE0E" w14:paraId="3D549D97" w14:textId="7D4D5BC8">
            <w:pPr>
              <w:pStyle w:val="tablecontents"/>
              <w:rPr>
                <w:highlight w:val="yellow"/>
              </w:rPr>
            </w:pPr>
            <w:r w:rsidRPr="001D69CD">
              <w:rPr>
                <w:highlight w:val="yellow"/>
              </w:rPr>
              <w:t>CBAC</w:t>
            </w:r>
            <w:r w:rsidRPr="001D69CD">
              <w:rPr>
                <w:highlight w:val="yellow"/>
              </w:rPr>
              <w:tab/>
            </w:r>
          </w:p>
          <w:p w:rsidRPr="001D69CD" w:rsidR="20B80904" w:rsidP="005A07E3" w:rsidRDefault="20B80904" w14:paraId="4C658F2D" w14:textId="73FC2605">
            <w:pPr>
              <w:pStyle w:val="tablecontents"/>
              <w:rPr>
                <w:highlight w:val="yellow"/>
              </w:rPr>
            </w:pPr>
            <w:r w:rsidRPr="001D69CD">
              <w:rPr>
                <w:highlight w:val="yellow"/>
              </w:rPr>
              <w:t>CBC</w:t>
            </w:r>
          </w:p>
          <w:p w:rsidRPr="001D69CD" w:rsidR="0ACD54DA" w:rsidP="005A07E3" w:rsidRDefault="0ACD54DA" w14:paraId="65B6B173" w14:textId="37E24943">
            <w:pPr>
              <w:pStyle w:val="tablecontents"/>
              <w:rPr>
                <w:highlight w:val="yellow"/>
              </w:rPr>
            </w:pPr>
            <w:r w:rsidRPr="001D69CD">
              <w:rPr>
                <w:highlight w:val="yellow"/>
              </w:rPr>
              <w:t>CID</w:t>
            </w:r>
          </w:p>
          <w:p w:rsidRPr="001D69CD" w:rsidR="679AB050" w:rsidP="005A07E3" w:rsidRDefault="679AB050" w14:paraId="28ADA262" w14:textId="1A1D8C2E">
            <w:pPr>
              <w:pStyle w:val="tablecontents"/>
              <w:rPr>
                <w:highlight w:val="yellow"/>
              </w:rPr>
            </w:pPr>
            <w:r w:rsidRPr="001D69CD">
              <w:rPr>
                <w:highlight w:val="yellow"/>
              </w:rPr>
              <w:t>CPE</w:t>
            </w:r>
          </w:p>
          <w:p w:rsidRPr="001D69CD" w:rsidR="6F47B6B5" w:rsidP="005A07E3" w:rsidRDefault="6F47B6B5" w14:paraId="375283D2" w14:textId="3BF4E1F2">
            <w:pPr>
              <w:pStyle w:val="tablecontents"/>
              <w:rPr>
                <w:highlight w:val="yellow"/>
              </w:rPr>
            </w:pPr>
            <w:r w:rsidRPr="001D69CD">
              <w:rPr>
                <w:highlight w:val="yellow"/>
              </w:rPr>
              <w:t>CPS</w:t>
            </w:r>
          </w:p>
          <w:p w:rsidRPr="001D69CD" w:rsidR="77FC2C3A" w:rsidP="005A07E3" w:rsidRDefault="77FC2C3A" w14:paraId="0D3D1CE4" w14:textId="397F92F6">
            <w:pPr>
              <w:pStyle w:val="tablecontents"/>
              <w:rPr>
                <w:highlight w:val="yellow"/>
              </w:rPr>
            </w:pPr>
            <w:r w:rsidRPr="001D69CD">
              <w:rPr>
                <w:highlight w:val="yellow"/>
              </w:rPr>
              <w:t>CSV</w:t>
            </w:r>
          </w:p>
          <w:p w:rsidRPr="001D69CD" w:rsidR="4AEABF67" w:rsidP="005A07E3" w:rsidRDefault="4AEABF67" w14:paraId="7D5EAD56" w14:textId="75FF1C56">
            <w:pPr>
              <w:pStyle w:val="tablecontents"/>
              <w:rPr>
                <w:highlight w:val="yellow"/>
              </w:rPr>
            </w:pPr>
            <w:r w:rsidRPr="001D69CD">
              <w:rPr>
                <w:highlight w:val="yellow"/>
              </w:rPr>
              <w:t>DID</w:t>
            </w:r>
          </w:p>
          <w:p w:rsidRPr="001D69CD" w:rsidR="06629F03" w:rsidP="005A07E3" w:rsidRDefault="06629F03" w14:paraId="0A68EED5" w14:textId="00915764">
            <w:pPr>
              <w:pStyle w:val="tablecontents"/>
              <w:rPr>
                <w:highlight w:val="yellow"/>
              </w:rPr>
            </w:pPr>
            <w:r w:rsidRPr="001D69CD">
              <w:rPr>
                <w:highlight w:val="yellow"/>
              </w:rPr>
              <w:t>DLT</w:t>
            </w:r>
          </w:p>
          <w:p w:rsidRPr="001D69CD" w:rsidR="30687C47" w:rsidP="005A07E3" w:rsidRDefault="30687C47" w14:paraId="7634E544" w14:textId="733C2FB2">
            <w:pPr>
              <w:pStyle w:val="tablecontents"/>
              <w:rPr>
                <w:highlight w:val="yellow"/>
              </w:rPr>
            </w:pPr>
            <w:r w:rsidRPr="001D69CD">
              <w:rPr>
                <w:highlight w:val="yellow"/>
              </w:rPr>
              <w:t>DNS</w:t>
            </w:r>
          </w:p>
          <w:p w:rsidRPr="001D69CD" w:rsidR="41DB183B" w:rsidP="005A07E3" w:rsidRDefault="41DB183B" w14:paraId="3B2EE5B0" w14:textId="352C5C9B">
            <w:pPr>
              <w:pStyle w:val="tablecontents"/>
              <w:rPr>
                <w:highlight w:val="yellow"/>
              </w:rPr>
            </w:pPr>
            <w:r w:rsidRPr="001D69CD">
              <w:rPr>
                <w:highlight w:val="yellow"/>
              </w:rPr>
              <w:t>DOCS</w:t>
            </w:r>
          </w:p>
          <w:p w:rsidRPr="001D69CD" w:rsidR="7B65BDB7" w:rsidP="005A07E3" w:rsidRDefault="7B65BDB7" w14:paraId="4751C8EB" w14:textId="1E644303">
            <w:pPr>
              <w:pStyle w:val="tablecontents"/>
              <w:rPr>
                <w:highlight w:val="yellow"/>
              </w:rPr>
            </w:pPr>
            <w:r w:rsidRPr="001D69CD">
              <w:rPr>
                <w:highlight w:val="yellow"/>
              </w:rPr>
              <w:t>DSO</w:t>
            </w:r>
          </w:p>
          <w:p w:rsidRPr="001D69CD" w:rsidR="50B3740A" w:rsidP="005A07E3" w:rsidRDefault="50B3740A" w14:paraId="376D7163" w14:textId="19DFBD03">
            <w:pPr>
              <w:pStyle w:val="tablecontents"/>
              <w:rPr>
                <w:highlight w:val="yellow"/>
              </w:rPr>
            </w:pPr>
            <w:r w:rsidRPr="001D69CD">
              <w:rPr>
                <w:highlight w:val="yellow"/>
              </w:rPr>
              <w:t>EAD</w:t>
            </w:r>
          </w:p>
          <w:p w:rsidRPr="001D69CD" w:rsidR="10F14B35" w:rsidP="005A07E3" w:rsidRDefault="10F14B35" w14:paraId="0505D2D8" w14:textId="519D0F29">
            <w:pPr>
              <w:pStyle w:val="tablecontents"/>
              <w:rPr>
                <w:highlight w:val="yellow"/>
              </w:rPr>
            </w:pPr>
            <w:r w:rsidRPr="001D69CD">
              <w:rPr>
                <w:highlight w:val="yellow"/>
              </w:rPr>
              <w:t>EBSI</w:t>
            </w:r>
          </w:p>
          <w:p w:rsidRPr="001D69CD" w:rsidR="6066F36A" w:rsidP="005A07E3" w:rsidRDefault="6066F36A" w14:paraId="32D27AF4" w14:textId="38C589C5">
            <w:pPr>
              <w:pStyle w:val="tablecontents"/>
              <w:rPr>
                <w:highlight w:val="yellow"/>
              </w:rPr>
            </w:pPr>
            <w:r w:rsidRPr="001D69CD">
              <w:rPr>
                <w:highlight w:val="yellow"/>
              </w:rPr>
              <w:t>ECC</w:t>
            </w:r>
          </w:p>
          <w:p w:rsidRPr="001D69CD" w:rsidR="31D2B8DE" w:rsidP="005A07E3" w:rsidRDefault="31D2B8DE" w14:paraId="61E6BFF1" w14:textId="70253F3A">
            <w:pPr>
              <w:pStyle w:val="tablecontents"/>
              <w:rPr>
                <w:highlight w:val="yellow"/>
              </w:rPr>
            </w:pPr>
            <w:r w:rsidRPr="001D69CD">
              <w:rPr>
                <w:highlight w:val="yellow"/>
              </w:rPr>
              <w:t>ECDH</w:t>
            </w:r>
          </w:p>
          <w:p w:rsidRPr="001D69CD" w:rsidR="4837D421" w:rsidP="005A07E3" w:rsidRDefault="4837D421" w14:paraId="4C4AB235" w14:textId="69AE644C">
            <w:pPr>
              <w:pStyle w:val="tablecontents"/>
              <w:rPr>
                <w:highlight w:val="yellow"/>
              </w:rPr>
            </w:pPr>
            <w:r w:rsidRPr="001D69CD">
              <w:rPr>
                <w:highlight w:val="yellow"/>
              </w:rPr>
              <w:t>eIDAS</w:t>
            </w:r>
          </w:p>
          <w:p w:rsidRPr="001D69CD" w:rsidR="0CBB1E14" w:rsidP="005A07E3" w:rsidRDefault="0CBB1E14" w14:paraId="77CE1638" w14:textId="4AB9AF6F">
            <w:pPr>
              <w:pStyle w:val="tablecontents"/>
              <w:rPr>
                <w:highlight w:val="yellow"/>
              </w:rPr>
            </w:pPr>
            <w:r w:rsidRPr="001D69CD">
              <w:rPr>
                <w:highlight w:val="yellow"/>
              </w:rPr>
              <w:t>ELK</w:t>
            </w:r>
          </w:p>
          <w:p w:rsidRPr="001D69CD" w:rsidR="51598C7B" w:rsidP="005A07E3" w:rsidRDefault="51598C7B" w14:paraId="15E53159" w14:textId="49ED5E0D">
            <w:pPr>
              <w:pStyle w:val="tablecontents"/>
              <w:rPr>
                <w:highlight w:val="yellow"/>
              </w:rPr>
            </w:pPr>
            <w:r w:rsidRPr="001D69CD">
              <w:rPr>
                <w:highlight w:val="yellow"/>
              </w:rPr>
              <w:t>GDPR</w:t>
            </w:r>
          </w:p>
          <w:p w:rsidRPr="001D69CD" w:rsidR="00C30320" w:rsidP="005A07E3" w:rsidRDefault="00C30320" w14:paraId="53E1DDEB" w14:textId="31E0E4FC">
            <w:pPr>
              <w:pStyle w:val="tablecontents"/>
              <w:rPr>
                <w:highlight w:val="yellow"/>
              </w:rPr>
            </w:pPr>
            <w:r w:rsidRPr="001D69CD">
              <w:rPr>
                <w:highlight w:val="yellow"/>
              </w:rPr>
              <w:t>GUI</w:t>
            </w:r>
          </w:p>
          <w:p w:rsidRPr="001D69CD" w:rsidR="0BA2FAE7" w:rsidP="005A07E3" w:rsidRDefault="0BA2FAE7" w14:paraId="442E8293" w14:textId="38691798">
            <w:pPr>
              <w:pStyle w:val="tablecontents"/>
              <w:rPr>
                <w:highlight w:val="yellow"/>
              </w:rPr>
            </w:pPr>
            <w:r w:rsidRPr="001D69CD">
              <w:rPr>
                <w:highlight w:val="yellow"/>
              </w:rPr>
              <w:t>HIPAA</w:t>
            </w:r>
          </w:p>
          <w:p w:rsidRPr="001D69CD" w:rsidR="1003162D" w:rsidP="005A07E3" w:rsidRDefault="1003162D" w14:paraId="74DF2F48" w14:textId="578A51D9">
            <w:pPr>
              <w:pStyle w:val="tablecontents"/>
              <w:rPr>
                <w:highlight w:val="yellow"/>
              </w:rPr>
            </w:pPr>
            <w:r w:rsidRPr="001D69CD">
              <w:rPr>
                <w:highlight w:val="yellow"/>
              </w:rPr>
              <w:t>HRV</w:t>
            </w:r>
          </w:p>
          <w:p w:rsidRPr="001D69CD" w:rsidR="1AF8AE9A" w:rsidP="005A07E3" w:rsidRDefault="1AF8AE9A" w14:paraId="265368A1" w14:textId="132C05B7">
            <w:pPr>
              <w:pStyle w:val="tablecontents"/>
              <w:rPr>
                <w:highlight w:val="yellow"/>
              </w:rPr>
            </w:pPr>
            <w:r w:rsidRPr="001D69CD">
              <w:rPr>
                <w:highlight w:val="yellow"/>
              </w:rPr>
              <w:t>HSM</w:t>
            </w:r>
          </w:p>
          <w:p w:rsidRPr="001D69CD" w:rsidR="58E0B74A" w:rsidP="005A07E3" w:rsidRDefault="58E0B74A" w14:paraId="05674517" w14:textId="203A1275">
            <w:pPr>
              <w:pStyle w:val="tablecontents"/>
              <w:rPr>
                <w:highlight w:val="yellow"/>
              </w:rPr>
            </w:pPr>
            <w:r w:rsidRPr="001D69CD">
              <w:rPr>
                <w:highlight w:val="yellow"/>
              </w:rPr>
              <w:t>HTTPS</w:t>
            </w:r>
          </w:p>
          <w:p w:rsidRPr="001D69CD" w:rsidR="57DCAD80" w:rsidP="005A07E3" w:rsidRDefault="57DCAD80" w14:paraId="5D607F4E" w14:textId="70B53E4C">
            <w:pPr>
              <w:pStyle w:val="tablecontents"/>
              <w:rPr>
                <w:highlight w:val="yellow"/>
              </w:rPr>
            </w:pPr>
            <w:r w:rsidRPr="001D69CD">
              <w:rPr>
                <w:highlight w:val="yellow"/>
              </w:rPr>
              <w:t>IEC</w:t>
            </w:r>
          </w:p>
          <w:p w:rsidRPr="001D69CD" w:rsidR="64E449CE" w:rsidP="005A07E3" w:rsidRDefault="64E449CE" w14:paraId="273EB3C8" w14:textId="6BFFD03A">
            <w:pPr>
              <w:pStyle w:val="tablecontents"/>
              <w:rPr>
                <w:highlight w:val="yellow"/>
              </w:rPr>
            </w:pPr>
            <w:r w:rsidRPr="001D69CD">
              <w:rPr>
                <w:highlight w:val="yellow"/>
              </w:rPr>
              <w:t>IoT</w:t>
            </w:r>
          </w:p>
          <w:p w:rsidRPr="001D69CD" w:rsidR="0A08BE1E" w:rsidP="005A07E3" w:rsidRDefault="0A08BE1E" w14:paraId="043D9DB9" w14:textId="51696790">
            <w:pPr>
              <w:pStyle w:val="tablecontents"/>
              <w:rPr>
                <w:highlight w:val="yellow"/>
                <w:lang w:val="de-DE"/>
              </w:rPr>
            </w:pPr>
            <w:r w:rsidRPr="001D69CD">
              <w:rPr>
                <w:highlight w:val="yellow"/>
                <w:lang w:val="de-DE"/>
              </w:rPr>
              <w:t>IPFS</w:t>
            </w:r>
          </w:p>
          <w:p w:rsidRPr="001D69CD" w:rsidR="198A1D53" w:rsidP="005A07E3" w:rsidRDefault="198A1D53" w14:paraId="1C0E0C32" w14:textId="689FFEDD">
            <w:pPr>
              <w:pStyle w:val="tablecontents"/>
              <w:rPr>
                <w:highlight w:val="yellow"/>
                <w:lang w:val="de-DE"/>
              </w:rPr>
            </w:pPr>
            <w:r w:rsidRPr="001D69CD">
              <w:rPr>
                <w:highlight w:val="yellow"/>
                <w:lang w:val="de-DE"/>
              </w:rPr>
              <w:t>ISO</w:t>
            </w:r>
          </w:p>
          <w:p w:rsidRPr="001D69CD" w:rsidR="7F581E4E" w:rsidP="005A07E3" w:rsidRDefault="7F581E4E" w14:paraId="75F0AEB1" w14:textId="4EA58399">
            <w:pPr>
              <w:pStyle w:val="tablecontents"/>
              <w:rPr>
                <w:highlight w:val="yellow"/>
                <w:lang w:val="de-DE"/>
              </w:rPr>
            </w:pPr>
            <w:r w:rsidRPr="001D69CD">
              <w:rPr>
                <w:highlight w:val="yellow"/>
                <w:lang w:val="de-DE"/>
              </w:rPr>
              <w:t>IV</w:t>
            </w:r>
          </w:p>
          <w:p w:rsidRPr="001D69CD" w:rsidR="000D7283" w:rsidP="005A07E3" w:rsidRDefault="000D7283" w14:paraId="27C5DD47" w14:textId="62EC8F61">
            <w:pPr>
              <w:pStyle w:val="tablecontents"/>
              <w:rPr>
                <w:highlight w:val="yellow"/>
                <w:lang w:val="de-DE"/>
              </w:rPr>
            </w:pPr>
            <w:r w:rsidRPr="001D69CD">
              <w:rPr>
                <w:highlight w:val="yellow"/>
                <w:lang w:val="de-DE"/>
              </w:rPr>
              <w:t>JWT</w:t>
            </w:r>
          </w:p>
          <w:p w:rsidRPr="001D69CD" w:rsidR="39CF7A3E" w:rsidP="005A07E3" w:rsidRDefault="39CF7A3E" w14:paraId="2E8BF651" w14:textId="27D51EE6">
            <w:pPr>
              <w:pStyle w:val="tablecontents"/>
              <w:rPr>
                <w:highlight w:val="yellow"/>
                <w:lang w:val="de-DE"/>
              </w:rPr>
            </w:pPr>
            <w:r w:rsidRPr="001D69CD">
              <w:rPr>
                <w:highlight w:val="yellow"/>
                <w:lang w:val="de-DE"/>
              </w:rPr>
              <w:t>KMS</w:t>
            </w:r>
            <w:r w:rsidRPr="001D69CD">
              <w:rPr>
                <w:highlight w:val="yellow"/>
                <w:lang w:val="de-DE"/>
              </w:rPr>
              <w:tab/>
            </w:r>
          </w:p>
          <w:p w:rsidRPr="001D69CD" w:rsidR="6133CAA2" w:rsidP="005A07E3" w:rsidRDefault="6133CAA2" w14:paraId="7C134A4F" w14:textId="0ECAF10C">
            <w:pPr>
              <w:pStyle w:val="tablecontents"/>
              <w:rPr>
                <w:highlight w:val="yellow"/>
                <w:lang w:val="de-DE"/>
              </w:rPr>
            </w:pPr>
            <w:r w:rsidRPr="001D69CD">
              <w:rPr>
                <w:highlight w:val="yellow"/>
                <w:lang w:val="de-DE"/>
              </w:rPr>
              <w:t>M2M</w:t>
            </w:r>
          </w:p>
          <w:p w:rsidRPr="001D69CD" w:rsidR="13EAA807" w:rsidP="005A07E3" w:rsidRDefault="13EAA807" w14:paraId="25CF1B4F" w14:textId="14C77B34">
            <w:pPr>
              <w:pStyle w:val="tablecontents"/>
              <w:rPr>
                <w:highlight w:val="yellow"/>
                <w:lang w:val="de-DE"/>
              </w:rPr>
            </w:pPr>
            <w:r w:rsidRPr="001D69CD">
              <w:rPr>
                <w:highlight w:val="yellow"/>
                <w:lang w:val="de-DE"/>
              </w:rPr>
              <w:t>MAC</w:t>
            </w:r>
          </w:p>
          <w:p w:rsidRPr="001D69CD" w:rsidR="655B77B5" w:rsidP="005A07E3" w:rsidRDefault="655B77B5" w14:paraId="2CE35B6D" w14:textId="0EAD91E2">
            <w:pPr>
              <w:pStyle w:val="tablecontents"/>
              <w:rPr>
                <w:highlight w:val="yellow"/>
                <w:lang w:val="de-DE"/>
              </w:rPr>
            </w:pPr>
            <w:r w:rsidRPr="001D69CD">
              <w:rPr>
                <w:highlight w:val="yellow"/>
                <w:lang w:val="de-DE"/>
              </w:rPr>
              <w:t>MC</w:t>
            </w:r>
          </w:p>
          <w:p w:rsidRPr="001D69CD" w:rsidR="02491829" w:rsidP="005A07E3" w:rsidRDefault="02491829" w14:paraId="308DAEC8" w14:textId="4877FD93">
            <w:pPr>
              <w:pStyle w:val="tablecontents"/>
              <w:rPr>
                <w:highlight w:val="yellow"/>
                <w:lang w:val="de-DE"/>
              </w:rPr>
            </w:pPr>
            <w:r w:rsidRPr="001D69CD">
              <w:rPr>
                <w:highlight w:val="yellow"/>
                <w:lang w:val="de-DE"/>
              </w:rPr>
              <w:t>MIC</w:t>
            </w:r>
            <w:r w:rsidRPr="001D69CD">
              <w:rPr>
                <w:highlight w:val="yellow"/>
                <w:lang w:val="de-DE"/>
              </w:rPr>
              <w:tab/>
            </w:r>
          </w:p>
          <w:p w:rsidRPr="001D69CD" w:rsidR="0B8AB295" w:rsidP="005A07E3" w:rsidRDefault="0B8AB295" w14:paraId="542B854F" w14:textId="40838A14">
            <w:pPr>
              <w:pStyle w:val="tablecontents"/>
              <w:rPr>
                <w:highlight w:val="yellow"/>
                <w:lang w:val="de-DE"/>
              </w:rPr>
            </w:pPr>
            <w:r w:rsidRPr="001D69CD">
              <w:rPr>
                <w:highlight w:val="yellow"/>
                <w:lang w:val="de-DE"/>
              </w:rPr>
              <w:t>MITM</w:t>
            </w:r>
          </w:p>
          <w:p w:rsidRPr="001D69CD" w:rsidR="557FE65B" w:rsidP="005A07E3" w:rsidRDefault="557FE65B" w14:paraId="49655D3B" w14:textId="4A262F56">
            <w:pPr>
              <w:pStyle w:val="tablecontents"/>
              <w:rPr>
                <w:highlight w:val="yellow"/>
                <w:lang w:val="de-DE"/>
              </w:rPr>
            </w:pPr>
            <w:r w:rsidRPr="001D69CD">
              <w:rPr>
                <w:highlight w:val="yellow"/>
                <w:lang w:val="de-DE"/>
              </w:rPr>
              <w:t>ML</w:t>
            </w:r>
          </w:p>
          <w:p w:rsidRPr="001D69CD" w:rsidR="4EB8556B" w:rsidP="005A07E3" w:rsidRDefault="4EB8556B" w14:paraId="727837C7" w14:textId="30E53F3B">
            <w:pPr>
              <w:pStyle w:val="tablecontents"/>
              <w:rPr>
                <w:highlight w:val="yellow"/>
                <w:lang w:val="de-DE"/>
              </w:rPr>
            </w:pPr>
            <w:r w:rsidRPr="001D69CD">
              <w:rPr>
                <w:highlight w:val="yellow"/>
                <w:lang w:val="de-DE"/>
              </w:rPr>
              <w:t>MQTT</w:t>
            </w:r>
          </w:p>
          <w:p w:rsidRPr="001D69CD" w:rsidR="40FB5655" w:rsidP="005A07E3" w:rsidRDefault="40FB5655" w14:paraId="758A9FE6" w14:textId="607C4A7D">
            <w:pPr>
              <w:pStyle w:val="tablecontents"/>
              <w:rPr>
                <w:highlight w:val="yellow"/>
                <w:lang w:val="de-DE"/>
              </w:rPr>
            </w:pPr>
            <w:r w:rsidRPr="001D69CD">
              <w:rPr>
                <w:highlight w:val="yellow"/>
                <w:lang w:val="de-DE"/>
              </w:rPr>
              <w:t>NFT</w:t>
            </w:r>
            <w:r w:rsidRPr="001D69CD">
              <w:rPr>
                <w:highlight w:val="yellow"/>
                <w:lang w:val="de-DE"/>
              </w:rPr>
              <w:tab/>
            </w:r>
          </w:p>
          <w:p w:rsidRPr="001D69CD" w:rsidR="2C2938E4" w:rsidP="005A07E3" w:rsidRDefault="2C2938E4" w14:paraId="2FAF9EFC" w14:textId="51F57247">
            <w:pPr>
              <w:pStyle w:val="tablecontents"/>
              <w:rPr>
                <w:highlight w:val="yellow"/>
                <w:lang w:val="de-DE"/>
              </w:rPr>
            </w:pPr>
            <w:r w:rsidRPr="001D69CD">
              <w:rPr>
                <w:highlight w:val="yellow"/>
                <w:lang w:val="de-DE"/>
              </w:rPr>
              <w:t>NIS2</w:t>
            </w:r>
          </w:p>
          <w:p w:rsidRPr="001D69CD" w:rsidR="63C82ED1" w:rsidP="005A07E3" w:rsidRDefault="63C82ED1" w14:paraId="138A8627" w14:textId="680CC539">
            <w:pPr>
              <w:pStyle w:val="tablecontents"/>
              <w:rPr>
                <w:highlight w:val="yellow"/>
                <w:lang w:val="de-DE"/>
              </w:rPr>
            </w:pPr>
            <w:r w:rsidRPr="001D69CD">
              <w:rPr>
                <w:highlight w:val="yellow"/>
                <w:lang w:val="de-DE"/>
              </w:rPr>
              <w:t>NoSQL</w:t>
            </w:r>
          </w:p>
          <w:p w:rsidRPr="001D69CD" w:rsidR="00152D47" w:rsidP="005A07E3" w:rsidRDefault="00152D47" w14:paraId="74FE123D" w14:textId="2C7D8D6E">
            <w:pPr>
              <w:pStyle w:val="tablecontents"/>
              <w:rPr>
                <w:highlight w:val="yellow"/>
                <w:lang w:val="de-DE"/>
              </w:rPr>
            </w:pPr>
            <w:r w:rsidRPr="001D69CD">
              <w:rPr>
                <w:highlight w:val="yellow"/>
                <w:lang w:val="de-DE"/>
              </w:rPr>
              <w:t>OID4VP</w:t>
            </w:r>
          </w:p>
          <w:p w:rsidRPr="001D69CD" w:rsidR="004313CA" w:rsidP="005A07E3" w:rsidRDefault="004313CA" w14:paraId="10DDD5F8" w14:textId="6EB93F68">
            <w:pPr>
              <w:pStyle w:val="tablecontents"/>
              <w:rPr>
                <w:highlight w:val="yellow"/>
                <w:lang w:val="de-DE"/>
              </w:rPr>
            </w:pPr>
            <w:r w:rsidRPr="001D69CD">
              <w:rPr>
                <w:highlight w:val="yellow"/>
                <w:lang w:val="de-DE"/>
              </w:rPr>
              <w:t>OpenID4VC</w:t>
            </w:r>
          </w:p>
          <w:p w:rsidRPr="001D69CD" w:rsidR="7B4426BB" w:rsidP="005A07E3" w:rsidRDefault="7B4426BB" w14:paraId="57B48139" w14:textId="7703372F">
            <w:pPr>
              <w:pStyle w:val="tablecontents"/>
              <w:rPr>
                <w:highlight w:val="yellow"/>
                <w:lang w:val="de-DE"/>
              </w:rPr>
            </w:pPr>
            <w:r w:rsidRPr="001D69CD">
              <w:rPr>
                <w:highlight w:val="yellow"/>
                <w:lang w:val="de-DE"/>
              </w:rPr>
              <w:t>OOB</w:t>
            </w:r>
          </w:p>
          <w:p w:rsidRPr="001D69CD" w:rsidR="1F0616C2" w:rsidP="005A07E3" w:rsidRDefault="1F0616C2" w14:paraId="37F79B64" w14:textId="3A96552A">
            <w:pPr>
              <w:pStyle w:val="tablecontents"/>
              <w:rPr>
                <w:highlight w:val="yellow"/>
                <w:lang w:val="de-DE"/>
              </w:rPr>
            </w:pPr>
            <w:r w:rsidRPr="001D69CD">
              <w:rPr>
                <w:highlight w:val="yellow"/>
                <w:lang w:val="de-DE"/>
              </w:rPr>
              <w:t>OPC UA</w:t>
            </w:r>
          </w:p>
          <w:p w:rsidRPr="001D69CD" w:rsidR="214264C6" w:rsidP="005A07E3" w:rsidRDefault="214264C6" w14:paraId="50D7E007" w14:textId="05213BA5">
            <w:pPr>
              <w:pStyle w:val="tablecontents"/>
              <w:rPr>
                <w:highlight w:val="yellow"/>
                <w:lang w:val="de-DE"/>
              </w:rPr>
            </w:pPr>
            <w:r w:rsidRPr="001D69CD">
              <w:rPr>
                <w:highlight w:val="yellow"/>
                <w:lang w:val="de-DE"/>
              </w:rPr>
              <w:t>PAwR</w:t>
            </w:r>
          </w:p>
          <w:p w:rsidRPr="001D69CD" w:rsidR="69C44596" w:rsidP="005A07E3" w:rsidRDefault="69C44596" w14:paraId="64E1E6D6" w14:textId="0015E9D3">
            <w:pPr>
              <w:pStyle w:val="tablecontents"/>
              <w:rPr>
                <w:highlight w:val="yellow"/>
                <w:lang w:val="de-DE"/>
              </w:rPr>
            </w:pPr>
            <w:r w:rsidRPr="001D69CD">
              <w:rPr>
                <w:highlight w:val="yellow"/>
                <w:lang w:val="de-DE"/>
              </w:rPr>
              <w:t>PCI-DSS</w:t>
            </w:r>
          </w:p>
          <w:p w:rsidRPr="001D69CD" w:rsidR="00C81E36" w:rsidP="005A07E3" w:rsidRDefault="00C81E36" w14:paraId="265DB50B" w14:textId="584476ED">
            <w:pPr>
              <w:pStyle w:val="tablecontents"/>
              <w:rPr>
                <w:highlight w:val="yellow"/>
              </w:rPr>
            </w:pPr>
            <w:r w:rsidRPr="001D69CD">
              <w:rPr>
                <w:highlight w:val="yellow"/>
              </w:rPr>
              <w:t>R&amp;D</w:t>
            </w:r>
          </w:p>
          <w:p w:rsidRPr="001D69CD" w:rsidR="1F1E9A94" w:rsidP="005A07E3" w:rsidRDefault="1F1E9A94" w14:paraId="08625E0E" w14:textId="500047FC">
            <w:pPr>
              <w:pStyle w:val="tablecontents"/>
              <w:rPr>
                <w:highlight w:val="yellow"/>
              </w:rPr>
            </w:pPr>
            <w:r w:rsidRPr="001D69CD">
              <w:rPr>
                <w:highlight w:val="yellow"/>
              </w:rPr>
              <w:t>RBAC</w:t>
            </w:r>
          </w:p>
          <w:p w:rsidRPr="001D69CD" w:rsidR="08754B6D" w:rsidP="005A07E3" w:rsidRDefault="08754B6D" w14:paraId="30DE4193" w14:textId="21685228">
            <w:pPr>
              <w:pStyle w:val="tablecontents"/>
              <w:rPr>
                <w:highlight w:val="yellow"/>
              </w:rPr>
            </w:pPr>
            <w:r w:rsidRPr="001D69CD">
              <w:rPr>
                <w:highlight w:val="yellow"/>
              </w:rPr>
              <w:t>REST</w:t>
            </w:r>
          </w:p>
          <w:p w:rsidRPr="001D69CD" w:rsidR="2186B4A5" w:rsidP="005A07E3" w:rsidRDefault="2186B4A5" w14:paraId="05C2AA81" w14:textId="68361161">
            <w:pPr>
              <w:pStyle w:val="tablecontents"/>
              <w:rPr>
                <w:highlight w:val="yellow"/>
              </w:rPr>
            </w:pPr>
            <w:r w:rsidRPr="001D69CD">
              <w:rPr>
                <w:highlight w:val="yellow"/>
              </w:rPr>
              <w:t>RF</w:t>
            </w:r>
            <w:r w:rsidRPr="001D69CD">
              <w:rPr>
                <w:highlight w:val="yellow"/>
              </w:rPr>
              <w:tab/>
            </w:r>
          </w:p>
          <w:p w:rsidRPr="001D69CD" w:rsidR="7AC34717" w:rsidP="005A07E3" w:rsidRDefault="7AC34717" w14:paraId="494750EE" w14:textId="3FB90ED8">
            <w:pPr>
              <w:pStyle w:val="tablecontents"/>
              <w:rPr>
                <w:highlight w:val="yellow"/>
                <w:lang w:val="fr-BE"/>
              </w:rPr>
            </w:pPr>
            <w:r w:rsidRPr="001D69CD">
              <w:rPr>
                <w:highlight w:val="yellow"/>
                <w:lang w:val="fr-BE"/>
              </w:rPr>
              <w:t>RS256</w:t>
            </w:r>
          </w:p>
          <w:p w:rsidRPr="001D69CD" w:rsidR="00C81E36" w:rsidP="005A07E3" w:rsidRDefault="00C81E36" w14:paraId="40CE151E" w14:textId="77777777">
            <w:pPr>
              <w:pStyle w:val="tablecontents"/>
              <w:rPr>
                <w:szCs w:val="24"/>
                <w:highlight w:val="yellow"/>
                <w:lang w:val="fr-BE"/>
              </w:rPr>
            </w:pPr>
            <w:r w:rsidRPr="001D69CD">
              <w:rPr>
                <w:highlight w:val="yellow"/>
                <w:lang w:val="fr-BE"/>
              </w:rPr>
              <w:t>Sa4CPS</w:t>
            </w:r>
          </w:p>
          <w:p w:rsidRPr="001D69CD" w:rsidR="21972872" w:rsidP="005A07E3" w:rsidRDefault="21972872" w14:paraId="177610BF" w14:textId="32930F51">
            <w:pPr>
              <w:pStyle w:val="tablecontents"/>
              <w:rPr>
                <w:highlight w:val="yellow"/>
                <w:lang w:val="fr-BE"/>
              </w:rPr>
            </w:pPr>
            <w:r w:rsidRPr="001D69CD">
              <w:rPr>
                <w:highlight w:val="yellow"/>
                <w:lang w:val="fr-BE"/>
              </w:rPr>
              <w:t>SD-JWT</w:t>
            </w:r>
          </w:p>
          <w:p w:rsidRPr="001D69CD" w:rsidR="005F27BE" w:rsidP="005A07E3" w:rsidRDefault="005F27BE" w14:paraId="525AF177" w14:textId="6783DF27">
            <w:pPr>
              <w:pStyle w:val="tablecontents"/>
              <w:rPr>
                <w:highlight w:val="yellow"/>
                <w:lang w:val="fr-BE"/>
              </w:rPr>
            </w:pPr>
            <w:r w:rsidRPr="001D69CD">
              <w:rPr>
                <w:highlight w:val="yellow"/>
                <w:lang w:val="fr-BE"/>
              </w:rPr>
              <w:t>SDK</w:t>
            </w:r>
          </w:p>
          <w:p w:rsidRPr="001D69CD" w:rsidR="00976574" w:rsidP="005A07E3" w:rsidRDefault="00976574" w14:paraId="4B80A0CC" w14:textId="09DEA57F">
            <w:pPr>
              <w:pStyle w:val="tablecontents"/>
              <w:rPr>
                <w:highlight w:val="yellow"/>
                <w:lang w:val="fr-BE"/>
              </w:rPr>
            </w:pPr>
            <w:r w:rsidRPr="001D69CD">
              <w:rPr>
                <w:highlight w:val="yellow"/>
                <w:lang w:val="fr-BE"/>
              </w:rPr>
              <w:t>SitAw</w:t>
            </w:r>
          </w:p>
          <w:p w:rsidRPr="001D69CD" w:rsidR="6348DD52" w:rsidP="005A07E3" w:rsidRDefault="6348DD52" w14:paraId="03904863" w14:textId="5FAB51E9">
            <w:pPr>
              <w:pStyle w:val="tablecontents"/>
              <w:rPr>
                <w:highlight w:val="yellow"/>
                <w:lang w:val="fr-BE"/>
              </w:rPr>
            </w:pPr>
            <w:r w:rsidRPr="001D69CD">
              <w:rPr>
                <w:highlight w:val="yellow"/>
                <w:lang w:val="fr-BE"/>
              </w:rPr>
              <w:t>TCP</w:t>
            </w:r>
          </w:p>
          <w:p w:rsidRPr="001D69CD" w:rsidR="53746C48" w:rsidP="005A07E3" w:rsidRDefault="53746C48" w14:paraId="21478345" w14:textId="7B7217CF">
            <w:pPr>
              <w:pStyle w:val="tablecontents"/>
              <w:rPr>
                <w:highlight w:val="yellow"/>
                <w:lang w:val="fr-BE"/>
              </w:rPr>
            </w:pPr>
            <w:r w:rsidRPr="001D69CD">
              <w:rPr>
                <w:highlight w:val="yellow"/>
                <w:lang w:val="fr-BE"/>
              </w:rPr>
              <w:t>TLS</w:t>
            </w:r>
          </w:p>
          <w:p w:rsidRPr="001D69CD" w:rsidR="65F0E7D8" w:rsidP="005A07E3" w:rsidRDefault="65F0E7D8" w14:paraId="0E383249" w14:textId="7E9F51DE">
            <w:pPr>
              <w:pStyle w:val="tablecontents"/>
              <w:rPr>
                <w:highlight w:val="yellow"/>
                <w:lang w:val="nl-NL"/>
              </w:rPr>
            </w:pPr>
            <w:r w:rsidRPr="001D69CD">
              <w:rPr>
                <w:highlight w:val="yellow"/>
                <w:lang w:val="nl-NL"/>
              </w:rPr>
              <w:t>ToF</w:t>
            </w:r>
          </w:p>
          <w:p w:rsidRPr="001D69CD" w:rsidR="00C81E36" w:rsidP="005A07E3" w:rsidRDefault="00C81E36" w14:paraId="5018C751" w14:textId="77777777">
            <w:pPr>
              <w:pStyle w:val="tablecontents"/>
              <w:rPr>
                <w:szCs w:val="24"/>
                <w:highlight w:val="yellow"/>
                <w:lang w:val="nl-NL"/>
              </w:rPr>
            </w:pPr>
            <w:r w:rsidRPr="001D69CD">
              <w:rPr>
                <w:highlight w:val="yellow"/>
                <w:lang w:val="nl-NL"/>
              </w:rPr>
              <w:t>UC</w:t>
            </w:r>
          </w:p>
          <w:p w:rsidRPr="001D69CD" w:rsidR="58BDC440" w:rsidP="005A07E3" w:rsidRDefault="58BDC440" w14:paraId="16F843F3" w14:textId="3C506E6F">
            <w:pPr>
              <w:pStyle w:val="tablecontents"/>
              <w:rPr>
                <w:highlight w:val="yellow"/>
                <w:lang w:val="nl-NL"/>
              </w:rPr>
            </w:pPr>
            <w:r w:rsidRPr="001D69CD">
              <w:rPr>
                <w:highlight w:val="yellow"/>
                <w:lang w:val="nl-NL"/>
              </w:rPr>
              <w:t>UDP</w:t>
            </w:r>
          </w:p>
          <w:p w:rsidRPr="001D69CD" w:rsidR="3FF65B63" w:rsidP="005A07E3" w:rsidRDefault="3FF65B63" w14:paraId="39D8260C" w14:textId="073D0436">
            <w:pPr>
              <w:pStyle w:val="tablecontents"/>
              <w:rPr>
                <w:highlight w:val="yellow"/>
                <w:lang w:val="nl-NL"/>
              </w:rPr>
            </w:pPr>
            <w:r w:rsidRPr="001D69CD">
              <w:rPr>
                <w:highlight w:val="yellow"/>
                <w:lang w:val="nl-NL"/>
              </w:rPr>
              <w:t>UID</w:t>
            </w:r>
          </w:p>
          <w:p w:rsidRPr="001D69CD" w:rsidR="523800A9" w:rsidP="005A07E3" w:rsidRDefault="523800A9" w14:paraId="570BF8CE" w14:textId="2DB5E941">
            <w:pPr>
              <w:pStyle w:val="tablecontents"/>
              <w:rPr>
                <w:highlight w:val="yellow"/>
                <w:lang w:val="nl-NL"/>
              </w:rPr>
            </w:pPr>
            <w:r w:rsidRPr="001D69CD">
              <w:rPr>
                <w:highlight w:val="yellow"/>
                <w:lang w:val="nl-NL"/>
              </w:rPr>
              <w:t>UI</w:t>
            </w:r>
          </w:p>
          <w:p w:rsidRPr="001D69CD" w:rsidR="0488C797" w:rsidP="005A07E3" w:rsidRDefault="0488C797" w14:paraId="04B17118" w14:textId="62669B01">
            <w:pPr>
              <w:pStyle w:val="tablecontents"/>
              <w:rPr>
                <w:highlight w:val="yellow"/>
                <w:lang w:val="nl-NL"/>
              </w:rPr>
            </w:pPr>
            <w:r w:rsidRPr="001D69CD">
              <w:rPr>
                <w:highlight w:val="yellow"/>
                <w:lang w:val="nl-NL"/>
              </w:rPr>
              <w:t>UTM</w:t>
            </w:r>
          </w:p>
          <w:p w:rsidRPr="001D69CD" w:rsidR="35061110" w:rsidP="005A07E3" w:rsidRDefault="35061110" w14:paraId="075A31D0" w14:textId="78F1C768">
            <w:pPr>
              <w:pStyle w:val="tablecontents"/>
              <w:rPr>
                <w:highlight w:val="yellow"/>
                <w:lang w:val="nl-NL"/>
              </w:rPr>
            </w:pPr>
            <w:r w:rsidRPr="001D69CD">
              <w:rPr>
                <w:highlight w:val="yellow"/>
                <w:lang w:val="nl-NL"/>
              </w:rPr>
              <w:t>VC</w:t>
            </w:r>
          </w:p>
          <w:p w:rsidRPr="001D69CD" w:rsidR="0355BF71" w:rsidP="005A07E3" w:rsidRDefault="0355BF71" w14:paraId="6AF9077F" w14:textId="18482692">
            <w:pPr>
              <w:pStyle w:val="tablecontents"/>
              <w:rPr>
                <w:highlight w:val="yellow"/>
                <w:lang w:val="nl-NL"/>
              </w:rPr>
            </w:pPr>
            <w:r w:rsidRPr="001D69CD">
              <w:rPr>
                <w:highlight w:val="yellow"/>
                <w:lang w:val="nl-NL"/>
              </w:rPr>
              <w:t>VPN</w:t>
            </w:r>
          </w:p>
          <w:p w:rsidRPr="001D69CD" w:rsidR="29802798" w:rsidP="005A07E3" w:rsidRDefault="29802798" w14:paraId="77E5653F" w14:textId="3B94EDA2">
            <w:pPr>
              <w:pStyle w:val="tablecontents"/>
              <w:rPr>
                <w:highlight w:val="yellow"/>
                <w:lang w:val="nl-NL"/>
              </w:rPr>
            </w:pPr>
            <w:r w:rsidRPr="001D69CD">
              <w:rPr>
                <w:highlight w:val="yellow"/>
                <w:lang w:val="nl-NL"/>
              </w:rPr>
              <w:t>W3C</w:t>
            </w:r>
          </w:p>
          <w:p w:rsidRPr="001D69CD" w:rsidR="6DE03D71" w:rsidP="005A07E3" w:rsidRDefault="6DE03D71" w14:paraId="14D8794A" w14:textId="2246E61B">
            <w:pPr>
              <w:pStyle w:val="tablecontents"/>
              <w:rPr>
                <w:highlight w:val="yellow"/>
                <w:lang w:val="nl-NL"/>
              </w:rPr>
            </w:pPr>
            <w:r w:rsidRPr="001D69CD">
              <w:rPr>
                <w:highlight w:val="yellow"/>
                <w:lang w:val="nl-NL"/>
              </w:rPr>
              <w:t>(W)LAN</w:t>
            </w:r>
          </w:p>
          <w:p w:rsidRPr="001D69CD" w:rsidR="2E4CD72C" w:rsidP="005A07E3" w:rsidRDefault="2E4CD72C" w14:paraId="60768555" w14:textId="132FDAAA">
            <w:pPr>
              <w:pStyle w:val="tablecontents"/>
              <w:rPr>
                <w:highlight w:val="yellow"/>
              </w:rPr>
            </w:pPr>
            <w:r w:rsidRPr="001D69CD">
              <w:rPr>
                <w:highlight w:val="yellow"/>
              </w:rPr>
              <w:t>WiFi</w:t>
            </w:r>
          </w:p>
          <w:p w:rsidRPr="001D69CD" w:rsidR="00BA2AB6" w:rsidP="005A07E3" w:rsidRDefault="00BA2AB6" w14:paraId="3BFC8A7B" w14:textId="036C2600">
            <w:pPr>
              <w:pStyle w:val="tablecontents"/>
              <w:rPr>
                <w:highlight w:val="yellow"/>
              </w:rPr>
            </w:pPr>
            <w:r w:rsidRPr="001D69CD">
              <w:rPr>
                <w:highlight w:val="yellow"/>
                <w:lang w:val="fr-BE"/>
              </w:rPr>
              <w:t>WP</w:t>
            </w:r>
          </w:p>
          <w:p w:rsidRPr="001D69CD" w:rsidR="00BA2AB6" w:rsidP="005A07E3" w:rsidRDefault="70329E1A" w14:paraId="4205878D" w14:textId="3693AAA2">
            <w:pPr>
              <w:pStyle w:val="tablecontents"/>
              <w:rPr>
                <w:highlight w:val="yellow"/>
              </w:rPr>
            </w:pPr>
            <w:r w:rsidRPr="001D69CD">
              <w:rPr>
                <w:highlight w:val="yellow"/>
                <w:lang w:val="fr-BE"/>
              </w:rPr>
              <w:t>ZTNA</w:t>
            </w:r>
          </w:p>
        </w:tc>
        <w:tc>
          <w:tcPr>
            <w:tcW w:w="6840" w:type="dxa"/>
          </w:tcPr>
          <w:p w:rsidRPr="001D69CD" w:rsidR="20793124" w:rsidP="005A07E3" w:rsidRDefault="20793124" w14:paraId="7AE40B2D" w14:textId="7B79BA67">
            <w:pPr>
              <w:pStyle w:val="tablecontents"/>
              <w:rPr>
                <w:highlight w:val="yellow"/>
              </w:rPr>
            </w:pPr>
            <w:r w:rsidRPr="001D69CD">
              <w:rPr>
                <w:highlight w:val="yellow"/>
              </w:rPr>
              <w:t>Triangular Accountability Model</w:t>
            </w:r>
          </w:p>
          <w:p w:rsidRPr="001D69CD" w:rsidR="78E580C6" w:rsidP="005A07E3" w:rsidRDefault="78E580C6" w14:paraId="35EC3C29" w14:textId="67230B68">
            <w:pPr>
              <w:pStyle w:val="tablecontents"/>
              <w:rPr>
                <w:highlight w:val="yellow"/>
              </w:rPr>
            </w:pPr>
            <w:r w:rsidRPr="001D69CD">
              <w:rPr>
                <w:highlight w:val="yellow"/>
              </w:rPr>
              <w:t>Advanced Encryption Standard</w:t>
            </w:r>
          </w:p>
          <w:p w:rsidRPr="001D69CD" w:rsidR="754AD5AA" w:rsidP="005A07E3" w:rsidRDefault="754AD5AA" w14:paraId="5F20C691" w14:textId="05CC805F">
            <w:pPr>
              <w:pStyle w:val="tablecontents"/>
              <w:rPr>
                <w:highlight w:val="yellow"/>
              </w:rPr>
            </w:pPr>
            <w:r w:rsidRPr="001D69CD">
              <w:rPr>
                <w:highlight w:val="yellow"/>
              </w:rPr>
              <w:t>Advanced Encryption Standard - Counter with CBC-MAC</w:t>
            </w:r>
          </w:p>
          <w:p w:rsidRPr="001D69CD" w:rsidR="00F03FD0" w:rsidP="005A07E3" w:rsidRDefault="00AE342D" w14:paraId="320DC86A" w14:textId="7B87807B">
            <w:pPr>
              <w:pStyle w:val="tablecontents"/>
              <w:rPr>
                <w:highlight w:val="yellow"/>
              </w:rPr>
            </w:pPr>
            <w:r w:rsidRPr="001D69CD">
              <w:rPr>
                <w:highlight w:val="yellow"/>
              </w:rPr>
              <w:t>Artificial Intelligence</w:t>
            </w:r>
          </w:p>
          <w:p w:rsidRPr="001D69CD" w:rsidR="1FE3B26D" w:rsidP="005A07E3" w:rsidRDefault="1FE3B26D" w14:paraId="043F251F" w14:textId="0C8C9DDE">
            <w:pPr>
              <w:pStyle w:val="tablecontents"/>
              <w:rPr>
                <w:highlight w:val="yellow"/>
              </w:rPr>
            </w:pPr>
            <w:r w:rsidRPr="001D69CD">
              <w:rPr>
                <w:highlight w:val="yellow"/>
              </w:rPr>
              <w:t>Application Programming Interface</w:t>
            </w:r>
          </w:p>
          <w:p w:rsidRPr="001D69CD" w:rsidR="0CFC2A36" w:rsidP="005A07E3" w:rsidRDefault="0CFC2A36" w14:paraId="2E99B5C0" w14:textId="5AC94C42">
            <w:pPr>
              <w:pStyle w:val="tablecontents"/>
              <w:rPr>
                <w:highlight w:val="yellow"/>
              </w:rPr>
            </w:pPr>
            <w:r w:rsidRPr="001D69CD">
              <w:rPr>
                <w:highlight w:val="yellow"/>
              </w:rPr>
              <w:t>Amazon Web Services</w:t>
            </w:r>
          </w:p>
          <w:p w:rsidRPr="001D69CD" w:rsidR="660F8FB7" w:rsidP="005A07E3" w:rsidRDefault="660F8FB7" w14:paraId="58B3B39C" w14:textId="4E594F5B">
            <w:pPr>
              <w:pStyle w:val="tablecontents"/>
              <w:rPr>
                <w:highlight w:val="yellow"/>
              </w:rPr>
            </w:pPr>
            <w:r w:rsidRPr="001D69CD">
              <w:rPr>
                <w:highlight w:val="yellow"/>
              </w:rPr>
              <w:t>Credential-Based Access Control</w:t>
            </w:r>
          </w:p>
          <w:p w:rsidRPr="001D69CD" w:rsidR="56BD7AD2" w:rsidP="005A07E3" w:rsidRDefault="56BD7AD2" w14:paraId="2A6A991E" w14:textId="47A7EE4E">
            <w:pPr>
              <w:pStyle w:val="tablecontents"/>
              <w:rPr>
                <w:highlight w:val="yellow"/>
              </w:rPr>
            </w:pPr>
            <w:r w:rsidRPr="001D69CD">
              <w:rPr>
                <w:highlight w:val="yellow"/>
              </w:rPr>
              <w:t>Cipher Block Chaining</w:t>
            </w:r>
          </w:p>
          <w:p w:rsidRPr="001D69CD" w:rsidR="695AC93B" w:rsidP="005A07E3" w:rsidRDefault="695AC93B" w14:paraId="566D0254" w14:textId="091211D6">
            <w:pPr>
              <w:pStyle w:val="tablecontents"/>
              <w:rPr>
                <w:highlight w:val="yellow"/>
              </w:rPr>
            </w:pPr>
            <w:r w:rsidRPr="001D69CD">
              <w:rPr>
                <w:highlight w:val="yellow"/>
              </w:rPr>
              <w:t>Content Identifier</w:t>
            </w:r>
          </w:p>
          <w:p w:rsidRPr="001D69CD" w:rsidR="27C5DE3C" w:rsidP="005A07E3" w:rsidRDefault="27C5DE3C" w14:paraId="65DCA100" w14:textId="087E25E9">
            <w:pPr>
              <w:pStyle w:val="tablecontents"/>
              <w:rPr>
                <w:highlight w:val="yellow"/>
              </w:rPr>
            </w:pPr>
            <w:r w:rsidRPr="001D69CD">
              <w:rPr>
                <w:highlight w:val="yellow"/>
              </w:rPr>
              <w:t>Customer Premises Equipment</w:t>
            </w:r>
          </w:p>
          <w:p w:rsidRPr="001D69CD" w:rsidR="3EFAFEE6" w:rsidP="005A07E3" w:rsidRDefault="3EFAFEE6" w14:paraId="4F89B6BD" w14:textId="55D30289">
            <w:pPr>
              <w:pStyle w:val="tablecontents"/>
              <w:rPr>
                <w:highlight w:val="yellow"/>
              </w:rPr>
            </w:pPr>
            <w:r w:rsidRPr="001D69CD">
              <w:rPr>
                <w:highlight w:val="yellow"/>
              </w:rPr>
              <w:t>Cyber-Physical System</w:t>
            </w:r>
          </w:p>
          <w:p w:rsidRPr="001D69CD" w:rsidR="71C1706F" w:rsidP="005A07E3" w:rsidRDefault="71C1706F" w14:paraId="363B6569" w14:textId="59924490">
            <w:pPr>
              <w:pStyle w:val="tablecontents"/>
              <w:rPr>
                <w:highlight w:val="yellow"/>
              </w:rPr>
            </w:pPr>
            <w:r w:rsidRPr="001D69CD">
              <w:rPr>
                <w:highlight w:val="yellow"/>
              </w:rPr>
              <w:t>Comma-Separated Values</w:t>
            </w:r>
          </w:p>
          <w:p w:rsidRPr="001D69CD" w:rsidR="114C7F34" w:rsidP="005A07E3" w:rsidRDefault="114C7F34" w14:paraId="5C82B3EA" w14:textId="7904CFB3">
            <w:pPr>
              <w:pStyle w:val="tablecontents"/>
              <w:rPr>
                <w:highlight w:val="yellow"/>
              </w:rPr>
            </w:pPr>
            <w:r w:rsidRPr="001D69CD">
              <w:rPr>
                <w:highlight w:val="yellow"/>
              </w:rPr>
              <w:t>Decentralized Identifier</w:t>
            </w:r>
          </w:p>
          <w:p w:rsidRPr="001D69CD" w:rsidR="5D9DAD16" w:rsidP="005A07E3" w:rsidRDefault="5D9DAD16" w14:paraId="6047E356" w14:textId="4CF731EE">
            <w:pPr>
              <w:pStyle w:val="tablecontents"/>
              <w:rPr>
                <w:highlight w:val="yellow"/>
              </w:rPr>
            </w:pPr>
            <w:r w:rsidRPr="001D69CD">
              <w:rPr>
                <w:highlight w:val="yellow"/>
              </w:rPr>
              <w:t>Distributed Ledger Technology</w:t>
            </w:r>
          </w:p>
          <w:p w:rsidRPr="001D69CD" w:rsidR="1423AAF0" w:rsidP="005A07E3" w:rsidRDefault="1423AAF0" w14:paraId="51FC1C7C" w14:textId="235A8FA9">
            <w:pPr>
              <w:pStyle w:val="tablecontents"/>
              <w:rPr>
                <w:highlight w:val="yellow"/>
              </w:rPr>
            </w:pPr>
            <w:r w:rsidRPr="001D69CD">
              <w:rPr>
                <w:highlight w:val="yellow"/>
              </w:rPr>
              <w:t>Domain Name System</w:t>
            </w:r>
          </w:p>
          <w:p w:rsidRPr="001D69CD" w:rsidR="7DD77A14" w:rsidP="005A07E3" w:rsidRDefault="7DD77A14" w14:paraId="1696C35D" w14:textId="3FE20802">
            <w:pPr>
              <w:pStyle w:val="tablecontents"/>
              <w:rPr>
                <w:highlight w:val="yellow"/>
              </w:rPr>
            </w:pPr>
            <w:r w:rsidRPr="001D69CD">
              <w:rPr>
                <w:highlight w:val="yellow"/>
              </w:rPr>
              <w:t>Drone Operation Control System</w:t>
            </w:r>
          </w:p>
          <w:p w:rsidRPr="001D69CD" w:rsidR="7D0E1B73" w:rsidP="005A07E3" w:rsidRDefault="7D0E1B73" w14:paraId="6D6BEE0C" w14:textId="752358AB">
            <w:pPr>
              <w:pStyle w:val="tablecontents"/>
              <w:rPr>
                <w:highlight w:val="yellow"/>
              </w:rPr>
            </w:pPr>
            <w:r w:rsidRPr="001D69CD">
              <w:rPr>
                <w:highlight w:val="yellow"/>
              </w:rPr>
              <w:t>Distribution System Operator</w:t>
            </w:r>
          </w:p>
          <w:p w:rsidRPr="001D69CD" w:rsidR="14605E25" w:rsidP="005A07E3" w:rsidRDefault="14605E25" w14:paraId="75BE01EF" w14:textId="7C613164">
            <w:pPr>
              <w:pStyle w:val="tablecontents"/>
              <w:rPr>
                <w:highlight w:val="yellow"/>
              </w:rPr>
            </w:pPr>
            <w:r w:rsidRPr="001D69CD">
              <w:rPr>
                <w:highlight w:val="yellow"/>
              </w:rPr>
              <w:t>Encrypted Advertising Data</w:t>
            </w:r>
          </w:p>
          <w:p w:rsidRPr="001D69CD" w:rsidR="2FAB79D6" w:rsidP="005A07E3" w:rsidRDefault="2FAB79D6" w14:paraId="6EDDC847" w14:textId="374412CC">
            <w:pPr>
              <w:pStyle w:val="tablecontents"/>
              <w:rPr>
                <w:highlight w:val="yellow"/>
              </w:rPr>
            </w:pPr>
            <w:r w:rsidRPr="001D69CD">
              <w:rPr>
                <w:highlight w:val="yellow"/>
              </w:rPr>
              <w:t>European Blockchain Services Infrastructure</w:t>
            </w:r>
          </w:p>
          <w:p w:rsidRPr="001D69CD" w:rsidR="0C7F3711" w:rsidP="005A07E3" w:rsidRDefault="0C7F3711" w14:paraId="3689E102" w14:textId="7FFB2219">
            <w:pPr>
              <w:pStyle w:val="tablecontents"/>
              <w:rPr>
                <w:highlight w:val="yellow"/>
              </w:rPr>
            </w:pPr>
            <w:r w:rsidRPr="001D69CD">
              <w:rPr>
                <w:highlight w:val="yellow"/>
              </w:rPr>
              <w:t>Elliptic Curve Cryptography</w:t>
            </w:r>
          </w:p>
          <w:p w:rsidRPr="001D69CD" w:rsidR="64DE392B" w:rsidP="005A07E3" w:rsidRDefault="64DE392B" w14:paraId="0616CF48" w14:textId="31EBFCA7">
            <w:pPr>
              <w:pStyle w:val="tablecontents"/>
              <w:rPr>
                <w:highlight w:val="yellow"/>
              </w:rPr>
            </w:pPr>
            <w:r w:rsidRPr="001D69CD">
              <w:rPr>
                <w:highlight w:val="yellow"/>
              </w:rPr>
              <w:t>Elliptic Curve Diffie-Hellman</w:t>
            </w:r>
          </w:p>
          <w:p w:rsidRPr="001D69CD" w:rsidR="5570190D" w:rsidP="005A07E3" w:rsidRDefault="5570190D" w14:paraId="469CE4E4" w14:textId="22CDA8C2">
            <w:pPr>
              <w:pStyle w:val="tablecontents"/>
              <w:rPr>
                <w:highlight w:val="yellow"/>
              </w:rPr>
            </w:pPr>
            <w:r w:rsidRPr="001D69CD">
              <w:rPr>
                <w:highlight w:val="yellow"/>
              </w:rPr>
              <w:t>Electronic IDentification, Authentication and trust Services</w:t>
            </w:r>
          </w:p>
          <w:p w:rsidRPr="001D69CD" w:rsidR="4EB68C0C" w:rsidP="005A07E3" w:rsidRDefault="4EB68C0C" w14:paraId="7997864F" w14:textId="11B0D4FA">
            <w:pPr>
              <w:pStyle w:val="tablecontents"/>
              <w:rPr>
                <w:highlight w:val="yellow"/>
              </w:rPr>
            </w:pPr>
            <w:r w:rsidRPr="001D69CD">
              <w:rPr>
                <w:highlight w:val="yellow"/>
              </w:rPr>
              <w:t>Elasticsearch, Logstash, Kibana</w:t>
            </w:r>
          </w:p>
          <w:p w:rsidRPr="001D69CD" w:rsidR="254C0A1F" w:rsidP="005A07E3" w:rsidRDefault="254C0A1F" w14:paraId="3BE050E1" w14:textId="2D535699">
            <w:pPr>
              <w:pStyle w:val="tablecontents"/>
              <w:rPr>
                <w:highlight w:val="yellow"/>
              </w:rPr>
            </w:pPr>
            <w:r w:rsidRPr="001D69CD">
              <w:rPr>
                <w:highlight w:val="yellow"/>
              </w:rPr>
              <w:t>General Data Protection Regulation</w:t>
            </w:r>
          </w:p>
          <w:p w:rsidRPr="001D69CD" w:rsidR="00C30320" w:rsidP="005A07E3" w:rsidRDefault="00C30320" w14:paraId="579B97DF" w14:textId="5A995B56">
            <w:pPr>
              <w:pStyle w:val="tablecontents"/>
              <w:rPr>
                <w:highlight w:val="yellow"/>
              </w:rPr>
            </w:pPr>
            <w:r w:rsidRPr="001D69CD">
              <w:rPr>
                <w:highlight w:val="yellow"/>
              </w:rPr>
              <w:t>Graphical user interface</w:t>
            </w:r>
          </w:p>
          <w:p w:rsidRPr="001D69CD" w:rsidR="2A8EB252" w:rsidP="005A07E3" w:rsidRDefault="2A8EB252" w14:paraId="299BE466" w14:textId="100E3AD8">
            <w:pPr>
              <w:pStyle w:val="tablecontents"/>
              <w:rPr>
                <w:highlight w:val="yellow"/>
              </w:rPr>
            </w:pPr>
            <w:r w:rsidRPr="001D69CD">
              <w:rPr>
                <w:highlight w:val="yellow"/>
              </w:rPr>
              <w:t>Health Insurance Portability and Accountability Act</w:t>
            </w:r>
          </w:p>
          <w:p w:rsidRPr="001D69CD" w:rsidR="121023C0" w:rsidP="005A07E3" w:rsidRDefault="121023C0" w14:paraId="634C1338" w14:textId="1E9E719A">
            <w:pPr>
              <w:pStyle w:val="tablecontents"/>
              <w:rPr>
                <w:highlight w:val="yellow"/>
              </w:rPr>
            </w:pPr>
            <w:r w:rsidRPr="001D69CD">
              <w:rPr>
                <w:highlight w:val="yellow"/>
              </w:rPr>
              <w:t>Heart Rate Variability</w:t>
            </w:r>
          </w:p>
          <w:p w:rsidRPr="001D69CD" w:rsidR="36968D33" w:rsidP="005A07E3" w:rsidRDefault="36968D33" w14:paraId="29C209C8" w14:textId="566CD9AC">
            <w:pPr>
              <w:pStyle w:val="tablecontents"/>
              <w:rPr>
                <w:highlight w:val="yellow"/>
              </w:rPr>
            </w:pPr>
            <w:r w:rsidRPr="001D69CD">
              <w:rPr>
                <w:highlight w:val="yellow"/>
              </w:rPr>
              <w:t>Hardware Security Module</w:t>
            </w:r>
          </w:p>
          <w:p w:rsidRPr="001D69CD" w:rsidR="1F526AC7" w:rsidP="005A07E3" w:rsidRDefault="1F526AC7" w14:paraId="545DA320" w14:textId="73130F95">
            <w:pPr>
              <w:pStyle w:val="tablecontents"/>
              <w:rPr>
                <w:highlight w:val="yellow"/>
              </w:rPr>
            </w:pPr>
            <w:r w:rsidRPr="001D69CD">
              <w:rPr>
                <w:highlight w:val="yellow"/>
              </w:rPr>
              <w:t>Hypertext Transfer Protocol Secure</w:t>
            </w:r>
          </w:p>
          <w:p w:rsidRPr="001D69CD" w:rsidR="0C5AFECF" w:rsidP="005A07E3" w:rsidRDefault="0C5AFECF" w14:paraId="2C7D2CE2" w14:textId="17058CBD">
            <w:pPr>
              <w:pStyle w:val="tablecontents"/>
              <w:rPr>
                <w:highlight w:val="yellow"/>
              </w:rPr>
            </w:pPr>
            <w:r w:rsidRPr="001D69CD">
              <w:rPr>
                <w:highlight w:val="yellow"/>
              </w:rPr>
              <w:t>International Electrotechnical Commission</w:t>
            </w:r>
          </w:p>
          <w:p w:rsidRPr="001D69CD" w:rsidR="6DF5D2BC" w:rsidP="005A07E3" w:rsidRDefault="6DF5D2BC" w14:paraId="135DCF01" w14:textId="414DB7EC">
            <w:pPr>
              <w:pStyle w:val="tablecontents"/>
              <w:rPr>
                <w:highlight w:val="yellow"/>
              </w:rPr>
            </w:pPr>
            <w:r w:rsidRPr="001D69CD">
              <w:rPr>
                <w:highlight w:val="yellow"/>
              </w:rPr>
              <w:t>Internet of Things</w:t>
            </w:r>
          </w:p>
          <w:p w:rsidRPr="001D69CD" w:rsidR="06CB05AC" w:rsidP="005A07E3" w:rsidRDefault="06CB05AC" w14:paraId="1D3A08BF" w14:textId="44708CA1">
            <w:pPr>
              <w:pStyle w:val="tablecontents"/>
              <w:rPr>
                <w:highlight w:val="yellow"/>
              </w:rPr>
            </w:pPr>
            <w:r w:rsidRPr="001D69CD">
              <w:rPr>
                <w:highlight w:val="yellow"/>
              </w:rPr>
              <w:t>InterPlanetary File System</w:t>
            </w:r>
          </w:p>
          <w:p w:rsidRPr="001D69CD" w:rsidR="0B5BF1AE" w:rsidP="005A07E3" w:rsidRDefault="0B5BF1AE" w14:paraId="79F1EE69" w14:textId="61A1B7B6">
            <w:pPr>
              <w:pStyle w:val="tablecontents"/>
              <w:rPr>
                <w:highlight w:val="yellow"/>
              </w:rPr>
            </w:pPr>
            <w:r w:rsidRPr="001D69CD">
              <w:rPr>
                <w:highlight w:val="yellow"/>
              </w:rPr>
              <w:t>International Organization for Standardization</w:t>
            </w:r>
          </w:p>
          <w:p w:rsidRPr="001D69CD" w:rsidR="07A1C014" w:rsidP="005A07E3" w:rsidRDefault="07A1C014" w14:paraId="08F00D56" w14:textId="475421C0">
            <w:pPr>
              <w:pStyle w:val="tablecontents"/>
              <w:rPr>
                <w:highlight w:val="yellow"/>
              </w:rPr>
            </w:pPr>
            <w:r w:rsidRPr="001D69CD">
              <w:rPr>
                <w:highlight w:val="yellow"/>
              </w:rPr>
              <w:t>Initialization Vector</w:t>
            </w:r>
            <w:r w:rsidRPr="001D69CD" w:rsidR="000D7283">
              <w:rPr>
                <w:highlight w:val="yellow"/>
              </w:rPr>
              <w:br/>
            </w:r>
            <w:r w:rsidRPr="001D69CD" w:rsidR="000D7283">
              <w:rPr>
                <w:highlight w:val="yellow"/>
              </w:rPr>
              <w:t>J</w:t>
            </w:r>
            <w:r w:rsidRPr="001D69CD" w:rsidR="00F25281">
              <w:rPr>
                <w:highlight w:val="yellow"/>
              </w:rPr>
              <w:t>SON</w:t>
            </w:r>
            <w:r w:rsidRPr="001D69CD" w:rsidR="000D7283">
              <w:rPr>
                <w:highlight w:val="yellow"/>
              </w:rPr>
              <w:t xml:space="preserve"> Web Token</w:t>
            </w:r>
          </w:p>
          <w:p w:rsidRPr="001D69CD" w:rsidR="0FB74CF1" w:rsidP="005A07E3" w:rsidRDefault="0FB74CF1" w14:paraId="7ACC1B6E" w14:textId="30BD550F">
            <w:pPr>
              <w:pStyle w:val="tablecontents"/>
              <w:rPr>
                <w:highlight w:val="yellow"/>
              </w:rPr>
            </w:pPr>
            <w:r w:rsidRPr="001D69CD">
              <w:rPr>
                <w:highlight w:val="yellow"/>
              </w:rPr>
              <w:t>Key Management Service</w:t>
            </w:r>
          </w:p>
          <w:p w:rsidRPr="001D69CD" w:rsidR="7FA8A71B" w:rsidP="005A07E3" w:rsidRDefault="7FA8A71B" w14:paraId="76A4253D" w14:textId="261AD719">
            <w:pPr>
              <w:pStyle w:val="tablecontents"/>
              <w:rPr>
                <w:highlight w:val="yellow"/>
              </w:rPr>
            </w:pPr>
            <w:r w:rsidRPr="001D69CD">
              <w:rPr>
                <w:highlight w:val="yellow"/>
              </w:rPr>
              <w:t>Machine-to-Machine</w:t>
            </w:r>
          </w:p>
          <w:p w:rsidRPr="001D69CD" w:rsidR="76B1693A" w:rsidP="005A07E3" w:rsidRDefault="76B1693A" w14:paraId="399ED92A" w14:textId="6A99C978">
            <w:pPr>
              <w:pStyle w:val="tablecontents"/>
              <w:rPr>
                <w:highlight w:val="yellow"/>
              </w:rPr>
            </w:pPr>
            <w:r w:rsidRPr="001D69CD">
              <w:rPr>
                <w:highlight w:val="yellow"/>
              </w:rPr>
              <w:t>Message Authentication Code</w:t>
            </w:r>
          </w:p>
          <w:p w:rsidRPr="001D69CD" w:rsidR="5A3E9477" w:rsidP="005A07E3" w:rsidRDefault="5A3E9477" w14:paraId="09D1D468" w14:textId="16EF68C7">
            <w:pPr>
              <w:pStyle w:val="tablecontents"/>
              <w:rPr>
                <w:highlight w:val="yellow"/>
              </w:rPr>
            </w:pPr>
            <w:r w:rsidRPr="001D69CD">
              <w:rPr>
                <w:highlight w:val="yellow"/>
              </w:rPr>
              <w:t>Multicommunicator</w:t>
            </w:r>
          </w:p>
          <w:p w:rsidRPr="001D69CD" w:rsidR="5D5248FC" w:rsidP="005A07E3" w:rsidRDefault="5D5248FC" w14:paraId="365EEA34" w14:textId="589B8DF0">
            <w:pPr>
              <w:pStyle w:val="tablecontents"/>
              <w:rPr>
                <w:highlight w:val="yellow"/>
              </w:rPr>
            </w:pPr>
            <w:r w:rsidRPr="001D69CD">
              <w:rPr>
                <w:highlight w:val="yellow"/>
              </w:rPr>
              <w:t>Message Integrity Check</w:t>
            </w:r>
          </w:p>
          <w:p w:rsidRPr="001D69CD" w:rsidR="1C9DD02A" w:rsidP="005A07E3" w:rsidRDefault="1C9DD02A" w14:paraId="30D92771" w14:textId="14D6415A">
            <w:pPr>
              <w:pStyle w:val="tablecontents"/>
              <w:rPr>
                <w:highlight w:val="yellow"/>
              </w:rPr>
            </w:pPr>
            <w:r w:rsidRPr="001D69CD">
              <w:rPr>
                <w:highlight w:val="yellow"/>
              </w:rPr>
              <w:t>Man-in-the-Middle</w:t>
            </w:r>
          </w:p>
          <w:p w:rsidRPr="001D69CD" w:rsidR="5140E592" w:rsidP="005A07E3" w:rsidRDefault="5140E592" w14:paraId="7E7BBAA2" w14:textId="29D2056C">
            <w:pPr>
              <w:pStyle w:val="tablecontents"/>
              <w:rPr>
                <w:highlight w:val="yellow"/>
              </w:rPr>
            </w:pPr>
            <w:r w:rsidRPr="001D69CD">
              <w:rPr>
                <w:highlight w:val="yellow"/>
              </w:rPr>
              <w:t>Machine Learning</w:t>
            </w:r>
          </w:p>
          <w:p w:rsidRPr="001D69CD" w:rsidR="2E1A4A14" w:rsidP="005A07E3" w:rsidRDefault="2E1A4A14" w14:paraId="37B61310" w14:textId="7DBF2DF4">
            <w:pPr>
              <w:pStyle w:val="tablecontents"/>
              <w:rPr>
                <w:highlight w:val="yellow"/>
              </w:rPr>
            </w:pPr>
            <w:r w:rsidRPr="001D69CD">
              <w:rPr>
                <w:highlight w:val="yellow"/>
              </w:rPr>
              <w:t>Message Queuing Telemetry Transport</w:t>
            </w:r>
          </w:p>
          <w:p w:rsidRPr="001D69CD" w:rsidR="09AF4FC8" w:rsidP="005A07E3" w:rsidRDefault="09AF4FC8" w14:paraId="5D140CB4" w14:textId="64EE0DD3">
            <w:pPr>
              <w:pStyle w:val="tablecontents"/>
              <w:rPr>
                <w:highlight w:val="yellow"/>
              </w:rPr>
            </w:pPr>
            <w:r w:rsidRPr="001D69CD">
              <w:rPr>
                <w:highlight w:val="yellow"/>
              </w:rPr>
              <w:t>Non-Fungible Token</w:t>
            </w:r>
          </w:p>
          <w:p w:rsidRPr="001D69CD" w:rsidR="71001A63" w:rsidP="005A07E3" w:rsidRDefault="71001A63" w14:paraId="5E30F222" w14:textId="1B47F06C">
            <w:pPr>
              <w:pStyle w:val="tablecontents"/>
              <w:rPr>
                <w:highlight w:val="yellow"/>
              </w:rPr>
            </w:pPr>
            <w:r w:rsidRPr="001D69CD">
              <w:rPr>
                <w:highlight w:val="yellow"/>
              </w:rPr>
              <w:t>Network and Information Security Directive 2</w:t>
            </w:r>
          </w:p>
          <w:p w:rsidRPr="001D69CD" w:rsidR="51A79B89" w:rsidP="005A07E3" w:rsidRDefault="51A79B89" w14:paraId="2A1B9BDA" w14:textId="4419B815">
            <w:pPr>
              <w:pStyle w:val="tablecontents"/>
              <w:rPr>
                <w:highlight w:val="yellow"/>
              </w:rPr>
            </w:pPr>
            <w:r w:rsidRPr="001D69CD">
              <w:rPr>
                <w:highlight w:val="yellow"/>
              </w:rPr>
              <w:t>Not Only SQL</w:t>
            </w:r>
          </w:p>
          <w:p w:rsidRPr="001D69CD" w:rsidR="00152D47" w:rsidP="005A07E3" w:rsidRDefault="001F4583" w14:paraId="12C34DBD" w14:textId="5D5725B6">
            <w:pPr>
              <w:pStyle w:val="tablecontents"/>
              <w:rPr>
                <w:highlight w:val="yellow"/>
              </w:rPr>
            </w:pPr>
            <w:r w:rsidRPr="001D69CD">
              <w:rPr>
                <w:highlight w:val="yellow"/>
              </w:rPr>
              <w:t xml:space="preserve">OpenID </w:t>
            </w:r>
            <w:r w:rsidRPr="001D69CD" w:rsidR="00FB74F7">
              <w:rPr>
                <w:highlight w:val="yellow"/>
              </w:rPr>
              <w:t>for verifiable presentations</w:t>
            </w:r>
          </w:p>
          <w:p w:rsidRPr="001D69CD" w:rsidR="004313CA" w:rsidP="005A07E3" w:rsidRDefault="004313CA" w14:paraId="709FCE46" w14:textId="7D9E85C9">
            <w:pPr>
              <w:pStyle w:val="tablecontents"/>
              <w:rPr>
                <w:highlight w:val="yellow"/>
              </w:rPr>
            </w:pPr>
            <w:r w:rsidRPr="001D69CD">
              <w:rPr>
                <w:highlight w:val="yellow"/>
              </w:rPr>
              <w:t>OpenID for verifiable credential issuance</w:t>
            </w:r>
          </w:p>
          <w:p w:rsidRPr="001D69CD" w:rsidR="12E555F3" w:rsidP="005A07E3" w:rsidRDefault="12E555F3" w14:paraId="447AA4EE" w14:textId="348B30C0">
            <w:pPr>
              <w:pStyle w:val="tablecontents"/>
              <w:rPr>
                <w:highlight w:val="yellow"/>
              </w:rPr>
            </w:pPr>
            <w:r w:rsidRPr="001D69CD">
              <w:rPr>
                <w:highlight w:val="yellow"/>
              </w:rPr>
              <w:t>Out-of-Band</w:t>
            </w:r>
          </w:p>
          <w:p w:rsidRPr="001D69CD" w:rsidR="446450C0" w:rsidP="005A07E3" w:rsidRDefault="446450C0" w14:paraId="01D9A188" w14:textId="668F6887">
            <w:pPr>
              <w:pStyle w:val="tablecontents"/>
              <w:rPr>
                <w:highlight w:val="yellow"/>
              </w:rPr>
            </w:pPr>
            <w:r w:rsidRPr="001D69CD">
              <w:rPr>
                <w:highlight w:val="yellow"/>
              </w:rPr>
              <w:t>Open Platform Communications Unified Architecture</w:t>
            </w:r>
          </w:p>
          <w:p w:rsidRPr="001D69CD" w:rsidR="20758BE1" w:rsidP="005A07E3" w:rsidRDefault="20758BE1" w14:paraId="17E13E78" w14:textId="4181722D">
            <w:pPr>
              <w:pStyle w:val="tablecontents"/>
              <w:rPr>
                <w:highlight w:val="yellow"/>
              </w:rPr>
            </w:pPr>
            <w:r w:rsidRPr="001D69CD">
              <w:rPr>
                <w:highlight w:val="yellow"/>
              </w:rPr>
              <w:t>Periodic Advertising with Responses</w:t>
            </w:r>
          </w:p>
          <w:p w:rsidRPr="001D69CD" w:rsidR="1827503A" w:rsidP="005A07E3" w:rsidRDefault="1827503A" w14:paraId="4F3DEABB" w14:textId="4B4486BD">
            <w:pPr>
              <w:pStyle w:val="tablecontents"/>
              <w:rPr>
                <w:highlight w:val="yellow"/>
              </w:rPr>
            </w:pPr>
            <w:r w:rsidRPr="001D69CD">
              <w:rPr>
                <w:highlight w:val="yellow"/>
              </w:rPr>
              <w:t>Payment Card Industry Data Security Standard</w:t>
            </w:r>
          </w:p>
          <w:p w:rsidRPr="001D69CD" w:rsidR="00F03FD0" w:rsidP="005A07E3" w:rsidRDefault="00F03FD0" w14:paraId="2E59D300" w14:textId="070641F3">
            <w:pPr>
              <w:pStyle w:val="tablecontents"/>
              <w:rPr>
                <w:highlight w:val="yellow"/>
              </w:rPr>
            </w:pPr>
            <w:r w:rsidRPr="001D69CD">
              <w:rPr>
                <w:highlight w:val="yellow"/>
              </w:rPr>
              <w:t>Research and Development</w:t>
            </w:r>
          </w:p>
          <w:p w:rsidRPr="001D69CD" w:rsidR="52956EC4" w:rsidP="005A07E3" w:rsidRDefault="52956EC4" w14:paraId="3A580B94" w14:textId="2F7206FE">
            <w:pPr>
              <w:pStyle w:val="tablecontents"/>
              <w:rPr>
                <w:highlight w:val="yellow"/>
              </w:rPr>
            </w:pPr>
            <w:r w:rsidRPr="001D69CD">
              <w:rPr>
                <w:highlight w:val="yellow"/>
              </w:rPr>
              <w:t>Role-Based Access Control</w:t>
            </w:r>
          </w:p>
          <w:p w:rsidRPr="001D69CD" w:rsidR="08973721" w:rsidP="005A07E3" w:rsidRDefault="08973721" w14:paraId="005AA675" w14:textId="7923F462">
            <w:pPr>
              <w:pStyle w:val="tablecontents"/>
              <w:rPr>
                <w:highlight w:val="yellow"/>
              </w:rPr>
            </w:pPr>
            <w:r w:rsidRPr="001D69CD">
              <w:rPr>
                <w:highlight w:val="yellow"/>
              </w:rPr>
              <w:t>Representational State Transfer</w:t>
            </w:r>
          </w:p>
          <w:p w:rsidRPr="001D69CD" w:rsidR="5AE35629" w:rsidP="005A07E3" w:rsidRDefault="5AE35629" w14:paraId="6DA53275" w14:textId="0BC0E87C">
            <w:pPr>
              <w:pStyle w:val="tablecontents"/>
              <w:rPr>
                <w:highlight w:val="yellow"/>
              </w:rPr>
            </w:pPr>
            <w:r w:rsidRPr="001D69CD">
              <w:rPr>
                <w:highlight w:val="yellow"/>
              </w:rPr>
              <w:t>Radio Frequency</w:t>
            </w:r>
          </w:p>
          <w:p w:rsidRPr="001D69CD" w:rsidR="11ED5CB3" w:rsidP="005A07E3" w:rsidRDefault="11ED5CB3" w14:paraId="5588C143" w14:textId="0A285323">
            <w:pPr>
              <w:pStyle w:val="tablecontents"/>
              <w:rPr>
                <w:highlight w:val="yellow"/>
              </w:rPr>
            </w:pPr>
            <w:r w:rsidRPr="001D69CD">
              <w:rPr>
                <w:highlight w:val="yellow"/>
              </w:rPr>
              <w:t>RSA Signature with SHA-256</w:t>
            </w:r>
          </w:p>
          <w:p w:rsidRPr="001D69CD" w:rsidR="00F03FD0" w:rsidP="005A07E3" w:rsidRDefault="00F03FD0" w14:paraId="47007D04" w14:textId="366F5422">
            <w:pPr>
              <w:pStyle w:val="tablecontents"/>
              <w:rPr>
                <w:highlight w:val="yellow"/>
              </w:rPr>
            </w:pPr>
            <w:r w:rsidRPr="001D69CD">
              <w:rPr>
                <w:highlight w:val="yellow"/>
              </w:rPr>
              <w:t>Secure situational awareness for critical cyber-physical systems</w:t>
            </w:r>
          </w:p>
          <w:p w:rsidRPr="001D69CD" w:rsidR="15A35ACD" w:rsidP="005A07E3" w:rsidRDefault="15A35ACD" w14:paraId="312D48AC" w14:textId="0F79AAF0">
            <w:pPr>
              <w:pStyle w:val="tablecontents"/>
              <w:rPr>
                <w:highlight w:val="yellow"/>
              </w:rPr>
            </w:pPr>
            <w:r w:rsidRPr="001D69CD">
              <w:rPr>
                <w:highlight w:val="yellow"/>
              </w:rPr>
              <w:t>Selective Disclosure JSON Web Token</w:t>
            </w:r>
          </w:p>
          <w:p w:rsidRPr="001D69CD" w:rsidR="005F27BE" w:rsidP="005A07E3" w:rsidRDefault="005F27BE" w14:paraId="480DB20C" w14:textId="699F7973">
            <w:pPr>
              <w:pStyle w:val="tablecontents"/>
              <w:rPr>
                <w:highlight w:val="yellow"/>
              </w:rPr>
            </w:pPr>
            <w:r w:rsidRPr="001D69CD">
              <w:rPr>
                <w:highlight w:val="yellow"/>
              </w:rPr>
              <w:t>Software Development Kit</w:t>
            </w:r>
          </w:p>
          <w:p w:rsidRPr="001D69CD" w:rsidR="00976574" w:rsidP="005A07E3" w:rsidRDefault="00976574" w14:paraId="3B2D4985" w14:textId="0847A1BC">
            <w:pPr>
              <w:pStyle w:val="tablecontents"/>
              <w:rPr>
                <w:highlight w:val="yellow"/>
              </w:rPr>
            </w:pPr>
            <w:r w:rsidRPr="001D69CD">
              <w:rPr>
                <w:highlight w:val="yellow"/>
              </w:rPr>
              <w:t>Situational Awareness</w:t>
            </w:r>
          </w:p>
          <w:p w:rsidRPr="001D69CD" w:rsidR="5EB82AF7" w:rsidP="005A07E3" w:rsidRDefault="5EB82AF7" w14:paraId="6458F2C3" w14:textId="7DC7F31C">
            <w:pPr>
              <w:pStyle w:val="tablecontents"/>
              <w:rPr>
                <w:highlight w:val="yellow"/>
              </w:rPr>
            </w:pPr>
            <w:r w:rsidRPr="001D69CD">
              <w:rPr>
                <w:highlight w:val="yellow"/>
              </w:rPr>
              <w:t>Transmission Control Protocol</w:t>
            </w:r>
          </w:p>
          <w:p w:rsidRPr="001D69CD" w:rsidR="705740D6" w:rsidP="005A07E3" w:rsidRDefault="705740D6" w14:paraId="4B41385A" w14:textId="72CB5E7F">
            <w:pPr>
              <w:pStyle w:val="tablecontents"/>
              <w:rPr>
                <w:highlight w:val="yellow"/>
              </w:rPr>
            </w:pPr>
            <w:r w:rsidRPr="001D69CD">
              <w:rPr>
                <w:highlight w:val="yellow"/>
              </w:rPr>
              <w:t>Transport Layer Security</w:t>
            </w:r>
          </w:p>
          <w:p w:rsidRPr="001D69CD" w:rsidR="18B3CB65" w:rsidP="005A07E3" w:rsidRDefault="18B3CB65" w14:paraId="46240D5F" w14:textId="7A09DA2A">
            <w:pPr>
              <w:pStyle w:val="tablecontents"/>
              <w:rPr>
                <w:highlight w:val="yellow"/>
              </w:rPr>
            </w:pPr>
            <w:r w:rsidRPr="001D69CD">
              <w:rPr>
                <w:highlight w:val="yellow"/>
              </w:rPr>
              <w:t>Time-of-Flight</w:t>
            </w:r>
          </w:p>
          <w:p w:rsidRPr="001D69CD" w:rsidR="00F03FD0" w:rsidP="005A07E3" w:rsidRDefault="00F03FD0" w14:paraId="141A889B" w14:textId="77777777">
            <w:pPr>
              <w:pStyle w:val="tablecontents"/>
              <w:rPr>
                <w:highlight w:val="yellow"/>
              </w:rPr>
            </w:pPr>
            <w:r w:rsidRPr="001D69CD">
              <w:rPr>
                <w:highlight w:val="yellow"/>
              </w:rPr>
              <w:t>Use case</w:t>
            </w:r>
          </w:p>
          <w:p w:rsidRPr="001D69CD" w:rsidR="2B518F37" w:rsidP="005A07E3" w:rsidRDefault="2B518F37" w14:paraId="70966DE6" w14:textId="2337FF2E">
            <w:pPr>
              <w:pStyle w:val="tablecontents"/>
              <w:rPr>
                <w:highlight w:val="yellow"/>
              </w:rPr>
            </w:pPr>
            <w:r w:rsidRPr="001D69CD">
              <w:rPr>
                <w:highlight w:val="yellow"/>
              </w:rPr>
              <w:t>User Datagram Protocol</w:t>
            </w:r>
          </w:p>
          <w:p w:rsidRPr="001D69CD" w:rsidR="30925B85" w:rsidP="005A07E3" w:rsidRDefault="30925B85" w14:paraId="7F1C2C42" w14:textId="5473CCEE">
            <w:pPr>
              <w:pStyle w:val="tablecontents"/>
              <w:rPr>
                <w:highlight w:val="yellow"/>
              </w:rPr>
            </w:pPr>
            <w:r w:rsidRPr="001D69CD">
              <w:rPr>
                <w:highlight w:val="yellow"/>
              </w:rPr>
              <w:t>Unique Identifier</w:t>
            </w:r>
          </w:p>
          <w:p w:rsidRPr="001D69CD" w:rsidR="2B3BE3B3" w:rsidP="005A07E3" w:rsidRDefault="2B3BE3B3" w14:paraId="72575A14" w14:textId="0AEBD1DF">
            <w:pPr>
              <w:pStyle w:val="tablecontents"/>
              <w:rPr>
                <w:highlight w:val="yellow"/>
              </w:rPr>
            </w:pPr>
            <w:r w:rsidRPr="001D69CD">
              <w:rPr>
                <w:highlight w:val="yellow"/>
              </w:rPr>
              <w:t>User Interface</w:t>
            </w:r>
          </w:p>
          <w:p w:rsidRPr="001D69CD" w:rsidR="17234754" w:rsidP="005A07E3" w:rsidRDefault="17234754" w14:paraId="51149A25" w14:textId="051FDAAD">
            <w:pPr>
              <w:pStyle w:val="tablecontents"/>
              <w:rPr>
                <w:highlight w:val="yellow"/>
              </w:rPr>
            </w:pPr>
            <w:r w:rsidRPr="001D69CD">
              <w:rPr>
                <w:highlight w:val="yellow"/>
              </w:rPr>
              <w:t>Unmanned Traffic Management</w:t>
            </w:r>
          </w:p>
          <w:p w:rsidRPr="001D69CD" w:rsidR="4C9FC8AF" w:rsidP="005A07E3" w:rsidRDefault="4C9FC8AF" w14:paraId="640C1B78" w14:textId="6354AEA3">
            <w:pPr>
              <w:pStyle w:val="tablecontents"/>
              <w:rPr>
                <w:highlight w:val="yellow"/>
              </w:rPr>
            </w:pPr>
            <w:r w:rsidRPr="001D69CD">
              <w:rPr>
                <w:highlight w:val="yellow"/>
              </w:rPr>
              <w:t>Verifiable Credential</w:t>
            </w:r>
          </w:p>
          <w:p w:rsidRPr="001D69CD" w:rsidR="1B1EA342" w:rsidP="005A07E3" w:rsidRDefault="1B1EA342" w14:paraId="07430A1F" w14:textId="090C2167">
            <w:pPr>
              <w:pStyle w:val="tablecontents"/>
              <w:rPr>
                <w:highlight w:val="yellow"/>
              </w:rPr>
            </w:pPr>
            <w:r w:rsidRPr="001D69CD">
              <w:rPr>
                <w:highlight w:val="yellow"/>
              </w:rPr>
              <w:t>Virtual Private Network</w:t>
            </w:r>
          </w:p>
          <w:p w:rsidRPr="001D69CD" w:rsidR="00BA2AB6" w:rsidP="005A07E3" w:rsidRDefault="00BA2AB6" w14:paraId="7B4192CB" w14:textId="25BCB505">
            <w:pPr>
              <w:pStyle w:val="tablecontents"/>
              <w:rPr>
                <w:highlight w:val="yellow"/>
              </w:rPr>
            </w:pPr>
            <w:r w:rsidRPr="001D69CD">
              <w:rPr>
                <w:highlight w:val="yellow"/>
              </w:rPr>
              <w:t xml:space="preserve">Work </w:t>
            </w:r>
            <w:r w:rsidRPr="001D69CD" w:rsidR="00753894">
              <w:rPr>
                <w:highlight w:val="yellow"/>
              </w:rPr>
              <w:t>Wide Web Consortium</w:t>
            </w:r>
          </w:p>
          <w:p w:rsidRPr="001D69CD" w:rsidR="00BA2AB6" w:rsidP="005A07E3" w:rsidRDefault="3639185B" w14:paraId="09088333" w14:textId="7010997B">
            <w:pPr>
              <w:pStyle w:val="tablecontents"/>
              <w:rPr>
                <w:highlight w:val="yellow"/>
              </w:rPr>
            </w:pPr>
            <w:r w:rsidRPr="001D69CD">
              <w:rPr>
                <w:highlight w:val="yellow"/>
              </w:rPr>
              <w:t>(Wireless) Local Area Network</w:t>
            </w:r>
          </w:p>
          <w:p w:rsidRPr="001D69CD" w:rsidR="00BA2AB6" w:rsidP="005A07E3" w:rsidRDefault="37072D8E" w14:paraId="70A0C57E" w14:textId="22784009">
            <w:pPr>
              <w:pStyle w:val="tablecontents"/>
              <w:rPr>
                <w:highlight w:val="yellow"/>
              </w:rPr>
            </w:pPr>
            <w:r w:rsidRPr="001D69CD">
              <w:rPr>
                <w:highlight w:val="yellow"/>
              </w:rPr>
              <w:t>Wireless Fidelity</w:t>
            </w:r>
          </w:p>
          <w:p w:rsidRPr="001D69CD" w:rsidR="00BA2AB6" w:rsidP="005A07E3" w:rsidRDefault="00BA2AB6" w14:paraId="33E65869" w14:textId="1DF5918A">
            <w:pPr>
              <w:pStyle w:val="tablecontents"/>
              <w:rPr>
                <w:highlight w:val="yellow"/>
              </w:rPr>
            </w:pPr>
            <w:r w:rsidRPr="001D69CD">
              <w:rPr>
                <w:highlight w:val="yellow"/>
              </w:rPr>
              <w:t>Work package</w:t>
            </w:r>
          </w:p>
          <w:p w:rsidRPr="00F03FD0" w:rsidR="00BA2AB6" w:rsidP="005A07E3" w:rsidRDefault="16B70D10" w14:paraId="58E7D686" w14:textId="206DF740">
            <w:pPr>
              <w:pStyle w:val="tablecontents"/>
            </w:pPr>
            <w:r w:rsidRPr="001D69CD">
              <w:rPr>
                <w:highlight w:val="yellow"/>
              </w:rPr>
              <w:t>Zero Trust Network Access</w:t>
            </w:r>
          </w:p>
          <w:p w:rsidRPr="00F03FD0" w:rsidR="00BA2AB6" w:rsidP="005A07E3" w:rsidRDefault="00BA2AB6" w14:paraId="692DF93F" w14:textId="5B647717">
            <w:pPr>
              <w:pStyle w:val="tablecontents"/>
            </w:pPr>
          </w:p>
        </w:tc>
      </w:tr>
    </w:tbl>
    <w:p w:rsidRPr="009731AC" w:rsidR="00E32042" w:rsidP="005A07E3" w:rsidRDefault="00E32042" w14:paraId="06EB24A3" w14:textId="77777777">
      <w:pPr>
        <w:rPr>
          <w:spacing w:val="4"/>
          <w:highlight w:val="yellow"/>
        </w:rPr>
      </w:pPr>
      <w:r w:rsidRPr="009731AC">
        <w:rPr>
          <w:highlight w:val="yellow"/>
        </w:rPr>
        <w:br w:type="page"/>
      </w:r>
    </w:p>
    <w:p w:rsidRPr="0046455C" w:rsidR="00C445FF" w:rsidP="005A07E3" w:rsidRDefault="00DC4B36" w14:paraId="06EB24A4" w14:textId="77777777">
      <w:pPr>
        <w:pStyle w:val="Heading1"/>
      </w:pPr>
      <w:bookmarkStart w:name="_Toc195617381" w:id="22"/>
      <w:bookmarkStart w:name="_Toc214525409" w:id="23"/>
      <w:bookmarkStart w:name="_Toc215645654" w:id="24"/>
      <w:bookmarkStart w:name="_Toc720115145" w:id="25"/>
      <w:bookmarkEnd w:id="2"/>
      <w:bookmarkEnd w:id="3"/>
      <w:bookmarkEnd w:id="4"/>
      <w:bookmarkEnd w:id="5"/>
      <w:bookmarkEnd w:id="6"/>
      <w:bookmarkEnd w:id="7"/>
      <w:bookmarkEnd w:id="8"/>
      <w:bookmarkEnd w:id="9"/>
      <w:r>
        <w:t>Introduction</w:t>
      </w:r>
      <w:bookmarkEnd w:id="22"/>
      <w:bookmarkEnd w:id="23"/>
      <w:bookmarkEnd w:id="24"/>
      <w:bookmarkEnd w:id="25"/>
    </w:p>
    <w:p w:rsidRPr="00AF6558" w:rsidR="007C128C" w:rsidP="005A07E3" w:rsidRDefault="007C128C" w14:paraId="06EB24A5" w14:textId="77777777">
      <w:pPr>
        <w:pStyle w:val="tablecontents"/>
      </w:pPr>
    </w:p>
    <w:p w:rsidR="520FD143" w:rsidP="005A07E3" w:rsidRDefault="520FD143" w14:paraId="377A7293" w14:textId="5B1A4B77">
      <w:pPr>
        <w:pStyle w:val="tablecontents"/>
      </w:pPr>
      <w:r w:rsidRPr="001D69CD">
        <w:rPr>
          <w:highlight w:val="yellow"/>
        </w:rPr>
        <w:t>This document specifies the technical enablers for trust, security, and privacy developed within Work Package 5 (WP5) of the Sa4CPS project. These enablers form the foundation for secure and trustworthy situational awareness in critical cyber-physical systems across diverse application domains in Sa4CPS concept.</w:t>
      </w:r>
    </w:p>
    <w:p w:rsidR="2887D303" w:rsidP="005A07E3" w:rsidRDefault="2887D303" w14:paraId="5A67FF93" w14:textId="6E587C20">
      <w:pPr>
        <w:pStyle w:val="tablecontents"/>
      </w:pPr>
    </w:p>
    <w:p w:rsidR="520FD143" w:rsidP="005A07E3" w:rsidRDefault="520FD143" w14:paraId="6843514C" w14:textId="7744588C">
      <w:pPr>
        <w:pStyle w:val="tablecontents"/>
      </w:pPr>
      <w:r w:rsidRPr="2887D303">
        <w:t>WP5 focuses on the research and development (R&amp;D) of technical enablers for digital trust, security, and privacy, with the aim of increasing the reliability of situational awareness for devices, people, and digital twins. The work addresses fundamental challenges in establishing trust relationships, securing data exchange, protecting privacy, and maintaining system integrity in distributed, heterogeneous, and safety-critical systems.</w:t>
      </w:r>
    </w:p>
    <w:p w:rsidR="2887D303" w:rsidP="005A07E3" w:rsidRDefault="2887D303" w14:paraId="6DBB52D0" w14:textId="67605222">
      <w:pPr>
        <w:pStyle w:val="tablecontents"/>
      </w:pPr>
    </w:p>
    <w:p w:rsidR="006F1EF5" w:rsidP="00081BBA" w:rsidRDefault="017B7AF2" w14:paraId="39F5CD43" w14:textId="6354974D">
      <w:pPr>
        <w:pStyle w:val="BodyText"/>
        <w:spacing w:line="276" w:lineRule="auto"/>
        <w:jc w:val="both"/>
        <w:rPr>
          <w:szCs w:val="20"/>
        </w:rPr>
      </w:pPr>
      <w:r w:rsidRPr="2887D303">
        <w:rPr>
          <w:szCs w:val="20"/>
        </w:rPr>
        <w:t>Expected results of WP5:</w:t>
      </w:r>
    </w:p>
    <w:p w:rsidR="00B83976" w:rsidP="00577314" w:rsidRDefault="00B83976" w14:paraId="2C7E6611" w14:textId="7B2A3F38">
      <w:pPr>
        <w:pStyle w:val="BodyText"/>
        <w:numPr>
          <w:ilvl w:val="0"/>
          <w:numId w:val="29"/>
        </w:numPr>
        <w:rPr>
          <w:szCs w:val="20"/>
        </w:rPr>
      </w:pPr>
      <w:r w:rsidRPr="2887D303">
        <w:rPr>
          <w:szCs w:val="20"/>
        </w:rPr>
        <w:t>Technological requirements for trust, security and privacy for situational awareness.</w:t>
      </w:r>
    </w:p>
    <w:p w:rsidR="00B83976" w:rsidP="00577314" w:rsidRDefault="00B83976" w14:paraId="02FDA82A" w14:textId="13FF2F8A">
      <w:pPr>
        <w:pStyle w:val="BodyText"/>
        <w:numPr>
          <w:ilvl w:val="0"/>
          <w:numId w:val="29"/>
        </w:numPr>
        <w:rPr>
          <w:szCs w:val="20"/>
        </w:rPr>
      </w:pPr>
      <w:r w:rsidRPr="2887D303">
        <w:rPr>
          <w:szCs w:val="20"/>
        </w:rPr>
        <w:t>Technical enablers for trust, security and privacy</w:t>
      </w:r>
      <w:r w:rsidRPr="2887D303" w:rsidR="00641E11">
        <w:rPr>
          <w:szCs w:val="20"/>
        </w:rPr>
        <w:t xml:space="preserve"> required in the Sa4CPS concept.</w:t>
      </w:r>
    </w:p>
    <w:p w:rsidRPr="006F1EF5" w:rsidR="00641E11" w:rsidP="00577314" w:rsidRDefault="00641E11" w14:paraId="162945CB" w14:textId="78DB9C57">
      <w:pPr>
        <w:pStyle w:val="BodyText"/>
        <w:numPr>
          <w:ilvl w:val="0"/>
          <w:numId w:val="29"/>
        </w:numPr>
        <w:rPr>
          <w:szCs w:val="20"/>
        </w:rPr>
      </w:pPr>
      <w:r w:rsidRPr="2887D303">
        <w:rPr>
          <w:szCs w:val="20"/>
        </w:rPr>
        <w:t>Evaluation of the developed enablers for trust, security and privacy.</w:t>
      </w:r>
    </w:p>
    <w:p w:rsidR="00F805D3" w:rsidP="00F805D3" w:rsidRDefault="00F805D3" w14:paraId="735A13C1" w14:textId="134A769E">
      <w:pPr>
        <w:pStyle w:val="BodyText"/>
        <w:keepNext/>
        <w:jc w:val="center"/>
        <w:rPr>
          <w:szCs w:val="20"/>
        </w:rPr>
      </w:pPr>
    </w:p>
    <w:p w:rsidR="00133FBA" w:rsidP="00133FBA" w:rsidRDefault="6FF156A6" w14:paraId="6004BF97" w14:textId="2D1FDB04">
      <w:pPr>
        <w:pStyle w:val="BodyText"/>
        <w:rPr>
          <w:szCs w:val="20"/>
        </w:rPr>
      </w:pPr>
      <w:r w:rsidRPr="2887D303">
        <w:rPr>
          <w:szCs w:val="20"/>
        </w:rPr>
        <w:t>The work within WP5 is organized into four complementary tasks, as illustrated in Figure 1. Task 5.1 addresses identification, verification, and access control mechanisms. Task 5.2 focuses on secure information spaces, sharing, and routing. Task 5.3 develops zero-trust services with distributed ledger technology (DLT) infrastructures. Task 5.4 concentrates on sensing of security situations. Together, these tasks provide comprehensive coverage of trust, security, and privacy requirements across the Sa4CPS architecture.</w:t>
      </w:r>
    </w:p>
    <w:p w:rsidR="2887D303" w:rsidP="2887D303" w:rsidRDefault="2887D303" w14:paraId="0AAE5394" w14:textId="663FED82">
      <w:pPr>
        <w:pStyle w:val="BodyText"/>
        <w:rPr>
          <w:szCs w:val="20"/>
        </w:rPr>
      </w:pPr>
    </w:p>
    <w:tbl>
      <w:tblPr>
        <w:tblW w:w="0" w:type="auto"/>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777"/>
        <w:gridCol w:w="8718"/>
      </w:tblGrid>
      <w:tr w:rsidR="2887D303" w:rsidTr="2887D303" w14:paraId="0046CB10" w14:textId="77777777">
        <w:trPr>
          <w:trHeight w:val="315"/>
        </w:trPr>
        <w:tc>
          <w:tcPr>
            <w:tcW w:w="777" w:type="dxa"/>
            <w:tcBorders>
              <w:top w:val="single" w:color="4A442A" w:themeColor="background2" w:themeShade="40" w:sz="6" w:space="0"/>
              <w:left w:val="single" w:color="4A442A" w:themeColor="background2" w:themeShade="40" w:sz="6" w:space="0"/>
              <w:bottom w:val="single" w:color="4A442A" w:themeColor="background2" w:themeShade="40" w:sz="6" w:space="0"/>
              <w:right w:val="single" w:color="4A442A" w:themeColor="background2" w:themeShade="40" w:sz="6" w:space="0"/>
            </w:tcBorders>
            <w:shd w:val="clear" w:color="auto" w:fill="D9D9D9" w:themeFill="background1" w:themeFillShade="D9"/>
          </w:tcPr>
          <w:p w:rsidR="2887D303" w:rsidP="005A07E3" w:rsidRDefault="2887D303" w14:paraId="1AC0CBA4" w14:textId="3C9B4ADF">
            <w:pPr>
              <w:rPr>
                <w:rFonts w:eastAsia="Arial"/>
              </w:rPr>
            </w:pPr>
            <w:r w:rsidRPr="2887D303">
              <w:rPr>
                <w:rFonts w:eastAsia="Arial"/>
              </w:rPr>
              <w:t>Task </w:t>
            </w:r>
          </w:p>
        </w:tc>
        <w:tc>
          <w:tcPr>
            <w:tcW w:w="8718" w:type="dxa"/>
            <w:tcBorders>
              <w:top w:val="single" w:color="4A442A" w:themeColor="background2" w:themeShade="40" w:sz="6" w:space="0"/>
              <w:left w:val="single" w:color="4A442A" w:themeColor="background2" w:themeShade="40" w:sz="6" w:space="0"/>
              <w:bottom w:val="single" w:color="4A442A" w:themeColor="background2" w:themeShade="40" w:sz="6" w:space="0"/>
              <w:right w:val="single" w:color="4A442A" w:themeColor="background2" w:themeShade="40" w:sz="6" w:space="0"/>
            </w:tcBorders>
            <w:shd w:val="clear" w:color="auto" w:fill="D9D9D9" w:themeFill="background1" w:themeFillShade="D9"/>
          </w:tcPr>
          <w:p w:rsidR="2887D303" w:rsidP="005A07E3" w:rsidRDefault="2887D303" w14:paraId="2C56AFB7" w14:textId="49E7D8A6">
            <w:pPr>
              <w:rPr>
                <w:rFonts w:eastAsia="Arial"/>
              </w:rPr>
            </w:pPr>
            <w:r w:rsidRPr="2887D303">
              <w:rPr>
                <w:rFonts w:eastAsia="Arial"/>
              </w:rPr>
              <w:t>Description </w:t>
            </w:r>
          </w:p>
        </w:tc>
      </w:tr>
      <w:tr w:rsidR="2887D303" w:rsidTr="2887D303" w14:paraId="549D0EF4" w14:textId="77777777">
        <w:trPr>
          <w:trHeight w:val="960"/>
        </w:trPr>
        <w:tc>
          <w:tcPr>
            <w:tcW w:w="777" w:type="dxa"/>
            <w:tcBorders>
              <w:top w:val="single" w:color="4A442A" w:themeColor="background2" w:themeShade="40" w:sz="6" w:space="0"/>
              <w:left w:val="single" w:color="4A442A" w:themeColor="background2" w:themeShade="40" w:sz="6" w:space="0"/>
              <w:bottom w:val="single" w:color="4A442A" w:themeColor="background2" w:themeShade="40" w:sz="6" w:space="0"/>
              <w:right w:val="single" w:color="4A442A" w:themeColor="background2" w:themeShade="40" w:sz="6" w:space="0"/>
            </w:tcBorders>
          </w:tcPr>
          <w:p w:rsidR="2887D303" w:rsidP="005A07E3" w:rsidRDefault="2887D303" w14:paraId="54D55E43" w14:textId="04C76609">
            <w:pPr>
              <w:rPr>
                <w:rFonts w:eastAsia="Arial"/>
              </w:rPr>
            </w:pPr>
            <w:r w:rsidRPr="2887D303">
              <w:rPr>
                <w:rFonts w:eastAsia="Arial"/>
                <w:lang w:val="es-ES"/>
              </w:rPr>
              <w:t>Task 5.1</w:t>
            </w:r>
            <w:r w:rsidRPr="2887D303">
              <w:rPr>
                <w:rFonts w:eastAsia="Arial"/>
              </w:rPr>
              <w:t> </w:t>
            </w:r>
          </w:p>
        </w:tc>
        <w:tc>
          <w:tcPr>
            <w:tcW w:w="8718" w:type="dxa"/>
            <w:tcBorders>
              <w:top w:val="single" w:color="4A442A" w:themeColor="background2" w:themeShade="40" w:sz="6" w:space="0"/>
              <w:left w:val="single" w:color="4A442A" w:themeColor="background2" w:themeShade="40" w:sz="6" w:space="0"/>
              <w:bottom w:val="single" w:color="4A442A" w:themeColor="background2" w:themeShade="40" w:sz="6" w:space="0"/>
              <w:right w:val="single" w:color="4A442A" w:themeColor="background2" w:themeShade="40" w:sz="6" w:space="0"/>
            </w:tcBorders>
          </w:tcPr>
          <w:p w:rsidR="2887D303" w:rsidP="005A07E3" w:rsidRDefault="2887D303" w14:paraId="06129B02" w14:textId="7F402C62">
            <w:pPr>
              <w:rPr>
                <w:rFonts w:eastAsia="Arial"/>
              </w:rPr>
            </w:pPr>
            <w:r w:rsidRPr="2887D303">
              <w:rPr>
                <w:rFonts w:eastAsia="Arial"/>
                <w:b/>
                <w:bCs/>
                <w:lang w:val="es-ES"/>
              </w:rPr>
              <w:t>Identification, verification &amp; access control</w:t>
            </w:r>
            <w:r w:rsidRPr="2887D303">
              <w:rPr>
                <w:rFonts w:eastAsia="Arial"/>
                <w:lang w:val="es-ES"/>
              </w:rPr>
              <w:t xml:space="preserve"> [Polar, ISEP, Digitalmente, CEL, Natlink, ACD, ADLC, VTT, Sirris, Vintecc, Otokar, Enerim] (all UCs) Technical requirements and R&amp;D of the enablers and means for identification, verification and access control.</w:t>
            </w:r>
          </w:p>
        </w:tc>
      </w:tr>
      <w:tr w:rsidR="2887D303" w:rsidTr="2887D303" w14:paraId="6BB7421F" w14:textId="77777777">
        <w:trPr>
          <w:trHeight w:val="915"/>
        </w:trPr>
        <w:tc>
          <w:tcPr>
            <w:tcW w:w="777" w:type="dxa"/>
            <w:tcBorders>
              <w:top w:val="single" w:color="4A442A" w:themeColor="background2" w:themeShade="40" w:sz="6" w:space="0"/>
              <w:left w:val="single" w:color="4A442A" w:themeColor="background2" w:themeShade="40" w:sz="6" w:space="0"/>
              <w:bottom w:val="single" w:color="4A442A" w:themeColor="background2" w:themeShade="40" w:sz="6" w:space="0"/>
              <w:right w:val="single" w:color="4A442A" w:themeColor="background2" w:themeShade="40" w:sz="6" w:space="0"/>
            </w:tcBorders>
          </w:tcPr>
          <w:p w:rsidR="2887D303" w:rsidP="005A07E3" w:rsidRDefault="2887D303" w14:paraId="7160D0F0" w14:textId="175312C4">
            <w:pPr>
              <w:rPr>
                <w:rFonts w:eastAsia="Arial"/>
              </w:rPr>
            </w:pPr>
            <w:r w:rsidRPr="2887D303">
              <w:rPr>
                <w:rFonts w:eastAsia="Arial"/>
                <w:lang w:val="es-ES"/>
              </w:rPr>
              <w:t>Task 5.2</w:t>
            </w:r>
            <w:r w:rsidRPr="2887D303">
              <w:rPr>
                <w:rFonts w:eastAsia="Arial"/>
              </w:rPr>
              <w:t> </w:t>
            </w:r>
          </w:p>
        </w:tc>
        <w:tc>
          <w:tcPr>
            <w:tcW w:w="8718" w:type="dxa"/>
            <w:tcBorders>
              <w:top w:val="single" w:color="4A442A" w:themeColor="background2" w:themeShade="40" w:sz="6" w:space="0"/>
              <w:left w:val="single" w:color="4A442A" w:themeColor="background2" w:themeShade="40" w:sz="6" w:space="0"/>
              <w:bottom w:val="single" w:color="4A442A" w:themeColor="background2" w:themeShade="40" w:sz="6" w:space="0"/>
              <w:right w:val="single" w:color="4A442A" w:themeColor="background2" w:themeShade="40" w:sz="6" w:space="0"/>
            </w:tcBorders>
          </w:tcPr>
          <w:p w:rsidR="2887D303" w:rsidP="005A07E3" w:rsidRDefault="2887D303" w14:paraId="494E2700" w14:textId="65B86E61">
            <w:pPr>
              <w:rPr>
                <w:rFonts w:eastAsia="Arial"/>
              </w:rPr>
            </w:pPr>
            <w:r w:rsidRPr="2887D303">
              <w:rPr>
                <w:rFonts w:eastAsia="Arial"/>
                <w:b/>
                <w:bCs/>
                <w:lang w:val="es-ES"/>
              </w:rPr>
              <w:t>Secure information spaces, sharing &amp; routing</w:t>
            </w:r>
            <w:r w:rsidRPr="2887D303">
              <w:rPr>
                <w:rFonts w:eastAsia="Arial"/>
                <w:lang w:val="es-ES"/>
              </w:rPr>
              <w:t xml:space="preserve"> [ISEP, Digitalmente, CEL, Natlink, ACD, ADLC, VTT, Sirris, Vintecc, Otokar, Enerim] (all UCs) Technical requirements and R&amp;D of the enablers and means for secure information spaces, sharing and overdelayed routing.</w:t>
            </w:r>
            <w:r w:rsidRPr="2887D303">
              <w:rPr>
                <w:rFonts w:eastAsia="Arial"/>
              </w:rPr>
              <w:t> </w:t>
            </w:r>
          </w:p>
        </w:tc>
      </w:tr>
      <w:tr w:rsidR="2887D303" w:rsidTr="2887D303" w14:paraId="272569B6" w14:textId="77777777">
        <w:trPr>
          <w:trHeight w:val="975"/>
        </w:trPr>
        <w:tc>
          <w:tcPr>
            <w:tcW w:w="777" w:type="dxa"/>
            <w:tcBorders>
              <w:top w:val="single" w:color="4A442A" w:themeColor="background2" w:themeShade="40" w:sz="6" w:space="0"/>
              <w:left w:val="single" w:color="4A442A" w:themeColor="background2" w:themeShade="40" w:sz="6" w:space="0"/>
              <w:bottom w:val="single" w:color="4A442A" w:themeColor="background2" w:themeShade="40" w:sz="6" w:space="0"/>
              <w:right w:val="single" w:color="4A442A" w:themeColor="background2" w:themeShade="40" w:sz="6" w:space="0"/>
            </w:tcBorders>
          </w:tcPr>
          <w:p w:rsidR="2887D303" w:rsidP="005A07E3" w:rsidRDefault="2887D303" w14:paraId="2BCA30A1" w14:textId="4D3972E1">
            <w:pPr>
              <w:rPr>
                <w:rFonts w:eastAsia="Arial"/>
              </w:rPr>
            </w:pPr>
            <w:r w:rsidRPr="2887D303">
              <w:rPr>
                <w:rFonts w:eastAsia="Arial"/>
                <w:lang w:val="es-ES"/>
              </w:rPr>
              <w:t>Task 5.3 </w:t>
            </w:r>
            <w:r w:rsidRPr="2887D303">
              <w:rPr>
                <w:rFonts w:eastAsia="Arial"/>
              </w:rPr>
              <w:t> </w:t>
            </w:r>
          </w:p>
        </w:tc>
        <w:tc>
          <w:tcPr>
            <w:tcW w:w="8718" w:type="dxa"/>
            <w:tcBorders>
              <w:top w:val="single" w:color="4A442A" w:themeColor="background2" w:themeShade="40" w:sz="6" w:space="0"/>
              <w:left w:val="single" w:color="4A442A" w:themeColor="background2" w:themeShade="40" w:sz="6" w:space="0"/>
              <w:bottom w:val="single" w:color="4A442A" w:themeColor="background2" w:themeShade="40" w:sz="6" w:space="0"/>
              <w:right w:val="single" w:color="4A442A" w:themeColor="background2" w:themeShade="40" w:sz="6" w:space="0"/>
            </w:tcBorders>
          </w:tcPr>
          <w:p w:rsidR="2887D303" w:rsidP="005A07E3" w:rsidRDefault="2887D303" w14:paraId="3ED974D9" w14:textId="2B83821C">
            <w:pPr>
              <w:rPr>
                <w:rFonts w:eastAsia="Arial"/>
              </w:rPr>
            </w:pPr>
            <w:r w:rsidRPr="2887D303">
              <w:rPr>
                <w:rFonts w:eastAsia="Arial"/>
                <w:b/>
                <w:bCs/>
                <w:lang w:val="es-ES"/>
              </w:rPr>
              <w:t>Zero Trust services with DLT infrastructures</w:t>
            </w:r>
            <w:r w:rsidRPr="2887D303">
              <w:rPr>
                <w:rFonts w:eastAsia="Arial"/>
                <w:lang w:val="es-ES"/>
              </w:rPr>
              <w:t xml:space="preserve"> [Érarge, ISEP, Digitalmente, CEL, Natlink, ACD, ADLC, VTT, Otokar, Enerim] (all UCs) Technical requirements and R&amp;D of the enablers and means for zero trust services and applications with DLT infrastructures.  </w:t>
            </w:r>
            <w:r w:rsidRPr="2887D303">
              <w:rPr>
                <w:rFonts w:eastAsia="Arial"/>
              </w:rPr>
              <w:t> </w:t>
            </w:r>
          </w:p>
        </w:tc>
      </w:tr>
      <w:tr w:rsidR="2887D303" w:rsidTr="2887D303" w14:paraId="5AB5ACB6" w14:textId="77777777">
        <w:trPr>
          <w:trHeight w:val="1020"/>
        </w:trPr>
        <w:tc>
          <w:tcPr>
            <w:tcW w:w="777" w:type="dxa"/>
            <w:tcBorders>
              <w:top w:val="single" w:color="4A442A" w:themeColor="background2" w:themeShade="40" w:sz="6" w:space="0"/>
              <w:left w:val="single" w:color="4A442A" w:themeColor="background2" w:themeShade="40" w:sz="6" w:space="0"/>
              <w:bottom w:val="single" w:color="4A442A" w:themeColor="background2" w:themeShade="40" w:sz="6" w:space="0"/>
              <w:right w:val="single" w:color="4A442A" w:themeColor="background2" w:themeShade="40" w:sz="6" w:space="0"/>
            </w:tcBorders>
          </w:tcPr>
          <w:p w:rsidR="2887D303" w:rsidP="005A07E3" w:rsidRDefault="2887D303" w14:paraId="6CE9C311" w14:textId="7E39EA09">
            <w:pPr>
              <w:rPr>
                <w:rFonts w:eastAsia="Arial"/>
              </w:rPr>
            </w:pPr>
            <w:r w:rsidRPr="2887D303">
              <w:rPr>
                <w:rFonts w:eastAsia="Arial"/>
                <w:lang w:val="es-ES"/>
              </w:rPr>
              <w:t>Task 5.4</w:t>
            </w:r>
            <w:r w:rsidRPr="2887D303">
              <w:rPr>
                <w:rFonts w:eastAsia="Arial"/>
              </w:rPr>
              <w:t> </w:t>
            </w:r>
          </w:p>
        </w:tc>
        <w:tc>
          <w:tcPr>
            <w:tcW w:w="8718" w:type="dxa"/>
            <w:tcBorders>
              <w:top w:val="single" w:color="4A442A" w:themeColor="background2" w:themeShade="40" w:sz="6" w:space="0"/>
              <w:left w:val="single" w:color="4A442A" w:themeColor="background2" w:themeShade="40" w:sz="6" w:space="0"/>
              <w:bottom w:val="single" w:color="4A442A" w:themeColor="background2" w:themeShade="40" w:sz="6" w:space="0"/>
              <w:right w:val="single" w:color="4A442A" w:themeColor="background2" w:themeShade="40" w:sz="6" w:space="0"/>
            </w:tcBorders>
          </w:tcPr>
          <w:p w:rsidR="2887D303" w:rsidP="005A07E3" w:rsidRDefault="2887D303" w14:paraId="1BD80176" w14:textId="265D2C39">
            <w:pPr>
              <w:rPr>
                <w:rFonts w:eastAsia="Arial"/>
              </w:rPr>
            </w:pPr>
            <w:r w:rsidRPr="2887D303">
              <w:rPr>
                <w:rFonts w:eastAsia="Arial"/>
                <w:b/>
                <w:bCs/>
                <w:lang w:val="es-ES"/>
              </w:rPr>
              <w:t>Sensing of security situation</w:t>
            </w:r>
            <w:r w:rsidRPr="2887D303">
              <w:rPr>
                <w:rFonts w:eastAsia="Arial"/>
                <w:lang w:val="es-ES"/>
              </w:rPr>
              <w:t xml:space="preserve"> [F-Secure, Polar, ISEP, Digitalmente, CEL, Natlink, ACD, ADLC, VTT, Otokar, Enerim] (all UCs) Technical requirements and R&amp;D of the enablers and means of sensing of the security situation.</w:t>
            </w:r>
          </w:p>
        </w:tc>
      </w:tr>
    </w:tbl>
    <w:p w:rsidR="00850953" w:rsidP="005A07E3" w:rsidRDefault="00850953" w14:paraId="7A95E670" w14:textId="77777777">
      <w:pPr>
        <w:pStyle w:val="Caption"/>
      </w:pPr>
    </w:p>
    <w:p w:rsidR="00441C1E" w:rsidP="005A07E3" w:rsidRDefault="00850953" w14:paraId="2536254B" w14:textId="2E585C19">
      <w:pPr>
        <w:pStyle w:val="Caption"/>
      </w:pPr>
      <w:bookmarkStart w:name="_Toc220324605" w:id="26"/>
      <w:r>
        <w:t xml:space="preserve">Table </w:t>
      </w:r>
      <w:r>
        <w:fldChar w:fldCharType="begin"/>
      </w:r>
      <w:r>
        <w:instrText>SEQ Table \* ARABIC</w:instrText>
      </w:r>
      <w:r>
        <w:fldChar w:fldCharType="separate"/>
      </w:r>
      <w:r w:rsidR="006470C2">
        <w:rPr>
          <w:noProof/>
        </w:rPr>
        <w:t>1</w:t>
      </w:r>
      <w:r>
        <w:fldChar w:fldCharType="end"/>
      </w:r>
      <w:r>
        <w:t xml:space="preserve"> WP5 task descriptions</w:t>
      </w:r>
      <w:bookmarkEnd w:id="26"/>
    </w:p>
    <w:p w:rsidRPr="00850953" w:rsidR="00850953" w:rsidP="005A07E3" w:rsidRDefault="00850953" w14:paraId="3B3BABC6" w14:textId="77777777"/>
    <w:p w:rsidR="360256D5" w:rsidP="2887D303" w:rsidRDefault="6FF156A6" w14:paraId="7505BE25" w14:textId="2E9EFEBF">
      <w:pPr>
        <w:pStyle w:val="BodyText"/>
        <w:rPr>
          <w:szCs w:val="20"/>
          <w:lang w:val="en-US"/>
        </w:rPr>
      </w:pPr>
      <w:r w:rsidRPr="001D69CD">
        <w:rPr>
          <w:szCs w:val="20"/>
          <w:highlight w:val="yellow"/>
        </w:rPr>
        <w:t>This deliverable specifies the technical enablers developed within each task, describing their functionality, the requirements they address, their application in specific use cases, and the partners contributing to their development. The document serves as a technical reference for implementing secure situational awareness solutions and provides the basis for the subsequent evaluation activities documented in Deliverable D5.3.</w:t>
      </w:r>
    </w:p>
    <w:p w:rsidR="007259BC" w:rsidP="007259BC" w:rsidRDefault="007259BC" w14:paraId="0B9679BA" w14:textId="6A1B9D55">
      <w:pPr>
        <w:pStyle w:val="BodyText"/>
      </w:pPr>
    </w:p>
    <w:p w:rsidR="0053159F" w:rsidP="005A07E3" w:rsidRDefault="0053159F" w14:paraId="38252CAB" w14:textId="77777777">
      <w:pPr>
        <w:rPr>
          <w:spacing w:val="4"/>
        </w:rPr>
      </w:pPr>
      <w:bookmarkStart w:name="_Hlk71290260" w:id="27"/>
      <w:r>
        <w:br w:type="page"/>
      </w:r>
    </w:p>
    <w:p w:rsidR="00814568" w:rsidP="005A07E3" w:rsidRDefault="005223EA" w14:paraId="120E2030" w14:textId="0698E3A5">
      <w:pPr>
        <w:pStyle w:val="Heading1"/>
      </w:pPr>
      <w:bookmarkStart w:name="_Toc214525410" w:id="28"/>
      <w:bookmarkStart w:name="_Toc215645655" w:id="29"/>
      <w:bookmarkStart w:name="_Toc1255473448" w:id="30"/>
      <w:r>
        <w:t xml:space="preserve">Scope and </w:t>
      </w:r>
      <w:r w:rsidR="00300B66">
        <w:t>m</w:t>
      </w:r>
      <w:r w:rsidR="00F516A4">
        <w:t>ethodology</w:t>
      </w:r>
      <w:bookmarkEnd w:id="28"/>
      <w:bookmarkEnd w:id="29"/>
      <w:bookmarkEnd w:id="30"/>
    </w:p>
    <w:p w:rsidR="6821A666" w:rsidP="005A07E3" w:rsidRDefault="6821A666" w14:paraId="3E83154C" w14:textId="25E61FA0"/>
    <w:p w:rsidR="00814568" w:rsidP="005A07E3" w:rsidRDefault="0FF6E2C4" w14:paraId="08166967" w14:textId="556AAA7B">
      <w:r w:rsidRPr="001D69CD">
        <w:rPr>
          <w:highlight w:val="yellow"/>
        </w:rPr>
        <w:t>This deliverable focuses on the specification of technical enablers for trust, security, and privacy within the Sa4CPS architecture. The scope encompasses identification and access control mechanisms, secure data exchange and routing, zero-trust architectures with distributed ledger technologies, and security situation sensing capabilities across all use cases and the project story.</w:t>
      </w:r>
    </w:p>
    <w:p w:rsidR="00814568" w:rsidP="00F26201" w:rsidRDefault="00F26201" w14:paraId="4B990BFE" w14:textId="012B0481">
      <w:pPr>
        <w:pStyle w:val="Heading2"/>
      </w:pPr>
      <w:bookmarkStart w:name="_Toc105419430" w:id="31"/>
      <w:r>
        <w:t xml:space="preserve">Sa4CPS </w:t>
      </w:r>
      <w:r w:rsidR="0FF6E2C4">
        <w:t xml:space="preserve">Architectural </w:t>
      </w:r>
      <w:r>
        <w:t>Design</w:t>
      </w:r>
      <w:bookmarkEnd w:id="31"/>
    </w:p>
    <w:p w:rsidR="00814568" w:rsidP="005A07E3" w:rsidRDefault="00E9585F" w14:paraId="725EFFB1" w14:textId="4BD2F631">
      <w:r>
        <w:t xml:space="preserve">Figure 1 </w:t>
      </w:r>
      <w:r w:rsidRPr="2887D303" w:rsidR="0FF6E2C4">
        <w:rPr>
          <w:rFonts w:eastAsia="Arial"/>
        </w:rPr>
        <w:t>illustrates the overall Sa4CPS concept architecture with emphasis on the WP5 focus areas. The highlighted components represent the primary architectural elements where trust, security, and privacy enablers are integrated. The figure also provides an overview of the areas where each use case contributes, indicated by colored dots corresponding to the use case identifiers shown in the top row. The yellow triangles mark areas that are specifically addressed by the project story requirements.</w:t>
      </w:r>
    </w:p>
    <w:p w:rsidR="00814568" w:rsidP="005A07E3" w:rsidRDefault="00814568" w14:paraId="5E2EBF77" w14:textId="3504C635"/>
    <w:p w:rsidR="00814568" w:rsidP="005A07E3" w:rsidRDefault="00814568" w14:paraId="2DA9C396" w14:textId="1218CC5C"/>
    <w:p w:rsidR="001F281B" w:rsidP="005A07E3" w:rsidRDefault="1689143E" w14:paraId="13BBF4D9" w14:textId="77777777">
      <w:r>
        <w:rPr>
          <w:noProof/>
        </w:rPr>
        <w:drawing>
          <wp:inline distT="0" distB="0" distL="0" distR="0" wp14:anchorId="74F2B8FA" wp14:editId="336DADC6">
            <wp:extent cx="6155690" cy="3559175"/>
            <wp:effectExtent l="0" t="0" r="0" b="3175"/>
            <wp:docPr id="1036196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5690" cy="3559175"/>
                    </a:xfrm>
                    <a:prstGeom prst="rect">
                      <a:avLst/>
                    </a:prstGeom>
                    <a:noFill/>
                    <a:ln>
                      <a:noFill/>
                    </a:ln>
                  </pic:spPr>
                </pic:pic>
              </a:graphicData>
            </a:graphic>
          </wp:inline>
        </w:drawing>
      </w:r>
    </w:p>
    <w:p w:rsidR="00850953" w:rsidP="005A07E3" w:rsidRDefault="00850953" w14:paraId="18769993" w14:textId="77777777">
      <w:pPr>
        <w:pStyle w:val="Caption"/>
      </w:pPr>
    </w:p>
    <w:p w:rsidR="007E297B" w:rsidP="005A07E3" w:rsidRDefault="001F281B" w14:paraId="0F9A0025" w14:textId="680EBD07">
      <w:pPr>
        <w:pStyle w:val="Caption"/>
        <w:rPr>
          <w:kern w:val="28"/>
        </w:rPr>
      </w:pPr>
      <w:bookmarkStart w:name="_Toc220324612" w:id="32"/>
      <w:r>
        <w:t xml:space="preserve">Figure </w:t>
      </w:r>
      <w:r>
        <w:fldChar w:fldCharType="begin"/>
      </w:r>
      <w:r>
        <w:instrText>SEQ Figure \* ARABIC</w:instrText>
      </w:r>
      <w:r>
        <w:fldChar w:fldCharType="separate"/>
      </w:r>
      <w:r w:rsidR="00850953">
        <w:rPr>
          <w:noProof/>
        </w:rPr>
        <w:t>1</w:t>
      </w:r>
      <w:r>
        <w:fldChar w:fldCharType="end"/>
      </w:r>
      <w:r>
        <w:t>. WP5 focus in the overall architecture.</w:t>
      </w:r>
      <w:bookmarkEnd w:id="32"/>
    </w:p>
    <w:p w:rsidR="00850953" w:rsidP="005A07E3" w:rsidRDefault="0FF6E2C4" w14:paraId="238375E1" w14:textId="47D68261">
      <w:r w:rsidRPr="2887D303">
        <w:rPr>
          <w:rFonts w:eastAsia="Arial"/>
        </w:rPr>
        <w:t>The architectural elements within the WP5 scope address several critical security functions: data discovery and authorization mechanisms that control access to shared information; management of access policies, identities, and authentication across diverse stakeholders; and the formation, verification, and continuous monitoring of trust relationships necessary for secure data exchange in dynamic cyber-physical environments.</w:t>
      </w:r>
      <w:r w:rsidR="00850953">
        <w:br w:type="page"/>
      </w:r>
    </w:p>
    <w:p w:rsidRPr="001D69CD" w:rsidR="00814568" w:rsidP="00F26201" w:rsidRDefault="0FF6E2C4" w14:paraId="7FB6751C" w14:textId="5CD99DB1">
      <w:pPr>
        <w:pStyle w:val="Heading2"/>
        <w:rPr>
          <w:highlight w:val="yellow"/>
        </w:rPr>
      </w:pPr>
      <w:bookmarkStart w:name="_Toc240209482" w:id="33"/>
      <w:r w:rsidRPr="17330CA1">
        <w:rPr>
          <w:highlight w:val="yellow"/>
        </w:rPr>
        <w:t>Methodology</w:t>
      </w:r>
      <w:bookmarkEnd w:id="33"/>
    </w:p>
    <w:p w:rsidRPr="001D69CD" w:rsidR="00814568" w:rsidP="005A07E3" w:rsidRDefault="0FF6E2C4" w14:paraId="3DD1906D" w14:textId="1308BA29">
      <w:pPr>
        <w:rPr>
          <w:highlight w:val="yellow"/>
        </w:rPr>
      </w:pPr>
      <w:r w:rsidRPr="001D69CD">
        <w:rPr>
          <w:rFonts w:eastAsia="Arial"/>
          <w:highlight w:val="yellow"/>
        </w:rPr>
        <w:t>The technical enablers presented in this deliverable have been developed through an iterative process that begins with the security requirements documented in Deliverable D5.1. Each use case team identified specific trust, security, and privacy challenges relevant to their operational context and developed targeted solutions to address these challenges.</w:t>
      </w:r>
    </w:p>
    <w:p w:rsidRPr="001D69CD" w:rsidR="00814568" w:rsidP="005A07E3" w:rsidRDefault="0FF6E2C4" w14:paraId="3171D37C" w14:textId="55DBE7EC">
      <w:pPr>
        <w:rPr>
          <w:highlight w:val="yellow"/>
        </w:rPr>
      </w:pPr>
      <w:r w:rsidRPr="001D69CD">
        <w:rPr>
          <w:rFonts w:eastAsia="Arial"/>
          <w:highlight w:val="yellow"/>
        </w:rPr>
        <w:t>The specification of each enabler follows a consistent structure:</w:t>
      </w:r>
    </w:p>
    <w:p w:rsidRPr="001D69CD" w:rsidR="00814568" w:rsidP="005A07E3" w:rsidRDefault="0FF6E2C4" w14:paraId="421770A6" w14:textId="7E447F89">
      <w:pPr>
        <w:pStyle w:val="ListParagraph"/>
        <w:numPr>
          <w:ilvl w:val="0"/>
          <w:numId w:val="49"/>
        </w:numPr>
        <w:rPr>
          <w:rFonts w:eastAsia="Arial"/>
          <w:kern w:val="28"/>
          <w:highlight w:val="yellow"/>
        </w:rPr>
      </w:pPr>
      <w:r w:rsidRPr="001D69CD">
        <w:rPr>
          <w:rFonts w:eastAsia="Arial"/>
          <w:b/>
          <w:bCs/>
          <w:highlight w:val="yellow"/>
        </w:rPr>
        <w:t>Title and description</w:t>
      </w:r>
      <w:r w:rsidRPr="001D69CD">
        <w:rPr>
          <w:rFonts w:eastAsia="Arial"/>
          <w:highlight w:val="yellow"/>
        </w:rPr>
        <w:t>: Clear identification and explanation of the enabler's functionality</w:t>
      </w:r>
    </w:p>
    <w:p w:rsidRPr="001D69CD" w:rsidR="00814568" w:rsidP="005A07E3" w:rsidRDefault="0FF6E2C4" w14:paraId="578F2EAC" w14:textId="5A7277CD">
      <w:pPr>
        <w:pStyle w:val="ListParagraph"/>
        <w:numPr>
          <w:ilvl w:val="0"/>
          <w:numId w:val="49"/>
        </w:numPr>
        <w:rPr>
          <w:rFonts w:eastAsia="Arial"/>
          <w:kern w:val="28"/>
          <w:highlight w:val="yellow"/>
        </w:rPr>
      </w:pPr>
      <w:r w:rsidRPr="001D69CD">
        <w:rPr>
          <w:rFonts w:eastAsia="Arial"/>
          <w:b/>
          <w:bCs/>
          <w:highlight w:val="yellow"/>
        </w:rPr>
        <w:t>Addressed requirements</w:t>
      </w:r>
      <w:r w:rsidRPr="001D69CD">
        <w:rPr>
          <w:rFonts w:eastAsia="Arial"/>
          <w:highlight w:val="yellow"/>
        </w:rPr>
        <w:t>: Direct mapping to requirements specified in D5.1</w:t>
      </w:r>
    </w:p>
    <w:p w:rsidRPr="001D69CD" w:rsidR="00814568" w:rsidP="005A07E3" w:rsidRDefault="0FF6E2C4" w14:paraId="57B60E70" w14:textId="1F367C7C">
      <w:pPr>
        <w:pStyle w:val="ListParagraph"/>
        <w:numPr>
          <w:ilvl w:val="0"/>
          <w:numId w:val="49"/>
        </w:numPr>
        <w:rPr>
          <w:rFonts w:eastAsia="Arial"/>
          <w:kern w:val="28"/>
          <w:highlight w:val="yellow"/>
        </w:rPr>
      </w:pPr>
      <w:r w:rsidRPr="001D69CD">
        <w:rPr>
          <w:rFonts w:eastAsia="Arial"/>
          <w:b/>
          <w:bCs/>
          <w:highlight w:val="yellow"/>
        </w:rPr>
        <w:t>Related use cases</w:t>
      </w:r>
      <w:r w:rsidRPr="001D69CD">
        <w:rPr>
          <w:rFonts w:eastAsia="Arial"/>
          <w:highlight w:val="yellow"/>
        </w:rPr>
        <w:t>: Identification of the use cases where the enabler is applied</w:t>
      </w:r>
    </w:p>
    <w:p w:rsidRPr="001D69CD" w:rsidR="00814568" w:rsidP="005A07E3" w:rsidRDefault="0FF6E2C4" w14:paraId="4002F623" w14:textId="060715EE">
      <w:pPr>
        <w:pStyle w:val="ListParagraph"/>
        <w:numPr>
          <w:ilvl w:val="0"/>
          <w:numId w:val="49"/>
        </w:numPr>
        <w:rPr>
          <w:rFonts w:eastAsia="Arial"/>
          <w:kern w:val="28"/>
          <w:highlight w:val="yellow"/>
        </w:rPr>
      </w:pPr>
      <w:r w:rsidRPr="001D69CD">
        <w:rPr>
          <w:rFonts w:eastAsia="Arial"/>
          <w:b/>
          <w:bCs/>
          <w:highlight w:val="yellow"/>
        </w:rPr>
        <w:t>Contributing partners</w:t>
      </w:r>
      <w:r w:rsidRPr="001D69CD">
        <w:rPr>
          <w:rFonts w:eastAsia="Arial"/>
          <w:highlight w:val="yellow"/>
        </w:rPr>
        <w:t>: Organizations responsible for the enabler's development and integration</w:t>
      </w:r>
    </w:p>
    <w:p w:rsidRPr="001D69CD" w:rsidR="00814568" w:rsidP="005A07E3" w:rsidRDefault="0FF6E2C4" w14:paraId="7CF0C3AA" w14:textId="1D733CF5">
      <w:pPr>
        <w:rPr>
          <w:highlight w:val="yellow"/>
        </w:rPr>
      </w:pPr>
      <w:r w:rsidRPr="001D69CD">
        <w:rPr>
          <w:rFonts w:eastAsia="Arial"/>
          <w:highlight w:val="yellow"/>
        </w:rPr>
        <w:t>This structured approach ensures traceability from requirements through implementation and facilitates the subsequent evaluation activities in WP5. The enablers are organized according to the four main WP5 tasks, reflecting the logical grouping of related security functions.</w:t>
      </w:r>
    </w:p>
    <w:p w:rsidRPr="001D69CD" w:rsidR="00814568" w:rsidP="00F26201" w:rsidRDefault="0FF6E2C4" w14:paraId="0ADBBD7C" w14:textId="6F55B788">
      <w:pPr>
        <w:pStyle w:val="Heading2"/>
        <w:rPr>
          <w:highlight w:val="yellow"/>
        </w:rPr>
      </w:pPr>
      <w:bookmarkStart w:name="_Toc1165935958" w:id="34"/>
      <w:r w:rsidRPr="17330CA1">
        <w:rPr>
          <w:highlight w:val="yellow"/>
        </w:rPr>
        <w:t>Project Story Integration</w:t>
      </w:r>
      <w:bookmarkEnd w:id="34"/>
    </w:p>
    <w:p w:rsidRPr="001D69CD" w:rsidR="00814568" w:rsidP="005A07E3" w:rsidRDefault="0FF6E2C4" w14:paraId="4692595B" w14:textId="5E1AE92D">
      <w:pPr>
        <w:rPr>
          <w:highlight w:val="yellow"/>
        </w:rPr>
      </w:pPr>
      <w:r w:rsidRPr="001D69CD">
        <w:rPr>
          <w:rFonts w:eastAsia="Arial"/>
          <w:highlight w:val="yellow"/>
        </w:rPr>
        <w:t xml:space="preserve">The project story presents a cross-cutting scenario that requires coordination and trust establishment between multiple use cases and external stakeholders. Section </w:t>
      </w:r>
      <w:r w:rsidRPr="001D69CD" w:rsidR="005223EA">
        <w:rPr>
          <w:highlight w:val="yellow"/>
        </w:rPr>
        <w:fldChar w:fldCharType="begin"/>
      </w:r>
      <w:r w:rsidRPr="001D69CD" w:rsidR="005223EA">
        <w:rPr>
          <w:highlight w:val="yellow"/>
        </w:rPr>
        <w:instrText xml:space="preserve"> REF _Ref216773274 \n \h </w:instrText>
      </w:r>
      <w:r w:rsidR="001D69CD">
        <w:rPr>
          <w:highlight w:val="yellow"/>
        </w:rPr>
        <w:instrText xml:space="preserve"> \* MERGEFORMAT </w:instrText>
      </w:r>
      <w:r w:rsidRPr="001D69CD" w:rsidR="005223EA">
        <w:rPr>
          <w:highlight w:val="yellow"/>
        </w:rPr>
      </w:r>
      <w:r w:rsidRPr="001D69CD" w:rsidR="005223EA">
        <w:rPr>
          <w:highlight w:val="yellow"/>
        </w:rPr>
        <w:fldChar w:fldCharType="separate"/>
      </w:r>
      <w:r w:rsidRPr="001D69CD" w:rsidR="49671751">
        <w:rPr>
          <w:highlight w:val="yellow"/>
        </w:rPr>
        <w:t>3.</w:t>
      </w:r>
      <w:r w:rsidRPr="001D69CD" w:rsidR="005223EA">
        <w:rPr>
          <w:highlight w:val="yellow"/>
        </w:rPr>
        <w:fldChar w:fldCharType="end"/>
      </w:r>
      <w:r w:rsidRPr="001D69CD" w:rsidR="49671751">
        <w:rPr>
          <w:highlight w:val="yellow"/>
        </w:rPr>
        <w:t>8</w:t>
      </w:r>
      <w:r w:rsidRPr="001D69CD" w:rsidR="1F968B11">
        <w:rPr>
          <w:highlight w:val="yellow"/>
        </w:rPr>
        <w:t xml:space="preserve"> </w:t>
      </w:r>
      <w:r w:rsidRPr="001D69CD">
        <w:rPr>
          <w:rFonts w:eastAsia="Arial"/>
          <w:highlight w:val="yellow"/>
        </w:rPr>
        <w:t>specifically addresses the trust, security, and privacy requirements arising from the project story, identifying architectural components that play critical roles in enabling secure inter-organizational data exchange. These requirements have influenced the design of several enablers, particularly those related to credential-based trust systems and secure information sharing across organizational boundaries.</w:t>
      </w:r>
    </w:p>
    <w:p w:rsidR="00814568" w:rsidP="005A07E3" w:rsidRDefault="0FF6E2C4" w14:paraId="16CF14ED" w14:textId="7571B72C">
      <w:r w:rsidRPr="001D69CD">
        <w:rPr>
          <w:rFonts w:eastAsia="Arial"/>
          <w:highlight w:val="yellow"/>
        </w:rPr>
        <w:t>The technical enablers specified in this deliverable collectively form a comprehensive security framework that supports the Sa4CPS vision of secure, trustworthy situational awareness in critical cyber-physical systems.</w:t>
      </w:r>
    </w:p>
    <w:p w:rsidR="00814568" w:rsidP="005A07E3" w:rsidRDefault="00814568" w14:paraId="7C9B51FF" w14:textId="2E3F1DE9"/>
    <w:p w:rsidR="00F26201" w:rsidP="00F26201" w:rsidRDefault="001167F4" w14:paraId="19AE47C6" w14:textId="77777777">
      <w:pPr>
        <w:pStyle w:val="Heading2"/>
      </w:pPr>
      <w:bookmarkStart w:name="_Toc1607486279" w:id="35"/>
      <w:bookmarkStart w:name="_Toc195617400" w:id="36"/>
      <w:r>
        <w:t>Threat modeling methodology (STRIDE &amp; LINDDUN)</w:t>
      </w:r>
      <w:bookmarkEnd w:id="35"/>
      <w:r>
        <w:t xml:space="preserve"> </w:t>
      </w:r>
    </w:p>
    <w:p w:rsidR="005A07E3" w:rsidP="005A07E3" w:rsidRDefault="005A07E3" w14:paraId="012F4F6F" w14:textId="77777777">
      <w:pPr>
        <w:pStyle w:val="BodyText"/>
      </w:pPr>
    </w:p>
    <w:p w:rsidR="005A07E3" w:rsidP="005A07E3" w:rsidRDefault="005A07E3" w14:paraId="25A91D9E" w14:textId="4E195EED">
      <w:pPr>
        <w:pStyle w:val="Heading3"/>
      </w:pPr>
      <w:bookmarkStart w:name="_Toc1011231840" w:id="37"/>
      <w:r>
        <w:t>STRIDE Threat Modelling</w:t>
      </w:r>
      <w:bookmarkEnd w:id="37"/>
    </w:p>
    <w:p w:rsidR="005A07E3" w:rsidP="005A07E3" w:rsidRDefault="005A07E3" w14:paraId="2D171CBC" w14:textId="2C89A9F0">
      <w:r w:rsidRPr="005A07E3">
        <w:t>STRIDE is a structured threat modeling framework developed by Microsoft, widely adopted in security engineering to systematically identify and categorise threats against a system. The acronym stands for six threat categories: Spoofing, Tampering, Repudiation, Information Disclosure, Denial of Service, and Elevation of Privilege. In D5.3, STRIDE is applied at the Use Case level, where concrete actors, devices, data flows, and trust boundaries are well-defined, enabling the identification of specific vulnerable points. Each identified threat is then mapped to the corresponding technical enabler whose design is expected to mitigate it, establishing a clear traceability between threat exposure and design response.</w:t>
      </w:r>
    </w:p>
    <w:p w:rsidRPr="005A07E3" w:rsidR="005A07E3" w:rsidP="005A07E3" w:rsidRDefault="005A07E3" w14:paraId="3D854D27" w14:textId="77777777"/>
    <w:tbl>
      <w:tblPr>
        <w:tblStyle w:val="GridTable2-Accent1"/>
        <w:tblW w:w="0" w:type="auto"/>
        <w:tblBorders>
          <w:left w:val="single" w:color="95B3D7" w:themeColor="accent1" w:themeTint="99" w:sz="2" w:space="0"/>
          <w:right w:val="single" w:color="95B3D7" w:themeColor="accent1" w:themeTint="99" w:sz="2" w:space="0"/>
        </w:tblBorders>
        <w:tblLook w:val="04A0" w:firstRow="1" w:lastRow="0" w:firstColumn="1" w:lastColumn="0" w:noHBand="0" w:noVBand="1"/>
      </w:tblPr>
      <w:tblGrid>
        <w:gridCol w:w="1615"/>
        <w:gridCol w:w="3600"/>
        <w:gridCol w:w="2048"/>
        <w:gridCol w:w="2421"/>
      </w:tblGrid>
      <w:tr w:rsidRPr="00E478A1" w:rsidR="00E478A1" w:rsidTr="00E478A1" w14:paraId="18EF58C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top w:val="none" w:color="auto" w:sz="0" w:space="0"/>
              <w:bottom w:val="none" w:color="auto" w:sz="0" w:space="0"/>
              <w:right w:val="none" w:color="auto" w:sz="0" w:space="0"/>
            </w:tcBorders>
          </w:tcPr>
          <w:p w:rsidRPr="00E478A1" w:rsidR="005A07E3" w:rsidP="00E478A1" w:rsidRDefault="005A07E3" w14:paraId="4256DD2E" w14:textId="0941AACE">
            <w:pPr>
              <w:jc w:val="left"/>
              <w:rPr>
                <w:sz w:val="18"/>
                <w:szCs w:val="22"/>
              </w:rPr>
            </w:pPr>
            <w:r w:rsidRPr="00E478A1">
              <w:rPr>
                <w:sz w:val="18"/>
                <w:szCs w:val="22"/>
              </w:rPr>
              <w:t>Threat</w:t>
            </w:r>
          </w:p>
        </w:tc>
        <w:tc>
          <w:tcPr>
            <w:tcW w:w="3600" w:type="dxa"/>
            <w:tcBorders>
              <w:top w:val="none" w:color="auto" w:sz="0" w:space="0"/>
              <w:left w:val="none" w:color="auto" w:sz="0" w:space="0"/>
              <w:bottom w:val="none" w:color="auto" w:sz="0" w:space="0"/>
              <w:right w:val="none" w:color="auto" w:sz="0" w:space="0"/>
            </w:tcBorders>
          </w:tcPr>
          <w:p w:rsidRPr="00E478A1" w:rsidR="005A07E3" w:rsidP="00E478A1" w:rsidRDefault="005A07E3" w14:paraId="196FF592" w14:textId="37424DCC">
            <w:pPr>
              <w:jc w:val="left"/>
              <w:cnfStyle w:val="100000000000" w:firstRow="1" w:lastRow="0" w:firstColumn="0" w:lastColumn="0" w:oddVBand="0" w:evenVBand="0" w:oddHBand="0" w:evenHBand="0" w:firstRowFirstColumn="0" w:firstRowLastColumn="0" w:lastRowFirstColumn="0" w:lastRowLastColumn="0"/>
              <w:rPr>
                <w:sz w:val="18"/>
                <w:szCs w:val="22"/>
              </w:rPr>
            </w:pPr>
            <w:r w:rsidRPr="00E478A1">
              <w:rPr>
                <w:sz w:val="18"/>
                <w:szCs w:val="22"/>
              </w:rPr>
              <w:t>Description</w:t>
            </w:r>
          </w:p>
        </w:tc>
        <w:tc>
          <w:tcPr>
            <w:tcW w:w="2048" w:type="dxa"/>
            <w:tcBorders>
              <w:top w:val="none" w:color="auto" w:sz="0" w:space="0"/>
              <w:left w:val="none" w:color="auto" w:sz="0" w:space="0"/>
              <w:bottom w:val="none" w:color="auto" w:sz="0" w:space="0"/>
              <w:right w:val="none" w:color="auto" w:sz="0" w:space="0"/>
            </w:tcBorders>
          </w:tcPr>
          <w:p w:rsidRPr="00E478A1" w:rsidR="005A07E3" w:rsidP="00E478A1" w:rsidRDefault="005A07E3" w14:paraId="772C9CEE" w14:textId="05AF497E">
            <w:pPr>
              <w:jc w:val="left"/>
              <w:cnfStyle w:val="100000000000" w:firstRow="1" w:lastRow="0" w:firstColumn="0" w:lastColumn="0" w:oddVBand="0" w:evenVBand="0" w:oddHBand="0" w:evenHBand="0" w:firstRowFirstColumn="0" w:firstRowLastColumn="0" w:lastRowFirstColumn="0" w:lastRowLastColumn="0"/>
              <w:rPr>
                <w:sz w:val="18"/>
                <w:szCs w:val="22"/>
              </w:rPr>
            </w:pPr>
            <w:r w:rsidRPr="00E478A1">
              <w:rPr>
                <w:sz w:val="18"/>
                <w:szCs w:val="22"/>
              </w:rPr>
              <w:t>Security Property Violated</w:t>
            </w:r>
          </w:p>
        </w:tc>
        <w:tc>
          <w:tcPr>
            <w:tcW w:w="2421" w:type="dxa"/>
            <w:tcBorders>
              <w:top w:val="none" w:color="auto" w:sz="0" w:space="0"/>
              <w:left w:val="none" w:color="auto" w:sz="0" w:space="0"/>
              <w:bottom w:val="none" w:color="auto" w:sz="0" w:space="0"/>
            </w:tcBorders>
          </w:tcPr>
          <w:p w:rsidRPr="00E478A1" w:rsidR="005A07E3" w:rsidP="00E478A1" w:rsidRDefault="005A07E3" w14:paraId="058D4DD3" w14:textId="30A30F63">
            <w:pPr>
              <w:jc w:val="left"/>
              <w:cnfStyle w:val="100000000000" w:firstRow="1" w:lastRow="0" w:firstColumn="0" w:lastColumn="0" w:oddVBand="0" w:evenVBand="0" w:oddHBand="0" w:evenHBand="0" w:firstRowFirstColumn="0" w:firstRowLastColumn="0" w:lastRowFirstColumn="0" w:lastRowLastColumn="0"/>
              <w:rPr>
                <w:sz w:val="18"/>
                <w:szCs w:val="22"/>
              </w:rPr>
            </w:pPr>
            <w:r w:rsidRPr="00E478A1">
              <w:rPr>
                <w:sz w:val="18"/>
                <w:szCs w:val="22"/>
              </w:rPr>
              <w:t>Relevant Enabler</w:t>
            </w:r>
          </w:p>
        </w:tc>
      </w:tr>
      <w:tr w:rsidRPr="00E478A1" w:rsidR="00E478A1" w:rsidTr="00E478A1" w14:paraId="18324F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rsidRPr="00E478A1" w:rsidR="005A07E3" w:rsidP="00E478A1" w:rsidRDefault="005A07E3" w14:paraId="312D2B20" w14:textId="7A920DAC">
            <w:pPr>
              <w:jc w:val="left"/>
              <w:rPr>
                <w:b w:val="0"/>
                <w:bCs w:val="0"/>
                <w:sz w:val="18"/>
                <w:szCs w:val="22"/>
              </w:rPr>
            </w:pPr>
            <w:r w:rsidRPr="00E478A1">
              <w:rPr>
                <w:rStyle w:val="Strong"/>
                <w:b/>
                <w:bCs/>
                <w:sz w:val="18"/>
                <w:szCs w:val="22"/>
              </w:rPr>
              <w:t>Spoofing</w:t>
            </w:r>
          </w:p>
        </w:tc>
        <w:tc>
          <w:tcPr>
            <w:tcW w:w="3600" w:type="dxa"/>
          </w:tcPr>
          <w:p w:rsidRPr="00E478A1" w:rsidR="005A07E3" w:rsidP="00E478A1" w:rsidRDefault="005A07E3" w14:paraId="2CDC2EE3" w14:textId="50236EFA">
            <w:pPr>
              <w:jc w:val="left"/>
              <w:cnfStyle w:val="000000100000" w:firstRow="0" w:lastRow="0" w:firstColumn="0" w:lastColumn="0" w:oddVBand="0" w:evenVBand="0" w:oddHBand="1" w:evenHBand="0" w:firstRowFirstColumn="0" w:firstRowLastColumn="0" w:lastRowFirstColumn="0" w:lastRowLastColumn="0"/>
              <w:rPr>
                <w:sz w:val="18"/>
                <w:szCs w:val="22"/>
              </w:rPr>
            </w:pPr>
            <w:r w:rsidRPr="00E478A1">
              <w:rPr>
                <w:sz w:val="18"/>
                <w:szCs w:val="22"/>
              </w:rPr>
              <w:t>An attacker impersonates a legitimate user, device, or service</w:t>
            </w:r>
          </w:p>
        </w:tc>
        <w:tc>
          <w:tcPr>
            <w:tcW w:w="2048" w:type="dxa"/>
          </w:tcPr>
          <w:p w:rsidRPr="00E478A1" w:rsidR="005A07E3" w:rsidP="00E478A1" w:rsidRDefault="005A07E3" w14:paraId="15FF8027" w14:textId="7A655172">
            <w:pPr>
              <w:jc w:val="left"/>
              <w:cnfStyle w:val="000000100000" w:firstRow="0" w:lastRow="0" w:firstColumn="0" w:lastColumn="0" w:oddVBand="0" w:evenVBand="0" w:oddHBand="1" w:evenHBand="0" w:firstRowFirstColumn="0" w:firstRowLastColumn="0" w:lastRowFirstColumn="0" w:lastRowLastColumn="0"/>
              <w:rPr>
                <w:sz w:val="18"/>
                <w:szCs w:val="22"/>
              </w:rPr>
            </w:pPr>
            <w:r w:rsidRPr="00E478A1">
              <w:rPr>
                <w:sz w:val="18"/>
                <w:szCs w:val="22"/>
              </w:rPr>
              <w:t>Authentication</w:t>
            </w:r>
          </w:p>
        </w:tc>
        <w:tc>
          <w:tcPr>
            <w:tcW w:w="2421" w:type="dxa"/>
          </w:tcPr>
          <w:p w:rsidRPr="00E478A1" w:rsidR="005A07E3" w:rsidP="00E478A1" w:rsidRDefault="005A07E3" w14:paraId="05E408CD" w14:textId="1BF28072">
            <w:pPr>
              <w:jc w:val="left"/>
              <w:cnfStyle w:val="000000100000" w:firstRow="0" w:lastRow="0" w:firstColumn="0" w:lastColumn="0" w:oddVBand="0" w:evenVBand="0" w:oddHBand="1" w:evenHBand="0" w:firstRowFirstColumn="0" w:firstRowLastColumn="0" w:lastRowFirstColumn="0" w:lastRowLastColumn="0"/>
              <w:rPr>
                <w:sz w:val="18"/>
                <w:szCs w:val="22"/>
              </w:rPr>
            </w:pPr>
            <w:r w:rsidRPr="00E478A1">
              <w:rPr>
                <w:sz w:val="18"/>
                <w:szCs w:val="22"/>
              </w:rPr>
              <w:t>Identification, Verification &amp; Access Control</w:t>
            </w:r>
          </w:p>
        </w:tc>
      </w:tr>
      <w:tr w:rsidRPr="00E478A1" w:rsidR="00E478A1" w:rsidTr="00E478A1" w14:paraId="4C35956F" w14:textId="77777777">
        <w:tc>
          <w:tcPr>
            <w:cnfStyle w:val="001000000000" w:firstRow="0" w:lastRow="0" w:firstColumn="1" w:lastColumn="0" w:oddVBand="0" w:evenVBand="0" w:oddHBand="0" w:evenHBand="0" w:firstRowFirstColumn="0" w:firstRowLastColumn="0" w:lastRowFirstColumn="0" w:lastRowLastColumn="0"/>
            <w:tcW w:w="1615" w:type="dxa"/>
          </w:tcPr>
          <w:p w:rsidRPr="00E478A1" w:rsidR="005A07E3" w:rsidP="00E478A1" w:rsidRDefault="005A07E3" w14:paraId="5D21CA94" w14:textId="41365CF9">
            <w:pPr>
              <w:jc w:val="left"/>
              <w:rPr>
                <w:b w:val="0"/>
                <w:bCs w:val="0"/>
                <w:sz w:val="18"/>
                <w:szCs w:val="22"/>
              </w:rPr>
            </w:pPr>
            <w:r w:rsidRPr="00E478A1">
              <w:rPr>
                <w:rStyle w:val="Strong"/>
                <w:b/>
                <w:bCs/>
                <w:sz w:val="18"/>
                <w:szCs w:val="22"/>
              </w:rPr>
              <w:t>Tampering</w:t>
            </w:r>
          </w:p>
        </w:tc>
        <w:tc>
          <w:tcPr>
            <w:tcW w:w="3600" w:type="dxa"/>
          </w:tcPr>
          <w:p w:rsidRPr="00E478A1" w:rsidR="005A07E3" w:rsidP="00E478A1" w:rsidRDefault="005A07E3" w14:paraId="7465761D" w14:textId="5D9981D7">
            <w:pPr>
              <w:jc w:val="left"/>
              <w:cnfStyle w:val="000000000000" w:firstRow="0" w:lastRow="0" w:firstColumn="0" w:lastColumn="0" w:oddVBand="0" w:evenVBand="0" w:oddHBand="0" w:evenHBand="0" w:firstRowFirstColumn="0" w:firstRowLastColumn="0" w:lastRowFirstColumn="0" w:lastRowLastColumn="0"/>
              <w:rPr>
                <w:sz w:val="18"/>
                <w:szCs w:val="22"/>
              </w:rPr>
            </w:pPr>
            <w:r w:rsidRPr="00E478A1">
              <w:rPr>
                <w:sz w:val="18"/>
                <w:szCs w:val="22"/>
              </w:rPr>
              <w:t>Unauthorised modification of data in transit or at rest</w:t>
            </w:r>
          </w:p>
        </w:tc>
        <w:tc>
          <w:tcPr>
            <w:tcW w:w="2048" w:type="dxa"/>
          </w:tcPr>
          <w:p w:rsidRPr="00E478A1" w:rsidR="005A07E3" w:rsidP="00E478A1" w:rsidRDefault="005A07E3" w14:paraId="73713B61" w14:textId="6516F696">
            <w:pPr>
              <w:jc w:val="left"/>
              <w:cnfStyle w:val="000000000000" w:firstRow="0" w:lastRow="0" w:firstColumn="0" w:lastColumn="0" w:oddVBand="0" w:evenVBand="0" w:oddHBand="0" w:evenHBand="0" w:firstRowFirstColumn="0" w:firstRowLastColumn="0" w:lastRowFirstColumn="0" w:lastRowLastColumn="0"/>
              <w:rPr>
                <w:sz w:val="18"/>
                <w:szCs w:val="22"/>
              </w:rPr>
            </w:pPr>
            <w:r w:rsidRPr="00E478A1">
              <w:rPr>
                <w:sz w:val="18"/>
                <w:szCs w:val="22"/>
              </w:rPr>
              <w:t>Integrity</w:t>
            </w:r>
          </w:p>
        </w:tc>
        <w:tc>
          <w:tcPr>
            <w:tcW w:w="2421" w:type="dxa"/>
          </w:tcPr>
          <w:p w:rsidRPr="00E478A1" w:rsidR="005A07E3" w:rsidP="00E478A1" w:rsidRDefault="005A07E3" w14:paraId="59FFFA63" w14:textId="3CFEBE65">
            <w:pPr>
              <w:jc w:val="left"/>
              <w:cnfStyle w:val="000000000000" w:firstRow="0" w:lastRow="0" w:firstColumn="0" w:lastColumn="0" w:oddVBand="0" w:evenVBand="0" w:oddHBand="0" w:evenHBand="0" w:firstRowFirstColumn="0" w:firstRowLastColumn="0" w:lastRowFirstColumn="0" w:lastRowLastColumn="0"/>
              <w:rPr>
                <w:sz w:val="18"/>
                <w:szCs w:val="22"/>
              </w:rPr>
            </w:pPr>
            <w:r w:rsidRPr="00E478A1">
              <w:rPr>
                <w:sz w:val="18"/>
                <w:szCs w:val="22"/>
              </w:rPr>
              <w:t>Secure Information Spaces, Sharing &amp; Routing</w:t>
            </w:r>
          </w:p>
        </w:tc>
      </w:tr>
      <w:tr w:rsidRPr="00E478A1" w:rsidR="00E478A1" w:rsidTr="00E478A1" w14:paraId="56E4E2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rsidRPr="00E478A1" w:rsidR="005A07E3" w:rsidP="00E478A1" w:rsidRDefault="005A07E3" w14:paraId="3EB2ABA0" w14:textId="13DB03BB">
            <w:pPr>
              <w:jc w:val="left"/>
              <w:rPr>
                <w:b w:val="0"/>
                <w:bCs w:val="0"/>
                <w:sz w:val="18"/>
                <w:szCs w:val="22"/>
              </w:rPr>
            </w:pPr>
            <w:r w:rsidRPr="00E478A1">
              <w:rPr>
                <w:rStyle w:val="Strong"/>
                <w:b/>
                <w:bCs/>
                <w:sz w:val="18"/>
                <w:szCs w:val="22"/>
              </w:rPr>
              <w:t>Repudiation</w:t>
            </w:r>
          </w:p>
        </w:tc>
        <w:tc>
          <w:tcPr>
            <w:tcW w:w="3600" w:type="dxa"/>
          </w:tcPr>
          <w:p w:rsidRPr="00E478A1" w:rsidR="005A07E3" w:rsidP="00E478A1" w:rsidRDefault="005A07E3" w14:paraId="676EECF8" w14:textId="542AEB02">
            <w:pPr>
              <w:jc w:val="left"/>
              <w:cnfStyle w:val="000000100000" w:firstRow="0" w:lastRow="0" w:firstColumn="0" w:lastColumn="0" w:oddVBand="0" w:evenVBand="0" w:oddHBand="1" w:evenHBand="0" w:firstRowFirstColumn="0" w:firstRowLastColumn="0" w:lastRowFirstColumn="0" w:lastRowLastColumn="0"/>
              <w:rPr>
                <w:sz w:val="18"/>
                <w:szCs w:val="22"/>
              </w:rPr>
            </w:pPr>
            <w:r w:rsidRPr="00E478A1">
              <w:rPr>
                <w:sz w:val="18"/>
                <w:szCs w:val="22"/>
              </w:rPr>
              <w:t>A party denies having performed an action, with no means to prove otherwise</w:t>
            </w:r>
          </w:p>
        </w:tc>
        <w:tc>
          <w:tcPr>
            <w:tcW w:w="2048" w:type="dxa"/>
          </w:tcPr>
          <w:p w:rsidRPr="00E478A1" w:rsidR="005A07E3" w:rsidP="00E478A1" w:rsidRDefault="005A07E3" w14:paraId="2585C9C0" w14:textId="0D868FE9">
            <w:pPr>
              <w:jc w:val="left"/>
              <w:cnfStyle w:val="000000100000" w:firstRow="0" w:lastRow="0" w:firstColumn="0" w:lastColumn="0" w:oddVBand="0" w:evenVBand="0" w:oddHBand="1" w:evenHBand="0" w:firstRowFirstColumn="0" w:firstRowLastColumn="0" w:lastRowFirstColumn="0" w:lastRowLastColumn="0"/>
              <w:rPr>
                <w:sz w:val="18"/>
                <w:szCs w:val="22"/>
              </w:rPr>
            </w:pPr>
            <w:r w:rsidRPr="00E478A1">
              <w:rPr>
                <w:sz w:val="18"/>
                <w:szCs w:val="22"/>
              </w:rPr>
              <w:t>Non-repudiation</w:t>
            </w:r>
          </w:p>
        </w:tc>
        <w:tc>
          <w:tcPr>
            <w:tcW w:w="2421" w:type="dxa"/>
          </w:tcPr>
          <w:p w:rsidRPr="00E478A1" w:rsidR="005A07E3" w:rsidP="00E478A1" w:rsidRDefault="005A07E3" w14:paraId="1899948F" w14:textId="7E4B8B7F">
            <w:pPr>
              <w:jc w:val="left"/>
              <w:cnfStyle w:val="000000100000" w:firstRow="0" w:lastRow="0" w:firstColumn="0" w:lastColumn="0" w:oddVBand="0" w:evenVBand="0" w:oddHBand="1" w:evenHBand="0" w:firstRowFirstColumn="0" w:firstRowLastColumn="0" w:lastRowFirstColumn="0" w:lastRowLastColumn="0"/>
              <w:rPr>
                <w:sz w:val="18"/>
                <w:szCs w:val="22"/>
              </w:rPr>
            </w:pPr>
            <w:r w:rsidRPr="00E478A1">
              <w:rPr>
                <w:sz w:val="18"/>
                <w:szCs w:val="22"/>
              </w:rPr>
              <w:t>Zero Trust Services with DLT Infrastructures</w:t>
            </w:r>
          </w:p>
        </w:tc>
      </w:tr>
      <w:tr w:rsidRPr="00E478A1" w:rsidR="00E478A1" w:rsidTr="00E478A1" w14:paraId="5BA929F0" w14:textId="77777777">
        <w:tc>
          <w:tcPr>
            <w:cnfStyle w:val="001000000000" w:firstRow="0" w:lastRow="0" w:firstColumn="1" w:lastColumn="0" w:oddVBand="0" w:evenVBand="0" w:oddHBand="0" w:evenHBand="0" w:firstRowFirstColumn="0" w:firstRowLastColumn="0" w:lastRowFirstColumn="0" w:lastRowLastColumn="0"/>
            <w:tcW w:w="1615" w:type="dxa"/>
          </w:tcPr>
          <w:p w:rsidRPr="00E478A1" w:rsidR="005A07E3" w:rsidP="00E478A1" w:rsidRDefault="005A07E3" w14:paraId="25C6BDD5" w14:textId="33338DA2">
            <w:pPr>
              <w:jc w:val="left"/>
              <w:rPr>
                <w:b w:val="0"/>
                <w:bCs w:val="0"/>
                <w:sz w:val="18"/>
                <w:szCs w:val="22"/>
              </w:rPr>
            </w:pPr>
            <w:r w:rsidRPr="00E478A1">
              <w:rPr>
                <w:rStyle w:val="Strong"/>
                <w:b/>
                <w:bCs/>
                <w:sz w:val="18"/>
                <w:szCs w:val="22"/>
              </w:rPr>
              <w:t>Information Disclosure</w:t>
            </w:r>
          </w:p>
        </w:tc>
        <w:tc>
          <w:tcPr>
            <w:tcW w:w="3600" w:type="dxa"/>
          </w:tcPr>
          <w:p w:rsidRPr="00E478A1" w:rsidR="005A07E3" w:rsidP="00E478A1" w:rsidRDefault="005A07E3" w14:paraId="546D5F28" w14:textId="5BCD5B7D">
            <w:pPr>
              <w:jc w:val="left"/>
              <w:cnfStyle w:val="000000000000" w:firstRow="0" w:lastRow="0" w:firstColumn="0" w:lastColumn="0" w:oddVBand="0" w:evenVBand="0" w:oddHBand="0" w:evenHBand="0" w:firstRowFirstColumn="0" w:firstRowLastColumn="0" w:lastRowFirstColumn="0" w:lastRowLastColumn="0"/>
              <w:rPr>
                <w:sz w:val="18"/>
                <w:szCs w:val="22"/>
              </w:rPr>
            </w:pPr>
            <w:r w:rsidRPr="00E478A1">
              <w:rPr>
                <w:sz w:val="18"/>
                <w:szCs w:val="22"/>
              </w:rPr>
              <w:t>Exposure of sensitive data to unauthorised parties</w:t>
            </w:r>
          </w:p>
        </w:tc>
        <w:tc>
          <w:tcPr>
            <w:tcW w:w="2048" w:type="dxa"/>
          </w:tcPr>
          <w:p w:rsidRPr="00E478A1" w:rsidR="005A07E3" w:rsidP="00E478A1" w:rsidRDefault="005A07E3" w14:paraId="02E86604" w14:textId="703BA9DE">
            <w:pPr>
              <w:jc w:val="left"/>
              <w:cnfStyle w:val="000000000000" w:firstRow="0" w:lastRow="0" w:firstColumn="0" w:lastColumn="0" w:oddVBand="0" w:evenVBand="0" w:oddHBand="0" w:evenHBand="0" w:firstRowFirstColumn="0" w:firstRowLastColumn="0" w:lastRowFirstColumn="0" w:lastRowLastColumn="0"/>
              <w:rPr>
                <w:sz w:val="18"/>
                <w:szCs w:val="22"/>
              </w:rPr>
            </w:pPr>
            <w:r w:rsidRPr="00E478A1">
              <w:rPr>
                <w:sz w:val="18"/>
                <w:szCs w:val="22"/>
              </w:rPr>
              <w:t>Confidentiality</w:t>
            </w:r>
          </w:p>
        </w:tc>
        <w:tc>
          <w:tcPr>
            <w:tcW w:w="2421" w:type="dxa"/>
          </w:tcPr>
          <w:p w:rsidRPr="00E478A1" w:rsidR="005A07E3" w:rsidP="00E478A1" w:rsidRDefault="005A07E3" w14:paraId="289E4AD2" w14:textId="3BF09339">
            <w:pPr>
              <w:jc w:val="left"/>
              <w:cnfStyle w:val="000000000000" w:firstRow="0" w:lastRow="0" w:firstColumn="0" w:lastColumn="0" w:oddVBand="0" w:evenVBand="0" w:oddHBand="0" w:evenHBand="0" w:firstRowFirstColumn="0" w:firstRowLastColumn="0" w:lastRowFirstColumn="0" w:lastRowLastColumn="0"/>
              <w:rPr>
                <w:sz w:val="18"/>
                <w:szCs w:val="22"/>
              </w:rPr>
            </w:pPr>
            <w:r w:rsidRPr="00E478A1">
              <w:rPr>
                <w:sz w:val="18"/>
                <w:szCs w:val="22"/>
              </w:rPr>
              <w:t>Secure Information Spaces; Sensing of Security Situation</w:t>
            </w:r>
          </w:p>
        </w:tc>
      </w:tr>
      <w:tr w:rsidRPr="00E478A1" w:rsidR="00E478A1" w:rsidTr="00E478A1" w14:paraId="47462E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rsidRPr="00E478A1" w:rsidR="005A07E3" w:rsidP="00E478A1" w:rsidRDefault="005A07E3" w14:paraId="03BAD041" w14:textId="174CC900">
            <w:pPr>
              <w:jc w:val="left"/>
              <w:rPr>
                <w:b w:val="0"/>
                <w:bCs w:val="0"/>
                <w:sz w:val="18"/>
                <w:szCs w:val="22"/>
              </w:rPr>
            </w:pPr>
            <w:r w:rsidRPr="00E478A1">
              <w:rPr>
                <w:rStyle w:val="Strong"/>
                <w:b/>
                <w:bCs/>
                <w:sz w:val="18"/>
                <w:szCs w:val="22"/>
              </w:rPr>
              <w:t>Denial of Service</w:t>
            </w:r>
          </w:p>
        </w:tc>
        <w:tc>
          <w:tcPr>
            <w:tcW w:w="3600" w:type="dxa"/>
          </w:tcPr>
          <w:p w:rsidRPr="00E478A1" w:rsidR="005A07E3" w:rsidP="00E478A1" w:rsidRDefault="005A07E3" w14:paraId="30D40EF4" w14:textId="77C7CFED">
            <w:pPr>
              <w:jc w:val="left"/>
              <w:cnfStyle w:val="000000100000" w:firstRow="0" w:lastRow="0" w:firstColumn="0" w:lastColumn="0" w:oddVBand="0" w:evenVBand="0" w:oddHBand="1" w:evenHBand="0" w:firstRowFirstColumn="0" w:firstRowLastColumn="0" w:lastRowFirstColumn="0" w:lastRowLastColumn="0"/>
              <w:rPr>
                <w:sz w:val="18"/>
                <w:szCs w:val="22"/>
              </w:rPr>
            </w:pPr>
            <w:r w:rsidRPr="00E478A1">
              <w:rPr>
                <w:sz w:val="18"/>
                <w:szCs w:val="22"/>
              </w:rPr>
              <w:t>Disruption of availability of services or resources</w:t>
            </w:r>
          </w:p>
        </w:tc>
        <w:tc>
          <w:tcPr>
            <w:tcW w:w="2048" w:type="dxa"/>
          </w:tcPr>
          <w:p w:rsidRPr="00E478A1" w:rsidR="005A07E3" w:rsidP="00E478A1" w:rsidRDefault="005A07E3" w14:paraId="524E691A" w14:textId="4780A983">
            <w:pPr>
              <w:jc w:val="left"/>
              <w:cnfStyle w:val="000000100000" w:firstRow="0" w:lastRow="0" w:firstColumn="0" w:lastColumn="0" w:oddVBand="0" w:evenVBand="0" w:oddHBand="1" w:evenHBand="0" w:firstRowFirstColumn="0" w:firstRowLastColumn="0" w:lastRowFirstColumn="0" w:lastRowLastColumn="0"/>
              <w:rPr>
                <w:sz w:val="18"/>
                <w:szCs w:val="22"/>
              </w:rPr>
            </w:pPr>
            <w:r w:rsidRPr="00E478A1">
              <w:rPr>
                <w:sz w:val="18"/>
                <w:szCs w:val="22"/>
              </w:rPr>
              <w:t>Availability</w:t>
            </w:r>
          </w:p>
        </w:tc>
        <w:tc>
          <w:tcPr>
            <w:tcW w:w="2421" w:type="dxa"/>
          </w:tcPr>
          <w:p w:rsidRPr="00E478A1" w:rsidR="005A07E3" w:rsidP="00E478A1" w:rsidRDefault="005A07E3" w14:paraId="2522E8B5" w14:textId="2DF3EE84">
            <w:pPr>
              <w:jc w:val="left"/>
              <w:cnfStyle w:val="000000100000" w:firstRow="0" w:lastRow="0" w:firstColumn="0" w:lastColumn="0" w:oddVBand="0" w:evenVBand="0" w:oddHBand="1" w:evenHBand="0" w:firstRowFirstColumn="0" w:firstRowLastColumn="0" w:lastRowFirstColumn="0" w:lastRowLastColumn="0"/>
              <w:rPr>
                <w:sz w:val="18"/>
                <w:szCs w:val="22"/>
              </w:rPr>
            </w:pPr>
            <w:r w:rsidRPr="00E478A1">
              <w:rPr>
                <w:sz w:val="18"/>
                <w:szCs w:val="22"/>
              </w:rPr>
              <w:t>Sensing of Security Situation</w:t>
            </w:r>
          </w:p>
        </w:tc>
      </w:tr>
      <w:tr w:rsidRPr="00E478A1" w:rsidR="00E478A1" w:rsidTr="00E478A1" w14:paraId="496BEC7D" w14:textId="77777777">
        <w:tc>
          <w:tcPr>
            <w:cnfStyle w:val="001000000000" w:firstRow="0" w:lastRow="0" w:firstColumn="1" w:lastColumn="0" w:oddVBand="0" w:evenVBand="0" w:oddHBand="0" w:evenHBand="0" w:firstRowFirstColumn="0" w:firstRowLastColumn="0" w:lastRowFirstColumn="0" w:lastRowLastColumn="0"/>
            <w:tcW w:w="1615" w:type="dxa"/>
          </w:tcPr>
          <w:p w:rsidRPr="00E478A1" w:rsidR="005A07E3" w:rsidP="00E478A1" w:rsidRDefault="005A07E3" w14:paraId="6A7516BD" w14:textId="02121553">
            <w:pPr>
              <w:jc w:val="left"/>
              <w:rPr>
                <w:b w:val="0"/>
                <w:bCs w:val="0"/>
                <w:sz w:val="18"/>
                <w:szCs w:val="22"/>
              </w:rPr>
            </w:pPr>
            <w:r w:rsidRPr="00E478A1">
              <w:rPr>
                <w:rStyle w:val="Strong"/>
                <w:b/>
                <w:bCs/>
                <w:sz w:val="18"/>
                <w:szCs w:val="22"/>
              </w:rPr>
              <w:t>Elevation of Privilege</w:t>
            </w:r>
          </w:p>
        </w:tc>
        <w:tc>
          <w:tcPr>
            <w:tcW w:w="3600" w:type="dxa"/>
          </w:tcPr>
          <w:p w:rsidRPr="00E478A1" w:rsidR="005A07E3" w:rsidP="00E478A1" w:rsidRDefault="005A07E3" w14:paraId="28F634FE" w14:textId="0AC8BCB0">
            <w:pPr>
              <w:jc w:val="left"/>
              <w:cnfStyle w:val="000000000000" w:firstRow="0" w:lastRow="0" w:firstColumn="0" w:lastColumn="0" w:oddVBand="0" w:evenVBand="0" w:oddHBand="0" w:evenHBand="0" w:firstRowFirstColumn="0" w:firstRowLastColumn="0" w:lastRowFirstColumn="0" w:lastRowLastColumn="0"/>
              <w:rPr>
                <w:sz w:val="18"/>
                <w:szCs w:val="22"/>
              </w:rPr>
            </w:pPr>
            <w:r w:rsidRPr="00E478A1">
              <w:rPr>
                <w:sz w:val="18"/>
                <w:szCs w:val="22"/>
              </w:rPr>
              <w:t>A user or process gains more access rights than intended</w:t>
            </w:r>
          </w:p>
        </w:tc>
        <w:tc>
          <w:tcPr>
            <w:tcW w:w="2048" w:type="dxa"/>
          </w:tcPr>
          <w:p w:rsidRPr="00E478A1" w:rsidR="005A07E3" w:rsidP="00E478A1" w:rsidRDefault="005A07E3" w14:paraId="085BB012" w14:textId="51FB73DF">
            <w:pPr>
              <w:jc w:val="left"/>
              <w:cnfStyle w:val="000000000000" w:firstRow="0" w:lastRow="0" w:firstColumn="0" w:lastColumn="0" w:oddVBand="0" w:evenVBand="0" w:oddHBand="0" w:evenHBand="0" w:firstRowFirstColumn="0" w:firstRowLastColumn="0" w:lastRowFirstColumn="0" w:lastRowLastColumn="0"/>
              <w:rPr>
                <w:sz w:val="18"/>
                <w:szCs w:val="22"/>
              </w:rPr>
            </w:pPr>
            <w:r w:rsidRPr="00E478A1">
              <w:rPr>
                <w:sz w:val="18"/>
                <w:szCs w:val="22"/>
              </w:rPr>
              <w:t>Authorisation</w:t>
            </w:r>
          </w:p>
        </w:tc>
        <w:tc>
          <w:tcPr>
            <w:tcW w:w="2421" w:type="dxa"/>
          </w:tcPr>
          <w:p w:rsidRPr="00E478A1" w:rsidR="005A07E3" w:rsidP="00E478A1" w:rsidRDefault="005A07E3" w14:paraId="407E5411" w14:textId="36990ADE">
            <w:pPr>
              <w:jc w:val="left"/>
              <w:cnfStyle w:val="000000000000" w:firstRow="0" w:lastRow="0" w:firstColumn="0" w:lastColumn="0" w:oddVBand="0" w:evenVBand="0" w:oddHBand="0" w:evenHBand="0" w:firstRowFirstColumn="0" w:firstRowLastColumn="0" w:lastRowFirstColumn="0" w:lastRowLastColumn="0"/>
              <w:rPr>
                <w:sz w:val="18"/>
                <w:szCs w:val="22"/>
              </w:rPr>
            </w:pPr>
            <w:r w:rsidRPr="00E478A1">
              <w:rPr>
                <w:sz w:val="18"/>
                <w:szCs w:val="22"/>
              </w:rPr>
              <w:t>Identification, Verification &amp; Access Control</w:t>
            </w:r>
          </w:p>
        </w:tc>
      </w:tr>
    </w:tbl>
    <w:p w:rsidR="005A07E3" w:rsidP="005A07E3" w:rsidRDefault="005A07E3" w14:paraId="0911937E" w14:textId="77777777"/>
    <w:p w:rsidR="005A07E3" w:rsidP="005A07E3" w:rsidRDefault="005A07E3" w14:paraId="2E517C97" w14:textId="77777777"/>
    <w:p w:rsidR="005A07E3" w:rsidP="005A07E3" w:rsidRDefault="005A07E3" w14:paraId="617F8961" w14:textId="057CEA53">
      <w:pPr>
        <w:pStyle w:val="Heading3"/>
      </w:pPr>
      <w:bookmarkStart w:name="_Toc1477524262" w:id="38"/>
      <w:r>
        <w:t>LINDDUN Threat Modelling</w:t>
      </w:r>
      <w:bookmarkEnd w:id="38"/>
    </w:p>
    <w:p w:rsidR="00E478A1" w:rsidP="00E478A1" w:rsidRDefault="00E478A1" w14:paraId="2E3E9425" w14:textId="6B53C152">
      <w:r w:rsidRPr="00E478A1">
        <w:t>LINDDUN is a systematic privacy threat modeling framework designed to identify and analyse privacy threats in software and system architectures. The acronym stands for Linkability, Identifiability, Non-repudiation, Detectability, Disclosure of Information, Unawareness, and Non-compliance. While STRIDE focuses on security properties, LINDDUN specifically targets privacy risks, making it a complementary framework particularly relevant in the Sa4CPS context where personal data — such as location, identity, biometric, and operational data of persons and assets — is processed across multiple use cases. In D5.3, LINDDUN is applied at the Use Case level alongside STRIDE, enabling the identification of privacy-specific vulnerable points that are then addressed through the corresponding technical enabler designs, in alignment with GDPR and data minimisation principles.</w:t>
      </w:r>
    </w:p>
    <w:p w:rsidRPr="00E478A1" w:rsidR="00E478A1" w:rsidP="00E478A1" w:rsidRDefault="00E478A1" w14:paraId="0688E2F6" w14:textId="77777777"/>
    <w:tbl>
      <w:tblPr>
        <w:tblStyle w:val="GridTable2-Accent1"/>
        <w:tblW w:w="0" w:type="auto"/>
        <w:tblBorders>
          <w:left w:val="single" w:color="95B3D7" w:themeColor="accent1" w:themeTint="99" w:sz="2" w:space="0"/>
          <w:right w:val="single" w:color="95B3D7" w:themeColor="accent1" w:themeTint="99" w:sz="2" w:space="0"/>
        </w:tblBorders>
        <w:tblLook w:val="04A0" w:firstRow="1" w:lastRow="0" w:firstColumn="1" w:lastColumn="0" w:noHBand="0" w:noVBand="1"/>
      </w:tblPr>
      <w:tblGrid>
        <w:gridCol w:w="1615"/>
        <w:gridCol w:w="3600"/>
        <w:gridCol w:w="1442"/>
        <w:gridCol w:w="3027"/>
      </w:tblGrid>
      <w:tr w:rsidRPr="00E478A1" w:rsidR="00E478A1" w:rsidTr="00E478A1" w14:paraId="2435DA9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top w:val="none" w:color="auto" w:sz="0" w:space="0"/>
              <w:bottom w:val="none" w:color="auto" w:sz="0" w:space="0"/>
              <w:right w:val="none" w:color="auto" w:sz="0" w:space="0"/>
            </w:tcBorders>
            <w:vAlign w:val="center"/>
          </w:tcPr>
          <w:p w:rsidRPr="00E478A1" w:rsidR="00E478A1" w:rsidP="00E478A1" w:rsidRDefault="00E478A1" w14:paraId="197D1CBE" w14:textId="3B9EB863">
            <w:pPr>
              <w:jc w:val="left"/>
              <w:rPr>
                <w:sz w:val="18"/>
                <w:szCs w:val="18"/>
              </w:rPr>
            </w:pPr>
            <w:r w:rsidRPr="00E478A1">
              <w:rPr>
                <w:rFonts w:ascii="Aptos Narrow" w:hAnsi="Aptos Narrow"/>
                <w:color w:val="000000"/>
                <w:sz w:val="18"/>
                <w:szCs w:val="18"/>
              </w:rPr>
              <w:t>Threat</w:t>
            </w:r>
          </w:p>
        </w:tc>
        <w:tc>
          <w:tcPr>
            <w:tcW w:w="3600" w:type="dxa"/>
            <w:tcBorders>
              <w:top w:val="none" w:color="auto" w:sz="0" w:space="0"/>
              <w:left w:val="none" w:color="auto" w:sz="0" w:space="0"/>
              <w:bottom w:val="none" w:color="auto" w:sz="0" w:space="0"/>
              <w:right w:val="none" w:color="auto" w:sz="0" w:space="0"/>
            </w:tcBorders>
            <w:vAlign w:val="center"/>
          </w:tcPr>
          <w:p w:rsidRPr="00E478A1" w:rsidR="00E478A1" w:rsidP="00E478A1" w:rsidRDefault="00E478A1" w14:paraId="6FC45A25" w14:textId="579085A7">
            <w:pPr>
              <w:jc w:val="left"/>
              <w:cnfStyle w:val="100000000000" w:firstRow="1" w:lastRow="0" w:firstColumn="0" w:lastColumn="0" w:oddVBand="0" w:evenVBand="0" w:oddHBand="0" w:evenHBand="0" w:firstRowFirstColumn="0" w:firstRowLastColumn="0" w:lastRowFirstColumn="0" w:lastRowLastColumn="0"/>
              <w:rPr>
                <w:sz w:val="18"/>
                <w:szCs w:val="18"/>
              </w:rPr>
            </w:pPr>
            <w:r w:rsidRPr="00E478A1">
              <w:rPr>
                <w:rFonts w:ascii="Aptos Narrow" w:hAnsi="Aptos Narrow"/>
                <w:color w:val="000000"/>
                <w:sz w:val="18"/>
                <w:szCs w:val="18"/>
              </w:rPr>
              <w:t>Description</w:t>
            </w:r>
          </w:p>
        </w:tc>
        <w:tc>
          <w:tcPr>
            <w:tcW w:w="1442" w:type="dxa"/>
            <w:tcBorders>
              <w:top w:val="none" w:color="auto" w:sz="0" w:space="0"/>
              <w:left w:val="none" w:color="auto" w:sz="0" w:space="0"/>
              <w:bottom w:val="none" w:color="auto" w:sz="0" w:space="0"/>
              <w:right w:val="none" w:color="auto" w:sz="0" w:space="0"/>
            </w:tcBorders>
            <w:vAlign w:val="center"/>
          </w:tcPr>
          <w:p w:rsidRPr="00E478A1" w:rsidR="00E478A1" w:rsidP="00E478A1" w:rsidRDefault="00E478A1" w14:paraId="5AC33553" w14:textId="43D7C4E4">
            <w:pPr>
              <w:jc w:val="left"/>
              <w:cnfStyle w:val="100000000000" w:firstRow="1" w:lastRow="0" w:firstColumn="0" w:lastColumn="0" w:oddVBand="0" w:evenVBand="0" w:oddHBand="0" w:evenHBand="0" w:firstRowFirstColumn="0" w:firstRowLastColumn="0" w:lastRowFirstColumn="0" w:lastRowLastColumn="0"/>
              <w:rPr>
                <w:sz w:val="18"/>
                <w:szCs w:val="18"/>
              </w:rPr>
            </w:pPr>
            <w:r w:rsidRPr="00E478A1">
              <w:rPr>
                <w:rFonts w:ascii="Aptos Narrow" w:hAnsi="Aptos Narrow"/>
                <w:color w:val="000000"/>
                <w:sz w:val="18"/>
                <w:szCs w:val="18"/>
              </w:rPr>
              <w:t>Privacy Property Violated</w:t>
            </w:r>
          </w:p>
        </w:tc>
        <w:tc>
          <w:tcPr>
            <w:tcW w:w="3027" w:type="dxa"/>
            <w:tcBorders>
              <w:top w:val="none" w:color="auto" w:sz="0" w:space="0"/>
              <w:left w:val="none" w:color="auto" w:sz="0" w:space="0"/>
              <w:bottom w:val="none" w:color="auto" w:sz="0" w:space="0"/>
            </w:tcBorders>
            <w:vAlign w:val="center"/>
          </w:tcPr>
          <w:p w:rsidRPr="00E478A1" w:rsidR="00E478A1" w:rsidP="00E478A1" w:rsidRDefault="00E478A1" w14:paraId="0DE1A2F9" w14:textId="429F21E7">
            <w:pPr>
              <w:jc w:val="left"/>
              <w:cnfStyle w:val="100000000000" w:firstRow="1" w:lastRow="0" w:firstColumn="0" w:lastColumn="0" w:oddVBand="0" w:evenVBand="0" w:oddHBand="0" w:evenHBand="0" w:firstRowFirstColumn="0" w:firstRowLastColumn="0" w:lastRowFirstColumn="0" w:lastRowLastColumn="0"/>
              <w:rPr>
                <w:sz w:val="18"/>
                <w:szCs w:val="18"/>
              </w:rPr>
            </w:pPr>
            <w:r w:rsidRPr="00E478A1">
              <w:rPr>
                <w:rFonts w:ascii="Aptos Narrow" w:hAnsi="Aptos Narrow"/>
                <w:color w:val="000000"/>
                <w:sz w:val="18"/>
                <w:szCs w:val="18"/>
              </w:rPr>
              <w:t>Relevant Enabler</w:t>
            </w:r>
          </w:p>
        </w:tc>
      </w:tr>
      <w:tr w:rsidRPr="00E478A1" w:rsidR="00E478A1" w:rsidTr="00E478A1" w14:paraId="3FAE2C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rsidRPr="00E478A1" w:rsidR="00E478A1" w:rsidP="00E478A1" w:rsidRDefault="00E478A1" w14:paraId="410E9151" w14:textId="72E10B4E">
            <w:pPr>
              <w:jc w:val="left"/>
              <w:rPr>
                <w:sz w:val="18"/>
                <w:szCs w:val="18"/>
              </w:rPr>
            </w:pPr>
            <w:r w:rsidRPr="00E478A1">
              <w:rPr>
                <w:rFonts w:ascii="Aptos Narrow" w:hAnsi="Aptos Narrow"/>
                <w:color w:val="000000"/>
                <w:sz w:val="18"/>
                <w:szCs w:val="18"/>
              </w:rPr>
              <w:t>Linkability</w:t>
            </w:r>
          </w:p>
        </w:tc>
        <w:tc>
          <w:tcPr>
            <w:tcW w:w="3600" w:type="dxa"/>
            <w:vAlign w:val="center"/>
          </w:tcPr>
          <w:p w:rsidRPr="00E478A1" w:rsidR="00E478A1" w:rsidP="00E478A1" w:rsidRDefault="00E478A1" w14:paraId="66E9A372" w14:textId="2A3DD08E">
            <w:pPr>
              <w:jc w:val="left"/>
              <w:cnfStyle w:val="000000100000" w:firstRow="0" w:lastRow="0" w:firstColumn="0" w:lastColumn="0" w:oddVBand="0" w:evenVBand="0" w:oddHBand="1" w:evenHBand="0" w:firstRowFirstColumn="0" w:firstRowLastColumn="0" w:lastRowFirstColumn="0" w:lastRowLastColumn="0"/>
              <w:rPr>
                <w:sz w:val="18"/>
                <w:szCs w:val="18"/>
              </w:rPr>
            </w:pPr>
            <w:r w:rsidRPr="00E478A1">
              <w:rPr>
                <w:rFonts w:ascii="Aptos Narrow" w:hAnsi="Aptos Narrow"/>
                <w:color w:val="000000"/>
                <w:sz w:val="18"/>
                <w:szCs w:val="18"/>
              </w:rPr>
              <w:t>An attacker can link two or more actions, identities or data items belonging to the same individual across contexts</w:t>
            </w:r>
          </w:p>
        </w:tc>
        <w:tc>
          <w:tcPr>
            <w:tcW w:w="1442" w:type="dxa"/>
            <w:vAlign w:val="center"/>
          </w:tcPr>
          <w:p w:rsidRPr="00E478A1" w:rsidR="00E478A1" w:rsidP="00E478A1" w:rsidRDefault="00E478A1" w14:paraId="2C303025" w14:textId="001D86D7">
            <w:pPr>
              <w:jc w:val="left"/>
              <w:cnfStyle w:val="000000100000" w:firstRow="0" w:lastRow="0" w:firstColumn="0" w:lastColumn="0" w:oddVBand="0" w:evenVBand="0" w:oddHBand="1" w:evenHBand="0" w:firstRowFirstColumn="0" w:firstRowLastColumn="0" w:lastRowFirstColumn="0" w:lastRowLastColumn="0"/>
              <w:rPr>
                <w:sz w:val="18"/>
                <w:szCs w:val="18"/>
              </w:rPr>
            </w:pPr>
            <w:r w:rsidRPr="00E478A1">
              <w:rPr>
                <w:rFonts w:ascii="Aptos Narrow" w:hAnsi="Aptos Narrow"/>
                <w:color w:val="000000"/>
                <w:sz w:val="18"/>
                <w:szCs w:val="18"/>
              </w:rPr>
              <w:t>Unlinkability</w:t>
            </w:r>
          </w:p>
        </w:tc>
        <w:tc>
          <w:tcPr>
            <w:tcW w:w="3027" w:type="dxa"/>
            <w:vAlign w:val="center"/>
          </w:tcPr>
          <w:p w:rsidRPr="00E478A1" w:rsidR="00E478A1" w:rsidP="00E478A1" w:rsidRDefault="00E478A1" w14:paraId="4FB3CC37" w14:textId="02645B74">
            <w:pPr>
              <w:jc w:val="left"/>
              <w:cnfStyle w:val="000000100000" w:firstRow="0" w:lastRow="0" w:firstColumn="0" w:lastColumn="0" w:oddVBand="0" w:evenVBand="0" w:oddHBand="1" w:evenHBand="0" w:firstRowFirstColumn="0" w:firstRowLastColumn="0" w:lastRowFirstColumn="0" w:lastRowLastColumn="0"/>
              <w:rPr>
                <w:sz w:val="18"/>
                <w:szCs w:val="18"/>
              </w:rPr>
            </w:pPr>
            <w:r w:rsidRPr="00E478A1">
              <w:rPr>
                <w:rFonts w:ascii="Aptos Narrow" w:hAnsi="Aptos Narrow"/>
                <w:color w:val="000000"/>
                <w:sz w:val="18"/>
                <w:szCs w:val="18"/>
              </w:rPr>
              <w:t>Secure Information Spaces, Sharing &amp; Routing</w:t>
            </w:r>
          </w:p>
        </w:tc>
      </w:tr>
      <w:tr w:rsidRPr="00E478A1" w:rsidR="00E478A1" w:rsidTr="00E478A1" w14:paraId="134C4968" w14:textId="77777777">
        <w:tc>
          <w:tcPr>
            <w:cnfStyle w:val="001000000000" w:firstRow="0" w:lastRow="0" w:firstColumn="1" w:lastColumn="0" w:oddVBand="0" w:evenVBand="0" w:oddHBand="0" w:evenHBand="0" w:firstRowFirstColumn="0" w:firstRowLastColumn="0" w:lastRowFirstColumn="0" w:lastRowLastColumn="0"/>
            <w:tcW w:w="1615" w:type="dxa"/>
            <w:vAlign w:val="center"/>
          </w:tcPr>
          <w:p w:rsidRPr="00E478A1" w:rsidR="00E478A1" w:rsidP="00E478A1" w:rsidRDefault="00E478A1" w14:paraId="17ED1DA3" w14:textId="48979DAF">
            <w:pPr>
              <w:jc w:val="left"/>
              <w:rPr>
                <w:sz w:val="18"/>
                <w:szCs w:val="18"/>
              </w:rPr>
            </w:pPr>
            <w:r w:rsidRPr="00E478A1">
              <w:rPr>
                <w:rFonts w:ascii="Aptos Narrow" w:hAnsi="Aptos Narrow"/>
                <w:color w:val="000000"/>
                <w:sz w:val="18"/>
                <w:szCs w:val="18"/>
              </w:rPr>
              <w:t>Identifiability</w:t>
            </w:r>
          </w:p>
        </w:tc>
        <w:tc>
          <w:tcPr>
            <w:tcW w:w="3600" w:type="dxa"/>
            <w:vAlign w:val="center"/>
          </w:tcPr>
          <w:p w:rsidRPr="00E478A1" w:rsidR="00E478A1" w:rsidP="00E478A1" w:rsidRDefault="00E478A1" w14:paraId="7E96BD78" w14:textId="5741B299">
            <w:pPr>
              <w:jc w:val="left"/>
              <w:cnfStyle w:val="000000000000" w:firstRow="0" w:lastRow="0" w:firstColumn="0" w:lastColumn="0" w:oddVBand="0" w:evenVBand="0" w:oddHBand="0" w:evenHBand="0" w:firstRowFirstColumn="0" w:firstRowLastColumn="0" w:lastRowFirstColumn="0" w:lastRowLastColumn="0"/>
              <w:rPr>
                <w:sz w:val="18"/>
                <w:szCs w:val="18"/>
              </w:rPr>
            </w:pPr>
            <w:r w:rsidRPr="00E478A1">
              <w:rPr>
                <w:rFonts w:ascii="Aptos Narrow" w:hAnsi="Aptos Narrow"/>
                <w:color w:val="000000"/>
                <w:sz w:val="18"/>
                <w:szCs w:val="18"/>
              </w:rPr>
              <w:t>An attacker can identify an individual from a dataset or data stream that should be anonymous</w:t>
            </w:r>
          </w:p>
        </w:tc>
        <w:tc>
          <w:tcPr>
            <w:tcW w:w="1442" w:type="dxa"/>
            <w:vAlign w:val="center"/>
          </w:tcPr>
          <w:p w:rsidRPr="00E478A1" w:rsidR="00E478A1" w:rsidP="00E478A1" w:rsidRDefault="00E478A1" w14:paraId="77EF9AD4" w14:textId="1BBB5ED6">
            <w:pPr>
              <w:jc w:val="left"/>
              <w:cnfStyle w:val="000000000000" w:firstRow="0" w:lastRow="0" w:firstColumn="0" w:lastColumn="0" w:oddVBand="0" w:evenVBand="0" w:oddHBand="0" w:evenHBand="0" w:firstRowFirstColumn="0" w:firstRowLastColumn="0" w:lastRowFirstColumn="0" w:lastRowLastColumn="0"/>
              <w:rPr>
                <w:sz w:val="18"/>
                <w:szCs w:val="18"/>
              </w:rPr>
            </w:pPr>
            <w:r w:rsidRPr="00E478A1">
              <w:rPr>
                <w:rFonts w:ascii="Aptos Narrow" w:hAnsi="Aptos Narrow"/>
                <w:color w:val="000000"/>
                <w:sz w:val="18"/>
                <w:szCs w:val="18"/>
              </w:rPr>
              <w:t>Anonymity / Pseudonymity</w:t>
            </w:r>
          </w:p>
        </w:tc>
        <w:tc>
          <w:tcPr>
            <w:tcW w:w="3027" w:type="dxa"/>
            <w:vAlign w:val="center"/>
          </w:tcPr>
          <w:p w:rsidRPr="00E478A1" w:rsidR="00E478A1" w:rsidP="00E478A1" w:rsidRDefault="00E478A1" w14:paraId="3E13A922" w14:textId="5B72DC84">
            <w:pPr>
              <w:jc w:val="left"/>
              <w:cnfStyle w:val="000000000000" w:firstRow="0" w:lastRow="0" w:firstColumn="0" w:lastColumn="0" w:oddVBand="0" w:evenVBand="0" w:oddHBand="0" w:evenHBand="0" w:firstRowFirstColumn="0" w:firstRowLastColumn="0" w:lastRowFirstColumn="0" w:lastRowLastColumn="0"/>
              <w:rPr>
                <w:sz w:val="18"/>
                <w:szCs w:val="18"/>
              </w:rPr>
            </w:pPr>
            <w:r w:rsidRPr="00E478A1">
              <w:rPr>
                <w:rFonts w:ascii="Aptos Narrow" w:hAnsi="Aptos Narrow"/>
                <w:color w:val="000000"/>
                <w:sz w:val="18"/>
                <w:szCs w:val="18"/>
              </w:rPr>
              <w:t>Identification, Verification &amp; Access Control</w:t>
            </w:r>
          </w:p>
        </w:tc>
      </w:tr>
      <w:tr w:rsidRPr="00E478A1" w:rsidR="00E478A1" w:rsidTr="00E478A1" w14:paraId="6424FC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rsidRPr="00E478A1" w:rsidR="00E478A1" w:rsidP="00E478A1" w:rsidRDefault="00E478A1" w14:paraId="70A8DC44" w14:textId="0CC867F0">
            <w:pPr>
              <w:jc w:val="left"/>
              <w:rPr>
                <w:sz w:val="18"/>
                <w:szCs w:val="18"/>
              </w:rPr>
            </w:pPr>
            <w:r w:rsidRPr="00E478A1">
              <w:rPr>
                <w:rFonts w:ascii="Aptos Narrow" w:hAnsi="Aptos Narrow"/>
                <w:color w:val="000000"/>
                <w:sz w:val="18"/>
                <w:szCs w:val="18"/>
              </w:rPr>
              <w:t>Non-repudiation</w:t>
            </w:r>
          </w:p>
        </w:tc>
        <w:tc>
          <w:tcPr>
            <w:tcW w:w="3600" w:type="dxa"/>
            <w:vAlign w:val="center"/>
          </w:tcPr>
          <w:p w:rsidRPr="00E478A1" w:rsidR="00E478A1" w:rsidP="00E478A1" w:rsidRDefault="00E478A1" w14:paraId="19171378" w14:textId="0B34AF47">
            <w:pPr>
              <w:jc w:val="left"/>
              <w:cnfStyle w:val="000000100000" w:firstRow="0" w:lastRow="0" w:firstColumn="0" w:lastColumn="0" w:oddVBand="0" w:evenVBand="0" w:oddHBand="1" w:evenHBand="0" w:firstRowFirstColumn="0" w:firstRowLastColumn="0" w:lastRowFirstColumn="0" w:lastRowLastColumn="0"/>
              <w:rPr>
                <w:sz w:val="18"/>
                <w:szCs w:val="18"/>
              </w:rPr>
            </w:pPr>
            <w:r w:rsidRPr="00E478A1">
              <w:rPr>
                <w:rFonts w:ascii="Aptos Narrow" w:hAnsi="Aptos Narrow"/>
                <w:color w:val="000000"/>
                <w:sz w:val="18"/>
                <w:szCs w:val="18"/>
              </w:rPr>
              <w:t>A data subject cannot deny having performed an action, potentially against their interest</w:t>
            </w:r>
          </w:p>
        </w:tc>
        <w:tc>
          <w:tcPr>
            <w:tcW w:w="1442" w:type="dxa"/>
            <w:vAlign w:val="center"/>
          </w:tcPr>
          <w:p w:rsidRPr="00E478A1" w:rsidR="00E478A1" w:rsidP="00E478A1" w:rsidRDefault="00E478A1" w14:paraId="25529253" w14:textId="2E119376">
            <w:pPr>
              <w:jc w:val="left"/>
              <w:cnfStyle w:val="000000100000" w:firstRow="0" w:lastRow="0" w:firstColumn="0" w:lastColumn="0" w:oddVBand="0" w:evenVBand="0" w:oddHBand="1" w:evenHBand="0" w:firstRowFirstColumn="0" w:firstRowLastColumn="0" w:lastRowFirstColumn="0" w:lastRowLastColumn="0"/>
              <w:rPr>
                <w:sz w:val="18"/>
                <w:szCs w:val="18"/>
              </w:rPr>
            </w:pPr>
            <w:r w:rsidRPr="00E478A1">
              <w:rPr>
                <w:rFonts w:ascii="Aptos Narrow" w:hAnsi="Aptos Narrow"/>
                <w:color w:val="000000"/>
                <w:sz w:val="18"/>
                <w:szCs w:val="18"/>
              </w:rPr>
              <w:t>Plausible deniability</w:t>
            </w:r>
          </w:p>
        </w:tc>
        <w:tc>
          <w:tcPr>
            <w:tcW w:w="3027" w:type="dxa"/>
            <w:vAlign w:val="center"/>
          </w:tcPr>
          <w:p w:rsidRPr="00E478A1" w:rsidR="00E478A1" w:rsidP="00E478A1" w:rsidRDefault="00E478A1" w14:paraId="6BC448AD" w14:textId="4DC8DB30">
            <w:pPr>
              <w:jc w:val="left"/>
              <w:cnfStyle w:val="000000100000" w:firstRow="0" w:lastRow="0" w:firstColumn="0" w:lastColumn="0" w:oddVBand="0" w:evenVBand="0" w:oddHBand="1" w:evenHBand="0" w:firstRowFirstColumn="0" w:firstRowLastColumn="0" w:lastRowFirstColumn="0" w:lastRowLastColumn="0"/>
              <w:rPr>
                <w:sz w:val="18"/>
                <w:szCs w:val="18"/>
              </w:rPr>
            </w:pPr>
            <w:r w:rsidRPr="00E478A1">
              <w:rPr>
                <w:rFonts w:ascii="Aptos Narrow" w:hAnsi="Aptos Narrow"/>
                <w:color w:val="000000"/>
                <w:sz w:val="18"/>
                <w:szCs w:val="18"/>
              </w:rPr>
              <w:t>Zero Trust Services with DLT Infrastructures</w:t>
            </w:r>
          </w:p>
        </w:tc>
      </w:tr>
      <w:tr w:rsidRPr="00E478A1" w:rsidR="00E478A1" w:rsidTr="00E478A1" w14:paraId="0B2406F6" w14:textId="77777777">
        <w:tc>
          <w:tcPr>
            <w:cnfStyle w:val="001000000000" w:firstRow="0" w:lastRow="0" w:firstColumn="1" w:lastColumn="0" w:oddVBand="0" w:evenVBand="0" w:oddHBand="0" w:evenHBand="0" w:firstRowFirstColumn="0" w:firstRowLastColumn="0" w:lastRowFirstColumn="0" w:lastRowLastColumn="0"/>
            <w:tcW w:w="1615" w:type="dxa"/>
            <w:vAlign w:val="center"/>
          </w:tcPr>
          <w:p w:rsidRPr="00E478A1" w:rsidR="00E478A1" w:rsidP="00E478A1" w:rsidRDefault="00E478A1" w14:paraId="79F68FE3" w14:textId="2BCEEE31">
            <w:pPr>
              <w:jc w:val="left"/>
              <w:rPr>
                <w:sz w:val="18"/>
                <w:szCs w:val="18"/>
              </w:rPr>
            </w:pPr>
            <w:r w:rsidRPr="00E478A1">
              <w:rPr>
                <w:rFonts w:ascii="Aptos Narrow" w:hAnsi="Aptos Narrow"/>
                <w:color w:val="000000"/>
                <w:sz w:val="18"/>
                <w:szCs w:val="18"/>
              </w:rPr>
              <w:t>Detectability</w:t>
            </w:r>
          </w:p>
        </w:tc>
        <w:tc>
          <w:tcPr>
            <w:tcW w:w="3600" w:type="dxa"/>
            <w:vAlign w:val="center"/>
          </w:tcPr>
          <w:p w:rsidRPr="00E478A1" w:rsidR="00E478A1" w:rsidP="00E478A1" w:rsidRDefault="00E478A1" w14:paraId="02FAE0D1" w14:textId="2B7D6C72">
            <w:pPr>
              <w:jc w:val="left"/>
              <w:cnfStyle w:val="000000000000" w:firstRow="0" w:lastRow="0" w:firstColumn="0" w:lastColumn="0" w:oddVBand="0" w:evenVBand="0" w:oddHBand="0" w:evenHBand="0" w:firstRowFirstColumn="0" w:firstRowLastColumn="0" w:lastRowFirstColumn="0" w:lastRowLastColumn="0"/>
              <w:rPr>
                <w:sz w:val="18"/>
                <w:szCs w:val="18"/>
              </w:rPr>
            </w:pPr>
            <w:r w:rsidRPr="00E478A1">
              <w:rPr>
                <w:rFonts w:ascii="Aptos Narrow" w:hAnsi="Aptos Narrow"/>
                <w:color w:val="000000"/>
                <w:sz w:val="18"/>
                <w:szCs w:val="18"/>
              </w:rPr>
              <w:t>An attacker can infer the existence of an item of interest (e.g. a person, asset or communication) even without accessing its content</w:t>
            </w:r>
          </w:p>
        </w:tc>
        <w:tc>
          <w:tcPr>
            <w:tcW w:w="1442" w:type="dxa"/>
            <w:vAlign w:val="center"/>
          </w:tcPr>
          <w:p w:rsidRPr="00E478A1" w:rsidR="00E478A1" w:rsidP="00E478A1" w:rsidRDefault="00E478A1" w14:paraId="6D8F7462" w14:textId="353C559A">
            <w:pPr>
              <w:jc w:val="left"/>
              <w:cnfStyle w:val="000000000000" w:firstRow="0" w:lastRow="0" w:firstColumn="0" w:lastColumn="0" w:oddVBand="0" w:evenVBand="0" w:oddHBand="0" w:evenHBand="0" w:firstRowFirstColumn="0" w:firstRowLastColumn="0" w:lastRowFirstColumn="0" w:lastRowLastColumn="0"/>
              <w:rPr>
                <w:sz w:val="18"/>
                <w:szCs w:val="18"/>
              </w:rPr>
            </w:pPr>
            <w:r w:rsidRPr="00E478A1">
              <w:rPr>
                <w:rFonts w:ascii="Aptos Narrow" w:hAnsi="Aptos Narrow"/>
                <w:color w:val="000000"/>
                <w:sz w:val="18"/>
                <w:szCs w:val="18"/>
              </w:rPr>
              <w:t>Undetectability</w:t>
            </w:r>
          </w:p>
        </w:tc>
        <w:tc>
          <w:tcPr>
            <w:tcW w:w="3027" w:type="dxa"/>
            <w:vAlign w:val="center"/>
          </w:tcPr>
          <w:p w:rsidRPr="00E478A1" w:rsidR="00E478A1" w:rsidP="00E478A1" w:rsidRDefault="00E478A1" w14:paraId="3370D83A" w14:textId="0C7A9E3B">
            <w:pPr>
              <w:jc w:val="left"/>
              <w:cnfStyle w:val="000000000000" w:firstRow="0" w:lastRow="0" w:firstColumn="0" w:lastColumn="0" w:oddVBand="0" w:evenVBand="0" w:oddHBand="0" w:evenHBand="0" w:firstRowFirstColumn="0" w:firstRowLastColumn="0" w:lastRowFirstColumn="0" w:lastRowLastColumn="0"/>
              <w:rPr>
                <w:sz w:val="18"/>
                <w:szCs w:val="18"/>
              </w:rPr>
            </w:pPr>
            <w:r w:rsidRPr="00E478A1">
              <w:rPr>
                <w:rFonts w:ascii="Aptos Narrow" w:hAnsi="Aptos Narrow"/>
                <w:color w:val="000000"/>
                <w:sz w:val="18"/>
                <w:szCs w:val="18"/>
              </w:rPr>
              <w:t>Secure Information Spaces; Sensing of Security Situation</w:t>
            </w:r>
          </w:p>
        </w:tc>
      </w:tr>
      <w:tr w:rsidRPr="00E478A1" w:rsidR="00E478A1" w:rsidTr="00E478A1" w14:paraId="0AEDC6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rsidRPr="00E478A1" w:rsidR="00E478A1" w:rsidP="00E478A1" w:rsidRDefault="00E478A1" w14:paraId="002BAF56" w14:textId="5C84489F">
            <w:pPr>
              <w:jc w:val="left"/>
              <w:rPr>
                <w:sz w:val="18"/>
                <w:szCs w:val="18"/>
              </w:rPr>
            </w:pPr>
            <w:r w:rsidRPr="00E478A1">
              <w:rPr>
                <w:rFonts w:ascii="Aptos Narrow" w:hAnsi="Aptos Narrow"/>
                <w:color w:val="000000"/>
                <w:sz w:val="18"/>
                <w:szCs w:val="18"/>
              </w:rPr>
              <w:t>Disclosure of Information</w:t>
            </w:r>
          </w:p>
        </w:tc>
        <w:tc>
          <w:tcPr>
            <w:tcW w:w="3600" w:type="dxa"/>
            <w:vAlign w:val="center"/>
          </w:tcPr>
          <w:p w:rsidRPr="00E478A1" w:rsidR="00E478A1" w:rsidP="00E478A1" w:rsidRDefault="00E478A1" w14:paraId="26F230EA" w14:textId="701D701D">
            <w:pPr>
              <w:jc w:val="left"/>
              <w:cnfStyle w:val="000000100000" w:firstRow="0" w:lastRow="0" w:firstColumn="0" w:lastColumn="0" w:oddVBand="0" w:evenVBand="0" w:oddHBand="1" w:evenHBand="0" w:firstRowFirstColumn="0" w:firstRowLastColumn="0" w:lastRowFirstColumn="0" w:lastRowLastColumn="0"/>
              <w:rPr>
                <w:sz w:val="18"/>
                <w:szCs w:val="18"/>
              </w:rPr>
            </w:pPr>
            <w:r w:rsidRPr="00E478A1">
              <w:rPr>
                <w:rFonts w:ascii="Aptos Narrow" w:hAnsi="Aptos Narrow"/>
                <w:color w:val="000000"/>
                <w:sz w:val="18"/>
                <w:szCs w:val="18"/>
              </w:rPr>
              <w:t>Sensitive personal data is exposed to unauthorised parties</w:t>
            </w:r>
          </w:p>
        </w:tc>
        <w:tc>
          <w:tcPr>
            <w:tcW w:w="1442" w:type="dxa"/>
            <w:vAlign w:val="center"/>
          </w:tcPr>
          <w:p w:rsidRPr="00E478A1" w:rsidR="00E478A1" w:rsidP="00E478A1" w:rsidRDefault="00E478A1" w14:paraId="344B3D1A" w14:textId="52483AF7">
            <w:pPr>
              <w:jc w:val="left"/>
              <w:cnfStyle w:val="000000100000" w:firstRow="0" w:lastRow="0" w:firstColumn="0" w:lastColumn="0" w:oddVBand="0" w:evenVBand="0" w:oddHBand="1" w:evenHBand="0" w:firstRowFirstColumn="0" w:firstRowLastColumn="0" w:lastRowFirstColumn="0" w:lastRowLastColumn="0"/>
              <w:rPr>
                <w:sz w:val="18"/>
                <w:szCs w:val="18"/>
              </w:rPr>
            </w:pPr>
            <w:r w:rsidRPr="00E478A1">
              <w:rPr>
                <w:rFonts w:ascii="Aptos Narrow" w:hAnsi="Aptos Narrow"/>
                <w:color w:val="000000"/>
                <w:sz w:val="18"/>
                <w:szCs w:val="18"/>
              </w:rPr>
              <w:t>Confidentiality</w:t>
            </w:r>
          </w:p>
        </w:tc>
        <w:tc>
          <w:tcPr>
            <w:tcW w:w="3027" w:type="dxa"/>
            <w:vAlign w:val="center"/>
          </w:tcPr>
          <w:p w:rsidRPr="00E478A1" w:rsidR="00E478A1" w:rsidP="00E478A1" w:rsidRDefault="00E478A1" w14:paraId="4573EA3C" w14:textId="15ACB030">
            <w:pPr>
              <w:jc w:val="left"/>
              <w:cnfStyle w:val="000000100000" w:firstRow="0" w:lastRow="0" w:firstColumn="0" w:lastColumn="0" w:oddVBand="0" w:evenVBand="0" w:oddHBand="1" w:evenHBand="0" w:firstRowFirstColumn="0" w:firstRowLastColumn="0" w:lastRowFirstColumn="0" w:lastRowLastColumn="0"/>
              <w:rPr>
                <w:sz w:val="18"/>
                <w:szCs w:val="18"/>
              </w:rPr>
            </w:pPr>
            <w:r w:rsidRPr="00E478A1">
              <w:rPr>
                <w:rFonts w:ascii="Aptos Narrow" w:hAnsi="Aptos Narrow"/>
                <w:color w:val="000000"/>
                <w:sz w:val="18"/>
                <w:szCs w:val="18"/>
              </w:rPr>
              <w:t>Secure Information Spaces, Sharing &amp; Routing</w:t>
            </w:r>
          </w:p>
        </w:tc>
      </w:tr>
      <w:tr w:rsidRPr="00E478A1" w:rsidR="00E478A1" w:rsidTr="00E478A1" w14:paraId="7AEB6B42" w14:textId="77777777">
        <w:tc>
          <w:tcPr>
            <w:cnfStyle w:val="001000000000" w:firstRow="0" w:lastRow="0" w:firstColumn="1" w:lastColumn="0" w:oddVBand="0" w:evenVBand="0" w:oddHBand="0" w:evenHBand="0" w:firstRowFirstColumn="0" w:firstRowLastColumn="0" w:lastRowFirstColumn="0" w:lastRowLastColumn="0"/>
            <w:tcW w:w="1615" w:type="dxa"/>
            <w:vAlign w:val="center"/>
          </w:tcPr>
          <w:p w:rsidRPr="00E478A1" w:rsidR="00E478A1" w:rsidP="00E478A1" w:rsidRDefault="00E478A1" w14:paraId="5EF19459" w14:textId="3BBE9907">
            <w:pPr>
              <w:jc w:val="left"/>
              <w:rPr>
                <w:sz w:val="18"/>
                <w:szCs w:val="18"/>
              </w:rPr>
            </w:pPr>
            <w:r w:rsidRPr="00E478A1">
              <w:rPr>
                <w:rFonts w:ascii="Aptos Narrow" w:hAnsi="Aptos Narrow"/>
                <w:color w:val="000000"/>
                <w:sz w:val="18"/>
                <w:szCs w:val="18"/>
              </w:rPr>
              <w:t>Unawareness</w:t>
            </w:r>
          </w:p>
        </w:tc>
        <w:tc>
          <w:tcPr>
            <w:tcW w:w="3600" w:type="dxa"/>
            <w:vAlign w:val="center"/>
          </w:tcPr>
          <w:p w:rsidRPr="00E478A1" w:rsidR="00E478A1" w:rsidP="00E478A1" w:rsidRDefault="00E478A1" w14:paraId="74D4F24C" w14:textId="464BCBBF">
            <w:pPr>
              <w:jc w:val="left"/>
              <w:cnfStyle w:val="000000000000" w:firstRow="0" w:lastRow="0" w:firstColumn="0" w:lastColumn="0" w:oddVBand="0" w:evenVBand="0" w:oddHBand="0" w:evenHBand="0" w:firstRowFirstColumn="0" w:firstRowLastColumn="0" w:lastRowFirstColumn="0" w:lastRowLastColumn="0"/>
              <w:rPr>
                <w:sz w:val="18"/>
                <w:szCs w:val="18"/>
              </w:rPr>
            </w:pPr>
            <w:r w:rsidRPr="00E478A1">
              <w:rPr>
                <w:rFonts w:ascii="Aptos Narrow" w:hAnsi="Aptos Narrow"/>
                <w:color w:val="000000"/>
                <w:sz w:val="18"/>
                <w:szCs w:val="18"/>
              </w:rPr>
              <w:t>Data subjects are unaware of how their data is being collected, processed or shared</w:t>
            </w:r>
          </w:p>
        </w:tc>
        <w:tc>
          <w:tcPr>
            <w:tcW w:w="1442" w:type="dxa"/>
            <w:vAlign w:val="center"/>
          </w:tcPr>
          <w:p w:rsidRPr="00E478A1" w:rsidR="00E478A1" w:rsidP="00E478A1" w:rsidRDefault="00E478A1" w14:paraId="286030E4" w14:textId="3DCE2B9D">
            <w:pPr>
              <w:jc w:val="left"/>
              <w:cnfStyle w:val="000000000000" w:firstRow="0" w:lastRow="0" w:firstColumn="0" w:lastColumn="0" w:oddVBand="0" w:evenVBand="0" w:oddHBand="0" w:evenHBand="0" w:firstRowFirstColumn="0" w:firstRowLastColumn="0" w:lastRowFirstColumn="0" w:lastRowLastColumn="0"/>
              <w:rPr>
                <w:sz w:val="18"/>
                <w:szCs w:val="18"/>
              </w:rPr>
            </w:pPr>
            <w:r w:rsidRPr="00E478A1">
              <w:rPr>
                <w:rFonts w:ascii="Aptos Narrow" w:hAnsi="Aptos Narrow"/>
                <w:color w:val="000000"/>
                <w:sz w:val="18"/>
                <w:szCs w:val="18"/>
              </w:rPr>
              <w:t>Transparency / Consent</w:t>
            </w:r>
          </w:p>
        </w:tc>
        <w:tc>
          <w:tcPr>
            <w:tcW w:w="3027" w:type="dxa"/>
            <w:vAlign w:val="center"/>
          </w:tcPr>
          <w:p w:rsidRPr="00E478A1" w:rsidR="00E478A1" w:rsidP="00E478A1" w:rsidRDefault="00E478A1" w14:paraId="0D40683C" w14:textId="2BEE4C75">
            <w:pPr>
              <w:jc w:val="left"/>
              <w:cnfStyle w:val="000000000000" w:firstRow="0" w:lastRow="0" w:firstColumn="0" w:lastColumn="0" w:oddVBand="0" w:evenVBand="0" w:oddHBand="0" w:evenHBand="0" w:firstRowFirstColumn="0" w:firstRowLastColumn="0" w:lastRowFirstColumn="0" w:lastRowLastColumn="0"/>
              <w:rPr>
                <w:sz w:val="18"/>
                <w:szCs w:val="18"/>
              </w:rPr>
            </w:pPr>
            <w:r w:rsidRPr="00E478A1">
              <w:rPr>
                <w:rFonts w:ascii="Aptos Narrow" w:hAnsi="Aptos Narrow"/>
                <w:color w:val="000000"/>
                <w:sz w:val="18"/>
                <w:szCs w:val="18"/>
              </w:rPr>
              <w:t>Credential-based Trust System</w:t>
            </w:r>
          </w:p>
        </w:tc>
      </w:tr>
      <w:tr w:rsidRPr="00E478A1" w:rsidR="00E478A1" w:rsidTr="00E478A1" w14:paraId="6872CD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rsidRPr="00E478A1" w:rsidR="00E478A1" w:rsidP="00E478A1" w:rsidRDefault="00E478A1" w14:paraId="150594D8" w14:textId="6FF7FA38">
            <w:pPr>
              <w:jc w:val="left"/>
              <w:rPr>
                <w:rStyle w:val="Strong"/>
                <w:sz w:val="18"/>
                <w:szCs w:val="18"/>
              </w:rPr>
            </w:pPr>
            <w:r w:rsidRPr="00E478A1">
              <w:rPr>
                <w:rFonts w:ascii="Aptos Narrow" w:hAnsi="Aptos Narrow"/>
                <w:color w:val="000000"/>
                <w:sz w:val="18"/>
                <w:szCs w:val="18"/>
              </w:rPr>
              <w:t>Non-compliance</w:t>
            </w:r>
          </w:p>
        </w:tc>
        <w:tc>
          <w:tcPr>
            <w:tcW w:w="3600" w:type="dxa"/>
            <w:vAlign w:val="center"/>
          </w:tcPr>
          <w:p w:rsidRPr="00E478A1" w:rsidR="00E478A1" w:rsidP="00E478A1" w:rsidRDefault="00E478A1" w14:paraId="122BDD71" w14:textId="17472EC2">
            <w:pPr>
              <w:jc w:val="left"/>
              <w:cnfStyle w:val="000000100000" w:firstRow="0" w:lastRow="0" w:firstColumn="0" w:lastColumn="0" w:oddVBand="0" w:evenVBand="0" w:oddHBand="1" w:evenHBand="0" w:firstRowFirstColumn="0" w:firstRowLastColumn="0" w:lastRowFirstColumn="0" w:lastRowLastColumn="0"/>
              <w:rPr>
                <w:sz w:val="18"/>
                <w:szCs w:val="18"/>
              </w:rPr>
            </w:pPr>
            <w:r w:rsidRPr="00E478A1">
              <w:rPr>
                <w:rFonts w:ascii="Aptos Narrow" w:hAnsi="Aptos Narrow"/>
                <w:color w:val="000000"/>
                <w:sz w:val="18"/>
                <w:szCs w:val="18"/>
              </w:rPr>
              <w:t>The system fails to adhere to applicable privacy regulations and policies (e.g. GDPR)</w:t>
            </w:r>
          </w:p>
        </w:tc>
        <w:tc>
          <w:tcPr>
            <w:tcW w:w="1442" w:type="dxa"/>
            <w:vAlign w:val="center"/>
          </w:tcPr>
          <w:p w:rsidRPr="00E478A1" w:rsidR="00E478A1" w:rsidP="00E478A1" w:rsidRDefault="00E478A1" w14:paraId="37DAE9A7" w14:textId="20D9780F">
            <w:pPr>
              <w:jc w:val="left"/>
              <w:cnfStyle w:val="000000100000" w:firstRow="0" w:lastRow="0" w:firstColumn="0" w:lastColumn="0" w:oddVBand="0" w:evenVBand="0" w:oddHBand="1" w:evenHBand="0" w:firstRowFirstColumn="0" w:firstRowLastColumn="0" w:lastRowFirstColumn="0" w:lastRowLastColumn="0"/>
              <w:rPr>
                <w:sz w:val="18"/>
                <w:szCs w:val="18"/>
              </w:rPr>
            </w:pPr>
            <w:r w:rsidRPr="00E478A1">
              <w:rPr>
                <w:rFonts w:ascii="Aptos Narrow" w:hAnsi="Aptos Narrow"/>
                <w:color w:val="000000"/>
                <w:sz w:val="18"/>
                <w:szCs w:val="18"/>
              </w:rPr>
              <w:t>Compliance</w:t>
            </w:r>
          </w:p>
        </w:tc>
        <w:tc>
          <w:tcPr>
            <w:tcW w:w="3027" w:type="dxa"/>
            <w:vAlign w:val="center"/>
          </w:tcPr>
          <w:p w:rsidRPr="00E478A1" w:rsidR="00E478A1" w:rsidP="00E478A1" w:rsidRDefault="00E478A1" w14:paraId="64428EF2" w14:textId="51DF9809">
            <w:pPr>
              <w:jc w:val="left"/>
              <w:cnfStyle w:val="000000100000" w:firstRow="0" w:lastRow="0" w:firstColumn="0" w:lastColumn="0" w:oddVBand="0" w:evenVBand="0" w:oddHBand="1" w:evenHBand="0" w:firstRowFirstColumn="0" w:firstRowLastColumn="0" w:lastRowFirstColumn="0" w:lastRowLastColumn="0"/>
              <w:rPr>
                <w:sz w:val="18"/>
                <w:szCs w:val="18"/>
              </w:rPr>
            </w:pPr>
            <w:r w:rsidRPr="00E478A1">
              <w:rPr>
                <w:rFonts w:ascii="Aptos Narrow" w:hAnsi="Aptos Narrow"/>
                <w:color w:val="000000"/>
                <w:sz w:val="18"/>
                <w:szCs w:val="18"/>
              </w:rPr>
              <w:t>Zero Trust Services with DLT Infrastructures; Credential-based Trust System</w:t>
            </w:r>
          </w:p>
        </w:tc>
      </w:tr>
    </w:tbl>
    <w:p w:rsidR="00F516A4" w:rsidP="00F26201" w:rsidRDefault="00F516A4" w14:paraId="2A6FE0B6" w14:textId="6D84C609">
      <w:pPr>
        <w:pStyle w:val="Heading2"/>
        <w:rPr>
          <w:kern w:val="28"/>
          <w:sz w:val="28"/>
          <w:szCs w:val="28"/>
          <w:lang w:val="en-US"/>
        </w:rPr>
      </w:pPr>
      <w:r w:rsidRPr="2887D303">
        <w:rPr>
          <w:lang w:val="en-US"/>
        </w:rPr>
        <w:br w:type="page"/>
      </w:r>
    </w:p>
    <w:p w:rsidRPr="00F26201" w:rsidR="006F2A9C" w:rsidP="005A07E3" w:rsidRDefault="003D4AFC" w14:paraId="3B8DF3F8" w14:textId="1D2A318C">
      <w:pPr>
        <w:pStyle w:val="Heading1"/>
      </w:pPr>
      <w:bookmarkStart w:name="_Toc215645656" w:id="39"/>
      <w:bookmarkStart w:name="_Toc2090724450" w:id="40"/>
      <w:bookmarkStart w:name="_Toc214525411" w:id="41"/>
      <w:bookmarkEnd w:id="36"/>
      <w:commentRangeStart w:id="42"/>
      <w:r>
        <w:t>Design of Trust, Security and Privacy Enablers per Use Case</w:t>
      </w:r>
      <w:bookmarkEnd w:id="39"/>
      <w:bookmarkEnd w:id="40"/>
      <w:commentRangeEnd w:id="42"/>
      <w:r w:rsidRPr="00F26201">
        <w:rPr>
          <w:rStyle w:val="CommentReference"/>
          <w:sz w:val="28"/>
          <w:szCs w:val="24"/>
        </w:rPr>
        <w:commentReference w:id="42"/>
      </w:r>
    </w:p>
    <w:p w:rsidRPr="00D1216F" w:rsidR="006F2A9C" w:rsidP="005A07E3" w:rsidRDefault="438A121E" w14:paraId="4975CC41" w14:textId="6ED5FBC5">
      <w:pPr>
        <w:pStyle w:val="BodyText"/>
        <w:jc w:val="both"/>
      </w:pPr>
      <w:r w:rsidRPr="003D4AFC">
        <w:rPr>
          <w:highlight w:val="yellow"/>
        </w:rPr>
        <w:t>This chapter presents an overview of the trust, security, and privacy functionalities for each use case within the Sa4CPS project</w:t>
      </w:r>
      <w:r w:rsidRPr="003D4AFC" w:rsidR="0A601260">
        <w:rPr>
          <w:highlight w:val="yellow"/>
        </w:rPr>
        <w:t xml:space="preserve"> as well as for the project story</w:t>
      </w:r>
      <w:r w:rsidRPr="003D4AFC">
        <w:rPr>
          <w:highlight w:val="yellow"/>
        </w:rPr>
        <w:t>. Each use case addresses specific operational contexts – ranging from autonomous logistics and public safety applications to critical infrastructure management and outdoor monitoring systems – where cyber-physical security is essential. The following sections describe how trust mechanisms, secure communication protocols, privacy-preserving techniques, and access control strategies are integrated into the respective use case architectures to ensure reliable and secure situational awareness in critical environments.</w:t>
      </w:r>
    </w:p>
    <w:p w:rsidR="2887D303" w:rsidP="2887D303" w:rsidRDefault="2887D303" w14:paraId="6F9F49B7" w14:textId="08816E0C">
      <w:pPr>
        <w:pStyle w:val="BodyText"/>
      </w:pPr>
    </w:p>
    <w:p w:rsidRPr="00F26201" w:rsidR="006F2A9C" w:rsidP="00F26201" w:rsidRDefault="00C30AB6" w14:paraId="02BEB631" w14:textId="3D8E24F5">
      <w:pPr>
        <w:pStyle w:val="Heading2"/>
      </w:pPr>
      <w:bookmarkStart w:name="_Toc215645657" w:id="43"/>
      <w:bookmarkStart w:name="_Toc1928439271" w:id="44"/>
      <w:r>
        <w:t xml:space="preserve">Trust, security and privacy in the </w:t>
      </w:r>
      <w:r w:rsidR="006F2A9C">
        <w:t>UC1: Autonomous lightweight logistics</w:t>
      </w:r>
      <w:bookmarkEnd w:id="43"/>
      <w:bookmarkEnd w:id="44"/>
    </w:p>
    <w:p w:rsidR="006F2A9C" w:rsidP="005A07E3" w:rsidRDefault="2C915051" w14:paraId="7AC02AED" w14:textId="1EA34D65">
      <w:r w:rsidRPr="08D200EC">
        <w:t xml:space="preserve">In UC1, Otokar addresses trust, security, and privacy challenges arising from autonomous and connected logistics operations within a factory environment. The use case focuses on the safe </w:t>
      </w:r>
      <w:r w:rsidRPr="08D200EC" w:rsidR="633A9B07">
        <w:t xml:space="preserve">logistic </w:t>
      </w:r>
      <w:r w:rsidRPr="08D200EC">
        <w:t xml:space="preserve">of automotive parts using forklifts equipped with </w:t>
      </w:r>
      <w:r w:rsidRPr="08D200EC" w:rsidR="785DA5B1">
        <w:t xml:space="preserve">cameras and </w:t>
      </w:r>
      <w:r w:rsidRPr="08D200EC" w:rsidR="4C5D2D7B">
        <w:t>beacon</w:t>
      </w:r>
      <w:r w:rsidRPr="08D200EC" w:rsidR="25FE2D60">
        <w:t xml:space="preserve"> which is transmit location data to gateway,</w:t>
      </w:r>
      <w:r w:rsidRPr="08D200EC">
        <w:t xml:space="preserve"> and communication interfaces, forming a complex cyber-physical system.</w:t>
      </w:r>
    </w:p>
    <w:p w:rsidR="006F2A9C" w:rsidP="005A07E3" w:rsidRDefault="2C915051" w14:paraId="4B50D229" w14:textId="5F7614D5">
      <w:r w:rsidRPr="08D200EC">
        <w:t>Trust in the system is established by treating each forklift and its associated sensors as authenticated cyber-physical entities. Devices participating in UC1 are uniquely identified and verified before exchanging operational data. This ensures that telemetry, positioning, and safety-related information originates only from trusted sources and has not been altered during transmission.</w:t>
      </w:r>
    </w:p>
    <w:p w:rsidR="006F2A9C" w:rsidP="005A07E3" w:rsidRDefault="2C915051" w14:paraId="6C5C894E" w14:textId="31DC65A4">
      <w:r w:rsidRPr="08D200EC">
        <w:t>Security is ensured through protected communication channels between forklifts, IoT gateways, and backend services. Operational data such as sensor streams, human detection events, and warning or danger states are transmitted using authenticated and encrypted links, preventing unauthorized access, spoofing, or manipulation. The architecture follows a defense-in-depth approach, combining device-level security, network protection, and backend access control mechanisms.</w:t>
      </w:r>
    </w:p>
    <w:p w:rsidR="006F2A9C" w:rsidP="005A07E3" w:rsidRDefault="2C915051" w14:paraId="29E770F2" w14:textId="61FCDE59">
      <w:r w:rsidRPr="08D200EC">
        <w:t>Privacy considerations are particularly relevant in human detection and safety monitoring scenarios. UC1 is designed to minimize personal data exposure by processing perception data locally on the forklift using edge computing components. Only abstracted events (e.g., warning or danger states) and non-identifiable metadata are shared with backend systems. This approach ensures compliance with privacy principles while maintaining operational safety.</w:t>
      </w:r>
    </w:p>
    <w:p w:rsidR="006F2A9C" w:rsidP="005A07E3" w:rsidRDefault="2C915051" w14:paraId="417510EB" w14:textId="4E270F54">
      <w:r w:rsidRPr="08D200EC">
        <w:t>Overall, UC1 demonstrates how trust, security, and privacy can be embedded into autonomous industrial logistics by combining secure device identity, protected data exchange, edge-based intelligence, and controlled data sharing mechanisms, aligned with the Sa4CPS trust-by-design approach.</w:t>
      </w:r>
    </w:p>
    <w:p w:rsidR="00F26201" w:rsidP="005A07E3" w:rsidRDefault="00F26201" w14:paraId="6F037CFC" w14:textId="6CDD6A1D">
      <w:pPr>
        <w:pStyle w:val="Heading3"/>
      </w:pPr>
      <w:bookmarkStart w:name="_Toc1391591172" w:id="45"/>
      <w:r>
        <w:t>STRIDE Analysis</w:t>
      </w:r>
      <w:bookmarkEnd w:id="45"/>
    </w:p>
    <w:p w:rsidR="17330CA1" w:rsidP="17330CA1" w:rsidRDefault="17330CA1" w14:paraId="2EB842E6" w14:textId="207A418F"/>
    <w:p w:rsidRPr="00F26201" w:rsidR="00F26201" w:rsidP="005A07E3" w:rsidRDefault="29E90F0C" w14:paraId="5A852537" w14:textId="0BCD7119">
      <w:r>
        <w:t>Table X: Example/Template STRIDE Analysis Table</w:t>
      </w:r>
    </w:p>
    <w:tbl>
      <w:tblPr>
        <w:tblStyle w:val="GridTable4"/>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875"/>
        <w:gridCol w:w="2115"/>
        <w:gridCol w:w="2775"/>
        <w:gridCol w:w="2265"/>
      </w:tblGrid>
      <w:tr w:rsidR="17330CA1" w:rsidTr="17330CA1" w14:paraId="11D9FE8B" w14:textId="77777777">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875" w:type="dxa"/>
            <w:tcBorders>
              <w:top w:val="single" w:color="000000" w:themeColor="text1" w:sz="6" w:space="0"/>
              <w:left w:val="single" w:color="000000" w:themeColor="text1" w:sz="6" w:space="0"/>
              <w:bottom w:val="single" w:color="000000" w:themeColor="text1" w:sz="6" w:space="0"/>
            </w:tcBorders>
            <w:tcMar>
              <w:left w:w="105" w:type="dxa"/>
              <w:right w:w="105" w:type="dxa"/>
            </w:tcMar>
            <w:vAlign w:val="center"/>
          </w:tcPr>
          <w:p w:rsidR="17330CA1" w:rsidP="17330CA1" w:rsidRDefault="17330CA1" w14:paraId="0600B23D" w14:textId="45C7C6EB">
            <w:pPr>
              <w:pStyle w:val="TableHeading"/>
              <w:rPr>
                <w:rFonts w:ascii="Times New Roman" w:hAnsi="Times New Roman"/>
                <w:b/>
                <w:bCs/>
              </w:rPr>
            </w:pPr>
            <w:r w:rsidRPr="17330CA1">
              <w:rPr>
                <w:rFonts w:ascii="Times New Roman" w:hAnsi="Times New Roman"/>
                <w:lang w:val="en-GB"/>
              </w:rPr>
              <w:t>STRIDE</w:t>
            </w:r>
          </w:p>
        </w:tc>
        <w:tc>
          <w:tcPr>
            <w:tcW w:w="2115" w:type="dxa"/>
            <w:tcBorders>
              <w:top w:val="single" w:color="000000" w:themeColor="text1" w:sz="6" w:space="0"/>
              <w:bottom w:val="single" w:color="000000" w:themeColor="text1" w:sz="6" w:space="0"/>
            </w:tcBorders>
            <w:tcMar>
              <w:left w:w="105" w:type="dxa"/>
              <w:right w:w="105" w:type="dxa"/>
            </w:tcMar>
            <w:vAlign w:val="center"/>
          </w:tcPr>
          <w:p w:rsidR="17330CA1" w:rsidP="17330CA1" w:rsidRDefault="17330CA1" w14:paraId="42B94675" w14:textId="5E4122CD">
            <w:pPr>
              <w:pStyle w:val="TableHeading"/>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17330CA1">
              <w:rPr>
                <w:rFonts w:ascii="Times New Roman" w:hAnsi="Times New Roman"/>
                <w:lang w:val="en-GB"/>
              </w:rPr>
              <w:t>Threat</w:t>
            </w:r>
          </w:p>
        </w:tc>
        <w:tc>
          <w:tcPr>
            <w:tcW w:w="2775" w:type="dxa"/>
            <w:tcBorders>
              <w:top w:val="single" w:color="000000" w:themeColor="text1" w:sz="6" w:space="0"/>
              <w:bottom w:val="single" w:color="000000" w:themeColor="text1" w:sz="6" w:space="0"/>
            </w:tcBorders>
            <w:tcMar>
              <w:left w:w="105" w:type="dxa"/>
              <w:right w:w="105" w:type="dxa"/>
            </w:tcMar>
            <w:vAlign w:val="center"/>
          </w:tcPr>
          <w:p w:rsidR="17330CA1" w:rsidP="17330CA1" w:rsidRDefault="17330CA1" w14:paraId="26028B32" w14:textId="63B55101">
            <w:pPr>
              <w:pStyle w:val="TableHeading"/>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17330CA1">
              <w:rPr>
                <w:rFonts w:ascii="Times New Roman" w:hAnsi="Times New Roman"/>
                <w:lang w:val="en-GB"/>
              </w:rPr>
              <w:t>Description</w:t>
            </w:r>
          </w:p>
        </w:tc>
        <w:tc>
          <w:tcPr>
            <w:tcW w:w="2265" w:type="dxa"/>
            <w:tcBorders>
              <w:top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7330CA1" w:rsidP="17330CA1" w:rsidRDefault="17330CA1" w14:paraId="0FCC2774" w14:textId="53A43C22">
            <w:pPr>
              <w:pStyle w:val="TableHeading"/>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17330CA1">
              <w:rPr>
                <w:rFonts w:ascii="Times New Roman" w:hAnsi="Times New Roman"/>
                <w:lang w:val="en-GB"/>
              </w:rPr>
              <w:t>Consequences</w:t>
            </w:r>
          </w:p>
        </w:tc>
      </w:tr>
      <w:tr w:rsidR="17330CA1" w:rsidTr="17330CA1" w14:paraId="2811A2C8" w14:textId="77777777">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875" w:type="dxa"/>
            <w:tcMar>
              <w:left w:w="105" w:type="dxa"/>
              <w:right w:w="105" w:type="dxa"/>
            </w:tcMar>
            <w:vAlign w:val="center"/>
          </w:tcPr>
          <w:p w:rsidR="17330CA1" w:rsidP="17330CA1" w:rsidRDefault="17330CA1" w14:paraId="645ED8A8" w14:textId="2035F647">
            <w:pPr>
              <w:pStyle w:val="TableCell"/>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Spoofing</w:t>
            </w:r>
          </w:p>
        </w:tc>
        <w:tc>
          <w:tcPr>
            <w:tcW w:w="2115" w:type="dxa"/>
            <w:tcMar>
              <w:left w:w="105" w:type="dxa"/>
              <w:right w:w="105" w:type="dxa"/>
            </w:tcMar>
            <w:vAlign w:val="center"/>
          </w:tcPr>
          <w:p w:rsidR="17330CA1" w:rsidP="17330CA1" w:rsidRDefault="17330CA1" w14:paraId="09BD7F22" w14:textId="2029595F">
            <w:pPr>
              <w:pStyle w:val="TableCell"/>
              <w:cnfStyle w:val="000000100000" w:firstRow="0" w:lastRow="0" w:firstColumn="0" w:lastColumn="0" w:oddVBand="0" w:evenVBand="0" w:oddHBand="1"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Device Impersonation</w:t>
            </w:r>
          </w:p>
        </w:tc>
        <w:tc>
          <w:tcPr>
            <w:tcW w:w="2775" w:type="dxa"/>
            <w:tcMar>
              <w:left w:w="105" w:type="dxa"/>
              <w:right w:w="105" w:type="dxa"/>
            </w:tcMar>
            <w:vAlign w:val="center"/>
          </w:tcPr>
          <w:p w:rsidR="17330CA1" w:rsidP="17330CA1" w:rsidRDefault="17330CA1" w14:paraId="41B62674" w14:textId="02037790">
            <w:pPr>
              <w:pStyle w:val="TableCell"/>
              <w:cnfStyle w:val="000000100000" w:firstRow="0" w:lastRow="0" w:firstColumn="0" w:lastColumn="0" w:oddVBand="0" w:evenVBand="0" w:oddHBand="1"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An attacker attempts to masquerade as a legitimate EV, charging station, or gateway.</w:t>
            </w:r>
          </w:p>
        </w:tc>
        <w:tc>
          <w:tcPr>
            <w:tcW w:w="2265" w:type="dxa"/>
            <w:tcMar>
              <w:left w:w="105" w:type="dxa"/>
              <w:right w:w="105" w:type="dxa"/>
            </w:tcMar>
            <w:vAlign w:val="center"/>
          </w:tcPr>
          <w:p w:rsidR="17330CA1" w:rsidP="17330CA1" w:rsidRDefault="17330CA1" w14:paraId="31547DEB" w14:textId="5E7D70DA">
            <w:pPr>
              <w:pStyle w:val="TableCell"/>
              <w:cnfStyle w:val="000000100000" w:firstRow="0" w:lastRow="0" w:firstColumn="0" w:lastColumn="0" w:oddVBand="0" w:evenVBand="0" w:oddHBand="1"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Unauthorized devices could access the network, causing energy theft or injecting false data.</w:t>
            </w:r>
          </w:p>
        </w:tc>
      </w:tr>
      <w:tr w:rsidR="17330CA1" w:rsidTr="17330CA1" w14:paraId="743EA0A4" w14:textId="77777777">
        <w:trPr>
          <w:trHeight w:val="165"/>
        </w:trPr>
        <w:tc>
          <w:tcPr>
            <w:cnfStyle w:val="001000000000" w:firstRow="0" w:lastRow="0" w:firstColumn="1" w:lastColumn="0" w:oddVBand="0" w:evenVBand="0" w:oddHBand="0" w:evenHBand="0" w:firstRowFirstColumn="0" w:firstRowLastColumn="0" w:lastRowFirstColumn="0" w:lastRowLastColumn="0"/>
            <w:tcW w:w="1875" w:type="dxa"/>
            <w:tcMar>
              <w:left w:w="105" w:type="dxa"/>
              <w:right w:w="105" w:type="dxa"/>
            </w:tcMar>
            <w:vAlign w:val="center"/>
          </w:tcPr>
          <w:p w:rsidR="17330CA1" w:rsidP="17330CA1" w:rsidRDefault="17330CA1" w14:paraId="2B7CBBCF" w14:textId="51150100">
            <w:pPr>
              <w:pStyle w:val="TableCell"/>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Tampering</w:t>
            </w:r>
          </w:p>
        </w:tc>
        <w:tc>
          <w:tcPr>
            <w:tcW w:w="2115" w:type="dxa"/>
            <w:tcMar>
              <w:left w:w="105" w:type="dxa"/>
              <w:right w:w="105" w:type="dxa"/>
            </w:tcMar>
            <w:vAlign w:val="center"/>
          </w:tcPr>
          <w:p w:rsidR="17330CA1" w:rsidP="17330CA1" w:rsidRDefault="17330CA1" w14:paraId="6C257712" w14:textId="08FE4114">
            <w:pPr>
              <w:pStyle w:val="TableCell"/>
              <w:cnfStyle w:val="000000000000" w:firstRow="0" w:lastRow="0" w:firstColumn="0" w:lastColumn="0" w:oddVBand="0" w:evenVBand="0" w:oddHBand="0"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Data Manipulation in Transit</w:t>
            </w:r>
          </w:p>
        </w:tc>
        <w:tc>
          <w:tcPr>
            <w:tcW w:w="2775" w:type="dxa"/>
            <w:tcMar>
              <w:left w:w="105" w:type="dxa"/>
              <w:right w:w="105" w:type="dxa"/>
            </w:tcMar>
            <w:vAlign w:val="center"/>
          </w:tcPr>
          <w:p w:rsidR="17330CA1" w:rsidP="17330CA1" w:rsidRDefault="17330CA1" w14:paraId="4FC49037" w14:textId="5EF3778F">
            <w:pPr>
              <w:pStyle w:val="TableCell"/>
              <w:cnfStyle w:val="000000000000" w:firstRow="0" w:lastRow="0" w:firstColumn="0" w:lastColumn="0" w:oddVBand="0" w:evenVBand="0" w:oddHBand="0"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Attackers intercept and modify messages between the gateway and the cloud.</w:t>
            </w:r>
          </w:p>
        </w:tc>
        <w:tc>
          <w:tcPr>
            <w:tcW w:w="2265" w:type="dxa"/>
            <w:tcMar>
              <w:left w:w="105" w:type="dxa"/>
              <w:right w:w="105" w:type="dxa"/>
            </w:tcMar>
            <w:vAlign w:val="center"/>
          </w:tcPr>
          <w:p w:rsidR="17330CA1" w:rsidP="17330CA1" w:rsidRDefault="17330CA1" w14:paraId="4E49D142" w14:textId="093425DE">
            <w:pPr>
              <w:pStyle w:val="TableCell"/>
              <w:cnfStyle w:val="000000000000" w:firstRow="0" w:lastRow="0" w:firstColumn="0" w:lastColumn="0" w:oddVBand="0" w:evenVBand="0" w:oddHBand="0"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Alters charging data or commands, leading to unsafe operations or financial discrepancies.</w:t>
            </w:r>
          </w:p>
        </w:tc>
      </w:tr>
      <w:tr w:rsidR="17330CA1" w:rsidTr="17330CA1" w14:paraId="7B05AD62" w14:textId="77777777">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875" w:type="dxa"/>
            <w:tcMar>
              <w:left w:w="105" w:type="dxa"/>
              <w:right w:w="105" w:type="dxa"/>
            </w:tcMar>
            <w:vAlign w:val="center"/>
          </w:tcPr>
          <w:p w:rsidR="17330CA1" w:rsidP="17330CA1" w:rsidRDefault="17330CA1" w14:paraId="1FF6B2D2" w14:textId="48ABEAA1">
            <w:pPr>
              <w:pStyle w:val="TableCell"/>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Repudiation</w:t>
            </w:r>
          </w:p>
        </w:tc>
        <w:tc>
          <w:tcPr>
            <w:tcW w:w="2115" w:type="dxa"/>
            <w:tcMar>
              <w:left w:w="105" w:type="dxa"/>
              <w:right w:w="105" w:type="dxa"/>
            </w:tcMar>
            <w:vAlign w:val="center"/>
          </w:tcPr>
          <w:p w:rsidR="17330CA1" w:rsidP="17330CA1" w:rsidRDefault="17330CA1" w14:paraId="05F66136" w14:textId="2A97B1D7">
            <w:pPr>
              <w:pStyle w:val="TableCell"/>
              <w:cnfStyle w:val="000000100000" w:firstRow="0" w:lastRow="0" w:firstColumn="0" w:lastColumn="0" w:oddVBand="0" w:evenVBand="0" w:oddHBand="1"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Charging Session Denial</w:t>
            </w:r>
          </w:p>
        </w:tc>
        <w:tc>
          <w:tcPr>
            <w:tcW w:w="2775" w:type="dxa"/>
            <w:tcMar>
              <w:left w:w="105" w:type="dxa"/>
              <w:right w:w="105" w:type="dxa"/>
            </w:tcMar>
            <w:vAlign w:val="center"/>
          </w:tcPr>
          <w:p w:rsidR="17330CA1" w:rsidP="17330CA1" w:rsidRDefault="17330CA1" w14:paraId="41BCD4D6" w14:textId="684186BD">
            <w:pPr>
              <w:pStyle w:val="TableCell"/>
              <w:cnfStyle w:val="000000100000" w:firstRow="0" w:lastRow="0" w:firstColumn="0" w:lastColumn="0" w:oddVBand="0" w:evenVBand="0" w:oddHBand="1"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An EV or user denies initiating or completing a charging session.</w:t>
            </w:r>
          </w:p>
        </w:tc>
        <w:tc>
          <w:tcPr>
            <w:tcW w:w="2265" w:type="dxa"/>
            <w:tcMar>
              <w:left w:w="105" w:type="dxa"/>
              <w:right w:w="105" w:type="dxa"/>
            </w:tcMar>
            <w:vAlign w:val="center"/>
          </w:tcPr>
          <w:p w:rsidR="17330CA1" w:rsidP="17330CA1" w:rsidRDefault="17330CA1" w14:paraId="52664C53" w14:textId="36878216">
            <w:pPr>
              <w:pStyle w:val="TableCell"/>
              <w:cnfStyle w:val="000000100000" w:firstRow="0" w:lastRow="0" w:firstColumn="0" w:lastColumn="0" w:oddVBand="0" w:evenVBand="0" w:oddHBand="1"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Makes it difficult to perform audits, leading to potential disputes or fraud.</w:t>
            </w:r>
          </w:p>
        </w:tc>
      </w:tr>
      <w:tr w:rsidR="17330CA1" w:rsidTr="17330CA1" w14:paraId="5CE42CB4" w14:textId="77777777">
        <w:trPr>
          <w:trHeight w:val="165"/>
        </w:trPr>
        <w:tc>
          <w:tcPr>
            <w:cnfStyle w:val="001000000000" w:firstRow="0" w:lastRow="0" w:firstColumn="1" w:lastColumn="0" w:oddVBand="0" w:evenVBand="0" w:oddHBand="0" w:evenHBand="0" w:firstRowFirstColumn="0" w:firstRowLastColumn="0" w:lastRowFirstColumn="0" w:lastRowLastColumn="0"/>
            <w:tcW w:w="1875" w:type="dxa"/>
            <w:tcMar>
              <w:left w:w="105" w:type="dxa"/>
              <w:right w:w="105" w:type="dxa"/>
            </w:tcMar>
            <w:vAlign w:val="center"/>
          </w:tcPr>
          <w:p w:rsidR="17330CA1" w:rsidP="17330CA1" w:rsidRDefault="17330CA1" w14:paraId="0A157568" w14:textId="6F8D3B7A">
            <w:pPr>
              <w:pStyle w:val="TableCell"/>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Information Disclosure</w:t>
            </w:r>
          </w:p>
        </w:tc>
        <w:tc>
          <w:tcPr>
            <w:tcW w:w="2115" w:type="dxa"/>
            <w:tcMar>
              <w:left w:w="105" w:type="dxa"/>
              <w:right w:w="105" w:type="dxa"/>
            </w:tcMar>
            <w:vAlign w:val="center"/>
          </w:tcPr>
          <w:p w:rsidR="17330CA1" w:rsidP="17330CA1" w:rsidRDefault="17330CA1" w14:paraId="1E8B517B" w14:textId="1A0AA41D">
            <w:pPr>
              <w:pStyle w:val="TableCell"/>
              <w:cnfStyle w:val="000000000000" w:firstRow="0" w:lastRow="0" w:firstColumn="0" w:lastColumn="0" w:oddVBand="0" w:evenVBand="0" w:oddHBand="0"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Eavesdropping on Communication</w:t>
            </w:r>
          </w:p>
        </w:tc>
        <w:tc>
          <w:tcPr>
            <w:tcW w:w="2775" w:type="dxa"/>
            <w:tcMar>
              <w:left w:w="105" w:type="dxa"/>
              <w:right w:w="105" w:type="dxa"/>
            </w:tcMar>
            <w:vAlign w:val="center"/>
          </w:tcPr>
          <w:p w:rsidR="17330CA1" w:rsidP="17330CA1" w:rsidRDefault="17330CA1" w14:paraId="4BF6F423" w14:textId="3C749263">
            <w:pPr>
              <w:pStyle w:val="TableCell"/>
              <w:cnfStyle w:val="000000000000" w:firstRow="0" w:lastRow="0" w:firstColumn="0" w:lastColumn="0" w:oddVBand="0" w:evenVBand="0" w:oddHBand="0"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Sensitive data (e.g., user ID, charging profiles) is captured during transmission.</w:t>
            </w:r>
          </w:p>
        </w:tc>
        <w:tc>
          <w:tcPr>
            <w:tcW w:w="2265" w:type="dxa"/>
            <w:tcMar>
              <w:left w:w="105" w:type="dxa"/>
              <w:right w:w="105" w:type="dxa"/>
            </w:tcMar>
            <w:vAlign w:val="center"/>
          </w:tcPr>
          <w:p w:rsidR="17330CA1" w:rsidP="17330CA1" w:rsidRDefault="17330CA1" w14:paraId="5459A89C" w14:textId="644609FF">
            <w:pPr>
              <w:pStyle w:val="TableCell"/>
              <w:cnfStyle w:val="000000000000" w:firstRow="0" w:lastRow="0" w:firstColumn="0" w:lastColumn="0" w:oddVBand="0" w:evenVBand="0" w:oddHBand="0"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Leaks private user data or system parameters, violating privacy and security compliance.</w:t>
            </w:r>
          </w:p>
        </w:tc>
      </w:tr>
      <w:tr w:rsidR="17330CA1" w:rsidTr="17330CA1" w14:paraId="4DDB51A8" w14:textId="77777777">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1875" w:type="dxa"/>
            <w:tcMar>
              <w:left w:w="105" w:type="dxa"/>
              <w:right w:w="105" w:type="dxa"/>
            </w:tcMar>
            <w:vAlign w:val="center"/>
          </w:tcPr>
          <w:p w:rsidR="17330CA1" w:rsidP="17330CA1" w:rsidRDefault="17330CA1" w14:paraId="5C061E9C" w14:textId="2FB8AD6B">
            <w:pPr>
              <w:pStyle w:val="TableCell"/>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Denial of Service</w:t>
            </w:r>
          </w:p>
        </w:tc>
        <w:tc>
          <w:tcPr>
            <w:tcW w:w="2115" w:type="dxa"/>
            <w:tcMar>
              <w:left w:w="105" w:type="dxa"/>
              <w:right w:w="105" w:type="dxa"/>
            </w:tcMar>
            <w:vAlign w:val="center"/>
          </w:tcPr>
          <w:p w:rsidR="17330CA1" w:rsidP="17330CA1" w:rsidRDefault="17330CA1" w14:paraId="50176B9E" w14:textId="799902A5">
            <w:pPr>
              <w:pStyle w:val="TableCell"/>
              <w:cnfStyle w:val="000000100000" w:firstRow="0" w:lastRow="0" w:firstColumn="0" w:lastColumn="0" w:oddVBand="0" w:evenVBand="0" w:oddHBand="1"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Flooding Gateway with Requests</w:t>
            </w:r>
          </w:p>
        </w:tc>
        <w:tc>
          <w:tcPr>
            <w:tcW w:w="2775" w:type="dxa"/>
            <w:tcMar>
              <w:left w:w="105" w:type="dxa"/>
              <w:right w:w="105" w:type="dxa"/>
            </w:tcMar>
            <w:vAlign w:val="center"/>
          </w:tcPr>
          <w:p w:rsidR="17330CA1" w:rsidP="17330CA1" w:rsidRDefault="17330CA1" w14:paraId="08E2DE26" w14:textId="111823F0">
            <w:pPr>
              <w:pStyle w:val="TableCell"/>
              <w:cnfStyle w:val="000000100000" w:firstRow="0" w:lastRow="0" w:firstColumn="0" w:lastColumn="0" w:oddVBand="0" w:evenVBand="0" w:oddHBand="1"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Gateway is overwhelmed with excessive requests, disrupting normal function.</w:t>
            </w:r>
          </w:p>
        </w:tc>
        <w:tc>
          <w:tcPr>
            <w:tcW w:w="2265" w:type="dxa"/>
            <w:tcMar>
              <w:left w:w="105" w:type="dxa"/>
              <w:right w:w="105" w:type="dxa"/>
            </w:tcMar>
            <w:vAlign w:val="center"/>
          </w:tcPr>
          <w:p w:rsidR="17330CA1" w:rsidP="17330CA1" w:rsidRDefault="17330CA1" w14:paraId="55F8A8EF" w14:textId="2D658C81">
            <w:pPr>
              <w:pStyle w:val="TableCell"/>
              <w:cnfStyle w:val="000000100000" w:firstRow="0" w:lastRow="0" w:firstColumn="0" w:lastColumn="0" w:oddVBand="0" w:evenVBand="0" w:oddHBand="1"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Prevents real-time data relay, breaking the link between EVs and grid/cloud services.</w:t>
            </w:r>
          </w:p>
        </w:tc>
      </w:tr>
      <w:tr w:rsidR="17330CA1" w:rsidTr="17330CA1" w14:paraId="6D986EFE" w14:textId="77777777">
        <w:trPr>
          <w:trHeight w:val="165"/>
        </w:trPr>
        <w:tc>
          <w:tcPr>
            <w:cnfStyle w:val="001000000000" w:firstRow="0" w:lastRow="0" w:firstColumn="1" w:lastColumn="0" w:oddVBand="0" w:evenVBand="0" w:oddHBand="0" w:evenHBand="0" w:firstRowFirstColumn="0" w:firstRowLastColumn="0" w:lastRowFirstColumn="0" w:lastRowLastColumn="0"/>
            <w:tcW w:w="1875" w:type="dxa"/>
            <w:tcMar>
              <w:left w:w="105" w:type="dxa"/>
              <w:right w:w="105" w:type="dxa"/>
            </w:tcMar>
            <w:vAlign w:val="center"/>
          </w:tcPr>
          <w:p w:rsidR="17330CA1" w:rsidP="17330CA1" w:rsidRDefault="17330CA1" w14:paraId="174B02D1" w14:textId="5A31422E">
            <w:pPr>
              <w:pStyle w:val="TableCell"/>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Elevation of Privilege</w:t>
            </w:r>
          </w:p>
        </w:tc>
        <w:tc>
          <w:tcPr>
            <w:tcW w:w="2115" w:type="dxa"/>
            <w:tcMar>
              <w:left w:w="105" w:type="dxa"/>
              <w:right w:w="105" w:type="dxa"/>
            </w:tcMar>
            <w:vAlign w:val="center"/>
          </w:tcPr>
          <w:p w:rsidR="17330CA1" w:rsidP="17330CA1" w:rsidRDefault="17330CA1" w14:paraId="27FA4358" w14:textId="73177BB6">
            <w:pPr>
              <w:pStyle w:val="TableCell"/>
              <w:cnfStyle w:val="000000000000" w:firstRow="0" w:lastRow="0" w:firstColumn="0" w:lastColumn="0" w:oddVBand="0" w:evenVBand="0" w:oddHBand="0"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Exploiting Gateway Firmware/Software</w:t>
            </w:r>
          </w:p>
        </w:tc>
        <w:tc>
          <w:tcPr>
            <w:tcW w:w="2775" w:type="dxa"/>
            <w:tcMar>
              <w:left w:w="105" w:type="dxa"/>
              <w:right w:w="105" w:type="dxa"/>
            </w:tcMar>
            <w:vAlign w:val="center"/>
          </w:tcPr>
          <w:p w:rsidR="17330CA1" w:rsidP="17330CA1" w:rsidRDefault="17330CA1" w14:paraId="4520255E" w14:textId="2B471217">
            <w:pPr>
              <w:pStyle w:val="TableCell"/>
              <w:cnfStyle w:val="000000000000" w:firstRow="0" w:lastRow="0" w:firstColumn="0" w:lastColumn="0" w:oddVBand="0" w:evenVBand="0" w:oddHBand="0"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Attackers exploit vulnerabilities to gain higher access rights.</w:t>
            </w:r>
          </w:p>
        </w:tc>
        <w:tc>
          <w:tcPr>
            <w:tcW w:w="2265" w:type="dxa"/>
            <w:tcMar>
              <w:left w:w="105" w:type="dxa"/>
              <w:right w:w="105" w:type="dxa"/>
            </w:tcMar>
            <w:vAlign w:val="center"/>
          </w:tcPr>
          <w:p w:rsidR="17330CA1" w:rsidP="17330CA1" w:rsidRDefault="17330CA1" w14:paraId="7A649BB0" w14:textId="122B5F67">
            <w:pPr>
              <w:pStyle w:val="TableCell"/>
              <w:cnfStyle w:val="000000000000" w:firstRow="0" w:lastRow="0" w:firstColumn="0" w:lastColumn="0" w:oddVBand="0" w:evenVBand="0" w:oddHBand="0" w:evenHBand="0" w:firstRowFirstColumn="0" w:firstRowLastColumn="0" w:lastRowFirstColumn="0" w:lastRowLastColumn="0"/>
              <w:rPr>
                <w:rFonts w:ascii="Palatino Linotype" w:hAnsi="Palatino Linotype" w:eastAsia="Palatino Linotype" w:cs="Palatino Linotype"/>
                <w:color w:val="000000" w:themeColor="text1"/>
              </w:rPr>
            </w:pPr>
            <w:r w:rsidRPr="17330CA1">
              <w:rPr>
                <w:rFonts w:ascii="Palatino Linotype" w:hAnsi="Palatino Linotype" w:eastAsia="Palatino Linotype" w:cs="Palatino Linotype"/>
                <w:color w:val="000000" w:themeColor="text1"/>
                <w:lang w:val="en-GB"/>
              </w:rPr>
              <w:t>Enables unauthorized control over gateway functions or injection of malicious logic.</w:t>
            </w:r>
          </w:p>
        </w:tc>
      </w:tr>
    </w:tbl>
    <w:p w:rsidR="17330CA1" w:rsidRDefault="17330CA1" w14:paraId="04525FA1" w14:textId="3E9B235C"/>
    <w:p w:rsidR="17330CA1" w:rsidRDefault="17330CA1" w14:paraId="1E88967D" w14:textId="53C13446"/>
    <w:p w:rsidRPr="007155DC" w:rsidR="00F26201" w:rsidP="005A07E3" w:rsidRDefault="00F26201" w14:paraId="33531ECE" w14:textId="763A5C74">
      <w:pPr>
        <w:pStyle w:val="Heading3"/>
      </w:pPr>
      <w:bookmarkStart w:name="_Toc1095106501" w:id="46"/>
      <w:r>
        <w:t>LINDDUN Analysis</w:t>
      </w:r>
      <w:bookmarkEnd w:id="46"/>
    </w:p>
    <w:p w:rsidR="007155DC" w:rsidP="005A07E3" w:rsidRDefault="007155DC" w14:paraId="272D0A89" w14:textId="77777777"/>
    <w:p w:rsidR="3D69F292" w:rsidRDefault="3D69F292" w14:paraId="6FE08AA8" w14:textId="7AC14DEA">
      <w:r>
        <w:t xml:space="preserve">Table X: Example/Template </w:t>
      </w:r>
      <w:r w:rsidR="1D07C56A">
        <w:t>LINDDUN</w:t>
      </w:r>
      <w:r>
        <w:t>Analysis Table</w:t>
      </w:r>
    </w:p>
    <w:tbl>
      <w:tblPr>
        <w:tblStyle w:val="GridTable4"/>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115"/>
        <w:gridCol w:w="3510"/>
        <w:gridCol w:w="3420"/>
      </w:tblGrid>
      <w:tr w:rsidR="17330CA1" w:rsidTr="17330CA1" w14:paraId="4804758C" w14:textId="77777777">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2115" w:type="dxa"/>
            <w:tcBorders>
              <w:top w:val="single" w:color="000000" w:themeColor="text1" w:sz="6" w:space="0"/>
              <w:left w:val="nil"/>
              <w:bottom w:val="single" w:color="000000" w:themeColor="text1" w:sz="6" w:space="0"/>
            </w:tcBorders>
            <w:tcMar>
              <w:left w:w="105" w:type="dxa"/>
              <w:right w:w="105" w:type="dxa"/>
            </w:tcMar>
            <w:vAlign w:val="center"/>
          </w:tcPr>
          <w:p w:rsidR="17330CA1" w:rsidP="17330CA1" w:rsidRDefault="17330CA1" w14:paraId="59DDF698" w14:textId="67C481DE">
            <w:pPr>
              <w:jc w:val="center"/>
              <w:rPr>
                <w:rFonts w:ascii="Aptos Narrow" w:hAnsi="Aptos Narrow" w:eastAsia="Aptos Narrow" w:cs="Aptos Narrow"/>
                <w:sz w:val="22"/>
                <w:szCs w:val="22"/>
              </w:rPr>
            </w:pPr>
            <w:r w:rsidRPr="17330CA1">
              <w:rPr>
                <w:rFonts w:ascii="Aptos Narrow" w:hAnsi="Aptos Narrow" w:eastAsia="Aptos Narrow" w:cs="Aptos Narrow"/>
                <w:sz w:val="22"/>
                <w:szCs w:val="22"/>
              </w:rPr>
              <w:t>Threat</w:t>
            </w:r>
          </w:p>
        </w:tc>
        <w:tc>
          <w:tcPr>
            <w:tcW w:w="3510" w:type="dxa"/>
            <w:tcBorders>
              <w:top w:val="single" w:color="000000" w:themeColor="text1" w:sz="6" w:space="0"/>
              <w:bottom w:val="single" w:color="000000" w:themeColor="text1" w:sz="6" w:space="0"/>
            </w:tcBorders>
            <w:tcMar>
              <w:left w:w="105" w:type="dxa"/>
              <w:right w:w="105" w:type="dxa"/>
            </w:tcMar>
            <w:vAlign w:val="center"/>
          </w:tcPr>
          <w:p w:rsidR="17330CA1" w:rsidP="17330CA1" w:rsidRDefault="17330CA1" w14:paraId="039DD458" w14:textId="288D21BC">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Aptos Narrow" w:cs="Aptos Narrow"/>
                <w:b w:val="0"/>
                <w:bCs w:val="0"/>
                <w:sz w:val="22"/>
                <w:szCs w:val="22"/>
              </w:rPr>
            </w:pPr>
            <w:r w:rsidRPr="17330CA1">
              <w:rPr>
                <w:rFonts w:ascii="Aptos Narrow" w:hAnsi="Aptos Narrow" w:eastAsia="Aptos Narrow" w:cs="Aptos Narrow"/>
                <w:sz w:val="22"/>
                <w:szCs w:val="22"/>
              </w:rPr>
              <w:t>Description</w:t>
            </w:r>
          </w:p>
        </w:tc>
        <w:tc>
          <w:tcPr>
            <w:tcW w:w="3420" w:type="dxa"/>
            <w:tcBorders>
              <w:top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7330CA1" w:rsidP="17330CA1" w:rsidRDefault="17330CA1" w14:paraId="7C1B606A" w14:textId="5F772289">
            <w:pPr>
              <w:jc w:val="center"/>
              <w:cnfStyle w:val="100000000000" w:firstRow="1" w:lastRow="0" w:firstColumn="0" w:lastColumn="0" w:oddVBand="0" w:evenVBand="0" w:oddHBand="0" w:evenHBand="0" w:firstRowFirstColumn="0" w:firstRowLastColumn="0" w:lastRowFirstColumn="0" w:lastRowLastColumn="0"/>
              <w:rPr>
                <w:rFonts w:ascii="Aptos Narrow" w:hAnsi="Aptos Narrow" w:eastAsia="Aptos Narrow" w:cs="Aptos Narrow"/>
                <w:b w:val="0"/>
                <w:bCs w:val="0"/>
                <w:sz w:val="22"/>
                <w:szCs w:val="22"/>
              </w:rPr>
            </w:pPr>
            <w:r w:rsidRPr="17330CA1">
              <w:rPr>
                <w:rFonts w:ascii="Aptos Narrow" w:hAnsi="Aptos Narrow" w:eastAsia="Aptos Narrow" w:cs="Aptos Narrow"/>
                <w:sz w:val="22"/>
                <w:szCs w:val="22"/>
              </w:rPr>
              <w:t>Consequences</w:t>
            </w:r>
          </w:p>
        </w:tc>
      </w:tr>
      <w:tr w:rsidR="17330CA1" w:rsidTr="17330CA1" w14:paraId="71ECDE7F" w14:textId="77777777">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vAlign w:val="center"/>
          </w:tcPr>
          <w:p w:rsidR="17330CA1" w:rsidP="17330CA1" w:rsidRDefault="17330CA1" w14:paraId="681A09CC" w14:textId="150526BA">
            <w:r w:rsidRPr="17330CA1">
              <w:rPr>
                <w:rFonts w:ascii="Aptos Narrow" w:hAnsi="Aptos Narrow" w:eastAsia="Aptos Narrow" w:cs="Aptos Narrow"/>
                <w:color w:val="000000" w:themeColor="text1"/>
                <w:sz w:val="22"/>
                <w:szCs w:val="22"/>
              </w:rPr>
              <w:t>Linkability</w:t>
            </w:r>
          </w:p>
        </w:tc>
        <w:tc>
          <w:tcPr>
            <w:tcW w:w="3510" w:type="dxa"/>
            <w:tcMar>
              <w:left w:w="105" w:type="dxa"/>
              <w:right w:w="105" w:type="dxa"/>
            </w:tcMar>
            <w:vAlign w:val="center"/>
          </w:tcPr>
          <w:p w:rsidR="17330CA1" w:rsidP="17330CA1" w:rsidRDefault="17330CA1" w14:paraId="44DEA688" w14:textId="2F2CBEF4">
            <w:pPr>
              <w:cnfStyle w:val="000000100000" w:firstRow="0" w:lastRow="0" w:firstColumn="0" w:lastColumn="0" w:oddVBand="0" w:evenVBand="0" w:oddHBand="1" w:evenHBand="0" w:firstRowFirstColumn="0" w:firstRowLastColumn="0" w:lastRowFirstColumn="0" w:lastRowLastColumn="0"/>
            </w:pPr>
            <w:r w:rsidRPr="17330CA1">
              <w:rPr>
                <w:rFonts w:ascii="Aptos Narrow" w:hAnsi="Aptos Narrow" w:eastAsia="Aptos Narrow" w:cs="Aptos Narrow"/>
                <w:b/>
                <w:bCs/>
                <w:color w:val="000000" w:themeColor="text1"/>
                <w:sz w:val="22"/>
                <w:szCs w:val="22"/>
              </w:rPr>
              <w:t>Cross-session Behaviour Profiling</w:t>
            </w:r>
            <w:r w:rsidRPr="17330CA1">
              <w:rPr>
                <w:rFonts w:ascii="Aptos Narrow" w:hAnsi="Aptos Narrow" w:eastAsia="Aptos Narrow" w:cs="Aptos Narrow"/>
                <w:color w:val="000000" w:themeColor="text1"/>
                <w:sz w:val="22"/>
                <w:szCs w:val="22"/>
              </w:rPr>
              <w:t xml:space="preserve"> — An attacker correlates multiple charging sessions from the same EV or user across time and locations.</w:t>
            </w:r>
          </w:p>
        </w:tc>
        <w:tc>
          <w:tcPr>
            <w:tcW w:w="3420" w:type="dxa"/>
            <w:tcMar>
              <w:left w:w="105" w:type="dxa"/>
              <w:right w:w="105" w:type="dxa"/>
            </w:tcMar>
            <w:vAlign w:val="center"/>
          </w:tcPr>
          <w:p w:rsidR="17330CA1" w:rsidP="17330CA1" w:rsidRDefault="17330CA1" w14:paraId="119BC9F2" w14:textId="542052C5">
            <w:pPr>
              <w:cnfStyle w:val="000000100000" w:firstRow="0" w:lastRow="0" w:firstColumn="0" w:lastColumn="0" w:oddVBand="0" w:evenVBand="0" w:oddHBand="1" w:evenHBand="0" w:firstRowFirstColumn="0" w:firstRowLastColumn="0" w:lastRowFirstColumn="0" w:lastRowLastColumn="0"/>
            </w:pPr>
            <w:r w:rsidRPr="17330CA1">
              <w:rPr>
                <w:rFonts w:ascii="Aptos Narrow" w:hAnsi="Aptos Narrow" w:eastAsia="Aptos Narrow" w:cs="Aptos Narrow"/>
                <w:color w:val="000000" w:themeColor="text1"/>
                <w:sz w:val="22"/>
                <w:szCs w:val="22"/>
              </w:rPr>
              <w:t>Reveals movement patterns and daily routines of individuals, enabling surveillance or targeted attacks.</w:t>
            </w:r>
          </w:p>
        </w:tc>
      </w:tr>
      <w:tr w:rsidR="17330CA1" w:rsidTr="17330CA1" w14:paraId="0FCDA2A0" w14:textId="77777777">
        <w:trPr>
          <w:trHeight w:val="165"/>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vAlign w:val="center"/>
          </w:tcPr>
          <w:p w:rsidR="17330CA1" w:rsidP="17330CA1" w:rsidRDefault="17330CA1" w14:paraId="787400C7" w14:textId="0803684C">
            <w:r w:rsidRPr="17330CA1">
              <w:rPr>
                <w:rFonts w:ascii="Aptos Narrow" w:hAnsi="Aptos Narrow" w:eastAsia="Aptos Narrow" w:cs="Aptos Narrow"/>
                <w:color w:val="000000" w:themeColor="text1"/>
                <w:sz w:val="22"/>
                <w:szCs w:val="22"/>
              </w:rPr>
              <w:t>Identifiability</w:t>
            </w:r>
          </w:p>
        </w:tc>
        <w:tc>
          <w:tcPr>
            <w:tcW w:w="3510" w:type="dxa"/>
            <w:tcMar>
              <w:left w:w="105" w:type="dxa"/>
              <w:right w:w="105" w:type="dxa"/>
            </w:tcMar>
            <w:vAlign w:val="center"/>
          </w:tcPr>
          <w:p w:rsidR="17330CA1" w:rsidP="17330CA1" w:rsidRDefault="17330CA1" w14:paraId="25AF08FC" w14:textId="48B50199">
            <w:pPr>
              <w:cnfStyle w:val="000000000000" w:firstRow="0" w:lastRow="0" w:firstColumn="0" w:lastColumn="0" w:oddVBand="0" w:evenVBand="0" w:oddHBand="0" w:evenHBand="0" w:firstRowFirstColumn="0" w:firstRowLastColumn="0" w:lastRowFirstColumn="0" w:lastRowLastColumn="0"/>
            </w:pPr>
            <w:r w:rsidRPr="17330CA1">
              <w:rPr>
                <w:rFonts w:ascii="Aptos Narrow" w:hAnsi="Aptos Narrow" w:eastAsia="Aptos Narrow" w:cs="Aptos Narrow"/>
                <w:b/>
                <w:bCs/>
                <w:color w:val="000000" w:themeColor="text1"/>
                <w:sz w:val="22"/>
                <w:szCs w:val="22"/>
              </w:rPr>
              <w:t>Re-identification from Charging Data</w:t>
            </w:r>
            <w:r w:rsidRPr="17330CA1">
              <w:rPr>
                <w:rFonts w:ascii="Aptos Narrow" w:hAnsi="Aptos Narrow" w:eastAsia="Aptos Narrow" w:cs="Aptos Narrow"/>
                <w:color w:val="000000" w:themeColor="text1"/>
                <w:sz w:val="22"/>
                <w:szCs w:val="22"/>
              </w:rPr>
              <w:t xml:space="preserve"> — Anonymised charging records contain enough detail (timestamps, energy amounts, location) to re-identify a specific user or vehicle.</w:t>
            </w:r>
          </w:p>
        </w:tc>
        <w:tc>
          <w:tcPr>
            <w:tcW w:w="3420" w:type="dxa"/>
            <w:tcMar>
              <w:left w:w="105" w:type="dxa"/>
              <w:right w:w="105" w:type="dxa"/>
            </w:tcMar>
            <w:vAlign w:val="center"/>
          </w:tcPr>
          <w:p w:rsidR="17330CA1" w:rsidP="17330CA1" w:rsidRDefault="17330CA1" w14:paraId="50CD0E66" w14:textId="41AFC663">
            <w:pPr>
              <w:cnfStyle w:val="000000000000" w:firstRow="0" w:lastRow="0" w:firstColumn="0" w:lastColumn="0" w:oddVBand="0" w:evenVBand="0" w:oddHBand="0" w:evenHBand="0" w:firstRowFirstColumn="0" w:firstRowLastColumn="0" w:lastRowFirstColumn="0" w:lastRowLastColumn="0"/>
            </w:pPr>
            <w:r w:rsidRPr="17330CA1">
              <w:rPr>
                <w:rFonts w:ascii="Aptos Narrow" w:hAnsi="Aptos Narrow" w:eastAsia="Aptos Narrow" w:cs="Aptos Narrow"/>
                <w:color w:val="000000" w:themeColor="text1"/>
                <w:sz w:val="22"/>
                <w:szCs w:val="22"/>
              </w:rPr>
              <w:t>Compromises user anonymity and violates data minimisation principles, exposing individuals to profiling or discrimination.</w:t>
            </w:r>
          </w:p>
        </w:tc>
      </w:tr>
      <w:tr w:rsidR="17330CA1" w:rsidTr="17330CA1" w14:paraId="15BFBC01" w14:textId="77777777">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vAlign w:val="center"/>
          </w:tcPr>
          <w:p w:rsidR="17330CA1" w:rsidP="17330CA1" w:rsidRDefault="17330CA1" w14:paraId="0E11BF5F" w14:textId="446B5EC1">
            <w:r w:rsidRPr="17330CA1">
              <w:rPr>
                <w:rFonts w:ascii="Aptos Narrow" w:hAnsi="Aptos Narrow" w:eastAsia="Aptos Narrow" w:cs="Aptos Narrow"/>
                <w:color w:val="000000" w:themeColor="text1"/>
                <w:sz w:val="22"/>
                <w:szCs w:val="22"/>
              </w:rPr>
              <w:t>Non-repudiation</w:t>
            </w:r>
          </w:p>
        </w:tc>
        <w:tc>
          <w:tcPr>
            <w:tcW w:w="3510" w:type="dxa"/>
            <w:tcMar>
              <w:left w:w="105" w:type="dxa"/>
              <w:right w:w="105" w:type="dxa"/>
            </w:tcMar>
            <w:vAlign w:val="center"/>
          </w:tcPr>
          <w:p w:rsidR="17330CA1" w:rsidP="17330CA1" w:rsidRDefault="17330CA1" w14:paraId="40E3EB0A" w14:textId="71FB715B">
            <w:pPr>
              <w:cnfStyle w:val="000000100000" w:firstRow="0" w:lastRow="0" w:firstColumn="0" w:lastColumn="0" w:oddVBand="0" w:evenVBand="0" w:oddHBand="1" w:evenHBand="0" w:firstRowFirstColumn="0" w:firstRowLastColumn="0" w:lastRowFirstColumn="0" w:lastRowLastColumn="0"/>
            </w:pPr>
            <w:r w:rsidRPr="17330CA1">
              <w:rPr>
                <w:rFonts w:ascii="Aptos Narrow" w:hAnsi="Aptos Narrow" w:eastAsia="Aptos Narrow" w:cs="Aptos Narrow"/>
                <w:b/>
                <w:bCs/>
                <w:color w:val="000000" w:themeColor="text1"/>
                <w:sz w:val="22"/>
                <w:szCs w:val="22"/>
              </w:rPr>
              <w:t>Forced Accountability of Energy Consumption</w:t>
            </w:r>
            <w:r w:rsidRPr="17330CA1">
              <w:rPr>
                <w:rFonts w:ascii="Aptos Narrow" w:hAnsi="Aptos Narrow" w:eastAsia="Aptos Narrow" w:cs="Aptos Narrow"/>
                <w:color w:val="000000" w:themeColor="text1"/>
                <w:sz w:val="22"/>
                <w:szCs w:val="22"/>
              </w:rPr>
              <w:t xml:space="preserve"> — The system retains detailed logs that can be used to prove a user's charging behaviour against their interest in a legal or commercial dispute.</w:t>
            </w:r>
          </w:p>
        </w:tc>
        <w:tc>
          <w:tcPr>
            <w:tcW w:w="3420" w:type="dxa"/>
            <w:tcMar>
              <w:left w:w="105" w:type="dxa"/>
              <w:right w:w="105" w:type="dxa"/>
            </w:tcMar>
            <w:vAlign w:val="center"/>
          </w:tcPr>
          <w:p w:rsidR="17330CA1" w:rsidP="17330CA1" w:rsidRDefault="17330CA1" w14:paraId="76E83AC4" w14:textId="03F173F5">
            <w:pPr>
              <w:cnfStyle w:val="000000100000" w:firstRow="0" w:lastRow="0" w:firstColumn="0" w:lastColumn="0" w:oddVBand="0" w:evenVBand="0" w:oddHBand="1" w:evenHBand="0" w:firstRowFirstColumn="0" w:firstRowLastColumn="0" w:lastRowFirstColumn="0" w:lastRowLastColumn="0"/>
            </w:pPr>
            <w:r w:rsidRPr="17330CA1">
              <w:rPr>
                <w:rFonts w:ascii="Aptos Narrow" w:hAnsi="Aptos Narrow" w:eastAsia="Aptos Narrow" w:cs="Aptos Narrow"/>
                <w:color w:val="000000" w:themeColor="text1"/>
                <w:sz w:val="22"/>
                <w:szCs w:val="22"/>
              </w:rPr>
              <w:t>Data subjects lose control over their personal energy usage history, which may be exploited by third parties such as insurers or employers.</w:t>
            </w:r>
          </w:p>
        </w:tc>
      </w:tr>
      <w:tr w:rsidR="17330CA1" w:rsidTr="17330CA1" w14:paraId="6E8BA437" w14:textId="77777777">
        <w:trPr>
          <w:trHeight w:val="165"/>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vAlign w:val="center"/>
          </w:tcPr>
          <w:p w:rsidR="17330CA1" w:rsidP="17330CA1" w:rsidRDefault="17330CA1" w14:paraId="3271474B" w14:textId="3132BCC5">
            <w:r w:rsidRPr="17330CA1">
              <w:rPr>
                <w:rFonts w:ascii="Aptos Narrow" w:hAnsi="Aptos Narrow" w:eastAsia="Aptos Narrow" w:cs="Aptos Narrow"/>
                <w:color w:val="000000" w:themeColor="text1"/>
                <w:sz w:val="22"/>
                <w:szCs w:val="22"/>
              </w:rPr>
              <w:t>Detectability</w:t>
            </w:r>
          </w:p>
        </w:tc>
        <w:tc>
          <w:tcPr>
            <w:tcW w:w="3510" w:type="dxa"/>
            <w:tcMar>
              <w:left w:w="105" w:type="dxa"/>
              <w:right w:w="105" w:type="dxa"/>
            </w:tcMar>
            <w:vAlign w:val="center"/>
          </w:tcPr>
          <w:p w:rsidR="17330CA1" w:rsidP="17330CA1" w:rsidRDefault="17330CA1" w14:paraId="62AF759C" w14:textId="476CF69A">
            <w:pPr>
              <w:cnfStyle w:val="000000000000" w:firstRow="0" w:lastRow="0" w:firstColumn="0" w:lastColumn="0" w:oddVBand="0" w:evenVBand="0" w:oddHBand="0" w:evenHBand="0" w:firstRowFirstColumn="0" w:firstRowLastColumn="0" w:lastRowFirstColumn="0" w:lastRowLastColumn="0"/>
            </w:pPr>
            <w:r w:rsidRPr="17330CA1">
              <w:rPr>
                <w:rFonts w:ascii="Aptos Narrow" w:hAnsi="Aptos Narrow" w:eastAsia="Aptos Narrow" w:cs="Aptos Narrow"/>
                <w:b/>
                <w:bCs/>
                <w:color w:val="000000" w:themeColor="text1"/>
                <w:sz w:val="22"/>
                <w:szCs w:val="22"/>
              </w:rPr>
              <w:t>Inference of Presence from Grid Activity</w:t>
            </w:r>
            <w:r w:rsidRPr="17330CA1">
              <w:rPr>
                <w:rFonts w:ascii="Aptos Narrow" w:hAnsi="Aptos Narrow" w:eastAsia="Aptos Narrow" w:cs="Aptos Narrow"/>
                <w:color w:val="000000" w:themeColor="text1"/>
                <w:sz w:val="22"/>
                <w:szCs w:val="22"/>
              </w:rPr>
              <w:t xml:space="preserve"> — An attacker monitors grid load patterns to infer whether a specific EV or user is present at a location, even without accessing content.</w:t>
            </w:r>
          </w:p>
        </w:tc>
        <w:tc>
          <w:tcPr>
            <w:tcW w:w="3420" w:type="dxa"/>
            <w:tcMar>
              <w:left w:w="105" w:type="dxa"/>
              <w:right w:w="105" w:type="dxa"/>
            </w:tcMar>
            <w:vAlign w:val="center"/>
          </w:tcPr>
          <w:p w:rsidR="17330CA1" w:rsidP="17330CA1" w:rsidRDefault="17330CA1" w14:paraId="1E041A3F" w14:textId="09672C34">
            <w:pPr>
              <w:cnfStyle w:val="000000000000" w:firstRow="0" w:lastRow="0" w:firstColumn="0" w:lastColumn="0" w:oddVBand="0" w:evenVBand="0" w:oddHBand="0" w:evenHBand="0" w:firstRowFirstColumn="0" w:firstRowLastColumn="0" w:lastRowFirstColumn="0" w:lastRowLastColumn="0"/>
            </w:pPr>
            <w:r w:rsidRPr="17330CA1">
              <w:rPr>
                <w:rFonts w:ascii="Aptos Narrow" w:hAnsi="Aptos Narrow" w:eastAsia="Aptos Narrow" w:cs="Aptos Narrow"/>
                <w:color w:val="000000" w:themeColor="text1"/>
                <w:sz w:val="22"/>
                <w:szCs w:val="22"/>
              </w:rPr>
              <w:t>Enables physical surveillance or targeted intrusion by revealing the presence or absence of individuals at home or work.</w:t>
            </w:r>
          </w:p>
        </w:tc>
      </w:tr>
      <w:tr w:rsidR="17330CA1" w:rsidTr="17330CA1" w14:paraId="46B627D1" w14:textId="77777777">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vAlign w:val="center"/>
          </w:tcPr>
          <w:p w:rsidR="17330CA1" w:rsidP="17330CA1" w:rsidRDefault="17330CA1" w14:paraId="548344D4" w14:textId="6AD580B1">
            <w:r w:rsidRPr="17330CA1">
              <w:rPr>
                <w:rFonts w:ascii="Aptos Narrow" w:hAnsi="Aptos Narrow" w:eastAsia="Aptos Narrow" w:cs="Aptos Narrow"/>
                <w:color w:val="000000" w:themeColor="text1"/>
                <w:sz w:val="22"/>
                <w:szCs w:val="22"/>
              </w:rPr>
              <w:t>Disclosure of Information</w:t>
            </w:r>
          </w:p>
        </w:tc>
        <w:tc>
          <w:tcPr>
            <w:tcW w:w="3510" w:type="dxa"/>
            <w:tcMar>
              <w:left w:w="105" w:type="dxa"/>
              <w:right w:w="105" w:type="dxa"/>
            </w:tcMar>
            <w:vAlign w:val="center"/>
          </w:tcPr>
          <w:p w:rsidR="17330CA1" w:rsidP="17330CA1" w:rsidRDefault="17330CA1" w14:paraId="7C6837DF" w14:textId="361631AA">
            <w:pPr>
              <w:cnfStyle w:val="000000100000" w:firstRow="0" w:lastRow="0" w:firstColumn="0" w:lastColumn="0" w:oddVBand="0" w:evenVBand="0" w:oddHBand="1" w:evenHBand="0" w:firstRowFirstColumn="0" w:firstRowLastColumn="0" w:lastRowFirstColumn="0" w:lastRowLastColumn="0"/>
            </w:pPr>
            <w:r w:rsidRPr="17330CA1">
              <w:rPr>
                <w:rFonts w:ascii="Aptos Narrow" w:hAnsi="Aptos Narrow" w:eastAsia="Aptos Narrow" w:cs="Aptos Narrow"/>
                <w:b/>
                <w:bCs/>
                <w:color w:val="000000" w:themeColor="text1"/>
                <w:sz w:val="22"/>
                <w:szCs w:val="22"/>
              </w:rPr>
              <w:t>Leakage of Charging Profiles to Third Parties</w:t>
            </w:r>
            <w:r w:rsidRPr="17330CA1">
              <w:rPr>
                <w:rFonts w:ascii="Aptos Narrow" w:hAnsi="Aptos Narrow" w:eastAsia="Aptos Narrow" w:cs="Aptos Narrow"/>
                <w:color w:val="000000" w:themeColor="text1"/>
                <w:sz w:val="22"/>
                <w:szCs w:val="22"/>
              </w:rPr>
              <w:t xml:space="preserve"> — Charging profiles including user ID, energy consumption, and session duration are exposed to unauthorised parties through insecure APIs or storage.</w:t>
            </w:r>
          </w:p>
        </w:tc>
        <w:tc>
          <w:tcPr>
            <w:tcW w:w="3420" w:type="dxa"/>
            <w:tcMar>
              <w:left w:w="105" w:type="dxa"/>
              <w:right w:w="105" w:type="dxa"/>
            </w:tcMar>
            <w:vAlign w:val="center"/>
          </w:tcPr>
          <w:p w:rsidR="17330CA1" w:rsidP="17330CA1" w:rsidRDefault="17330CA1" w14:paraId="11F5676E" w14:textId="549FCDAD">
            <w:pPr>
              <w:cnfStyle w:val="000000100000" w:firstRow="0" w:lastRow="0" w:firstColumn="0" w:lastColumn="0" w:oddVBand="0" w:evenVBand="0" w:oddHBand="1" w:evenHBand="0" w:firstRowFirstColumn="0" w:firstRowLastColumn="0" w:lastRowFirstColumn="0" w:lastRowLastColumn="0"/>
            </w:pPr>
            <w:r w:rsidRPr="17330CA1">
              <w:rPr>
                <w:rFonts w:ascii="Aptos Narrow" w:hAnsi="Aptos Narrow" w:eastAsia="Aptos Narrow" w:cs="Aptos Narrow"/>
                <w:color w:val="000000" w:themeColor="text1"/>
                <w:sz w:val="22"/>
                <w:szCs w:val="22"/>
              </w:rPr>
              <w:t>Sensitive personal and operational data is disclosed, leading to privacy violations and potential regulatory penalties under GDPR.</w:t>
            </w:r>
          </w:p>
        </w:tc>
      </w:tr>
      <w:tr w:rsidR="17330CA1" w:rsidTr="17330CA1" w14:paraId="17BDB40F" w14:textId="77777777">
        <w:trPr>
          <w:trHeight w:val="165"/>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vAlign w:val="center"/>
          </w:tcPr>
          <w:p w:rsidR="17330CA1" w:rsidP="17330CA1" w:rsidRDefault="17330CA1" w14:paraId="5BF1CBF8" w14:textId="2988C13B">
            <w:r w:rsidRPr="17330CA1">
              <w:rPr>
                <w:rFonts w:ascii="Aptos Narrow" w:hAnsi="Aptos Narrow" w:eastAsia="Aptos Narrow" w:cs="Aptos Narrow"/>
                <w:color w:val="000000" w:themeColor="text1"/>
                <w:sz w:val="22"/>
                <w:szCs w:val="22"/>
              </w:rPr>
              <w:t>Unawareness</w:t>
            </w:r>
          </w:p>
        </w:tc>
        <w:tc>
          <w:tcPr>
            <w:tcW w:w="3510" w:type="dxa"/>
            <w:tcMar>
              <w:left w:w="105" w:type="dxa"/>
              <w:right w:w="105" w:type="dxa"/>
            </w:tcMar>
            <w:vAlign w:val="center"/>
          </w:tcPr>
          <w:p w:rsidR="17330CA1" w:rsidP="17330CA1" w:rsidRDefault="17330CA1" w14:paraId="5D73145D" w14:textId="07693CD9">
            <w:pPr>
              <w:cnfStyle w:val="000000000000" w:firstRow="0" w:lastRow="0" w:firstColumn="0" w:lastColumn="0" w:oddVBand="0" w:evenVBand="0" w:oddHBand="0" w:evenHBand="0" w:firstRowFirstColumn="0" w:firstRowLastColumn="0" w:lastRowFirstColumn="0" w:lastRowLastColumn="0"/>
            </w:pPr>
            <w:r w:rsidRPr="17330CA1">
              <w:rPr>
                <w:rFonts w:ascii="Aptos Narrow" w:hAnsi="Aptos Narrow" w:eastAsia="Aptos Narrow" w:cs="Aptos Narrow"/>
                <w:b/>
                <w:bCs/>
                <w:color w:val="000000" w:themeColor="text1"/>
                <w:sz w:val="22"/>
                <w:szCs w:val="22"/>
              </w:rPr>
              <w:t>Opaque Data Sharing with Grid Operators</w:t>
            </w:r>
            <w:r w:rsidRPr="17330CA1">
              <w:rPr>
                <w:rFonts w:ascii="Aptos Narrow" w:hAnsi="Aptos Narrow" w:eastAsia="Aptos Narrow" w:cs="Aptos Narrow"/>
                <w:color w:val="000000" w:themeColor="text1"/>
                <w:sz w:val="22"/>
                <w:szCs w:val="22"/>
              </w:rPr>
              <w:t xml:space="preserve"> — Users are unaware that their charging session data is being shared with third-party grid operators or energy aggregators.</w:t>
            </w:r>
          </w:p>
        </w:tc>
        <w:tc>
          <w:tcPr>
            <w:tcW w:w="3420" w:type="dxa"/>
            <w:tcMar>
              <w:left w:w="105" w:type="dxa"/>
              <w:right w:w="105" w:type="dxa"/>
            </w:tcMar>
            <w:vAlign w:val="center"/>
          </w:tcPr>
          <w:p w:rsidR="17330CA1" w:rsidP="17330CA1" w:rsidRDefault="17330CA1" w14:paraId="5EFB1F5F" w14:textId="0F349217">
            <w:pPr>
              <w:cnfStyle w:val="000000000000" w:firstRow="0" w:lastRow="0" w:firstColumn="0" w:lastColumn="0" w:oddVBand="0" w:evenVBand="0" w:oddHBand="0" w:evenHBand="0" w:firstRowFirstColumn="0" w:firstRowLastColumn="0" w:lastRowFirstColumn="0" w:lastRowLastColumn="0"/>
            </w:pPr>
            <w:r w:rsidRPr="17330CA1">
              <w:rPr>
                <w:rFonts w:ascii="Aptos Narrow" w:hAnsi="Aptos Narrow" w:eastAsia="Aptos Narrow" w:cs="Aptos Narrow"/>
                <w:color w:val="000000" w:themeColor="text1"/>
                <w:sz w:val="22"/>
                <w:szCs w:val="22"/>
              </w:rPr>
              <w:t>Data subjects cannot exercise their rights (access, erasure, objection), undermining informed consent and regulatory compliance.</w:t>
            </w:r>
          </w:p>
        </w:tc>
      </w:tr>
      <w:tr w:rsidR="17330CA1" w:rsidTr="17330CA1" w14:paraId="613A70D9" w14:textId="77777777">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2115" w:type="dxa"/>
            <w:tcMar>
              <w:left w:w="105" w:type="dxa"/>
              <w:right w:w="105" w:type="dxa"/>
            </w:tcMar>
            <w:vAlign w:val="center"/>
          </w:tcPr>
          <w:p w:rsidR="17330CA1" w:rsidP="17330CA1" w:rsidRDefault="17330CA1" w14:paraId="680C8897" w14:textId="1D9E8354">
            <w:r w:rsidRPr="17330CA1">
              <w:rPr>
                <w:rFonts w:ascii="Aptos Narrow" w:hAnsi="Aptos Narrow" w:eastAsia="Aptos Narrow" w:cs="Aptos Narrow"/>
                <w:color w:val="000000" w:themeColor="text1"/>
                <w:sz w:val="22"/>
                <w:szCs w:val="22"/>
              </w:rPr>
              <w:t>Non-compliance</w:t>
            </w:r>
          </w:p>
        </w:tc>
        <w:tc>
          <w:tcPr>
            <w:tcW w:w="3510" w:type="dxa"/>
            <w:tcMar>
              <w:left w:w="105" w:type="dxa"/>
              <w:right w:w="105" w:type="dxa"/>
            </w:tcMar>
            <w:vAlign w:val="center"/>
          </w:tcPr>
          <w:p w:rsidR="17330CA1" w:rsidP="17330CA1" w:rsidRDefault="17330CA1" w14:paraId="0AA0C0FA" w14:textId="2178C6AD">
            <w:pPr>
              <w:cnfStyle w:val="000000100000" w:firstRow="0" w:lastRow="0" w:firstColumn="0" w:lastColumn="0" w:oddVBand="0" w:evenVBand="0" w:oddHBand="1" w:evenHBand="0" w:firstRowFirstColumn="0" w:firstRowLastColumn="0" w:lastRowFirstColumn="0" w:lastRowLastColumn="0"/>
            </w:pPr>
            <w:r w:rsidRPr="17330CA1">
              <w:rPr>
                <w:rFonts w:ascii="Aptos Narrow" w:hAnsi="Aptos Narrow" w:eastAsia="Aptos Narrow" w:cs="Aptos Narrow"/>
                <w:b/>
                <w:bCs/>
                <w:color w:val="000000" w:themeColor="text1"/>
                <w:sz w:val="22"/>
                <w:szCs w:val="22"/>
              </w:rPr>
              <w:t>Retention Beyond Legal Limits</w:t>
            </w:r>
            <w:r w:rsidRPr="17330CA1">
              <w:rPr>
                <w:rFonts w:ascii="Aptos Narrow" w:hAnsi="Aptos Narrow" w:eastAsia="Aptos Narrow" w:cs="Aptos Narrow"/>
                <w:color w:val="000000" w:themeColor="text1"/>
                <w:sz w:val="22"/>
                <w:szCs w:val="22"/>
              </w:rPr>
              <w:t xml:space="preserve"> — Charging and session data is retained longer than permitted under applicable data protection regulations.</w:t>
            </w:r>
          </w:p>
        </w:tc>
        <w:tc>
          <w:tcPr>
            <w:tcW w:w="3420" w:type="dxa"/>
            <w:tcMar>
              <w:left w:w="105" w:type="dxa"/>
              <w:right w:w="105" w:type="dxa"/>
            </w:tcMar>
            <w:vAlign w:val="center"/>
          </w:tcPr>
          <w:p w:rsidR="17330CA1" w:rsidP="17330CA1" w:rsidRDefault="17330CA1" w14:paraId="4D9347B7" w14:textId="71058BB9">
            <w:pPr>
              <w:cnfStyle w:val="000000100000" w:firstRow="0" w:lastRow="0" w:firstColumn="0" w:lastColumn="0" w:oddVBand="0" w:evenVBand="0" w:oddHBand="1" w:evenHBand="0" w:firstRowFirstColumn="0" w:firstRowLastColumn="0" w:lastRowFirstColumn="0" w:lastRowLastColumn="0"/>
            </w:pPr>
            <w:r w:rsidRPr="17330CA1">
              <w:rPr>
                <w:rFonts w:ascii="Aptos Narrow" w:hAnsi="Aptos Narrow" w:eastAsia="Aptos Narrow" w:cs="Aptos Narrow"/>
                <w:color w:val="000000" w:themeColor="text1"/>
                <w:sz w:val="22"/>
                <w:szCs w:val="22"/>
              </w:rPr>
              <w:t>Exposes the system operator to regulatory sanctions and erodes user trust in the platform.</w:t>
            </w:r>
          </w:p>
        </w:tc>
      </w:tr>
    </w:tbl>
    <w:p w:rsidR="17330CA1" w:rsidRDefault="17330CA1" w14:paraId="793C11F9" w14:textId="3E9B235C"/>
    <w:p w:rsidR="17330CA1" w:rsidRDefault="17330CA1" w14:paraId="4C493C5D" w14:textId="175264DD"/>
    <w:p w:rsidR="17330CA1" w:rsidRDefault="17330CA1" w14:paraId="14BF2380" w14:textId="1661054A"/>
    <w:p w:rsidRPr="007155DC" w:rsidR="007155DC" w:rsidP="005A07E3" w:rsidRDefault="00F26201" w14:paraId="4D2FC648" w14:textId="20886229">
      <w:pPr>
        <w:pStyle w:val="Heading3"/>
      </w:pPr>
      <w:bookmarkStart w:name="_Toc392779422" w:id="47"/>
      <w:r>
        <w:t>Architectural Design</w:t>
      </w:r>
      <w:bookmarkEnd w:id="47"/>
    </w:p>
    <w:p w:rsidR="4B8FE1D5" w:rsidP="17330CA1" w:rsidRDefault="4B8FE1D5" w14:paraId="6425C93E" w14:textId="514D8874">
      <w:pPr>
        <w:spacing w:before="240" w:after="240"/>
      </w:pPr>
      <w:r w:rsidRPr="17330CA1">
        <w:rPr>
          <w:rFonts w:eastAsia="Arial" w:cs="Arial"/>
          <w:szCs w:val="20"/>
        </w:rPr>
        <w:t xml:space="preserve">The UC1 designed a Zone and Conduit model compliant with the </w:t>
      </w:r>
      <w:r w:rsidRPr="17330CA1">
        <w:rPr>
          <w:rFonts w:eastAsia="Arial" w:cs="Arial"/>
          <w:b/>
          <w:bCs/>
          <w:szCs w:val="20"/>
        </w:rPr>
        <w:t>IEC 62443</w:t>
      </w:r>
      <w:r w:rsidRPr="17330CA1">
        <w:rPr>
          <w:rFonts w:eastAsia="Arial" w:cs="Arial"/>
          <w:szCs w:val="20"/>
        </w:rPr>
        <w:t xml:space="preserve"> industrial cybersecurity standard. This standard defines security levels (SL1–SL4) where SL4 represents the highest protection against sophisticated intentional attacks.</w:t>
      </w:r>
    </w:p>
    <w:p w:rsidR="4B8FE1D5" w:rsidP="17330CA1" w:rsidRDefault="4B8FE1D5" w14:paraId="7607622F" w14:textId="73E5D140">
      <w:pPr>
        <w:spacing w:before="240" w:after="240"/>
      </w:pPr>
      <w:r w:rsidRPr="17330CA1">
        <w:rPr>
          <w:rFonts w:eastAsia="Arial" w:cs="Arial"/>
          <w:b/>
          <w:bCs/>
          <w:szCs w:val="20"/>
        </w:rPr>
        <w:t>Four Zones are defined:</w:t>
      </w:r>
    </w:p>
    <w:p w:rsidR="4B8FE1D5" w:rsidP="17330CA1" w:rsidRDefault="4B8FE1D5" w14:paraId="1A750653" w14:textId="3C0F14A0">
      <w:pPr>
        <w:pStyle w:val="ListParagraph"/>
        <w:numPr>
          <w:ilvl w:val="0"/>
          <w:numId w:val="2"/>
        </w:numPr>
        <w:spacing w:after="0"/>
        <w:rPr>
          <w:rFonts w:ascii="Arial" w:hAnsi="Arial" w:eastAsia="Arial" w:cs="Arial"/>
          <w:sz w:val="20"/>
          <w:szCs w:val="20"/>
          <w:lang w:val="en-US"/>
        </w:rPr>
      </w:pPr>
      <w:r w:rsidRPr="17330CA1">
        <w:rPr>
          <w:rFonts w:ascii="Arial" w:hAnsi="Arial" w:eastAsia="Arial" w:cs="Arial"/>
          <w:sz w:val="20"/>
          <w:szCs w:val="20"/>
          <w:lang w:val="en-US"/>
        </w:rPr>
        <w:t>Zone 1 – Factory Zone: The physical factory floor where forklifts operate. Communication with forklifts is handled via a 5G Mesh network. Physical access is restricted to authorised personnel only. Target security level: SL1 (lowest, reflecting a controlled physical environment).</w:t>
      </w:r>
    </w:p>
    <w:p w:rsidR="4B8FE1D5" w:rsidP="17330CA1" w:rsidRDefault="4B8FE1D5" w14:paraId="0E37B0AF" w14:textId="23EF5FC7">
      <w:pPr>
        <w:pStyle w:val="ListParagraph"/>
        <w:numPr>
          <w:ilvl w:val="0"/>
          <w:numId w:val="2"/>
        </w:numPr>
        <w:spacing w:after="0"/>
        <w:rPr>
          <w:rFonts w:ascii="Arial" w:hAnsi="Arial" w:eastAsia="Arial" w:cs="Arial"/>
          <w:sz w:val="20"/>
          <w:szCs w:val="20"/>
          <w:lang w:val="en-US"/>
        </w:rPr>
      </w:pPr>
      <w:r w:rsidRPr="17330CA1">
        <w:rPr>
          <w:rFonts w:ascii="Arial" w:hAnsi="Arial" w:eastAsia="Arial" w:cs="Arial"/>
          <w:sz w:val="20"/>
          <w:szCs w:val="20"/>
          <w:lang w:val="en-US"/>
        </w:rPr>
        <w:t>Zone 2 – Cloud Zone: The cloud infrastructure where all UC1 partners' solutions are hosted. Security and trustworthiness are ensured through HSM (Hardware Security Module) and Blockchain infrastructure. Target security level: SL4.</w:t>
      </w:r>
    </w:p>
    <w:p w:rsidR="4B8FE1D5" w:rsidP="17330CA1" w:rsidRDefault="4B8FE1D5" w14:paraId="5EC51D32" w14:textId="3DAC0F56">
      <w:pPr>
        <w:pStyle w:val="ListParagraph"/>
        <w:numPr>
          <w:ilvl w:val="0"/>
          <w:numId w:val="2"/>
        </w:numPr>
        <w:spacing w:after="0"/>
        <w:rPr>
          <w:rFonts w:ascii="Arial" w:hAnsi="Arial" w:eastAsia="Arial" w:cs="Arial"/>
          <w:sz w:val="20"/>
          <w:szCs w:val="20"/>
          <w:lang w:val="en-US"/>
        </w:rPr>
      </w:pPr>
      <w:r w:rsidRPr="17330CA1">
        <w:rPr>
          <w:rFonts w:ascii="Arial" w:hAnsi="Arial" w:eastAsia="Arial" w:cs="Arial"/>
          <w:sz w:val="20"/>
          <w:szCs w:val="20"/>
          <w:lang w:val="en-US"/>
        </w:rPr>
        <w:t>Zone 3 – Delivery Truck Zone: Covers the delivery vehicles used in the product supply scenario. Access to the vehicle is restricted to authorised persons only. Target security level: SL4.</w:t>
      </w:r>
    </w:p>
    <w:p w:rsidR="4B8FE1D5" w:rsidP="17330CA1" w:rsidRDefault="4B8FE1D5" w14:paraId="6FC6994C" w14:textId="460B7793">
      <w:pPr>
        <w:pStyle w:val="ListParagraph"/>
        <w:numPr>
          <w:ilvl w:val="0"/>
          <w:numId w:val="2"/>
        </w:numPr>
        <w:spacing w:after="0"/>
        <w:rPr>
          <w:rFonts w:ascii="Arial" w:hAnsi="Arial" w:eastAsia="Arial" w:cs="Arial"/>
          <w:sz w:val="20"/>
          <w:szCs w:val="20"/>
          <w:lang w:val="en-US"/>
        </w:rPr>
      </w:pPr>
      <w:r w:rsidRPr="17330CA1">
        <w:rPr>
          <w:rFonts w:ascii="Arial" w:hAnsi="Arial" w:eastAsia="Arial" w:cs="Arial"/>
          <w:sz w:val="20"/>
          <w:szCs w:val="20"/>
          <w:lang w:val="en-US"/>
        </w:rPr>
        <w:t>Zone 4 – Client Zone: The environment where end users interact with the cloud-based solutions. Access is restricted to authorised users. Target security level: SL4.</w:t>
      </w:r>
    </w:p>
    <w:p w:rsidR="4B8FE1D5" w:rsidP="17330CA1" w:rsidRDefault="4B8FE1D5" w14:paraId="717D445E" w14:textId="7BDAB21E">
      <w:pPr>
        <w:spacing w:before="240" w:after="240"/>
        <w:rPr>
          <w:rFonts w:eastAsia="Arial" w:cs="Arial"/>
          <w:szCs w:val="20"/>
        </w:rPr>
      </w:pPr>
      <w:r w:rsidRPr="17330CA1">
        <w:rPr>
          <w:rFonts w:eastAsia="Arial" w:cs="Arial"/>
          <w:szCs w:val="20"/>
        </w:rPr>
        <w:t>Four Conduits connect the zones:</w:t>
      </w:r>
    </w:p>
    <w:p w:rsidR="4B8FE1D5" w:rsidP="17330CA1" w:rsidRDefault="4B8FE1D5" w14:paraId="3184926E" w14:textId="1978E9C3">
      <w:pPr>
        <w:pStyle w:val="ListParagraph"/>
        <w:numPr>
          <w:ilvl w:val="0"/>
          <w:numId w:val="1"/>
        </w:numPr>
        <w:spacing w:after="0"/>
        <w:rPr>
          <w:rFonts w:ascii="Arial" w:hAnsi="Arial" w:eastAsia="Arial" w:cs="Arial"/>
          <w:sz w:val="20"/>
          <w:szCs w:val="20"/>
          <w:lang w:val="en-US"/>
        </w:rPr>
      </w:pPr>
      <w:r w:rsidRPr="17330CA1">
        <w:rPr>
          <w:rFonts w:ascii="Arial" w:hAnsi="Arial" w:eastAsia="Arial" w:cs="Arial"/>
          <w:sz w:val="20"/>
          <w:szCs w:val="20"/>
          <w:lang w:val="en-US"/>
        </w:rPr>
        <w:t>Conduit 1 (Zone 1 ↔ Zone 2): Connects the factory floor to the cloud. Secured via a Secure IoT Gateway working in coordination with HSM. Target: SL4.</w:t>
      </w:r>
    </w:p>
    <w:p w:rsidR="4B8FE1D5" w:rsidP="17330CA1" w:rsidRDefault="4B8FE1D5" w14:paraId="4E683B30" w14:textId="74EE4CE3">
      <w:pPr>
        <w:pStyle w:val="ListParagraph"/>
        <w:numPr>
          <w:ilvl w:val="0"/>
          <w:numId w:val="1"/>
        </w:numPr>
        <w:spacing w:after="0"/>
        <w:rPr>
          <w:rFonts w:ascii="Arial" w:hAnsi="Arial" w:eastAsia="Arial" w:cs="Arial"/>
          <w:sz w:val="20"/>
          <w:szCs w:val="20"/>
          <w:lang w:val="en-US"/>
        </w:rPr>
      </w:pPr>
      <w:r w:rsidRPr="17330CA1">
        <w:rPr>
          <w:rFonts w:ascii="Arial" w:hAnsi="Arial" w:eastAsia="Arial" w:cs="Arial"/>
          <w:sz w:val="20"/>
          <w:szCs w:val="20"/>
          <w:lang w:val="en-US"/>
        </w:rPr>
        <w:t>Conduit 2 (Zone 3 ↔ Zone 2): Connects the delivery truck to the cloud. Secured via a Secure CAN Bus Gateway coordinated with HSM. Target: SL4.</w:t>
      </w:r>
    </w:p>
    <w:p w:rsidR="4B8FE1D5" w:rsidP="17330CA1" w:rsidRDefault="4B8FE1D5" w14:paraId="33FD358A" w14:textId="45F5AD4C">
      <w:pPr>
        <w:pStyle w:val="ListParagraph"/>
        <w:numPr>
          <w:ilvl w:val="0"/>
          <w:numId w:val="1"/>
        </w:numPr>
        <w:spacing w:after="0"/>
        <w:rPr>
          <w:rFonts w:ascii="Arial" w:hAnsi="Arial" w:eastAsia="Arial" w:cs="Arial"/>
          <w:sz w:val="20"/>
          <w:szCs w:val="20"/>
          <w:lang w:val="en-US"/>
        </w:rPr>
      </w:pPr>
      <w:r w:rsidRPr="17330CA1">
        <w:rPr>
          <w:rFonts w:ascii="Arial" w:hAnsi="Arial" w:eastAsia="Arial" w:cs="Arial"/>
          <w:sz w:val="20"/>
          <w:szCs w:val="20"/>
          <w:lang w:val="en-US"/>
        </w:rPr>
        <w:t>Conduit 3 (Zone 3 ↔ Third Parties): Governs access to the vehicle's CAN network by third parties such as suppliers, repair technicians, or maintenance personnel. Only authorised individuals may access the CAN network. Target: SL4.</w:t>
      </w:r>
    </w:p>
    <w:p w:rsidR="4B8FE1D5" w:rsidP="17330CA1" w:rsidRDefault="4B8FE1D5" w14:paraId="15B746A7" w14:textId="41375298">
      <w:pPr>
        <w:pStyle w:val="ListParagraph"/>
        <w:numPr>
          <w:ilvl w:val="0"/>
          <w:numId w:val="1"/>
        </w:numPr>
        <w:spacing w:after="0"/>
        <w:rPr>
          <w:rFonts w:ascii="Arial" w:hAnsi="Arial" w:eastAsia="Arial" w:cs="Arial"/>
          <w:sz w:val="20"/>
          <w:szCs w:val="20"/>
          <w:lang w:val="en-US"/>
        </w:rPr>
      </w:pPr>
      <w:r w:rsidRPr="17330CA1">
        <w:rPr>
          <w:rFonts w:ascii="Arial" w:hAnsi="Arial" w:eastAsia="Arial" w:cs="Arial"/>
          <w:sz w:val="20"/>
          <w:szCs w:val="20"/>
          <w:lang w:val="en-US"/>
        </w:rPr>
        <w:t>Conduit 4 (Zone 2 ↔ Zone 4): Connects the cloud to end users. Communication is secured via HTTPS and SSL/TLS protocols. Target: SL4.</w:t>
      </w:r>
    </w:p>
    <w:p w:rsidR="17330CA1" w:rsidP="17330CA1" w:rsidRDefault="17330CA1" w14:paraId="46F7CEE4" w14:textId="26D882C6">
      <w:pPr>
        <w:rPr>
          <w:rFonts w:eastAsia="Arial" w:cs="Arial"/>
          <w:szCs w:val="20"/>
        </w:rPr>
      </w:pPr>
    </w:p>
    <w:p w:rsidR="17330CA1" w:rsidP="17330CA1" w:rsidRDefault="17330CA1" w14:paraId="1EF09BC2" w14:textId="218339B2"/>
    <w:p w:rsidR="7345FEDD" w:rsidP="17330CA1" w:rsidRDefault="7345FEDD" w14:paraId="16215D3C" w14:textId="6DCFC455">
      <w:r>
        <w:rPr>
          <w:noProof/>
        </w:rPr>
        <w:drawing>
          <wp:inline distT="0" distB="0" distL="0" distR="0" wp14:anchorId="268A8B63" wp14:editId="2D919E03">
            <wp:extent cx="6162675" cy="3467100"/>
            <wp:effectExtent l="0" t="0" r="0" b="0"/>
            <wp:docPr id="425661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61411" name=""/>
                    <pic:cNvPicPr/>
                  </pic:nvPicPr>
                  <pic:blipFill>
                    <a:blip r:embed="rId20">
                      <a:extLst>
                        <a:ext uri="{28A0092B-C50C-407E-A947-70E740481C1C}">
                          <a14:useLocalDpi xmlns:a14="http://schemas.microsoft.com/office/drawing/2010/main" val="0"/>
                        </a:ext>
                      </a:extLst>
                    </a:blip>
                    <a:stretch>
                      <a:fillRect/>
                    </a:stretch>
                  </pic:blipFill>
                  <pic:spPr>
                    <a:xfrm>
                      <a:off x="0" y="0"/>
                      <a:ext cx="6162675" cy="3467100"/>
                    </a:xfrm>
                    <a:prstGeom prst="rect">
                      <a:avLst/>
                    </a:prstGeom>
                  </pic:spPr>
                </pic:pic>
              </a:graphicData>
            </a:graphic>
          </wp:inline>
        </w:drawing>
      </w:r>
    </w:p>
    <w:p w:rsidR="7345FEDD" w:rsidRDefault="7345FEDD" w14:paraId="1676EB45" w14:textId="6D5035FB">
      <w:r>
        <w:t>Figure X: UC1: System Under Consideration Diagram according to IEC 62443 Standard with Target Security Level (SL-T)</w:t>
      </w:r>
    </w:p>
    <w:p w:rsidR="17330CA1" w:rsidP="17330CA1" w:rsidRDefault="17330CA1" w14:paraId="77D53CBB" w14:textId="0886180C"/>
    <w:p w:rsidRPr="007155DC" w:rsidR="007155DC" w:rsidP="005A07E3" w:rsidRDefault="007155DC" w14:paraId="53621AF0" w14:textId="77777777"/>
    <w:p w:rsidR="006F2A9C" w:rsidP="00F26201" w:rsidRDefault="00C30AB6" w14:paraId="61FB2D12" w14:textId="4EDDF9FF">
      <w:pPr>
        <w:pStyle w:val="Heading2"/>
      </w:pPr>
      <w:bookmarkStart w:name="_Toc215645659" w:id="48"/>
      <w:bookmarkStart w:name="_Toc1455508197" w:id="49"/>
      <w:r>
        <w:t xml:space="preserve">Trust, security and privacy in the </w:t>
      </w:r>
      <w:r w:rsidR="006F2A9C">
        <w:t>UC3: Application of advanced maps in public safety</w:t>
      </w:r>
      <w:bookmarkEnd w:id="48"/>
      <w:bookmarkEnd w:id="49"/>
    </w:p>
    <w:p w:rsidR="006F2A9C" w:rsidP="43F78597" w:rsidRDefault="43448376" w14:paraId="098C7982" w14:textId="7857CEBA">
      <w:pPr>
        <w:pStyle w:val="BodyText"/>
        <w:rPr>
          <w:rFonts w:eastAsia="Arial" w:cs="Arial"/>
          <w:szCs w:val="20"/>
        </w:rPr>
      </w:pPr>
      <w:r w:rsidRPr="43F78597">
        <w:rPr>
          <w:rFonts w:eastAsia="Arial" w:cs="Arial"/>
          <w:szCs w:val="20"/>
        </w:rPr>
        <w:t>The NSC3 system is designed to monitor live video feeds from various locations for operational safety and awareness. At the same time, safeguarding the personal privacy of individuals captured on camera is a fundamental requirement. The system needs to utilize stringent security and privacy measures to safeguard both data, operations, and people's privacy.</w:t>
      </w:r>
    </w:p>
    <w:p w:rsidR="006F2A9C" w:rsidP="006F2A9C" w:rsidRDefault="43448376" w14:paraId="7BFCE6F3" w14:textId="7267D354">
      <w:pPr>
        <w:pStyle w:val="BodyText"/>
        <w:rPr>
          <w:rFonts w:eastAsia="Arial" w:cs="Arial"/>
          <w:szCs w:val="20"/>
        </w:rPr>
      </w:pPr>
      <w:r w:rsidRPr="43F78597">
        <w:rPr>
          <w:rFonts w:eastAsia="Arial" w:cs="Arial"/>
          <w:szCs w:val="20"/>
        </w:rPr>
        <w:t xml:space="preserve">All communications within the system utilize secured connections to prevent interception or tampering. Video sources integrated into the platform are subject to strict verification procedures, ensuring that only trusted cameras can provide input. User access is tightly controlled: each user must not only be verified but also authenticate their identity prior to gaining entry to the system. Access rights are managed on a per-action basis, employing case-by-case authorization to guarantee that users can only perform actions for which they have explicit permission. Unauthenticated access is </w:t>
      </w:r>
      <w:r w:rsidRPr="43F78597" w:rsidR="1885BBEE">
        <w:rPr>
          <w:rFonts w:eastAsia="Arial" w:cs="Arial"/>
          <w:szCs w:val="20"/>
        </w:rPr>
        <w:t>always strictly blocked</w:t>
      </w:r>
      <w:r w:rsidRPr="43F78597">
        <w:rPr>
          <w:rFonts w:eastAsia="Arial" w:cs="Arial"/>
          <w:szCs w:val="20"/>
        </w:rPr>
        <w:t>. System access is restricted exclusively to authorized security personnel, minimizing the risk of malicious activities from external or unauthorized actors. Additionally, comprehensive audit logging is implemented throughout the system, ensuring that every user action is recorded and traceable, thereby supporting accountability and enabling effective incident response.</w:t>
      </w:r>
    </w:p>
    <w:p w:rsidR="00F26201" w:rsidP="006F2A9C" w:rsidRDefault="00F26201" w14:paraId="5176E141" w14:textId="77777777">
      <w:pPr>
        <w:pStyle w:val="BodyText"/>
        <w:rPr>
          <w:rFonts w:eastAsia="Arial" w:cs="Arial"/>
          <w:szCs w:val="20"/>
        </w:rPr>
      </w:pPr>
    </w:p>
    <w:p w:rsidR="00F26201" w:rsidP="005A07E3" w:rsidRDefault="00F26201" w14:paraId="575F25E4" w14:textId="77777777">
      <w:pPr>
        <w:pStyle w:val="Heading3"/>
      </w:pPr>
      <w:bookmarkStart w:name="_Toc1924814448" w:id="50"/>
      <w:r>
        <w:t>STRIDE Analysis</w:t>
      </w:r>
      <w:bookmarkEnd w:id="50"/>
    </w:p>
    <w:p w:rsidRPr="00F26201" w:rsidR="00F26201" w:rsidP="005A07E3" w:rsidRDefault="00F26201" w14:paraId="783D8519" w14:textId="77777777"/>
    <w:p w:rsidRPr="007155DC" w:rsidR="00F26201" w:rsidP="005A07E3" w:rsidRDefault="00F26201" w14:paraId="6B281826" w14:textId="77777777">
      <w:pPr>
        <w:pStyle w:val="Heading3"/>
      </w:pPr>
      <w:bookmarkStart w:name="_Toc460075854" w:id="51"/>
      <w:r>
        <w:t>LINDDUN Analysis</w:t>
      </w:r>
      <w:bookmarkEnd w:id="51"/>
    </w:p>
    <w:p w:rsidR="00F26201" w:rsidP="005A07E3" w:rsidRDefault="00F26201" w14:paraId="7C33649C" w14:textId="77777777"/>
    <w:p w:rsidRPr="007155DC" w:rsidR="00F26201" w:rsidP="005A07E3" w:rsidRDefault="00F26201" w14:paraId="5AA7A9C9" w14:textId="77777777">
      <w:pPr>
        <w:pStyle w:val="Heading3"/>
      </w:pPr>
      <w:bookmarkStart w:name="_Toc259257064" w:id="52"/>
      <w:r>
        <w:t>Architectural Design</w:t>
      </w:r>
      <w:bookmarkEnd w:id="52"/>
    </w:p>
    <w:p w:rsidR="00F26201" w:rsidP="006F2A9C" w:rsidRDefault="00F26201" w14:paraId="11A1E1B4" w14:textId="77777777">
      <w:pPr>
        <w:pStyle w:val="BodyText"/>
        <w:rPr>
          <w:rFonts w:eastAsia="Arial" w:cs="Arial"/>
          <w:szCs w:val="20"/>
        </w:rPr>
      </w:pPr>
    </w:p>
    <w:p w:rsidRPr="00D1216F" w:rsidR="006F2A9C" w:rsidP="006F2A9C" w:rsidRDefault="006F2A9C" w14:paraId="3034E932" w14:textId="77777777">
      <w:pPr>
        <w:pStyle w:val="BodyText"/>
        <w:rPr>
          <w:rFonts w:eastAsia="Arial" w:cs="Arial"/>
          <w:szCs w:val="20"/>
        </w:rPr>
      </w:pPr>
    </w:p>
    <w:p w:rsidR="006F2A9C" w:rsidP="00F26201" w:rsidRDefault="00C30AB6" w14:paraId="78E2F2CF" w14:textId="732B3B86">
      <w:pPr>
        <w:pStyle w:val="Heading2"/>
      </w:pPr>
      <w:bookmarkStart w:name="_Toc215645660" w:id="53"/>
      <w:bookmarkStart w:name="_Toc467878556" w:id="54"/>
      <w:r>
        <w:t xml:space="preserve">Trust, security and privacy in the </w:t>
      </w:r>
      <w:r w:rsidR="006F2A9C">
        <w:t>UC4: Critical electricity distribution grid operation in energy communities</w:t>
      </w:r>
      <w:bookmarkEnd w:id="53"/>
      <w:bookmarkEnd w:id="54"/>
    </w:p>
    <w:p w:rsidR="006F2A9C" w:rsidP="0E565406" w:rsidRDefault="23A4B580" w14:paraId="7E3C6309" w14:textId="09FA1964">
      <w:pPr>
        <w:pStyle w:val="BodyText"/>
        <w:jc w:val="both"/>
      </w:pPr>
      <w:r>
        <w:t>The UC4 focuses on the real-time monitoring and actuation of electrical loads within an energy community. Given the nature of the problem, the technical enablers must prevent unauthorized access to the data or the system. To ensure this, control signals must be verified and ensured they come from a reliable source and has not been modified in a harmful way. The monitoring system must provide a continuous data stream to prevent “blind” grid management. Also, the system should implement an authentication component, such as zero trust mechanism.</w:t>
      </w:r>
    </w:p>
    <w:p w:rsidR="2887D303" w:rsidP="2887D303" w:rsidRDefault="2887D303" w14:paraId="75B61B12" w14:textId="678D5E86">
      <w:pPr>
        <w:pStyle w:val="BodyText"/>
        <w:jc w:val="both"/>
      </w:pPr>
    </w:p>
    <w:p w:rsidR="006F2A9C" w:rsidP="0E565406" w:rsidRDefault="23A4B580" w14:paraId="3F782ADD" w14:textId="51D87B53">
      <w:pPr>
        <w:pStyle w:val="BodyText"/>
        <w:jc w:val="both"/>
      </w:pPr>
      <w:r>
        <w:t>Regarding privacy concerns, and as the monitoring of electrical loads may reveal sensitive information due to the high frequency of the monitoring, measures such only data necessary for the operation of the grid should be transmitted to the central controller, and data should be anonymized and encrypted.</w:t>
      </w:r>
    </w:p>
    <w:p w:rsidR="006F2A9C" w:rsidP="0E565406" w:rsidRDefault="23A4B580" w14:paraId="3589F2A0" w14:textId="55EBD087">
      <w:pPr>
        <w:pStyle w:val="BodyText"/>
        <w:jc w:val="both"/>
      </w:pPr>
      <w:r>
        <w:t>Additionally, the system should incorporate mechanisms of transparency, such as verifiability and ways to certify and trust certain devices.</w:t>
      </w:r>
    </w:p>
    <w:p w:rsidR="00F26201" w:rsidP="0E565406" w:rsidRDefault="00F26201" w14:paraId="467550F2" w14:textId="77777777">
      <w:pPr>
        <w:pStyle w:val="BodyText"/>
        <w:jc w:val="both"/>
      </w:pPr>
    </w:p>
    <w:p w:rsidR="00F26201" w:rsidP="005A07E3" w:rsidRDefault="00F26201" w14:paraId="2A1A62A1" w14:textId="77777777">
      <w:pPr>
        <w:pStyle w:val="Heading3"/>
      </w:pPr>
      <w:bookmarkStart w:name="_Toc1464853678" w:id="55"/>
      <w:r>
        <w:t>STRIDE Analysis</w:t>
      </w:r>
      <w:bookmarkEnd w:id="55"/>
    </w:p>
    <w:p w:rsidRPr="00F26201" w:rsidR="00F26201" w:rsidP="005A07E3" w:rsidRDefault="00F26201" w14:paraId="51468C02" w14:textId="77777777"/>
    <w:p w:rsidRPr="007155DC" w:rsidR="00F26201" w:rsidP="005A07E3" w:rsidRDefault="00F26201" w14:paraId="1A761A8C" w14:textId="77777777">
      <w:pPr>
        <w:pStyle w:val="Heading3"/>
      </w:pPr>
      <w:bookmarkStart w:name="_Toc1123580307" w:id="56"/>
      <w:r>
        <w:t>LINDDUN Analysis</w:t>
      </w:r>
      <w:bookmarkEnd w:id="56"/>
    </w:p>
    <w:p w:rsidR="00F26201" w:rsidP="005A07E3" w:rsidRDefault="00F26201" w14:paraId="3FE51CF7" w14:textId="77777777"/>
    <w:p w:rsidRPr="007155DC" w:rsidR="00F26201" w:rsidP="005A07E3" w:rsidRDefault="00F26201" w14:paraId="5394FABC" w14:textId="77777777">
      <w:pPr>
        <w:pStyle w:val="Heading3"/>
      </w:pPr>
      <w:bookmarkStart w:name="_Toc11219" w:id="57"/>
      <w:r>
        <w:t>Architectural Design</w:t>
      </w:r>
      <w:bookmarkEnd w:id="57"/>
    </w:p>
    <w:p w:rsidR="00F26201" w:rsidP="0E565406" w:rsidRDefault="00F26201" w14:paraId="143080B4" w14:textId="77777777">
      <w:pPr>
        <w:pStyle w:val="BodyText"/>
        <w:jc w:val="both"/>
      </w:pPr>
    </w:p>
    <w:p w:rsidRPr="00D1216F" w:rsidR="006F2A9C" w:rsidP="006F2A9C" w:rsidRDefault="006F2A9C" w14:paraId="082DAEAF" w14:textId="77777777">
      <w:pPr>
        <w:pStyle w:val="BodyText"/>
      </w:pPr>
    </w:p>
    <w:p w:rsidR="006F2A9C" w:rsidP="00F26201" w:rsidRDefault="00C30AB6" w14:paraId="5B9318C9" w14:textId="2EC1606C">
      <w:pPr>
        <w:pStyle w:val="Heading2"/>
      </w:pPr>
      <w:bookmarkStart w:name="_Toc215645661" w:id="58"/>
      <w:bookmarkStart w:name="_Toc977714743" w:id="59"/>
      <w:r>
        <w:t xml:space="preserve">Trust, security and privacy in the </w:t>
      </w:r>
      <w:r w:rsidR="006F2A9C">
        <w:t>UC5: Security and location awareness of persons</w:t>
      </w:r>
      <w:bookmarkEnd w:id="58"/>
      <w:bookmarkEnd w:id="59"/>
    </w:p>
    <w:p w:rsidR="5360807C" w:rsidP="2887D303" w:rsidRDefault="5360807C" w14:paraId="774861BA" w14:textId="5D3D14DC">
      <w:pPr>
        <w:pStyle w:val="BodyText"/>
      </w:pPr>
      <w:r>
        <w:t>UC5 focuses on the security awareness of persons</w:t>
      </w:r>
      <w:r w:rsidR="5034A4F7">
        <w:t xml:space="preserve"> in the consumer cyber security context.</w:t>
      </w:r>
      <w:r w:rsidR="15ED3D67">
        <w:t xml:space="preserve"> Trust, security and privacy are in the core of every research activity in the use case.</w:t>
      </w:r>
      <w:r w:rsidR="5034A4F7">
        <w:t xml:space="preserve"> </w:t>
      </w:r>
      <w:r w:rsidR="411BE0CC">
        <w:t>For instance, t</w:t>
      </w:r>
      <w:r w:rsidR="5034A4F7">
        <w:t xml:space="preserve">he user’s interaction and usage of the </w:t>
      </w:r>
      <w:r w:rsidR="2E8E156A">
        <w:t xml:space="preserve">consumer </w:t>
      </w:r>
      <w:r w:rsidR="5034A4F7">
        <w:t>security solutions</w:t>
      </w:r>
      <w:r>
        <w:t xml:space="preserve"> </w:t>
      </w:r>
      <w:r w:rsidR="4A9E026B">
        <w:t>are based on trust, and this is elaborated in F-Secure</w:t>
      </w:r>
      <w:r w:rsidR="6F2B0719">
        <w:t xml:space="preserve"> Digital Perception Gap Report published in September 2025. </w:t>
      </w:r>
      <w:r w:rsidR="6DA14468">
        <w:t>In addition, t</w:t>
      </w:r>
      <w:r>
        <w:t xml:space="preserve">he following privacy functionalities are central to </w:t>
      </w:r>
      <w:r w:rsidR="43E9F7A1">
        <w:t>the use case.</w:t>
      </w:r>
    </w:p>
    <w:p w:rsidR="00F26201" w:rsidP="2887D303" w:rsidRDefault="00F26201" w14:paraId="3EDCC9AE" w14:textId="77777777">
      <w:pPr>
        <w:pStyle w:val="BodyText"/>
      </w:pPr>
    </w:p>
    <w:p w:rsidR="00F26201" w:rsidP="2887D303" w:rsidRDefault="00F26201" w14:paraId="0147BCAE" w14:textId="77777777">
      <w:pPr>
        <w:pStyle w:val="BodyText"/>
      </w:pPr>
    </w:p>
    <w:p w:rsidR="006F2A9C" w:rsidP="006F2A9C" w:rsidRDefault="006F2A9C" w14:paraId="30FC8CF8" w14:textId="50BCAB5D">
      <w:pPr>
        <w:pStyle w:val="BodyText"/>
        <w:rPr>
          <w:b/>
        </w:rPr>
      </w:pPr>
    </w:p>
    <w:p w:rsidR="615E2349" w:rsidP="69D6DBE9" w:rsidRDefault="615E2349" w14:paraId="531391F8" w14:textId="1FE3EF7D">
      <w:pPr>
        <w:pStyle w:val="BodyText"/>
      </w:pPr>
      <w:r w:rsidRPr="2887D303">
        <w:rPr>
          <w:b/>
        </w:rPr>
        <w:t>Data Collection and Privacy Preservation</w:t>
      </w:r>
    </w:p>
    <w:p w:rsidR="615E2349" w:rsidP="69D6DBE9" w:rsidRDefault="615E2349" w14:paraId="25E55C3B" w14:textId="6C6CB103">
      <w:pPr>
        <w:pStyle w:val="BodyText"/>
      </w:pPr>
      <w:r>
        <w:t>The training of DNS fingerprint detection models requires collection of DNS query data from end-user devices. DNS query data contains the DNS names requested by devices, which is the only potentially sensitive element in our dataset. The approach employed in our pipeline explicitly disassociates individual users from collected data. Our training pipeline and model development process maintain no user identifiers or tracking information. Data aggregation operates at the device level, capturing patterns of DNS queries sent by the same device without linking these patterns to identifiable persons.</w:t>
      </w:r>
    </w:p>
    <w:p w:rsidR="615E2349" w:rsidP="69D6DBE9" w:rsidRDefault="615E2349" w14:paraId="4A16B294" w14:textId="7BD8A8FD">
      <w:pPr>
        <w:pStyle w:val="BodyText"/>
      </w:pPr>
      <w:r>
        <w:t xml:space="preserve"> </w:t>
      </w:r>
    </w:p>
    <w:p w:rsidR="00674351" w:rsidP="69D6DBE9" w:rsidRDefault="00674351" w14:paraId="46B669F9" w14:textId="77777777">
      <w:pPr>
        <w:pStyle w:val="BodyText"/>
      </w:pPr>
    </w:p>
    <w:p w:rsidR="00674351" w:rsidP="69D6DBE9" w:rsidRDefault="00674351" w14:paraId="781113D8" w14:textId="77777777">
      <w:pPr>
        <w:pStyle w:val="BodyText"/>
      </w:pPr>
    </w:p>
    <w:p w:rsidR="615E2349" w:rsidP="69D6DBE9" w:rsidRDefault="615E2349" w14:paraId="53F27ABE" w14:textId="2FADFD94">
      <w:pPr>
        <w:pStyle w:val="BodyText"/>
      </w:pPr>
      <w:r w:rsidRPr="2887D303">
        <w:rPr>
          <w:b/>
        </w:rPr>
        <w:t>Operational Privacy Through On-Device Detection</w:t>
      </w:r>
    </w:p>
    <w:p w:rsidR="69D6DBE9" w:rsidP="69D6DBE9" w:rsidRDefault="615E2349" w14:paraId="783C5B4B" w14:textId="17DBD202">
      <w:pPr>
        <w:pStyle w:val="BodyText"/>
      </w:pPr>
      <w:r>
        <w:t>Deployment of on-device detection models on mobile platforms enables protection features while preserving user privacy in future operational settings. By performing DNS fingerprint detection locally on-device, user data does not need to be transmitted to e.g., a cloud backend for analysis. This approach reduces the need for data transmission in production environments and avoids the privacy implications of centralized data processing. Additionally, on-device detection eliminates roundtrip latency to the cloud, enabling faster response times and improved user experience.</w:t>
      </w:r>
    </w:p>
    <w:p w:rsidR="00F26201" w:rsidP="69D6DBE9" w:rsidRDefault="00F26201" w14:paraId="4BD32E5D" w14:textId="77777777">
      <w:pPr>
        <w:pStyle w:val="BodyText"/>
      </w:pPr>
    </w:p>
    <w:p w:rsidR="00F26201" w:rsidP="005A07E3" w:rsidRDefault="00F26201" w14:paraId="09DAA802" w14:textId="77777777">
      <w:pPr>
        <w:pStyle w:val="Heading3"/>
      </w:pPr>
      <w:bookmarkStart w:name="_Toc1953464268" w:id="60"/>
      <w:r>
        <w:t>STRIDE Analysis</w:t>
      </w:r>
      <w:bookmarkEnd w:id="60"/>
    </w:p>
    <w:p w:rsidRPr="00F26201" w:rsidR="00F26201" w:rsidP="005A07E3" w:rsidRDefault="00F26201" w14:paraId="246C020F" w14:textId="77777777"/>
    <w:p w:rsidRPr="007155DC" w:rsidR="00F26201" w:rsidP="005A07E3" w:rsidRDefault="00F26201" w14:paraId="5E97CF2A" w14:textId="77777777">
      <w:pPr>
        <w:pStyle w:val="Heading3"/>
      </w:pPr>
      <w:bookmarkStart w:name="_Toc737005771" w:id="61"/>
      <w:r>
        <w:t>LINDDUN Analysis</w:t>
      </w:r>
      <w:bookmarkEnd w:id="61"/>
    </w:p>
    <w:p w:rsidR="00F26201" w:rsidP="005A07E3" w:rsidRDefault="00F26201" w14:paraId="00F376AC" w14:textId="77777777"/>
    <w:p w:rsidRPr="007155DC" w:rsidR="00F26201" w:rsidP="005A07E3" w:rsidRDefault="00F26201" w14:paraId="171C53FE" w14:textId="77777777">
      <w:pPr>
        <w:pStyle w:val="Heading3"/>
      </w:pPr>
      <w:bookmarkStart w:name="_Toc1346655590" w:id="62"/>
      <w:r>
        <w:t>Architectural Design</w:t>
      </w:r>
      <w:bookmarkEnd w:id="62"/>
    </w:p>
    <w:p w:rsidR="00F26201" w:rsidP="69D6DBE9" w:rsidRDefault="00F26201" w14:paraId="144DA0EB" w14:textId="77777777">
      <w:pPr>
        <w:pStyle w:val="BodyText"/>
      </w:pPr>
    </w:p>
    <w:p w:rsidR="69D6DBE9" w:rsidP="69D6DBE9" w:rsidRDefault="69D6DBE9" w14:paraId="07918A5D" w14:textId="319A547A">
      <w:pPr>
        <w:pStyle w:val="BodyText"/>
      </w:pPr>
    </w:p>
    <w:p w:rsidRPr="00D1216F" w:rsidR="006F2A9C" w:rsidP="006F2A9C" w:rsidRDefault="006F2A9C" w14:paraId="4140000F" w14:textId="77777777">
      <w:pPr>
        <w:pStyle w:val="BodyText"/>
      </w:pPr>
    </w:p>
    <w:p w:rsidR="006F2A9C" w:rsidP="00F26201" w:rsidRDefault="00C30AB6" w14:paraId="4F4F2713" w14:textId="5AAE893E">
      <w:pPr>
        <w:pStyle w:val="Heading2"/>
      </w:pPr>
      <w:bookmarkStart w:name="_Toc215645662" w:id="63"/>
      <w:bookmarkStart w:name="_Toc114652986" w:id="64"/>
      <w:r>
        <w:t xml:space="preserve">Trust, security and privacy in the </w:t>
      </w:r>
      <w:r w:rsidR="006F2A9C">
        <w:t>UC7: Multirouting secure awareness system for outdoors</w:t>
      </w:r>
      <w:bookmarkEnd w:id="63"/>
      <w:bookmarkEnd w:id="64"/>
    </w:p>
    <w:p w:rsidR="4BF893AA" w:rsidP="14CFE428" w:rsidRDefault="4BF893AA" w14:paraId="038780F7" w14:textId="7EAAFFFF">
      <w:pPr>
        <w:pStyle w:val="BodyText"/>
      </w:pPr>
      <w:r>
        <w:t>The UC7 focuses on the professional-grade monitoring of physiological status (such as heart rate and HRV) for groups operating in diverse and potentially hostile outdoor environments, including first responders and tactical teams. To ensure the reliability of the situational awareness in these high-stakes scenarios, the system has strict requirements for data protection, source authenticity, and resistance to tracking.</w:t>
      </w:r>
    </w:p>
    <w:p w:rsidR="4BF893AA" w:rsidP="14CFE428" w:rsidRDefault="4BF893AA" w14:paraId="549D555D" w14:textId="7D0C43B5">
      <w:pPr>
        <w:pStyle w:val="BodyText"/>
      </w:pPr>
      <w:r>
        <w:t xml:space="preserve"> </w:t>
      </w:r>
    </w:p>
    <w:p w:rsidR="4BF893AA" w:rsidP="14CFE428" w:rsidRDefault="4BF893AA" w14:paraId="02EEC988" w14:textId="2FD8F4C9">
      <w:pPr>
        <w:pStyle w:val="BodyText"/>
        <w:rPr>
          <w:b/>
        </w:rPr>
      </w:pPr>
      <w:r w:rsidRPr="2887D303">
        <w:rPr>
          <w:b/>
        </w:rPr>
        <w:t>Security and Confidentiality Requirements</w:t>
      </w:r>
    </w:p>
    <w:p w:rsidR="4BF893AA" w:rsidP="14CFE428" w:rsidRDefault="4BF893AA" w14:paraId="178C5046" w14:textId="6874B4DA">
      <w:pPr>
        <w:pStyle w:val="BodyText"/>
      </w:pPr>
      <w:r>
        <w:t>Given that the system broadcasts sensitive health data ("Special Category Data" under GDPR) over public radio frequencies, the technical enablers must ensure that data remains opaque to unauthorized eavesdroppers. The system requires a mechanism to encrypt data at the very edge (the sensor) before transmission. To meet this, the system must utilizet the Bluetooth 5.4 Encrypted Advertising Data (EAD) standard. This enabler ensures that the payloads are encrypted with AES-CCM, safeguarding the confidentiality of the biosignals against passive listeners while maintaining the efficiency of the connectionless "Synchronized Star" topology.</w:t>
      </w:r>
    </w:p>
    <w:p w:rsidR="4BF893AA" w:rsidP="14CFE428" w:rsidRDefault="4BF893AA" w14:paraId="711EA4F6" w14:textId="6D027DB8">
      <w:pPr>
        <w:pStyle w:val="BodyText"/>
      </w:pPr>
      <w:r>
        <w:t xml:space="preserve"> </w:t>
      </w:r>
    </w:p>
    <w:p w:rsidR="4BF893AA" w:rsidP="14CFE428" w:rsidRDefault="4BF893AA" w14:paraId="4DDBE950" w14:textId="62484897">
      <w:pPr>
        <w:pStyle w:val="BodyText"/>
        <w:rPr>
          <w:b/>
        </w:rPr>
      </w:pPr>
      <w:r w:rsidRPr="2887D303">
        <w:rPr>
          <w:b/>
        </w:rPr>
        <w:t>Trust and Source Authentication</w:t>
      </w:r>
    </w:p>
    <w:p w:rsidR="4BF893AA" w:rsidP="14CFE428" w:rsidRDefault="4BF893AA" w14:paraId="6909570A" w14:textId="2ACFC8C5">
      <w:pPr>
        <w:pStyle w:val="BodyText"/>
      </w:pPr>
      <w:r>
        <w:t>Reliable situational awareness depends on the certainty that data originates from valid, trusted personnel. Therefore, the system must implement a robust device enrollment process to prevent "Fake Node" injection attacks. Trust is established requires a "Trusted Enrollment" mechanism where devices cryptographically prove their identity using factory-injected ECC credentials. Furthermore, to prevent Man-in-the-Middle (MITM) attacks during the initial provisioning, the system needs to employ Cloud-Assisted Out-of-Band (OOB) pairing, ensuring that Gateways only accept connections from verified devices authorized by the backend.</w:t>
      </w:r>
    </w:p>
    <w:p w:rsidR="4BF893AA" w:rsidP="14CFE428" w:rsidRDefault="4BF893AA" w14:paraId="0B190BDE" w14:textId="574EBE04">
      <w:pPr>
        <w:pStyle w:val="BodyText"/>
      </w:pPr>
      <w:r>
        <w:t xml:space="preserve"> </w:t>
      </w:r>
    </w:p>
    <w:p w:rsidR="4BF893AA" w:rsidP="14CFE428" w:rsidRDefault="4BF893AA" w14:paraId="7565F77C" w14:textId="3FFC0240">
      <w:pPr>
        <w:pStyle w:val="BodyText"/>
        <w:rPr>
          <w:b/>
        </w:rPr>
      </w:pPr>
      <w:r w:rsidRPr="2887D303">
        <w:rPr>
          <w:b/>
        </w:rPr>
        <w:t>Privacy and Availability</w:t>
      </w:r>
    </w:p>
    <w:p w:rsidR="4BF893AA" w:rsidP="14CFE428" w:rsidRDefault="4BF893AA" w14:paraId="1F81275F" w14:textId="5E8623A4">
      <w:pPr>
        <w:pStyle w:val="BodyText"/>
      </w:pPr>
      <w:r>
        <w:t>The operational nature of UC7 requires that the system protects not only the content of the data but also the presence of the individuals. The technical enablers must mitigate the risk of physical tracking via RF footprinting. This is enabled through the use of rotating session keys and identifying addresses, which impede long-term tracking by adversarial systems. Additionally, to ensure the availability and integrity of the data stream, the protocol must includes freshness mechanisms (such as randomizers) to prevent replay attacks, ensuring that the situational awareness picture reflects real-time reality rather than replayed malicious data.</w:t>
      </w:r>
    </w:p>
    <w:p w:rsidR="00F26201" w:rsidP="14CFE428" w:rsidRDefault="00F26201" w14:paraId="4268DEA8" w14:textId="77777777">
      <w:pPr>
        <w:pStyle w:val="BodyText"/>
      </w:pPr>
    </w:p>
    <w:p w:rsidR="00F26201" w:rsidP="005A07E3" w:rsidRDefault="00F26201" w14:paraId="2ADE6323" w14:textId="77777777">
      <w:pPr>
        <w:pStyle w:val="Heading3"/>
      </w:pPr>
      <w:bookmarkStart w:name="_Toc1891717717" w:id="65"/>
      <w:r>
        <w:t>STRIDE Analysis</w:t>
      </w:r>
      <w:bookmarkEnd w:id="65"/>
    </w:p>
    <w:p w:rsidRPr="00F26201" w:rsidR="00F26201" w:rsidP="005A07E3" w:rsidRDefault="00F26201" w14:paraId="308E072A" w14:textId="77777777"/>
    <w:p w:rsidRPr="007155DC" w:rsidR="00F26201" w:rsidP="005A07E3" w:rsidRDefault="00F26201" w14:paraId="53B59ABE" w14:textId="77777777">
      <w:pPr>
        <w:pStyle w:val="Heading3"/>
      </w:pPr>
      <w:bookmarkStart w:name="_Toc411876400" w:id="66"/>
      <w:r>
        <w:t>LINDDUN Analysis</w:t>
      </w:r>
      <w:bookmarkEnd w:id="66"/>
    </w:p>
    <w:p w:rsidR="00F26201" w:rsidP="005A07E3" w:rsidRDefault="00F26201" w14:paraId="78FE459C" w14:textId="77777777"/>
    <w:p w:rsidRPr="007155DC" w:rsidR="00F26201" w:rsidP="005A07E3" w:rsidRDefault="00F26201" w14:paraId="4DC162AA" w14:textId="77777777">
      <w:pPr>
        <w:pStyle w:val="Heading3"/>
      </w:pPr>
      <w:bookmarkStart w:name="_Toc1748617216" w:id="67"/>
      <w:r>
        <w:t>Architectural Design</w:t>
      </w:r>
      <w:bookmarkEnd w:id="67"/>
    </w:p>
    <w:p w:rsidR="00F26201" w:rsidP="14CFE428" w:rsidRDefault="00F26201" w14:paraId="1C9C4FEC" w14:textId="77777777">
      <w:pPr>
        <w:pStyle w:val="BodyText"/>
      </w:pPr>
    </w:p>
    <w:p w:rsidR="00850953" w:rsidP="14CFE428" w:rsidRDefault="00850953" w14:paraId="1201EC76" w14:textId="77777777">
      <w:pPr>
        <w:pStyle w:val="BodyText"/>
      </w:pPr>
    </w:p>
    <w:p w:rsidRPr="00D1216F" w:rsidR="006F2A9C" w:rsidP="006F2A9C" w:rsidRDefault="006F2A9C" w14:paraId="136D25DC" w14:textId="77777777">
      <w:pPr>
        <w:pStyle w:val="BodyText"/>
      </w:pPr>
    </w:p>
    <w:p w:rsidR="006F2A9C" w:rsidP="00F26201" w:rsidRDefault="00C30AB6" w14:paraId="5D522F5A" w14:textId="5DA5B19C">
      <w:pPr>
        <w:pStyle w:val="Heading2"/>
      </w:pPr>
      <w:bookmarkStart w:name="_Toc215645663" w:id="68"/>
      <w:bookmarkStart w:name="_Toc1593144206" w:id="69"/>
      <w:r>
        <w:t xml:space="preserve">Trust, security and privacy in the </w:t>
      </w:r>
      <w:r w:rsidR="006F2A9C">
        <w:t>UC8: Drone operation control room</w:t>
      </w:r>
      <w:bookmarkEnd w:id="68"/>
      <w:bookmarkEnd w:id="69"/>
    </w:p>
    <w:p w:rsidR="00A17437" w:rsidP="00A17437" w:rsidRDefault="001D301F" w14:paraId="676408EF" w14:textId="081E7640">
      <w:pPr>
        <w:pStyle w:val="BodyText"/>
      </w:pPr>
      <w:r>
        <w:t xml:space="preserve">In Use case 8, </w:t>
      </w:r>
      <w:r w:rsidR="386C164C">
        <w:t xml:space="preserve">several security requirements and solutions have been investigated </w:t>
      </w:r>
      <w:r>
        <w:t xml:space="preserve">to ensure trust, security and privacy for the drone operation control </w:t>
      </w:r>
      <w:r w:rsidR="00C27803">
        <w:t>system</w:t>
      </w:r>
      <w:r w:rsidR="386C164C">
        <w:t>.</w:t>
      </w:r>
    </w:p>
    <w:p w:rsidR="2887D303" w:rsidP="2887D303" w:rsidRDefault="2887D303" w14:paraId="4256F610" w14:textId="2BCA309D">
      <w:pPr>
        <w:pStyle w:val="BodyText"/>
      </w:pPr>
    </w:p>
    <w:p w:rsidR="00F50766" w:rsidP="2887D303" w:rsidRDefault="00F50766" w14:paraId="5121A6E1" w14:textId="783B6EAC">
      <w:pPr>
        <w:pStyle w:val="BodyText"/>
        <w:rPr>
          <w:b/>
        </w:rPr>
      </w:pPr>
      <w:r w:rsidRPr="2887D303">
        <w:rPr>
          <w:b/>
        </w:rPr>
        <w:t>Security Frameworks and Standards</w:t>
      </w:r>
    </w:p>
    <w:p w:rsidR="2887D303" w:rsidP="2887D303" w:rsidRDefault="2887D303" w14:paraId="4BD8C4CA" w14:textId="1E69EB0E">
      <w:pPr>
        <w:pStyle w:val="BodyText"/>
      </w:pPr>
    </w:p>
    <w:p w:rsidR="1D23BC48" w:rsidP="2887D303" w:rsidRDefault="1D23BC48" w14:paraId="5A8B1B67" w14:textId="1A4B3BB2">
      <w:pPr>
        <w:pStyle w:val="BodyText"/>
      </w:pPr>
      <w:r>
        <w:t>ISO 27001/02 and other regulations were used to assess the security posture of the existing ADLC's drone operation control system. The aim was to identify the security posture of the system and identify the security solutions needed to provide security and trust in the drone operation control system (DOCS). The following tasks were executed:</w:t>
      </w:r>
    </w:p>
    <w:p w:rsidR="2887D303" w:rsidP="2887D303" w:rsidRDefault="2887D303" w14:paraId="56A9FC70" w14:textId="04F1989A">
      <w:pPr>
        <w:pStyle w:val="BodyText"/>
      </w:pPr>
    </w:p>
    <w:p w:rsidR="1D23BC48" w:rsidP="2887D303" w:rsidRDefault="1D23BC48" w14:paraId="3AE49D07" w14:textId="571A2363">
      <w:pPr>
        <w:pStyle w:val="BodyText"/>
      </w:pPr>
      <w:r>
        <w:t>Using ISO-27001, a security assessment of the DOC was conducted. This covers 32 security controls such as, user's end point device, privileged access right, information access restriction, access to source code, secure authentication, capacity management, protection against malware, management of technical vulnerabilities, configuration management, information deletion, data masking, data leak prevention, information backup, secure logging, activities monitoring, secure software on operating system, application security, secure system architecture, secure coding and change management. Additionally, all the security requirements to be addressed were documented.</w:t>
      </w:r>
    </w:p>
    <w:p w:rsidR="2887D303" w:rsidP="2887D303" w:rsidRDefault="2887D303" w14:paraId="6B3CD552" w14:textId="2D58F53F">
      <w:pPr>
        <w:pStyle w:val="BodyText"/>
        <w:ind w:left="720"/>
      </w:pPr>
    </w:p>
    <w:p w:rsidR="00711C4D" w:rsidP="2887D303" w:rsidRDefault="00711C4D" w14:paraId="224A2176" w14:textId="3170F8A6">
      <w:pPr>
        <w:pStyle w:val="BodyText"/>
        <w:rPr>
          <w:b/>
        </w:rPr>
      </w:pPr>
      <w:r w:rsidRPr="2887D303">
        <w:rPr>
          <w:b/>
        </w:rPr>
        <w:t xml:space="preserve">Security-by-design system architecture </w:t>
      </w:r>
    </w:p>
    <w:p w:rsidR="2887D303" w:rsidP="2887D303" w:rsidRDefault="2887D303" w14:paraId="3ED3C308" w14:textId="4620A078">
      <w:pPr>
        <w:pStyle w:val="BodyText"/>
      </w:pPr>
    </w:p>
    <w:p w:rsidR="1AE90BB2" w:rsidP="2887D303" w:rsidRDefault="1AE90BB2" w14:paraId="573343A3" w14:textId="29D40F61">
      <w:pPr>
        <w:pStyle w:val="BodyText"/>
      </w:pPr>
      <w:r>
        <w:t>Based on the security requirements identified above, the system solutions were investigated and integrated into the DOCS's system architecture during the design phase. The focus was on the following aspects.</w:t>
      </w:r>
    </w:p>
    <w:p w:rsidR="2887D303" w:rsidP="2887D303" w:rsidRDefault="2887D303" w14:paraId="54B5EF86" w14:textId="31CDC81E">
      <w:pPr>
        <w:pStyle w:val="BodyText"/>
      </w:pPr>
    </w:p>
    <w:p w:rsidR="1AE90BB2" w:rsidP="2887D303" w:rsidRDefault="1AE90BB2" w14:paraId="526773A2" w14:textId="6D8546FF">
      <w:pPr>
        <w:pStyle w:val="BodyText"/>
      </w:pPr>
      <w:r>
        <w:t xml:space="preserve">First, security solutions for the communication and data sharing between different components of the system both within the DOCS and with external modules/systems were developed. Second, secure authentication for both software modules and individual users accessing and using DOCS was </w:t>
      </w:r>
      <w:r>
        <w:t>implemented. Third, access authorization (to different resources) for individual users and applications connecting to DOCS, based on users' roles and different types of applications and resources with different levels of sensitivities, contexts and constraints was established. Fourth, information sharing policies and rules were defined, looking at different information sharing models that fit the security requirements identified above.</w:t>
      </w:r>
    </w:p>
    <w:p w:rsidR="2887D303" w:rsidP="2887D303" w:rsidRDefault="2887D303" w14:paraId="3CAAE2AE" w14:textId="4398F503">
      <w:pPr>
        <w:pStyle w:val="BodyText"/>
      </w:pPr>
    </w:p>
    <w:p w:rsidR="1AE90BB2" w:rsidP="2887D303" w:rsidRDefault="1AE90BB2" w14:paraId="39D6A8EF" w14:textId="1B5F72C5">
      <w:pPr>
        <w:pStyle w:val="BodyText"/>
      </w:pPr>
      <w:r>
        <w:t>Fifth, situational awareness of the drone during operation was investigated. Several situational awareness aspects were examined, such as drone flight path deviation: path deviation algorithm was developed that is able to detect drones that have deviated from their pre-defined paths both for straight-line and non-straight-line flights; drone collision detection algorithms to provide early warnings of collisions to drones in operation; and situational awareness of the drone's internal errors.</w:t>
      </w:r>
    </w:p>
    <w:p w:rsidR="2887D303" w:rsidP="2887D303" w:rsidRDefault="2887D303" w14:paraId="7FCC6036" w14:textId="000AE9D3">
      <w:pPr>
        <w:pStyle w:val="BodyText"/>
      </w:pPr>
    </w:p>
    <w:p w:rsidR="00424001" w:rsidP="2887D303" w:rsidRDefault="00424001" w14:paraId="7008093B" w14:textId="59C82EA8">
      <w:pPr>
        <w:pStyle w:val="BodyText"/>
        <w:rPr>
          <w:b/>
          <w:bCs/>
        </w:rPr>
      </w:pPr>
      <w:r w:rsidRPr="2887D303">
        <w:rPr>
          <w:b/>
        </w:rPr>
        <w:t>Privacy-by-design system architecture</w:t>
      </w:r>
    </w:p>
    <w:p w:rsidR="00424001" w:rsidP="2887D303" w:rsidRDefault="00424001" w14:paraId="615207F5" w14:textId="3C522042">
      <w:pPr>
        <w:pStyle w:val="BodyText"/>
      </w:pPr>
    </w:p>
    <w:p w:rsidR="00424001" w:rsidP="2887D303" w:rsidRDefault="31D5BBD0" w14:paraId="766773C1" w14:textId="6C732DB3">
      <w:pPr>
        <w:pStyle w:val="BodyText"/>
      </w:pPr>
      <w:r>
        <w:t>The privacy-by-design approach incorporates data minimization and anonymization, as well as regulatory compliance.</w:t>
      </w:r>
      <w:r w:rsidR="00424001">
        <w:t xml:space="preserve"> </w:t>
      </w:r>
    </w:p>
    <w:p w:rsidR="2887D303" w:rsidP="2887D303" w:rsidRDefault="2887D303" w14:paraId="52BD1A49" w14:textId="04334D03">
      <w:pPr>
        <w:pStyle w:val="BodyText"/>
      </w:pPr>
    </w:p>
    <w:p w:rsidR="00674351" w:rsidP="2887D303" w:rsidRDefault="00674351" w14:paraId="441BA832" w14:textId="77777777">
      <w:pPr>
        <w:pStyle w:val="BodyText"/>
        <w:rPr>
          <w:b/>
        </w:rPr>
      </w:pPr>
    </w:p>
    <w:p w:rsidR="00F761F2" w:rsidP="2887D303" w:rsidRDefault="00711C4D" w14:paraId="5EBBCC30" w14:textId="42334645">
      <w:pPr>
        <w:pStyle w:val="BodyText"/>
        <w:rPr>
          <w:b/>
        </w:rPr>
      </w:pPr>
      <w:r w:rsidRPr="2887D303">
        <w:rPr>
          <w:b/>
        </w:rPr>
        <w:t>Building operational trust</w:t>
      </w:r>
    </w:p>
    <w:p w:rsidRPr="00A17437" w:rsidR="009971CF" w:rsidP="00A17437" w:rsidRDefault="009971CF" w14:paraId="0332CACC" w14:textId="77777777">
      <w:pPr>
        <w:pStyle w:val="BodyText"/>
      </w:pPr>
    </w:p>
    <w:p w:rsidR="3C2FFA75" w:rsidP="2887D303" w:rsidRDefault="3C2FFA75" w14:paraId="67C5A095" w14:textId="51AEF595">
      <w:pPr>
        <w:pStyle w:val="BodyText"/>
      </w:pPr>
      <w:r>
        <w:t>Operational trust is built through transparency dashboards, operational proficiency, and incident response.</w:t>
      </w:r>
    </w:p>
    <w:p w:rsidR="006F2A9C" w:rsidP="006F2A9C" w:rsidRDefault="006F2A9C" w14:paraId="34EF8602" w14:textId="77777777">
      <w:pPr>
        <w:pStyle w:val="BodyText"/>
      </w:pPr>
    </w:p>
    <w:p w:rsidR="00F26201" w:rsidP="005A07E3" w:rsidRDefault="00F26201" w14:paraId="5967D3BC" w14:textId="77777777">
      <w:pPr>
        <w:pStyle w:val="Heading3"/>
      </w:pPr>
      <w:bookmarkStart w:name="_Toc973973076" w:id="70"/>
      <w:r>
        <w:t>STRIDE Analysis</w:t>
      </w:r>
      <w:bookmarkEnd w:id="70"/>
    </w:p>
    <w:p w:rsidRPr="00F26201" w:rsidR="00F26201" w:rsidP="005A07E3" w:rsidRDefault="00F26201" w14:paraId="7F32AABC" w14:textId="77777777"/>
    <w:p w:rsidRPr="007155DC" w:rsidR="00F26201" w:rsidP="005A07E3" w:rsidRDefault="00F26201" w14:paraId="55CCED86" w14:textId="77777777">
      <w:pPr>
        <w:pStyle w:val="Heading3"/>
      </w:pPr>
      <w:bookmarkStart w:name="_Toc1341170766" w:id="71"/>
      <w:r>
        <w:t>LINDDUN Analysis</w:t>
      </w:r>
      <w:bookmarkEnd w:id="71"/>
    </w:p>
    <w:p w:rsidR="00F26201" w:rsidP="005A07E3" w:rsidRDefault="00F26201" w14:paraId="31C11801" w14:textId="77777777"/>
    <w:p w:rsidRPr="007155DC" w:rsidR="00F26201" w:rsidP="005A07E3" w:rsidRDefault="00F26201" w14:paraId="57C2AE89" w14:textId="77777777">
      <w:pPr>
        <w:pStyle w:val="Heading3"/>
      </w:pPr>
      <w:bookmarkStart w:name="_Toc1093459520" w:id="72"/>
      <w:r>
        <w:t>Architectural Design</w:t>
      </w:r>
      <w:bookmarkEnd w:id="72"/>
    </w:p>
    <w:p w:rsidR="00F26201" w:rsidP="006F2A9C" w:rsidRDefault="00F26201" w14:paraId="0823E531" w14:textId="77777777">
      <w:pPr>
        <w:pStyle w:val="BodyText"/>
      </w:pPr>
    </w:p>
    <w:p w:rsidR="00C30AB6" w:rsidP="00F26201" w:rsidRDefault="00C30AB6" w14:paraId="2492316E" w14:textId="2AF181CE">
      <w:pPr>
        <w:pStyle w:val="Heading2"/>
      </w:pPr>
      <w:bookmarkStart w:name="_Toc215645664" w:id="73"/>
      <w:bookmarkStart w:name="_Toc1489740245" w:id="74"/>
      <w:r>
        <w:t>Trust, security and privacy in the UC9: Management of CPS assets</w:t>
      </w:r>
      <w:bookmarkEnd w:id="73"/>
      <w:bookmarkEnd w:id="74"/>
    </w:p>
    <w:p w:rsidR="10A877EF" w:rsidP="005A07E3" w:rsidRDefault="10A877EF" w14:paraId="34B2F7D4" w14:textId="6B0D7E18">
      <w:r w:rsidRPr="69314E01">
        <w:t>In UC9, the management of cyber-physical system (CPS) assets is inseparably tied to trust, security, and privacy due to the critical nature of the operations executed on remote industrial devices. The Capture platform enables remote software updates, parameter modifications, and data exchange with machines that may operate continuously and autonomously. These actions inherently carry operational risks: an incorrect or maliciously altered update can destabilize a production line, degrade performance, damage equipment, or threaten human safety. Therefore, trust in the authenticity, integrity, and correctness of software and parameter changes is essential. Stakeholders (machine builders, operators, integrators, and end users) must be confident that the system enforces strict controls and executes only authorized and verified actions.</w:t>
      </w:r>
    </w:p>
    <w:p w:rsidR="10A877EF" w:rsidP="005A07E3" w:rsidRDefault="10A877EF" w14:paraId="28303CF3" w14:textId="1C3C75DB">
      <w:r w:rsidRPr="69314E01">
        <w:t>Security is equally vital because UC9 involves remote control over devices that often form the backbone of industrial operations. Cyber-physical assets have become prime targets for attacks such as spoofing, tampering, unauthorized access, and ransomware. The shift from local, isolated machines to connected, cloud-integrated systems expands the attack surface dramatically. Secure communication, strong authentication and authorization, cryptographic verification of updates, and continuous monitoring for anomalous behaviour are therefore indispensable. The system must be resilient against adversarial actions, ensuring that remote updates or parameter sets cannot be hijacked or manipulated to cause physical or economic harm.</w:t>
      </w:r>
    </w:p>
    <w:p w:rsidR="10A877EF" w:rsidP="005A07E3" w:rsidRDefault="10A877EF" w14:paraId="53C82666" w14:textId="59BF9B10">
      <w:r w:rsidRPr="69314E01">
        <w:t xml:space="preserve">Privacy considerations arise as CPS devices increasingly generate sensitive operational data, production metrics, performance logs, and potentially customer-specific intellectual property. In multi-tenant environments (often the case when machine builders manage fleets for different clients) data isolation and fine-grained </w:t>
      </w:r>
      <w:r w:rsidRPr="69314E01">
        <w:t>access control are paramount. Unauthorized visibility into machine behaviour, predictive models, or update history could expose competitive information or violate contractual boundaries. Furthermore, logging and auditing mechanisms must balance traceability with the protection of privacy-sensitive metadata.</w:t>
      </w:r>
    </w:p>
    <w:p w:rsidR="00C30AB6" w:rsidP="005A07E3" w:rsidRDefault="10A877EF" w14:paraId="2CB5E6C4" w14:textId="16D4C83D">
      <w:r w:rsidRPr="69314E01">
        <w:t>In summary, trust, security, and privacy are foundational to UC9 because remote management of CPS assets introduces both high operational impact and high cyber-risk. Ensuring that every update, parameter change, and data exchange is authenticated, verified, context-aware, and privacy-preserving is essential for safe operation, regulatory compliance, and maintaining stakeholder confidence in the Capture platform as it evolves into a secure machine control and lifecycle-management solution.</w:t>
      </w:r>
    </w:p>
    <w:p w:rsidR="00F26201" w:rsidP="005A07E3" w:rsidRDefault="00F26201" w14:paraId="4388D411" w14:textId="77777777"/>
    <w:p w:rsidR="00F26201" w:rsidP="005A07E3" w:rsidRDefault="00F26201" w14:paraId="626C3E0F" w14:textId="77777777">
      <w:pPr>
        <w:pStyle w:val="Heading3"/>
      </w:pPr>
      <w:bookmarkStart w:name="_Toc1662668161" w:id="75"/>
      <w:r>
        <w:t>STRIDE Analysis</w:t>
      </w:r>
      <w:bookmarkEnd w:id="75"/>
    </w:p>
    <w:p w:rsidRPr="00F26201" w:rsidR="00F26201" w:rsidP="005A07E3" w:rsidRDefault="00F26201" w14:paraId="6D95C067" w14:textId="77777777"/>
    <w:p w:rsidRPr="007155DC" w:rsidR="00F26201" w:rsidP="005A07E3" w:rsidRDefault="00F26201" w14:paraId="25033265" w14:textId="77777777">
      <w:pPr>
        <w:pStyle w:val="Heading3"/>
      </w:pPr>
      <w:bookmarkStart w:name="_Toc1048065006" w:id="76"/>
      <w:r>
        <w:t>LINDDUN Analysis</w:t>
      </w:r>
      <w:bookmarkEnd w:id="76"/>
    </w:p>
    <w:p w:rsidR="00F26201" w:rsidP="005A07E3" w:rsidRDefault="00F26201" w14:paraId="06B113A7" w14:textId="77777777"/>
    <w:p w:rsidRPr="007155DC" w:rsidR="00F26201" w:rsidP="005A07E3" w:rsidRDefault="00F26201" w14:paraId="524BA1AB" w14:textId="77777777">
      <w:pPr>
        <w:pStyle w:val="Heading3"/>
      </w:pPr>
      <w:bookmarkStart w:name="_Toc338925089" w:id="77"/>
      <w:r>
        <w:t>Architectural Design</w:t>
      </w:r>
      <w:bookmarkEnd w:id="77"/>
    </w:p>
    <w:p w:rsidRPr="00C30AB6" w:rsidR="00F26201" w:rsidP="005A07E3" w:rsidRDefault="00F26201" w14:paraId="1C9BEA79" w14:textId="77777777"/>
    <w:p w:rsidR="00133E5C" w:rsidP="00F26201" w:rsidRDefault="00F26201" w14:paraId="6AF588FE" w14:textId="60016873">
      <w:pPr>
        <w:pStyle w:val="Heading2"/>
      </w:pPr>
      <w:bookmarkStart w:name="_Toc215645665" w:id="78"/>
      <w:bookmarkStart w:name="_Ref216773274" w:id="79"/>
      <w:bookmarkStart w:name="_Toc46040962" w:id="80"/>
      <w:r>
        <w:t xml:space="preserve">Overall </w:t>
      </w:r>
      <w:r w:rsidR="00C30AB6">
        <w:t xml:space="preserve">Trust, security and privacy </w:t>
      </w:r>
      <w:bookmarkEnd w:id="78"/>
      <w:bookmarkEnd w:id="79"/>
      <w:r>
        <w:t>design in Sa4CPS</w:t>
      </w:r>
      <w:bookmarkEnd w:id="80"/>
    </w:p>
    <w:p w:rsidRPr="00F26201" w:rsidR="00A10E58" w:rsidP="005A07E3" w:rsidRDefault="00C7481E" w14:paraId="2CF163BC" w14:textId="5229D9BD">
      <w:pPr>
        <w:rPr>
          <w:highlight w:val="yellow"/>
        </w:rPr>
      </w:pPr>
      <w:r w:rsidRPr="00F26201">
        <w:rPr>
          <w:highlight w:val="yellow"/>
        </w:rPr>
        <w:t xml:space="preserve">The project story </w:t>
      </w:r>
      <w:r w:rsidRPr="00F26201" w:rsidR="005E727A">
        <w:rPr>
          <w:highlight w:val="yellow"/>
        </w:rPr>
        <w:t xml:space="preserve">covers a wide range of </w:t>
      </w:r>
      <w:r w:rsidRPr="00F26201" w:rsidR="009B1A25">
        <w:rPr>
          <w:highlight w:val="yellow"/>
        </w:rPr>
        <w:t xml:space="preserve">operations that require trusted </w:t>
      </w:r>
      <w:r w:rsidRPr="00F26201" w:rsidR="00CB3171">
        <w:rPr>
          <w:highlight w:val="yellow"/>
        </w:rPr>
        <w:t>data exchange</w:t>
      </w:r>
      <w:r w:rsidRPr="00F26201" w:rsidR="009B1A25">
        <w:rPr>
          <w:highlight w:val="yellow"/>
        </w:rPr>
        <w:t xml:space="preserve"> between </w:t>
      </w:r>
      <w:r w:rsidRPr="00F26201" w:rsidR="0035501B">
        <w:rPr>
          <w:highlight w:val="yellow"/>
        </w:rPr>
        <w:t>stakeholders</w:t>
      </w:r>
      <w:r w:rsidRPr="00F26201" w:rsidR="00CB3171">
        <w:rPr>
          <w:highlight w:val="yellow"/>
        </w:rPr>
        <w:t>.</w:t>
      </w:r>
      <w:r w:rsidRPr="00F26201" w:rsidR="009B1A25">
        <w:rPr>
          <w:highlight w:val="yellow"/>
        </w:rPr>
        <w:t xml:space="preserve"> </w:t>
      </w:r>
      <w:r w:rsidRPr="00F26201" w:rsidR="00CB3171">
        <w:rPr>
          <w:highlight w:val="yellow"/>
        </w:rPr>
        <w:t xml:space="preserve">This exchange </w:t>
      </w:r>
      <w:commentRangeStart w:id="81"/>
      <w:commentRangeStart w:id="82"/>
      <w:r w:rsidRPr="00F26201" w:rsidR="00826FEF">
        <w:rPr>
          <w:highlight w:val="yellow"/>
        </w:rPr>
        <w:t>can</w:t>
      </w:r>
      <w:commentRangeEnd w:id="82"/>
      <w:r w:rsidRPr="00F26201" w:rsidR="00F26201">
        <w:rPr>
          <w:rStyle w:val="CommentReference"/>
          <w:sz w:val="20"/>
          <w:szCs w:val="24"/>
          <w:highlight w:val="yellow"/>
        </w:rPr>
        <w:commentReference w:id="82"/>
      </w:r>
      <w:commentRangeEnd w:id="81"/>
      <w:r w:rsidRPr="00F26201" w:rsidR="00F26201">
        <w:rPr>
          <w:rStyle w:val="CommentReference"/>
          <w:sz w:val="20"/>
          <w:szCs w:val="24"/>
          <w:highlight w:val="yellow"/>
        </w:rPr>
        <w:commentReference w:id="81"/>
      </w:r>
      <w:r w:rsidRPr="00F26201" w:rsidR="00826FEF">
        <w:rPr>
          <w:highlight w:val="yellow"/>
        </w:rPr>
        <w:t xml:space="preserve"> </w:t>
      </w:r>
      <w:commentRangeStart w:id="83"/>
      <w:r w:rsidRPr="00F26201" w:rsidR="00826FEF">
        <w:rPr>
          <w:highlight w:val="yellow"/>
        </w:rPr>
        <w:t>further</w:t>
      </w:r>
      <w:commentRangeEnd w:id="83"/>
      <w:r w:rsidRPr="00F26201" w:rsidR="00F26201">
        <w:rPr>
          <w:rStyle w:val="CommentReference"/>
          <w:sz w:val="20"/>
          <w:szCs w:val="24"/>
          <w:highlight w:val="yellow"/>
        </w:rPr>
        <w:commentReference w:id="83"/>
      </w:r>
      <w:r w:rsidRPr="00F26201" w:rsidR="00826FEF">
        <w:rPr>
          <w:highlight w:val="yellow"/>
        </w:rPr>
        <w:t xml:space="preserve"> be divided into </w:t>
      </w:r>
      <w:r w:rsidRPr="00F26201" w:rsidR="00A665F0">
        <w:rPr>
          <w:highlight w:val="yellow"/>
        </w:rPr>
        <w:t>various tasks that either provide, rely on, or verify trust between partners</w:t>
      </w:r>
      <w:r w:rsidRPr="00F26201" w:rsidR="00F63F0E">
        <w:rPr>
          <w:highlight w:val="yellow"/>
        </w:rPr>
        <w:t xml:space="preserve">. The following briefly discusses the concept architecture components that have been identified </w:t>
      </w:r>
      <w:r w:rsidRPr="00F26201" w:rsidR="00EB0F1D">
        <w:rPr>
          <w:highlight w:val="yellow"/>
        </w:rPr>
        <w:t xml:space="preserve">to have a role in the project story. </w:t>
      </w:r>
    </w:p>
    <w:p w:rsidRPr="00F26201" w:rsidR="00D8169E" w:rsidP="005A07E3" w:rsidRDefault="00D8169E" w14:paraId="496AB6B7" w14:textId="6FDF6012">
      <w:pPr>
        <w:rPr>
          <w:highlight w:val="yellow"/>
        </w:rPr>
      </w:pPr>
      <w:r w:rsidRPr="00F26201">
        <w:rPr>
          <w:b/>
          <w:bCs/>
          <w:highlight w:val="yellow"/>
        </w:rPr>
        <w:t xml:space="preserve">SitAw Data Authorization. </w:t>
      </w:r>
      <w:r w:rsidRPr="00F26201" w:rsidR="00EB0F1D">
        <w:rPr>
          <w:highlight w:val="yellow"/>
        </w:rPr>
        <w:t xml:space="preserve">Any data that is exchanged between partners needs to be properly authorized so that </w:t>
      </w:r>
      <w:r w:rsidRPr="00F26201" w:rsidR="00175900">
        <w:rPr>
          <w:highlight w:val="yellow"/>
        </w:rPr>
        <w:t xml:space="preserve">it </w:t>
      </w:r>
      <w:r w:rsidRPr="00F26201" w:rsidR="00A759BE">
        <w:rPr>
          <w:highlight w:val="yellow"/>
        </w:rPr>
        <w:t xml:space="preserve">is based on a set of </w:t>
      </w:r>
      <w:r w:rsidRPr="00F26201" w:rsidR="003229A1">
        <w:rPr>
          <w:highlight w:val="yellow"/>
        </w:rPr>
        <w:t>predefined access conditions</w:t>
      </w:r>
      <w:r w:rsidRPr="00F26201" w:rsidR="00EE1BE2">
        <w:rPr>
          <w:highlight w:val="yellow"/>
        </w:rPr>
        <w:t xml:space="preserve"> (credentials) that </w:t>
      </w:r>
      <w:r w:rsidRPr="00F26201" w:rsidR="00773EC2">
        <w:rPr>
          <w:highlight w:val="yellow"/>
        </w:rPr>
        <w:t>must</w:t>
      </w:r>
      <w:r w:rsidRPr="00F26201" w:rsidR="00EE1BE2">
        <w:rPr>
          <w:highlight w:val="yellow"/>
        </w:rPr>
        <w:t xml:space="preserve"> be met</w:t>
      </w:r>
      <w:r w:rsidRPr="00F26201" w:rsidR="00773EC2">
        <w:rPr>
          <w:highlight w:val="yellow"/>
        </w:rPr>
        <w:t xml:space="preserve">. These conditions </w:t>
      </w:r>
      <w:r w:rsidRPr="00F26201" w:rsidR="00E56B74">
        <w:rPr>
          <w:highlight w:val="yellow"/>
        </w:rPr>
        <w:t>should be controlled by the owner of the data.</w:t>
      </w:r>
      <w:r w:rsidRPr="00F26201" w:rsidR="000E397E">
        <w:rPr>
          <w:highlight w:val="yellow"/>
        </w:rPr>
        <w:t xml:space="preserve"> </w:t>
      </w:r>
      <w:r w:rsidRPr="00F26201" w:rsidR="006B33F5">
        <w:rPr>
          <w:highlight w:val="yellow"/>
        </w:rPr>
        <w:t>T</w:t>
      </w:r>
      <w:r w:rsidRPr="00F26201" w:rsidR="000E397E">
        <w:rPr>
          <w:highlight w:val="yellow"/>
        </w:rPr>
        <w:t>he project story</w:t>
      </w:r>
      <w:r w:rsidRPr="00F26201" w:rsidR="006B33F5">
        <w:rPr>
          <w:highlight w:val="yellow"/>
        </w:rPr>
        <w:t xml:space="preserve"> involves exchange </w:t>
      </w:r>
      <w:r w:rsidRPr="00F26201" w:rsidR="005E0330">
        <w:rPr>
          <w:highlight w:val="yellow"/>
        </w:rPr>
        <w:t xml:space="preserve">of data </w:t>
      </w:r>
      <w:r w:rsidRPr="00F26201" w:rsidR="00E36CC3">
        <w:rPr>
          <w:highlight w:val="yellow"/>
        </w:rPr>
        <w:t>between many different systems</w:t>
      </w:r>
      <w:r w:rsidRPr="00F26201" w:rsidR="00A53677">
        <w:rPr>
          <w:highlight w:val="yellow"/>
        </w:rPr>
        <w:t>, e.g.,</w:t>
      </w:r>
      <w:r w:rsidRPr="00F26201" w:rsidR="001E4327">
        <w:rPr>
          <w:highlight w:val="yellow"/>
        </w:rPr>
        <w:t xml:space="preserve"> to </w:t>
      </w:r>
      <w:r w:rsidRPr="00F26201" w:rsidR="006A576B">
        <w:rPr>
          <w:highlight w:val="yellow"/>
        </w:rPr>
        <w:t>obtain</w:t>
      </w:r>
      <w:r w:rsidRPr="00F26201" w:rsidR="00A53677">
        <w:rPr>
          <w:highlight w:val="yellow"/>
        </w:rPr>
        <w:t xml:space="preserve"> </w:t>
      </w:r>
      <w:r w:rsidRPr="00F26201" w:rsidR="00700320">
        <w:rPr>
          <w:highlight w:val="yellow"/>
        </w:rPr>
        <w:t>vehicle locations</w:t>
      </w:r>
      <w:r w:rsidRPr="00F26201" w:rsidR="00A53677">
        <w:rPr>
          <w:highlight w:val="yellow"/>
        </w:rPr>
        <w:t xml:space="preserve"> and </w:t>
      </w:r>
      <w:r w:rsidRPr="00F26201" w:rsidR="00BC50DF">
        <w:rPr>
          <w:highlight w:val="yellow"/>
        </w:rPr>
        <w:t>exchange data with emergency authorities.</w:t>
      </w:r>
    </w:p>
    <w:p w:rsidRPr="00F26201" w:rsidR="00D8169E" w:rsidP="005A07E3" w:rsidRDefault="00D8169E" w14:paraId="345B4424" w14:textId="114019E4">
      <w:pPr>
        <w:rPr>
          <w:highlight w:val="yellow"/>
        </w:rPr>
      </w:pPr>
      <w:r w:rsidRPr="00F26201">
        <w:rPr>
          <w:b/>
          <w:bCs/>
          <w:highlight w:val="yellow"/>
        </w:rPr>
        <w:t>SitAw Data Catalogues and Discovery.</w:t>
      </w:r>
      <w:r w:rsidRPr="00F26201" w:rsidR="002E7074">
        <w:rPr>
          <w:b/>
          <w:bCs/>
          <w:highlight w:val="yellow"/>
        </w:rPr>
        <w:t xml:space="preserve"> </w:t>
      </w:r>
      <w:r w:rsidRPr="00F26201" w:rsidR="00333CAD">
        <w:rPr>
          <w:highlight w:val="yellow"/>
        </w:rPr>
        <w:t>To</w:t>
      </w:r>
      <w:r w:rsidRPr="00F26201" w:rsidR="0014608B">
        <w:rPr>
          <w:highlight w:val="yellow"/>
        </w:rPr>
        <w:t xml:space="preserve"> be able to locate data that</w:t>
      </w:r>
      <w:r w:rsidRPr="00F26201" w:rsidR="00333CAD">
        <w:rPr>
          <w:highlight w:val="yellow"/>
        </w:rPr>
        <w:t xml:space="preserve"> each partner makes</w:t>
      </w:r>
      <w:r w:rsidRPr="00F26201" w:rsidR="00127EE8">
        <w:rPr>
          <w:highlight w:val="yellow"/>
        </w:rPr>
        <w:t xml:space="preserve"> </w:t>
      </w:r>
      <w:r w:rsidRPr="00F26201" w:rsidR="0014608B">
        <w:rPr>
          <w:highlight w:val="yellow"/>
        </w:rPr>
        <w:t>available for sharing, it is essential that a description of the data</w:t>
      </w:r>
      <w:r w:rsidRPr="00F26201" w:rsidR="00F005CB">
        <w:rPr>
          <w:highlight w:val="yellow"/>
        </w:rPr>
        <w:t xml:space="preserve"> is made available </w:t>
      </w:r>
      <w:r w:rsidRPr="00F26201" w:rsidR="00296A86">
        <w:rPr>
          <w:highlight w:val="yellow"/>
        </w:rPr>
        <w:t xml:space="preserve">to </w:t>
      </w:r>
      <w:r w:rsidRPr="00F26201" w:rsidR="00F005CB">
        <w:rPr>
          <w:highlight w:val="yellow"/>
        </w:rPr>
        <w:t>SA4CPS members</w:t>
      </w:r>
      <w:r w:rsidRPr="00F26201" w:rsidR="00127EE8">
        <w:rPr>
          <w:highlight w:val="yellow"/>
        </w:rPr>
        <w:t xml:space="preserve"> as a Data Catalogue in a well-known location</w:t>
      </w:r>
      <w:r w:rsidRPr="00F26201" w:rsidR="00296A86">
        <w:rPr>
          <w:highlight w:val="yellow"/>
        </w:rPr>
        <w:t xml:space="preserve">. This description contains, for example, </w:t>
      </w:r>
      <w:r w:rsidRPr="00F26201" w:rsidR="00D3305D">
        <w:rPr>
          <w:highlight w:val="yellow"/>
        </w:rPr>
        <w:t>a human-readable</w:t>
      </w:r>
      <w:r w:rsidRPr="00F26201" w:rsidR="006A7E6C">
        <w:rPr>
          <w:highlight w:val="yellow"/>
        </w:rPr>
        <w:t xml:space="preserve"> </w:t>
      </w:r>
      <w:r w:rsidRPr="00F26201" w:rsidR="00DE3E9A">
        <w:rPr>
          <w:highlight w:val="yellow"/>
        </w:rPr>
        <w:t>depiction of the data</w:t>
      </w:r>
      <w:r w:rsidRPr="00F26201" w:rsidR="0091280A">
        <w:rPr>
          <w:highlight w:val="yellow"/>
        </w:rPr>
        <w:t xml:space="preserve">, </w:t>
      </w:r>
      <w:r w:rsidRPr="00F26201" w:rsidR="00DE3E9A">
        <w:rPr>
          <w:highlight w:val="yellow"/>
        </w:rPr>
        <w:t xml:space="preserve">required access </w:t>
      </w:r>
      <w:r w:rsidRPr="00F26201" w:rsidR="0091280A">
        <w:rPr>
          <w:highlight w:val="yellow"/>
        </w:rPr>
        <w:t>conditions</w:t>
      </w:r>
      <w:r w:rsidRPr="00F26201" w:rsidR="00DE3E9A">
        <w:rPr>
          <w:highlight w:val="yellow"/>
        </w:rPr>
        <w:t>,</w:t>
      </w:r>
      <w:r w:rsidRPr="00F26201" w:rsidR="0091280A">
        <w:rPr>
          <w:highlight w:val="yellow"/>
        </w:rPr>
        <w:t xml:space="preserve"> and </w:t>
      </w:r>
      <w:r w:rsidRPr="00F26201" w:rsidR="00545E08">
        <w:rPr>
          <w:highlight w:val="yellow"/>
        </w:rPr>
        <w:t xml:space="preserve">technical </w:t>
      </w:r>
      <w:r w:rsidRPr="00F26201" w:rsidR="006B245D">
        <w:rPr>
          <w:highlight w:val="yellow"/>
        </w:rPr>
        <w:t xml:space="preserve">details </w:t>
      </w:r>
      <w:r w:rsidRPr="00F26201" w:rsidR="009C73F6">
        <w:rPr>
          <w:highlight w:val="yellow"/>
        </w:rPr>
        <w:t>for</w:t>
      </w:r>
      <w:r w:rsidRPr="00F26201" w:rsidR="00651DA1">
        <w:rPr>
          <w:highlight w:val="yellow"/>
        </w:rPr>
        <w:t xml:space="preserve"> access</w:t>
      </w:r>
      <w:r w:rsidRPr="00F26201" w:rsidR="009C73F6">
        <w:rPr>
          <w:highlight w:val="yellow"/>
        </w:rPr>
        <w:t>ing</w:t>
      </w:r>
      <w:r w:rsidRPr="00F26201" w:rsidR="00651DA1">
        <w:rPr>
          <w:highlight w:val="yellow"/>
        </w:rPr>
        <w:t xml:space="preserve"> the data. </w:t>
      </w:r>
      <w:r w:rsidRPr="00F26201" w:rsidR="00AE4F70">
        <w:rPr>
          <w:highlight w:val="yellow"/>
        </w:rPr>
        <w:t xml:space="preserve">Locating available data is a core functionality needed in </w:t>
      </w:r>
      <w:r w:rsidRPr="00F26201" w:rsidR="009C73F6">
        <w:rPr>
          <w:highlight w:val="yellow"/>
        </w:rPr>
        <w:t>all data sharing involved in the project story.</w:t>
      </w:r>
    </w:p>
    <w:p w:rsidRPr="00F26201" w:rsidR="00D8169E" w:rsidP="005A07E3" w:rsidRDefault="00D8169E" w14:paraId="77B445AF" w14:textId="3428546C">
      <w:pPr>
        <w:rPr>
          <w:highlight w:val="yellow"/>
        </w:rPr>
      </w:pPr>
      <w:r w:rsidRPr="00F26201">
        <w:rPr>
          <w:b/>
          <w:bCs/>
          <w:highlight w:val="yellow"/>
        </w:rPr>
        <w:t>Secure Communication</w:t>
      </w:r>
      <w:r w:rsidRPr="00F26201" w:rsidR="00815FAD">
        <w:rPr>
          <w:b/>
          <w:bCs/>
          <w:highlight w:val="yellow"/>
        </w:rPr>
        <w:t xml:space="preserve"> </w:t>
      </w:r>
      <w:r w:rsidRPr="00F26201" w:rsidR="00815FAD">
        <w:rPr>
          <w:highlight w:val="yellow"/>
        </w:rPr>
        <w:t xml:space="preserve">is a fundamental requirement for all </w:t>
      </w:r>
      <w:r w:rsidRPr="00F26201" w:rsidR="00CC5AB4">
        <w:rPr>
          <w:highlight w:val="yellow"/>
        </w:rPr>
        <w:t>data exchange in the project story. This may include</w:t>
      </w:r>
      <w:r w:rsidRPr="00F26201" w:rsidR="001E543C">
        <w:rPr>
          <w:highlight w:val="yellow"/>
        </w:rPr>
        <w:t>, e.g</w:t>
      </w:r>
      <w:r w:rsidRPr="00F26201" w:rsidR="00262C43">
        <w:rPr>
          <w:highlight w:val="yellow"/>
        </w:rPr>
        <w:t xml:space="preserve">., </w:t>
      </w:r>
      <w:r w:rsidRPr="00F26201" w:rsidR="00672587">
        <w:rPr>
          <w:highlight w:val="yellow"/>
        </w:rPr>
        <w:t xml:space="preserve">secure </w:t>
      </w:r>
      <w:r w:rsidRPr="00F26201" w:rsidR="00CC5AB4">
        <w:rPr>
          <w:highlight w:val="yellow"/>
        </w:rPr>
        <w:t>communication protocols,</w:t>
      </w:r>
      <w:r w:rsidRPr="00F26201" w:rsidR="00584A1B">
        <w:rPr>
          <w:highlight w:val="yellow"/>
        </w:rPr>
        <w:t xml:space="preserve"> vulnerability-aware implementation,</w:t>
      </w:r>
      <w:r w:rsidRPr="00F26201" w:rsidR="00CC5AB4">
        <w:rPr>
          <w:highlight w:val="yellow"/>
        </w:rPr>
        <w:t xml:space="preserve"> key exchange</w:t>
      </w:r>
      <w:r w:rsidRPr="00F26201" w:rsidR="001E543C">
        <w:rPr>
          <w:highlight w:val="yellow"/>
        </w:rPr>
        <w:t>,</w:t>
      </w:r>
      <w:r w:rsidRPr="00F26201" w:rsidR="009A07BE">
        <w:rPr>
          <w:highlight w:val="yellow"/>
        </w:rPr>
        <w:t xml:space="preserve"> data integrity </w:t>
      </w:r>
      <w:r w:rsidRPr="00F26201" w:rsidR="001E543C">
        <w:rPr>
          <w:highlight w:val="yellow"/>
        </w:rPr>
        <w:t>and non-repudiation.</w:t>
      </w:r>
    </w:p>
    <w:p w:rsidRPr="00F26201" w:rsidR="00D8169E" w:rsidP="005A07E3" w:rsidRDefault="00D8169E" w14:paraId="4EB5FC07" w14:textId="52C10C0F">
      <w:pPr>
        <w:rPr>
          <w:highlight w:val="yellow"/>
        </w:rPr>
      </w:pPr>
      <w:r w:rsidRPr="00F26201">
        <w:rPr>
          <w:b/>
          <w:bCs/>
          <w:highlight w:val="yellow"/>
        </w:rPr>
        <w:t>Trust Formation &amp; Evaluation.</w:t>
      </w:r>
      <w:r w:rsidRPr="00F26201" w:rsidR="00672587">
        <w:rPr>
          <w:b/>
          <w:bCs/>
          <w:highlight w:val="yellow"/>
        </w:rPr>
        <w:t xml:space="preserve"> </w:t>
      </w:r>
      <w:r w:rsidRPr="00F26201" w:rsidR="006973FB">
        <w:rPr>
          <w:highlight w:val="yellow"/>
        </w:rPr>
        <w:t xml:space="preserve">In addition to </w:t>
      </w:r>
      <w:r w:rsidRPr="00F26201" w:rsidR="00B739D7">
        <w:rPr>
          <w:highlight w:val="yellow"/>
        </w:rPr>
        <w:t xml:space="preserve">technical </w:t>
      </w:r>
      <w:r w:rsidRPr="00F26201" w:rsidR="006973FB">
        <w:rPr>
          <w:highlight w:val="yellow"/>
        </w:rPr>
        <w:t xml:space="preserve">communication security, </w:t>
      </w:r>
      <w:r w:rsidRPr="00F26201" w:rsidR="002A7727">
        <w:rPr>
          <w:highlight w:val="yellow"/>
        </w:rPr>
        <w:t xml:space="preserve">the ability to establish and evaluate </w:t>
      </w:r>
      <w:r w:rsidRPr="00F26201" w:rsidR="001D08C7">
        <w:rPr>
          <w:highlight w:val="yellow"/>
        </w:rPr>
        <w:t xml:space="preserve">a degree of trust in data exchange requires </w:t>
      </w:r>
      <w:r w:rsidRPr="00F26201" w:rsidR="00D53A59">
        <w:rPr>
          <w:highlight w:val="yellow"/>
        </w:rPr>
        <w:t xml:space="preserve">means to identify </w:t>
      </w:r>
      <w:r w:rsidRPr="00F26201" w:rsidR="00BE222C">
        <w:rPr>
          <w:highlight w:val="yellow"/>
        </w:rPr>
        <w:t xml:space="preserve">the communicating parties and their </w:t>
      </w:r>
      <w:r w:rsidRPr="00F26201" w:rsidR="00243906">
        <w:rPr>
          <w:highlight w:val="yellow"/>
        </w:rPr>
        <w:t>authori</w:t>
      </w:r>
      <w:r w:rsidRPr="00F26201" w:rsidR="008520F7">
        <w:rPr>
          <w:highlight w:val="yellow"/>
        </w:rPr>
        <w:t>zations</w:t>
      </w:r>
      <w:r w:rsidRPr="00F26201" w:rsidR="007B74E0">
        <w:rPr>
          <w:highlight w:val="yellow"/>
        </w:rPr>
        <w:t>, attributes and context</w:t>
      </w:r>
      <w:r w:rsidRPr="00F26201" w:rsidR="0071037A">
        <w:rPr>
          <w:highlight w:val="yellow"/>
        </w:rPr>
        <w:t xml:space="preserve"> within the scope of the exchange.</w:t>
      </w:r>
      <w:r w:rsidRPr="00F26201" w:rsidR="002E660D">
        <w:rPr>
          <w:highlight w:val="yellow"/>
        </w:rPr>
        <w:t xml:space="preserve"> </w:t>
      </w:r>
      <w:r w:rsidRPr="00F26201" w:rsidR="006E4322">
        <w:rPr>
          <w:highlight w:val="yellow"/>
        </w:rPr>
        <w:t xml:space="preserve">This becomes especially critical in transient communication contexts </w:t>
      </w:r>
      <w:r w:rsidRPr="00F26201" w:rsidR="00C15117">
        <w:rPr>
          <w:highlight w:val="yellow"/>
        </w:rPr>
        <w:t xml:space="preserve">of the project story </w:t>
      </w:r>
      <w:r w:rsidRPr="00F26201" w:rsidR="006E4322">
        <w:rPr>
          <w:highlight w:val="yellow"/>
        </w:rPr>
        <w:t xml:space="preserve">where trust </w:t>
      </w:r>
      <w:r w:rsidRPr="00F26201" w:rsidR="00C15117">
        <w:rPr>
          <w:highlight w:val="yellow"/>
        </w:rPr>
        <w:t xml:space="preserve">may have to </w:t>
      </w:r>
      <w:r w:rsidRPr="00F26201" w:rsidR="006E4322">
        <w:rPr>
          <w:highlight w:val="yellow"/>
        </w:rPr>
        <w:t>be established dynamically, without the benefit of rigorous prior screening</w:t>
      </w:r>
      <w:r w:rsidRPr="00F26201" w:rsidR="00A2474B">
        <w:rPr>
          <w:highlight w:val="yellow"/>
        </w:rPr>
        <w:t>.</w:t>
      </w:r>
    </w:p>
    <w:p w:rsidRPr="00F26201" w:rsidR="00D8169E" w:rsidP="005A07E3" w:rsidRDefault="00D8169E" w14:paraId="0702FA8B" w14:textId="30C73153">
      <w:pPr>
        <w:rPr>
          <w:highlight w:val="yellow"/>
        </w:rPr>
      </w:pPr>
      <w:r w:rsidRPr="00F26201">
        <w:rPr>
          <w:b/>
          <w:bCs/>
          <w:highlight w:val="yellow"/>
        </w:rPr>
        <w:t>Continuous</w:t>
      </w:r>
      <w:r w:rsidRPr="00F26201" w:rsidR="00720C04">
        <w:rPr>
          <w:b/>
          <w:bCs/>
          <w:highlight w:val="yellow"/>
        </w:rPr>
        <w:t xml:space="preserve"> </w:t>
      </w:r>
      <w:r w:rsidRPr="00F26201">
        <w:rPr>
          <w:b/>
          <w:bCs/>
          <w:highlight w:val="yellow"/>
        </w:rPr>
        <w:t>Trust Monitoring &amp; Control.</w:t>
      </w:r>
      <w:r w:rsidRPr="00F26201" w:rsidR="0069177F">
        <w:rPr>
          <w:b/>
          <w:bCs/>
          <w:highlight w:val="yellow"/>
        </w:rPr>
        <w:t xml:space="preserve"> </w:t>
      </w:r>
      <w:r w:rsidRPr="00F26201" w:rsidR="007730C2">
        <w:rPr>
          <w:highlight w:val="yellow"/>
        </w:rPr>
        <w:t xml:space="preserve">In a </w:t>
      </w:r>
      <w:r w:rsidRPr="00F26201" w:rsidR="005306F2">
        <w:rPr>
          <w:highlight w:val="yellow"/>
        </w:rPr>
        <w:t xml:space="preserve">dynamic </w:t>
      </w:r>
      <w:r w:rsidRPr="00F26201" w:rsidR="00C25F3D">
        <w:rPr>
          <w:highlight w:val="yellow"/>
        </w:rPr>
        <w:t>trust</w:t>
      </w:r>
      <w:r w:rsidRPr="00F26201" w:rsidR="007730C2">
        <w:rPr>
          <w:highlight w:val="yellow"/>
        </w:rPr>
        <w:t xml:space="preserve"> environment</w:t>
      </w:r>
      <w:r w:rsidRPr="00F26201" w:rsidR="00B65535">
        <w:rPr>
          <w:highlight w:val="yellow"/>
        </w:rPr>
        <w:t xml:space="preserve">, </w:t>
      </w:r>
      <w:r w:rsidRPr="00F26201" w:rsidR="00720C04">
        <w:rPr>
          <w:highlight w:val="yellow"/>
        </w:rPr>
        <w:t xml:space="preserve">it is paramount to be able to constantly monitor </w:t>
      </w:r>
      <w:r w:rsidRPr="00F26201" w:rsidR="00472757">
        <w:rPr>
          <w:highlight w:val="yellow"/>
        </w:rPr>
        <w:t xml:space="preserve">the </w:t>
      </w:r>
      <w:r w:rsidRPr="00F26201" w:rsidR="00C25F3D">
        <w:rPr>
          <w:highlight w:val="yellow"/>
        </w:rPr>
        <w:t xml:space="preserve">validity of </w:t>
      </w:r>
      <w:r w:rsidRPr="00F26201" w:rsidR="000354C3">
        <w:rPr>
          <w:highlight w:val="yellow"/>
        </w:rPr>
        <w:t xml:space="preserve">attestations that </w:t>
      </w:r>
      <w:r w:rsidRPr="00F26201" w:rsidR="00B74EFB">
        <w:rPr>
          <w:highlight w:val="yellow"/>
        </w:rPr>
        <w:t xml:space="preserve">are used as basis for </w:t>
      </w:r>
      <w:r w:rsidRPr="00F26201" w:rsidR="00A85683">
        <w:rPr>
          <w:highlight w:val="yellow"/>
        </w:rPr>
        <w:t>trust in a</w:t>
      </w:r>
      <w:r w:rsidRPr="00F26201" w:rsidR="00B74EFB">
        <w:rPr>
          <w:highlight w:val="yellow"/>
        </w:rPr>
        <w:t xml:space="preserve">n operation, device, service, etc. </w:t>
      </w:r>
      <w:r w:rsidRPr="00F26201" w:rsidR="00B60441">
        <w:rPr>
          <w:highlight w:val="yellow"/>
        </w:rPr>
        <w:t>I</w:t>
      </w:r>
      <w:r w:rsidRPr="00F26201" w:rsidR="000000D1">
        <w:rPr>
          <w:highlight w:val="yellow"/>
        </w:rPr>
        <w:t xml:space="preserve">f an attestation becomes invalid, the trusted relationship based on that needs to be </w:t>
      </w:r>
      <w:r w:rsidRPr="00F26201" w:rsidR="003C797C">
        <w:rPr>
          <w:highlight w:val="yellow"/>
        </w:rPr>
        <w:t>terminated</w:t>
      </w:r>
      <w:r w:rsidRPr="00F26201" w:rsidR="00383FE4">
        <w:rPr>
          <w:highlight w:val="yellow"/>
        </w:rPr>
        <w:t xml:space="preserve"> automatically</w:t>
      </w:r>
      <w:r w:rsidRPr="00F26201" w:rsidR="00B60441">
        <w:rPr>
          <w:highlight w:val="yellow"/>
        </w:rPr>
        <w:t>.</w:t>
      </w:r>
    </w:p>
    <w:p w:rsidRPr="00F26201" w:rsidR="00D8169E" w:rsidP="005A07E3" w:rsidRDefault="00D8169E" w14:paraId="73AB80A5" w14:textId="67942479">
      <w:pPr>
        <w:rPr>
          <w:highlight w:val="yellow"/>
        </w:rPr>
      </w:pPr>
      <w:r w:rsidRPr="00F26201">
        <w:rPr>
          <w:b/>
          <w:bCs/>
          <w:highlight w:val="yellow"/>
        </w:rPr>
        <w:t>Identity &amp; Authentication.</w:t>
      </w:r>
      <w:r w:rsidRPr="00F26201" w:rsidR="000E67AD">
        <w:rPr>
          <w:b/>
          <w:bCs/>
          <w:highlight w:val="yellow"/>
        </w:rPr>
        <w:t xml:space="preserve"> </w:t>
      </w:r>
      <w:r w:rsidRPr="00F26201" w:rsidR="006D1671">
        <w:rPr>
          <w:highlight w:val="yellow"/>
        </w:rPr>
        <w:t xml:space="preserve">Establishing trust </w:t>
      </w:r>
      <w:r w:rsidRPr="00F26201" w:rsidR="008107BF">
        <w:rPr>
          <w:highlight w:val="yellow"/>
        </w:rPr>
        <w:t xml:space="preserve">begins with </w:t>
      </w:r>
      <w:r w:rsidRPr="00F26201" w:rsidR="00B91936">
        <w:rPr>
          <w:highlight w:val="yellow"/>
        </w:rPr>
        <w:t>identifying actors</w:t>
      </w:r>
      <w:r w:rsidRPr="00F26201" w:rsidR="005813A9">
        <w:rPr>
          <w:highlight w:val="yellow"/>
        </w:rPr>
        <w:t xml:space="preserve"> reliably</w:t>
      </w:r>
      <w:r w:rsidRPr="00F26201" w:rsidR="00B91936">
        <w:rPr>
          <w:highlight w:val="yellow"/>
        </w:rPr>
        <w:t xml:space="preserve">. </w:t>
      </w:r>
      <w:r w:rsidRPr="00F26201" w:rsidR="00D74810">
        <w:rPr>
          <w:highlight w:val="yellow"/>
        </w:rPr>
        <w:t>In the project story, actors may use different identity and authentication systems, requiring consolidation so that identities and authentication can be confirmed regardless of the underlying system.</w:t>
      </w:r>
    </w:p>
    <w:p w:rsidRPr="00F26201" w:rsidR="00D8169E" w:rsidP="005A07E3" w:rsidRDefault="00D8169E" w14:paraId="5341C032" w14:textId="5972B063">
      <w:pPr>
        <w:rPr>
          <w:b/>
          <w:bCs/>
          <w:highlight w:val="yellow"/>
        </w:rPr>
      </w:pPr>
      <w:r w:rsidRPr="00F26201">
        <w:rPr>
          <w:b/>
          <w:bCs/>
          <w:highlight w:val="yellow"/>
        </w:rPr>
        <w:t>Trust Root &amp; Hierarchy</w:t>
      </w:r>
      <w:r w:rsidRPr="00F26201" w:rsidR="00CD7E2C">
        <w:rPr>
          <w:b/>
          <w:bCs/>
          <w:highlight w:val="yellow"/>
        </w:rPr>
        <w:t xml:space="preserve">. </w:t>
      </w:r>
      <w:r w:rsidRPr="00F26201" w:rsidR="00CD7E2C">
        <w:rPr>
          <w:highlight w:val="yellow"/>
        </w:rPr>
        <w:t>In the end, any attestations for establishing trust need to be anchored in some known</w:t>
      </w:r>
      <w:r w:rsidRPr="00F26201" w:rsidR="008A26D2">
        <w:rPr>
          <w:highlight w:val="yellow"/>
        </w:rPr>
        <w:t xml:space="preserve"> </w:t>
      </w:r>
      <w:r w:rsidRPr="00F26201" w:rsidR="00CD7E2C">
        <w:rPr>
          <w:highlight w:val="yellow"/>
        </w:rPr>
        <w:t>entity</w:t>
      </w:r>
      <w:r w:rsidRPr="00F26201" w:rsidR="008A26D2">
        <w:rPr>
          <w:highlight w:val="yellow"/>
        </w:rPr>
        <w:t xml:space="preserve"> that all participants </w:t>
      </w:r>
      <w:r w:rsidRPr="00F26201" w:rsidR="0040542F">
        <w:rPr>
          <w:highlight w:val="yellow"/>
        </w:rPr>
        <w:t xml:space="preserve">recognize as a </w:t>
      </w:r>
      <w:r w:rsidRPr="00F26201" w:rsidR="00BD16F6">
        <w:rPr>
          <w:highlight w:val="yellow"/>
        </w:rPr>
        <w:t>trusted source of truth</w:t>
      </w:r>
      <w:r w:rsidRPr="00F26201" w:rsidR="008A26D2">
        <w:rPr>
          <w:highlight w:val="yellow"/>
        </w:rPr>
        <w:t>.</w:t>
      </w:r>
      <w:r w:rsidRPr="00F26201" w:rsidR="00BD16F6">
        <w:rPr>
          <w:highlight w:val="yellow"/>
        </w:rPr>
        <w:t xml:space="preserve"> From project story point of view, the entity may</w:t>
      </w:r>
      <w:r w:rsidRPr="00F26201" w:rsidR="007B6616">
        <w:rPr>
          <w:highlight w:val="yellow"/>
        </w:rPr>
        <w:t xml:space="preserve"> </w:t>
      </w:r>
      <w:r w:rsidRPr="00F26201" w:rsidR="00BD16F6">
        <w:rPr>
          <w:highlight w:val="yellow"/>
        </w:rPr>
        <w:t>be an external a</w:t>
      </w:r>
      <w:r w:rsidRPr="00F26201" w:rsidR="00C053F5">
        <w:rPr>
          <w:highlight w:val="yellow"/>
        </w:rPr>
        <w:t xml:space="preserve">uthority (e.g., providing identity records), or </w:t>
      </w:r>
      <w:r w:rsidRPr="00F26201" w:rsidR="0004266E">
        <w:rPr>
          <w:highlight w:val="yellow"/>
        </w:rPr>
        <w:t>a recognized trust root within the SA4CPS context.</w:t>
      </w:r>
      <w:r w:rsidRPr="00F26201" w:rsidR="001D2A5B">
        <w:rPr>
          <w:highlight w:val="yellow"/>
        </w:rPr>
        <w:t xml:space="preserve"> While </w:t>
      </w:r>
      <w:r w:rsidRPr="00F26201" w:rsidR="00157DBE">
        <w:rPr>
          <w:highlight w:val="yellow"/>
        </w:rPr>
        <w:t xml:space="preserve">it is not necessary or </w:t>
      </w:r>
      <w:r w:rsidRPr="00F26201" w:rsidR="004B2D65">
        <w:rPr>
          <w:highlight w:val="yellow"/>
        </w:rPr>
        <w:t xml:space="preserve">even </w:t>
      </w:r>
      <w:r w:rsidRPr="00F26201" w:rsidR="00157DBE">
        <w:rPr>
          <w:highlight w:val="yellow"/>
        </w:rPr>
        <w:t xml:space="preserve">feasible for </w:t>
      </w:r>
      <w:r w:rsidRPr="00F26201" w:rsidR="00E73DBA">
        <w:rPr>
          <w:highlight w:val="yellow"/>
        </w:rPr>
        <w:t xml:space="preserve">all attestations </w:t>
      </w:r>
      <w:r w:rsidRPr="00F26201" w:rsidR="00157DBE">
        <w:rPr>
          <w:highlight w:val="yellow"/>
        </w:rPr>
        <w:t>to be directly rooted in</w:t>
      </w:r>
      <w:r w:rsidRPr="00F26201" w:rsidR="0089012C">
        <w:rPr>
          <w:highlight w:val="yellow"/>
        </w:rPr>
        <w:t xml:space="preserve">, e.g., a public authority, </w:t>
      </w:r>
      <w:r w:rsidRPr="00F26201" w:rsidR="00F700A3">
        <w:rPr>
          <w:highlight w:val="yellow"/>
        </w:rPr>
        <w:t xml:space="preserve">they need to be </w:t>
      </w:r>
      <w:r w:rsidRPr="00F26201" w:rsidR="0066664F">
        <w:rPr>
          <w:highlight w:val="yellow"/>
        </w:rPr>
        <w:t xml:space="preserve">traceable to a root </w:t>
      </w:r>
      <w:r w:rsidRPr="00F26201" w:rsidR="00737476">
        <w:rPr>
          <w:highlight w:val="yellow"/>
        </w:rPr>
        <w:t>source of trust via a</w:t>
      </w:r>
      <w:r w:rsidRPr="00F26201" w:rsidR="00A46EA9">
        <w:rPr>
          <w:highlight w:val="yellow"/>
        </w:rPr>
        <w:t>n unbr</w:t>
      </w:r>
      <w:r w:rsidRPr="00F26201" w:rsidR="00FF1005">
        <w:rPr>
          <w:highlight w:val="yellow"/>
        </w:rPr>
        <w:t>oken</w:t>
      </w:r>
      <w:r w:rsidRPr="00F26201" w:rsidR="00A46EA9">
        <w:rPr>
          <w:highlight w:val="yellow"/>
        </w:rPr>
        <w:t xml:space="preserve"> chain of </w:t>
      </w:r>
      <w:r w:rsidRPr="00F26201" w:rsidR="004204C1">
        <w:rPr>
          <w:highlight w:val="yellow"/>
        </w:rPr>
        <w:t xml:space="preserve">trust relationships, forming a trust </w:t>
      </w:r>
      <w:r w:rsidRPr="00F26201" w:rsidR="00737476">
        <w:rPr>
          <w:highlight w:val="yellow"/>
        </w:rPr>
        <w:t>hierarchy</w:t>
      </w:r>
      <w:r w:rsidRPr="00F26201" w:rsidR="004204C1">
        <w:rPr>
          <w:highlight w:val="yellow"/>
        </w:rPr>
        <w:t>.</w:t>
      </w:r>
    </w:p>
    <w:p w:rsidRPr="00F26201" w:rsidR="00D8169E" w:rsidP="005A07E3" w:rsidRDefault="00D8169E" w14:paraId="6B0D388A" w14:textId="76E8B92F">
      <w:pPr>
        <w:rPr>
          <w:highlight w:val="yellow"/>
        </w:rPr>
      </w:pPr>
      <w:r w:rsidRPr="00F26201">
        <w:rPr>
          <w:b/>
          <w:bCs/>
          <w:highlight w:val="yellow"/>
        </w:rPr>
        <w:t xml:space="preserve">Trust Registries (Whitelist). </w:t>
      </w:r>
      <w:r w:rsidRPr="00F26201" w:rsidR="003030B8">
        <w:rPr>
          <w:highlight w:val="yellow"/>
        </w:rPr>
        <w:t>Formally valid a</w:t>
      </w:r>
      <w:r w:rsidRPr="00F26201" w:rsidR="00CB7C2E">
        <w:rPr>
          <w:highlight w:val="yellow"/>
        </w:rPr>
        <w:t>ttestation</w:t>
      </w:r>
      <w:r w:rsidRPr="00F26201" w:rsidR="00BB2518">
        <w:rPr>
          <w:highlight w:val="yellow"/>
        </w:rPr>
        <w:t xml:space="preserve">s </w:t>
      </w:r>
      <w:r w:rsidRPr="00F26201" w:rsidR="00FB2C22">
        <w:rPr>
          <w:highlight w:val="yellow"/>
        </w:rPr>
        <w:t>can</w:t>
      </w:r>
      <w:r w:rsidRPr="00F26201" w:rsidR="00BB2518">
        <w:rPr>
          <w:highlight w:val="yellow"/>
        </w:rPr>
        <w:t xml:space="preserve"> </w:t>
      </w:r>
      <w:r w:rsidRPr="00F26201" w:rsidR="003030B8">
        <w:rPr>
          <w:highlight w:val="yellow"/>
        </w:rPr>
        <w:t>technically</w:t>
      </w:r>
      <w:r w:rsidRPr="00F26201" w:rsidR="00BB2518">
        <w:rPr>
          <w:highlight w:val="yellow"/>
        </w:rPr>
        <w:t xml:space="preserve"> be </w:t>
      </w:r>
      <w:r w:rsidRPr="00F26201" w:rsidR="003E4F00">
        <w:rPr>
          <w:highlight w:val="yellow"/>
        </w:rPr>
        <w:t>issued</w:t>
      </w:r>
      <w:r w:rsidRPr="00F26201" w:rsidR="003030B8">
        <w:rPr>
          <w:highlight w:val="yellow"/>
        </w:rPr>
        <w:t xml:space="preserve"> by anyone. </w:t>
      </w:r>
      <w:r w:rsidRPr="00F26201" w:rsidR="00E7489E">
        <w:rPr>
          <w:highlight w:val="yellow"/>
        </w:rPr>
        <w:t xml:space="preserve">Whitelisting trusted </w:t>
      </w:r>
      <w:r w:rsidRPr="00F26201" w:rsidR="003E4F00">
        <w:rPr>
          <w:highlight w:val="yellow"/>
        </w:rPr>
        <w:t xml:space="preserve">issuer </w:t>
      </w:r>
      <w:r w:rsidRPr="00F26201" w:rsidR="00E7489E">
        <w:rPr>
          <w:highlight w:val="yellow"/>
        </w:rPr>
        <w:t>registers ensures attestations come from recognized sources, preventing false claims or misuse of valid attestations outside their intended scope.</w:t>
      </w:r>
      <w:r w:rsidRPr="00F26201" w:rsidR="00247B20">
        <w:rPr>
          <w:highlight w:val="yellow"/>
        </w:rPr>
        <w:t xml:space="preserve"> </w:t>
      </w:r>
      <w:r w:rsidRPr="00F26201" w:rsidR="00F40B65">
        <w:rPr>
          <w:highlight w:val="yellow"/>
        </w:rPr>
        <w:t xml:space="preserve">This is especially important in </w:t>
      </w:r>
      <w:r w:rsidRPr="00F26201" w:rsidR="00AC2B75">
        <w:rPr>
          <w:highlight w:val="yellow"/>
        </w:rPr>
        <w:t xml:space="preserve">the </w:t>
      </w:r>
      <w:r w:rsidRPr="00F26201" w:rsidR="00F40B65">
        <w:rPr>
          <w:highlight w:val="yellow"/>
        </w:rPr>
        <w:t>port environment</w:t>
      </w:r>
      <w:r w:rsidRPr="00F26201" w:rsidR="00AC2B75">
        <w:rPr>
          <w:highlight w:val="yellow"/>
        </w:rPr>
        <w:t xml:space="preserve"> of the </w:t>
      </w:r>
      <w:r w:rsidRPr="00F26201" w:rsidR="00AC2B75">
        <w:rPr>
          <w:highlight w:val="yellow"/>
        </w:rPr>
        <w:t xml:space="preserve">project story, </w:t>
      </w:r>
      <w:r w:rsidRPr="00F26201" w:rsidR="00982640">
        <w:rPr>
          <w:highlight w:val="yellow"/>
        </w:rPr>
        <w:t>where</w:t>
      </w:r>
      <w:r w:rsidRPr="00F26201" w:rsidR="00AC2B75">
        <w:rPr>
          <w:highlight w:val="yellow"/>
        </w:rPr>
        <w:t xml:space="preserve"> </w:t>
      </w:r>
      <w:r w:rsidRPr="00F26201" w:rsidR="000662F1">
        <w:rPr>
          <w:highlight w:val="yellow"/>
        </w:rPr>
        <w:t xml:space="preserve">attestations may </w:t>
      </w:r>
      <w:r w:rsidRPr="00F26201" w:rsidR="00982640">
        <w:rPr>
          <w:highlight w:val="yellow"/>
        </w:rPr>
        <w:t xml:space="preserve">come from diverse actors across </w:t>
      </w:r>
      <w:r w:rsidRPr="00F26201" w:rsidR="00053D39">
        <w:rPr>
          <w:highlight w:val="yellow"/>
        </w:rPr>
        <w:t>different countries</w:t>
      </w:r>
      <w:r w:rsidRPr="00F26201" w:rsidR="001E5F2D">
        <w:rPr>
          <w:highlight w:val="yellow"/>
        </w:rPr>
        <w:t>, including outside the EU.</w:t>
      </w:r>
    </w:p>
    <w:p w:rsidR="00FC7118" w:rsidP="005A07E3" w:rsidRDefault="00D8169E" w14:paraId="2CECB128" w14:textId="7FB151BB">
      <w:r w:rsidRPr="00F26201">
        <w:rPr>
          <w:b/>
          <w:bCs/>
          <w:highlight w:val="yellow"/>
        </w:rPr>
        <w:t>Log &amp; Audit.</w:t>
      </w:r>
      <w:r w:rsidRPr="00F26201" w:rsidR="00E7489E">
        <w:rPr>
          <w:b/>
          <w:bCs/>
          <w:highlight w:val="yellow"/>
        </w:rPr>
        <w:t xml:space="preserve"> </w:t>
      </w:r>
      <w:r w:rsidRPr="00F26201" w:rsidR="006D1671">
        <w:rPr>
          <w:highlight w:val="yellow"/>
        </w:rPr>
        <w:t>To</w:t>
      </w:r>
      <w:r w:rsidRPr="00F26201" w:rsidR="00104468">
        <w:rPr>
          <w:highlight w:val="yellow"/>
        </w:rPr>
        <w:t xml:space="preserve"> establish traceability and accountability</w:t>
      </w:r>
      <w:r w:rsidRPr="00F26201" w:rsidR="00533477">
        <w:rPr>
          <w:highlight w:val="yellow"/>
        </w:rPr>
        <w:t xml:space="preserve"> of trust-based interactions</w:t>
      </w:r>
      <w:r w:rsidRPr="00F26201" w:rsidR="00104468">
        <w:rPr>
          <w:highlight w:val="yellow"/>
        </w:rPr>
        <w:t xml:space="preserve">, </w:t>
      </w:r>
      <w:r w:rsidRPr="00F26201" w:rsidR="00533477">
        <w:rPr>
          <w:highlight w:val="yellow"/>
        </w:rPr>
        <w:t xml:space="preserve">every decision and action needs to be recorded </w:t>
      </w:r>
      <w:r w:rsidRPr="00F26201" w:rsidR="00AB540A">
        <w:rPr>
          <w:highlight w:val="yellow"/>
        </w:rPr>
        <w:t>so that they can be verified later. This helps detect misuse, prove compliance, and resolve disputes</w:t>
      </w:r>
      <w:r w:rsidRPr="00F26201" w:rsidR="00AF5B82">
        <w:rPr>
          <w:highlight w:val="yellow"/>
        </w:rPr>
        <w:t>, especially in a dynamic environment where trust is established on the fly</w:t>
      </w:r>
      <w:r w:rsidRPr="00F26201" w:rsidR="0055628B">
        <w:rPr>
          <w:highlight w:val="yellow"/>
        </w:rPr>
        <w:t>.</w:t>
      </w:r>
    </w:p>
    <w:p w:rsidR="00F26201" w:rsidP="005A07E3" w:rsidRDefault="00F26201" w14:paraId="6DF69C95" w14:textId="77777777">
      <w:pPr>
        <w:pStyle w:val="Heading3"/>
      </w:pPr>
      <w:bookmarkStart w:name="_Toc1709855392" w:id="84"/>
      <w:r>
        <w:t>STRIDE Analysis</w:t>
      </w:r>
      <w:bookmarkEnd w:id="84"/>
    </w:p>
    <w:p w:rsidRPr="00F26201" w:rsidR="00F26201" w:rsidP="005A07E3" w:rsidRDefault="00F26201" w14:paraId="28E1F7CB" w14:textId="77777777"/>
    <w:p w:rsidRPr="007155DC" w:rsidR="00F26201" w:rsidP="005A07E3" w:rsidRDefault="00F26201" w14:paraId="7FEBDD5E" w14:textId="77777777">
      <w:pPr>
        <w:pStyle w:val="Heading3"/>
      </w:pPr>
      <w:bookmarkStart w:name="_Toc1432125826" w:id="85"/>
      <w:r>
        <w:t>LINDDUN Analysis</w:t>
      </w:r>
      <w:bookmarkEnd w:id="85"/>
    </w:p>
    <w:p w:rsidR="00F26201" w:rsidP="005A07E3" w:rsidRDefault="00F26201" w14:paraId="169848F3" w14:textId="77777777"/>
    <w:p w:rsidRPr="007155DC" w:rsidR="00F26201" w:rsidP="005A07E3" w:rsidRDefault="00F26201" w14:paraId="6B335809" w14:textId="7514CBB1">
      <w:pPr>
        <w:pStyle w:val="Heading3"/>
      </w:pPr>
      <w:bookmarkStart w:name="_Toc1612419124" w:id="86"/>
      <w:r>
        <w:t>Overall Trust, security and privacy Architectural Design of Sa4CPS</w:t>
      </w:r>
      <w:bookmarkEnd w:id="86"/>
    </w:p>
    <w:p w:rsidRPr="00104468" w:rsidR="00F26201" w:rsidP="005A07E3" w:rsidRDefault="00F26201" w14:paraId="51551B3D" w14:textId="77777777"/>
    <w:p w:rsidRPr="00D1216F" w:rsidR="006F2A9C" w:rsidP="006F2A9C" w:rsidRDefault="006F2A9C" w14:paraId="63F4CD4C" w14:textId="77777777">
      <w:pPr>
        <w:pStyle w:val="BodyText"/>
      </w:pPr>
    </w:p>
    <w:p w:rsidR="00850953" w:rsidP="005A07E3" w:rsidRDefault="00850953" w14:paraId="5DB6E931" w14:textId="77777777">
      <w:pPr>
        <w:rPr>
          <w:spacing w:val="4"/>
          <w:highlight w:val="lightGray"/>
        </w:rPr>
      </w:pPr>
      <w:bookmarkStart w:name="_Toc215645666" w:id="87"/>
      <w:bookmarkEnd w:id="41"/>
      <w:r>
        <w:rPr>
          <w:highlight w:val="lightGray"/>
        </w:rPr>
        <w:br w:type="page"/>
      </w:r>
    </w:p>
    <w:p w:rsidRPr="0029780E" w:rsidR="003057EF" w:rsidRDefault="003D4AFC" w14:paraId="1767226A" w14:textId="2029DD69">
      <w:pPr>
        <w:pStyle w:val="Heading1"/>
        <w:pPrChange w:author="Latvakoski Juhani" w:date="2026-01-28T10:01:00Z" w:id="88">
          <w:pPr>
            <w:pStyle w:val="Heading1"/>
            <w:numPr>
              <w:numId w:val="0"/>
            </w:numPr>
            <w:tabs>
              <w:tab w:val="clear" w:pos="432"/>
            </w:tabs>
            <w:ind w:left="0" w:firstLine="0"/>
          </w:pPr>
        </w:pPrChange>
      </w:pPr>
      <w:bookmarkStart w:name="_Toc563645901" w:id="89"/>
      <w:r>
        <w:t>Design of the Technical Enablers</w:t>
      </w:r>
      <w:bookmarkEnd w:id="87"/>
      <w:bookmarkEnd w:id="89"/>
    </w:p>
    <w:bookmarkEnd w:id="27"/>
    <w:p w:rsidR="2887D303" w:rsidP="2887D303" w:rsidRDefault="2887D303" w14:paraId="0A875CA3" w14:textId="4C9728B5">
      <w:pPr>
        <w:pStyle w:val="BodyText"/>
      </w:pPr>
    </w:p>
    <w:p w:rsidR="4B9BD885" w:rsidP="00031E18" w:rsidRDefault="4B9BD885" w14:paraId="5F549163" w14:textId="013129B4">
      <w:pPr>
        <w:pStyle w:val="BodyText"/>
        <w:jc w:val="both"/>
      </w:pPr>
      <w:r>
        <w:t>This chapter presents the</w:t>
      </w:r>
      <w:r w:rsidR="00031E18">
        <w:t xml:space="preserve"> design of the</w:t>
      </w:r>
      <w:r>
        <w:t xml:space="preserve"> technical enablers developed within WP5 to address the trust, security, and privacy requirements identified across the Sa4CPS use cases and project story. The enablers are organized according to the four main task areas: identification, verification and access control (Task 5.1); secure information spaces, sharing and routing (Task 5.2); zero trust services with distributed ledger technology infrastructures (Task 5.3); and sensing of security situation (Task 5.4). Additionally, a credential-based trust system </w:t>
      </w:r>
      <w:r w:rsidR="00031E18">
        <w:t xml:space="preserve">design </w:t>
      </w:r>
      <w:r>
        <w:t xml:space="preserve">is </w:t>
      </w:r>
      <w:r w:rsidR="00031E18">
        <w:t>presented</w:t>
      </w:r>
      <w:r>
        <w:t xml:space="preserve"> to support the project story requirements. Each enabler </w:t>
      </w:r>
      <w:r w:rsidR="00031E18">
        <w:t>desing</w:t>
      </w:r>
      <w:r>
        <w:t xml:space="preserve"> includes a description of its </w:t>
      </w:r>
      <w:r w:rsidR="00031E18">
        <w:t>components</w:t>
      </w:r>
      <w:r>
        <w:t>. Together, these enablers form a security framework that supports secure situational awareness in critical cyber-physical systems</w:t>
      </w:r>
      <w:r w:rsidR="00AC2BED">
        <w:t>.</w:t>
      </w:r>
    </w:p>
    <w:p w:rsidR="00674351" w:rsidP="2887D303" w:rsidRDefault="00674351" w14:paraId="3508E379" w14:textId="77777777">
      <w:pPr>
        <w:pStyle w:val="BodyText"/>
      </w:pPr>
    </w:p>
    <w:p w:rsidR="0839CE90" w:rsidP="00F26201" w:rsidRDefault="00887EE4" w14:paraId="1FA1C947" w14:textId="2AEE880A">
      <w:pPr>
        <w:pStyle w:val="Heading2"/>
      </w:pPr>
      <w:bookmarkStart w:name="_Toc195617401" w:id="90"/>
      <w:bookmarkStart w:name="_Toc214525412" w:id="91"/>
      <w:bookmarkStart w:name="_Toc215645667" w:id="92"/>
      <w:bookmarkStart w:name="_Toc1034903833" w:id="93"/>
      <w:r>
        <w:t xml:space="preserve">Identification, </w:t>
      </w:r>
      <w:r w:rsidR="6A30C84F">
        <w:t>v</w:t>
      </w:r>
      <w:r>
        <w:t xml:space="preserve">erification &amp; </w:t>
      </w:r>
      <w:r w:rsidR="1429579B">
        <w:t>a</w:t>
      </w:r>
      <w:r>
        <w:t xml:space="preserve">ccess </w:t>
      </w:r>
      <w:r w:rsidR="485C09CD">
        <w:t>c</w:t>
      </w:r>
      <w:r>
        <w:t>ontrol</w:t>
      </w:r>
      <w:bookmarkEnd w:id="90"/>
      <w:bookmarkEnd w:id="91"/>
      <w:bookmarkEnd w:id="92"/>
      <w:bookmarkEnd w:id="93"/>
    </w:p>
    <w:p w:rsidR="583DFE42" w:rsidP="00031E18" w:rsidRDefault="7D9655C3" w14:paraId="23478D34" w14:textId="57D93C1A">
      <w:pPr>
        <w:pStyle w:val="BodyText"/>
        <w:jc w:val="both"/>
        <w:rPr>
          <w:lang w:val="en-US"/>
        </w:rPr>
      </w:pPr>
      <w:r w:rsidRPr="00031E18">
        <w:rPr>
          <w:highlight w:val="yellow"/>
          <w:lang w:val="en-US"/>
        </w:rPr>
        <w:t>This section presents the technical enablers developed under Task 5.1 for identification, verification, and access control across the Sa4CPS use cases. Secure identity management and controlled access are foundational requirements for establishing trust in cyber-physical systems, where both human users and autonomous devices must be reliably authenticated before accessing sensitive resources or performing critical operations. The enablers described below address diverse authentication and authorization challenges – from centralized user authentication services and role-based access control to device enrollment mechanisms, cryptographic verification of software artifacts, and secure communication channels.</w:t>
      </w:r>
    </w:p>
    <w:p w:rsidR="583DFE42" w:rsidP="2887D303" w:rsidRDefault="583DFE42" w14:paraId="7DA9CA03" w14:textId="57691B4B">
      <w:pPr>
        <w:pStyle w:val="BodyText"/>
        <w:rPr>
          <w:rFonts w:ascii="Calibri" w:hAnsi="Calibri" w:eastAsia="Calibri" w:cs="Calibri"/>
          <w:color w:val="FF0000"/>
          <w:sz w:val="22"/>
          <w:szCs w:val="22"/>
          <w:lang w:val="en-US"/>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480"/>
        <w:gridCol w:w="2040"/>
        <w:gridCol w:w="2415"/>
        <w:gridCol w:w="1695"/>
      </w:tblGrid>
      <w:tr w:rsidR="2887D303" w:rsidTr="23051CF4" w14:paraId="631B700F"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633E3827" w14:textId="0BD47EEB">
            <w:r w:rsidRPr="2887D303">
              <w:rPr>
                <w:rFonts w:eastAsia="Aptos"/>
              </w:rPr>
              <w:t xml:space="preserve">Enabler </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347841E0" w14:textId="3DFE7EA9">
            <w:r w:rsidRPr="2887D303">
              <w:rPr>
                <w:rFonts w:eastAsia="Aptos"/>
              </w:rPr>
              <w:t>Contributing partners</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4A0825C6" w14:textId="4092707F">
            <w:r w:rsidRPr="2887D303">
              <w:rPr>
                <w:rFonts w:eastAsia="Aptos"/>
              </w:rPr>
              <w:t xml:space="preserve">Addressed Requirements </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76D7CDC8" w14:textId="4CC25F73">
            <w:r w:rsidRPr="2887D303">
              <w:rPr>
                <w:rFonts w:eastAsia="Aptos"/>
              </w:rPr>
              <w:t xml:space="preserve">Related Use Case </w:t>
            </w:r>
          </w:p>
        </w:tc>
      </w:tr>
      <w:tr w:rsidR="2887D303" w:rsidTr="23051CF4" w14:paraId="3BD6A503"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5A4DF95" w14:textId="220CA278">
            <w:r w:rsidRPr="2887D303">
              <w:rPr>
                <w:rFonts w:eastAsia="Aptos"/>
              </w:rPr>
              <w:t>Microservice-Based Centralized Authentication and Authorization Service</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CC24F7A" w14:textId="5801F001">
            <w:r w:rsidRPr="2887D303">
              <w:rPr>
                <w:rFonts w:eastAsia="Aptos"/>
              </w:rPr>
              <w:t>ACD</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0543373" w14:textId="6786F3E0">
            <w:r w:rsidRPr="2887D303">
              <w:rPr>
                <w:rFonts w:eastAsia="Aptos"/>
                <w:lang w:val="es"/>
              </w:rPr>
              <w:t>REQ_UC1.16</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7FA4F3C" w14:textId="27D59DE3">
            <w:r w:rsidRPr="2887D303">
              <w:rPr>
                <w:rFonts w:eastAsia="Aptos"/>
              </w:rPr>
              <w:t>UC1</w:t>
            </w:r>
          </w:p>
        </w:tc>
      </w:tr>
      <w:tr w:rsidR="2887D303" w:rsidTr="23051CF4" w14:paraId="4BE0A02A"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1AF1330" w14:textId="6B73401A">
            <w:r w:rsidRPr="2887D303">
              <w:rPr>
                <w:rFonts w:eastAsia="Aptos"/>
              </w:rPr>
              <w:t>Downstream identity, authentication and access control integrated into the platform control plane</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308B959" w14:textId="4B752E0F">
            <w:pPr>
              <w:rPr>
                <w:rFonts w:eastAsia="Aptos"/>
              </w:rPr>
            </w:pPr>
            <w:r w:rsidRPr="04BFB08E">
              <w:rPr>
                <w:rFonts w:eastAsia="Aptos"/>
              </w:rPr>
              <w:t>ADLC</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24D78A7F" w14:textId="1498580C">
            <w:r w:rsidRPr="2887D303">
              <w:rPr>
                <w:rFonts w:eastAsia="Aptos"/>
                <w:szCs w:val="20"/>
              </w:rPr>
              <w:t xml:space="preserve"> </w:t>
            </w:r>
            <w:r w:rsidRPr="6A7819E6" w:rsidR="001F439F">
              <w:rPr>
                <w:rFonts w:eastAsia="Aptos"/>
              </w:rPr>
              <w:t>REQ_UC8.34</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175B9BAD" w14:textId="02556698">
            <w:r w:rsidRPr="2887D303">
              <w:rPr>
                <w:rFonts w:eastAsia="Aptos"/>
              </w:rPr>
              <w:t xml:space="preserve"> </w:t>
            </w:r>
            <w:r w:rsidR="008D2EAE">
              <w:rPr>
                <w:rFonts w:eastAsia="Aptos"/>
              </w:rPr>
              <w:t>UC8</w:t>
            </w:r>
          </w:p>
        </w:tc>
      </w:tr>
      <w:tr w:rsidR="2887D303" w:rsidTr="23051CF4" w14:paraId="4B9DB679"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6357050B" w14:textId="07E899E9">
            <w:r w:rsidRPr="2887D303">
              <w:rPr>
                <w:rFonts w:eastAsia="Aptos"/>
              </w:rPr>
              <w:t>Layered security model that combines cryptographic trust mechanisms, secure communication channels, access control, and integrity verification</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2D502601" w14:textId="68C17F24">
            <w:r w:rsidRPr="2887D303">
              <w:rPr>
                <w:rFonts w:eastAsia="Aptos"/>
              </w:rPr>
              <w:t>Vintecc</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12862331" w14:paraId="18943278" w14:textId="572724AF">
            <w:r w:rsidRPr="4A676227">
              <w:rPr>
                <w:rFonts w:eastAsia="Aptos"/>
              </w:rPr>
              <w:t>REQ_UC9</w:t>
            </w:r>
            <w:r w:rsidRPr="097A9B2A">
              <w:rPr>
                <w:rFonts w:eastAsia="Aptos"/>
              </w:rPr>
              <w:t>.1</w:t>
            </w:r>
          </w:p>
          <w:p w:rsidR="2887D303" w:rsidP="005A07E3" w:rsidRDefault="12862331" w14:paraId="71F30AC7" w14:textId="7514CEA1">
            <w:r w:rsidRPr="097A9B2A">
              <w:rPr>
                <w:rFonts w:eastAsia="Aptos"/>
              </w:rPr>
              <w:t>REQ_UC9.2</w:t>
            </w:r>
          </w:p>
          <w:p w:rsidR="2887D303" w:rsidP="005A07E3" w:rsidRDefault="12862331" w14:paraId="1DCCAD13" w14:textId="2D9A142B">
            <w:r w:rsidRPr="097A9B2A">
              <w:rPr>
                <w:rFonts w:eastAsia="Aptos"/>
              </w:rPr>
              <w:t>REQ_UC9.3</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C94F86C" w14:textId="03A27A76">
            <w:r w:rsidRPr="2887D303">
              <w:rPr>
                <w:rFonts w:eastAsia="Aptos"/>
              </w:rPr>
              <w:t>UC9</w:t>
            </w:r>
          </w:p>
        </w:tc>
      </w:tr>
      <w:tr w:rsidR="2887D303" w:rsidTr="23051CF4" w14:paraId="20590F41"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3FFBED58" w14:textId="6DB9FF6E">
            <w:r w:rsidRPr="2887D303">
              <w:rPr>
                <w:rFonts w:eastAsia="Aptos"/>
              </w:rPr>
              <w:t>Secure Scalable Group Communication via Bluetooth 5.4 PAwR</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621EA465" w14:textId="5825908E">
            <w:r w:rsidRPr="2887D303">
              <w:rPr>
                <w:rFonts w:eastAsia="Aptos"/>
              </w:rPr>
              <w:t>Polar</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5B6150B4" w14:paraId="0DEE31B8" w14:textId="58700981">
            <w:pPr>
              <w:rPr>
                <w:rFonts w:ascii="Aptos" w:hAnsi="Aptos" w:eastAsia="Aptos" w:cs="Aptos"/>
              </w:rPr>
            </w:pPr>
            <w:r w:rsidRPr="23051CF4">
              <w:rPr>
                <w:rFonts w:ascii="Aptos" w:hAnsi="Aptos" w:eastAsia="Aptos" w:cs="Aptos"/>
              </w:rPr>
              <w:t xml:space="preserve"> </w:t>
            </w:r>
            <w:r w:rsidRPr="23051CF4" w:rsidR="7D7842C6">
              <w:rPr>
                <w:rFonts w:eastAsia="Calibri"/>
              </w:rPr>
              <w:t>REQ_UC7.4</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18C04B2" w14:textId="1E6040C4">
            <w:r w:rsidRPr="2887D303">
              <w:rPr>
                <w:rFonts w:eastAsia="Aptos"/>
              </w:rPr>
              <w:t>UC7</w:t>
            </w:r>
          </w:p>
        </w:tc>
      </w:tr>
      <w:tr w:rsidR="2887D303" w:rsidTr="23051CF4" w14:paraId="334CBDC3"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430FD55" w14:textId="3E19533D">
            <w:r w:rsidRPr="2887D303">
              <w:rPr>
                <w:rFonts w:eastAsia="Aptos"/>
              </w:rPr>
              <w:t>Trusted Device Enrollment and Cloud-Assisted OOB Pairing</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F99F5AB" w14:textId="61B22A92">
            <w:r w:rsidRPr="2887D303">
              <w:rPr>
                <w:rFonts w:eastAsia="Aptos"/>
              </w:rPr>
              <w:t>Polar</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9B0E576" w:rsidP="005A07E3" w:rsidRDefault="29B0E576" w14:paraId="38A607AF" w14:textId="44FA8591">
            <w:pPr>
              <w:rPr>
                <w:rFonts w:eastAsia="Calibri"/>
              </w:rPr>
            </w:pPr>
            <w:r w:rsidRPr="23051CF4">
              <w:rPr>
                <w:rFonts w:eastAsia="Calibri"/>
              </w:rPr>
              <w:t>REQ_UC7.3</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29BA3842" w14:textId="22C4199F">
            <w:r w:rsidRPr="2887D303">
              <w:rPr>
                <w:rFonts w:eastAsia="Aptos"/>
              </w:rPr>
              <w:t>UC7</w:t>
            </w:r>
          </w:p>
        </w:tc>
      </w:tr>
      <w:tr w:rsidR="00224D2D" w:rsidTr="23051CF4" w14:paraId="5131D331"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Pr="2887D303" w:rsidR="00224D2D" w:rsidP="005A07E3" w:rsidRDefault="00224D2D" w14:paraId="4A81DAD2" w14:textId="2C4CA42B">
            <w:pPr>
              <w:rPr>
                <w:rFonts w:ascii="Aptos" w:hAnsi="Aptos" w:eastAsia="Aptos" w:cs="Aptos"/>
                <w:szCs w:val="20"/>
              </w:rPr>
            </w:pPr>
            <w:r w:rsidRPr="0050778B">
              <w:t>Multicommunicator radio</w:t>
            </w:r>
            <w:r>
              <w:t xml:space="preserve"> (LoRa)</w:t>
            </w:r>
            <w:r w:rsidRPr="0050778B">
              <w:t xml:space="preserve"> interface</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Pr="2887D303" w:rsidR="00224D2D" w:rsidP="005A07E3" w:rsidRDefault="00224D2D" w14:paraId="72B49A01" w14:textId="48A49488">
            <w:pPr>
              <w:rPr>
                <w:rFonts w:eastAsia="Aptos"/>
              </w:rPr>
            </w:pPr>
            <w:r>
              <w:rPr>
                <w:rFonts w:eastAsia="Aptos"/>
              </w:rPr>
              <w:t>Natlink</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Pr="2887D303" w:rsidR="00224D2D" w:rsidP="005A07E3" w:rsidRDefault="00224D2D" w14:paraId="158511E6" w14:textId="057A630C">
            <w:pPr>
              <w:rPr>
                <w:rFonts w:eastAsia="Aptos"/>
                <w:szCs w:val="20"/>
              </w:rPr>
            </w:pPr>
            <w:r w:rsidRPr="005A1E07">
              <w:rPr>
                <w:rFonts w:eastAsia="Aptos"/>
              </w:rPr>
              <w:t>REQ_UC7.10</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Pr="2887D303" w:rsidR="00224D2D" w:rsidP="005A07E3" w:rsidRDefault="00224D2D" w14:paraId="2D0C7002" w14:textId="1CD00DF1">
            <w:pPr>
              <w:rPr>
                <w:rFonts w:eastAsia="Aptos"/>
              </w:rPr>
            </w:pPr>
            <w:r>
              <w:rPr>
                <w:rFonts w:eastAsia="Aptos"/>
              </w:rPr>
              <w:t>UC7</w:t>
            </w:r>
          </w:p>
        </w:tc>
      </w:tr>
      <w:tr w:rsidR="00224D2D" w:rsidTr="23051CF4" w14:paraId="3FE07452"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Pr="00B60E05" w:rsidR="00224D2D" w:rsidP="005A07E3" w:rsidRDefault="00B60E05" w14:paraId="3030A10C" w14:textId="674E094D">
            <w:r>
              <w:t>Multicommunicator server interface</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00224D2D" w:rsidP="005A07E3" w:rsidRDefault="00EA3C7E" w14:paraId="549F1975" w14:textId="189F1D2E">
            <w:pPr>
              <w:rPr>
                <w:rFonts w:eastAsia="Aptos"/>
              </w:rPr>
            </w:pPr>
            <w:r>
              <w:rPr>
                <w:rFonts w:eastAsia="Aptos"/>
              </w:rPr>
              <w:t>Natlink</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Pr="005A1E07" w:rsidR="00224D2D" w:rsidP="005A07E3" w:rsidRDefault="00EA3C7E" w14:paraId="76A08C65" w14:textId="3164EB1F">
            <w:pPr>
              <w:rPr>
                <w:rFonts w:eastAsia="Aptos"/>
              </w:rPr>
            </w:pPr>
            <w:r w:rsidRPr="005A1E07">
              <w:rPr>
                <w:rFonts w:eastAsia="Aptos"/>
              </w:rPr>
              <w:t>REQ_UC7.11</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00224D2D" w:rsidP="005A07E3" w:rsidRDefault="00EA3C7E" w14:paraId="0836F84E" w14:textId="19ED6973">
            <w:pPr>
              <w:rPr>
                <w:rFonts w:eastAsia="Aptos"/>
              </w:rPr>
            </w:pPr>
            <w:r>
              <w:rPr>
                <w:rFonts w:eastAsia="Aptos"/>
              </w:rPr>
              <w:t>UC7</w:t>
            </w:r>
          </w:p>
        </w:tc>
      </w:tr>
      <w:tr w:rsidR="00EA3C7E" w:rsidTr="23051CF4" w14:paraId="37ADF920"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Pr="00061102" w:rsidR="00EA3C7E" w:rsidP="005A07E3" w:rsidRDefault="00061102" w14:paraId="1C91A4BD" w14:textId="07F927FC">
            <w:r>
              <w:t>Multicommunicator IP traffic sharing</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00EA3C7E" w:rsidP="005A07E3" w:rsidRDefault="00D07B71" w14:paraId="1A699B30" w14:textId="5247C812">
            <w:pPr>
              <w:rPr>
                <w:rFonts w:eastAsia="Aptos"/>
              </w:rPr>
            </w:pPr>
            <w:r>
              <w:rPr>
                <w:rFonts w:eastAsia="Aptos"/>
              </w:rPr>
              <w:t>Natlink</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Pr="005A1E07" w:rsidR="00EA3C7E" w:rsidP="005A07E3" w:rsidRDefault="00D07B71" w14:paraId="60734093" w14:textId="0A3DBFA0">
            <w:pPr>
              <w:rPr>
                <w:rFonts w:eastAsia="Aptos"/>
              </w:rPr>
            </w:pPr>
            <w:r w:rsidRPr="005A1E07">
              <w:rPr>
                <w:rFonts w:eastAsia="Aptos"/>
              </w:rPr>
              <w:t>REQ_UC7.14</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00EA3C7E" w:rsidP="005A07E3" w:rsidRDefault="00D07B71" w14:paraId="408133D3" w14:textId="678DF560">
            <w:pPr>
              <w:rPr>
                <w:rFonts w:eastAsia="Aptos"/>
              </w:rPr>
            </w:pPr>
            <w:r>
              <w:rPr>
                <w:rFonts w:eastAsia="Aptos"/>
              </w:rPr>
              <w:t>UC7</w:t>
            </w:r>
          </w:p>
        </w:tc>
      </w:tr>
      <w:tr w:rsidR="00D07B71" w:rsidTr="23051CF4" w14:paraId="1C875610"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Pr="00DC33AC" w:rsidR="00D07B71" w:rsidP="005A07E3" w:rsidRDefault="00DC33AC" w14:paraId="58A10214" w14:textId="0B3F4DDC">
            <w:r>
              <w:t>Multiplace Digital Twin Specification</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00D07B71" w:rsidP="005A07E3" w:rsidRDefault="005A1E07" w14:paraId="33D9B1C0" w14:textId="2877FBAA">
            <w:pPr>
              <w:rPr>
                <w:rFonts w:eastAsia="Aptos"/>
              </w:rPr>
            </w:pPr>
            <w:r>
              <w:rPr>
                <w:rFonts w:eastAsia="Aptos"/>
              </w:rPr>
              <w:t>Natlink</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Pr="005A1E07" w:rsidR="00D07B71" w:rsidP="005A07E3" w:rsidRDefault="005A1E07" w14:paraId="4184EF96" w14:textId="3C73649D">
            <w:pPr>
              <w:rPr>
                <w:rFonts w:eastAsia="Aptos"/>
              </w:rPr>
            </w:pPr>
            <w:r w:rsidRPr="005A1E07">
              <w:rPr>
                <w:rFonts w:eastAsia="Aptos"/>
              </w:rPr>
              <w:t>REQ_UC7.25</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00D07B71" w:rsidP="005A07E3" w:rsidRDefault="005A1E07" w14:paraId="23E8295B" w14:textId="3DC772E2">
            <w:pPr>
              <w:rPr>
                <w:rFonts w:eastAsia="Aptos"/>
              </w:rPr>
            </w:pPr>
            <w:r>
              <w:rPr>
                <w:rFonts w:eastAsia="Aptos"/>
              </w:rPr>
              <w:t>UC7</w:t>
            </w:r>
          </w:p>
        </w:tc>
      </w:tr>
      <w:tr w:rsidR="2887D303" w:rsidTr="23051CF4" w14:paraId="3A9CDC56"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75D467A" w14:textId="395B06E8">
            <w:r w:rsidRPr="2887D303">
              <w:rPr>
                <w:rFonts w:eastAsia="Aptos"/>
              </w:rPr>
              <w:t>Routing-Level Identification, Verification and Access Control Service</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1FF66635" w14:textId="0310D2D6">
            <w:r w:rsidRPr="2887D303">
              <w:rPr>
                <w:rFonts w:eastAsia="Aptos"/>
              </w:rPr>
              <w:t>Alpata</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2A99D53D" w14:textId="13A76118">
            <w:r w:rsidRPr="2887D303">
              <w:rPr>
                <w:rFonts w:eastAsia="Aptos"/>
              </w:rPr>
              <w:t>REQ_UC1.16</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E3686A0" w14:textId="567065FE">
            <w:r w:rsidRPr="2887D303">
              <w:rPr>
                <w:rFonts w:eastAsia="Aptos"/>
              </w:rPr>
              <w:t>UC1</w:t>
            </w:r>
          </w:p>
        </w:tc>
      </w:tr>
      <w:tr w:rsidR="2887D303" w:rsidTr="23051CF4" w14:paraId="2D59A7AC" w14:textId="77777777">
        <w:trPr>
          <w:trHeight w:val="174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686A0E72" w14:textId="1F1158C9">
            <w:r w:rsidRPr="2887D303">
              <w:rPr>
                <w:rFonts w:eastAsia="Aptos"/>
              </w:rPr>
              <w:t>Privacy: Protected Identity in UI and REST</w:t>
            </w:r>
          </w:p>
          <w:p w:rsidR="2887D303" w:rsidP="005A07E3" w:rsidRDefault="2887D303" w14:paraId="5B698AA9" w14:textId="0D9D8100">
            <w:r w:rsidRPr="2887D303">
              <w:rPr>
                <w:rFonts w:eastAsia="Aptos"/>
              </w:rPr>
              <w:t>Security: Data Encryption</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6D9495E1" w14:textId="58676D33">
            <w:r w:rsidRPr="2887D303">
              <w:rPr>
                <w:rFonts w:eastAsia="Aptos"/>
              </w:rPr>
              <w:t>Enerim</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8CE258D" w14:textId="422976D5">
            <w:r w:rsidRPr="2887D303">
              <w:rPr>
                <w:rFonts w:eastAsia="Aptos"/>
              </w:rPr>
              <w:t>REQ_UC4.3</w:t>
            </w:r>
          </w:p>
          <w:p w:rsidR="2887D303" w:rsidP="005A07E3" w:rsidRDefault="2887D303" w14:paraId="04232380" w14:textId="5ABC8C21">
            <w:r w:rsidRPr="2887D303">
              <w:rPr>
                <w:rFonts w:eastAsia="Aptos"/>
              </w:rPr>
              <w:t>REQ_UC4.4</w:t>
            </w:r>
          </w:p>
          <w:p w:rsidR="2887D303" w:rsidP="005A07E3" w:rsidRDefault="2887D303" w14:paraId="7661F099" w14:textId="7E5112E0">
            <w:r w:rsidRPr="2887D303">
              <w:rPr>
                <w:rFonts w:eastAsia="Aptos"/>
              </w:rPr>
              <w:t>REQ_UC4.5</w:t>
            </w:r>
          </w:p>
          <w:p w:rsidR="2887D303" w:rsidP="005A07E3" w:rsidRDefault="2887D303" w14:paraId="31A61637" w14:textId="476DAC96">
            <w:r w:rsidRPr="2887D303">
              <w:rPr>
                <w:rFonts w:eastAsia="Aptos"/>
              </w:rPr>
              <w:t>REQ_UC4.6</w:t>
            </w:r>
          </w:p>
          <w:p w:rsidR="2887D303" w:rsidP="005A07E3" w:rsidRDefault="2887D303" w14:paraId="56E5A05F" w14:textId="792537E0">
            <w:r w:rsidRPr="2887D303">
              <w:rPr>
                <w:rFonts w:eastAsia="Aptos"/>
              </w:rPr>
              <w:t>REQ_UC4.7</w:t>
            </w:r>
          </w:p>
          <w:p w:rsidR="2887D303" w:rsidP="005A07E3" w:rsidRDefault="2887D303" w14:paraId="07554535" w14:textId="04C0E2E1">
            <w:r w:rsidRPr="2887D303">
              <w:rPr>
                <w:rFonts w:eastAsia="Aptos"/>
              </w:rPr>
              <w:t>REC_UC4.8</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68E89BB3" w14:textId="38E21782">
            <w:r w:rsidRPr="2887D303">
              <w:rPr>
                <w:rFonts w:eastAsia="Aptos"/>
              </w:rPr>
              <w:t>UC4</w:t>
            </w:r>
          </w:p>
        </w:tc>
      </w:tr>
      <w:tr w:rsidR="2887D303" w:rsidTr="23051CF4" w14:paraId="4AF1368F"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E0616E6" w14:textId="2EB5C042">
            <w:r w:rsidRPr="2887D303">
              <w:rPr>
                <w:rFonts w:eastAsia="Aptos"/>
              </w:rPr>
              <w:t>Role-Based Access Control (RBAC) &amp; API Security Gateway</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17F500F" w14:textId="6FE909CA">
            <w:r w:rsidRPr="2887D303">
              <w:rPr>
                <w:rFonts w:eastAsia="Aptos"/>
              </w:rPr>
              <w:t>ISEP, Digitalmente</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6DC7059" w14:textId="0A17EFCE">
            <w:r w:rsidRPr="2887D303">
              <w:rPr>
                <w:rFonts w:eastAsia="Aptos"/>
              </w:rPr>
              <w:t>REQ_UC4.5</w:t>
            </w:r>
          </w:p>
          <w:p w:rsidR="2887D303" w:rsidP="005A07E3" w:rsidRDefault="2887D303" w14:paraId="3A6E2708" w14:textId="0B43F38F">
            <w:r w:rsidRPr="2887D303">
              <w:rPr>
                <w:rFonts w:eastAsia="Aptos"/>
              </w:rPr>
              <w:t>REQ_UC4.6</w:t>
            </w:r>
          </w:p>
          <w:p w:rsidR="2887D303" w:rsidP="005A07E3" w:rsidRDefault="2887D303" w14:paraId="0BDB6C90" w14:textId="6A6B8ACF">
            <w:r w:rsidRPr="2887D303">
              <w:rPr>
                <w:rFonts w:eastAsia="Aptos"/>
              </w:rPr>
              <w:t>REQ_UC4.16</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58B032F" w14:textId="41CF639D">
            <w:r w:rsidRPr="2887D303">
              <w:rPr>
                <w:rFonts w:eastAsia="Aptos"/>
              </w:rPr>
              <w:t>UC</w:t>
            </w:r>
          </w:p>
        </w:tc>
      </w:tr>
    </w:tbl>
    <w:p w:rsidR="00850953" w:rsidP="005A07E3" w:rsidRDefault="00850953" w14:paraId="77ED63B0" w14:textId="77777777">
      <w:pPr>
        <w:pStyle w:val="Caption"/>
      </w:pPr>
    </w:p>
    <w:p w:rsidR="43B1F68C" w:rsidP="005A07E3" w:rsidRDefault="00850953" w14:paraId="463F1C23" w14:textId="5BE86CE9">
      <w:pPr>
        <w:pStyle w:val="Caption"/>
        <w:rPr>
          <w:rFonts w:ascii="Calibri" w:hAnsi="Calibri" w:eastAsia="Calibri" w:cs="Calibri"/>
          <w:color w:val="FF0000"/>
          <w:sz w:val="22"/>
          <w:szCs w:val="22"/>
        </w:rPr>
      </w:pPr>
      <w:bookmarkStart w:name="_Toc220324606" w:id="94"/>
      <w:r>
        <w:t xml:space="preserve">Table </w:t>
      </w:r>
      <w:r>
        <w:fldChar w:fldCharType="begin"/>
      </w:r>
      <w:r>
        <w:instrText>SEQ Table \* ARABIC</w:instrText>
      </w:r>
      <w:r>
        <w:fldChar w:fldCharType="separate"/>
      </w:r>
      <w:r w:rsidR="006470C2">
        <w:rPr>
          <w:noProof/>
        </w:rPr>
        <w:t>2</w:t>
      </w:r>
      <w:r>
        <w:fldChar w:fldCharType="end"/>
      </w:r>
      <w:r>
        <w:t xml:space="preserve"> Technical enablers for identification, verification and access control</w:t>
      </w:r>
      <w:bookmarkEnd w:id="94"/>
    </w:p>
    <w:p w:rsidR="2887D303" w:rsidP="2887D303" w:rsidRDefault="2887D303" w14:paraId="4383AF1B" w14:textId="0B0C8193">
      <w:pPr>
        <w:pStyle w:val="BodyText"/>
        <w:rPr>
          <w:rFonts w:ascii="Calibri" w:hAnsi="Calibri" w:eastAsia="Calibri" w:cs="Calibri"/>
          <w:color w:val="FF0000"/>
          <w:sz w:val="22"/>
          <w:szCs w:val="22"/>
          <w:lang w:val="en-US"/>
        </w:rPr>
      </w:pPr>
    </w:p>
    <w:p w:rsidR="583DFE42" w:rsidP="259CE372" w:rsidRDefault="583DFE42" w14:paraId="0B6A0D14" w14:textId="35F8245C">
      <w:pPr>
        <w:pStyle w:val="BodyText"/>
        <w:jc w:val="both"/>
      </w:pPr>
      <w:r w:rsidRPr="259CE372">
        <w:rPr>
          <w:rFonts w:cs="Arial"/>
          <w:b/>
          <w:bCs/>
          <w:lang w:val="en-US"/>
        </w:rPr>
        <w:t>Microservice-Based Centralized Authentication and Authorization Service</w:t>
      </w:r>
      <w:r w:rsidR="00674351">
        <w:rPr>
          <w:rFonts w:cs="Arial"/>
          <w:b/>
          <w:bCs/>
          <w:lang w:val="en-US"/>
        </w:rPr>
        <w:t xml:space="preserve"> (UC1)</w:t>
      </w:r>
    </w:p>
    <w:p w:rsidR="2887D303" w:rsidP="2887D303" w:rsidRDefault="2887D303" w14:paraId="4952EDAE" w14:textId="0B9E9057">
      <w:pPr>
        <w:pStyle w:val="BodyText"/>
        <w:jc w:val="both"/>
        <w:rPr>
          <w:rFonts w:cs="Arial"/>
          <w:b/>
          <w:bCs/>
          <w:lang w:val="en-US"/>
        </w:rPr>
      </w:pPr>
    </w:p>
    <w:p w:rsidR="259CE372" w:rsidP="259CE372" w:rsidRDefault="259CE372" w14:paraId="2463E9E5" w14:textId="19DFA491">
      <w:pPr>
        <w:pStyle w:val="BodyText"/>
        <w:jc w:val="both"/>
        <w:rPr>
          <w:rFonts w:cs="Arial"/>
          <w:lang w:val="es-ES"/>
        </w:rPr>
      </w:pPr>
    </w:p>
    <w:p w:rsidR="00F230B2" w:rsidP="00F230B2" w:rsidRDefault="00F230B2" w14:paraId="4A795B00" w14:textId="72C939F6">
      <w:pPr>
        <w:pStyle w:val="BodyText"/>
        <w:jc w:val="both"/>
        <w:rPr>
          <w:rFonts w:cs="Arial"/>
          <w:lang w:val="es"/>
        </w:rPr>
      </w:pPr>
    </w:p>
    <w:p w:rsidR="00850953" w:rsidP="005A07E3" w:rsidRDefault="00850953" w14:paraId="62355B33" w14:textId="77777777">
      <w:pPr>
        <w:rPr>
          <w:spacing w:val="4"/>
        </w:rPr>
      </w:pPr>
      <w:r>
        <w:br w:type="page"/>
      </w:r>
    </w:p>
    <w:p w:rsidRPr="00BA33C5" w:rsidR="00BA33C5" w:rsidP="00BA33C5" w:rsidRDefault="00BA33C5" w14:paraId="7FB4F923" w14:textId="4D85162B">
      <w:pPr>
        <w:pStyle w:val="BodyText"/>
        <w:jc w:val="both"/>
        <w:rPr>
          <w:rFonts w:cs="Arial"/>
          <w:b/>
          <w:bCs/>
        </w:rPr>
      </w:pPr>
      <w:r w:rsidRPr="00BA33C5">
        <w:rPr>
          <w:rFonts w:cs="Arial"/>
          <w:b/>
          <w:bCs/>
        </w:rPr>
        <w:t>Downstream identity, authentication and access control integrated into the platform control plane</w:t>
      </w:r>
      <w:r w:rsidR="00674351">
        <w:rPr>
          <w:rFonts w:cs="Arial"/>
          <w:b/>
          <w:bCs/>
        </w:rPr>
        <w:t xml:space="preserve"> (UC8)</w:t>
      </w:r>
    </w:p>
    <w:p w:rsidR="2887D303" w:rsidP="2887D303" w:rsidRDefault="2887D303" w14:paraId="13637746" w14:textId="52CB9831">
      <w:pPr>
        <w:pStyle w:val="BodyText"/>
        <w:jc w:val="both"/>
        <w:rPr>
          <w:rFonts w:cs="Arial"/>
        </w:rPr>
      </w:pPr>
    </w:p>
    <w:p w:rsidR="5C3A6BBB" w:rsidP="14CFE428" w:rsidRDefault="5C3A6BBB" w14:paraId="2D6B7BBF" w14:textId="062FD3B7">
      <w:pPr>
        <w:pStyle w:val="BodyText"/>
        <w:rPr>
          <w:rFonts w:ascii="Calibri" w:hAnsi="Calibri" w:eastAsia="Calibri" w:cs="Calibri"/>
          <w:b/>
          <w:bCs/>
          <w:sz w:val="24"/>
          <w:lang w:val="en-US"/>
        </w:rPr>
      </w:pPr>
    </w:p>
    <w:p w:rsidR="3E1437B9" w:rsidP="2887D303" w:rsidRDefault="3E1437B9" w14:paraId="7C4B32CE" w14:textId="1448C08A">
      <w:pPr>
        <w:pStyle w:val="BodyText"/>
        <w:rPr>
          <w:rFonts w:ascii="Calibri" w:hAnsi="Calibri" w:eastAsia="Calibri" w:cs="Calibri"/>
          <w:b/>
          <w:bCs/>
          <w:sz w:val="24"/>
          <w:lang w:val="en-US"/>
        </w:rPr>
      </w:pPr>
      <w:r w:rsidRPr="2887D303">
        <w:rPr>
          <w:rFonts w:ascii="Calibri" w:hAnsi="Calibri" w:eastAsia="Calibri" w:cs="Calibri"/>
          <w:b/>
          <w:bCs/>
          <w:sz w:val="24"/>
          <w:lang w:val="en-US"/>
        </w:rPr>
        <w:t xml:space="preserve">UC9 </w:t>
      </w:r>
      <w:r w:rsidRPr="2887D303" w:rsidR="16FA5CAF">
        <w:rPr>
          <w:rFonts w:ascii="Calibri" w:hAnsi="Calibri" w:eastAsia="Calibri" w:cs="Calibri"/>
          <w:b/>
          <w:bCs/>
          <w:sz w:val="24"/>
          <w:lang w:val="en-US"/>
        </w:rPr>
        <w:t>technical enablers</w:t>
      </w:r>
      <w:r w:rsidRPr="2887D303">
        <w:rPr>
          <w:rFonts w:ascii="Calibri" w:hAnsi="Calibri" w:eastAsia="Calibri" w:cs="Calibri"/>
          <w:b/>
          <w:bCs/>
          <w:sz w:val="24"/>
          <w:lang w:val="en-US"/>
        </w:rPr>
        <w:t xml:space="preserve"> </w:t>
      </w:r>
      <w:r w:rsidRPr="2887D303" w:rsidR="7E60BA70">
        <w:rPr>
          <w:rFonts w:ascii="Calibri" w:hAnsi="Calibri" w:eastAsia="Calibri" w:cs="Calibri"/>
          <w:b/>
          <w:bCs/>
          <w:sz w:val="24"/>
          <w:lang w:val="en-US"/>
        </w:rPr>
        <w:t>in</w:t>
      </w:r>
      <w:r w:rsidRPr="2887D303">
        <w:rPr>
          <w:rFonts w:ascii="Calibri" w:hAnsi="Calibri" w:eastAsia="Calibri" w:cs="Calibri"/>
          <w:b/>
          <w:bCs/>
          <w:sz w:val="24"/>
          <w:lang w:val="en-US"/>
        </w:rPr>
        <w:t xml:space="preserve"> </w:t>
      </w:r>
      <w:r w:rsidRPr="2887D303" w:rsidR="1A835BFF">
        <w:rPr>
          <w:rFonts w:ascii="Calibri" w:hAnsi="Calibri" w:eastAsia="Calibri" w:cs="Calibri"/>
          <w:b/>
          <w:bCs/>
          <w:sz w:val="24"/>
          <w:lang w:val="en-US"/>
        </w:rPr>
        <w:t>i</w:t>
      </w:r>
      <w:r w:rsidRPr="2887D303">
        <w:rPr>
          <w:rFonts w:ascii="Calibri" w:hAnsi="Calibri" w:eastAsia="Calibri" w:cs="Calibri"/>
          <w:b/>
          <w:bCs/>
          <w:sz w:val="24"/>
          <w:lang w:val="en-US"/>
        </w:rPr>
        <w:t>dentification, verification &amp; access control</w:t>
      </w:r>
      <w:r w:rsidR="00031E18">
        <w:rPr>
          <w:rFonts w:ascii="Calibri" w:hAnsi="Calibri" w:eastAsia="Calibri" w:cs="Calibri"/>
          <w:b/>
          <w:bCs/>
          <w:sz w:val="24"/>
          <w:lang w:val="en-US"/>
        </w:rPr>
        <w:t xml:space="preserve"> (UC9)</w:t>
      </w:r>
    </w:p>
    <w:p w:rsidR="2887D303" w:rsidP="2887D303" w:rsidRDefault="2887D303" w14:paraId="232F7738" w14:textId="7A995042">
      <w:pPr>
        <w:pStyle w:val="BodyText"/>
        <w:rPr>
          <w:rFonts w:ascii="Calibri" w:hAnsi="Calibri" w:eastAsia="Calibri" w:cs="Calibri"/>
          <w:b/>
          <w:bCs/>
          <w:sz w:val="24"/>
          <w:lang w:val="en-US"/>
        </w:rPr>
      </w:pPr>
    </w:p>
    <w:p w:rsidR="03A2C092" w:rsidP="14CFE428" w:rsidRDefault="71AE559A" w14:paraId="39286A15" w14:textId="7916D1CC">
      <w:pPr>
        <w:pStyle w:val="BodyText"/>
        <w:jc w:val="both"/>
        <w:rPr>
          <w:rFonts w:cs="Arial"/>
          <w:b/>
          <w:sz w:val="22"/>
          <w:szCs w:val="22"/>
        </w:rPr>
      </w:pPr>
      <w:r w:rsidRPr="2887D303">
        <w:rPr>
          <w:rFonts w:cs="Arial"/>
          <w:b/>
          <w:sz w:val="22"/>
          <w:szCs w:val="22"/>
        </w:rPr>
        <w:t>Secure Scalable Group Communication via Bluetooth 5.4 PAwR</w:t>
      </w:r>
      <w:r w:rsidR="00674351">
        <w:rPr>
          <w:rFonts w:cs="Arial"/>
          <w:b/>
          <w:sz w:val="22"/>
          <w:szCs w:val="22"/>
        </w:rPr>
        <w:t xml:space="preserve"> (UC7)</w:t>
      </w:r>
    </w:p>
    <w:p w:rsidR="03A2C092" w:rsidP="43F78597" w:rsidRDefault="71AE559A" w14:paraId="186B14C1" w14:textId="7DBE5727">
      <w:pPr>
        <w:pStyle w:val="BodyText"/>
        <w:jc w:val="both"/>
      </w:pPr>
      <w:r w:rsidRPr="14CFE428">
        <w:rPr>
          <w:rFonts w:cs="Arial"/>
          <w:b/>
          <w:bCs/>
        </w:rPr>
        <w:t xml:space="preserve"> </w:t>
      </w:r>
    </w:p>
    <w:p w:rsidR="03A2C092" w:rsidP="43F78597" w:rsidRDefault="03A2C092" w14:paraId="0346C504" w14:textId="0714FD1F">
      <w:pPr>
        <w:pStyle w:val="BodyText"/>
        <w:jc w:val="both"/>
      </w:pPr>
    </w:p>
    <w:p w:rsidR="03A2C092" w:rsidP="43F78597" w:rsidRDefault="71AE559A" w14:paraId="542867B5" w14:textId="68EBB5D2">
      <w:pPr>
        <w:pStyle w:val="BodyText"/>
        <w:jc w:val="both"/>
      </w:pPr>
      <w:r w:rsidRPr="14CFE428">
        <w:rPr>
          <w:rFonts w:cs="Arial"/>
          <w:b/>
          <w:bCs/>
        </w:rPr>
        <w:t xml:space="preserve"> </w:t>
      </w:r>
    </w:p>
    <w:p w:rsidR="03A2C092" w:rsidP="14CFE428" w:rsidRDefault="71AE559A" w14:paraId="62372758" w14:textId="083B349B">
      <w:pPr>
        <w:pStyle w:val="BodyText"/>
        <w:jc w:val="both"/>
        <w:rPr>
          <w:rFonts w:cs="Arial"/>
          <w:b/>
        </w:rPr>
      </w:pPr>
      <w:r w:rsidRPr="2887D303">
        <w:rPr>
          <w:rFonts w:cs="Arial"/>
          <w:b/>
        </w:rPr>
        <w:t xml:space="preserve">Trusted Device </w:t>
      </w:r>
      <w:r w:rsidRPr="2887D303" w:rsidR="00850953">
        <w:rPr>
          <w:rFonts w:cs="Arial"/>
          <w:b/>
        </w:rPr>
        <w:t>Enrolment</w:t>
      </w:r>
      <w:r w:rsidRPr="2887D303">
        <w:rPr>
          <w:rFonts w:cs="Arial"/>
          <w:b/>
        </w:rPr>
        <w:t xml:space="preserve"> and Cloud-Assisted OOB Pairing</w:t>
      </w:r>
      <w:r w:rsidR="00674351">
        <w:rPr>
          <w:rFonts w:cs="Arial"/>
          <w:b/>
        </w:rPr>
        <w:t xml:space="preserve"> (UC7)</w:t>
      </w:r>
    </w:p>
    <w:p w:rsidR="03A2C092" w:rsidP="14CFE428" w:rsidRDefault="03A2C092" w14:paraId="06E1E518" w14:textId="5CE4EE34">
      <w:pPr>
        <w:pStyle w:val="BodyText"/>
        <w:jc w:val="both"/>
        <w:rPr>
          <w:rFonts w:cs="Arial"/>
          <w:b/>
          <w:bCs/>
        </w:rPr>
      </w:pPr>
    </w:p>
    <w:p w:rsidR="03A2C092" w:rsidP="14CFE428" w:rsidRDefault="03A2C092" w14:paraId="3D793015" w14:textId="4F6326A6">
      <w:pPr>
        <w:pStyle w:val="BodyText"/>
        <w:jc w:val="both"/>
        <w:rPr>
          <w:rFonts w:cs="Arial"/>
          <w:b/>
          <w:bCs/>
        </w:rPr>
      </w:pPr>
    </w:p>
    <w:p w:rsidR="2887D303" w:rsidP="005A07E3" w:rsidRDefault="2887D303" w14:paraId="3917CB2C" w14:textId="194F4BE6">
      <w:pPr>
        <w:rPr>
          <w:rFonts w:eastAsia="Arial"/>
        </w:rPr>
      </w:pPr>
    </w:p>
    <w:p w:rsidR="14CFE428" w:rsidP="005A07E3" w:rsidRDefault="0D9FDAA4" w14:paraId="67720574" w14:textId="56B9257E">
      <w:pPr>
        <w:rPr>
          <w:rFonts w:eastAsia="Arial"/>
        </w:rPr>
      </w:pPr>
      <w:r w:rsidRPr="542CDF35">
        <w:rPr>
          <w:rFonts w:eastAsia="Arial"/>
        </w:rPr>
        <w:t>Routing-Level Identification, Verification and Access Control</w:t>
      </w:r>
      <w:r w:rsidRPr="542CDF35" w:rsidR="4DFBEF70">
        <w:rPr>
          <w:rFonts w:eastAsia="Arial"/>
        </w:rPr>
        <w:t xml:space="preserve"> Service</w:t>
      </w:r>
      <w:r w:rsidR="00674351">
        <w:rPr>
          <w:rFonts w:eastAsia="Arial"/>
        </w:rPr>
        <w:t xml:space="preserve"> (UC1)</w:t>
      </w:r>
    </w:p>
    <w:p w:rsidR="00674351" w:rsidP="005A07E3" w:rsidRDefault="00674351" w14:paraId="2B85F715" w14:textId="77777777">
      <w:pPr>
        <w:rPr>
          <w:rFonts w:eastAsia="Helvetica Neue"/>
        </w:rPr>
      </w:pPr>
    </w:p>
    <w:p w:rsidR="16A094EE" w:rsidP="005A07E3" w:rsidRDefault="16A094EE" w14:paraId="10FA3EA9" w14:textId="0876617A"/>
    <w:p w:rsidR="16A094EE" w:rsidP="005A07E3" w:rsidRDefault="16A094EE" w14:paraId="5E92A66F" w14:textId="0F6011B6">
      <w:r w:rsidRPr="2887D303">
        <w:rPr>
          <w:rFonts w:eastAsia="Arial"/>
        </w:rPr>
        <w:t>Privacy: Protected Identity in UI and REST</w:t>
      </w:r>
      <w:r w:rsidR="00453E47">
        <w:rPr>
          <w:rFonts w:eastAsia="Arial"/>
        </w:rPr>
        <w:t xml:space="preserve"> (UC4)</w:t>
      </w:r>
    </w:p>
    <w:p w:rsidR="16A094EE" w:rsidP="005A07E3" w:rsidRDefault="16A094EE" w14:paraId="235D8E67" w14:textId="37D008A8">
      <w:r w:rsidRPr="542CDF35">
        <w:rPr>
          <w:rFonts w:eastAsia="Arial"/>
        </w:rPr>
        <w:t xml:space="preserve"> </w:t>
      </w:r>
    </w:p>
    <w:p w:rsidR="16A094EE" w:rsidP="005A07E3" w:rsidRDefault="16A094EE" w14:paraId="3B7C79A2" w14:textId="62863FFB"/>
    <w:p w:rsidR="16A094EE" w:rsidP="005A07E3" w:rsidRDefault="16A094EE" w14:paraId="36233BD3" w14:textId="38CD839E">
      <w:r w:rsidRPr="2887D303">
        <w:rPr>
          <w:rFonts w:eastAsia="Arial"/>
        </w:rPr>
        <w:t>Security: Data Encryption</w:t>
      </w:r>
      <w:r w:rsidR="00453E47">
        <w:rPr>
          <w:rFonts w:eastAsia="Arial"/>
        </w:rPr>
        <w:t xml:space="preserve"> (UC4)</w:t>
      </w:r>
    </w:p>
    <w:p w:rsidR="16A094EE" w:rsidP="005A07E3" w:rsidRDefault="16A094EE" w14:paraId="09E20EFA" w14:textId="22C72E63">
      <w:r w:rsidRPr="542CDF35">
        <w:rPr>
          <w:rFonts w:eastAsia="Arial"/>
        </w:rPr>
        <w:t xml:space="preserve"> </w:t>
      </w:r>
    </w:p>
    <w:p w:rsidR="2887D303" w:rsidP="005A07E3" w:rsidRDefault="2887D303" w14:paraId="2E76A4FB" w14:textId="56237AFB">
      <w:pPr>
        <w:rPr>
          <w:rFonts w:eastAsia="Arial"/>
        </w:rPr>
      </w:pPr>
    </w:p>
    <w:p w:rsidR="542CDF35" w:rsidP="542CDF35" w:rsidRDefault="542CDF35" w14:paraId="5E73AED2" w14:textId="1F8E0155">
      <w:pPr>
        <w:pStyle w:val="BodyText"/>
        <w:jc w:val="both"/>
        <w:rPr>
          <w:rFonts w:cs="Arial"/>
          <w:b/>
          <w:bCs/>
        </w:rPr>
      </w:pPr>
    </w:p>
    <w:p w:rsidR="00C545C5" w:rsidP="00C545C5" w:rsidRDefault="00C545C5" w14:paraId="6172FC8E" w14:textId="6FAE1A90">
      <w:pPr>
        <w:pStyle w:val="BodyText"/>
        <w:jc w:val="both"/>
        <w:rPr>
          <w:rFonts w:cs="Arial"/>
          <w:b/>
          <w:bCs/>
        </w:rPr>
      </w:pPr>
      <w:r w:rsidRPr="2887D303">
        <w:rPr>
          <w:rFonts w:cs="Arial"/>
          <w:b/>
          <w:bCs/>
        </w:rPr>
        <w:t>Role-Based Access Control (RBAC) &amp; API Security Gateway</w:t>
      </w:r>
      <w:r w:rsidR="00453E47">
        <w:rPr>
          <w:rFonts w:cs="Arial"/>
          <w:b/>
          <w:bCs/>
        </w:rPr>
        <w:t xml:space="preserve"> (UC4)</w:t>
      </w:r>
    </w:p>
    <w:p w:rsidR="2887D303" w:rsidP="2887D303" w:rsidRDefault="2887D303" w14:paraId="596896DA" w14:textId="550F3B2C">
      <w:pPr>
        <w:pStyle w:val="BodyText"/>
        <w:jc w:val="both"/>
        <w:rPr>
          <w:rFonts w:eastAsia="Arial" w:cs="Arial"/>
        </w:rPr>
      </w:pPr>
    </w:p>
    <w:p w:rsidR="259CE372" w:rsidP="005A07E3" w:rsidRDefault="00C545C5" w14:paraId="64B67BAF" w14:textId="2FA4E0EC">
      <w:r w:rsidRPr="2887D303">
        <w:rPr>
          <w:rFonts w:eastAsia="Arial"/>
        </w:rPr>
        <w:t xml:space="preserve"> </w:t>
      </w:r>
    </w:p>
    <w:p w:rsidR="0053159F" w:rsidP="00F26201" w:rsidRDefault="0053159F" w14:paraId="53F66D27" w14:textId="77777777">
      <w:pPr>
        <w:pStyle w:val="Heading2"/>
      </w:pPr>
      <w:bookmarkStart w:name="_Toc214525413" w:id="95"/>
      <w:bookmarkStart w:name="_Toc215645668" w:id="96"/>
      <w:bookmarkStart w:name="_Toc1483748699" w:id="97"/>
      <w:r>
        <w:t>Secure information spaces, sharing &amp; routing</w:t>
      </w:r>
      <w:bookmarkEnd w:id="95"/>
      <w:bookmarkEnd w:id="96"/>
      <w:bookmarkEnd w:id="97"/>
      <w:r>
        <w:t xml:space="preserve"> </w:t>
      </w:r>
    </w:p>
    <w:p w:rsidR="0839CE90" w:rsidP="0839CE90" w:rsidRDefault="0839CE90" w14:paraId="01AAD998" w14:textId="580528C5">
      <w:pPr>
        <w:pStyle w:val="BodyText"/>
        <w:rPr>
          <w:color w:val="FF0000"/>
        </w:rPr>
      </w:pPr>
    </w:p>
    <w:p w:rsidR="0053159F" w:rsidP="00441D89" w:rsidRDefault="495D54F7" w14:paraId="72FCE889" w14:textId="4C71C89B">
      <w:pPr>
        <w:pStyle w:val="BodyText"/>
        <w:jc w:val="both"/>
      </w:pPr>
      <w:r w:rsidRPr="00031E18">
        <w:rPr>
          <w:highlight w:val="yellow"/>
        </w:rPr>
        <w:t>This section presents the technical enablers developed under T</w:t>
      </w:r>
      <w:r w:rsidRPr="00031E18" w:rsidR="00453E47">
        <w:rPr>
          <w:highlight w:val="yellow"/>
        </w:rPr>
        <w:t xml:space="preserve">ask </w:t>
      </w:r>
      <w:r w:rsidRPr="00031E18">
        <w:rPr>
          <w:highlight w:val="yellow"/>
        </w:rPr>
        <w:t>5.2 for secure information spaces, sharing, and routing. In distributed cyber-physical systems, data must flow securely between heterogeneous components – including IoT devices, edge nodes, cloud services, and external stakeholder</w:t>
      </w:r>
      <w:r w:rsidRPr="00031E18" w:rsidR="0BDACD7F">
        <w:rPr>
          <w:highlight w:val="yellow"/>
        </w:rPr>
        <w:t xml:space="preserve">s – </w:t>
      </w:r>
      <w:r w:rsidRPr="00031E18">
        <w:rPr>
          <w:highlight w:val="yellow"/>
        </w:rPr>
        <w:t>while maintaining confidentiality, integrity, and controlled access. The enablers described below address the challenges of creating isolated information spaces, implementing end-to-end encryption for data exchange, managing tenant separation in multi-user environments, and ensuring secure routing of operational data across complex network topologies. These mechanisms are essential for preventing data leakage, unauthorized interception, and man-in-the-middle attacks, while supporting resilient and trustworthy information sharing in safety-critical and privacy-sensitive operational contexts.</w:t>
      </w:r>
    </w:p>
    <w:p w:rsidR="0053159F" w:rsidP="2887D303" w:rsidRDefault="0053159F" w14:paraId="57D82CFE" w14:textId="4F95C9FA">
      <w:pPr>
        <w:pStyle w:val="BodyText"/>
        <w:rPr>
          <w:rFonts w:eastAsia="Arial" w:cs="Arial"/>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480"/>
        <w:gridCol w:w="2040"/>
        <w:gridCol w:w="2415"/>
        <w:gridCol w:w="1695"/>
      </w:tblGrid>
      <w:tr w:rsidR="2887D303" w:rsidTr="2887D303" w14:paraId="5583FEBA"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53E98E1C" w14:textId="6BCE0C0E">
            <w:r w:rsidRPr="2887D303">
              <w:rPr>
                <w:rFonts w:eastAsia="Aptos"/>
              </w:rPr>
              <w:t xml:space="preserve">Enabler </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668FE963" w14:textId="7178F99F">
            <w:r w:rsidRPr="2887D303">
              <w:rPr>
                <w:rFonts w:eastAsia="Aptos"/>
              </w:rPr>
              <w:t>Contributing partners</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7B797E6E" w14:textId="6328BD49">
            <w:r w:rsidRPr="2887D303">
              <w:rPr>
                <w:rFonts w:eastAsia="Aptos"/>
              </w:rPr>
              <w:t xml:space="preserve">Addressed Requirements </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40909E8B" w14:textId="36FAECC2">
            <w:r w:rsidRPr="2887D303">
              <w:rPr>
                <w:rFonts w:eastAsia="Aptos"/>
              </w:rPr>
              <w:t xml:space="preserve">Related Use Case </w:t>
            </w:r>
          </w:p>
        </w:tc>
      </w:tr>
      <w:tr w:rsidR="2887D303" w:rsidTr="2887D303" w14:paraId="57F0AA8B"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3A49AA97" w14:textId="1B5B5548">
            <w:r w:rsidRPr="2887D303">
              <w:rPr>
                <w:rFonts w:eastAsia="Aptos"/>
              </w:rPr>
              <w:t>End-to-end encrypted routing</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9F40582" w14:textId="28726FDE">
            <w:r w:rsidRPr="2887D303">
              <w:rPr>
                <w:rFonts w:eastAsia="Aptos"/>
              </w:rPr>
              <w:t>Vintecc</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52C5A1FE" w14:paraId="2FCDAB44" w14:textId="26F9231D">
            <w:pPr>
              <w:rPr>
                <w:rFonts w:eastAsia="Aptos"/>
              </w:rPr>
            </w:pPr>
            <w:r w:rsidRPr="097A9B2A">
              <w:rPr>
                <w:rFonts w:eastAsia="Aptos"/>
              </w:rPr>
              <w:t>REQ_UC9.1</w:t>
            </w:r>
          </w:p>
          <w:p w:rsidR="2887D303" w:rsidP="005A07E3" w:rsidRDefault="52C5A1FE" w14:paraId="45F00778" w14:textId="2679E750">
            <w:pPr>
              <w:rPr>
                <w:rFonts w:eastAsia="Aptos"/>
              </w:rPr>
            </w:pPr>
            <w:r w:rsidRPr="097A9B2A">
              <w:rPr>
                <w:rFonts w:eastAsia="Aptos"/>
              </w:rPr>
              <w:t>REQ_UC9.2</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21203FA" w14:textId="5B724119">
            <w:r w:rsidRPr="2887D303">
              <w:rPr>
                <w:rFonts w:eastAsia="Aptos"/>
              </w:rPr>
              <w:t>UC9</w:t>
            </w:r>
          </w:p>
        </w:tc>
      </w:tr>
      <w:tr w:rsidR="2887D303" w:rsidTr="2887D303" w14:paraId="21A19742"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BAA4267" w14:textId="3156B127">
            <w:r w:rsidRPr="2887D303">
              <w:rPr>
                <w:rFonts w:eastAsia="Aptos"/>
              </w:rPr>
              <w:t>Separate databases per tenant</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1B52AD3E" w14:textId="36E5BB14">
            <w:r w:rsidRPr="2887D303">
              <w:rPr>
                <w:rFonts w:eastAsia="Aptos"/>
              </w:rPr>
              <w:t>Vintecc</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174223D0" w14:paraId="01749B5B" w14:textId="08DF9D4C">
            <w:pPr>
              <w:rPr>
                <w:rFonts w:eastAsia="Aptos"/>
              </w:rPr>
            </w:pPr>
            <w:r w:rsidRPr="097A9B2A">
              <w:rPr>
                <w:rFonts w:eastAsia="Aptos"/>
              </w:rPr>
              <w:t>REQ_UC9.1</w:t>
            </w:r>
          </w:p>
          <w:p w:rsidR="2887D303" w:rsidP="005A07E3" w:rsidRDefault="174223D0" w14:paraId="4B5B2692" w14:textId="1B2836C1">
            <w:pPr>
              <w:rPr>
                <w:rFonts w:eastAsia="Aptos"/>
              </w:rPr>
            </w:pPr>
            <w:r w:rsidRPr="097A9B2A">
              <w:rPr>
                <w:rFonts w:eastAsia="Aptos"/>
              </w:rPr>
              <w:t>REQ_UC9.2</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63BD1AFF" w14:textId="720F25D6">
            <w:r w:rsidRPr="2887D303">
              <w:rPr>
                <w:rFonts w:eastAsia="Aptos"/>
              </w:rPr>
              <w:t>UC9</w:t>
            </w:r>
          </w:p>
        </w:tc>
      </w:tr>
      <w:tr w:rsidR="2887D303" w:rsidTr="2887D303" w14:paraId="3ABCD79B"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DA2E24D" w14:textId="39A47F63">
            <w:r w:rsidRPr="2887D303">
              <w:rPr>
                <w:rFonts w:eastAsia="Aptos"/>
              </w:rPr>
              <w:t>Decentralized Distributed Data Storage Using a Private IPFS Network</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33EBFA6A" w14:textId="6CB214C1">
            <w:r w:rsidRPr="2887D303">
              <w:rPr>
                <w:rFonts w:eastAsia="Aptos"/>
              </w:rPr>
              <w:t>ACD</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86C642D" w14:textId="7F5A8754">
            <w:r w:rsidRPr="2887D303">
              <w:rPr>
                <w:rFonts w:eastAsia="Aptos"/>
              </w:rPr>
              <w:t>REQ_UC1.12, REQ_UC1.15</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4D25C94" w14:textId="2104F39C">
            <w:r w:rsidRPr="2887D303">
              <w:rPr>
                <w:rFonts w:eastAsia="Aptos"/>
              </w:rPr>
              <w:t>UC1</w:t>
            </w:r>
          </w:p>
        </w:tc>
      </w:tr>
      <w:tr w:rsidR="2887D303" w:rsidTr="2887D303" w14:paraId="44E34255"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6A5079F6" w14:textId="56ADA7A0">
            <w:r w:rsidRPr="2887D303">
              <w:rPr>
                <w:rFonts w:eastAsia="Aptos"/>
              </w:rPr>
              <w:t>Drone operations control system</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1E9C7DD5" w14:textId="4D4B28A7">
            <w:pPr>
              <w:rPr>
                <w:rFonts w:eastAsia="Aptos"/>
              </w:rPr>
            </w:pPr>
            <w:r w:rsidRPr="04BFB08E">
              <w:rPr>
                <w:rFonts w:eastAsia="Aptos"/>
              </w:rPr>
              <w:t>ADLC</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7BADFE7" w14:textId="2FE54098">
            <w:r w:rsidRPr="2887D303">
              <w:rPr>
                <w:rFonts w:eastAsia="Aptos"/>
              </w:rPr>
              <w:t xml:space="preserve"> </w:t>
            </w:r>
            <w:r w:rsidRPr="00AA136E" w:rsidR="00AA136E">
              <w:rPr>
                <w:rFonts w:eastAsia="Aptos"/>
              </w:rPr>
              <w:t>REQ_UC8.26</w:t>
            </w:r>
            <w:r w:rsidR="00AA136E">
              <w:rPr>
                <w:rFonts w:eastAsia="Aptos"/>
              </w:rPr>
              <w:t xml:space="preserve">, </w:t>
            </w:r>
            <w:r w:rsidRPr="00226ACE" w:rsidR="00226ACE">
              <w:rPr>
                <w:rFonts w:eastAsia="Aptos"/>
              </w:rPr>
              <w:t>REQ_UC8.28</w:t>
            </w:r>
            <w:r w:rsidR="000D55AB">
              <w:rPr>
                <w:rFonts w:eastAsia="Aptos"/>
              </w:rPr>
              <w:t xml:space="preserve">, </w:t>
            </w:r>
            <w:r w:rsidRPr="000D55AB" w:rsidR="000D55AB">
              <w:rPr>
                <w:rFonts w:eastAsia="Aptos"/>
              </w:rPr>
              <w:t>REQ_UC8.29</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146EE50" w14:textId="3AEB7971">
            <w:r w:rsidRPr="2887D303">
              <w:rPr>
                <w:rFonts w:eastAsia="Aptos"/>
              </w:rPr>
              <w:t>UC8</w:t>
            </w:r>
          </w:p>
        </w:tc>
      </w:tr>
      <w:tr w:rsidR="2887D303" w:rsidTr="2887D303" w14:paraId="2BB716C1"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E5258D8" w14:textId="3CC2F4A8">
            <w:r w:rsidRPr="2887D303">
              <w:rPr>
                <w:rFonts w:eastAsia="Aptos"/>
              </w:rPr>
              <w:t>Secure Routing Data Exchange and Trusted Route Update Mechanism</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2C36D7BF" w14:textId="20DA8143">
            <w:r w:rsidRPr="2887D303">
              <w:rPr>
                <w:rFonts w:eastAsia="Aptos"/>
              </w:rPr>
              <w:t>ALPATA</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32686E07" w14:textId="239F5EC1">
            <w:r w:rsidRPr="2887D303">
              <w:rPr>
                <w:rFonts w:eastAsia="Aptos"/>
              </w:rPr>
              <w:t>REQ_UC1.12, REQ_UC1.15</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15E20F1B" w14:textId="1220FAEB">
            <w:r w:rsidRPr="2887D303">
              <w:rPr>
                <w:rFonts w:eastAsia="Aptos"/>
              </w:rPr>
              <w:t>UC1</w:t>
            </w:r>
          </w:p>
        </w:tc>
      </w:tr>
      <w:tr w:rsidR="2887D303" w:rsidTr="2887D303" w14:paraId="7C62CB2B"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14E8F05E" w14:textId="28C6C3B6">
            <w:r w:rsidRPr="2887D303">
              <w:rPr>
                <w:rFonts w:eastAsia="Aptos"/>
              </w:rPr>
              <w:t>Protected Identity in UI and REST</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1A1C815" w14:textId="0FC773E4">
            <w:r w:rsidRPr="2887D303">
              <w:rPr>
                <w:rFonts w:eastAsia="Aptos"/>
              </w:rPr>
              <w:t>Enerim</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2E94EEC1" w14:textId="6474E496">
            <w:r w:rsidRPr="2887D303">
              <w:rPr>
                <w:rFonts w:eastAsia="Aptos"/>
              </w:rPr>
              <w:t>REQ_UC4.3, REQ_UC4.4 REQ_UC4.5, REQ_UC4.6 REQ_UC4.7, REC_UC4.8</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137FC3F4" w14:textId="243B4AF7">
            <w:r w:rsidRPr="2887D303">
              <w:rPr>
                <w:rFonts w:eastAsia="Aptos"/>
              </w:rPr>
              <w:t>UC4</w:t>
            </w:r>
          </w:p>
        </w:tc>
      </w:tr>
      <w:tr w:rsidR="2887D303" w:rsidTr="2887D303" w14:paraId="6E6673D6" w14:textId="77777777">
        <w:trPr>
          <w:trHeight w:val="885"/>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A4AEC74" w14:textId="0A3783FB">
            <w:r w:rsidRPr="2887D303">
              <w:rPr>
                <w:rFonts w:eastAsia="Aptos"/>
              </w:rPr>
              <w:t>Security: Data Encryption</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8A69961" w14:textId="28E2E0EC">
            <w:r w:rsidRPr="2887D303">
              <w:rPr>
                <w:rFonts w:eastAsia="Aptos"/>
              </w:rPr>
              <w:t>Enerim</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DECE967" w14:textId="5B299A91">
            <w:r w:rsidRPr="2887D303">
              <w:rPr>
                <w:rFonts w:eastAsia="Aptos"/>
              </w:rPr>
              <w:t>REQ_UC4.3, REQ_UC4.4 REQ_UC4.5, REQ_UC4.6 REQ_UC4.7, REC_UC4.8</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2EAA7B74" w14:textId="6A48D55A">
            <w:r w:rsidRPr="2887D303">
              <w:rPr>
                <w:rFonts w:eastAsia="Aptos"/>
              </w:rPr>
              <w:t>UC4</w:t>
            </w:r>
          </w:p>
        </w:tc>
      </w:tr>
      <w:tr w:rsidR="2887D303" w:rsidTr="2887D303" w14:paraId="1324F13E"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6848F4B0" w14:textId="1C9ACDA2">
            <w:r w:rsidRPr="2887D303">
              <w:rPr>
                <w:rFonts w:eastAsia="Aptos"/>
              </w:rPr>
              <w:t>End-to-End Encrypted Data Pipeline</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312A60B2" w14:textId="167A7BB3">
            <w:r w:rsidRPr="2887D303">
              <w:rPr>
                <w:rFonts w:eastAsia="Aptos"/>
              </w:rPr>
              <w:t>ISEP</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655C14B" w14:textId="13752099">
            <w:r w:rsidRPr="2887D303">
              <w:rPr>
                <w:rFonts w:eastAsia="Aptos"/>
              </w:rPr>
              <w:t>REQ_UC4.4, REQ_UC4.10</w:t>
            </w:r>
          </w:p>
          <w:p w:rsidR="2887D303" w:rsidP="005A07E3" w:rsidRDefault="2887D303" w14:paraId="4E27E08F" w14:textId="20A834E1">
            <w:r w:rsidRPr="2887D303">
              <w:rPr>
                <w:rFonts w:eastAsia="Aptos"/>
              </w:rPr>
              <w:t>REQ_UC4.14</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6BEA4F7" w14:textId="6B3AFF47">
            <w:r w:rsidRPr="2887D303">
              <w:rPr>
                <w:rFonts w:eastAsia="Aptos"/>
              </w:rPr>
              <w:t>UC4</w:t>
            </w:r>
          </w:p>
        </w:tc>
      </w:tr>
      <w:tr w:rsidR="2887D303" w:rsidTr="2887D303" w14:paraId="25E610E1"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1C953635" w14:textId="423B9237">
            <w:r w:rsidRPr="2887D303">
              <w:rPr>
                <w:rFonts w:eastAsia="Aptos"/>
              </w:rPr>
              <w:t>Multiplace Digital Twin and history</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095AA16" w14:textId="598F1C6C">
            <w:r w:rsidRPr="2887D303">
              <w:rPr>
                <w:rFonts w:eastAsia="Aptos"/>
              </w:rPr>
              <w:t>Natlink</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5E1F19D" w14:textId="1BB37363">
            <w:r w:rsidRPr="2887D303">
              <w:rPr>
                <w:rFonts w:eastAsia="Aptos"/>
              </w:rPr>
              <w:t>REQ_UC7.1, REQ_UC7.10</w:t>
            </w:r>
          </w:p>
          <w:p w:rsidR="2887D303" w:rsidP="005A07E3" w:rsidRDefault="2887D303" w14:paraId="56D27FDB" w14:textId="640576CC">
            <w:r w:rsidRPr="2887D303">
              <w:rPr>
                <w:rFonts w:eastAsia="Aptos"/>
              </w:rPr>
              <w:t>REQ_UC7.11, REQ_UC7.14 REQ_UC7.20, REQ_UC7.25</w:t>
            </w:r>
          </w:p>
          <w:p w:rsidR="2887D303" w:rsidP="005A07E3" w:rsidRDefault="2887D303" w14:paraId="72F448A8" w14:textId="437F07CA">
            <w:r w:rsidRPr="2887D303">
              <w:rPr>
                <w:rFonts w:eastAsia="Aptos"/>
              </w:rPr>
              <w:t>REQ_UC7.27</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1C3456A" w14:textId="0912A16F">
            <w:r w:rsidRPr="2887D303">
              <w:rPr>
                <w:rFonts w:eastAsia="Aptos"/>
              </w:rPr>
              <w:t>UC7</w:t>
            </w:r>
          </w:p>
        </w:tc>
      </w:tr>
      <w:tr w:rsidR="2887D303" w:rsidTr="2887D303" w14:paraId="1EB76EC8"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403FAEA" w14:textId="6D3CB8D7">
            <w:r w:rsidRPr="2887D303">
              <w:rPr>
                <w:rFonts w:eastAsia="Aptos"/>
              </w:rPr>
              <w:t>Multicommunicator radio interface</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6C14547A" w14:textId="579CCE99">
            <w:r w:rsidRPr="2887D303">
              <w:rPr>
                <w:rFonts w:eastAsia="Aptos"/>
              </w:rPr>
              <w:t>Natlink</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D62E73C" w14:textId="46FD54FD">
            <w:r w:rsidRPr="2887D303">
              <w:rPr>
                <w:rFonts w:eastAsia="Aptos"/>
              </w:rPr>
              <w:t>REQ_UC7.1, REQ_UC7.10, REQ_UC7.11, REQ_UC7.14 REQ_UC7.20, REQ_UC7.25 REQ_UC7.27</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6DD7EEE1" w14:textId="1A8979E7">
            <w:r w:rsidRPr="2887D303">
              <w:rPr>
                <w:rFonts w:eastAsia="Aptos"/>
              </w:rPr>
              <w:t>UC7</w:t>
            </w:r>
          </w:p>
        </w:tc>
      </w:tr>
    </w:tbl>
    <w:p w:rsidR="00850953" w:rsidP="005A07E3" w:rsidRDefault="00850953" w14:paraId="6CDF1298" w14:textId="77777777">
      <w:pPr>
        <w:pStyle w:val="Caption"/>
      </w:pPr>
    </w:p>
    <w:p w:rsidR="0053159F" w:rsidP="005A07E3" w:rsidRDefault="00850953" w14:paraId="1FF8DC7E" w14:textId="0FA063DB">
      <w:pPr>
        <w:pStyle w:val="Caption"/>
        <w:rPr>
          <w:rFonts w:eastAsia="Arial" w:cs="Arial"/>
        </w:rPr>
      </w:pPr>
      <w:bookmarkStart w:name="_Toc220324608" w:id="98"/>
      <w:r>
        <w:t xml:space="preserve">Table </w:t>
      </w:r>
      <w:r>
        <w:fldChar w:fldCharType="begin"/>
      </w:r>
      <w:r>
        <w:instrText>SEQ Table \* ARABIC</w:instrText>
      </w:r>
      <w:r>
        <w:fldChar w:fldCharType="separate"/>
      </w:r>
      <w:r w:rsidR="006470C2">
        <w:rPr>
          <w:noProof/>
        </w:rPr>
        <w:t>4</w:t>
      </w:r>
      <w:r>
        <w:fldChar w:fldCharType="end"/>
      </w:r>
      <w:r>
        <w:t xml:space="preserve"> Technical enablers for secure information spaces, sharing &amp; routing</w:t>
      </w:r>
      <w:bookmarkEnd w:id="98"/>
    </w:p>
    <w:p w:rsidR="2887D303" w:rsidP="2887D303" w:rsidRDefault="2887D303" w14:paraId="5733791B" w14:textId="067779B1">
      <w:pPr>
        <w:pStyle w:val="BodyText"/>
        <w:rPr>
          <w:rFonts w:eastAsia="Arial" w:cs="Arial"/>
        </w:rPr>
      </w:pPr>
    </w:p>
    <w:p w:rsidRPr="002612B5" w:rsidR="001A69DA" w:rsidP="001A69DA" w:rsidRDefault="001A69DA" w14:paraId="53583C8E" w14:textId="784296FD">
      <w:pPr>
        <w:pStyle w:val="BodyText"/>
        <w:jc w:val="both"/>
      </w:pPr>
      <w:r w:rsidRPr="2887D303">
        <w:rPr>
          <w:rFonts w:eastAsia="Arial" w:cs="Arial"/>
          <w:b/>
          <w:bCs/>
          <w:sz w:val="22"/>
          <w:szCs w:val="22"/>
          <w:lang w:val="en-US"/>
        </w:rPr>
        <w:t>End-to-end encrypted routing</w:t>
      </w:r>
      <w:r w:rsidR="00453E47">
        <w:rPr>
          <w:rFonts w:eastAsia="Arial" w:cs="Arial"/>
          <w:b/>
          <w:bCs/>
          <w:sz w:val="22"/>
          <w:szCs w:val="22"/>
          <w:lang w:val="en-US"/>
        </w:rPr>
        <w:t xml:space="preserve"> (UC9)</w:t>
      </w:r>
      <w:r w:rsidR="00031E18">
        <w:rPr>
          <w:rFonts w:eastAsia="Arial" w:cs="Arial"/>
          <w:b/>
          <w:bCs/>
          <w:sz w:val="22"/>
          <w:szCs w:val="22"/>
          <w:lang w:val="en-US"/>
        </w:rPr>
        <w:t>(Vintecc)</w:t>
      </w:r>
    </w:p>
    <w:p w:rsidR="2887D303" w:rsidP="2887D303" w:rsidRDefault="2887D303" w14:paraId="399947F5" w14:textId="390C8C91">
      <w:pPr>
        <w:pStyle w:val="BodyText"/>
        <w:jc w:val="both"/>
        <w:rPr>
          <w:rFonts w:eastAsia="Arial" w:cs="Arial"/>
          <w:b/>
          <w:bCs/>
          <w:sz w:val="22"/>
          <w:szCs w:val="22"/>
          <w:lang w:val="en-US"/>
        </w:rPr>
      </w:pPr>
    </w:p>
    <w:p w:rsidR="2887D303" w:rsidP="2887D303" w:rsidRDefault="2887D303" w14:paraId="53116813" w14:textId="0D21D821">
      <w:pPr>
        <w:pStyle w:val="BodyText"/>
        <w:jc w:val="both"/>
        <w:rPr>
          <w:rFonts w:eastAsia="Arial" w:cs="Arial"/>
          <w:b/>
          <w:bCs/>
          <w:sz w:val="22"/>
          <w:szCs w:val="22"/>
          <w:lang w:val="en-US"/>
        </w:rPr>
      </w:pPr>
    </w:p>
    <w:p w:rsidR="2887D303" w:rsidP="2887D303" w:rsidRDefault="2887D303" w14:paraId="4CB19C09" w14:textId="1A3B0F86">
      <w:pPr>
        <w:pStyle w:val="BodyText"/>
        <w:jc w:val="both"/>
        <w:rPr>
          <w:rFonts w:eastAsia="Arial" w:cs="Arial"/>
          <w:b/>
          <w:bCs/>
          <w:sz w:val="22"/>
          <w:szCs w:val="22"/>
          <w:lang w:val="en-US"/>
        </w:rPr>
      </w:pPr>
    </w:p>
    <w:p w:rsidRPr="002612B5" w:rsidR="001A69DA" w:rsidP="001A69DA" w:rsidRDefault="001A69DA" w14:paraId="545FEC18" w14:textId="5BEDF8E2">
      <w:pPr>
        <w:pStyle w:val="BodyText"/>
        <w:jc w:val="both"/>
      </w:pPr>
      <w:r w:rsidRPr="2887D303">
        <w:rPr>
          <w:rFonts w:eastAsia="Arial" w:cs="Arial"/>
          <w:b/>
          <w:bCs/>
          <w:sz w:val="22"/>
          <w:szCs w:val="22"/>
          <w:lang w:val="en-US"/>
        </w:rPr>
        <w:t>Separate databases per tenant</w:t>
      </w:r>
      <w:r w:rsidR="00453E47">
        <w:rPr>
          <w:rFonts w:eastAsia="Arial" w:cs="Arial"/>
          <w:b/>
          <w:bCs/>
          <w:sz w:val="22"/>
          <w:szCs w:val="22"/>
          <w:lang w:val="en-US"/>
        </w:rPr>
        <w:t xml:space="preserve"> (UC9)</w:t>
      </w:r>
      <w:r w:rsidR="00031E18">
        <w:rPr>
          <w:rFonts w:eastAsia="Arial" w:cs="Arial"/>
          <w:b/>
          <w:bCs/>
          <w:sz w:val="22"/>
          <w:szCs w:val="22"/>
          <w:lang w:val="en-US"/>
        </w:rPr>
        <w:t>(Vintecc)</w:t>
      </w:r>
    </w:p>
    <w:p w:rsidR="2887D303" w:rsidP="2887D303" w:rsidRDefault="2887D303" w14:paraId="76AAE0CF" w14:textId="436FC540">
      <w:pPr>
        <w:pStyle w:val="BodyText"/>
        <w:jc w:val="both"/>
        <w:rPr>
          <w:rFonts w:eastAsia="Arial" w:cs="Arial"/>
          <w:b/>
          <w:bCs/>
          <w:sz w:val="22"/>
          <w:szCs w:val="22"/>
          <w:lang w:val="en-US"/>
        </w:rPr>
      </w:pPr>
    </w:p>
    <w:p w:rsidR="2887D303" w:rsidP="2887D303" w:rsidRDefault="2887D303" w14:paraId="5B41A8F3" w14:textId="6703144C">
      <w:pPr>
        <w:pStyle w:val="BodyText"/>
        <w:jc w:val="both"/>
        <w:rPr>
          <w:rFonts w:eastAsia="Arial" w:cs="Arial"/>
        </w:rPr>
      </w:pPr>
    </w:p>
    <w:p w:rsidR="0053159F" w:rsidP="259CE372" w:rsidRDefault="0053159F" w14:paraId="76D2BEE1" w14:textId="0323B6C3">
      <w:pPr>
        <w:pStyle w:val="BodyText"/>
        <w:rPr>
          <w:rFonts w:eastAsia="Arial" w:cs="Arial"/>
          <w:sz w:val="22"/>
          <w:szCs w:val="22"/>
          <w:lang w:val="en-US"/>
        </w:rPr>
      </w:pPr>
    </w:p>
    <w:p w:rsidRPr="00031E18" w:rsidR="00453E47" w:rsidP="00031E18" w:rsidRDefault="4D325908" w14:paraId="305CC315" w14:textId="273F1DD6">
      <w:pPr>
        <w:pStyle w:val="BodyText"/>
      </w:pPr>
      <w:r w:rsidRPr="00441D89">
        <w:rPr>
          <w:rFonts w:eastAsia="Arial" w:cs="Arial"/>
          <w:b/>
        </w:rPr>
        <w:t>Decentralized Distributed Data Storage Using a Private IPFS Network</w:t>
      </w:r>
      <w:r w:rsidR="00453E47">
        <w:rPr>
          <w:rFonts w:eastAsia="Arial" w:cs="Arial"/>
          <w:b/>
        </w:rPr>
        <w:t xml:space="preserve"> (UC1)</w:t>
      </w:r>
      <w:r w:rsidR="00031E18">
        <w:rPr>
          <w:rFonts w:eastAsia="Arial" w:cs="Arial"/>
          <w:b/>
        </w:rPr>
        <w:t>(ACD)</w:t>
      </w:r>
    </w:p>
    <w:p w:rsidR="003B709C" w:rsidP="003B709C" w:rsidRDefault="003B709C" w14:paraId="71569BD3" w14:textId="77777777">
      <w:pPr>
        <w:pStyle w:val="BodyText"/>
        <w:jc w:val="both"/>
      </w:pPr>
    </w:p>
    <w:p w:rsidR="00453E47" w:rsidP="003B709C" w:rsidRDefault="00453E47" w14:paraId="4127502E" w14:textId="77777777">
      <w:pPr>
        <w:pStyle w:val="BodyText"/>
        <w:jc w:val="both"/>
        <w:rPr>
          <w:b/>
          <w:bCs/>
        </w:rPr>
      </w:pPr>
    </w:p>
    <w:p w:rsidR="00453E47" w:rsidP="003B709C" w:rsidRDefault="00453E47" w14:paraId="3DD7443D" w14:textId="77777777">
      <w:pPr>
        <w:pStyle w:val="BodyText"/>
        <w:jc w:val="both"/>
        <w:rPr>
          <w:b/>
          <w:bCs/>
        </w:rPr>
      </w:pPr>
    </w:p>
    <w:p w:rsidR="00453E47" w:rsidP="003B709C" w:rsidRDefault="00453E47" w14:paraId="6DA8B3A7" w14:textId="77777777">
      <w:pPr>
        <w:pStyle w:val="BodyText"/>
        <w:jc w:val="both"/>
        <w:rPr>
          <w:b/>
          <w:bCs/>
        </w:rPr>
      </w:pPr>
    </w:p>
    <w:p w:rsidRPr="00441D89" w:rsidR="003B709C" w:rsidP="003B709C" w:rsidRDefault="003B709C" w14:paraId="22A4DE46" w14:textId="75021562">
      <w:pPr>
        <w:pStyle w:val="BodyText"/>
        <w:jc w:val="both"/>
      </w:pPr>
      <w:r w:rsidRPr="2887D303">
        <w:rPr>
          <w:b/>
          <w:bCs/>
        </w:rPr>
        <w:t>Drone operations control system</w:t>
      </w:r>
      <w:r w:rsidR="00453E47">
        <w:rPr>
          <w:b/>
          <w:bCs/>
        </w:rPr>
        <w:t xml:space="preserve"> (UC8)</w:t>
      </w:r>
      <w:r w:rsidR="00031E18">
        <w:rPr>
          <w:b/>
          <w:bCs/>
        </w:rPr>
        <w:t>(ADCL)</w:t>
      </w:r>
    </w:p>
    <w:p w:rsidRPr="00441D89" w:rsidR="2887D303" w:rsidP="2887D303" w:rsidRDefault="2887D303" w14:paraId="3F0FFE9A" w14:textId="0F5C7536">
      <w:pPr>
        <w:pStyle w:val="BodyText"/>
        <w:jc w:val="both"/>
        <w:rPr>
          <w:u w:val="single"/>
        </w:rPr>
      </w:pPr>
    </w:p>
    <w:p w:rsidR="2887D303" w:rsidP="2887D303" w:rsidRDefault="2887D303" w14:paraId="1DE52590" w14:textId="411FC90B">
      <w:pPr>
        <w:pStyle w:val="BodyText"/>
      </w:pPr>
    </w:p>
    <w:p w:rsidRPr="00DF38F8" w:rsidR="00DF38F8" w:rsidP="0053159F" w:rsidRDefault="00DF38F8" w14:paraId="7B6DCDC4" w14:textId="19593201">
      <w:pPr>
        <w:pStyle w:val="BodyText"/>
      </w:pPr>
    </w:p>
    <w:p w:rsidRPr="00441D89" w:rsidR="00DF38F8" w:rsidP="2887D303" w:rsidRDefault="5B09ED1B" w14:paraId="34A47728" w14:textId="54CCBFE9">
      <w:pPr>
        <w:pStyle w:val="BodyText"/>
      </w:pPr>
      <w:r w:rsidRPr="2887D303">
        <w:rPr>
          <w:rFonts w:eastAsia="Arial" w:cs="Arial"/>
          <w:b/>
        </w:rPr>
        <w:t>Secure Routing Data Exchange and Trusted Route Update Mechanism</w:t>
      </w:r>
      <w:r w:rsidR="00453E47">
        <w:rPr>
          <w:rFonts w:eastAsia="Arial" w:cs="Arial"/>
          <w:b/>
        </w:rPr>
        <w:t xml:space="preserve"> (UC1)</w:t>
      </w:r>
      <w:r w:rsidR="00031E18">
        <w:rPr>
          <w:rFonts w:eastAsia="Arial" w:cs="Arial"/>
          <w:b/>
        </w:rPr>
        <w:t>(Alpata)</w:t>
      </w:r>
    </w:p>
    <w:p w:rsidRPr="00441D89" w:rsidR="2887D303" w:rsidP="005A07E3" w:rsidRDefault="2887D303" w14:paraId="3FD4A22F" w14:textId="0E643272"/>
    <w:p w:rsidRPr="00DF38F8" w:rsidR="002B15B8" w:rsidP="002B15B8" w:rsidRDefault="002B15B8" w14:paraId="69F040E1" w14:textId="77777777">
      <w:pPr>
        <w:pStyle w:val="BodyText"/>
        <w:jc w:val="both"/>
      </w:pPr>
    </w:p>
    <w:p w:rsidRPr="00441D89" w:rsidR="2887D303" w:rsidP="2887D303" w:rsidRDefault="2887D303" w14:paraId="75B6E0E9" w14:textId="7344054D">
      <w:pPr>
        <w:pStyle w:val="BodyText"/>
        <w:jc w:val="both"/>
        <w:rPr>
          <w:rFonts w:eastAsia="Arial" w:cs="Arial"/>
          <w:b/>
          <w:color w:val="000000" w:themeColor="text1"/>
        </w:rPr>
      </w:pPr>
    </w:p>
    <w:p w:rsidRPr="00441D89" w:rsidR="002B15B8" w:rsidP="002B15B8" w:rsidRDefault="002B15B8" w14:paraId="40F5F624" w14:textId="120810C8">
      <w:pPr>
        <w:pStyle w:val="BodyText"/>
        <w:jc w:val="both"/>
      </w:pPr>
      <w:r w:rsidRPr="00441D89">
        <w:rPr>
          <w:rFonts w:eastAsia="Arial" w:cs="Arial"/>
          <w:b/>
          <w:color w:val="000000" w:themeColor="text1"/>
        </w:rPr>
        <w:t>Protected Identity in UI and REST</w:t>
      </w:r>
      <w:r w:rsidR="00453E47">
        <w:rPr>
          <w:rFonts w:eastAsia="Arial" w:cs="Arial"/>
          <w:b/>
          <w:color w:val="000000" w:themeColor="text1"/>
        </w:rPr>
        <w:t xml:space="preserve"> (UC4)</w:t>
      </w:r>
      <w:r w:rsidR="00031E18">
        <w:rPr>
          <w:rFonts w:eastAsia="Arial" w:cs="Arial"/>
          <w:b/>
          <w:color w:val="000000" w:themeColor="text1"/>
        </w:rPr>
        <w:t>(Enerim)</w:t>
      </w:r>
    </w:p>
    <w:p w:rsidRPr="00441D89" w:rsidR="2887D303" w:rsidP="2887D303" w:rsidRDefault="2887D303" w14:paraId="4F71389A" w14:textId="2970C23D">
      <w:pPr>
        <w:pStyle w:val="BodyText"/>
        <w:jc w:val="both"/>
        <w:rPr>
          <w:u w:val="single"/>
        </w:rPr>
      </w:pPr>
    </w:p>
    <w:p w:rsidRPr="002612B5" w:rsidR="002B15B8" w:rsidP="005A07E3" w:rsidRDefault="002B15B8" w14:paraId="105F355E" w14:textId="77777777">
      <w:pPr>
        <w:rPr>
          <w:rFonts w:eastAsia="Arial"/>
        </w:rPr>
      </w:pPr>
    </w:p>
    <w:p w:rsidRPr="00441D89" w:rsidR="002B15B8" w:rsidP="2887D303" w:rsidRDefault="002B15B8" w14:paraId="77BDAE98" w14:textId="36B97D64">
      <w:pPr>
        <w:pStyle w:val="BodyText"/>
        <w:jc w:val="both"/>
        <w:rPr>
          <w:rFonts w:eastAsia="Arial" w:cs="Arial"/>
          <w:b/>
          <w:color w:val="000000" w:themeColor="text1"/>
        </w:rPr>
      </w:pPr>
    </w:p>
    <w:p w:rsidR="241334E6" w:rsidP="002B15B8" w:rsidRDefault="241334E6" w14:paraId="2F8F0B13" w14:textId="4F934BEC">
      <w:pPr>
        <w:pStyle w:val="BodyText"/>
        <w:jc w:val="both"/>
        <w:rPr>
          <w:rFonts w:eastAsia="Arial" w:cs="Arial"/>
          <w:b/>
          <w:color w:val="000000" w:themeColor="text1"/>
        </w:rPr>
      </w:pPr>
      <w:r w:rsidRPr="00441D89">
        <w:rPr>
          <w:rFonts w:eastAsia="Arial" w:cs="Arial"/>
          <w:b/>
          <w:color w:val="000000" w:themeColor="text1"/>
        </w:rPr>
        <w:t>Security: Data Encryption</w:t>
      </w:r>
      <w:r w:rsidR="00453E47">
        <w:rPr>
          <w:rFonts w:eastAsia="Arial" w:cs="Arial"/>
          <w:b/>
          <w:color w:val="000000" w:themeColor="text1"/>
        </w:rPr>
        <w:t xml:space="preserve"> (UC4)</w:t>
      </w:r>
      <w:r w:rsidR="00031E18">
        <w:rPr>
          <w:rFonts w:eastAsia="Arial" w:cs="Arial"/>
          <w:b/>
          <w:color w:val="000000" w:themeColor="text1"/>
        </w:rPr>
        <w:t>(Enerim)</w:t>
      </w:r>
    </w:p>
    <w:p w:rsidR="00031E18" w:rsidP="002B15B8" w:rsidRDefault="00031E18" w14:paraId="6A596BD1" w14:textId="77777777">
      <w:pPr>
        <w:pStyle w:val="BodyText"/>
        <w:jc w:val="both"/>
      </w:pPr>
    </w:p>
    <w:p w:rsidRPr="00441D89" w:rsidR="2887D303" w:rsidP="005A07E3" w:rsidRDefault="2887D303" w14:paraId="38B19723" w14:textId="367D9664"/>
    <w:p w:rsidRPr="00B976EB" w:rsidR="001E4F62" w:rsidP="001E4F62" w:rsidRDefault="001E4F62" w14:paraId="1A9FAC35" w14:textId="3683AE33">
      <w:pPr>
        <w:pStyle w:val="BodyText"/>
        <w:jc w:val="both"/>
      </w:pPr>
      <w:r w:rsidRPr="2887D303">
        <w:rPr>
          <w:rFonts w:cs="Arial"/>
          <w:b/>
          <w:bCs/>
        </w:rPr>
        <w:t>End-to-End Encrypted Data Pipeline</w:t>
      </w:r>
      <w:r w:rsidR="00453E47">
        <w:rPr>
          <w:rFonts w:cs="Arial"/>
          <w:b/>
          <w:bCs/>
        </w:rPr>
        <w:t xml:space="preserve"> (UC4)</w:t>
      </w:r>
      <w:r w:rsidR="00031E18">
        <w:rPr>
          <w:rFonts w:cs="Arial"/>
          <w:b/>
          <w:bCs/>
        </w:rPr>
        <w:t>(ISEP)</w:t>
      </w:r>
    </w:p>
    <w:p w:rsidR="2887D303" w:rsidP="2887D303" w:rsidRDefault="2887D303" w14:paraId="7EE32001" w14:textId="7AB10868">
      <w:pPr>
        <w:pStyle w:val="BodyText"/>
        <w:jc w:val="both"/>
        <w:rPr>
          <w:rFonts w:cs="Arial"/>
          <w:b/>
          <w:bCs/>
        </w:rPr>
      </w:pPr>
    </w:p>
    <w:p w:rsidR="542CDF35" w:rsidP="542CDF35" w:rsidRDefault="542CDF35" w14:paraId="0D6B296D" w14:textId="626C492C">
      <w:pPr>
        <w:pStyle w:val="BodyText"/>
        <w:rPr>
          <w:u w:val="single"/>
        </w:rPr>
      </w:pPr>
    </w:p>
    <w:p w:rsidR="00031E18" w:rsidP="542CDF35" w:rsidRDefault="00031E18" w14:paraId="6B33725E" w14:textId="77777777">
      <w:pPr>
        <w:pStyle w:val="BodyText"/>
        <w:rPr>
          <w:b/>
        </w:rPr>
      </w:pPr>
    </w:p>
    <w:p w:rsidR="00AD4AF3" w:rsidP="005A07E3" w:rsidRDefault="00AD4AF3" w14:paraId="4F7793F2" w14:textId="77777777">
      <w:pPr>
        <w:rPr>
          <w:rFonts w:eastAsia="Arial"/>
        </w:rPr>
      </w:pPr>
    </w:p>
    <w:p w:rsidRPr="00441D89" w:rsidR="00AD4AF3" w:rsidP="00AD4AF3" w:rsidRDefault="00AD4AF3" w14:paraId="3836FE25" w14:textId="6CBFFBB0">
      <w:pPr>
        <w:pStyle w:val="BodyText"/>
        <w:jc w:val="both"/>
      </w:pPr>
      <w:r w:rsidRPr="00441D89">
        <w:rPr>
          <w:rFonts w:cs="Arial"/>
          <w:b/>
          <w:bCs/>
        </w:rPr>
        <w:t>Multicommunicator radio interface</w:t>
      </w:r>
      <w:r w:rsidR="00453E47">
        <w:rPr>
          <w:rFonts w:cs="Arial"/>
          <w:b/>
          <w:bCs/>
        </w:rPr>
        <w:t xml:space="preserve"> (UC7)</w:t>
      </w:r>
      <w:r w:rsidR="00031E18">
        <w:rPr>
          <w:rFonts w:cs="Arial"/>
          <w:b/>
          <w:bCs/>
        </w:rPr>
        <w:t>(Natlink)</w:t>
      </w:r>
    </w:p>
    <w:p w:rsidRPr="00441D89" w:rsidR="00AD4AF3" w:rsidP="00AD4AF3" w:rsidRDefault="00AD4AF3" w14:paraId="30C0904F" w14:textId="77777777">
      <w:pPr>
        <w:pStyle w:val="BodyText"/>
        <w:jc w:val="both"/>
        <w:rPr>
          <w:rFonts w:cs="Arial"/>
          <w:b/>
          <w:bCs/>
        </w:rPr>
      </w:pPr>
    </w:p>
    <w:p w:rsidRPr="00441D89" w:rsidR="00AD4AF3" w:rsidP="005A07E3" w:rsidRDefault="00AD4AF3" w14:paraId="1E41B8C5" w14:textId="77777777">
      <w:pPr>
        <w:rPr>
          <w:rFonts w:eastAsia="Arial"/>
        </w:rPr>
      </w:pPr>
    </w:p>
    <w:p w:rsidRPr="00441D89" w:rsidR="00AD4AF3" w:rsidP="005A07E3" w:rsidRDefault="00AD4AF3" w14:paraId="5A5A2905" w14:textId="77777777">
      <w:pPr>
        <w:rPr>
          <w:rFonts w:eastAsia="Arial"/>
        </w:rPr>
      </w:pPr>
    </w:p>
    <w:p w:rsidR="00453E47" w:rsidP="00AD4AF3" w:rsidRDefault="00453E47" w14:paraId="3D552622" w14:textId="77777777">
      <w:pPr>
        <w:pStyle w:val="BodyText"/>
        <w:jc w:val="both"/>
        <w:rPr>
          <w:rFonts w:cs="Arial"/>
          <w:b/>
          <w:bCs/>
        </w:rPr>
      </w:pPr>
    </w:p>
    <w:p w:rsidRPr="00441D89" w:rsidR="00AD4AF3" w:rsidP="00AD4AF3" w:rsidRDefault="00AD4AF3" w14:paraId="4FE47B48" w14:textId="5AA169CE">
      <w:pPr>
        <w:pStyle w:val="BodyText"/>
        <w:jc w:val="both"/>
        <w:rPr>
          <w:rFonts w:cs="Arial"/>
          <w:b/>
          <w:bCs/>
        </w:rPr>
      </w:pPr>
      <w:r w:rsidRPr="00441D89">
        <w:rPr>
          <w:rFonts w:cs="Arial"/>
          <w:b/>
          <w:bCs/>
        </w:rPr>
        <w:t>Multicommunicator server interface</w:t>
      </w:r>
      <w:r w:rsidR="00453E47">
        <w:rPr>
          <w:rFonts w:cs="Arial"/>
          <w:b/>
          <w:bCs/>
        </w:rPr>
        <w:t xml:space="preserve"> (UC7)</w:t>
      </w:r>
      <w:r w:rsidR="00031E18">
        <w:rPr>
          <w:rFonts w:cs="Arial"/>
          <w:b/>
          <w:bCs/>
        </w:rPr>
        <w:t>(Natlink)</w:t>
      </w:r>
    </w:p>
    <w:p w:rsidRPr="00441D89" w:rsidR="00AD4AF3" w:rsidP="00AD4AF3" w:rsidRDefault="00AD4AF3" w14:paraId="0B5A6A87" w14:textId="77777777">
      <w:pPr>
        <w:pStyle w:val="BodyText"/>
        <w:jc w:val="both"/>
        <w:rPr>
          <w:rFonts w:cs="Arial"/>
          <w:b/>
          <w:bCs/>
        </w:rPr>
      </w:pPr>
    </w:p>
    <w:p w:rsidRPr="00441D89" w:rsidR="00AD4AF3" w:rsidP="005A07E3" w:rsidRDefault="00AD4AF3" w14:paraId="7D018C4F" w14:textId="77777777">
      <w:pPr>
        <w:rPr>
          <w:rFonts w:eastAsia="Arial"/>
        </w:rPr>
      </w:pPr>
    </w:p>
    <w:p w:rsidRPr="00441D89" w:rsidR="00AD4AF3" w:rsidP="00AD4AF3" w:rsidRDefault="00AD4AF3" w14:paraId="3F70A005" w14:textId="4D86F5B3">
      <w:pPr>
        <w:pStyle w:val="BodyText"/>
        <w:jc w:val="both"/>
        <w:rPr>
          <w:rFonts w:cs="Arial"/>
          <w:b/>
          <w:bCs/>
        </w:rPr>
      </w:pPr>
      <w:r w:rsidRPr="00441D89">
        <w:rPr>
          <w:rFonts w:cs="Arial"/>
          <w:b/>
          <w:bCs/>
        </w:rPr>
        <w:t>Multicommunicator IP traffic sharing</w:t>
      </w:r>
      <w:r w:rsidR="00453E47">
        <w:rPr>
          <w:rFonts w:cs="Arial"/>
          <w:b/>
          <w:bCs/>
        </w:rPr>
        <w:t xml:space="preserve"> (UC7)</w:t>
      </w:r>
      <w:r w:rsidR="005A07E3">
        <w:rPr>
          <w:rFonts w:cs="Arial"/>
          <w:b/>
          <w:bCs/>
        </w:rPr>
        <w:t>(Natlink)</w:t>
      </w:r>
    </w:p>
    <w:p w:rsidRPr="00441D89" w:rsidR="00AD4AF3" w:rsidP="00AD4AF3" w:rsidRDefault="00AD4AF3" w14:paraId="5EB7BA41" w14:textId="77777777">
      <w:pPr>
        <w:pStyle w:val="BodyText"/>
        <w:jc w:val="both"/>
        <w:rPr>
          <w:rFonts w:cs="Arial"/>
          <w:b/>
          <w:bCs/>
        </w:rPr>
      </w:pPr>
    </w:p>
    <w:p w:rsidRPr="00441D89" w:rsidR="00AD4AF3" w:rsidP="005A07E3" w:rsidRDefault="00AD4AF3" w14:paraId="44F22B2C" w14:textId="77777777">
      <w:pPr>
        <w:rPr>
          <w:rFonts w:eastAsia="Arial"/>
        </w:rPr>
      </w:pPr>
    </w:p>
    <w:p w:rsidRPr="00441D89" w:rsidR="00AD4AF3" w:rsidP="00AD4AF3" w:rsidRDefault="00AD4AF3" w14:paraId="196EFF25" w14:textId="0113A4A3">
      <w:pPr>
        <w:pStyle w:val="BodyText"/>
        <w:jc w:val="both"/>
        <w:rPr>
          <w:rFonts w:cs="Arial"/>
          <w:b/>
          <w:bCs/>
        </w:rPr>
      </w:pPr>
      <w:r w:rsidRPr="00441D89">
        <w:rPr>
          <w:rFonts w:cs="Arial"/>
          <w:b/>
          <w:bCs/>
        </w:rPr>
        <w:t>Transfer media Optimized data traffic between components</w:t>
      </w:r>
      <w:r w:rsidR="00453E47">
        <w:rPr>
          <w:rFonts w:cs="Arial"/>
          <w:b/>
          <w:bCs/>
        </w:rPr>
        <w:t xml:space="preserve"> (UC7)</w:t>
      </w:r>
      <w:r w:rsidRPr="005A07E3" w:rsidR="005A07E3">
        <w:rPr>
          <w:rFonts w:cs="Arial"/>
          <w:b/>
          <w:bCs/>
        </w:rPr>
        <w:t xml:space="preserve"> </w:t>
      </w:r>
      <w:r w:rsidR="005A07E3">
        <w:rPr>
          <w:rFonts w:cs="Arial"/>
          <w:b/>
          <w:bCs/>
        </w:rPr>
        <w:t>(Natlink)</w:t>
      </w:r>
    </w:p>
    <w:p w:rsidRPr="00441D89" w:rsidR="00AD4AF3" w:rsidP="00AD4AF3" w:rsidRDefault="00AD4AF3" w14:paraId="523EDED8" w14:textId="77777777">
      <w:pPr>
        <w:pStyle w:val="BodyText"/>
        <w:jc w:val="both"/>
        <w:rPr>
          <w:rFonts w:cs="Arial"/>
          <w:b/>
          <w:bCs/>
        </w:rPr>
      </w:pPr>
    </w:p>
    <w:p w:rsidR="00AD4AF3" w:rsidP="005A07E3" w:rsidRDefault="00AD4AF3" w14:paraId="466FA6F9" w14:textId="77777777"/>
    <w:p w:rsidRPr="00EB5064" w:rsidR="00AD4AF3" w:rsidP="00AD4AF3" w:rsidRDefault="00AD4AF3" w14:paraId="44657F31" w14:textId="7E489F75">
      <w:pPr>
        <w:pStyle w:val="BodyText"/>
        <w:jc w:val="both"/>
        <w:rPr>
          <w:rFonts w:eastAsia="Arial" w:cs="Arial"/>
          <w:sz w:val="18"/>
          <w:szCs w:val="22"/>
        </w:rPr>
      </w:pPr>
      <w:r w:rsidRPr="00EB5064">
        <w:rPr>
          <w:rFonts w:eastAsia="Arial" w:cs="Arial"/>
          <w:b/>
          <w:color w:val="000000" w:themeColor="text1"/>
          <w:szCs w:val="20"/>
        </w:rPr>
        <w:t>Multiplace Digital Twin and history</w:t>
      </w:r>
      <w:r w:rsidR="00453E47">
        <w:rPr>
          <w:rFonts w:cs="Arial"/>
          <w:b/>
          <w:bCs/>
        </w:rPr>
        <w:t xml:space="preserve"> (UC7)</w:t>
      </w:r>
      <w:r w:rsidRPr="005A07E3" w:rsidR="005A07E3">
        <w:rPr>
          <w:rFonts w:cs="Arial"/>
          <w:b/>
          <w:bCs/>
        </w:rPr>
        <w:t xml:space="preserve"> </w:t>
      </w:r>
      <w:r w:rsidR="005A07E3">
        <w:rPr>
          <w:rFonts w:cs="Arial"/>
          <w:b/>
          <w:bCs/>
        </w:rPr>
        <w:t>(Natlink)</w:t>
      </w:r>
    </w:p>
    <w:p w:rsidRPr="00441D89" w:rsidR="00AD4AF3" w:rsidP="00AD4AF3" w:rsidRDefault="00AD4AF3" w14:paraId="04CD4163" w14:textId="77777777">
      <w:pPr>
        <w:pStyle w:val="BodyText"/>
        <w:jc w:val="both"/>
        <w:rPr>
          <w:rFonts w:eastAsia="Arial" w:cs="Arial"/>
          <w:u w:val="single"/>
        </w:rPr>
      </w:pPr>
    </w:p>
    <w:p w:rsidR="0053159F" w:rsidP="0053159F" w:rsidRDefault="0053159F" w14:paraId="38F768BF" w14:textId="77777777">
      <w:pPr>
        <w:pStyle w:val="BodyText"/>
      </w:pPr>
    </w:p>
    <w:p w:rsidRPr="0053159F" w:rsidR="00453E47" w:rsidP="0053159F" w:rsidRDefault="00453E47" w14:paraId="2E463318" w14:textId="77777777">
      <w:pPr>
        <w:pStyle w:val="BodyText"/>
      </w:pPr>
    </w:p>
    <w:p w:rsidR="0839CE90" w:rsidP="00F26201" w:rsidRDefault="0053159F" w14:paraId="61A57436" w14:textId="6999267D">
      <w:pPr>
        <w:pStyle w:val="Heading2"/>
      </w:pPr>
      <w:bookmarkStart w:name="_Toc214525414" w:id="99"/>
      <w:bookmarkStart w:name="_Toc215645669" w:id="100"/>
      <w:bookmarkStart w:name="_Toc349256912" w:id="101"/>
      <w:r>
        <w:t xml:space="preserve">Zero </w:t>
      </w:r>
      <w:r w:rsidR="2A6F130D">
        <w:t>t</w:t>
      </w:r>
      <w:r>
        <w:t>rust services with DLT infrastructures</w:t>
      </w:r>
      <w:bookmarkEnd w:id="99"/>
      <w:bookmarkEnd w:id="100"/>
      <w:bookmarkEnd w:id="101"/>
    </w:p>
    <w:p w:rsidR="514BEAAD" w:rsidP="005A07E3" w:rsidRDefault="514BEAAD" w14:paraId="57157347" w14:textId="516D455B">
      <w:r>
        <w:t xml:space="preserve">This section </w:t>
      </w:r>
      <w:r w:rsidR="005A07E3">
        <w:t>presents the design of</w:t>
      </w:r>
      <w:r>
        <w:t xml:space="preserve"> the technical enablers developed under Task 5.3 for realizing zero</w:t>
      </w:r>
      <w:r w:rsidR="0C2BDC55">
        <w:t>-</w:t>
      </w:r>
      <w:r>
        <w:t>trust security models and distributed ledger</w:t>
      </w:r>
      <w:r w:rsidR="58F47B90">
        <w:t>-</w:t>
      </w:r>
      <w:r>
        <w:t>based infrastructures in Use Case 1 (UC1)</w:t>
      </w:r>
      <w:r w:rsidR="237CFA60">
        <w:t>, Use Case 4 (UC4) and Use Case 8 (UC8)</w:t>
      </w:r>
      <w:r>
        <w:t>. These enablers target risks identified in D5.1 related to unauthorized access, data integrity, traceability, and secure cross</w:t>
      </w:r>
      <w:r w:rsidR="58F47B90">
        <w:t>-</w:t>
      </w:r>
      <w:r>
        <w:t>entity communication in cyber</w:t>
      </w:r>
      <w:r w:rsidR="1E21B220">
        <w:t>-</w:t>
      </w:r>
      <w:r>
        <w:t>physical logistics environments.</w:t>
      </w:r>
    </w:p>
    <w:p w:rsidR="00453E47" w:rsidP="005A07E3" w:rsidRDefault="514BEAAD" w14:paraId="28123625" w14:textId="1DAA2672">
      <w:r>
        <w:t>The following enablers are presented with their descriptions, addressed requirements, relevance to UC1</w:t>
      </w:r>
      <w:r w:rsidR="3D6913AB">
        <w:t>, UC4 and UC8,</w:t>
      </w:r>
      <w:r w:rsidR="69001380">
        <w:t xml:space="preserve"> </w:t>
      </w:r>
      <w:r>
        <w:t>and contributing partners.</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480"/>
        <w:gridCol w:w="2040"/>
        <w:gridCol w:w="2415"/>
        <w:gridCol w:w="1695"/>
      </w:tblGrid>
      <w:tr w:rsidR="2887D303" w:rsidTr="2887D303" w14:paraId="6421BBDD"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31B3F796" w14:textId="44A46D80">
            <w:r w:rsidRPr="2887D303">
              <w:rPr>
                <w:rFonts w:eastAsia="Aptos"/>
              </w:rPr>
              <w:t xml:space="preserve">Enabler </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05899584" w14:textId="5CE173AB">
            <w:r w:rsidRPr="2887D303">
              <w:rPr>
                <w:rFonts w:eastAsia="Aptos"/>
              </w:rPr>
              <w:t>Contributing partners</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626F482F" w14:textId="31AF32A8">
            <w:r w:rsidRPr="2887D303">
              <w:rPr>
                <w:rFonts w:eastAsia="Aptos"/>
              </w:rPr>
              <w:t xml:space="preserve">Addressed Requirements </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34D207B4" w14:textId="1629615D">
            <w:r w:rsidRPr="2887D303">
              <w:rPr>
                <w:rFonts w:eastAsia="Aptos"/>
              </w:rPr>
              <w:t xml:space="preserve">Related Use Case </w:t>
            </w:r>
          </w:p>
        </w:tc>
      </w:tr>
      <w:tr w:rsidR="2887D303" w:rsidTr="2887D303" w14:paraId="69DD4347"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C6E58B0" w14:textId="43C0BBD8">
            <w:r w:rsidRPr="2887D303">
              <w:rPr>
                <w:rFonts w:eastAsia="Aptos"/>
              </w:rPr>
              <w:t>Triangular Accountability Model (3AM) Decentralized Backend</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ED32AC6" w14:textId="5610311B">
            <w:r w:rsidRPr="2887D303">
              <w:rPr>
                <w:rFonts w:eastAsia="Aptos"/>
              </w:rPr>
              <w:t>ERARGE, OTOKAR</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65E6E13" w14:textId="3AEEDEF9">
            <w:r w:rsidRPr="2887D303">
              <w:rPr>
                <w:rFonts w:eastAsia="Aptos"/>
              </w:rPr>
              <w:t>REQ_UC1.26</w:t>
            </w:r>
          </w:p>
          <w:p w:rsidR="2887D303" w:rsidP="005A07E3" w:rsidRDefault="2887D303" w14:paraId="5B8955B0" w14:textId="03F0A423">
            <w:r w:rsidRPr="2887D303">
              <w:rPr>
                <w:rFonts w:eastAsia="Aptos"/>
              </w:rPr>
              <w:t>REQ_UC1.28</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388068DE" w14:textId="232FC409">
            <w:r w:rsidRPr="2887D303">
              <w:rPr>
                <w:rFonts w:eastAsia="Aptos"/>
              </w:rPr>
              <w:t>UC1</w:t>
            </w:r>
          </w:p>
        </w:tc>
      </w:tr>
      <w:tr w:rsidR="2887D303" w:rsidTr="2887D303" w14:paraId="7E4629EE"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7539C50" w14:textId="296BC109">
            <w:r w:rsidRPr="2887D303">
              <w:rPr>
                <w:rFonts w:eastAsia="Aptos"/>
              </w:rPr>
              <w:t>Secure Zero-Trust Authentication and Data Infrastructure</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3CDBE70F" w14:textId="52BE15AD">
            <w:r w:rsidRPr="2887D303">
              <w:rPr>
                <w:rFonts w:eastAsia="Aptos"/>
              </w:rPr>
              <w:t>ERARGE, OTOKAR</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13C2D17E" w14:textId="4F8DE368">
            <w:r w:rsidRPr="2887D303">
              <w:rPr>
                <w:rFonts w:eastAsia="Aptos"/>
              </w:rPr>
              <w:t>REQ_UC1.24</w:t>
            </w:r>
          </w:p>
          <w:p w:rsidR="2887D303" w:rsidP="005A07E3" w:rsidRDefault="2887D303" w14:paraId="0CCA0257" w14:textId="5949EF01">
            <w:r w:rsidRPr="2887D303">
              <w:rPr>
                <w:rFonts w:eastAsia="Aptos"/>
              </w:rPr>
              <w:t>REQ_UC1.25</w:t>
            </w:r>
          </w:p>
          <w:p w:rsidR="2887D303" w:rsidP="005A07E3" w:rsidRDefault="2887D303" w14:paraId="51A6E69A" w14:textId="0A37B8FC">
            <w:r w:rsidRPr="2887D303">
              <w:rPr>
                <w:rFonts w:eastAsia="Aptos"/>
              </w:rPr>
              <w:t>REQ_UC1.27</w:t>
            </w:r>
          </w:p>
          <w:p w:rsidR="2887D303" w:rsidP="005A07E3" w:rsidRDefault="2887D303" w14:paraId="6D6A98F2" w14:textId="0012578F">
            <w:r w:rsidRPr="2887D303">
              <w:rPr>
                <w:rFonts w:eastAsia="Aptos"/>
              </w:rPr>
              <w:t>REQ_UC1.28</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2CA8ABF4" w14:textId="2BDD2A5B">
            <w:r w:rsidRPr="2887D303">
              <w:rPr>
                <w:rFonts w:eastAsia="Aptos"/>
              </w:rPr>
              <w:t>UC1</w:t>
            </w:r>
          </w:p>
        </w:tc>
      </w:tr>
      <w:tr w:rsidR="2887D303" w:rsidTr="2887D303" w14:paraId="7EE63C28"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108C341" w14:textId="27AFFDBF">
            <w:r w:rsidRPr="2887D303">
              <w:rPr>
                <w:rFonts w:eastAsia="Aptos"/>
              </w:rPr>
              <w:t>Blockchain-Based Proof Layer with Immutable CID Registration</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ABDB6C9" w14:textId="081684E7">
            <w:r w:rsidRPr="2887D303">
              <w:rPr>
                <w:rFonts w:eastAsia="Aptos"/>
              </w:rPr>
              <w:t>ACD</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B84B1C2" w14:paraId="4E674EAD" w14:textId="65310857">
            <w:r w:rsidRPr="04BFB08E">
              <w:rPr>
                <w:rFonts w:eastAsia="Aptos"/>
              </w:rPr>
              <w:t>REQ_UC1.36</w:t>
            </w:r>
          </w:p>
          <w:p w:rsidR="2887D303" w:rsidP="005A07E3" w:rsidRDefault="2B84B1C2" w14:paraId="538D8511" w14:textId="25D2C82E">
            <w:pPr>
              <w:rPr>
                <w:rFonts w:eastAsia="Aptos"/>
              </w:rPr>
            </w:pPr>
            <w:r w:rsidRPr="04BFB08E">
              <w:rPr>
                <w:rFonts w:eastAsia="Aptos"/>
              </w:rPr>
              <w:t>REQ_UC1.37</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3EDF9ADF" w14:textId="300A8B8F">
            <w:r w:rsidRPr="2887D303">
              <w:rPr>
                <w:rFonts w:eastAsia="Aptos"/>
              </w:rPr>
              <w:t>UC1</w:t>
            </w:r>
          </w:p>
        </w:tc>
      </w:tr>
      <w:tr w:rsidR="2887D303" w:rsidTr="2887D303" w14:paraId="51BBBA62"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2C35B72D" w14:textId="69281BB6">
            <w:r w:rsidRPr="2887D303">
              <w:rPr>
                <w:rFonts w:eastAsia="Aptos"/>
              </w:rPr>
              <w:t>Explicit validation, isolation and traceable processing across distributed services</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C9B2E0F" w14:textId="039ADD08">
            <w:pPr>
              <w:rPr>
                <w:rFonts w:eastAsia="Aptos"/>
              </w:rPr>
            </w:pPr>
            <w:r w:rsidRPr="2887D303">
              <w:rPr>
                <w:rFonts w:eastAsia="Aptos"/>
              </w:rPr>
              <w:t>ADLC</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0D42554" w14:textId="66CBF0B6">
            <w:r w:rsidRPr="2887D303">
              <w:rPr>
                <w:rFonts w:eastAsia="Aptos"/>
              </w:rPr>
              <w:t xml:space="preserve"> </w:t>
            </w:r>
            <w:r w:rsidRPr="00633F98" w:rsidR="00633F98">
              <w:rPr>
                <w:rFonts w:eastAsia="Aptos"/>
              </w:rPr>
              <w:t>REQ_UC8.31</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13B69DC" w14:textId="21E38E46">
            <w:r w:rsidRPr="2887D303">
              <w:rPr>
                <w:rFonts w:eastAsia="Aptos"/>
              </w:rPr>
              <w:t>UC 8</w:t>
            </w:r>
          </w:p>
        </w:tc>
      </w:tr>
      <w:tr w:rsidR="2887D303" w:rsidTr="2887D303" w14:paraId="0D5A6A85"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2DADE3D7" w14:textId="1CE1E8C3">
            <w:r w:rsidRPr="2887D303">
              <w:rPr>
                <w:rFonts w:eastAsia="Aptos"/>
              </w:rPr>
              <w:t>Verifiable Route Decision Flow</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29D36414" w14:textId="664EEFF0">
            <w:r w:rsidRPr="2887D303">
              <w:rPr>
                <w:rFonts w:eastAsia="Aptos"/>
              </w:rPr>
              <w:t>ALPATA</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BFD5C01" w14:textId="256D0811">
            <w:r w:rsidRPr="2887D303">
              <w:rPr>
                <w:rFonts w:eastAsia="Aptos"/>
              </w:rPr>
              <w:t>REQ_UC1.16</w:t>
            </w:r>
          </w:p>
          <w:p w:rsidR="2887D303" w:rsidP="005A07E3" w:rsidRDefault="2887D303" w14:paraId="03C932D7" w14:textId="49FB59F7">
            <w:r w:rsidRPr="2887D303">
              <w:rPr>
                <w:rFonts w:eastAsia="Aptos"/>
              </w:rPr>
              <w:t xml:space="preserve">REQ_UC1.12 </w:t>
            </w:r>
          </w:p>
          <w:p w:rsidR="2887D303" w:rsidP="005A07E3" w:rsidRDefault="2887D303" w14:paraId="47C01DAA" w14:textId="05831BFF">
            <w:r w:rsidRPr="2887D303">
              <w:rPr>
                <w:rFonts w:eastAsia="Aptos"/>
              </w:rPr>
              <w:t>REQ_UC1.15</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9F23256" w14:textId="6364B6E2">
            <w:r w:rsidRPr="2887D303">
              <w:rPr>
                <w:rFonts w:eastAsia="Aptos"/>
              </w:rPr>
              <w:t>UC1</w:t>
            </w:r>
          </w:p>
        </w:tc>
      </w:tr>
      <w:tr w:rsidR="2887D303" w:rsidTr="2887D303" w14:paraId="5F850CC7"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224A219" w14:textId="5723282B">
            <w:r w:rsidRPr="2887D303">
              <w:rPr>
                <w:rFonts w:eastAsia="Aptos"/>
              </w:rPr>
              <w:t>Privacy: Protected Identity in UI and REST</w:t>
            </w:r>
          </w:p>
          <w:p w:rsidR="2887D303" w:rsidP="005A07E3" w:rsidRDefault="2887D303" w14:paraId="43458161" w14:textId="27B7A0CA">
            <w:r w:rsidRPr="2887D303">
              <w:rPr>
                <w:rFonts w:eastAsia="Aptos"/>
              </w:rPr>
              <w:t>Security: Data Encryption</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2B66CF03" w14:textId="7BF4F014">
            <w:r w:rsidRPr="2887D303">
              <w:rPr>
                <w:rFonts w:eastAsia="Aptos"/>
              </w:rPr>
              <w:t>Enerim</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18AC35FE" w14:textId="485538F2">
            <w:r w:rsidRPr="2887D303">
              <w:rPr>
                <w:rFonts w:eastAsia="Aptos"/>
              </w:rPr>
              <w:t xml:space="preserve">REQ_UC4.3 </w:t>
            </w:r>
          </w:p>
          <w:p w:rsidR="2887D303" w:rsidP="005A07E3" w:rsidRDefault="2887D303" w14:paraId="62726CF3" w14:textId="6946CECA">
            <w:r w:rsidRPr="2887D303">
              <w:rPr>
                <w:rFonts w:eastAsia="Aptos"/>
              </w:rPr>
              <w:t>REQ_UC4.4</w:t>
            </w:r>
          </w:p>
          <w:p w:rsidR="2887D303" w:rsidP="005A07E3" w:rsidRDefault="2887D303" w14:paraId="01D93F28" w14:textId="7043A757">
            <w:r w:rsidRPr="2887D303">
              <w:rPr>
                <w:rFonts w:eastAsia="Aptos"/>
              </w:rPr>
              <w:t>REQ_UC4.5</w:t>
            </w:r>
          </w:p>
          <w:p w:rsidR="2887D303" w:rsidP="005A07E3" w:rsidRDefault="2887D303" w14:paraId="2D55E894" w14:textId="3C7270D9">
            <w:r w:rsidRPr="2887D303">
              <w:rPr>
                <w:rFonts w:eastAsia="Aptos"/>
              </w:rPr>
              <w:t xml:space="preserve">REQ_UC4.6 </w:t>
            </w:r>
          </w:p>
          <w:p w:rsidR="2887D303" w:rsidP="005A07E3" w:rsidRDefault="2887D303" w14:paraId="6EA32124" w14:textId="31242ED0">
            <w:r w:rsidRPr="2887D303">
              <w:rPr>
                <w:rFonts w:eastAsia="Aptos"/>
              </w:rPr>
              <w:t>REQ_UC4.7</w:t>
            </w:r>
          </w:p>
          <w:p w:rsidR="2887D303" w:rsidP="005A07E3" w:rsidRDefault="2887D303" w14:paraId="004930F4" w14:textId="10696C8B">
            <w:r w:rsidRPr="2887D303">
              <w:rPr>
                <w:rFonts w:eastAsia="Aptos"/>
              </w:rPr>
              <w:t xml:space="preserve">REC_UC4.8 </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1B778BF3" w14:textId="5BE4F8D0">
            <w:r w:rsidRPr="2887D303">
              <w:rPr>
                <w:rFonts w:eastAsia="Aptos"/>
              </w:rPr>
              <w:t>UC4</w:t>
            </w:r>
          </w:p>
        </w:tc>
      </w:tr>
      <w:tr w:rsidR="2887D303" w:rsidTr="2887D303" w14:paraId="2891FE5B" w14:textId="77777777">
        <w:trPr>
          <w:trHeight w:val="885"/>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97A1BB4" w14:textId="624382F2">
            <w:r w:rsidRPr="2887D303">
              <w:rPr>
                <w:rFonts w:eastAsia="Aptos"/>
              </w:rPr>
              <w:t>Identity-driven communication infrastructure</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34915C1" w14:textId="1D0C8B44">
            <w:r w:rsidRPr="2887D303">
              <w:rPr>
                <w:rFonts w:eastAsia="Aptos"/>
              </w:rPr>
              <w:t>ISEP</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555AC1A" w14:textId="1D4C01FF">
            <w:r w:rsidRPr="2887D303">
              <w:rPr>
                <w:rFonts w:eastAsia="Aptos"/>
              </w:rPr>
              <w:t>REQ_UC4.2</w:t>
            </w:r>
          </w:p>
          <w:p w:rsidR="2887D303" w:rsidP="005A07E3" w:rsidRDefault="2887D303" w14:paraId="0950E0C7" w14:textId="73C14BEB">
            <w:r w:rsidRPr="2887D303">
              <w:rPr>
                <w:rFonts w:eastAsia="Aptos"/>
              </w:rPr>
              <w:t>REQ_UC4.4</w:t>
            </w:r>
          </w:p>
          <w:p w:rsidR="2887D303" w:rsidP="005A07E3" w:rsidRDefault="2887D303" w14:paraId="14DED6BC" w14:textId="5776E214">
            <w:r w:rsidRPr="2887D303">
              <w:rPr>
                <w:rFonts w:eastAsia="Aptos"/>
              </w:rPr>
              <w:t>REQ_UC4.8</w:t>
            </w:r>
          </w:p>
          <w:p w:rsidR="2887D303" w:rsidP="005A07E3" w:rsidRDefault="2887D303" w14:paraId="22097ED9" w14:textId="44188139">
            <w:r w:rsidRPr="2887D303">
              <w:rPr>
                <w:rFonts w:eastAsia="Aptos"/>
              </w:rPr>
              <w:t>REQ_UC4.12</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6CE36725" w14:textId="3D955C1E">
            <w:r w:rsidRPr="2887D303">
              <w:rPr>
                <w:rFonts w:eastAsia="Aptos"/>
              </w:rPr>
              <w:t>UC4</w:t>
            </w:r>
          </w:p>
        </w:tc>
      </w:tr>
    </w:tbl>
    <w:p w:rsidR="001B669B" w:rsidP="005A07E3" w:rsidRDefault="001B669B" w14:paraId="5A0620DA" w14:textId="77777777">
      <w:pPr>
        <w:pStyle w:val="Caption"/>
      </w:pPr>
    </w:p>
    <w:p w:rsidR="2887D303" w:rsidP="005A07E3" w:rsidRDefault="001B669B" w14:paraId="6B47E695" w14:textId="3375687A">
      <w:pPr>
        <w:pStyle w:val="Caption"/>
      </w:pPr>
      <w:bookmarkStart w:name="_Toc220324609" w:id="102"/>
      <w:r>
        <w:t xml:space="preserve">Table </w:t>
      </w:r>
      <w:r>
        <w:fldChar w:fldCharType="begin"/>
      </w:r>
      <w:r>
        <w:instrText>SEQ Table \* ARABIC</w:instrText>
      </w:r>
      <w:r>
        <w:fldChar w:fldCharType="separate"/>
      </w:r>
      <w:r w:rsidR="006470C2">
        <w:rPr>
          <w:noProof/>
        </w:rPr>
        <w:t>5</w:t>
      </w:r>
      <w:r>
        <w:fldChar w:fldCharType="end"/>
      </w:r>
      <w:r>
        <w:t xml:space="preserve"> Technical enablers for Zero trust services with DLT infrastructures</w:t>
      </w:r>
      <w:bookmarkEnd w:id="102"/>
    </w:p>
    <w:p w:rsidR="001B669B" w:rsidP="7ABD5D0A" w:rsidRDefault="001B669B" w14:paraId="5431547F" w14:textId="77777777">
      <w:pPr>
        <w:pStyle w:val="BodyText"/>
        <w:rPr>
          <w:b/>
          <w:bCs/>
        </w:rPr>
      </w:pPr>
    </w:p>
    <w:p w:rsidRPr="00453E47" w:rsidR="477253FA" w:rsidP="005A07E3" w:rsidRDefault="477253FA" w14:paraId="0FAE1E77" w14:textId="68850972">
      <w:pPr>
        <w:rPr>
          <w:spacing w:val="4"/>
        </w:rPr>
      </w:pPr>
      <w:r w:rsidRPr="7ABD5D0A">
        <w:t>Triangular Accountability Model (3AM) Decentralized Backend</w:t>
      </w:r>
      <w:r w:rsidR="00453E47">
        <w:t xml:space="preserve"> (UC1)</w:t>
      </w:r>
    </w:p>
    <w:p w:rsidRPr="005A07E3" w:rsidR="477253FA" w:rsidP="005A07E3" w:rsidRDefault="477253FA" w14:paraId="6726AC91" w14:textId="7F9835FB">
      <w:pPr>
        <w:rPr>
          <w:rFonts w:eastAsia="Arial"/>
          <w:highlight w:val="yellow"/>
        </w:rPr>
      </w:pPr>
      <w:r w:rsidRPr="005A07E3">
        <w:rPr>
          <w:rFonts w:eastAsia="Arial"/>
          <w:highlight w:val="yellow"/>
        </w:rPr>
        <w:t>The Triangular Accountability Model (3AM) backend provides blockchain</w:t>
      </w:r>
      <w:r w:rsidRPr="005A07E3" w:rsidR="5DCD1173">
        <w:rPr>
          <w:rFonts w:eastAsia="Arial"/>
          <w:highlight w:val="yellow"/>
        </w:rPr>
        <w:t>-</w:t>
      </w:r>
      <w:r w:rsidRPr="005A07E3">
        <w:rPr>
          <w:rFonts w:eastAsia="Arial"/>
          <w:highlight w:val="yellow"/>
        </w:rPr>
        <w:t>based logging and verification of operational actions within UC1. It ensures immutability and traceability of events such as task assignments, route changes, and cargo handovers, using a permissioned Hyperledger Besu network.</w:t>
      </w:r>
    </w:p>
    <w:p w:rsidRPr="005A07E3" w:rsidR="477253FA" w:rsidP="005A07E3" w:rsidRDefault="477253FA" w14:paraId="7BBA326B" w14:textId="735BBE6F">
      <w:pPr>
        <w:rPr>
          <w:rFonts w:eastAsia="Arial"/>
          <w:highlight w:val="yellow"/>
        </w:rPr>
      </w:pPr>
      <w:r w:rsidRPr="005A07E3">
        <w:rPr>
          <w:rFonts w:eastAsia="Arial"/>
          <w:highlight w:val="yellow"/>
        </w:rPr>
        <w:t>Key components include:</w:t>
      </w:r>
    </w:p>
    <w:p w:rsidRPr="005A07E3" w:rsidR="477253FA" w:rsidP="005A07E3" w:rsidRDefault="477253FA" w14:paraId="7AD61118" w14:textId="737925D6">
      <w:pPr>
        <w:pStyle w:val="ListParagraph"/>
        <w:numPr>
          <w:ilvl w:val="0"/>
          <w:numId w:val="40"/>
        </w:numPr>
        <w:rPr>
          <w:rFonts w:eastAsia="Arial"/>
          <w:highlight w:val="yellow"/>
        </w:rPr>
      </w:pPr>
      <w:r w:rsidRPr="005A07E3">
        <w:rPr>
          <w:rFonts w:eastAsia="Arial"/>
          <w:b/>
          <w:bCs/>
          <w:highlight w:val="yellow"/>
        </w:rPr>
        <w:t>PRIGM HSM:</w:t>
      </w:r>
      <w:r w:rsidRPr="005A07E3">
        <w:rPr>
          <w:rFonts w:eastAsia="Arial"/>
          <w:highlight w:val="yellow"/>
        </w:rPr>
        <w:t xml:space="preserve"> Handles secure key generation and digital signatures.</w:t>
      </w:r>
    </w:p>
    <w:p w:rsidRPr="005A07E3" w:rsidR="477253FA" w:rsidP="005A07E3" w:rsidRDefault="477253FA" w14:paraId="1DC51002" w14:textId="175EAB9A">
      <w:pPr>
        <w:pStyle w:val="ListParagraph"/>
        <w:numPr>
          <w:ilvl w:val="0"/>
          <w:numId w:val="40"/>
        </w:numPr>
        <w:rPr>
          <w:rFonts w:eastAsia="Arial"/>
          <w:highlight w:val="yellow"/>
        </w:rPr>
      </w:pPr>
      <w:r w:rsidRPr="005A07E3">
        <w:rPr>
          <w:rFonts w:eastAsia="Arial"/>
          <w:b/>
          <w:bCs/>
          <w:highlight w:val="yellow"/>
        </w:rPr>
        <w:t>SGW</w:t>
      </w:r>
      <w:r w:rsidRPr="005A07E3" w:rsidR="5DCD1173">
        <w:rPr>
          <w:rFonts w:eastAsia="Arial"/>
          <w:b/>
          <w:bCs/>
          <w:highlight w:val="yellow"/>
        </w:rPr>
        <w:t>-</w:t>
      </w:r>
      <w:r w:rsidRPr="005A07E3">
        <w:rPr>
          <w:rFonts w:eastAsia="Arial"/>
          <w:b/>
          <w:bCs/>
          <w:highlight w:val="yellow"/>
        </w:rPr>
        <w:t>3 (Secure Gateway):</w:t>
      </w:r>
      <w:r w:rsidRPr="005A07E3">
        <w:rPr>
          <w:rFonts w:eastAsia="Arial"/>
          <w:highlight w:val="yellow"/>
        </w:rPr>
        <w:t xml:space="preserve"> Transmits authenticated messages from forklifts and other CPS nodes.</w:t>
      </w:r>
    </w:p>
    <w:p w:rsidRPr="005A07E3" w:rsidR="477253FA" w:rsidP="005A07E3" w:rsidRDefault="477253FA" w14:paraId="190410BD" w14:textId="024322A1">
      <w:pPr>
        <w:pStyle w:val="ListParagraph"/>
        <w:numPr>
          <w:ilvl w:val="0"/>
          <w:numId w:val="40"/>
        </w:numPr>
        <w:rPr>
          <w:rFonts w:eastAsia="Arial"/>
          <w:highlight w:val="yellow"/>
        </w:rPr>
      </w:pPr>
      <w:r w:rsidRPr="005A07E3">
        <w:rPr>
          <w:rFonts w:eastAsia="Arial"/>
          <w:b/>
          <w:bCs/>
          <w:highlight w:val="yellow"/>
        </w:rPr>
        <w:t>CANAT:</w:t>
      </w:r>
      <w:r w:rsidRPr="005A07E3">
        <w:rPr>
          <w:rFonts w:eastAsia="Arial"/>
          <w:highlight w:val="yellow"/>
        </w:rPr>
        <w:t xml:space="preserve"> Ensures tamper</w:t>
      </w:r>
      <w:r w:rsidRPr="005A07E3" w:rsidR="1CA4A101">
        <w:rPr>
          <w:rFonts w:eastAsia="Arial"/>
          <w:highlight w:val="yellow"/>
        </w:rPr>
        <w:t>-</w:t>
      </w:r>
      <w:r w:rsidRPr="005A07E3">
        <w:rPr>
          <w:rFonts w:eastAsia="Arial"/>
          <w:highlight w:val="yellow"/>
        </w:rPr>
        <w:t>proof, authenticated access at vehicle level.</w:t>
      </w:r>
    </w:p>
    <w:p w:rsidRPr="005A07E3" w:rsidR="477253FA" w:rsidP="005A07E3" w:rsidRDefault="477253FA" w14:paraId="2F7B56BB" w14:textId="275D4902">
      <w:pPr>
        <w:rPr>
          <w:rFonts w:eastAsia="Arial"/>
          <w:highlight w:val="yellow"/>
        </w:rPr>
      </w:pPr>
      <w:r w:rsidRPr="005A07E3">
        <w:rPr>
          <w:rFonts w:eastAsia="Arial"/>
          <w:highlight w:val="yellow"/>
        </w:rPr>
        <w:t>The backend implements a signer/verifier pattern for operational data, where each transaction is:</w:t>
      </w:r>
    </w:p>
    <w:p w:rsidRPr="005A07E3" w:rsidR="477253FA" w:rsidP="005A07E3" w:rsidRDefault="477253FA" w14:paraId="60F33F82" w14:textId="478A0556">
      <w:pPr>
        <w:pStyle w:val="ListParagraph"/>
        <w:numPr>
          <w:ilvl w:val="0"/>
          <w:numId w:val="39"/>
        </w:numPr>
        <w:rPr>
          <w:rFonts w:eastAsia="Arial"/>
          <w:highlight w:val="yellow"/>
        </w:rPr>
      </w:pPr>
      <w:r w:rsidRPr="005A07E3">
        <w:rPr>
          <w:rFonts w:eastAsia="Arial"/>
          <w:highlight w:val="yellow"/>
        </w:rPr>
        <w:t>Authenticated via HSM</w:t>
      </w:r>
      <w:r w:rsidRPr="005A07E3" w:rsidR="1CA4A101">
        <w:rPr>
          <w:rFonts w:eastAsia="Arial"/>
          <w:highlight w:val="yellow"/>
        </w:rPr>
        <w:t>-</w:t>
      </w:r>
      <w:r w:rsidRPr="005A07E3">
        <w:rPr>
          <w:rFonts w:eastAsia="Arial"/>
          <w:highlight w:val="yellow"/>
        </w:rPr>
        <w:t>generated signature.</w:t>
      </w:r>
    </w:p>
    <w:p w:rsidRPr="005A07E3" w:rsidR="477253FA" w:rsidP="005A07E3" w:rsidRDefault="477253FA" w14:paraId="3F52A4FE" w14:textId="211B37BD">
      <w:pPr>
        <w:pStyle w:val="ListParagraph"/>
        <w:numPr>
          <w:ilvl w:val="0"/>
          <w:numId w:val="39"/>
        </w:numPr>
        <w:rPr>
          <w:rFonts w:eastAsia="Arial"/>
          <w:highlight w:val="yellow"/>
        </w:rPr>
      </w:pPr>
      <w:r w:rsidRPr="005A07E3">
        <w:rPr>
          <w:rFonts w:eastAsia="Arial"/>
          <w:highlight w:val="yellow"/>
        </w:rPr>
        <w:t>Transmitted securely through SGW</w:t>
      </w:r>
      <w:r w:rsidRPr="005A07E3" w:rsidR="1FE477D6">
        <w:rPr>
          <w:rFonts w:eastAsia="Arial"/>
          <w:highlight w:val="yellow"/>
        </w:rPr>
        <w:t>-</w:t>
      </w:r>
      <w:r w:rsidRPr="005A07E3">
        <w:rPr>
          <w:rFonts w:eastAsia="Arial"/>
          <w:highlight w:val="yellow"/>
        </w:rPr>
        <w:t>3.</w:t>
      </w:r>
    </w:p>
    <w:p w:rsidRPr="005A07E3" w:rsidR="477253FA" w:rsidP="005A07E3" w:rsidRDefault="477253FA" w14:paraId="52038418" w14:textId="5BF7D3FC">
      <w:pPr>
        <w:pStyle w:val="ListParagraph"/>
        <w:numPr>
          <w:ilvl w:val="0"/>
          <w:numId w:val="39"/>
        </w:numPr>
        <w:rPr>
          <w:rFonts w:eastAsia="Arial"/>
          <w:highlight w:val="yellow"/>
        </w:rPr>
      </w:pPr>
      <w:r w:rsidRPr="005A07E3">
        <w:rPr>
          <w:rFonts w:eastAsia="Arial"/>
          <w:highlight w:val="yellow"/>
        </w:rPr>
        <w:t>Registered immutably on the blockchain.</w:t>
      </w:r>
    </w:p>
    <w:p w:rsidRPr="005A07E3" w:rsidR="4DF266D8" w:rsidP="005A07E3" w:rsidRDefault="4DF266D8" w14:paraId="30D9C6A7" w14:textId="74982B8A">
      <w:pPr>
        <w:rPr>
          <w:highlight w:val="yellow"/>
        </w:rPr>
      </w:pPr>
      <w:r w:rsidRPr="005A07E3">
        <w:rPr>
          <w:noProof/>
          <w:highlight w:val="yellow"/>
        </w:rPr>
        <w:drawing>
          <wp:inline distT="0" distB="0" distL="0" distR="0" wp14:anchorId="4998F91A" wp14:editId="2D8C7796">
            <wp:extent cx="5541744" cy="2804403"/>
            <wp:effectExtent l="0" t="0" r="0" b="0"/>
            <wp:docPr id="253494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94887" name="Picture 253494887"/>
                    <pic:cNvPicPr/>
                  </pic:nvPicPr>
                  <pic:blipFill>
                    <a:blip r:embed="rId21">
                      <a:extLst>
                        <a:ext uri="{28A0092B-C50C-407E-A947-70E740481C1C}">
                          <a14:useLocalDpi xmlns:a14="http://schemas.microsoft.com/office/drawing/2010/main"/>
                        </a:ext>
                      </a:extLst>
                    </a:blip>
                    <a:stretch>
                      <a:fillRect/>
                    </a:stretch>
                  </pic:blipFill>
                  <pic:spPr>
                    <a:xfrm>
                      <a:off x="0" y="0"/>
                      <a:ext cx="5541744" cy="2804403"/>
                    </a:xfrm>
                    <a:prstGeom prst="rect">
                      <a:avLst/>
                    </a:prstGeom>
                  </pic:spPr>
                </pic:pic>
              </a:graphicData>
            </a:graphic>
          </wp:inline>
        </w:drawing>
      </w:r>
    </w:p>
    <w:p w:rsidRPr="005A07E3" w:rsidR="1F317B24" w:rsidP="005A07E3" w:rsidRDefault="1F317B24" w14:paraId="691AFFDA" w14:textId="6A55BA1F">
      <w:pPr>
        <w:pStyle w:val="Caption"/>
        <w:rPr>
          <w:highlight w:val="yellow"/>
        </w:rPr>
      </w:pPr>
      <w:bookmarkStart w:name="_Toc220324613" w:id="103"/>
      <w:r w:rsidRPr="005A07E3">
        <w:rPr>
          <w:highlight w:val="yellow"/>
        </w:rPr>
        <w:t xml:space="preserve">Figure </w:t>
      </w:r>
      <w:r w:rsidRPr="005A07E3">
        <w:rPr>
          <w:highlight w:val="yellow"/>
        </w:rPr>
        <w:fldChar w:fldCharType="begin"/>
      </w:r>
      <w:r w:rsidRPr="005A07E3">
        <w:rPr>
          <w:highlight w:val="yellow"/>
        </w:rPr>
        <w:instrText xml:space="preserve"> SEQ Figure \* ARABIC </w:instrText>
      </w:r>
      <w:r w:rsidRPr="005A07E3">
        <w:rPr>
          <w:highlight w:val="yellow"/>
        </w:rPr>
        <w:fldChar w:fldCharType="separate"/>
      </w:r>
      <w:r w:rsidRPr="005A07E3">
        <w:rPr>
          <w:noProof/>
          <w:highlight w:val="yellow"/>
        </w:rPr>
        <w:t>3</w:t>
      </w:r>
      <w:r w:rsidRPr="005A07E3">
        <w:rPr>
          <w:highlight w:val="yellow"/>
        </w:rPr>
        <w:fldChar w:fldCharType="end"/>
      </w:r>
      <w:r w:rsidRPr="005A07E3">
        <w:rPr>
          <w:highlight w:val="yellow"/>
        </w:rPr>
        <w:t>. 3AM Decentralized Backend Architecture</w:t>
      </w:r>
      <w:bookmarkEnd w:id="103"/>
    </w:p>
    <w:p w:rsidRPr="005A07E3" w:rsidR="40B97429" w:rsidP="005A07E3" w:rsidRDefault="40B97429" w14:paraId="559E1D50" w14:textId="723A5A22">
      <w:pPr>
        <w:rPr>
          <w:highlight w:val="yellow"/>
        </w:rPr>
      </w:pPr>
    </w:p>
    <w:p w:rsidRPr="005A07E3" w:rsidR="477253FA" w:rsidP="005A07E3" w:rsidRDefault="477253FA" w14:paraId="3642BD30" w14:textId="6F704980">
      <w:pPr>
        <w:rPr>
          <w:rFonts w:eastAsia="Arial"/>
          <w:highlight w:val="yellow"/>
        </w:rPr>
      </w:pPr>
      <w:r w:rsidRPr="005A07E3">
        <w:rPr>
          <w:rFonts w:eastAsia="Arial"/>
          <w:highlight w:val="yellow"/>
        </w:rPr>
        <w:t>Real</w:t>
      </w:r>
      <w:r w:rsidRPr="005A07E3" w:rsidR="1FE477D6">
        <w:rPr>
          <w:rFonts w:eastAsia="Arial"/>
          <w:highlight w:val="yellow"/>
        </w:rPr>
        <w:t>-</w:t>
      </w:r>
      <w:r w:rsidRPr="005A07E3">
        <w:rPr>
          <w:rFonts w:eastAsia="Arial"/>
          <w:highlight w:val="yellow"/>
        </w:rPr>
        <w:t>time constraints are supported through lightweight smart contracts optimized for &lt;1 ms transaction latency. The enabler is aligned with EBSI principles and supports the use of decentralized identifiers (DIDs) and verifiable credentials (VCs) for identity proofing.</w:t>
      </w:r>
    </w:p>
    <w:p w:rsidRPr="005A07E3" w:rsidR="477253FA" w:rsidP="005A07E3" w:rsidRDefault="477253FA" w14:paraId="22EA216C" w14:textId="343E4C15">
      <w:pPr>
        <w:rPr>
          <w:rFonts w:eastAsia="Arial"/>
          <w:highlight w:val="yellow"/>
        </w:rPr>
      </w:pPr>
      <w:r w:rsidRPr="005A07E3">
        <w:rPr>
          <w:rFonts w:eastAsia="Arial"/>
          <w:highlight w:val="yellow"/>
        </w:rPr>
        <w:t>Addressed Requirements from D5.1:</w:t>
      </w:r>
    </w:p>
    <w:p w:rsidRPr="005A07E3" w:rsidR="477253FA" w:rsidP="005A07E3" w:rsidRDefault="477253FA" w14:paraId="20FA0F27" w14:textId="2F092450">
      <w:pPr>
        <w:pStyle w:val="ListParagraph"/>
        <w:numPr>
          <w:ilvl w:val="0"/>
          <w:numId w:val="38"/>
        </w:numPr>
        <w:rPr>
          <w:rFonts w:eastAsia="Arial"/>
          <w:highlight w:val="yellow"/>
        </w:rPr>
      </w:pPr>
      <w:r w:rsidRPr="005A07E3">
        <w:rPr>
          <w:rFonts w:eastAsia="Arial"/>
          <w:highlight w:val="yellow"/>
        </w:rPr>
        <w:t xml:space="preserve">REQ_UC1.26 </w:t>
      </w:r>
      <w:r w:rsidRPr="005A07E3" w:rsidR="28F1B374">
        <w:rPr>
          <w:rFonts w:eastAsia="Arial"/>
          <w:highlight w:val="yellow"/>
        </w:rPr>
        <w:t>-</w:t>
      </w:r>
      <w:r w:rsidRPr="005A07E3" w:rsidR="084BD415">
        <w:rPr>
          <w:rFonts w:eastAsia="Arial"/>
          <w:highlight w:val="yellow"/>
        </w:rPr>
        <w:t xml:space="preserve"> </w:t>
      </w:r>
      <w:r w:rsidRPr="005A07E3">
        <w:rPr>
          <w:rFonts w:eastAsia="Arial"/>
          <w:highlight w:val="yellow"/>
        </w:rPr>
        <w:t>Accountability of operations over a decentralized network</w:t>
      </w:r>
    </w:p>
    <w:p w:rsidRPr="005A07E3" w:rsidR="477253FA" w:rsidP="005A07E3" w:rsidRDefault="477253FA" w14:paraId="36CCC7B7" w14:textId="4623EB9B">
      <w:pPr>
        <w:pStyle w:val="ListParagraph"/>
        <w:numPr>
          <w:ilvl w:val="0"/>
          <w:numId w:val="38"/>
        </w:numPr>
        <w:rPr>
          <w:rFonts w:eastAsia="Arial"/>
          <w:highlight w:val="yellow"/>
        </w:rPr>
      </w:pPr>
      <w:r w:rsidRPr="005A07E3">
        <w:rPr>
          <w:rFonts w:eastAsia="Arial"/>
          <w:highlight w:val="yellow"/>
        </w:rPr>
        <w:t xml:space="preserve">REQ_UC1.28 </w:t>
      </w:r>
      <w:r w:rsidRPr="005A07E3" w:rsidR="28F1B374">
        <w:rPr>
          <w:rFonts w:eastAsia="Arial"/>
          <w:highlight w:val="yellow"/>
        </w:rPr>
        <w:t>-</w:t>
      </w:r>
      <w:r w:rsidRPr="005A07E3">
        <w:rPr>
          <w:rFonts w:eastAsia="Arial"/>
          <w:highlight w:val="yellow"/>
        </w:rPr>
        <w:t xml:space="preserve"> Secure transmission of sensitive data</w:t>
      </w:r>
    </w:p>
    <w:p w:rsidRPr="005A07E3" w:rsidR="477253FA" w:rsidP="005A07E3" w:rsidRDefault="477253FA" w14:paraId="4A8E87F4" w14:textId="71872F4B">
      <w:pPr>
        <w:rPr>
          <w:rFonts w:eastAsia="Arial"/>
          <w:highlight w:val="yellow"/>
        </w:rPr>
      </w:pPr>
      <w:r w:rsidRPr="005A07E3">
        <w:rPr>
          <w:rFonts w:eastAsia="Arial"/>
          <w:b/>
          <w:bCs/>
          <w:highlight w:val="yellow"/>
        </w:rPr>
        <w:t>Use Case Addressed:</w:t>
      </w:r>
      <w:r w:rsidRPr="005A07E3">
        <w:rPr>
          <w:rFonts w:eastAsia="Arial"/>
          <w:highlight w:val="yellow"/>
        </w:rPr>
        <w:t xml:space="preserve"> UC1 </w:t>
      </w:r>
      <w:r w:rsidRPr="005A07E3" w:rsidR="13212D5F">
        <w:rPr>
          <w:rFonts w:eastAsia="Arial"/>
          <w:highlight w:val="yellow"/>
        </w:rPr>
        <w:t>-</w:t>
      </w:r>
      <w:r w:rsidRPr="005A07E3">
        <w:rPr>
          <w:rFonts w:eastAsia="Arial"/>
          <w:highlight w:val="yellow"/>
        </w:rPr>
        <w:t xml:space="preserve"> Autonomous Logistics with Forklifts</w:t>
      </w:r>
    </w:p>
    <w:p w:rsidR="477253FA" w:rsidP="005A07E3" w:rsidRDefault="477253FA" w14:paraId="54CB2D35" w14:textId="132530F7">
      <w:r w:rsidRPr="005A07E3">
        <w:rPr>
          <w:rFonts w:eastAsia="Arial"/>
          <w:highlight w:val="yellow"/>
        </w:rPr>
        <w:t>Partners Contributing: ERARGE</w:t>
      </w:r>
      <w:r w:rsidRPr="005A07E3" w:rsidR="34C1CCE8">
        <w:rPr>
          <w:rFonts w:eastAsia="Arial"/>
          <w:highlight w:val="yellow"/>
        </w:rPr>
        <w:t>, OTOKAR</w:t>
      </w:r>
    </w:p>
    <w:p w:rsidR="7ABD5D0A" w:rsidP="005A07E3" w:rsidRDefault="7ABD5D0A" w14:paraId="1CB7C37F" w14:textId="53C5F84F">
      <w:pPr>
        <w:rPr>
          <w:rFonts w:eastAsia="Arial"/>
        </w:rPr>
      </w:pPr>
    </w:p>
    <w:p w:rsidR="6229FAD1" w:rsidP="7ABD5D0A" w:rsidRDefault="6229FAD1" w14:paraId="3F13416D" w14:textId="19523083">
      <w:pPr>
        <w:pStyle w:val="BodyText"/>
      </w:pPr>
      <w:r w:rsidRPr="7ABD5D0A">
        <w:rPr>
          <w:b/>
          <w:bCs/>
        </w:rPr>
        <w:t>Secure Zero</w:t>
      </w:r>
      <w:r w:rsidRPr="7ABD5D0A" w:rsidR="13212D5F">
        <w:rPr>
          <w:b/>
          <w:bCs/>
        </w:rPr>
        <w:t>-</w:t>
      </w:r>
      <w:r w:rsidRPr="7ABD5D0A">
        <w:rPr>
          <w:b/>
          <w:bCs/>
        </w:rPr>
        <w:t>Trust Authentication and Data Infrastructure</w:t>
      </w:r>
      <w:r w:rsidR="00453E47">
        <w:rPr>
          <w:b/>
          <w:bCs/>
        </w:rPr>
        <w:t xml:space="preserve"> (UC1)</w:t>
      </w:r>
    </w:p>
    <w:p w:rsidR="7ABD5D0A" w:rsidP="7ABD5D0A" w:rsidRDefault="7ABD5D0A" w14:paraId="1CBA9745" w14:textId="4C10F233">
      <w:pPr>
        <w:pStyle w:val="BodyText"/>
      </w:pPr>
    </w:p>
    <w:p w:rsidR="0053159F" w:rsidP="259CE372" w:rsidRDefault="229CDC18" w14:paraId="5B8979AB" w14:textId="706A3F31">
      <w:pPr>
        <w:pStyle w:val="BodyText"/>
        <w:rPr>
          <w:b/>
          <w:bCs/>
        </w:rPr>
      </w:pPr>
      <w:r w:rsidRPr="259CE372">
        <w:rPr>
          <w:b/>
          <w:bCs/>
        </w:rPr>
        <w:t>Blockchain-Based Proof Layer with Immutable CID Registration</w:t>
      </w:r>
      <w:r w:rsidR="00453E47">
        <w:rPr>
          <w:b/>
          <w:bCs/>
        </w:rPr>
        <w:t xml:space="preserve"> (UC1)</w:t>
      </w:r>
    </w:p>
    <w:p w:rsidR="0053159F" w:rsidP="259CE372" w:rsidRDefault="229CDC18" w14:paraId="6E2EADAF" w14:textId="48A77012">
      <w:pPr>
        <w:pStyle w:val="BodyText"/>
        <w:rPr>
          <w:b/>
          <w:bCs/>
        </w:rPr>
      </w:pPr>
      <w:r w:rsidRPr="259CE372">
        <w:rPr>
          <w:b/>
          <w:bCs/>
        </w:rPr>
        <w:t xml:space="preserve"> </w:t>
      </w:r>
    </w:p>
    <w:p w:rsidR="003277DA" w:rsidP="7ABD5D0A" w:rsidRDefault="003277DA" w14:paraId="03AF7389" w14:textId="77777777">
      <w:pPr>
        <w:pStyle w:val="BodyText"/>
      </w:pPr>
    </w:p>
    <w:p w:rsidR="003277DA" w:rsidP="7ABD5D0A" w:rsidRDefault="003277DA" w14:paraId="1BD87BFD" w14:textId="77777777">
      <w:pPr>
        <w:pStyle w:val="BodyText"/>
      </w:pPr>
    </w:p>
    <w:p w:rsidRPr="0054360A" w:rsidR="0054360A" w:rsidP="08D200EC" w:rsidRDefault="0054360A" w14:paraId="0EA1EA7C" w14:textId="4FB9B083">
      <w:pPr>
        <w:pStyle w:val="BodyText"/>
        <w:rPr>
          <w:b/>
          <w:bCs/>
          <w:lang w:val="en-US"/>
        </w:rPr>
      </w:pPr>
      <w:r w:rsidRPr="08D200EC">
        <w:rPr>
          <w:b/>
          <w:bCs/>
          <w:lang w:val="en-US"/>
        </w:rPr>
        <w:t>Explicit validation, isolation and traceable processing across distributed services</w:t>
      </w:r>
      <w:r w:rsidR="00453E47">
        <w:rPr>
          <w:b/>
          <w:bCs/>
          <w:lang w:val="en-US"/>
        </w:rPr>
        <w:t xml:space="preserve"> (UC8)</w:t>
      </w:r>
    </w:p>
    <w:p w:rsidR="2887D303" w:rsidP="2887D303" w:rsidRDefault="2887D303" w14:paraId="733A4C32" w14:textId="53493D26">
      <w:pPr>
        <w:pStyle w:val="BodyText"/>
        <w:rPr>
          <w:lang w:val="en-US"/>
        </w:rPr>
      </w:pPr>
    </w:p>
    <w:p w:rsidRPr="0054360A" w:rsidR="0054360A" w:rsidP="542CDF35" w:rsidRDefault="0054360A" w14:paraId="4E0F051E" w14:textId="77777777">
      <w:pPr>
        <w:pStyle w:val="BodyText"/>
        <w:rPr>
          <w:b/>
          <w:bCs/>
        </w:rPr>
      </w:pPr>
    </w:p>
    <w:p w:rsidR="2887D303" w:rsidP="005A07E3" w:rsidRDefault="2887D303" w14:paraId="0C3E2993" w14:textId="7862DA77">
      <w:pPr>
        <w:rPr>
          <w:rFonts w:eastAsia="Arial"/>
        </w:rPr>
      </w:pPr>
    </w:p>
    <w:p w:rsidR="388389C3" w:rsidP="005A07E3" w:rsidRDefault="388389C3" w14:paraId="6BF81133" w14:textId="3D992C25">
      <w:pPr>
        <w:rPr>
          <w:rFonts w:eastAsia="Arial"/>
          <w:bCs/>
          <w:szCs w:val="20"/>
        </w:rPr>
      </w:pPr>
      <w:r w:rsidRPr="2887D303">
        <w:rPr>
          <w:rFonts w:eastAsia="Arial"/>
        </w:rPr>
        <w:t>Verifiable Route Decision Flow</w:t>
      </w:r>
      <w:r w:rsidR="00453E47">
        <w:rPr>
          <w:rFonts w:eastAsia="Arial"/>
        </w:rPr>
        <w:t xml:space="preserve"> (UC1)</w:t>
      </w:r>
    </w:p>
    <w:p w:rsidR="2887D303" w:rsidP="005A07E3" w:rsidRDefault="2887D303" w14:paraId="47944A1A" w14:textId="0E3F31E2">
      <w:pPr>
        <w:rPr>
          <w:rFonts w:eastAsia="Arial"/>
        </w:rPr>
      </w:pPr>
    </w:p>
    <w:p w:rsidR="75420DCD" w:rsidP="005A07E3" w:rsidRDefault="75420DCD" w14:paraId="2F942F8E" w14:textId="3F5A4050"/>
    <w:p w:rsidR="75420DCD" w:rsidP="005A07E3" w:rsidRDefault="75420DCD" w14:paraId="60CF67D8" w14:textId="43EAD16B">
      <w:r w:rsidRPr="542CDF35">
        <w:rPr>
          <w:rFonts w:eastAsia="Arial"/>
        </w:rPr>
        <w:t>Privacy: Protected Identity in UI and REST</w:t>
      </w:r>
      <w:r w:rsidR="00453E47">
        <w:rPr>
          <w:rFonts w:eastAsia="Arial"/>
        </w:rPr>
        <w:t xml:space="preserve"> (UC4)</w:t>
      </w:r>
    </w:p>
    <w:p w:rsidR="75420DCD" w:rsidP="005A07E3" w:rsidRDefault="75420DCD" w14:paraId="7C5B73AD" w14:textId="6929599B">
      <w:r w:rsidRPr="542CDF35">
        <w:rPr>
          <w:rFonts w:eastAsia="Arial"/>
        </w:rPr>
        <w:t xml:space="preserve"> </w:t>
      </w:r>
    </w:p>
    <w:p w:rsidR="75420DCD" w:rsidP="005A07E3" w:rsidRDefault="75420DCD" w14:paraId="38F54B32" w14:textId="2EB3C998"/>
    <w:p w:rsidR="75420DCD" w:rsidP="005A07E3" w:rsidRDefault="75420DCD" w14:paraId="16124C8C" w14:textId="7A922352">
      <w:r w:rsidRPr="542CDF35">
        <w:rPr>
          <w:rFonts w:eastAsia="Arial"/>
        </w:rPr>
        <w:t>Security: Data Encryption</w:t>
      </w:r>
      <w:r w:rsidR="00453E47">
        <w:rPr>
          <w:rFonts w:eastAsia="Arial"/>
        </w:rPr>
        <w:t xml:space="preserve"> (UC4)</w:t>
      </w:r>
    </w:p>
    <w:p w:rsidR="75420DCD" w:rsidP="005A07E3" w:rsidRDefault="75420DCD" w14:paraId="3EBCEF3F" w14:textId="4F342A34">
      <w:r w:rsidRPr="542CDF35">
        <w:rPr>
          <w:rFonts w:eastAsia="Arial"/>
        </w:rPr>
        <w:t xml:space="preserve"> </w:t>
      </w:r>
    </w:p>
    <w:p w:rsidR="00453E47" w:rsidP="005A07E3" w:rsidRDefault="00453E47" w14:paraId="78DDBB54" w14:textId="77777777">
      <w:pPr>
        <w:rPr>
          <w:rFonts w:eastAsia="Arial"/>
        </w:rPr>
      </w:pPr>
    </w:p>
    <w:p w:rsidR="00453E47" w:rsidP="00453E47" w:rsidRDefault="00453E47" w14:paraId="59CDF7D8" w14:textId="77777777">
      <w:pPr>
        <w:pStyle w:val="BodyText"/>
        <w:jc w:val="both"/>
        <w:rPr>
          <w:rFonts w:cs="Arial"/>
          <w:b/>
          <w:bCs/>
        </w:rPr>
      </w:pPr>
      <w:r w:rsidRPr="2887D303">
        <w:rPr>
          <w:rFonts w:cs="Arial"/>
          <w:b/>
          <w:bCs/>
        </w:rPr>
        <w:t>Identity-driven communication infrastructure</w:t>
      </w:r>
      <w:r>
        <w:rPr>
          <w:rFonts w:cs="Arial"/>
          <w:b/>
          <w:bCs/>
        </w:rPr>
        <w:t xml:space="preserve"> (UC4)</w:t>
      </w:r>
    </w:p>
    <w:p w:rsidR="00453E47" w:rsidP="00453E47" w:rsidRDefault="00453E47" w14:paraId="4DAA08D0" w14:textId="77777777">
      <w:pPr>
        <w:pStyle w:val="BodyText"/>
        <w:jc w:val="both"/>
        <w:rPr>
          <w:rFonts w:cs="Arial"/>
        </w:rPr>
      </w:pPr>
    </w:p>
    <w:p w:rsidR="2887D303" w:rsidP="005A07E3" w:rsidRDefault="2887D303" w14:paraId="5C830690" w14:textId="5FD31ABC">
      <w:pPr>
        <w:rPr>
          <w:rFonts w:eastAsia="Arial"/>
        </w:rPr>
      </w:pPr>
    </w:p>
    <w:p w:rsidR="001B669B" w:rsidP="005A07E3" w:rsidRDefault="001B669B" w14:paraId="4FBF90CD" w14:textId="77777777">
      <w:pPr>
        <w:rPr>
          <w:rFonts w:eastAsia="Arial"/>
        </w:rPr>
      </w:pPr>
    </w:p>
    <w:p w:rsidRPr="00453E47" w:rsidR="00947D94" w:rsidP="005A07E3" w:rsidRDefault="00C40706" w14:paraId="1A60AC98" w14:textId="4C0941DB">
      <w:pPr>
        <w:rPr>
          <w:rFonts w:eastAsia="Arial"/>
          <w:highlight w:val="yellow"/>
        </w:rPr>
      </w:pPr>
      <w:r w:rsidRPr="00453E47">
        <w:rPr>
          <w:rFonts w:eastAsia="Arial"/>
        </w:rPr>
        <w:t xml:space="preserve">Zero trust services with DLT infrastructures </w:t>
      </w:r>
      <w:r w:rsidRPr="00453E47" w:rsidR="00453E47">
        <w:rPr>
          <w:rFonts w:eastAsia="Arial"/>
        </w:rPr>
        <w:t xml:space="preserve"> in UC7</w:t>
      </w:r>
    </w:p>
    <w:p w:rsidR="001B669B" w:rsidP="005A07E3" w:rsidRDefault="001B669B" w14:paraId="6CC103B0" w14:textId="77777777">
      <w:pPr>
        <w:rPr>
          <w:rFonts w:eastAsia="Arial"/>
        </w:rPr>
      </w:pPr>
    </w:p>
    <w:p w:rsidRPr="00F26201" w:rsidR="009A40D1" w:rsidP="005A07E3" w:rsidRDefault="009A40D1" w14:paraId="54010540" w14:textId="77777777">
      <w:pPr>
        <w:rPr>
          <w:rFonts w:eastAsia="Arial"/>
          <w:highlight w:val="yellow"/>
        </w:rPr>
      </w:pPr>
      <w:r w:rsidRPr="00F26201">
        <w:rPr>
          <w:rFonts w:eastAsia="Arial"/>
          <w:highlight w:val="yellow"/>
        </w:rPr>
        <w:t>Table 6 lists UC7 r</w:t>
      </w:r>
      <w:r w:rsidRPr="00F26201" w:rsidR="00947D94">
        <w:rPr>
          <w:rFonts w:eastAsia="Arial"/>
          <w:highlight w:val="yellow"/>
        </w:rPr>
        <w:t>elated requirements</w:t>
      </w:r>
      <w:r w:rsidRPr="00F26201">
        <w:rPr>
          <w:rFonts w:eastAsia="Arial"/>
          <w:highlight w:val="yellow"/>
        </w:rPr>
        <w:t xml:space="preserve"> to zero trust services with DLT infrastructure.</w:t>
      </w:r>
    </w:p>
    <w:p w:rsidRPr="00F26201" w:rsidR="00B20FB3" w:rsidP="005A07E3" w:rsidRDefault="00947D94" w14:paraId="0FEBDF25" w14:textId="40994BE2">
      <w:pPr>
        <w:rPr>
          <w:rFonts w:eastAsia="Arial"/>
          <w:highlight w:val="yellow"/>
        </w:rPr>
      </w:pPr>
      <w:r w:rsidRPr="00F26201">
        <w:rPr>
          <w:rFonts w:eastAsia="Arial"/>
          <w:highlight w:val="yellow"/>
        </w:rPr>
        <w:t xml:space="preserve"> </w:t>
      </w:r>
    </w:p>
    <w:tbl>
      <w:tblPr>
        <w:tblW w:w="9694" w:type="dxa"/>
        <w:tblLook w:val="04A0" w:firstRow="1" w:lastRow="0" w:firstColumn="1" w:lastColumn="0" w:noHBand="0" w:noVBand="1"/>
      </w:tblPr>
      <w:tblGrid>
        <w:gridCol w:w="1399"/>
        <w:gridCol w:w="2391"/>
        <w:gridCol w:w="5904"/>
      </w:tblGrid>
      <w:tr w:rsidRPr="00F26201" w:rsidR="0066245D" w:rsidTr="2887D303" w14:paraId="4F0D062E" w14:textId="77777777">
        <w:trPr>
          <w:trHeight w:val="300"/>
        </w:trPr>
        <w:tc>
          <w:tcPr>
            <w:tcW w:w="1134" w:type="dxa"/>
            <w:tcBorders>
              <w:top w:val="nil"/>
              <w:left w:val="nil"/>
              <w:bottom w:val="single" w:color="auto" w:sz="4" w:space="0"/>
              <w:right w:val="nil"/>
            </w:tcBorders>
            <w:shd w:val="clear" w:color="auto" w:fill="C4D79B"/>
            <w:noWrap/>
            <w:vAlign w:val="bottom"/>
            <w:hideMark/>
          </w:tcPr>
          <w:p w:rsidRPr="00F26201" w:rsidR="00B20FB3" w:rsidP="005A07E3" w:rsidRDefault="00B20FB3" w14:paraId="2E4594F8" w14:textId="77777777">
            <w:pPr>
              <w:rPr>
                <w:color w:val="000000"/>
                <w:highlight w:val="yellow"/>
              </w:rPr>
            </w:pPr>
            <w:r w:rsidRPr="00F26201">
              <w:rPr>
                <w:highlight w:val="yellow"/>
              </w:rPr>
              <w:t>Req Id</w:t>
            </w:r>
          </w:p>
        </w:tc>
        <w:tc>
          <w:tcPr>
            <w:tcW w:w="2464" w:type="dxa"/>
            <w:tcBorders>
              <w:top w:val="nil"/>
              <w:left w:val="nil"/>
              <w:bottom w:val="single" w:color="auto" w:sz="4" w:space="0"/>
              <w:right w:val="nil"/>
            </w:tcBorders>
            <w:shd w:val="clear" w:color="auto" w:fill="C4D79B"/>
            <w:noWrap/>
            <w:vAlign w:val="bottom"/>
            <w:hideMark/>
          </w:tcPr>
          <w:p w:rsidRPr="00F26201" w:rsidR="00B20FB3" w:rsidP="005A07E3" w:rsidRDefault="00B20FB3" w14:paraId="3E70C2B0" w14:textId="77777777">
            <w:pPr>
              <w:rPr>
                <w:color w:val="000000"/>
                <w:highlight w:val="yellow"/>
              </w:rPr>
            </w:pPr>
            <w:r w:rsidRPr="00F26201">
              <w:rPr>
                <w:highlight w:val="yellow"/>
              </w:rPr>
              <w:t>Name</w:t>
            </w:r>
          </w:p>
        </w:tc>
        <w:tc>
          <w:tcPr>
            <w:tcW w:w="6096" w:type="dxa"/>
            <w:tcBorders>
              <w:top w:val="nil"/>
              <w:left w:val="nil"/>
              <w:bottom w:val="single" w:color="auto" w:sz="4" w:space="0"/>
              <w:right w:val="nil"/>
            </w:tcBorders>
            <w:shd w:val="clear" w:color="auto" w:fill="C4D79B"/>
            <w:noWrap/>
            <w:vAlign w:val="bottom"/>
            <w:hideMark/>
          </w:tcPr>
          <w:p w:rsidRPr="00F26201" w:rsidR="00B20FB3" w:rsidP="005A07E3" w:rsidRDefault="00B20FB3" w14:paraId="06E9B68D" w14:textId="77777777">
            <w:pPr>
              <w:rPr>
                <w:color w:val="000000"/>
                <w:highlight w:val="yellow"/>
              </w:rPr>
            </w:pPr>
            <w:r w:rsidRPr="00F26201">
              <w:rPr>
                <w:highlight w:val="yellow"/>
              </w:rPr>
              <w:t>Description</w:t>
            </w:r>
          </w:p>
        </w:tc>
      </w:tr>
      <w:tr w:rsidRPr="00F26201" w:rsidR="0066245D" w:rsidTr="0066245D" w14:paraId="12C733C7" w14:textId="77777777">
        <w:trPr>
          <w:trHeight w:val="290"/>
        </w:trPr>
        <w:tc>
          <w:tcPr>
            <w:tcW w:w="1134" w:type="dxa"/>
            <w:tcBorders>
              <w:top w:val="nil"/>
              <w:left w:val="nil"/>
              <w:bottom w:val="nil"/>
              <w:right w:val="nil"/>
            </w:tcBorders>
            <w:noWrap/>
            <w:vAlign w:val="bottom"/>
            <w:hideMark/>
          </w:tcPr>
          <w:p w:rsidRPr="00F26201" w:rsidR="00B20FB3" w:rsidP="005A07E3" w:rsidRDefault="00B20FB3" w14:paraId="41B2ED13" w14:textId="77777777">
            <w:pPr>
              <w:rPr>
                <w:color w:val="000000"/>
                <w:highlight w:val="yellow"/>
              </w:rPr>
            </w:pPr>
            <w:r w:rsidRPr="00F26201">
              <w:rPr>
                <w:highlight w:val="yellow"/>
              </w:rPr>
              <w:t>REQ_UC7.1</w:t>
            </w:r>
          </w:p>
        </w:tc>
        <w:tc>
          <w:tcPr>
            <w:tcW w:w="2464" w:type="dxa"/>
            <w:tcBorders>
              <w:top w:val="nil"/>
              <w:left w:val="nil"/>
              <w:bottom w:val="nil"/>
              <w:right w:val="nil"/>
            </w:tcBorders>
            <w:noWrap/>
            <w:vAlign w:val="bottom"/>
            <w:hideMark/>
          </w:tcPr>
          <w:p w:rsidRPr="00F26201" w:rsidR="00B20FB3" w:rsidP="005A07E3" w:rsidRDefault="00B20FB3" w14:paraId="083DCDFE" w14:textId="77777777">
            <w:pPr>
              <w:rPr>
                <w:color w:val="000000"/>
                <w:highlight w:val="yellow"/>
              </w:rPr>
            </w:pPr>
            <w:r w:rsidRPr="00F26201">
              <w:rPr>
                <w:highlight w:val="yellow"/>
              </w:rPr>
              <w:t>Cybersecurity</w:t>
            </w:r>
          </w:p>
        </w:tc>
        <w:tc>
          <w:tcPr>
            <w:tcW w:w="6096" w:type="dxa"/>
            <w:tcBorders>
              <w:top w:val="nil"/>
              <w:left w:val="nil"/>
              <w:bottom w:val="nil"/>
              <w:right w:val="nil"/>
            </w:tcBorders>
            <w:noWrap/>
            <w:vAlign w:val="bottom"/>
            <w:hideMark/>
          </w:tcPr>
          <w:p w:rsidRPr="00F26201" w:rsidR="00B20FB3" w:rsidP="005A07E3" w:rsidRDefault="00B20FB3" w14:paraId="461445D1" w14:textId="77777777">
            <w:pPr>
              <w:rPr>
                <w:color w:val="000000"/>
                <w:highlight w:val="yellow"/>
              </w:rPr>
            </w:pPr>
            <w:r w:rsidRPr="00F26201">
              <w:rPr>
                <w:highlight w:val="yellow"/>
              </w:rPr>
              <w:t>Data should be secure, at least AES-128 level and data transfer messages shall not have overhead</w:t>
            </w:r>
          </w:p>
        </w:tc>
      </w:tr>
      <w:tr w:rsidRPr="00F26201" w:rsidR="0066245D" w:rsidTr="0066245D" w14:paraId="5D8DB24E" w14:textId="77777777">
        <w:trPr>
          <w:trHeight w:val="290"/>
        </w:trPr>
        <w:tc>
          <w:tcPr>
            <w:tcW w:w="1134" w:type="dxa"/>
            <w:tcBorders>
              <w:top w:val="nil"/>
              <w:left w:val="nil"/>
              <w:bottom w:val="nil"/>
              <w:right w:val="nil"/>
            </w:tcBorders>
            <w:noWrap/>
            <w:vAlign w:val="bottom"/>
            <w:hideMark/>
          </w:tcPr>
          <w:p w:rsidRPr="00F26201" w:rsidR="00B20FB3" w:rsidP="005A07E3" w:rsidRDefault="00B20FB3" w14:paraId="7F1A0C64" w14:textId="77777777">
            <w:pPr>
              <w:rPr>
                <w:color w:val="000000"/>
                <w:highlight w:val="yellow"/>
              </w:rPr>
            </w:pPr>
            <w:r w:rsidRPr="00F26201">
              <w:rPr>
                <w:highlight w:val="yellow"/>
              </w:rPr>
              <w:t>REQ_UC7.10</w:t>
            </w:r>
          </w:p>
        </w:tc>
        <w:tc>
          <w:tcPr>
            <w:tcW w:w="2464" w:type="dxa"/>
            <w:tcBorders>
              <w:top w:val="nil"/>
              <w:left w:val="nil"/>
              <w:bottom w:val="nil"/>
              <w:right w:val="nil"/>
            </w:tcBorders>
            <w:noWrap/>
            <w:vAlign w:val="bottom"/>
            <w:hideMark/>
          </w:tcPr>
          <w:p w:rsidRPr="00F26201" w:rsidR="00B20FB3" w:rsidP="005A07E3" w:rsidRDefault="00B20FB3" w14:paraId="255A53E3" w14:textId="77777777">
            <w:pPr>
              <w:rPr>
                <w:color w:val="000000"/>
                <w:highlight w:val="yellow"/>
              </w:rPr>
            </w:pPr>
            <w:r w:rsidRPr="00F26201">
              <w:rPr>
                <w:highlight w:val="yellow"/>
              </w:rPr>
              <w:t>Multicommunicator radio interface</w:t>
            </w:r>
          </w:p>
        </w:tc>
        <w:tc>
          <w:tcPr>
            <w:tcW w:w="6096" w:type="dxa"/>
            <w:tcBorders>
              <w:top w:val="nil"/>
              <w:left w:val="nil"/>
              <w:bottom w:val="nil"/>
              <w:right w:val="nil"/>
            </w:tcBorders>
            <w:noWrap/>
            <w:vAlign w:val="bottom"/>
            <w:hideMark/>
          </w:tcPr>
          <w:p w:rsidRPr="00F26201" w:rsidR="00B20FB3" w:rsidP="005A07E3" w:rsidRDefault="00B20FB3" w14:paraId="1550F32D" w14:textId="1745A0CC">
            <w:pPr>
              <w:rPr>
                <w:color w:val="000000"/>
                <w:highlight w:val="yellow"/>
              </w:rPr>
            </w:pPr>
            <w:r w:rsidRPr="00F26201">
              <w:rPr>
                <w:highlight w:val="yellow"/>
              </w:rPr>
              <w:t xml:space="preserve">Radio interface between </w:t>
            </w:r>
            <w:del w:author="Sini Olkanen" w:date="2026-01-28T13:25:00Z" w:id="104">
              <w:r w:rsidRPr="00F26201">
                <w:rPr>
                  <w:highlight w:val="yellow"/>
                </w:rPr>
                <w:delText>Multi-communicator</w:delText>
              </w:r>
            </w:del>
            <w:ins w:author="Sini Olkanen" w:date="2026-01-28T13:25:00Z" w:id="105">
              <w:r w:rsidRPr="00F26201" w:rsidR="64BDC28D">
                <w:rPr>
                  <w:highlight w:val="yellow"/>
                </w:rPr>
                <w:t>Multicommunicator</w:t>
              </w:r>
            </w:ins>
            <w:r w:rsidRPr="00F26201">
              <w:rPr>
                <w:highlight w:val="yellow"/>
              </w:rPr>
              <w:t xml:space="preserve"> and tracking device</w:t>
            </w:r>
          </w:p>
        </w:tc>
      </w:tr>
      <w:tr w:rsidRPr="00F26201" w:rsidR="0066245D" w:rsidTr="0066245D" w14:paraId="119BE6EF" w14:textId="77777777">
        <w:trPr>
          <w:trHeight w:val="290"/>
        </w:trPr>
        <w:tc>
          <w:tcPr>
            <w:tcW w:w="1134" w:type="dxa"/>
            <w:tcBorders>
              <w:top w:val="nil"/>
              <w:left w:val="nil"/>
              <w:bottom w:val="nil"/>
              <w:right w:val="nil"/>
            </w:tcBorders>
            <w:noWrap/>
            <w:vAlign w:val="bottom"/>
            <w:hideMark/>
          </w:tcPr>
          <w:p w:rsidRPr="00F26201" w:rsidR="00B20FB3" w:rsidP="005A07E3" w:rsidRDefault="00B20FB3" w14:paraId="1FFE3394" w14:textId="77777777">
            <w:pPr>
              <w:rPr>
                <w:color w:val="000000"/>
                <w:highlight w:val="yellow"/>
              </w:rPr>
            </w:pPr>
            <w:r w:rsidRPr="00F26201">
              <w:rPr>
                <w:highlight w:val="yellow"/>
              </w:rPr>
              <w:t>REQ_UC7.11</w:t>
            </w:r>
          </w:p>
        </w:tc>
        <w:tc>
          <w:tcPr>
            <w:tcW w:w="2464" w:type="dxa"/>
            <w:tcBorders>
              <w:top w:val="nil"/>
              <w:left w:val="nil"/>
              <w:bottom w:val="nil"/>
              <w:right w:val="nil"/>
            </w:tcBorders>
            <w:noWrap/>
            <w:vAlign w:val="bottom"/>
            <w:hideMark/>
          </w:tcPr>
          <w:p w:rsidRPr="00F26201" w:rsidR="00B20FB3" w:rsidP="005A07E3" w:rsidRDefault="00B20FB3" w14:paraId="760D750D" w14:textId="77777777">
            <w:pPr>
              <w:rPr>
                <w:color w:val="000000"/>
                <w:highlight w:val="yellow"/>
              </w:rPr>
            </w:pPr>
            <w:r w:rsidRPr="00F26201">
              <w:rPr>
                <w:highlight w:val="yellow"/>
              </w:rPr>
              <w:t>Multicommunicator server interface</w:t>
            </w:r>
          </w:p>
        </w:tc>
        <w:tc>
          <w:tcPr>
            <w:tcW w:w="6096" w:type="dxa"/>
            <w:tcBorders>
              <w:top w:val="nil"/>
              <w:left w:val="nil"/>
              <w:bottom w:val="nil"/>
              <w:right w:val="nil"/>
            </w:tcBorders>
            <w:noWrap/>
            <w:vAlign w:val="bottom"/>
            <w:hideMark/>
          </w:tcPr>
          <w:p w:rsidRPr="00F26201" w:rsidR="00B20FB3" w:rsidP="005A07E3" w:rsidRDefault="00B20FB3" w14:paraId="7D506E14" w14:textId="77777777">
            <w:pPr>
              <w:rPr>
                <w:color w:val="000000"/>
                <w:highlight w:val="yellow"/>
              </w:rPr>
            </w:pPr>
            <w:r w:rsidRPr="00F26201">
              <w:rPr>
                <w:highlight w:val="yellow"/>
              </w:rPr>
              <w:t>Server interface from Multicommunicator to server</w:t>
            </w:r>
          </w:p>
        </w:tc>
      </w:tr>
      <w:tr w:rsidRPr="00F26201" w:rsidR="0066245D" w:rsidTr="0066245D" w14:paraId="68D41848" w14:textId="77777777">
        <w:trPr>
          <w:trHeight w:val="290"/>
        </w:trPr>
        <w:tc>
          <w:tcPr>
            <w:tcW w:w="1134" w:type="dxa"/>
            <w:tcBorders>
              <w:top w:val="nil"/>
              <w:left w:val="nil"/>
              <w:bottom w:val="nil"/>
              <w:right w:val="nil"/>
            </w:tcBorders>
            <w:noWrap/>
            <w:vAlign w:val="bottom"/>
            <w:hideMark/>
          </w:tcPr>
          <w:p w:rsidRPr="00F26201" w:rsidR="00B20FB3" w:rsidP="005A07E3" w:rsidRDefault="00B20FB3" w14:paraId="24F7276F" w14:textId="77777777">
            <w:pPr>
              <w:rPr>
                <w:color w:val="000000"/>
                <w:highlight w:val="yellow"/>
              </w:rPr>
            </w:pPr>
            <w:r w:rsidRPr="00F26201">
              <w:rPr>
                <w:highlight w:val="yellow"/>
              </w:rPr>
              <w:t>REQ_UC7.14</w:t>
            </w:r>
          </w:p>
        </w:tc>
        <w:tc>
          <w:tcPr>
            <w:tcW w:w="2464" w:type="dxa"/>
            <w:tcBorders>
              <w:top w:val="nil"/>
              <w:left w:val="nil"/>
              <w:bottom w:val="nil"/>
              <w:right w:val="nil"/>
            </w:tcBorders>
            <w:noWrap/>
            <w:vAlign w:val="bottom"/>
            <w:hideMark/>
          </w:tcPr>
          <w:p w:rsidRPr="00F26201" w:rsidR="00B20FB3" w:rsidP="005A07E3" w:rsidRDefault="00B20FB3" w14:paraId="38B0812D" w14:textId="77777777">
            <w:pPr>
              <w:rPr>
                <w:color w:val="000000"/>
                <w:highlight w:val="yellow"/>
              </w:rPr>
            </w:pPr>
            <w:r w:rsidRPr="00F26201">
              <w:rPr>
                <w:highlight w:val="yellow"/>
              </w:rPr>
              <w:t>Multicommunicator IP traffic sharing</w:t>
            </w:r>
          </w:p>
        </w:tc>
        <w:tc>
          <w:tcPr>
            <w:tcW w:w="6096" w:type="dxa"/>
            <w:tcBorders>
              <w:top w:val="nil"/>
              <w:left w:val="nil"/>
              <w:bottom w:val="nil"/>
              <w:right w:val="nil"/>
            </w:tcBorders>
            <w:noWrap/>
            <w:vAlign w:val="bottom"/>
            <w:hideMark/>
          </w:tcPr>
          <w:p w:rsidRPr="00F26201" w:rsidR="00B20FB3" w:rsidP="005A07E3" w:rsidRDefault="00B20FB3" w14:paraId="6658697F" w14:textId="77777777">
            <w:pPr>
              <w:rPr>
                <w:color w:val="000000"/>
                <w:highlight w:val="yellow"/>
              </w:rPr>
            </w:pPr>
            <w:r w:rsidRPr="00F26201">
              <w:rPr>
                <w:highlight w:val="yellow"/>
              </w:rPr>
              <w:t>Mechanism to be WiFi router that binds IoT radio and WiFi (or bluetooth) together by giving restricted access and distance extension for mobile phone for specific data and apps.</w:t>
            </w:r>
          </w:p>
        </w:tc>
      </w:tr>
    </w:tbl>
    <w:p w:rsidRPr="00F26201" w:rsidR="001B669B" w:rsidP="005A07E3" w:rsidRDefault="001B669B" w14:paraId="6B3D747A" w14:textId="77777777">
      <w:pPr>
        <w:pStyle w:val="Caption"/>
        <w:rPr>
          <w:highlight w:val="yellow"/>
        </w:rPr>
      </w:pPr>
    </w:p>
    <w:p w:rsidRPr="00F26201" w:rsidR="001B669B" w:rsidP="005A07E3" w:rsidRDefault="001B669B" w14:paraId="1CD6281E" w14:textId="1A6BCFEA">
      <w:pPr>
        <w:pStyle w:val="Caption"/>
        <w:rPr>
          <w:highlight w:val="yellow"/>
        </w:rPr>
      </w:pPr>
      <w:bookmarkStart w:name="_Toc220324610" w:id="106"/>
      <w:r w:rsidRPr="00F26201">
        <w:rPr>
          <w:highlight w:val="yellow"/>
        </w:rPr>
        <w:t xml:space="preserve">Table </w:t>
      </w:r>
      <w:r w:rsidRPr="00F26201">
        <w:rPr>
          <w:highlight w:val="yellow"/>
        </w:rPr>
        <w:fldChar w:fldCharType="begin"/>
      </w:r>
      <w:r w:rsidRPr="00F26201">
        <w:rPr>
          <w:highlight w:val="yellow"/>
        </w:rPr>
        <w:instrText xml:space="preserve"> SEQ Table \* ARABIC </w:instrText>
      </w:r>
      <w:r w:rsidRPr="00F26201">
        <w:rPr>
          <w:highlight w:val="yellow"/>
        </w:rPr>
        <w:fldChar w:fldCharType="separate"/>
      </w:r>
      <w:r w:rsidRPr="00F26201" w:rsidR="006470C2">
        <w:rPr>
          <w:noProof/>
          <w:highlight w:val="yellow"/>
        </w:rPr>
        <w:t>6</w:t>
      </w:r>
      <w:r w:rsidRPr="00F26201">
        <w:rPr>
          <w:highlight w:val="yellow"/>
        </w:rPr>
        <w:fldChar w:fldCharType="end"/>
      </w:r>
      <w:r w:rsidRPr="00F26201">
        <w:rPr>
          <w:highlight w:val="yellow"/>
        </w:rPr>
        <w:t xml:space="preserve"> UC7 related requirements for zero trust services with DLT infrastructure</w:t>
      </w:r>
      <w:bookmarkEnd w:id="106"/>
    </w:p>
    <w:p w:rsidRPr="00F26201" w:rsidR="00947D94" w:rsidP="005A07E3" w:rsidRDefault="00947D94" w14:paraId="0C144500" w14:textId="454881BF">
      <w:pPr>
        <w:rPr>
          <w:highlight w:val="yellow"/>
        </w:rPr>
      </w:pPr>
      <w:r w:rsidRPr="00F26201">
        <w:rPr>
          <w:rFonts w:eastAsia="Arial"/>
          <w:highlight w:val="yellow"/>
        </w:rPr>
        <w:t xml:space="preserve"> </w:t>
      </w:r>
    </w:p>
    <w:p w:rsidRPr="00F26201" w:rsidR="00764FDD" w:rsidP="005A07E3" w:rsidRDefault="00764FDD" w14:paraId="64D5E554" w14:textId="77777777">
      <w:pPr>
        <w:rPr>
          <w:rFonts w:eastAsia="Arial"/>
          <w:highlight w:val="yellow"/>
        </w:rPr>
      </w:pPr>
      <w:r w:rsidRPr="00F26201">
        <w:rPr>
          <w:rFonts w:eastAsia="Arial"/>
          <w:highlight w:val="yellow"/>
        </w:rPr>
        <w:t>Zero trust services</w:t>
      </w:r>
    </w:p>
    <w:p w:rsidRPr="00F26201" w:rsidR="542CDF35" w:rsidP="005A07E3" w:rsidRDefault="542CDF35" w14:paraId="3DB6B814" w14:textId="3ABCE0C8">
      <w:pPr>
        <w:rPr>
          <w:rFonts w:eastAsia="Arial"/>
          <w:highlight w:val="yellow"/>
        </w:rPr>
      </w:pPr>
    </w:p>
    <w:p w:rsidRPr="00F26201" w:rsidR="542CDF35" w:rsidP="005A07E3" w:rsidRDefault="0D48B401" w14:paraId="2A00429A" w14:textId="448A5C92">
      <w:pPr>
        <w:rPr>
          <w:rFonts w:eastAsia="Arial"/>
          <w:highlight w:val="yellow"/>
        </w:rPr>
      </w:pPr>
      <w:r w:rsidRPr="00F26201">
        <w:rPr>
          <w:rFonts w:eastAsia="Arial"/>
          <w:highlight w:val="yellow"/>
        </w:rPr>
        <w:t>Cybersecurity</w:t>
      </w:r>
    </w:p>
    <w:p w:rsidRPr="00F26201" w:rsidR="542CDF35" w:rsidP="005A07E3" w:rsidRDefault="0D12D085" w14:paraId="1A480C1F" w14:textId="78F324AB">
      <w:pPr>
        <w:rPr>
          <w:rFonts w:eastAsia="Arial"/>
          <w:highlight w:val="yellow"/>
        </w:rPr>
      </w:pPr>
      <w:r w:rsidRPr="00F26201">
        <w:rPr>
          <w:rFonts w:eastAsia="Arial"/>
          <w:b/>
          <w:bCs/>
          <w:highlight w:val="yellow"/>
        </w:rPr>
        <w:t>Factory UID &amp; Dynamic Keys:</w:t>
      </w:r>
      <w:r w:rsidRPr="00F26201">
        <w:rPr>
          <w:rFonts w:eastAsia="Arial"/>
          <w:highlight w:val="yellow"/>
        </w:rPr>
        <w:t xml:space="preserve"> Each device has a unique </w:t>
      </w:r>
      <w:r w:rsidRPr="00F26201">
        <w:rPr>
          <w:rFonts w:eastAsia="Arial"/>
          <w:b/>
          <w:bCs/>
          <w:highlight w:val="yellow"/>
        </w:rPr>
        <w:t>UID</w:t>
      </w:r>
      <w:r w:rsidRPr="00F26201">
        <w:rPr>
          <w:rFonts w:eastAsia="Arial"/>
          <w:highlight w:val="yellow"/>
        </w:rPr>
        <w:t xml:space="preserve"> captured during production and stored on the server's allow-list. </w:t>
      </w:r>
      <w:r w:rsidRPr="00F26201">
        <w:rPr>
          <w:rFonts w:eastAsia="Arial"/>
          <w:b/>
          <w:bCs/>
          <w:highlight w:val="yellow"/>
        </w:rPr>
        <w:t>AES-128 (CCM)</w:t>
      </w:r>
      <w:r w:rsidRPr="00F26201">
        <w:rPr>
          <w:rFonts w:eastAsia="Arial"/>
          <w:highlight w:val="yellow"/>
        </w:rPr>
        <w:t xml:space="preserve"> encryption keys are generated only during the initial registration. All traffic is encrypted and authenticated at the packet level, eliminating protocol overhead.</w:t>
      </w:r>
    </w:p>
    <w:p w:rsidRPr="00F26201" w:rsidR="542CDF35" w:rsidP="005A07E3" w:rsidRDefault="542CDF35" w14:paraId="0A48FCC6" w14:textId="7491CE66">
      <w:pPr>
        <w:rPr>
          <w:rFonts w:eastAsia="Arial"/>
          <w:highlight w:val="yellow"/>
        </w:rPr>
      </w:pPr>
    </w:p>
    <w:p w:rsidRPr="00F26201" w:rsidR="542CDF35" w:rsidP="005A07E3" w:rsidRDefault="0D12D085" w14:paraId="5AE170F5" w14:textId="18D39EC8">
      <w:pPr>
        <w:rPr>
          <w:rFonts w:eastAsia="Arial"/>
          <w:highlight w:val="yellow"/>
        </w:rPr>
      </w:pPr>
      <w:r w:rsidRPr="00F26201">
        <w:rPr>
          <w:rFonts w:eastAsia="Arial"/>
          <w:highlight w:val="yellow"/>
        </w:rPr>
        <w:t>Multicommunicator radio interface</w:t>
      </w:r>
    </w:p>
    <w:p w:rsidRPr="00F26201" w:rsidR="542CDF35" w:rsidP="005A07E3" w:rsidRDefault="0D12D085" w14:paraId="4ED6A6B4" w14:textId="1D02ED2E">
      <w:pPr>
        <w:rPr>
          <w:rFonts w:eastAsia="Arial"/>
          <w:highlight w:val="yellow"/>
        </w:rPr>
      </w:pPr>
      <w:r w:rsidRPr="00F26201">
        <w:rPr>
          <w:rFonts w:eastAsia="Arial"/>
          <w:b/>
          <w:bCs/>
          <w:highlight w:val="yellow"/>
        </w:rPr>
        <w:t>Broadcast Security &amp; Dynamic LoraID:</w:t>
      </w:r>
      <w:r w:rsidRPr="00F26201">
        <w:rPr>
          <w:rFonts w:eastAsia="Arial"/>
          <w:highlight w:val="yellow"/>
        </w:rPr>
        <w:t xml:space="preserve"> Radio communication is performed via broadcast. The packet header contains a dynamic </w:t>
      </w:r>
      <w:r w:rsidRPr="00F26201">
        <w:rPr>
          <w:rFonts w:eastAsia="Arial"/>
          <w:b/>
          <w:bCs/>
          <w:highlight w:val="yellow"/>
        </w:rPr>
        <w:t>LoraID</w:t>
      </w:r>
      <w:r w:rsidRPr="00F26201">
        <w:rPr>
          <w:rFonts w:eastAsia="Arial"/>
          <w:highlight w:val="yellow"/>
        </w:rPr>
        <w:t xml:space="preserve"> (received during registration) which changes if the device is re-registered. Only authorized devices with the matching keys can decrypt and validate the broadcast payload.</w:t>
      </w:r>
    </w:p>
    <w:p w:rsidRPr="00F26201" w:rsidR="542CDF35" w:rsidP="005A07E3" w:rsidRDefault="542CDF35" w14:paraId="712B3725" w14:textId="6DA0207A">
      <w:pPr>
        <w:rPr>
          <w:rFonts w:eastAsia="Arial"/>
          <w:highlight w:val="yellow"/>
        </w:rPr>
      </w:pPr>
    </w:p>
    <w:p w:rsidRPr="00F26201" w:rsidR="542CDF35" w:rsidP="005A07E3" w:rsidRDefault="0D12D085" w14:paraId="167B9ED0" w14:textId="77777777">
      <w:pPr>
        <w:rPr>
          <w:rFonts w:eastAsia="Arial"/>
          <w:highlight w:val="yellow"/>
        </w:rPr>
      </w:pPr>
      <w:r w:rsidRPr="00F26201">
        <w:rPr>
          <w:rFonts w:eastAsia="Arial"/>
          <w:highlight w:val="yellow"/>
        </w:rPr>
        <w:t>Multicommunicator server interface</w:t>
      </w:r>
    </w:p>
    <w:p w:rsidRPr="00F26201" w:rsidR="542CDF35" w:rsidP="005A07E3" w:rsidRDefault="6A14FFBF" w14:paraId="5C19A8E0" w14:textId="4D44B2A2">
      <w:pPr>
        <w:rPr>
          <w:rFonts w:eastAsia="Arial"/>
          <w:highlight w:val="yellow"/>
        </w:rPr>
      </w:pPr>
      <w:r w:rsidRPr="00F26201">
        <w:rPr>
          <w:rFonts w:eastAsia="Arial"/>
          <w:b/>
          <w:bCs/>
          <w:highlight w:val="yellow"/>
        </w:rPr>
        <w:t>Stateless Key Retrieval:</w:t>
      </w:r>
      <w:r w:rsidRPr="00F26201">
        <w:rPr>
          <w:rFonts w:eastAsia="Arial"/>
          <w:highlight w:val="yellow"/>
        </w:rPr>
        <w:t xml:space="preserve"> Upon receiving a broadcast packet, the server uses the </w:t>
      </w:r>
      <w:r w:rsidRPr="00F26201">
        <w:rPr>
          <w:rFonts w:eastAsia="Arial"/>
          <w:b/>
          <w:bCs/>
          <w:highlight w:val="yellow"/>
        </w:rPr>
        <w:t>LoraID</w:t>
      </w:r>
      <w:r w:rsidRPr="00F26201">
        <w:rPr>
          <w:rFonts w:eastAsia="Arial"/>
          <w:highlight w:val="yellow"/>
        </w:rPr>
        <w:t xml:space="preserve"> from the header to retrieve the specific AES-CCM keys for decryption and integrity checking. DLT infrastructure ensures the integrity of the UID/LoraID registry and provides an immutable log of registration events.</w:t>
      </w:r>
    </w:p>
    <w:p w:rsidRPr="00F26201" w:rsidR="542CDF35" w:rsidP="005A07E3" w:rsidRDefault="542CDF35" w14:paraId="3D39F0CE" w14:textId="6406FB06">
      <w:pPr>
        <w:rPr>
          <w:rFonts w:eastAsia="Arial"/>
          <w:highlight w:val="yellow"/>
        </w:rPr>
      </w:pPr>
    </w:p>
    <w:p w:rsidRPr="00F26201" w:rsidR="542CDF35" w:rsidP="005A07E3" w:rsidRDefault="0D12D085" w14:paraId="4F724516" w14:textId="3C8AE9D8">
      <w:pPr>
        <w:rPr>
          <w:rFonts w:eastAsia="Arial"/>
          <w:highlight w:val="yellow"/>
        </w:rPr>
      </w:pPr>
      <w:r w:rsidRPr="00F26201">
        <w:rPr>
          <w:rFonts w:eastAsia="Arial"/>
          <w:highlight w:val="yellow"/>
        </w:rPr>
        <w:t>Multicommunicator IP traffic sharing</w:t>
      </w:r>
    </w:p>
    <w:p w:rsidRPr="009A40D1" w:rsidR="00903035" w:rsidP="005A07E3" w:rsidRDefault="390FCF08" w14:paraId="0CAC7AED" w14:textId="0CB76529">
      <w:pPr>
        <w:rPr>
          <w:rFonts w:eastAsia="Arial"/>
        </w:rPr>
      </w:pPr>
      <w:r w:rsidRPr="00F26201">
        <w:rPr>
          <w:rFonts w:eastAsia="Arial"/>
          <w:b/>
          <w:bCs/>
          <w:highlight w:val="yellow"/>
        </w:rPr>
        <w:t>Authenticated Application Access:</w:t>
      </w:r>
      <w:r w:rsidRPr="00F26201">
        <w:rPr>
          <w:rFonts w:eastAsia="Arial"/>
          <w:highlight w:val="yellow"/>
        </w:rPr>
        <w:t xml:space="preserve"> The MC-device acts as an intelligent router that converts verified radio broadcasts into IP traffic. Access is granted only to specific mobile apps and data streams that are cryptographically linked to the authorized LoraID/UID profile.</w:t>
      </w:r>
    </w:p>
    <w:p w:rsidR="0053159F" w:rsidP="009A40D1" w:rsidRDefault="0053159F" w14:paraId="2C456B6E" w14:textId="23827F4B">
      <w:pPr>
        <w:pStyle w:val="BodyText"/>
        <w:spacing w:line="24" w:lineRule="atLeast"/>
      </w:pPr>
    </w:p>
    <w:p w:rsidR="009A40D1" w:rsidP="2887D303" w:rsidRDefault="009A40D1" w14:paraId="65DE2382" w14:textId="77777777">
      <w:pPr>
        <w:pStyle w:val="BodyText"/>
      </w:pPr>
    </w:p>
    <w:p w:rsidR="009A40D1" w:rsidP="2887D303" w:rsidRDefault="009A40D1" w14:paraId="737068DE" w14:textId="77777777">
      <w:pPr>
        <w:pStyle w:val="BodyText"/>
      </w:pPr>
    </w:p>
    <w:p w:rsidR="009A40D1" w:rsidP="2887D303" w:rsidRDefault="009A40D1" w14:paraId="0F632CDD" w14:textId="77777777">
      <w:pPr>
        <w:pStyle w:val="BodyText"/>
      </w:pPr>
    </w:p>
    <w:p w:rsidR="0042154F" w:rsidP="00F26201" w:rsidRDefault="0053159F" w14:paraId="27DE6494" w14:textId="13AD0681">
      <w:pPr>
        <w:pStyle w:val="Heading2"/>
      </w:pPr>
      <w:bookmarkStart w:name="_Toc214525415" w:id="107"/>
      <w:bookmarkStart w:name="_Toc215645670" w:id="108"/>
      <w:bookmarkStart w:name="_Toc639785972" w:id="109"/>
      <w:r>
        <w:t>Sensing of security situation</w:t>
      </w:r>
      <w:bookmarkEnd w:id="107"/>
      <w:bookmarkEnd w:id="108"/>
      <w:bookmarkEnd w:id="109"/>
    </w:p>
    <w:p w:rsidR="004F6775" w:rsidP="00A2165B" w:rsidRDefault="004F6775" w14:paraId="298D119D" w14:textId="5033B1D7">
      <w:pPr>
        <w:pStyle w:val="BodyText"/>
        <w:rPr>
          <w:b/>
          <w:bCs/>
        </w:rPr>
      </w:pPr>
    </w:p>
    <w:p w:rsidR="00D16102" w:rsidP="00D16102" w:rsidRDefault="28A787F0" w14:paraId="4856DFB7" w14:textId="5F3A6B1E">
      <w:pPr>
        <w:pStyle w:val="BodyText"/>
      </w:pPr>
      <w:r w:rsidRPr="00F26201">
        <w:rPr>
          <w:highlight w:val="yellow"/>
        </w:rPr>
        <w:t>This section presents the</w:t>
      </w:r>
      <w:r w:rsidR="005A07E3">
        <w:rPr>
          <w:highlight w:val="yellow"/>
        </w:rPr>
        <w:t xml:space="preserve"> design of each</w:t>
      </w:r>
      <w:r w:rsidRPr="00F26201">
        <w:rPr>
          <w:highlight w:val="yellow"/>
        </w:rPr>
        <w:t xml:space="preserve"> technical enabler developed under T5.4 for sensing security situations across the Sa4CPS use cases. Situational security awareness requires continuous monitoring of both cyber and physical domains to detect anomalies, integrity violations, and potential threats in real-time. The following enablers address diverse security sensing needs – from DNS fingerprint detection </w:t>
      </w:r>
      <w:r w:rsidRPr="00F26201">
        <w:rPr>
          <w:highlight w:val="yellow"/>
        </w:rPr>
        <w:t xml:space="preserve">and </w:t>
      </w:r>
      <w:del w:author="Sini Olkanen" w:date="2026-01-28T13:25:00Z" w:id="110">
        <w:r w:rsidRPr="00F26201" w:rsidDel="28A787F0">
          <w:rPr>
            <w:highlight w:val="yellow"/>
          </w:rPr>
          <w:delText>behavior</w:delText>
        </w:r>
      </w:del>
      <w:ins w:author="Sini Olkanen" w:date="2026-01-28T13:25:00Z" w:id="111">
        <w:r w:rsidRPr="00F26201" w:rsidR="166E017C">
          <w:rPr>
            <w:highlight w:val="yellow"/>
          </w:rPr>
          <w:t>behaviour</w:t>
        </w:r>
      </w:ins>
      <w:r w:rsidRPr="00F26201">
        <w:rPr>
          <w:highlight w:val="yellow"/>
        </w:rPr>
        <w:t>al risk assessment in consumer contexts to operational anomaly detection in industrial logistics, drone operations, and critical infrastructure management.</w:t>
      </w:r>
      <w:r w:rsidRPr="2887D303">
        <w:t xml:space="preserve"> </w:t>
      </w:r>
    </w:p>
    <w:p w:rsidR="00D16102" w:rsidP="2887D303" w:rsidRDefault="00D16102" w14:paraId="01439F85" w14:textId="1209E30F">
      <w:pPr>
        <w:pStyle w:val="BodyText"/>
        <w:rPr>
          <w:b/>
          <w:bCs/>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480"/>
        <w:gridCol w:w="2040"/>
        <w:gridCol w:w="2415"/>
        <w:gridCol w:w="1695"/>
      </w:tblGrid>
      <w:tr w:rsidR="2887D303" w:rsidTr="2887D303" w14:paraId="57A1AE96"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51DB493D" w14:textId="347D488C">
            <w:r w:rsidRPr="2887D303">
              <w:rPr>
                <w:rFonts w:eastAsia="Aptos"/>
              </w:rPr>
              <w:t xml:space="preserve">Enabler </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60224D4E" w14:textId="2D994E86">
            <w:r w:rsidRPr="2887D303">
              <w:rPr>
                <w:rFonts w:eastAsia="Aptos"/>
              </w:rPr>
              <w:t>Contributing partners</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38E08F38" w14:textId="5F0B6F3A">
            <w:r w:rsidRPr="2887D303">
              <w:rPr>
                <w:rFonts w:eastAsia="Aptos"/>
              </w:rPr>
              <w:t xml:space="preserve">Addressed Requirements </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C2D69B" w:themeFill="accent3" w:themeFillTint="99"/>
            <w:vAlign w:val="center"/>
          </w:tcPr>
          <w:p w:rsidR="2887D303" w:rsidP="005A07E3" w:rsidRDefault="2887D303" w14:paraId="278E7C57" w14:textId="36EA7A10">
            <w:r w:rsidRPr="2887D303">
              <w:rPr>
                <w:rFonts w:eastAsia="Aptos"/>
              </w:rPr>
              <w:t xml:space="preserve">Related Use Case </w:t>
            </w:r>
          </w:p>
        </w:tc>
      </w:tr>
      <w:tr w:rsidR="2887D303" w:rsidTr="2887D303" w14:paraId="2B171D97"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4D4D8A8" w14:textId="20D8F98D">
            <w:r w:rsidRPr="2887D303">
              <w:rPr>
                <w:rFonts w:eastAsia="Aptos"/>
              </w:rPr>
              <w:t xml:space="preserve">DNS Fingerprinting Data Processing Pipeline   </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178CAAE3" w14:textId="697A1CA2">
            <w:r w:rsidRPr="2887D303">
              <w:rPr>
                <w:rFonts w:eastAsia="Aptos"/>
              </w:rPr>
              <w:t xml:space="preserve">F-Secure </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D93A7D2" w14:textId="0F54C02C">
            <w:r w:rsidRPr="2887D303">
              <w:rPr>
                <w:rFonts w:eastAsia="Aptos"/>
              </w:rPr>
              <w:t>REQ_UC5.2</w:t>
            </w:r>
          </w:p>
          <w:p w:rsidR="2887D303" w:rsidP="005A07E3" w:rsidRDefault="2887D303" w14:paraId="32B2376B" w14:textId="4DCB10A7">
            <w:r w:rsidRPr="2887D303">
              <w:rPr>
                <w:rFonts w:eastAsia="Aptos"/>
              </w:rPr>
              <w:t>REQ_UC5.3</w:t>
            </w:r>
          </w:p>
          <w:p w:rsidR="2887D303" w:rsidP="005A07E3" w:rsidRDefault="2887D303" w14:paraId="4D6578D2" w14:textId="09AB9843">
            <w:r w:rsidRPr="2887D303">
              <w:rPr>
                <w:rFonts w:eastAsia="Aptos"/>
              </w:rPr>
              <w:t>REQ_UC5.5</w:t>
            </w:r>
          </w:p>
          <w:p w:rsidR="2887D303" w:rsidP="005A07E3" w:rsidRDefault="2887D303" w14:paraId="40925B59" w14:textId="57EE77F0">
            <w:r w:rsidRPr="2887D303">
              <w:rPr>
                <w:rFonts w:eastAsia="Aptos"/>
              </w:rPr>
              <w:t>REQ_UC5.6</w:t>
            </w:r>
          </w:p>
          <w:p w:rsidR="2887D303" w:rsidP="005A07E3" w:rsidRDefault="2887D303" w14:paraId="32CE47A2" w14:textId="29DAC4B3">
            <w:r w:rsidRPr="2887D303">
              <w:rPr>
                <w:rFonts w:eastAsia="Aptos"/>
              </w:rPr>
              <w:t xml:space="preserve">REQ_UC5.7 </w:t>
            </w:r>
          </w:p>
          <w:p w:rsidR="2887D303" w:rsidP="005A07E3" w:rsidRDefault="2887D303" w14:paraId="0FF5172F" w14:textId="41024F1F">
            <w:r w:rsidRPr="2887D303">
              <w:rPr>
                <w:rFonts w:eastAsia="Aptos"/>
              </w:rPr>
              <w:t xml:space="preserve">REQ_UC5.8 </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4DEBCEF" w14:textId="75825519">
            <w:r w:rsidRPr="2887D303">
              <w:rPr>
                <w:rFonts w:eastAsia="Aptos"/>
              </w:rPr>
              <w:t>UC5</w:t>
            </w:r>
          </w:p>
        </w:tc>
      </w:tr>
      <w:tr w:rsidR="2887D303" w:rsidTr="2887D303" w14:paraId="74EDB535"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AA42978" w14:textId="421E0E51">
            <w:r w:rsidRPr="2887D303">
              <w:rPr>
                <w:rFonts w:eastAsia="Aptos"/>
              </w:rPr>
              <w:t xml:space="preserve">Behavioural Data Hub </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1CA14F54" w14:textId="11B6A6D1">
            <w:r w:rsidRPr="2887D303">
              <w:rPr>
                <w:rFonts w:eastAsia="Aptos"/>
              </w:rPr>
              <w:t>F-Secure</w:t>
            </w:r>
          </w:p>
          <w:p w:rsidR="2887D303" w:rsidP="005A07E3" w:rsidRDefault="2887D303" w14:paraId="5D5D7124" w14:textId="5AFA8CD2">
            <w:r w:rsidRPr="2887D303">
              <w:rPr>
                <w:rFonts w:eastAsia="Aptos"/>
              </w:rPr>
              <w:t xml:space="preserve"> </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30731E55" w14:textId="011D911B">
            <w:r w:rsidRPr="2887D303">
              <w:rPr>
                <w:rFonts w:eastAsia="Aptos"/>
              </w:rPr>
              <w:t>REQ_UC5.2</w:t>
            </w:r>
          </w:p>
          <w:p w:rsidR="2887D303" w:rsidP="005A07E3" w:rsidRDefault="2887D303" w14:paraId="0DDBE86E" w14:textId="5A821208">
            <w:r w:rsidRPr="2887D303">
              <w:rPr>
                <w:rFonts w:eastAsia="Aptos"/>
              </w:rPr>
              <w:t>REQ_UC5.3</w:t>
            </w:r>
          </w:p>
          <w:p w:rsidR="2887D303" w:rsidP="005A07E3" w:rsidRDefault="2887D303" w14:paraId="235F8E8F" w14:textId="302ADAC3">
            <w:r w:rsidRPr="2887D303">
              <w:rPr>
                <w:rFonts w:eastAsia="Aptos"/>
              </w:rPr>
              <w:t>REQ_UC5.6</w:t>
            </w:r>
          </w:p>
          <w:p w:rsidR="2887D303" w:rsidP="005A07E3" w:rsidRDefault="2887D303" w14:paraId="33FEE092" w14:textId="759C88B6">
            <w:r w:rsidRPr="2887D303">
              <w:rPr>
                <w:rFonts w:eastAsia="Aptos"/>
              </w:rPr>
              <w:t xml:space="preserve">REQ_UC5.7 </w:t>
            </w:r>
          </w:p>
          <w:p w:rsidR="2887D303" w:rsidP="005A07E3" w:rsidRDefault="2887D303" w14:paraId="6CF22246" w14:textId="1E8CFD1D">
            <w:r w:rsidRPr="2887D303">
              <w:rPr>
                <w:rFonts w:eastAsia="Aptos"/>
              </w:rPr>
              <w:t xml:space="preserve">REQ_UC5.8 </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3BDCCAB7" w14:textId="0F7D0F4E">
            <w:r w:rsidRPr="2887D303">
              <w:rPr>
                <w:rFonts w:eastAsia="Aptos"/>
              </w:rPr>
              <w:t xml:space="preserve">UC5 </w:t>
            </w:r>
          </w:p>
        </w:tc>
      </w:tr>
      <w:tr w:rsidR="2887D303" w:rsidTr="2887D303" w14:paraId="0F4FD265"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366CB69B" w14:textId="35BCF924">
            <w:r w:rsidRPr="2887D303">
              <w:rPr>
                <w:rFonts w:eastAsia="Aptos"/>
              </w:rPr>
              <w:t>Anomalous Data &amp; Integrity Monitor</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16F3FFC0" w14:textId="5A5B59B6">
            <w:r w:rsidRPr="2887D303">
              <w:rPr>
                <w:rFonts w:eastAsia="Aptos"/>
              </w:rPr>
              <w:t>ISEP</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2FE3D552" w14:textId="25651A7D">
            <w:r w:rsidRPr="2887D303">
              <w:rPr>
                <w:rFonts w:eastAsia="Aptos"/>
              </w:rPr>
              <w:t>REQ_UC4.1</w:t>
            </w:r>
          </w:p>
          <w:p w:rsidR="2887D303" w:rsidP="005A07E3" w:rsidRDefault="2887D303" w14:paraId="7F659DEF" w14:textId="5B569274">
            <w:r w:rsidRPr="2887D303">
              <w:rPr>
                <w:rFonts w:eastAsia="Aptos"/>
              </w:rPr>
              <w:t>REQ_UC4.10</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D1650E1" w14:textId="2844E714">
            <w:r w:rsidRPr="2887D303">
              <w:rPr>
                <w:rFonts w:eastAsia="Aptos"/>
              </w:rPr>
              <w:t>UC4</w:t>
            </w:r>
          </w:p>
        </w:tc>
      </w:tr>
      <w:tr w:rsidR="2887D303" w:rsidTr="2887D303" w14:paraId="4FAE6DD6"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B97777C" w14:textId="71D32720">
            <w:r w:rsidRPr="2887D303">
              <w:rPr>
                <w:rFonts w:eastAsia="Aptos"/>
              </w:rPr>
              <w:t>RX Timeslot Monitoring, Upling Reporting &amp; Isolation</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B6D99D1" w14:textId="003CF26A">
            <w:r w:rsidRPr="2887D303">
              <w:rPr>
                <w:rFonts w:eastAsia="Aptos"/>
              </w:rPr>
              <w:t>Natlink</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35A0251F" w14:textId="3B08760C">
            <w:r w:rsidRPr="2887D303">
              <w:rPr>
                <w:rFonts w:eastAsia="Aptos"/>
              </w:rPr>
              <w:t xml:space="preserve">REQ_UC7.10 </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FB156DD" w:rsidP="005A07E3" w:rsidRDefault="2FB156DD" w14:paraId="3C0D744B" w14:textId="355D8DC8">
            <w:r w:rsidRPr="2887D303">
              <w:rPr>
                <w:rFonts w:eastAsia="Aptos"/>
              </w:rPr>
              <w:t>UC7</w:t>
            </w:r>
          </w:p>
        </w:tc>
      </w:tr>
      <w:tr w:rsidR="2887D303" w:rsidTr="2887D303" w14:paraId="2136C33F"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1B61343" w14:textId="06B7812F">
            <w:r w:rsidRPr="2887D303">
              <w:rPr>
                <w:rFonts w:eastAsia="Aptos"/>
              </w:rPr>
              <w:t>Real-Time Operational Monitoring and Data Integrity Verification System.</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CEF7618" w14:textId="5FCFBB80">
            <w:r w:rsidRPr="2887D303">
              <w:rPr>
                <w:rFonts w:eastAsia="Aptos"/>
              </w:rPr>
              <w:t>ACD</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00429E7F" w14:paraId="639DB87C" w14:textId="5F5C97FC">
            <w:r w:rsidRPr="04BFB08E">
              <w:rPr>
                <w:rFonts w:eastAsia="Aptos"/>
              </w:rPr>
              <w:t>REQ_UC1.36</w:t>
            </w:r>
          </w:p>
          <w:p w:rsidR="2887D303" w:rsidP="005A07E3" w:rsidRDefault="00429E7F" w14:paraId="52CF9962" w14:textId="05C36B74">
            <w:pPr>
              <w:rPr>
                <w:rFonts w:eastAsia="Aptos"/>
              </w:rPr>
            </w:pPr>
            <w:r w:rsidRPr="04BFB08E">
              <w:rPr>
                <w:rFonts w:eastAsia="Aptos"/>
              </w:rPr>
              <w:t>REQ_UC1.37</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7D527CD7" w14:textId="576C3B39">
            <w:r w:rsidRPr="2887D303">
              <w:rPr>
                <w:rFonts w:eastAsia="Aptos"/>
              </w:rPr>
              <w:t>UC1</w:t>
            </w:r>
          </w:p>
        </w:tc>
      </w:tr>
      <w:tr w:rsidR="2887D303" w:rsidTr="2887D303" w14:paraId="24A10657"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78E5EAD" w14:textId="66958E5B">
            <w:r w:rsidRPr="04BFB08E">
              <w:rPr>
                <w:rFonts w:eastAsia="Aptos"/>
              </w:rPr>
              <w:t>Continuous monitoring of data integrity, system health and operational consistency</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3D76331" w14:textId="665C0172">
            <w:pPr>
              <w:rPr>
                <w:rFonts w:eastAsia="Aptos"/>
              </w:rPr>
            </w:pPr>
            <w:r w:rsidRPr="04BFB08E">
              <w:rPr>
                <w:rFonts w:eastAsia="Aptos"/>
              </w:rPr>
              <w:t>ADLC</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81AA084" w14:textId="3886FE01">
            <w:r w:rsidRPr="2887D303">
              <w:rPr>
                <w:rFonts w:eastAsia="Aptos"/>
              </w:rPr>
              <w:t xml:space="preserve"> </w:t>
            </w:r>
            <w:r w:rsidRPr="003E4D41" w:rsidR="003E4D41">
              <w:rPr>
                <w:rFonts w:eastAsia="Aptos"/>
              </w:rPr>
              <w:t>REQ_UC8.29</w:t>
            </w:r>
            <w:r w:rsidR="008A09C9">
              <w:rPr>
                <w:rFonts w:eastAsia="Aptos"/>
              </w:rPr>
              <w:t xml:space="preserve">, </w:t>
            </w:r>
            <w:r w:rsidRPr="008A09C9" w:rsidR="008A09C9">
              <w:rPr>
                <w:rFonts w:eastAsia="Aptos"/>
              </w:rPr>
              <w:t>REQ_UC8.32</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35B9B31D" w14:textId="5DDE7BFB">
            <w:r w:rsidRPr="2887D303">
              <w:rPr>
                <w:rFonts w:eastAsia="Aptos"/>
              </w:rPr>
              <w:t>UC8</w:t>
            </w:r>
          </w:p>
        </w:tc>
      </w:tr>
      <w:tr w:rsidR="2887D303" w:rsidTr="2887D303" w14:paraId="66E0D9C7" w14:textId="77777777">
        <w:trPr>
          <w:trHeight w:val="174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EE10E68" w14:textId="7976A2FC">
            <w:r w:rsidRPr="2887D303">
              <w:rPr>
                <w:rFonts w:eastAsia="Aptos"/>
              </w:rPr>
              <w:t>Privacy: Protected Identity in UI and REST</w:t>
            </w:r>
          </w:p>
          <w:p w:rsidR="2887D303" w:rsidP="005A07E3" w:rsidRDefault="2887D303" w14:paraId="5750009D" w14:textId="35158D23">
            <w:r w:rsidRPr="2887D303">
              <w:rPr>
                <w:rFonts w:eastAsia="Aptos"/>
              </w:rPr>
              <w:t>Security: Data Encryption</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0DA34CA1" w14:textId="52F319A3">
            <w:r w:rsidRPr="2887D303">
              <w:rPr>
                <w:rFonts w:eastAsia="Aptos"/>
              </w:rPr>
              <w:t>Enerim</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47E933C9" w14:textId="69F69F0B">
            <w:r w:rsidRPr="2887D303">
              <w:rPr>
                <w:rFonts w:eastAsia="Aptos"/>
              </w:rPr>
              <w:t>REQ_UC4.3</w:t>
            </w:r>
          </w:p>
          <w:p w:rsidR="2887D303" w:rsidP="005A07E3" w:rsidRDefault="2887D303" w14:paraId="3123BE56" w14:textId="6D227F06">
            <w:r w:rsidRPr="2887D303">
              <w:rPr>
                <w:rFonts w:eastAsia="Aptos"/>
              </w:rPr>
              <w:t>REQ_UC4.4</w:t>
            </w:r>
          </w:p>
          <w:p w:rsidR="2887D303" w:rsidP="005A07E3" w:rsidRDefault="2887D303" w14:paraId="1FEECED1" w14:textId="45BA0F4A">
            <w:r w:rsidRPr="2887D303">
              <w:rPr>
                <w:rFonts w:eastAsia="Aptos"/>
              </w:rPr>
              <w:t>REQ_UC4.5</w:t>
            </w:r>
          </w:p>
          <w:p w:rsidR="2887D303" w:rsidP="005A07E3" w:rsidRDefault="2887D303" w14:paraId="411752EC" w14:textId="4540F1A2">
            <w:r w:rsidRPr="2887D303">
              <w:rPr>
                <w:rFonts w:eastAsia="Aptos"/>
              </w:rPr>
              <w:t>REQ_UC4.6</w:t>
            </w:r>
          </w:p>
          <w:p w:rsidR="2887D303" w:rsidP="005A07E3" w:rsidRDefault="2887D303" w14:paraId="58089FC5" w14:textId="359163D9">
            <w:r w:rsidRPr="2887D303">
              <w:rPr>
                <w:rFonts w:eastAsia="Aptos"/>
              </w:rPr>
              <w:t>REQ_UC4.7</w:t>
            </w:r>
          </w:p>
          <w:p w:rsidR="2887D303" w:rsidP="005A07E3" w:rsidRDefault="2887D303" w14:paraId="7AA6F6C8" w14:textId="041C9928">
            <w:r w:rsidRPr="2887D303">
              <w:rPr>
                <w:rFonts w:eastAsia="Aptos"/>
              </w:rPr>
              <w:t>REC_UC4.8</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3493AF78" w14:textId="5A844069">
            <w:r w:rsidRPr="2887D303">
              <w:rPr>
                <w:rFonts w:eastAsia="Aptos"/>
              </w:rPr>
              <w:t>UC4</w:t>
            </w:r>
          </w:p>
        </w:tc>
      </w:tr>
      <w:tr w:rsidR="2887D303" w:rsidTr="2887D303" w14:paraId="13DC17E1" w14:textId="77777777">
        <w:trPr>
          <w:trHeight w:val="270"/>
        </w:trPr>
        <w:tc>
          <w:tcPr>
            <w:tcW w:w="348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54B225AC" w14:textId="71DFEC4E">
            <w:r w:rsidRPr="2887D303">
              <w:rPr>
                <w:rFonts w:eastAsia="Aptos"/>
              </w:rPr>
              <w:t xml:space="preserve">Operational Anomaly Detection and Security Situation Awareness in ML-Based Routing Services </w:t>
            </w:r>
          </w:p>
        </w:tc>
        <w:tc>
          <w:tcPr>
            <w:tcW w:w="2040"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2887D303" w14:paraId="6FCE4FBD" w14:textId="040559E2">
            <w:r w:rsidRPr="2887D303">
              <w:rPr>
                <w:rFonts w:eastAsia="Aptos"/>
              </w:rPr>
              <w:t>Alpata</w:t>
            </w:r>
          </w:p>
        </w:tc>
        <w:tc>
          <w:tcPr>
            <w:tcW w:w="241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Pr="005C4C60" w:rsidR="005C4C60" w:rsidP="005A07E3" w:rsidRDefault="2887D303" w14:paraId="4303D2EC" w14:textId="77777777">
            <w:pPr>
              <w:rPr>
                <w:rFonts w:eastAsia="Aptos"/>
              </w:rPr>
            </w:pPr>
            <w:r w:rsidRPr="2887D303">
              <w:rPr>
                <w:rFonts w:eastAsia="Aptos"/>
              </w:rPr>
              <w:t xml:space="preserve"> </w:t>
            </w:r>
            <w:r w:rsidRPr="005C4C60" w:rsidR="005C4C60">
              <w:rPr>
                <w:rFonts w:eastAsia="Aptos"/>
              </w:rPr>
              <w:t>REQ_UC1.32 </w:t>
            </w:r>
          </w:p>
          <w:p w:rsidRPr="005C4C60" w:rsidR="2887D303" w:rsidP="005A07E3" w:rsidRDefault="005C4C60" w14:paraId="1F323AB8" w14:textId="6ACA69F3">
            <w:pPr>
              <w:rPr>
                <w:rFonts w:eastAsia="Aptos"/>
              </w:rPr>
            </w:pPr>
            <w:r w:rsidRPr="005C4C60">
              <w:rPr>
                <w:rFonts w:eastAsia="Aptos"/>
              </w:rPr>
              <w:t>REQ_UC1.41 </w:t>
            </w:r>
          </w:p>
        </w:tc>
        <w:tc>
          <w:tcPr>
            <w:tcW w:w="1695" w:type="dxa"/>
            <w:tcBorders>
              <w:top w:val="single" w:color="4A442A" w:themeColor="background2" w:themeShade="40" w:sz="8" w:space="0"/>
              <w:left w:val="single" w:color="4A442A" w:themeColor="background2" w:themeShade="40" w:sz="8" w:space="0"/>
              <w:bottom w:val="single" w:color="4A442A" w:themeColor="background2" w:themeShade="40" w:sz="8" w:space="0"/>
              <w:right w:val="single" w:color="4A442A" w:themeColor="background2" w:themeShade="40" w:sz="8" w:space="0"/>
            </w:tcBorders>
            <w:shd w:val="clear" w:color="auto" w:fill="FFFFFF" w:themeFill="background1"/>
            <w:vAlign w:val="center"/>
          </w:tcPr>
          <w:p w:rsidR="2887D303" w:rsidP="005A07E3" w:rsidRDefault="005C4C60" w14:paraId="21BD6737" w14:textId="0E86AD3D">
            <w:pPr>
              <w:rPr>
                <w:rFonts w:eastAsia="Aptos"/>
              </w:rPr>
            </w:pPr>
            <w:r>
              <w:rPr>
                <w:rFonts w:eastAsia="Aptos"/>
              </w:rPr>
              <w:t>UC1</w:t>
            </w:r>
          </w:p>
        </w:tc>
      </w:tr>
    </w:tbl>
    <w:p w:rsidR="006470C2" w:rsidP="005A07E3" w:rsidRDefault="006470C2" w14:paraId="5AF22075" w14:textId="77777777">
      <w:pPr>
        <w:pStyle w:val="Caption"/>
      </w:pPr>
    </w:p>
    <w:p w:rsidR="2887D303" w:rsidP="005A07E3" w:rsidRDefault="006470C2" w14:paraId="3349E7A7" w14:textId="241F70EF">
      <w:pPr>
        <w:pStyle w:val="Caption"/>
      </w:pPr>
      <w:bookmarkStart w:name="_Toc220324611" w:id="112"/>
      <w:r>
        <w:t xml:space="preserve">Table </w:t>
      </w:r>
      <w:r>
        <w:fldChar w:fldCharType="begin"/>
      </w:r>
      <w:r>
        <w:instrText>SEQ Table \* ARABIC</w:instrText>
      </w:r>
      <w:r>
        <w:fldChar w:fldCharType="separate"/>
      </w:r>
      <w:r>
        <w:rPr>
          <w:noProof/>
        </w:rPr>
        <w:t>7</w:t>
      </w:r>
      <w:r>
        <w:fldChar w:fldCharType="end"/>
      </w:r>
      <w:r>
        <w:t xml:space="preserve"> Technical enablers for sensing of security situation</w:t>
      </w:r>
      <w:bookmarkEnd w:id="112"/>
    </w:p>
    <w:p w:rsidR="00D16102" w:rsidP="48253B0F" w:rsidRDefault="5007C7B7" w14:paraId="2A007140" w14:textId="584E5C06">
      <w:pPr>
        <w:pStyle w:val="BodyText"/>
        <w:rPr>
          <w:rFonts w:eastAsia="Arial" w:cs="Arial"/>
          <w:color w:val="000000" w:themeColor="text1"/>
          <w:szCs w:val="20"/>
          <w:lang w:val="en-US"/>
        </w:rPr>
      </w:pPr>
      <w:r w:rsidRPr="48253B0F">
        <w:rPr>
          <w:rFonts w:eastAsia="Arial" w:cs="Arial"/>
          <w:b/>
          <w:bCs/>
          <w:color w:val="000000" w:themeColor="text1"/>
          <w:szCs w:val="20"/>
          <w:lang w:val="en-US"/>
        </w:rPr>
        <w:t>DNS Fingerprinting Data Processing Pipeline</w:t>
      </w:r>
      <w:r w:rsidR="009A40D1">
        <w:rPr>
          <w:rFonts w:eastAsia="Arial" w:cs="Arial"/>
          <w:b/>
          <w:bCs/>
          <w:color w:val="000000" w:themeColor="text1"/>
          <w:szCs w:val="20"/>
          <w:lang w:val="en-US"/>
        </w:rPr>
        <w:t xml:space="preserve"> (UC5)</w:t>
      </w:r>
    </w:p>
    <w:p w:rsidR="00D16102" w:rsidP="005A07E3" w:rsidRDefault="00D16102" w14:paraId="3E44846F" w14:textId="24E22F42">
      <w:pPr>
        <w:rPr>
          <w:rFonts w:eastAsia="Arial"/>
        </w:rPr>
      </w:pPr>
    </w:p>
    <w:p w:rsidR="00D16102" w:rsidP="48253B0F" w:rsidRDefault="00D16102" w14:paraId="1A846913" w14:textId="1BF0FEC3">
      <w:pPr>
        <w:pStyle w:val="BodyText"/>
        <w:rPr>
          <w:rFonts w:eastAsia="Arial" w:cs="Arial"/>
          <w:color w:val="000000" w:themeColor="text1"/>
          <w:szCs w:val="20"/>
          <w:lang w:val="en-US"/>
        </w:rPr>
      </w:pPr>
    </w:p>
    <w:p w:rsidR="00D16102" w:rsidP="48253B0F" w:rsidRDefault="5007C7B7" w14:paraId="4C56BADC" w14:textId="214552EE">
      <w:pPr>
        <w:pStyle w:val="BodyText"/>
        <w:rPr>
          <w:rFonts w:eastAsia="Arial" w:cs="Arial"/>
          <w:color w:val="000000" w:themeColor="text1"/>
          <w:szCs w:val="20"/>
          <w:lang w:val="en-US"/>
        </w:rPr>
      </w:pPr>
      <w:r w:rsidRPr="2887D303">
        <w:rPr>
          <w:rFonts w:eastAsia="Arial" w:cs="Arial"/>
          <w:b/>
          <w:color w:val="000000" w:themeColor="text1"/>
          <w:lang w:val="en-US"/>
        </w:rPr>
        <w:t>Behavioural data hub</w:t>
      </w:r>
      <w:r w:rsidR="009A40D1">
        <w:rPr>
          <w:rFonts w:eastAsia="Arial" w:cs="Arial"/>
          <w:b/>
          <w:color w:val="000000" w:themeColor="text1"/>
          <w:lang w:val="en-US"/>
        </w:rPr>
        <w:t xml:space="preserve"> (UC5)</w:t>
      </w:r>
    </w:p>
    <w:p w:rsidR="2887D303" w:rsidP="2887D303" w:rsidRDefault="2887D303" w14:paraId="1B8B9AAF" w14:textId="7B08E068">
      <w:pPr>
        <w:pStyle w:val="BodyText"/>
        <w:rPr>
          <w:rFonts w:eastAsia="Arial" w:cs="Arial"/>
          <w:color w:val="000000" w:themeColor="text1"/>
          <w:lang w:val="en-US"/>
        </w:rPr>
      </w:pPr>
    </w:p>
    <w:p w:rsidR="00D16102" w:rsidP="00D16102" w:rsidRDefault="00D16102" w14:paraId="63C9FA35" w14:textId="77777777">
      <w:pPr>
        <w:pStyle w:val="BodyText"/>
        <w:rPr>
          <w:color w:val="FF0000"/>
        </w:rPr>
      </w:pPr>
    </w:p>
    <w:p w:rsidR="009A40D1" w:rsidP="005B0973" w:rsidRDefault="009A40D1" w14:paraId="616BEFB4" w14:textId="77777777">
      <w:pPr>
        <w:pStyle w:val="BodyText"/>
        <w:rPr>
          <w:b/>
          <w:bCs/>
        </w:rPr>
      </w:pPr>
    </w:p>
    <w:p w:rsidRPr="005B0973" w:rsidR="005B0973" w:rsidP="005B0973" w:rsidRDefault="005B0973" w14:paraId="2E6444C9" w14:textId="7428D79E">
      <w:pPr>
        <w:pStyle w:val="BodyText"/>
        <w:rPr>
          <w:b/>
          <w:bCs/>
        </w:rPr>
      </w:pPr>
      <w:r w:rsidRPr="2887D303">
        <w:rPr>
          <w:b/>
          <w:bCs/>
        </w:rPr>
        <w:t>Anomalous Data &amp; Integrity Monitor</w:t>
      </w:r>
      <w:r w:rsidR="009A40D1">
        <w:rPr>
          <w:b/>
          <w:bCs/>
        </w:rPr>
        <w:t xml:space="preserve"> (UC4)</w:t>
      </w:r>
    </w:p>
    <w:p w:rsidR="009A40D1" w:rsidP="005B0973" w:rsidRDefault="009A40D1" w14:paraId="63E52B01" w14:textId="77777777">
      <w:pPr>
        <w:pStyle w:val="BodyText"/>
      </w:pPr>
    </w:p>
    <w:p w:rsidR="24495114" w:rsidP="005A07E3" w:rsidRDefault="24495114" w14:paraId="37E6E17F" w14:textId="335CDDEF">
      <w:pPr>
        <w:rPr>
          <w:rFonts w:eastAsia="Arial"/>
        </w:rPr>
      </w:pPr>
    </w:p>
    <w:p w:rsidR="24495114" w:rsidP="005A07E3" w:rsidRDefault="24495114" w14:paraId="79D970A4" w14:textId="1AF295F3">
      <w:r w:rsidRPr="2887D303">
        <w:rPr>
          <w:rFonts w:eastAsia="Arial"/>
        </w:rPr>
        <w:t>Privacy: Protected Identity in UI and REST</w:t>
      </w:r>
      <w:r w:rsidR="009A40D1">
        <w:rPr>
          <w:rFonts w:eastAsia="Arial"/>
        </w:rPr>
        <w:t xml:space="preserve"> (UC4)</w:t>
      </w:r>
    </w:p>
    <w:p w:rsidR="24495114" w:rsidP="005A07E3" w:rsidRDefault="24495114" w14:paraId="54752D32" w14:textId="34A98E51">
      <w:r w:rsidRPr="2887D303">
        <w:rPr>
          <w:rFonts w:eastAsia="Arial"/>
        </w:rPr>
        <w:t xml:space="preserve"> </w:t>
      </w:r>
    </w:p>
    <w:p w:rsidR="24495114" w:rsidP="005A07E3" w:rsidRDefault="24495114" w14:paraId="3917C2D3" w14:textId="72C9A3DF"/>
    <w:p w:rsidR="24495114" w:rsidP="005A07E3" w:rsidRDefault="24495114" w14:paraId="1BFB89CE" w14:textId="49DF0043">
      <w:r w:rsidRPr="2887D303">
        <w:rPr>
          <w:rFonts w:eastAsia="Arial"/>
        </w:rPr>
        <w:t>Security: Data Encryption</w:t>
      </w:r>
      <w:r w:rsidR="009A40D1">
        <w:rPr>
          <w:rFonts w:eastAsia="Arial"/>
        </w:rPr>
        <w:t xml:space="preserve"> (UC4)</w:t>
      </w:r>
    </w:p>
    <w:p w:rsidR="24495114" w:rsidP="005A07E3" w:rsidRDefault="24495114" w14:paraId="4E69E404" w14:textId="79E4EE93">
      <w:r w:rsidRPr="2887D303">
        <w:rPr>
          <w:rFonts w:eastAsia="Arial"/>
        </w:rPr>
        <w:t xml:space="preserve"> </w:t>
      </w:r>
    </w:p>
    <w:p w:rsidR="2887D303" w:rsidP="005A07E3" w:rsidRDefault="2887D303" w14:paraId="6CF64482" w14:textId="60673490">
      <w:pPr>
        <w:rPr>
          <w:rFonts w:eastAsia="Arial"/>
        </w:rPr>
      </w:pPr>
    </w:p>
    <w:p w:rsidR="48B7748B" w:rsidP="005A07E3" w:rsidRDefault="48B7748B" w14:paraId="7C7CF203" w14:textId="7662500D">
      <w:r w:rsidRPr="2887D303">
        <w:t>Multicommunicator radio interface</w:t>
      </w:r>
      <w:r w:rsidRPr="2887D303" w:rsidR="481406B5">
        <w:t>: RX Timeslot Monitoring, Upling Reporting &amp; Isolation</w:t>
      </w:r>
      <w:r w:rsidR="009A40D1">
        <w:t xml:space="preserve"> (UC7)</w:t>
      </w:r>
    </w:p>
    <w:p w:rsidRPr="006470C2" w:rsidR="00D16102" w:rsidP="005A07E3" w:rsidRDefault="48B7748B" w14:paraId="65281B59" w14:textId="653C56B1">
      <w:r w:rsidRPr="2887D303">
        <w:t xml:space="preserve">  </w:t>
      </w:r>
    </w:p>
    <w:p w:rsidR="00D16102" w:rsidP="00D16102" w:rsidRDefault="00D16102" w14:paraId="5321D7FE" w14:textId="4F46C41D">
      <w:pPr>
        <w:pStyle w:val="BodyText"/>
        <w:rPr>
          <w:color w:val="FF0000"/>
        </w:rPr>
      </w:pPr>
    </w:p>
    <w:p w:rsidRPr="005753A6" w:rsidR="005753A6" w:rsidP="005753A6" w:rsidRDefault="005753A6" w14:paraId="01D5B663" w14:textId="77DB5742">
      <w:pPr>
        <w:pStyle w:val="BodyText"/>
      </w:pPr>
      <w:r w:rsidRPr="2887D303">
        <w:rPr>
          <w:b/>
        </w:rPr>
        <w:t>Continuous monitoring of data integrity, system health and operational consistency</w:t>
      </w:r>
      <w:r w:rsidR="009A40D1">
        <w:rPr>
          <w:b/>
        </w:rPr>
        <w:t xml:space="preserve"> (UC1)</w:t>
      </w:r>
    </w:p>
    <w:p w:rsidR="2887D303" w:rsidP="2887D303" w:rsidRDefault="2887D303" w14:paraId="73C6324D" w14:textId="4826D8C1">
      <w:pPr>
        <w:pStyle w:val="BodyText"/>
        <w:rPr>
          <w:b/>
          <w:bCs/>
        </w:rPr>
      </w:pPr>
    </w:p>
    <w:p w:rsidR="00D16102" w:rsidP="00D16102" w:rsidRDefault="00D16102" w14:paraId="6D9010CD" w14:textId="77777777">
      <w:pPr>
        <w:pStyle w:val="BodyText"/>
        <w:rPr>
          <w:color w:val="FF0000"/>
        </w:rPr>
      </w:pPr>
    </w:p>
    <w:p w:rsidR="005C4C60" w:rsidP="00D16102" w:rsidRDefault="005C4C60" w14:paraId="4D4F958A" w14:textId="77777777">
      <w:pPr>
        <w:pStyle w:val="BodyText"/>
        <w:rPr>
          <w:b/>
          <w:bCs/>
        </w:rPr>
      </w:pPr>
    </w:p>
    <w:p w:rsidR="005C4C60" w:rsidP="00D16102" w:rsidRDefault="005C4C60" w14:paraId="1242CEF9" w14:textId="77777777">
      <w:pPr>
        <w:pStyle w:val="BodyText"/>
        <w:rPr>
          <w:b/>
          <w:bCs/>
        </w:rPr>
      </w:pPr>
    </w:p>
    <w:p w:rsidR="00D16102" w:rsidP="00D16102" w:rsidRDefault="35E2AE3E" w14:paraId="4448E004" w14:textId="59788101">
      <w:pPr>
        <w:pStyle w:val="BodyText"/>
        <w:rPr>
          <w:b/>
          <w:bCs/>
        </w:rPr>
      </w:pPr>
      <w:r w:rsidRPr="2887D303">
        <w:rPr>
          <w:b/>
          <w:bCs/>
        </w:rPr>
        <w:t>Sensing of security situation during in-factory forklift operations</w:t>
      </w:r>
      <w:r w:rsidR="009A40D1">
        <w:rPr>
          <w:b/>
          <w:bCs/>
        </w:rPr>
        <w:t xml:space="preserve"> (UC1)</w:t>
      </w:r>
    </w:p>
    <w:p w:rsidR="00F26201" w:rsidP="00D16102" w:rsidRDefault="00F26201" w14:paraId="3BC1E048" w14:textId="77777777">
      <w:pPr>
        <w:pStyle w:val="BodyText"/>
        <w:rPr>
          <w:b/>
        </w:rPr>
      </w:pPr>
    </w:p>
    <w:p w:rsidR="0E5910A0" w:rsidP="2887D303" w:rsidRDefault="0E5910A0" w14:paraId="03EA9633" w14:textId="19EB7E5B">
      <w:pPr>
        <w:pStyle w:val="BodyText"/>
        <w:rPr>
          <w:b/>
          <w:bCs/>
        </w:rPr>
      </w:pPr>
      <w:r w:rsidRPr="2887D303">
        <w:rPr>
          <w:b/>
          <w:bCs/>
        </w:rPr>
        <w:t>Real-Time Operational Monitoring and Data Integrity Verification System</w:t>
      </w:r>
      <w:r w:rsidR="009A40D1">
        <w:rPr>
          <w:b/>
          <w:bCs/>
        </w:rPr>
        <w:t xml:space="preserve"> (UC1)</w:t>
      </w:r>
    </w:p>
    <w:p w:rsidR="0E5910A0" w:rsidP="2887D303" w:rsidRDefault="0E5910A0" w14:paraId="002D5122" w14:textId="4A781F4C">
      <w:pPr>
        <w:pStyle w:val="BodyText"/>
      </w:pPr>
      <w:r>
        <w:t xml:space="preserve"> </w:t>
      </w:r>
    </w:p>
    <w:p w:rsidR="00D16102" w:rsidP="00D16102" w:rsidRDefault="00D16102" w14:paraId="38C195A8" w14:textId="77777777">
      <w:pPr>
        <w:pStyle w:val="BodyText"/>
        <w:rPr>
          <w:b/>
          <w:bCs/>
        </w:rPr>
      </w:pPr>
    </w:p>
    <w:p w:rsidR="3C30E184" w:rsidP="005A07E3" w:rsidRDefault="3C30E184" w14:paraId="328B6120" w14:textId="77522C3E">
      <w:pPr>
        <w:rPr>
          <w:rFonts w:eastAsia="Arial"/>
        </w:rPr>
      </w:pPr>
      <w:r w:rsidRPr="2887D303">
        <w:rPr>
          <w:rFonts w:eastAsia="Arial"/>
        </w:rPr>
        <w:t>Operational Anomaly Detection and Security Situation Awareness in ML-Based Routing Services</w:t>
      </w:r>
      <w:r w:rsidR="009A40D1">
        <w:rPr>
          <w:rFonts w:eastAsia="Arial"/>
        </w:rPr>
        <w:t xml:space="preserve"> (UC1)</w:t>
      </w:r>
    </w:p>
    <w:p w:rsidR="2887D303" w:rsidP="005A07E3" w:rsidRDefault="2887D303" w14:paraId="36C6002B" w14:textId="0BF9B48D">
      <w:pPr>
        <w:rPr>
          <w:rFonts w:eastAsia="Arial"/>
        </w:rPr>
      </w:pPr>
    </w:p>
    <w:p w:rsidR="542CDF35" w:rsidP="542CDF35" w:rsidRDefault="542CDF35" w14:paraId="23E54924" w14:textId="00F5A424">
      <w:pPr>
        <w:pStyle w:val="BodyText"/>
        <w:rPr>
          <w:rFonts w:eastAsia="Arial" w:cs="Arial"/>
          <w:szCs w:val="20"/>
        </w:rPr>
      </w:pPr>
    </w:p>
    <w:p w:rsidR="00D16102" w:rsidP="00A2165B" w:rsidRDefault="00D16102" w14:paraId="5D20A495" w14:textId="77777777">
      <w:pPr>
        <w:pStyle w:val="BodyText"/>
        <w:rPr>
          <w:b/>
          <w:bCs/>
        </w:rPr>
      </w:pPr>
    </w:p>
    <w:p w:rsidR="009A40D1" w:rsidP="00A2165B" w:rsidRDefault="009A40D1" w14:paraId="6B670B8B" w14:textId="77777777">
      <w:pPr>
        <w:pStyle w:val="BodyText"/>
        <w:rPr>
          <w:b/>
          <w:bCs/>
        </w:rPr>
      </w:pPr>
    </w:p>
    <w:p w:rsidR="009A40D1" w:rsidP="00A2165B" w:rsidRDefault="009A40D1" w14:paraId="176931C8" w14:textId="77777777">
      <w:pPr>
        <w:pStyle w:val="BodyText"/>
        <w:rPr>
          <w:b/>
          <w:bCs/>
        </w:rPr>
      </w:pPr>
    </w:p>
    <w:p w:rsidRPr="001D264B" w:rsidR="000864EA" w:rsidP="00F26201" w:rsidRDefault="008F5CC5" w14:paraId="12270A74" w14:textId="54BC13BC">
      <w:pPr>
        <w:pStyle w:val="Heading2"/>
      </w:pPr>
      <w:bookmarkStart w:name="_Toc370939507" w:id="113"/>
      <w:r>
        <w:t>Credential</w:t>
      </w:r>
      <w:r w:rsidR="21C6446E">
        <w:t>-</w:t>
      </w:r>
      <w:r>
        <w:t xml:space="preserve">based </w:t>
      </w:r>
      <w:r w:rsidR="55611EA9">
        <w:t>t</w:t>
      </w:r>
      <w:r w:rsidR="0072566B">
        <w:t>rust</w:t>
      </w:r>
      <w:r w:rsidR="4B0AB85F">
        <w:t xml:space="preserve"> system</w:t>
      </w:r>
      <w:bookmarkEnd w:id="113"/>
    </w:p>
    <w:p w:rsidR="332C64DE" w:rsidP="2887D303" w:rsidRDefault="00F30505" w14:paraId="47310807" w14:textId="71CF0C59">
      <w:pPr>
        <w:pStyle w:val="BodyText"/>
      </w:pPr>
      <w:r>
        <w:t xml:space="preserve">The project story </w:t>
      </w:r>
      <w:r w:rsidR="00B944C6">
        <w:t>requires some solutions</w:t>
      </w:r>
      <w:r w:rsidR="00433F19">
        <w:t>, e.g.,</w:t>
      </w:r>
      <w:r w:rsidR="00B944C6">
        <w:t xml:space="preserve"> for </w:t>
      </w:r>
      <w:r w:rsidR="00FD25CC">
        <w:t>identification, verification and access control</w:t>
      </w:r>
      <w:r w:rsidR="0031320E">
        <w:t xml:space="preserve"> (</w:t>
      </w:r>
      <w:r w:rsidR="00985B9E">
        <w:t>task 5.1)</w:t>
      </w:r>
      <w:r w:rsidR="00FD25CC">
        <w:t xml:space="preserve">. </w:t>
      </w:r>
      <w:r w:rsidR="00F8589D">
        <w:t xml:space="preserve">To </w:t>
      </w:r>
      <w:r w:rsidR="002D64CF">
        <w:t xml:space="preserve">support </w:t>
      </w:r>
      <w:r w:rsidR="00564DFC">
        <w:t xml:space="preserve">this need, VTT has </w:t>
      </w:r>
      <w:r w:rsidR="00681453">
        <w:t xml:space="preserve">investigated into </w:t>
      </w:r>
      <w:r w:rsidR="00005FF4">
        <w:t xml:space="preserve">enabler called here as </w:t>
      </w:r>
      <w:r w:rsidRPr="00FF188A" w:rsidR="00FF188A">
        <w:rPr>
          <w:i/>
          <w:iCs/>
        </w:rPr>
        <w:t>c</w:t>
      </w:r>
      <w:r w:rsidRPr="00FF188A" w:rsidR="7BF89672">
        <w:rPr>
          <w:i/>
          <w:iCs/>
        </w:rPr>
        <w:t>redential-based</w:t>
      </w:r>
      <w:r w:rsidRPr="00FF188A" w:rsidR="332C64DE">
        <w:rPr>
          <w:i/>
          <w:iCs/>
        </w:rPr>
        <w:t xml:space="preserve"> trust syst</w:t>
      </w:r>
      <w:r w:rsidRPr="00FF188A" w:rsidR="00005FF4">
        <w:rPr>
          <w:i/>
          <w:iCs/>
        </w:rPr>
        <w:t>em</w:t>
      </w:r>
      <w:r w:rsidR="0FA2EC12">
        <w:t xml:space="preserve">. Trust system </w:t>
      </w:r>
      <w:r w:rsidR="00FF188A">
        <w:t>is planned to</w:t>
      </w:r>
      <w:r w:rsidR="0FA2EC12">
        <w:t xml:space="preserve"> </w:t>
      </w:r>
      <w:r w:rsidR="37363C9A">
        <w:t>have secured access control and API for different stakeholders</w:t>
      </w:r>
      <w:r w:rsidR="001E0F29">
        <w:t xml:space="preserve"> which can be </w:t>
      </w:r>
      <w:r w:rsidR="00307D89">
        <w:t>applied</w:t>
      </w:r>
      <w:r w:rsidR="00066AA8">
        <w:t xml:space="preserve"> </w:t>
      </w:r>
      <w:r w:rsidR="00D70265">
        <w:t xml:space="preserve">for example </w:t>
      </w:r>
      <w:r w:rsidR="001E0F29">
        <w:t>users and devices.</w:t>
      </w:r>
      <w:r w:rsidR="37363C9A">
        <w:t xml:space="preserve"> Access to key resources will be </w:t>
      </w:r>
      <w:r w:rsidR="28129656">
        <w:t xml:space="preserve">secured by </w:t>
      </w:r>
      <w:r w:rsidR="37363C9A">
        <w:t>using verifiable credentials</w:t>
      </w:r>
      <w:r w:rsidR="00B3269F">
        <w:t xml:space="preserve"> stored in wallet</w:t>
      </w:r>
      <w:r w:rsidR="37363C9A">
        <w:t>.</w:t>
      </w:r>
      <w:r w:rsidR="3272B620">
        <w:t xml:space="preserve"> </w:t>
      </w:r>
      <w:r w:rsidR="6E71F1B9">
        <w:t xml:space="preserve">Trust system provides a possibility </w:t>
      </w:r>
      <w:r w:rsidR="5D2C8EDD">
        <w:t>for stakeholders to visualise trust</w:t>
      </w:r>
      <w:r w:rsidR="6E71F1B9">
        <w:t xml:space="preserve"> status. </w:t>
      </w:r>
      <w:r w:rsidR="3272B620">
        <w:t xml:space="preserve">Trust system will store the history of the critical events like credentials and alarms and provides possibility </w:t>
      </w:r>
      <w:r w:rsidR="0FC92D65">
        <w:t>for browsing the history.</w:t>
      </w:r>
      <w:r w:rsidR="00D34824">
        <w:t xml:space="preserve"> </w:t>
      </w:r>
      <w:r w:rsidR="008F68D0">
        <w:fldChar w:fldCharType="begin"/>
      </w:r>
      <w:r w:rsidR="008F68D0">
        <w:instrText xml:space="preserve"> REF _Ref218838553 \h </w:instrText>
      </w:r>
      <w:r w:rsidR="008F68D0">
        <w:fldChar w:fldCharType="separate"/>
      </w:r>
      <w:r w:rsidR="008F68D0">
        <w:t xml:space="preserve">Figure </w:t>
      </w:r>
      <w:r w:rsidR="008F68D0">
        <w:rPr>
          <w:noProof/>
        </w:rPr>
        <w:t>3</w:t>
      </w:r>
      <w:r w:rsidR="008F68D0">
        <w:fldChar w:fldCharType="end"/>
      </w:r>
      <w:r w:rsidR="008F68D0">
        <w:t xml:space="preserve"> shows overview of the trust system.</w:t>
      </w:r>
    </w:p>
    <w:p w:rsidR="00AE3745" w:rsidP="005A07E3" w:rsidRDefault="1102B9DC" w14:paraId="31E9601C" w14:textId="77777777">
      <w:r>
        <w:rPr>
          <w:noProof/>
        </w:rPr>
        <w:drawing>
          <wp:inline distT="0" distB="0" distL="0" distR="0" wp14:anchorId="7C824058" wp14:editId="42A71B3F">
            <wp:extent cx="6151618" cy="3743325"/>
            <wp:effectExtent l="0" t="0" r="1905" b="0"/>
            <wp:docPr id="683280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80196" name="drawing"/>
                    <pic:cNvPicPr/>
                  </pic:nvPicPr>
                  <pic:blipFill>
                    <a:blip r:embed="rId22">
                      <a:extLst>
                        <a:ext uri="{96DAC541-7B7A-43D3-8B79-37D633B846F1}">
                          <asvg:svgBlip xmlns:asvg="http://schemas.microsoft.com/office/drawing/2016/SVG/main" r:embed="rId23"/>
                        </a:ext>
                      </a:extLst>
                    </a:blip>
                    <a:stretch>
                      <a:fillRect/>
                    </a:stretch>
                  </pic:blipFill>
                  <pic:spPr>
                    <a:xfrm>
                      <a:off x="0" y="0"/>
                      <a:ext cx="6151618" cy="3743325"/>
                    </a:xfrm>
                    <a:prstGeom prst="rect">
                      <a:avLst/>
                    </a:prstGeom>
                  </pic:spPr>
                </pic:pic>
              </a:graphicData>
            </a:graphic>
          </wp:inline>
        </w:drawing>
      </w:r>
    </w:p>
    <w:p w:rsidR="005C4C60" w:rsidP="005A07E3" w:rsidRDefault="005C4C60" w14:paraId="1AEC17D5" w14:textId="77777777">
      <w:pPr>
        <w:pStyle w:val="Caption"/>
      </w:pPr>
      <w:bookmarkStart w:name="_Ref218838553" w:id="114"/>
    </w:p>
    <w:p w:rsidR="1102B9DC" w:rsidP="005A07E3" w:rsidRDefault="00AE3745" w14:paraId="2DFC3E4B" w14:textId="4718BBDE">
      <w:pPr>
        <w:pStyle w:val="Caption"/>
      </w:pPr>
      <w:bookmarkStart w:name="_Toc220324614" w:id="115"/>
      <w:r>
        <w:t xml:space="preserve">Figure </w:t>
      </w:r>
      <w:r>
        <w:fldChar w:fldCharType="begin"/>
      </w:r>
      <w:r>
        <w:instrText>SEQ Figure \* ARABIC</w:instrText>
      </w:r>
      <w:r>
        <w:fldChar w:fldCharType="separate"/>
      </w:r>
      <w:r>
        <w:rPr>
          <w:noProof/>
        </w:rPr>
        <w:t>3</w:t>
      </w:r>
      <w:r>
        <w:fldChar w:fldCharType="end"/>
      </w:r>
      <w:bookmarkEnd w:id="114"/>
      <w:r>
        <w:t>. Trust system</w:t>
      </w:r>
      <w:bookmarkEnd w:id="115"/>
    </w:p>
    <w:p w:rsidR="7885DF0A" w:rsidP="005A07E3" w:rsidRDefault="5A9BD675" w14:paraId="3CB27EA6" w14:textId="725E7347">
      <w:r>
        <w:t xml:space="preserve">The </w:t>
      </w:r>
      <w:r w:rsidRPr="00FF188A" w:rsidR="00211AE6">
        <w:rPr>
          <w:i/>
          <w:iCs/>
        </w:rPr>
        <w:t>credential-based trust system</w:t>
      </w:r>
      <w:r w:rsidR="00211AE6">
        <w:t xml:space="preserve"> </w:t>
      </w:r>
      <w:r w:rsidR="00E5199C">
        <w:t xml:space="preserve">needs several </w:t>
      </w:r>
      <w:r w:rsidR="004B7E52">
        <w:t xml:space="preserve">lower level </w:t>
      </w:r>
      <w:r w:rsidR="00E5199C">
        <w:t>technical enablers</w:t>
      </w:r>
      <w:r w:rsidR="009F34BD">
        <w:t xml:space="preserve"> shortly described in the following:</w:t>
      </w:r>
    </w:p>
    <w:p w:rsidRPr="000433E4" w:rsidR="007F523C" w:rsidP="005A07E3" w:rsidRDefault="007F523C" w14:paraId="0F660009" w14:textId="6E5AF43C">
      <w:r w:rsidRPr="00423AAF">
        <w:t>Management of secrets</w:t>
      </w:r>
    </w:p>
    <w:p w:rsidR="007F523C" w:rsidP="005A07E3" w:rsidRDefault="007F523C" w14:paraId="571C2073" w14:textId="1D5D218D">
      <w:r w:rsidRPr="007B19B5">
        <w:t xml:space="preserve">Any secrets that are used within the system, including both backend and frontend of the </w:t>
      </w:r>
      <w:r w:rsidR="00CD4500">
        <w:t>trust system</w:t>
      </w:r>
      <w:r w:rsidRPr="007B19B5">
        <w:t xml:space="preserve">, are kept secure as well as possible. Exposing secrets, such as private keys or passwords, in frontend applications is insecure, thus implementations of cryptographic algorithms are centralized to the backend. If some secret </w:t>
      </w:r>
      <w:r>
        <w:t>cannot be avoided</w:t>
      </w:r>
      <w:r w:rsidRPr="007B19B5">
        <w:t xml:space="preserve"> to be used in the frontend application, such as the access and refresh tokens, those shall be session only and saved only in the browser’s session storage. The session storage will be cleared after every session is terminated. If any secrets are used in the backend application, the secrets are accessed using environment variables for an extra layer of protection.  </w:t>
      </w:r>
    </w:p>
    <w:p w:rsidR="007F523C" w:rsidP="005A07E3" w:rsidRDefault="007F523C" w14:paraId="6D15CB0B" w14:textId="77777777"/>
    <w:p w:rsidRPr="004A423A" w:rsidR="007F523C" w:rsidP="005A07E3" w:rsidRDefault="007F523C" w14:paraId="781B5B14" w14:textId="77777777">
      <w:r w:rsidRPr="00423AAF">
        <w:t>Role-based</w:t>
      </w:r>
      <w:r w:rsidRPr="004A423A">
        <w:t xml:space="preserve"> </w:t>
      </w:r>
      <w:r w:rsidRPr="00423AAF">
        <w:t>a</w:t>
      </w:r>
      <w:r w:rsidRPr="004A423A">
        <w:t xml:space="preserve">ccess </w:t>
      </w:r>
      <w:r w:rsidRPr="00423AAF">
        <w:t>c</w:t>
      </w:r>
      <w:r w:rsidRPr="004A423A">
        <w:t>ontrol (RBAC) </w:t>
      </w:r>
    </w:p>
    <w:p w:rsidRPr="004A423A" w:rsidR="007F523C" w:rsidP="005A07E3" w:rsidRDefault="007F523C" w14:paraId="4C8218A8" w14:textId="60AA3B3D">
      <w:r w:rsidRPr="004A423A">
        <w:t>RBAC is a method for access control inside applications and software, that handles and limits access rights to for example, web pages, data, API endpoints and other functionalities based on the role of the user in the system. RBAC will be used to control access rights to data and functionalities. </w:t>
      </w:r>
      <w:r w:rsidR="00CD4500">
        <w:t>Trust system</w:t>
      </w:r>
      <w:r>
        <w:t xml:space="preserve"> </w:t>
      </w:r>
      <w:r w:rsidRPr="004A423A">
        <w:t xml:space="preserve">will </w:t>
      </w:r>
      <w:r>
        <w:t>be</w:t>
      </w:r>
      <w:r w:rsidRPr="004A423A">
        <w:t xml:space="preserve"> using RBAC to </w:t>
      </w:r>
      <w:r>
        <w:t>separate</w:t>
      </w:r>
      <w:r w:rsidRPr="004A423A">
        <w:t xml:space="preserve"> </w:t>
      </w:r>
      <w:r>
        <w:t>different roles like a</w:t>
      </w:r>
      <w:r w:rsidRPr="004A423A">
        <w:t>dministrator</w:t>
      </w:r>
      <w:r>
        <w:t xml:space="preserve">, maintenance person, first responder, customs agent, carrier, driver, supplier and visitor for their </w:t>
      </w:r>
      <w:r w:rsidRPr="004A423A">
        <w:t>functionalities and user interfaces. </w:t>
      </w:r>
    </w:p>
    <w:p w:rsidRPr="005B522A" w:rsidR="007F523C" w:rsidP="005A07E3" w:rsidRDefault="007F523C" w14:paraId="2593A218" w14:textId="77777777">
      <w:r w:rsidRPr="00423AAF">
        <w:t>Credential-based</w:t>
      </w:r>
      <w:r w:rsidRPr="005B522A">
        <w:t xml:space="preserve"> </w:t>
      </w:r>
      <w:r w:rsidRPr="00423AAF">
        <w:t>a</w:t>
      </w:r>
      <w:r w:rsidRPr="005B522A">
        <w:t>ccess</w:t>
      </w:r>
      <w:r w:rsidRPr="00423AAF">
        <w:t xml:space="preserve"> c</w:t>
      </w:r>
      <w:r w:rsidRPr="005B522A">
        <w:t>ontrol (CBAC) </w:t>
      </w:r>
    </w:p>
    <w:p w:rsidR="007F523C" w:rsidP="005A07E3" w:rsidRDefault="007F523C" w14:paraId="2BBE496A" w14:textId="5B3DA94A">
      <w:r w:rsidRPr="005B522A">
        <w:t xml:space="preserve">Similarly to RBAC, Credential Based Access Control will handle, and limit access rights based on the </w:t>
      </w:r>
      <w:r>
        <w:t xml:space="preserve">verifiable </w:t>
      </w:r>
      <w:r w:rsidRPr="005B522A">
        <w:t>credentials the user holds. </w:t>
      </w:r>
      <w:r w:rsidR="00CD4500">
        <w:t>Trust system</w:t>
      </w:r>
      <w:r>
        <w:t xml:space="preserve"> will be </w:t>
      </w:r>
      <w:r w:rsidRPr="005B522A">
        <w:t xml:space="preserve">CBAC to </w:t>
      </w:r>
      <w:r>
        <w:t>manage</w:t>
      </w:r>
      <w:r w:rsidRPr="005B522A">
        <w:t xml:space="preserve"> </w:t>
      </w:r>
      <w:r>
        <w:t>access pass control, location tracking, messaging control between users, health data information, device information, delivery information and driving permission.</w:t>
      </w:r>
    </w:p>
    <w:p w:rsidR="007F523C" w:rsidP="005A07E3" w:rsidRDefault="007F523C" w14:paraId="3E13210E" w14:textId="77777777"/>
    <w:p w:rsidRPr="00423AAF" w:rsidR="007F523C" w:rsidP="005A07E3" w:rsidRDefault="007F523C" w14:paraId="7EE7DCBD" w14:textId="77777777">
      <w:r w:rsidRPr="00423AAF">
        <w:t>Credential management</w:t>
      </w:r>
    </w:p>
    <w:p w:rsidR="0094695F" w:rsidP="005A07E3" w:rsidRDefault="0094695F" w14:paraId="5A9F57D0" w14:textId="77777777"/>
    <w:p w:rsidR="007F523C" w:rsidP="005A07E3" w:rsidRDefault="007F523C" w14:paraId="0EB2D7C6" w14:textId="5880EC0E">
      <w:r>
        <w:t xml:space="preserve">For credential management, </w:t>
      </w:r>
      <w:r w:rsidR="00CD4500">
        <w:t>trust system</w:t>
      </w:r>
      <w:r>
        <w:t xml:space="preserve"> will be using walt.id </w:t>
      </w:r>
      <w:r w:rsidR="5670750E">
        <w:t xml:space="preserve">wallet </w:t>
      </w:r>
      <w:r>
        <w:t>platform. Walt.id provides a full-stack digital identity infrastructure for issuing, storing, and verifying credentials. It supports standards like W3C verifiable credentials, ISO mDocs, and SD</w:t>
      </w:r>
      <w:r w:rsidRPr="0C538A04">
        <w:rPr>
          <w:rFonts w:ascii="Cambria Math" w:hAnsi="Cambria Math" w:cs="Cambria Math"/>
        </w:rPr>
        <w:t>‑</w:t>
      </w:r>
      <w:r>
        <w:t>JWT verifiable credentials, and exposes APIs and SDKs for issuers, wallets, and verifiers.</w:t>
      </w:r>
      <w:r w:rsidR="00813EB7">
        <w:t xml:space="preserve"> </w:t>
      </w:r>
      <w:r>
        <w:t>For credential issuance walt.id support OpenID4VCI protocol and multiple formats (W3C credentials, SD</w:t>
      </w:r>
      <w:r w:rsidRPr="0C538A04">
        <w:rPr>
          <w:rFonts w:ascii="Cambria Math" w:hAnsi="Cambria Math" w:cs="Cambria Math"/>
        </w:rPr>
        <w:t>‑</w:t>
      </w:r>
      <w:r>
        <w:t xml:space="preserve">JWT credentials, ISO mDL/mDoc, OpenBadge, eIDAS2 compliant credentials). W3C verifiable credentials are selected to be used in </w:t>
      </w:r>
      <w:r w:rsidR="00CD4500">
        <w:t>trust system</w:t>
      </w:r>
      <w:r>
        <w:t>.</w:t>
      </w:r>
      <w:r w:rsidR="00813EB7">
        <w:t xml:space="preserve"> </w:t>
      </w:r>
      <w:r>
        <w:t>Walt.id issuer API stores, manage, and present credentials in a secure way. It supports OpenID4VP protocol for credential presentation. Walt.id wallet is available as white</w:t>
      </w:r>
      <w:r w:rsidRPr="0C538A04">
        <w:rPr>
          <w:rFonts w:ascii="Cambria Math" w:hAnsi="Cambria Math" w:cs="Cambria Math"/>
        </w:rPr>
        <w:t>‑</w:t>
      </w:r>
      <w:r>
        <w:t xml:space="preserve">label application and can be embedded into existing platforms. </w:t>
      </w:r>
      <w:r w:rsidR="00CD4500">
        <w:t>Trust system</w:t>
      </w:r>
      <w:r>
        <w:t xml:space="preserve"> stores credentials in wallet, but wallet GUI is not planned to use actively. Instead, </w:t>
      </w:r>
      <w:r w:rsidR="00CD4500">
        <w:t>trust system</w:t>
      </w:r>
      <w:r>
        <w:t xml:space="preserve"> is planned to have custom GUI to show credential information.</w:t>
      </w:r>
      <w:r w:rsidR="00813EB7">
        <w:t xml:space="preserve"> </w:t>
      </w:r>
      <w:r>
        <w:t>Walt.id credentials are verified against issuer metadata and trust frameworks. Verification works with any wallet that supports OID4VP.</w:t>
      </w:r>
      <w:r w:rsidR="00813EB7">
        <w:t xml:space="preserve"> </w:t>
      </w:r>
      <w:r>
        <w:t xml:space="preserve">Credential key management services (KMS) enable keys to be used with credentials to be stored safely in external systems. When accessing credentials with KMS, walt.id handles only credential metadata and content, private keys never leave the secure KMS environment, reducing the risk of private key exposure. Walt.id supports for example HashiCorp Vault, Azure Key Vault, Oracle KMS and AWS KMS providers. All supported KMS providers are commercial, </w:t>
      </w:r>
      <w:r w:rsidR="00CD4500">
        <w:t>trust system</w:t>
      </w:r>
      <w:r>
        <w:t xml:space="preserve"> is planned to store keys in wallet itself.</w:t>
      </w:r>
    </w:p>
    <w:p w:rsidR="007F523C" w:rsidP="005A07E3" w:rsidRDefault="007F523C" w14:paraId="7E0C8D95" w14:textId="77777777"/>
    <w:p w:rsidR="007F523C" w:rsidP="005A07E3" w:rsidRDefault="007F523C" w14:paraId="42A09859" w14:textId="77777777">
      <w:r w:rsidRPr="00F76515">
        <w:t xml:space="preserve">Symmetric </w:t>
      </w:r>
      <w:r w:rsidRPr="00423AAF">
        <w:t>e</w:t>
      </w:r>
      <w:r w:rsidRPr="00F76515">
        <w:t>ncryption </w:t>
      </w:r>
    </w:p>
    <w:p w:rsidRPr="00423AAF" w:rsidR="0080134E" w:rsidP="005A07E3" w:rsidRDefault="0080134E" w14:paraId="6FAF174F" w14:textId="77777777"/>
    <w:p w:rsidR="007F523C" w:rsidP="005A07E3" w:rsidRDefault="007F523C" w14:paraId="260154B1" w14:textId="026C3445">
      <w:r w:rsidRPr="00FD260D">
        <w:t xml:space="preserve">Some of the data that is being handled in the backend server can be encrypted. Symmetric encryption </w:t>
      </w:r>
      <w:r w:rsidR="00D946BA">
        <w:t>could</w:t>
      </w:r>
      <w:r w:rsidRPr="00FD260D">
        <w:t xml:space="preserve"> be used as all the servers that require the encrypted data are in the same virtual machine. Thus, agreeing on sharing one secret key to be used for encrypting and decrypting processes is sufficient. Project solution will be using the Advanced Encryption Standard (AES) for encryption. From the many variants, the AES-256 in CBC mode is used, as it uses a 256-bit key that also ensures security against quantum computers when they mature.  The AES-256 requires using a 128-bit initialization value (IV), that is also saved together with the encrypted data to be able to decrypt it. Security on this scheme relies on not reusing the IV’s and keeping the secret key tightly secure. These encryption functions shall not be used directly in frontend applications, as the frontend applications load the secret key into the browsers memory, thus making it possible for it to be exposed and leaked.</w:t>
      </w:r>
    </w:p>
    <w:p w:rsidR="007F523C" w:rsidP="005A07E3" w:rsidRDefault="007F523C" w14:paraId="1C1AD349" w14:textId="77777777"/>
    <w:p w:rsidR="007F523C" w:rsidP="005A07E3" w:rsidRDefault="007F523C" w14:paraId="4C2847D9" w14:textId="77777777">
      <w:r w:rsidRPr="00423AAF">
        <w:t xml:space="preserve">Signed JWT tokens </w:t>
      </w:r>
    </w:p>
    <w:p w:rsidRPr="00423AAF" w:rsidR="00F8377E" w:rsidP="005A07E3" w:rsidRDefault="00F8377E" w14:paraId="4612AC6A" w14:textId="77777777"/>
    <w:p w:rsidRPr="007F523C" w:rsidR="0042154F" w:rsidP="005A07E3" w:rsidRDefault="00CD4500" w14:paraId="417DD052" w14:textId="1C319FCE">
      <w:r>
        <w:t>Trust system</w:t>
      </w:r>
      <w:r w:rsidR="007F523C">
        <w:t xml:space="preserve"> will provide an application programming interface (API), for example for internal use and accessing credential data by other components. API will be using signed JWT tokens for access and refresh tokens. The JWT tokens are generated by first generating the payload that travels inside them and then signing the token with a secret key by using the RS256-algorithm. The RS256 algorithm will require the token receiver to validate the JWT signature using the public key from the private-public key pair, from which the private key was used to sign the JWT token. Both access tokens and refresh tokens are generated similarly, with different lifetimes. When verifying the access token upon every API request, the validity will be ensured using the API middleware that verifies the signature and the lifetime. Every API request will be denied if the access token has died, or the signature couldn’t be verified.  The access token and refresh tokens are returned to the logged in user in the endpoint response. The refresh token will also be saved to the database together with the user information, to be used together with the access token refresh endpoint.</w:t>
      </w:r>
    </w:p>
    <w:p w:rsidR="00A2165B" w:rsidP="33F5F41C" w:rsidRDefault="00A2165B" w14:paraId="0A056BEA" w14:textId="77777777">
      <w:pPr>
        <w:pStyle w:val="BodyText"/>
        <w:rPr>
          <w:b/>
          <w:bCs/>
        </w:rPr>
      </w:pPr>
    </w:p>
    <w:p w:rsidR="00A2165B" w:rsidP="33F5F41C" w:rsidRDefault="00A2165B" w14:paraId="13C62CBC" w14:textId="77777777">
      <w:pPr>
        <w:pStyle w:val="BodyText"/>
        <w:rPr>
          <w:b/>
          <w:bCs/>
        </w:rPr>
      </w:pPr>
    </w:p>
    <w:p w:rsidR="005C4C60" w:rsidP="005A07E3" w:rsidRDefault="005C4C60" w14:paraId="441DD247" w14:textId="77777777">
      <w:pPr>
        <w:rPr>
          <w:spacing w:val="4"/>
          <w:sz w:val="24"/>
          <w:highlight w:val="lightGray"/>
        </w:rPr>
      </w:pPr>
      <w:bookmarkStart w:name="_Toc195617423" w:id="116"/>
      <w:bookmarkStart w:name="_Toc214525425" w:id="117"/>
      <w:bookmarkStart w:name="_Toc215645681" w:id="118"/>
      <w:r>
        <w:rPr>
          <w:highlight w:val="lightGray"/>
        </w:rPr>
        <w:br w:type="page"/>
      </w:r>
    </w:p>
    <w:p w:rsidRPr="00974FD5" w:rsidR="007C128C" w:rsidP="005A07E3" w:rsidRDefault="00ED54D7" w14:paraId="06EB24A8" w14:textId="06494662">
      <w:pPr>
        <w:pStyle w:val="Heading1"/>
      </w:pPr>
      <w:bookmarkStart w:name="_Toc1922021940" w:id="119"/>
      <w:r>
        <w:t>Conclusions</w:t>
      </w:r>
      <w:bookmarkEnd w:id="116"/>
      <w:bookmarkEnd w:id="117"/>
      <w:bookmarkEnd w:id="118"/>
      <w:bookmarkEnd w:id="119"/>
    </w:p>
    <w:p w:rsidRPr="007D00DB" w:rsidR="00B06D1D" w:rsidP="00B06D1D" w:rsidRDefault="00B06D1D" w14:paraId="06EB24AA" w14:textId="77777777">
      <w:pPr>
        <w:pStyle w:val="BodyText"/>
        <w:jc w:val="both"/>
        <w:rPr>
          <w:lang w:val="en-US"/>
        </w:rPr>
      </w:pPr>
    </w:p>
    <w:p w:rsidR="4EBB3F5B" w:rsidP="2887D303" w:rsidRDefault="4EBB3F5B" w14:paraId="4D90E5DF" w14:textId="7793B921">
      <w:pPr>
        <w:pStyle w:val="BodyText"/>
        <w:jc w:val="both"/>
      </w:pPr>
      <w:r w:rsidRPr="2887D303">
        <w:rPr>
          <w:lang w:val="en-US"/>
        </w:rPr>
        <w:t>This deliverable has presented a comprehensive specification of technical enablers for trust, security, and privacy developed within Work Package 5 of the Sa4CPS project. The enablers address fundamental security challenges in cyber-physical systems where autonomous devices, human operators, and external stakeholders must interact reliably and securely to achieve effective situational awareness in safety-critical environments.</w:t>
      </w:r>
    </w:p>
    <w:p w:rsidR="2887D303" w:rsidP="2887D303" w:rsidRDefault="2887D303" w14:paraId="4F291575" w14:textId="27F35BAF">
      <w:pPr>
        <w:pStyle w:val="BodyText"/>
        <w:jc w:val="both"/>
        <w:rPr>
          <w:lang w:val="en-US"/>
        </w:rPr>
      </w:pPr>
    </w:p>
    <w:p w:rsidR="4EBB3F5B" w:rsidP="2887D303" w:rsidRDefault="4EBB3F5B" w14:paraId="393DA7F5" w14:textId="53AE82D8">
      <w:pPr>
        <w:pStyle w:val="BodyText"/>
        <w:jc w:val="both"/>
      </w:pPr>
      <w:r w:rsidRPr="2887D303">
        <w:rPr>
          <w:lang w:val="en-US"/>
        </w:rPr>
        <w:t xml:space="preserve">The technical enablers span four complementary </w:t>
      </w:r>
      <w:r w:rsidRPr="2887D303" w:rsidR="1A6A8749">
        <w:rPr>
          <w:lang w:val="en-US"/>
        </w:rPr>
        <w:t xml:space="preserve">trust, </w:t>
      </w:r>
      <w:r w:rsidRPr="2887D303">
        <w:rPr>
          <w:lang w:val="en-US"/>
        </w:rPr>
        <w:t>security</w:t>
      </w:r>
      <w:r w:rsidRPr="2887D303" w:rsidR="1FEE26E6">
        <w:rPr>
          <w:lang w:val="en-US"/>
        </w:rPr>
        <w:t xml:space="preserve"> and privacy</w:t>
      </w:r>
      <w:r w:rsidRPr="2887D303">
        <w:rPr>
          <w:lang w:val="en-US"/>
        </w:rPr>
        <w:t xml:space="preserve"> domains: identification, verification, and access control (Task 5.1); secure information spaces, sharing, and routing (Task 5.2); zero-trust services with distributed ledger technology infrastructures (Task 5.3); and sensing of security situations (Task 5.4).</w:t>
      </w:r>
    </w:p>
    <w:p w:rsidR="2887D303" w:rsidP="2887D303" w:rsidRDefault="2887D303" w14:paraId="6A75ADE2" w14:textId="43142315">
      <w:pPr>
        <w:pStyle w:val="BodyText"/>
        <w:jc w:val="both"/>
        <w:rPr>
          <w:lang w:val="en-US"/>
        </w:rPr>
      </w:pPr>
    </w:p>
    <w:p w:rsidR="4B266E9E" w:rsidP="005C4C60" w:rsidRDefault="4EBB3F5B" w14:paraId="38B213B7" w14:textId="7621B5D3">
      <w:pPr>
        <w:pStyle w:val="BodyText"/>
        <w:jc w:val="both"/>
      </w:pPr>
      <w:r w:rsidRPr="2887D303">
        <w:rPr>
          <w:lang w:val="en-US"/>
        </w:rPr>
        <w:t>The enablers specified in this deliverable provide the technical foundation for secure situational awareness in the Sa4CPS concept. The next phase of work, documented in Deliverable 5.3, will focus on the design of these enablers</w:t>
      </w:r>
      <w:r w:rsidRPr="2887D303" w:rsidR="36F0529C">
        <w:rPr>
          <w:lang w:val="en-US"/>
        </w:rPr>
        <w:t>.</w:t>
      </w:r>
    </w:p>
    <w:sectPr w:rsidR="4B266E9E" w:rsidSect="00E478A1">
      <w:headerReference w:type="even" r:id="rId24"/>
      <w:type w:val="continuous"/>
      <w:pgSz w:w="11906" w:h="16838" w:orient="portrait" w:code="9"/>
      <w:pgMar w:top="2410" w:right="851" w:bottom="1560" w:left="1361" w:header="851" w:footer="61" w:gutter="0"/>
      <w:pgNumType w:start="1"/>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ib" w:author="ibrahim.arif" w:date="2026-03-25T11:21:00Z" w:id="42">
    <w:p w:rsidRDefault="00000000" w14:paraId="5DE2E39B" w14:textId="62F0C861">
      <w:pPr>
        <w:pStyle w:val="CommentText"/>
      </w:pPr>
      <w:r>
        <w:rPr>
          <w:rStyle w:val="CommentReference"/>
        </w:rPr>
        <w:annotationRef/>
      </w:r>
      <w:r w:rsidRPr="739C0734">
        <w:t>Encauraging linking to Standards</w:t>
      </w:r>
    </w:p>
  </w:comment>
  <w:comment w:initials="İA" w:author="İbrahim Arif" w:date="2026-03-25T10:40:00Z" w:id="82">
    <w:p w:rsidR="00F26201" w:rsidP="005A07E3" w:rsidRDefault="00F26201" w14:paraId="110768FB" w14:textId="6465735D">
      <w:pPr>
        <w:pStyle w:val="CommentText"/>
      </w:pPr>
      <w:r>
        <w:rPr>
          <w:rStyle w:val="CommentReference"/>
        </w:rPr>
        <w:annotationRef/>
      </w:r>
      <w:r>
        <w:rPr>
          <w:noProof/>
        </w:rPr>
        <w:t>This information can be reused</w:t>
      </w:r>
    </w:p>
  </w:comment>
  <w:comment w:initials="İA" w:author="İbrahim Arif" w:date="2026-03-25T10:40:00Z" w:id="81">
    <w:p w:rsidR="00F26201" w:rsidP="005A07E3" w:rsidRDefault="00F26201" w14:paraId="1FF5B074" w14:textId="2F7F1E4E">
      <w:pPr>
        <w:pStyle w:val="CommentText"/>
      </w:pPr>
      <w:r>
        <w:rPr>
          <w:rStyle w:val="CommentReference"/>
        </w:rPr>
        <w:annotationRef/>
      </w:r>
    </w:p>
  </w:comment>
  <w:comment w:initials="İA" w:author="İbrahim Arif" w:date="2026-03-25T10:40:00Z" w:id="83">
    <w:p w:rsidR="00F26201" w:rsidP="005A07E3" w:rsidRDefault="00F26201" w14:paraId="10B45E52" w14:textId="72931B9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E2E39B" w15:done="0"/>
  <w15:commentEx w15:paraId="110768FB" w15:done="0"/>
  <w15:commentEx w15:paraId="1FF5B074" w15:done="0"/>
  <w15:commentEx w15:paraId="10B45E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79575C" w16cex:dateUtc="2026-03-25T10:21:00Z"/>
  <w16cex:commentExtensible w16cex:durableId="1683C957" w16cex:dateUtc="2026-03-25T09:40:00Z"/>
  <w16cex:commentExtensible w16cex:durableId="5691C63F" w16cex:dateUtc="2026-03-25T09:40:00Z"/>
  <w16cex:commentExtensible w16cex:durableId="7D97204E" w16cex:dateUtc="2026-03-25T0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E2E39B" w16cid:durableId="4279575C"/>
  <w16cid:commentId w16cid:paraId="110768FB" w16cid:durableId="1683C957"/>
  <w16cid:commentId w16cid:paraId="1FF5B074" w16cid:durableId="5691C63F"/>
  <w16cid:commentId w16cid:paraId="10B45E52" w16cid:durableId="7D9720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36A6" w:rsidP="005A07E3" w:rsidRDefault="002036A6" w14:paraId="20B65B0E" w14:textId="77777777">
      <w:r>
        <w:separator/>
      </w:r>
    </w:p>
    <w:p w:rsidR="002036A6" w:rsidP="005A07E3" w:rsidRDefault="002036A6" w14:paraId="0ECFE0CF" w14:textId="77777777"/>
  </w:endnote>
  <w:endnote w:type="continuationSeparator" w:id="0">
    <w:p w:rsidR="002036A6" w:rsidP="005A07E3" w:rsidRDefault="002036A6" w14:paraId="33D23549" w14:textId="77777777">
      <w:r>
        <w:continuationSeparator/>
      </w:r>
    </w:p>
    <w:p w:rsidR="002036A6" w:rsidP="005A07E3" w:rsidRDefault="002036A6" w14:paraId="2252F39C" w14:textId="77777777"/>
  </w:endnote>
  <w:endnote w:type="continuationNotice" w:id="1">
    <w:p w:rsidR="002036A6" w:rsidP="005A07E3" w:rsidRDefault="002036A6" w14:paraId="50DE44C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Aptos&quot;,sans-serif">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Helvetica Neue">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08" w:type="dxa"/>
      <w:tblInd w:w="3420" w:type="dxa"/>
      <w:tblLayout w:type="fixed"/>
      <w:tblLook w:val="01E0" w:firstRow="1" w:lastRow="1" w:firstColumn="1" w:lastColumn="1" w:noHBand="0" w:noVBand="0"/>
    </w:tblPr>
    <w:tblGrid>
      <w:gridCol w:w="581"/>
      <w:gridCol w:w="292"/>
      <w:gridCol w:w="292"/>
      <w:gridCol w:w="292"/>
      <w:gridCol w:w="4951"/>
    </w:tblGrid>
    <w:tr w:rsidRPr="00262EE8" w:rsidR="00BB6884" w:rsidTr="00262EE8" w14:paraId="06EB24BE" w14:textId="77777777">
      <w:tc>
        <w:tcPr>
          <w:tcW w:w="581" w:type="dxa"/>
        </w:tcPr>
        <w:p w:rsidRPr="00262EE8" w:rsidR="00BB6884" w:rsidP="00262EE8" w:rsidRDefault="00BB6884" w14:paraId="06EB24B9" w14:textId="77777777">
          <w:pPr>
            <w:pStyle w:val="Headertext"/>
            <w:tabs>
              <w:tab w:val="left" w:pos="5954"/>
            </w:tabs>
            <w:ind w:left="-284" w:right="-284"/>
            <w:jc w:val="center"/>
            <w:rPr>
              <w:color w:val="000000"/>
              <w:sz w:val="16"/>
              <w:szCs w:val="16"/>
            </w:rPr>
          </w:pPr>
          <w:r w:rsidRPr="00262EE8">
            <w:rPr>
              <w:color w:val="000000"/>
              <w:sz w:val="16"/>
              <w:szCs w:val="16"/>
            </w:rPr>
            <w:t>Page</w:t>
          </w:r>
        </w:p>
      </w:tc>
      <w:tc>
        <w:tcPr>
          <w:tcW w:w="292" w:type="dxa"/>
        </w:tcPr>
        <w:p w:rsidRPr="00262EE8" w:rsidR="00BB6884" w:rsidP="00262EE8" w:rsidRDefault="00BB6884" w14:paraId="06EB24BA" w14:textId="41ED791E">
          <w:pPr>
            <w:pStyle w:val="Headertext"/>
            <w:tabs>
              <w:tab w:val="left" w:pos="5954"/>
            </w:tabs>
            <w:ind w:left="-284" w:right="-284"/>
            <w:jc w:val="center"/>
            <w:rPr>
              <w:color w:val="000000"/>
              <w:sz w:val="16"/>
              <w:szCs w:val="16"/>
              <w:lang w:val="fr-FR"/>
            </w:rPr>
          </w:pPr>
          <w:r w:rsidRPr="00262EE8">
            <w:rPr>
              <w:rStyle w:val="PageNumber"/>
              <w:rFonts w:cs="Times New Roman"/>
              <w:sz w:val="16"/>
              <w:szCs w:val="16"/>
            </w:rPr>
            <w:fldChar w:fldCharType="begin"/>
          </w:r>
          <w:r w:rsidRPr="00262EE8">
            <w:rPr>
              <w:rStyle w:val="PageNumber"/>
              <w:rFonts w:cs="Times New Roman"/>
              <w:sz w:val="16"/>
              <w:szCs w:val="16"/>
            </w:rPr>
            <w:instrText xml:space="preserve"> PAGE </w:instrText>
          </w:r>
          <w:r w:rsidRPr="00262EE8">
            <w:rPr>
              <w:rStyle w:val="PageNumber"/>
              <w:rFonts w:cs="Times New Roman"/>
              <w:sz w:val="16"/>
              <w:szCs w:val="16"/>
            </w:rPr>
            <w:fldChar w:fldCharType="separate"/>
          </w:r>
          <w:r w:rsidR="00B81A65">
            <w:rPr>
              <w:rStyle w:val="PageNumber"/>
              <w:rFonts w:cs="Times New Roman"/>
              <w:noProof/>
              <w:sz w:val="16"/>
              <w:szCs w:val="16"/>
            </w:rPr>
            <w:t>2</w:t>
          </w:r>
          <w:r w:rsidRPr="00262EE8">
            <w:rPr>
              <w:rStyle w:val="PageNumber"/>
              <w:rFonts w:cs="Times New Roman"/>
              <w:sz w:val="16"/>
              <w:szCs w:val="16"/>
            </w:rPr>
            <w:fldChar w:fldCharType="end"/>
          </w:r>
        </w:p>
      </w:tc>
      <w:tc>
        <w:tcPr>
          <w:tcW w:w="292" w:type="dxa"/>
        </w:tcPr>
        <w:p w:rsidRPr="00262EE8" w:rsidR="00BB6884" w:rsidP="00262EE8" w:rsidRDefault="00BB6884" w14:paraId="06EB24BB" w14:textId="77777777">
          <w:pPr>
            <w:pStyle w:val="Headertext"/>
            <w:tabs>
              <w:tab w:val="left" w:pos="5954"/>
            </w:tabs>
            <w:ind w:left="-284" w:right="-284"/>
            <w:jc w:val="center"/>
            <w:rPr>
              <w:color w:val="000000"/>
              <w:sz w:val="16"/>
              <w:szCs w:val="16"/>
            </w:rPr>
          </w:pPr>
          <w:r w:rsidRPr="00262EE8">
            <w:rPr>
              <w:color w:val="000000"/>
              <w:sz w:val="16"/>
              <w:szCs w:val="16"/>
            </w:rPr>
            <w:t>of</w:t>
          </w:r>
        </w:p>
      </w:tc>
      <w:tc>
        <w:tcPr>
          <w:tcW w:w="292" w:type="dxa"/>
        </w:tcPr>
        <w:p w:rsidRPr="00262EE8" w:rsidR="00BB6884" w:rsidP="00262EE8" w:rsidRDefault="00B81A65" w14:paraId="06EB24BC" w14:textId="60CD97A4">
          <w:pPr>
            <w:pStyle w:val="Headertext"/>
            <w:tabs>
              <w:tab w:val="left" w:pos="5954"/>
            </w:tabs>
            <w:ind w:left="-284" w:right="-284"/>
            <w:jc w:val="center"/>
            <w:rPr>
              <w:color w:val="000000"/>
              <w:sz w:val="16"/>
              <w:szCs w:val="16"/>
              <w:lang w:val="fr-FR"/>
            </w:rPr>
          </w:pPr>
          <w:r>
            <w:fldChar w:fldCharType="begin"/>
          </w:r>
          <w:r>
            <w:instrText>NUMPAGES   \* MERGEFORMAT</w:instrText>
          </w:r>
          <w:r>
            <w:fldChar w:fldCharType="separate"/>
          </w:r>
          <w:r w:rsidRPr="00B81A65">
            <w:rPr>
              <w:noProof/>
              <w:color w:val="003300"/>
              <w:sz w:val="16"/>
              <w:szCs w:val="16"/>
            </w:rPr>
            <w:t>8</w:t>
          </w:r>
          <w:r>
            <w:fldChar w:fldCharType="end"/>
          </w:r>
        </w:p>
      </w:tc>
      <w:tc>
        <w:tcPr>
          <w:tcW w:w="4951" w:type="dxa"/>
        </w:tcPr>
        <w:p w:rsidRPr="00262EE8" w:rsidR="00BB6884" w:rsidP="00262EE8" w:rsidRDefault="00BB6884" w14:paraId="06EB24BD" w14:textId="77777777">
          <w:pPr>
            <w:pStyle w:val="Headertext"/>
            <w:tabs>
              <w:tab w:val="left" w:pos="5954"/>
            </w:tabs>
            <w:ind w:right="-108"/>
            <w:jc w:val="right"/>
            <w:rPr>
              <w:color w:val="000000"/>
              <w:sz w:val="16"/>
              <w:szCs w:val="16"/>
            </w:rPr>
          </w:pPr>
        </w:p>
      </w:tc>
    </w:tr>
  </w:tbl>
  <w:p w:rsidRPr="007D2EC8" w:rsidR="00BB6884" w:rsidP="005A07E3" w:rsidRDefault="00BB6884" w14:paraId="06EB24B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6884" w:rsidP="005A07E3" w:rsidRDefault="00BB6884" w14:paraId="06EB24C1" w14:textId="5BAE879B">
    <w:r w:rsidRPr="00267B1F">
      <w:t>This document will be treated as strictly confidential. It will not be disclosed to anybody not having signed the ITEA / ITEA </w:t>
    </w:r>
    <w:r w:rsidR="00515DCD">
      <w:t>4</w:t>
    </w:r>
    <w:r w:rsidRPr="00267B1F">
      <w:t xml:space="preserve"> Declaration of Non-Disclosure.</w:t>
    </w:r>
  </w:p>
  <w:p w:rsidRPr="00254E5F" w:rsidR="00BB6884" w:rsidP="00254E5F" w:rsidRDefault="00BB6884" w14:paraId="06EB24C2" w14:textId="77777777">
    <w:pPr>
      <w:pStyle w:val="BodyText"/>
    </w:pPr>
  </w:p>
  <w:p w:rsidR="00BB6884" w:rsidP="005A07E3" w:rsidRDefault="00BB6884" w14:paraId="06EB24C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36A6" w:rsidP="005A07E3" w:rsidRDefault="002036A6" w14:paraId="4388CEA2" w14:textId="77777777">
      <w:r>
        <w:separator/>
      </w:r>
    </w:p>
    <w:p w:rsidR="002036A6" w:rsidP="005A07E3" w:rsidRDefault="002036A6" w14:paraId="726C05F9" w14:textId="77777777"/>
  </w:footnote>
  <w:footnote w:type="continuationSeparator" w:id="0">
    <w:p w:rsidR="002036A6" w:rsidP="005A07E3" w:rsidRDefault="002036A6" w14:paraId="44E54CB1" w14:textId="77777777">
      <w:r>
        <w:continuationSeparator/>
      </w:r>
    </w:p>
    <w:p w:rsidR="002036A6" w:rsidP="005A07E3" w:rsidRDefault="002036A6" w14:paraId="2BBBFE2A" w14:textId="77777777"/>
  </w:footnote>
  <w:footnote w:type="continuationNotice" w:id="1">
    <w:p w:rsidR="002036A6" w:rsidP="005A07E3" w:rsidRDefault="002036A6" w14:paraId="69DD442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940C20" w:rsidR="00BB6884" w:rsidP="007D2EC8" w:rsidRDefault="00720AB4" w14:paraId="06EB24B8" w14:textId="6C1A4CA5">
    <w:pPr>
      <w:pStyle w:val="Headertext"/>
      <w:tabs>
        <w:tab w:val="left" w:pos="5954"/>
      </w:tabs>
      <w:rPr>
        <w:sz w:val="32"/>
        <w:szCs w:val="32"/>
      </w:rPr>
    </w:pPr>
    <w:r w:rsidRPr="00940C20">
      <w:rPr>
        <w:noProof/>
        <w:sz w:val="32"/>
        <w:szCs w:val="32"/>
        <w:lang w:val="fi-FI" w:eastAsia="fi-FI"/>
      </w:rPr>
      <mc:AlternateContent>
        <mc:Choice Requires="wps">
          <w:drawing>
            <wp:anchor distT="0" distB="0" distL="114300" distR="114300" simplePos="0" relativeHeight="251658240" behindDoc="0" locked="0" layoutInCell="1" allowOverlap="1" wp14:anchorId="06EB24C6" wp14:editId="57ADF561">
              <wp:simplePos x="0" y="0"/>
              <wp:positionH relativeFrom="column">
                <wp:posOffset>3879215</wp:posOffset>
              </wp:positionH>
              <wp:positionV relativeFrom="paragraph">
                <wp:posOffset>-272415</wp:posOffset>
              </wp:positionV>
              <wp:extent cx="2456180" cy="763270"/>
              <wp:effectExtent l="2540" t="3810" r="381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180" cy="763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7692" w:rsidP="005A07E3" w:rsidRDefault="00357692" w14:paraId="06EB24CC" w14:textId="457BF304">
                          <w:r>
                            <w:t>W</w:t>
                          </w:r>
                          <w:r w:rsidR="00940C20">
                            <w:t>P</w:t>
                          </w:r>
                          <w:r w:rsidR="007957E5">
                            <w:t>5</w:t>
                          </w:r>
                          <w:r w:rsidR="00940C20">
                            <w:t xml:space="preserve"> Deliverable D</w:t>
                          </w:r>
                          <w:r w:rsidR="007957E5">
                            <w:t>5</w:t>
                          </w:r>
                          <w:r w:rsidR="00940C20">
                            <w:t>.</w:t>
                          </w:r>
                          <w:r w:rsidR="00BA2AB6">
                            <w:t>2</w:t>
                          </w:r>
                        </w:p>
                        <w:p w:rsidR="00940C20" w:rsidP="00357692" w:rsidRDefault="00940C20" w14:paraId="3E287E48" w14:textId="671CCF90">
                          <w:pPr>
                            <w:pStyle w:val="BodyText"/>
                            <w:rPr>
                              <w:b/>
                              <w:color w:val="009F47"/>
                            </w:rPr>
                          </w:pPr>
                          <w:r>
                            <w:rPr>
                              <w:b/>
                              <w:color w:val="009F47"/>
                            </w:rPr>
                            <w:t>ITEA</w:t>
                          </w:r>
                          <w:r w:rsidR="00EF6E1E">
                            <w:rPr>
                              <w:b/>
                              <w:color w:val="009F47"/>
                            </w:rPr>
                            <w:t>4</w:t>
                          </w:r>
                          <w:r>
                            <w:rPr>
                              <w:b/>
                              <w:color w:val="009F47"/>
                            </w:rPr>
                            <w:t xml:space="preserve"> </w:t>
                          </w:r>
                          <w:r w:rsidR="00EF6E1E">
                            <w:rPr>
                              <w:b/>
                              <w:color w:val="009F47"/>
                            </w:rPr>
                            <w:t>22</w:t>
                          </w:r>
                          <w:r>
                            <w:rPr>
                              <w:b/>
                              <w:color w:val="009F47"/>
                            </w:rPr>
                            <w:t>00</w:t>
                          </w:r>
                          <w:r w:rsidR="00EF6E1E">
                            <w:rPr>
                              <w:b/>
                              <w:color w:val="009F47"/>
                            </w:rPr>
                            <w:t>7</w:t>
                          </w:r>
                          <w:r>
                            <w:rPr>
                              <w:b/>
                              <w:color w:val="009F47"/>
                            </w:rPr>
                            <w:t xml:space="preserve"> </w:t>
                          </w:r>
                          <w:r w:rsidR="00EF6E1E">
                            <w:rPr>
                              <w:b/>
                              <w:color w:val="009F47"/>
                            </w:rPr>
                            <w:t>Sa4</w:t>
                          </w:r>
                          <w:r>
                            <w:rPr>
                              <w:b/>
                              <w:color w:val="009F47"/>
                            </w:rPr>
                            <w:t>CPS project</w:t>
                          </w:r>
                        </w:p>
                        <w:p w:rsidRPr="00357692" w:rsidR="00357692" w:rsidP="00357692" w:rsidRDefault="00357692" w14:paraId="06EB24CF" w14:textId="69C4CE3A">
                          <w:pPr>
                            <w:pStyle w:val="BodyText"/>
                          </w:pPr>
                          <w:r>
                            <w:rPr>
                              <w:i/>
                            </w:rPr>
                            <w:t>Project partner</w:t>
                          </w:r>
                          <w:r w:rsidRPr="00227377">
                            <w:rPr>
                              <w:i/>
                            </w:rPr>
                            <w:t xml:space="preserve"> confidential</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xmlns:a14="http://schemas.microsoft.com/office/drawing/2010/main" xmlns:a="http://schemas.openxmlformats.org/drawingml/2006/main">
          <w:pict w14:anchorId="0D8EFC31">
            <v:shapetype id="_x0000_t202" coordsize="21600,21600" o:spt="202" path="m,l,21600r21600,l21600,xe" w14:anchorId="06EB24C6">
              <v:stroke joinstyle="miter"/>
              <v:path gradientshapeok="t" o:connecttype="rect"/>
            </v:shapetype>
            <v:shape id="Text Box 2" style="position:absolute;margin-left:305.45pt;margin-top:-21.45pt;width:193.4pt;height:60.1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">
              <v:textbox style="mso-fit-shape-to-text:t">
                <w:txbxContent>
                  <w:p w:rsidR="00357692" w:rsidP="005A07E3" w:rsidRDefault="00357692" w14:paraId="45D532D0" w14:textId="457BF304">
                    <w:r>
                      <w:t>W</w:t>
                    </w:r>
                    <w:r w:rsidR="00940C20">
                      <w:t>P</w:t>
                    </w:r>
                    <w:r w:rsidR="007957E5">
                      <w:t>5</w:t>
                    </w:r>
                    <w:r w:rsidR="00940C20">
                      <w:t xml:space="preserve"> Deliverable D</w:t>
                    </w:r>
                    <w:r w:rsidR="007957E5">
                      <w:t>5</w:t>
                    </w:r>
                    <w:r w:rsidR="00940C20">
                      <w:t>.</w:t>
                    </w:r>
                    <w:r w:rsidR="00BA2AB6">
                      <w:t>2</w:t>
                    </w:r>
                  </w:p>
                  <w:p w:rsidR="00940C20" w:rsidP="00357692" w:rsidRDefault="00940C20" w14:paraId="1B230670" w14:textId="671CCF90">
                    <w:pPr>
                      <w:pStyle w:val="BodyText"/>
                      <w:rPr>
                        <w:b/>
                        <w:color w:val="009F47"/>
                      </w:rPr>
                    </w:pPr>
                    <w:r>
                      <w:rPr>
                        <w:b/>
                        <w:color w:val="009F47"/>
                      </w:rPr>
                      <w:t>ITEA</w:t>
                    </w:r>
                    <w:r w:rsidR="00EF6E1E">
                      <w:rPr>
                        <w:b/>
                        <w:color w:val="009F47"/>
                      </w:rPr>
                      <w:t>4</w:t>
                    </w:r>
                    <w:r>
                      <w:rPr>
                        <w:b/>
                        <w:color w:val="009F47"/>
                      </w:rPr>
                      <w:t xml:space="preserve"> </w:t>
                    </w:r>
                    <w:r w:rsidR="00EF6E1E">
                      <w:rPr>
                        <w:b/>
                        <w:color w:val="009F47"/>
                      </w:rPr>
                      <w:t>22</w:t>
                    </w:r>
                    <w:r>
                      <w:rPr>
                        <w:b/>
                        <w:color w:val="009F47"/>
                      </w:rPr>
                      <w:t>00</w:t>
                    </w:r>
                    <w:r w:rsidR="00EF6E1E">
                      <w:rPr>
                        <w:b/>
                        <w:color w:val="009F47"/>
                      </w:rPr>
                      <w:t>7</w:t>
                    </w:r>
                    <w:r>
                      <w:rPr>
                        <w:b/>
                        <w:color w:val="009F47"/>
                      </w:rPr>
                      <w:t xml:space="preserve"> </w:t>
                    </w:r>
                    <w:r w:rsidR="00EF6E1E">
                      <w:rPr>
                        <w:b/>
                        <w:color w:val="009F47"/>
                      </w:rPr>
                      <w:t>Sa4</w:t>
                    </w:r>
                    <w:r>
                      <w:rPr>
                        <w:b/>
                        <w:color w:val="009F47"/>
                      </w:rPr>
                      <w:t>CPS project</w:t>
                    </w:r>
                  </w:p>
                  <w:p w:rsidRPr="00357692" w:rsidR="00357692" w:rsidP="00357692" w:rsidRDefault="00357692" w14:paraId="690F954D" w14:textId="69C4CE3A">
                    <w:pPr>
                      <w:pStyle w:val="BodyText"/>
                    </w:pPr>
                    <w:r>
                      <w:rPr>
                        <w:i/>
                      </w:rPr>
                      <w:t>Project partner</w:t>
                    </w:r>
                    <w:r w:rsidRPr="00227377">
                      <w:rPr>
                        <w:i/>
                      </w:rPr>
                      <w:t xml:space="preserve"> confidential</w:t>
                    </w:r>
                  </w:p>
                </w:txbxContent>
              </v:textbox>
            </v:shape>
          </w:pict>
        </mc:Fallback>
      </mc:AlternateContent>
    </w:r>
    <w:r w:rsidRPr="00940C20" w:rsidR="00BB6884">
      <w:rPr>
        <w:sz w:val="32"/>
        <w:szCs w:val="3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940C20" w:rsidR="00940C20" w:rsidP="005A07E3" w:rsidRDefault="00940C20" w14:paraId="5AD50168" w14:textId="34DE02EF">
    <w:pPr>
      <w:rPr>
        <w:noProof/>
        <w:lang w:val="fi-FI" w:eastAsia="fi-FI"/>
      </w:rPr>
    </w:pPr>
    <w:r w:rsidRPr="00940C20">
      <w:rPr>
        <w:noProof/>
        <w:lang w:val="fi-FI" w:eastAsia="fi-FI"/>
      </w:rPr>
      <w:t>ITEA</w:t>
    </w:r>
    <w:r w:rsidR="005E0C9C">
      <w:rPr>
        <w:noProof/>
        <w:lang w:val="fi-FI" w:eastAsia="fi-FI"/>
      </w:rPr>
      <w:t>4</w:t>
    </w:r>
    <w:r w:rsidRPr="00940C20">
      <w:rPr>
        <w:noProof/>
        <w:lang w:val="fi-FI" w:eastAsia="fi-FI"/>
      </w:rPr>
      <w:t xml:space="preserve"> </w:t>
    </w:r>
    <w:r w:rsidR="00411A54">
      <w:rPr>
        <w:noProof/>
        <w:lang w:val="fi-FI" w:eastAsia="fi-FI"/>
      </w:rPr>
      <w:t>22007</w:t>
    </w:r>
    <w:r w:rsidRPr="00940C20">
      <w:rPr>
        <w:noProof/>
        <w:lang w:val="fi-FI" w:eastAsia="fi-FI"/>
      </w:rPr>
      <w:t xml:space="preserve"> </w:t>
    </w:r>
    <w:r w:rsidR="00411A54">
      <w:rPr>
        <w:noProof/>
        <w:lang w:val="fi-FI" w:eastAsia="fi-FI"/>
      </w:rPr>
      <w:tab/>
    </w:r>
    <w:r w:rsidR="007A77AE">
      <w:rPr>
        <w:noProof/>
        <w:lang w:val="fi-FI" w:eastAsia="fi-FI"/>
      </w:rPr>
      <w:tab/>
    </w:r>
    <w:r w:rsidR="007A77AE">
      <w:rPr>
        <w:noProof/>
        <w:lang w:val="fi-FI" w:eastAsia="fi-FI"/>
      </w:rPr>
      <w:tab/>
    </w:r>
    <w:r w:rsidR="007A77AE">
      <w:rPr>
        <w:noProof/>
        <w:lang w:val="fi-FI" w:eastAsia="fi-FI"/>
      </w:rPr>
      <w:drawing>
        <wp:inline distT="0" distB="0" distL="0" distR="0" wp14:anchorId="28D80741" wp14:editId="029B048F">
          <wp:extent cx="1752031" cy="426328"/>
          <wp:effectExtent l="0" t="0" r="635" b="0"/>
          <wp:docPr id="472461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6147" cy="432196"/>
                  </a:xfrm>
                  <a:prstGeom prst="rect">
                    <a:avLst/>
                  </a:prstGeom>
                  <a:noFill/>
                </pic:spPr>
              </pic:pic>
            </a:graphicData>
          </a:graphic>
        </wp:inline>
      </w:drawing>
    </w:r>
    <w:r w:rsidR="00411A54">
      <w:rPr>
        <w:noProof/>
        <w:lang w:val="fi-FI" w:eastAsia="fi-FI"/>
      </w:rPr>
      <w:tab/>
    </w:r>
  </w:p>
  <w:p w:rsidRPr="00940C20" w:rsidR="00BB6884" w:rsidP="005A07E3" w:rsidRDefault="00411A54" w14:paraId="06EB24C0" w14:textId="4D6ECEBA">
    <w:r>
      <w:rPr>
        <w:noProof/>
        <w:lang w:val="fi-FI" w:eastAsia="fi-FI"/>
      </w:rPr>
      <w:t>Sa4</w:t>
    </w:r>
    <w:r w:rsidRPr="00940C20" w:rsidR="00940C20">
      <w:rPr>
        <w:noProof/>
        <w:lang w:val="fi-FI" w:eastAsia="fi-FI"/>
      </w:rPr>
      <w:t>CPS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6884" w:rsidP="005A07E3" w:rsidRDefault="00BB6884" w14:paraId="06EB24C4" w14:textId="77777777"/>
</w:hdr>
</file>

<file path=word/intelligence2.xml><?xml version="1.0" encoding="utf-8"?>
<int2:intelligence xmlns:int2="http://schemas.microsoft.com/office/intelligence/2020/intelligence" xmlns:oel="http://schemas.microsoft.com/office/2019/extlst">
  <int2:observations>
    <int2:textHash int2:hashCode="DxJUGvzOF1+zS7" int2:id="OCJ0i8I1">
      <int2:state int2:value="Rejected" int2:type="spell"/>
    </int2:textHash>
    <int2:textHash int2:hashCode="G7+OevZrwwMykf" int2:id="XqzxUkHr">
      <int2:state int2:value="Rejected" int2:type="AugLoop_Text_Critique"/>
    </int2:textHash>
    <int2:textHash int2:hashCode="r93Xb8ExqshKGE" int2:id="tPRp2yB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83CC"/>
    <w:multiLevelType w:val="hybridMultilevel"/>
    <w:tmpl w:val="FFFFFFFF"/>
    <w:lvl w:ilvl="0" w:tplc="CC9C29E2">
      <w:start w:val="1"/>
      <w:numFmt w:val="bullet"/>
      <w:lvlText w:val=""/>
      <w:lvlJc w:val="left"/>
      <w:pPr>
        <w:ind w:left="720" w:hanging="360"/>
      </w:pPr>
      <w:rPr>
        <w:rFonts w:hint="default" w:ascii="Symbol" w:hAnsi="Symbol"/>
      </w:rPr>
    </w:lvl>
    <w:lvl w:ilvl="1" w:tplc="0A9ECE1A">
      <w:start w:val="1"/>
      <w:numFmt w:val="bullet"/>
      <w:lvlText w:val="o"/>
      <w:lvlJc w:val="left"/>
      <w:pPr>
        <w:ind w:left="1440" w:hanging="360"/>
      </w:pPr>
      <w:rPr>
        <w:rFonts w:hint="default" w:ascii="Courier New" w:hAnsi="Courier New"/>
      </w:rPr>
    </w:lvl>
    <w:lvl w:ilvl="2" w:tplc="6D22404E">
      <w:start w:val="1"/>
      <w:numFmt w:val="bullet"/>
      <w:lvlText w:val=""/>
      <w:lvlJc w:val="left"/>
      <w:pPr>
        <w:ind w:left="2160" w:hanging="360"/>
      </w:pPr>
      <w:rPr>
        <w:rFonts w:hint="default" w:ascii="Wingdings" w:hAnsi="Wingdings"/>
      </w:rPr>
    </w:lvl>
    <w:lvl w:ilvl="3" w:tplc="5D9C7CB0">
      <w:start w:val="1"/>
      <w:numFmt w:val="bullet"/>
      <w:lvlText w:val=""/>
      <w:lvlJc w:val="left"/>
      <w:pPr>
        <w:ind w:left="2880" w:hanging="360"/>
      </w:pPr>
      <w:rPr>
        <w:rFonts w:hint="default" w:ascii="Symbol" w:hAnsi="Symbol"/>
      </w:rPr>
    </w:lvl>
    <w:lvl w:ilvl="4" w:tplc="0A40B150">
      <w:start w:val="1"/>
      <w:numFmt w:val="bullet"/>
      <w:lvlText w:val="o"/>
      <w:lvlJc w:val="left"/>
      <w:pPr>
        <w:ind w:left="3600" w:hanging="360"/>
      </w:pPr>
      <w:rPr>
        <w:rFonts w:hint="default" w:ascii="Courier New" w:hAnsi="Courier New"/>
      </w:rPr>
    </w:lvl>
    <w:lvl w:ilvl="5" w:tplc="DC6814A8">
      <w:start w:val="1"/>
      <w:numFmt w:val="bullet"/>
      <w:lvlText w:val=""/>
      <w:lvlJc w:val="left"/>
      <w:pPr>
        <w:ind w:left="4320" w:hanging="360"/>
      </w:pPr>
      <w:rPr>
        <w:rFonts w:hint="default" w:ascii="Wingdings" w:hAnsi="Wingdings"/>
      </w:rPr>
    </w:lvl>
    <w:lvl w:ilvl="6" w:tplc="D32CE2A2">
      <w:start w:val="1"/>
      <w:numFmt w:val="bullet"/>
      <w:lvlText w:val=""/>
      <w:lvlJc w:val="left"/>
      <w:pPr>
        <w:ind w:left="5040" w:hanging="360"/>
      </w:pPr>
      <w:rPr>
        <w:rFonts w:hint="default" w:ascii="Symbol" w:hAnsi="Symbol"/>
      </w:rPr>
    </w:lvl>
    <w:lvl w:ilvl="7" w:tplc="F3FE12BE">
      <w:start w:val="1"/>
      <w:numFmt w:val="bullet"/>
      <w:lvlText w:val="o"/>
      <w:lvlJc w:val="left"/>
      <w:pPr>
        <w:ind w:left="5760" w:hanging="360"/>
      </w:pPr>
      <w:rPr>
        <w:rFonts w:hint="default" w:ascii="Courier New" w:hAnsi="Courier New"/>
      </w:rPr>
    </w:lvl>
    <w:lvl w:ilvl="8" w:tplc="84AAFFBE">
      <w:start w:val="1"/>
      <w:numFmt w:val="bullet"/>
      <w:lvlText w:val=""/>
      <w:lvlJc w:val="left"/>
      <w:pPr>
        <w:ind w:left="6480" w:hanging="360"/>
      </w:pPr>
      <w:rPr>
        <w:rFonts w:hint="default" w:ascii="Wingdings" w:hAnsi="Wingdings"/>
      </w:rPr>
    </w:lvl>
  </w:abstractNum>
  <w:abstractNum w:abstractNumId="1" w15:restartNumberingAfterBreak="0">
    <w:nsid w:val="09CBBBA7"/>
    <w:multiLevelType w:val="hybridMultilevel"/>
    <w:tmpl w:val="FFFFFFFF"/>
    <w:lvl w:ilvl="0" w:tplc="2F5E9B44">
      <w:start w:val="1"/>
      <w:numFmt w:val="bullet"/>
      <w:lvlText w:val=""/>
      <w:lvlJc w:val="left"/>
      <w:pPr>
        <w:ind w:left="720" w:hanging="360"/>
      </w:pPr>
      <w:rPr>
        <w:rFonts w:hint="default" w:ascii="Symbol" w:hAnsi="Symbol"/>
      </w:rPr>
    </w:lvl>
    <w:lvl w:ilvl="1" w:tplc="1D4C6AB8">
      <w:start w:val="1"/>
      <w:numFmt w:val="bullet"/>
      <w:lvlText w:val="o"/>
      <w:lvlJc w:val="left"/>
      <w:pPr>
        <w:ind w:left="1440" w:hanging="360"/>
      </w:pPr>
      <w:rPr>
        <w:rFonts w:hint="default" w:ascii="Courier New" w:hAnsi="Courier New"/>
      </w:rPr>
    </w:lvl>
    <w:lvl w:ilvl="2" w:tplc="9FF272DC">
      <w:start w:val="1"/>
      <w:numFmt w:val="bullet"/>
      <w:lvlText w:val=""/>
      <w:lvlJc w:val="left"/>
      <w:pPr>
        <w:ind w:left="2160" w:hanging="360"/>
      </w:pPr>
      <w:rPr>
        <w:rFonts w:hint="default" w:ascii="Wingdings" w:hAnsi="Wingdings"/>
      </w:rPr>
    </w:lvl>
    <w:lvl w:ilvl="3" w:tplc="CD8864D8">
      <w:start w:val="1"/>
      <w:numFmt w:val="bullet"/>
      <w:lvlText w:val=""/>
      <w:lvlJc w:val="left"/>
      <w:pPr>
        <w:ind w:left="2880" w:hanging="360"/>
      </w:pPr>
      <w:rPr>
        <w:rFonts w:hint="default" w:ascii="Symbol" w:hAnsi="Symbol"/>
      </w:rPr>
    </w:lvl>
    <w:lvl w:ilvl="4" w:tplc="485E8E34">
      <w:start w:val="1"/>
      <w:numFmt w:val="bullet"/>
      <w:lvlText w:val="o"/>
      <w:lvlJc w:val="left"/>
      <w:pPr>
        <w:ind w:left="3600" w:hanging="360"/>
      </w:pPr>
      <w:rPr>
        <w:rFonts w:hint="default" w:ascii="Courier New" w:hAnsi="Courier New"/>
      </w:rPr>
    </w:lvl>
    <w:lvl w:ilvl="5" w:tplc="0A04BFB6">
      <w:start w:val="1"/>
      <w:numFmt w:val="bullet"/>
      <w:lvlText w:val=""/>
      <w:lvlJc w:val="left"/>
      <w:pPr>
        <w:ind w:left="4320" w:hanging="360"/>
      </w:pPr>
      <w:rPr>
        <w:rFonts w:hint="default" w:ascii="Wingdings" w:hAnsi="Wingdings"/>
      </w:rPr>
    </w:lvl>
    <w:lvl w:ilvl="6" w:tplc="4AAAD230">
      <w:start w:val="1"/>
      <w:numFmt w:val="bullet"/>
      <w:lvlText w:val=""/>
      <w:lvlJc w:val="left"/>
      <w:pPr>
        <w:ind w:left="5040" w:hanging="360"/>
      </w:pPr>
      <w:rPr>
        <w:rFonts w:hint="default" w:ascii="Symbol" w:hAnsi="Symbol"/>
      </w:rPr>
    </w:lvl>
    <w:lvl w:ilvl="7" w:tplc="3232346E">
      <w:start w:val="1"/>
      <w:numFmt w:val="bullet"/>
      <w:lvlText w:val="o"/>
      <w:lvlJc w:val="left"/>
      <w:pPr>
        <w:ind w:left="5760" w:hanging="360"/>
      </w:pPr>
      <w:rPr>
        <w:rFonts w:hint="default" w:ascii="Courier New" w:hAnsi="Courier New"/>
      </w:rPr>
    </w:lvl>
    <w:lvl w:ilvl="8" w:tplc="D7EE5228">
      <w:start w:val="1"/>
      <w:numFmt w:val="bullet"/>
      <w:lvlText w:val=""/>
      <w:lvlJc w:val="left"/>
      <w:pPr>
        <w:ind w:left="6480" w:hanging="360"/>
      </w:pPr>
      <w:rPr>
        <w:rFonts w:hint="default" w:ascii="Wingdings" w:hAnsi="Wingdings"/>
      </w:rPr>
    </w:lvl>
  </w:abstractNum>
  <w:abstractNum w:abstractNumId="2" w15:restartNumberingAfterBreak="0">
    <w:nsid w:val="0DA84715"/>
    <w:multiLevelType w:val="hybridMultilevel"/>
    <w:tmpl w:val="FFFFFFFF"/>
    <w:lvl w:ilvl="0" w:tplc="DE5E4830">
      <w:start w:val="1"/>
      <w:numFmt w:val="bullet"/>
      <w:lvlText w:val=""/>
      <w:lvlJc w:val="left"/>
      <w:pPr>
        <w:ind w:left="720" w:hanging="360"/>
      </w:pPr>
      <w:rPr>
        <w:rFonts w:hint="default" w:ascii="Symbol" w:hAnsi="Symbol"/>
      </w:rPr>
    </w:lvl>
    <w:lvl w:ilvl="1" w:tplc="E91A524A">
      <w:start w:val="1"/>
      <w:numFmt w:val="bullet"/>
      <w:lvlText w:val="o"/>
      <w:lvlJc w:val="left"/>
      <w:pPr>
        <w:ind w:left="1440" w:hanging="360"/>
      </w:pPr>
      <w:rPr>
        <w:rFonts w:hint="default" w:ascii="Courier New" w:hAnsi="Courier New"/>
      </w:rPr>
    </w:lvl>
    <w:lvl w:ilvl="2" w:tplc="78B67B88">
      <w:start w:val="1"/>
      <w:numFmt w:val="bullet"/>
      <w:lvlText w:val=""/>
      <w:lvlJc w:val="left"/>
      <w:pPr>
        <w:ind w:left="2160" w:hanging="360"/>
      </w:pPr>
      <w:rPr>
        <w:rFonts w:hint="default" w:ascii="Wingdings" w:hAnsi="Wingdings"/>
      </w:rPr>
    </w:lvl>
    <w:lvl w:ilvl="3" w:tplc="AB427ED6">
      <w:start w:val="1"/>
      <w:numFmt w:val="bullet"/>
      <w:lvlText w:val=""/>
      <w:lvlJc w:val="left"/>
      <w:pPr>
        <w:ind w:left="2880" w:hanging="360"/>
      </w:pPr>
      <w:rPr>
        <w:rFonts w:hint="default" w:ascii="Symbol" w:hAnsi="Symbol"/>
      </w:rPr>
    </w:lvl>
    <w:lvl w:ilvl="4" w:tplc="4FAA9080">
      <w:start w:val="1"/>
      <w:numFmt w:val="bullet"/>
      <w:lvlText w:val="o"/>
      <w:lvlJc w:val="left"/>
      <w:pPr>
        <w:ind w:left="3600" w:hanging="360"/>
      </w:pPr>
      <w:rPr>
        <w:rFonts w:hint="default" w:ascii="Courier New" w:hAnsi="Courier New"/>
      </w:rPr>
    </w:lvl>
    <w:lvl w:ilvl="5" w:tplc="071E48F8">
      <w:start w:val="1"/>
      <w:numFmt w:val="bullet"/>
      <w:lvlText w:val=""/>
      <w:lvlJc w:val="left"/>
      <w:pPr>
        <w:ind w:left="4320" w:hanging="360"/>
      </w:pPr>
      <w:rPr>
        <w:rFonts w:hint="default" w:ascii="Wingdings" w:hAnsi="Wingdings"/>
      </w:rPr>
    </w:lvl>
    <w:lvl w:ilvl="6" w:tplc="E42293C2">
      <w:start w:val="1"/>
      <w:numFmt w:val="bullet"/>
      <w:lvlText w:val=""/>
      <w:lvlJc w:val="left"/>
      <w:pPr>
        <w:ind w:left="5040" w:hanging="360"/>
      </w:pPr>
      <w:rPr>
        <w:rFonts w:hint="default" w:ascii="Symbol" w:hAnsi="Symbol"/>
      </w:rPr>
    </w:lvl>
    <w:lvl w:ilvl="7" w:tplc="00368C32">
      <w:start w:val="1"/>
      <w:numFmt w:val="bullet"/>
      <w:lvlText w:val="o"/>
      <w:lvlJc w:val="left"/>
      <w:pPr>
        <w:ind w:left="5760" w:hanging="360"/>
      </w:pPr>
      <w:rPr>
        <w:rFonts w:hint="default" w:ascii="Courier New" w:hAnsi="Courier New"/>
      </w:rPr>
    </w:lvl>
    <w:lvl w:ilvl="8" w:tplc="ED101DB0">
      <w:start w:val="1"/>
      <w:numFmt w:val="bullet"/>
      <w:lvlText w:val=""/>
      <w:lvlJc w:val="left"/>
      <w:pPr>
        <w:ind w:left="6480" w:hanging="360"/>
      </w:pPr>
      <w:rPr>
        <w:rFonts w:hint="default" w:ascii="Wingdings" w:hAnsi="Wingdings"/>
      </w:rPr>
    </w:lvl>
  </w:abstractNum>
  <w:abstractNum w:abstractNumId="3" w15:restartNumberingAfterBreak="0">
    <w:nsid w:val="0F975B1A"/>
    <w:multiLevelType w:val="hybridMultilevel"/>
    <w:tmpl w:val="944CB26E"/>
    <w:lvl w:ilvl="0" w:tplc="DD7C6B14">
      <w:start w:val="1"/>
      <w:numFmt w:val="bullet"/>
      <w:lvlText w:val="·"/>
      <w:lvlJc w:val="left"/>
      <w:pPr>
        <w:ind w:left="720" w:hanging="360"/>
      </w:pPr>
      <w:rPr>
        <w:rFonts w:hint="default" w:ascii="Symbol" w:hAnsi="Symbol"/>
      </w:rPr>
    </w:lvl>
    <w:lvl w:ilvl="1" w:tplc="665E8018">
      <w:start w:val="1"/>
      <w:numFmt w:val="bullet"/>
      <w:lvlText w:val="o"/>
      <w:lvlJc w:val="left"/>
      <w:pPr>
        <w:ind w:left="1440" w:hanging="360"/>
      </w:pPr>
      <w:rPr>
        <w:rFonts w:hint="default" w:ascii="Courier New" w:hAnsi="Courier New"/>
      </w:rPr>
    </w:lvl>
    <w:lvl w:ilvl="2" w:tplc="85A47D20">
      <w:start w:val="1"/>
      <w:numFmt w:val="bullet"/>
      <w:lvlText w:val=""/>
      <w:lvlJc w:val="left"/>
      <w:pPr>
        <w:ind w:left="2160" w:hanging="360"/>
      </w:pPr>
      <w:rPr>
        <w:rFonts w:hint="default" w:ascii="Wingdings" w:hAnsi="Wingdings"/>
      </w:rPr>
    </w:lvl>
    <w:lvl w:ilvl="3" w:tplc="AB184F78">
      <w:start w:val="1"/>
      <w:numFmt w:val="bullet"/>
      <w:lvlText w:val=""/>
      <w:lvlJc w:val="left"/>
      <w:pPr>
        <w:ind w:left="2880" w:hanging="360"/>
      </w:pPr>
      <w:rPr>
        <w:rFonts w:hint="default" w:ascii="Symbol" w:hAnsi="Symbol"/>
      </w:rPr>
    </w:lvl>
    <w:lvl w:ilvl="4" w:tplc="068219C4">
      <w:start w:val="1"/>
      <w:numFmt w:val="bullet"/>
      <w:lvlText w:val="o"/>
      <w:lvlJc w:val="left"/>
      <w:pPr>
        <w:ind w:left="3600" w:hanging="360"/>
      </w:pPr>
      <w:rPr>
        <w:rFonts w:hint="default" w:ascii="Courier New" w:hAnsi="Courier New"/>
      </w:rPr>
    </w:lvl>
    <w:lvl w:ilvl="5" w:tplc="CC184D3A">
      <w:start w:val="1"/>
      <w:numFmt w:val="bullet"/>
      <w:lvlText w:val=""/>
      <w:lvlJc w:val="left"/>
      <w:pPr>
        <w:ind w:left="4320" w:hanging="360"/>
      </w:pPr>
      <w:rPr>
        <w:rFonts w:hint="default" w:ascii="Wingdings" w:hAnsi="Wingdings"/>
      </w:rPr>
    </w:lvl>
    <w:lvl w:ilvl="6" w:tplc="0B122CC8">
      <w:start w:val="1"/>
      <w:numFmt w:val="bullet"/>
      <w:lvlText w:val=""/>
      <w:lvlJc w:val="left"/>
      <w:pPr>
        <w:ind w:left="5040" w:hanging="360"/>
      </w:pPr>
      <w:rPr>
        <w:rFonts w:hint="default" w:ascii="Symbol" w:hAnsi="Symbol"/>
      </w:rPr>
    </w:lvl>
    <w:lvl w:ilvl="7" w:tplc="76DEBFB6">
      <w:start w:val="1"/>
      <w:numFmt w:val="bullet"/>
      <w:lvlText w:val="o"/>
      <w:lvlJc w:val="left"/>
      <w:pPr>
        <w:ind w:left="5760" w:hanging="360"/>
      </w:pPr>
      <w:rPr>
        <w:rFonts w:hint="default" w:ascii="Courier New" w:hAnsi="Courier New"/>
      </w:rPr>
    </w:lvl>
    <w:lvl w:ilvl="8" w:tplc="1AB2854A">
      <w:start w:val="1"/>
      <w:numFmt w:val="bullet"/>
      <w:lvlText w:val=""/>
      <w:lvlJc w:val="left"/>
      <w:pPr>
        <w:ind w:left="6480" w:hanging="360"/>
      </w:pPr>
      <w:rPr>
        <w:rFonts w:hint="default" w:ascii="Wingdings" w:hAnsi="Wingdings"/>
      </w:rPr>
    </w:lvl>
  </w:abstractNum>
  <w:abstractNum w:abstractNumId="4" w15:restartNumberingAfterBreak="0">
    <w:nsid w:val="11272CED"/>
    <w:multiLevelType w:val="multilevel"/>
    <w:tmpl w:val="3BF45C8C"/>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3A2AC78"/>
    <w:multiLevelType w:val="hybridMultilevel"/>
    <w:tmpl w:val="FFFFFFFF"/>
    <w:lvl w:ilvl="0" w:tplc="E242C08A">
      <w:start w:val="1"/>
      <w:numFmt w:val="bullet"/>
      <w:lvlText w:val=""/>
      <w:lvlJc w:val="left"/>
      <w:pPr>
        <w:ind w:left="720" w:hanging="360"/>
      </w:pPr>
      <w:rPr>
        <w:rFonts w:hint="default" w:ascii="Symbol" w:hAnsi="Symbol"/>
      </w:rPr>
    </w:lvl>
    <w:lvl w:ilvl="1" w:tplc="1D5CDC64">
      <w:start w:val="1"/>
      <w:numFmt w:val="bullet"/>
      <w:lvlText w:val="o"/>
      <w:lvlJc w:val="left"/>
      <w:pPr>
        <w:ind w:left="1440" w:hanging="360"/>
      </w:pPr>
      <w:rPr>
        <w:rFonts w:hint="default" w:ascii="Courier New" w:hAnsi="Courier New"/>
      </w:rPr>
    </w:lvl>
    <w:lvl w:ilvl="2" w:tplc="631236A2">
      <w:start w:val="1"/>
      <w:numFmt w:val="bullet"/>
      <w:lvlText w:val=""/>
      <w:lvlJc w:val="left"/>
      <w:pPr>
        <w:ind w:left="2160" w:hanging="360"/>
      </w:pPr>
      <w:rPr>
        <w:rFonts w:hint="default" w:ascii="Wingdings" w:hAnsi="Wingdings"/>
      </w:rPr>
    </w:lvl>
    <w:lvl w:ilvl="3" w:tplc="59322FFE">
      <w:start w:val="1"/>
      <w:numFmt w:val="bullet"/>
      <w:lvlText w:val=""/>
      <w:lvlJc w:val="left"/>
      <w:pPr>
        <w:ind w:left="2880" w:hanging="360"/>
      </w:pPr>
      <w:rPr>
        <w:rFonts w:hint="default" w:ascii="Symbol" w:hAnsi="Symbol"/>
      </w:rPr>
    </w:lvl>
    <w:lvl w:ilvl="4" w:tplc="8852251C">
      <w:start w:val="1"/>
      <w:numFmt w:val="bullet"/>
      <w:lvlText w:val="o"/>
      <w:lvlJc w:val="left"/>
      <w:pPr>
        <w:ind w:left="3600" w:hanging="360"/>
      </w:pPr>
      <w:rPr>
        <w:rFonts w:hint="default" w:ascii="Courier New" w:hAnsi="Courier New"/>
      </w:rPr>
    </w:lvl>
    <w:lvl w:ilvl="5" w:tplc="F47CFD2C">
      <w:start w:val="1"/>
      <w:numFmt w:val="bullet"/>
      <w:lvlText w:val=""/>
      <w:lvlJc w:val="left"/>
      <w:pPr>
        <w:ind w:left="4320" w:hanging="360"/>
      </w:pPr>
      <w:rPr>
        <w:rFonts w:hint="default" w:ascii="Wingdings" w:hAnsi="Wingdings"/>
      </w:rPr>
    </w:lvl>
    <w:lvl w:ilvl="6" w:tplc="0F6852A2">
      <w:start w:val="1"/>
      <w:numFmt w:val="bullet"/>
      <w:lvlText w:val=""/>
      <w:lvlJc w:val="left"/>
      <w:pPr>
        <w:ind w:left="5040" w:hanging="360"/>
      </w:pPr>
      <w:rPr>
        <w:rFonts w:hint="default" w:ascii="Symbol" w:hAnsi="Symbol"/>
      </w:rPr>
    </w:lvl>
    <w:lvl w:ilvl="7" w:tplc="83B09AC4">
      <w:start w:val="1"/>
      <w:numFmt w:val="bullet"/>
      <w:lvlText w:val="o"/>
      <w:lvlJc w:val="left"/>
      <w:pPr>
        <w:ind w:left="5760" w:hanging="360"/>
      </w:pPr>
      <w:rPr>
        <w:rFonts w:hint="default" w:ascii="Courier New" w:hAnsi="Courier New"/>
      </w:rPr>
    </w:lvl>
    <w:lvl w:ilvl="8" w:tplc="F14E0334">
      <w:start w:val="1"/>
      <w:numFmt w:val="bullet"/>
      <w:lvlText w:val=""/>
      <w:lvlJc w:val="left"/>
      <w:pPr>
        <w:ind w:left="6480" w:hanging="360"/>
      </w:pPr>
      <w:rPr>
        <w:rFonts w:hint="default" w:ascii="Wingdings" w:hAnsi="Wingdings"/>
      </w:rPr>
    </w:lvl>
  </w:abstractNum>
  <w:abstractNum w:abstractNumId="6" w15:restartNumberingAfterBreak="0">
    <w:nsid w:val="13D91781"/>
    <w:multiLevelType w:val="hybridMultilevel"/>
    <w:tmpl w:val="3D8C7DBC"/>
    <w:lvl w:ilvl="0" w:tplc="F79E277A">
      <w:start w:val="1"/>
      <w:numFmt w:val="bullet"/>
      <w:lvlText w:val="·"/>
      <w:lvlJc w:val="left"/>
      <w:pPr>
        <w:ind w:left="720" w:hanging="360"/>
      </w:pPr>
      <w:rPr>
        <w:rFonts w:hint="default" w:ascii="Symbol" w:hAnsi="Symbol"/>
      </w:rPr>
    </w:lvl>
    <w:lvl w:ilvl="1" w:tplc="D18A2474">
      <w:start w:val="1"/>
      <w:numFmt w:val="bullet"/>
      <w:lvlText w:val="o"/>
      <w:lvlJc w:val="left"/>
      <w:pPr>
        <w:ind w:left="1440" w:hanging="360"/>
      </w:pPr>
      <w:rPr>
        <w:rFonts w:hint="default" w:ascii="Courier New" w:hAnsi="Courier New"/>
      </w:rPr>
    </w:lvl>
    <w:lvl w:ilvl="2" w:tplc="D2F6E8AE">
      <w:start w:val="1"/>
      <w:numFmt w:val="bullet"/>
      <w:lvlText w:val=""/>
      <w:lvlJc w:val="left"/>
      <w:pPr>
        <w:ind w:left="2160" w:hanging="360"/>
      </w:pPr>
      <w:rPr>
        <w:rFonts w:hint="default" w:ascii="Wingdings" w:hAnsi="Wingdings"/>
      </w:rPr>
    </w:lvl>
    <w:lvl w:ilvl="3" w:tplc="DA1047F2">
      <w:start w:val="1"/>
      <w:numFmt w:val="bullet"/>
      <w:lvlText w:val=""/>
      <w:lvlJc w:val="left"/>
      <w:pPr>
        <w:ind w:left="2880" w:hanging="360"/>
      </w:pPr>
      <w:rPr>
        <w:rFonts w:hint="default" w:ascii="Symbol" w:hAnsi="Symbol"/>
      </w:rPr>
    </w:lvl>
    <w:lvl w:ilvl="4" w:tplc="76D8CE44">
      <w:start w:val="1"/>
      <w:numFmt w:val="bullet"/>
      <w:lvlText w:val="o"/>
      <w:lvlJc w:val="left"/>
      <w:pPr>
        <w:ind w:left="3600" w:hanging="360"/>
      </w:pPr>
      <w:rPr>
        <w:rFonts w:hint="default" w:ascii="Courier New" w:hAnsi="Courier New"/>
      </w:rPr>
    </w:lvl>
    <w:lvl w:ilvl="5" w:tplc="A85A0C3A">
      <w:start w:val="1"/>
      <w:numFmt w:val="bullet"/>
      <w:lvlText w:val=""/>
      <w:lvlJc w:val="left"/>
      <w:pPr>
        <w:ind w:left="4320" w:hanging="360"/>
      </w:pPr>
      <w:rPr>
        <w:rFonts w:hint="default" w:ascii="Wingdings" w:hAnsi="Wingdings"/>
      </w:rPr>
    </w:lvl>
    <w:lvl w:ilvl="6" w:tplc="7B2244C8">
      <w:start w:val="1"/>
      <w:numFmt w:val="bullet"/>
      <w:lvlText w:val=""/>
      <w:lvlJc w:val="left"/>
      <w:pPr>
        <w:ind w:left="5040" w:hanging="360"/>
      </w:pPr>
      <w:rPr>
        <w:rFonts w:hint="default" w:ascii="Symbol" w:hAnsi="Symbol"/>
      </w:rPr>
    </w:lvl>
    <w:lvl w:ilvl="7" w:tplc="05922AB0">
      <w:start w:val="1"/>
      <w:numFmt w:val="bullet"/>
      <w:lvlText w:val="o"/>
      <w:lvlJc w:val="left"/>
      <w:pPr>
        <w:ind w:left="5760" w:hanging="360"/>
      </w:pPr>
      <w:rPr>
        <w:rFonts w:hint="default" w:ascii="Courier New" w:hAnsi="Courier New"/>
      </w:rPr>
    </w:lvl>
    <w:lvl w:ilvl="8" w:tplc="04965AE0">
      <w:start w:val="1"/>
      <w:numFmt w:val="bullet"/>
      <w:lvlText w:val=""/>
      <w:lvlJc w:val="left"/>
      <w:pPr>
        <w:ind w:left="6480" w:hanging="360"/>
      </w:pPr>
      <w:rPr>
        <w:rFonts w:hint="default" w:ascii="Wingdings" w:hAnsi="Wingdings"/>
      </w:rPr>
    </w:lvl>
  </w:abstractNum>
  <w:abstractNum w:abstractNumId="7" w15:restartNumberingAfterBreak="0">
    <w:nsid w:val="1604B914"/>
    <w:multiLevelType w:val="hybridMultilevel"/>
    <w:tmpl w:val="AEAA1C24"/>
    <w:lvl w:ilvl="0" w:tplc="0F56DAE8">
      <w:start w:val="1"/>
      <w:numFmt w:val="bullet"/>
      <w:lvlText w:val="·"/>
      <w:lvlJc w:val="left"/>
      <w:pPr>
        <w:ind w:left="720" w:hanging="360"/>
      </w:pPr>
      <w:rPr>
        <w:rFonts w:hint="default" w:ascii="Symbol" w:hAnsi="Symbol"/>
      </w:rPr>
    </w:lvl>
    <w:lvl w:ilvl="1" w:tplc="99E80588">
      <w:start w:val="1"/>
      <w:numFmt w:val="bullet"/>
      <w:lvlText w:val="o"/>
      <w:lvlJc w:val="left"/>
      <w:pPr>
        <w:ind w:left="1440" w:hanging="360"/>
      </w:pPr>
      <w:rPr>
        <w:rFonts w:hint="default" w:ascii="Courier New" w:hAnsi="Courier New"/>
      </w:rPr>
    </w:lvl>
    <w:lvl w:ilvl="2" w:tplc="A9E2E5C0">
      <w:start w:val="1"/>
      <w:numFmt w:val="bullet"/>
      <w:lvlText w:val=""/>
      <w:lvlJc w:val="left"/>
      <w:pPr>
        <w:ind w:left="2160" w:hanging="360"/>
      </w:pPr>
      <w:rPr>
        <w:rFonts w:hint="default" w:ascii="Wingdings" w:hAnsi="Wingdings"/>
      </w:rPr>
    </w:lvl>
    <w:lvl w:ilvl="3" w:tplc="86642A0A">
      <w:start w:val="1"/>
      <w:numFmt w:val="bullet"/>
      <w:lvlText w:val=""/>
      <w:lvlJc w:val="left"/>
      <w:pPr>
        <w:ind w:left="2880" w:hanging="360"/>
      </w:pPr>
      <w:rPr>
        <w:rFonts w:hint="default" w:ascii="Symbol" w:hAnsi="Symbol"/>
      </w:rPr>
    </w:lvl>
    <w:lvl w:ilvl="4" w:tplc="37040CA4">
      <w:start w:val="1"/>
      <w:numFmt w:val="bullet"/>
      <w:lvlText w:val="o"/>
      <w:lvlJc w:val="left"/>
      <w:pPr>
        <w:ind w:left="3600" w:hanging="360"/>
      </w:pPr>
      <w:rPr>
        <w:rFonts w:hint="default" w:ascii="Courier New" w:hAnsi="Courier New"/>
      </w:rPr>
    </w:lvl>
    <w:lvl w:ilvl="5" w:tplc="34308C22">
      <w:start w:val="1"/>
      <w:numFmt w:val="bullet"/>
      <w:lvlText w:val=""/>
      <w:lvlJc w:val="left"/>
      <w:pPr>
        <w:ind w:left="4320" w:hanging="360"/>
      </w:pPr>
      <w:rPr>
        <w:rFonts w:hint="default" w:ascii="Wingdings" w:hAnsi="Wingdings"/>
      </w:rPr>
    </w:lvl>
    <w:lvl w:ilvl="6" w:tplc="92E4C99A">
      <w:start w:val="1"/>
      <w:numFmt w:val="bullet"/>
      <w:lvlText w:val=""/>
      <w:lvlJc w:val="left"/>
      <w:pPr>
        <w:ind w:left="5040" w:hanging="360"/>
      </w:pPr>
      <w:rPr>
        <w:rFonts w:hint="default" w:ascii="Symbol" w:hAnsi="Symbol"/>
      </w:rPr>
    </w:lvl>
    <w:lvl w:ilvl="7" w:tplc="C252791E">
      <w:start w:val="1"/>
      <w:numFmt w:val="bullet"/>
      <w:lvlText w:val="o"/>
      <w:lvlJc w:val="left"/>
      <w:pPr>
        <w:ind w:left="5760" w:hanging="360"/>
      </w:pPr>
      <w:rPr>
        <w:rFonts w:hint="default" w:ascii="Courier New" w:hAnsi="Courier New"/>
      </w:rPr>
    </w:lvl>
    <w:lvl w:ilvl="8" w:tplc="D554B80A">
      <w:start w:val="1"/>
      <w:numFmt w:val="bullet"/>
      <w:lvlText w:val=""/>
      <w:lvlJc w:val="left"/>
      <w:pPr>
        <w:ind w:left="6480" w:hanging="360"/>
      </w:pPr>
      <w:rPr>
        <w:rFonts w:hint="default" w:ascii="Wingdings" w:hAnsi="Wingdings"/>
      </w:rPr>
    </w:lvl>
  </w:abstractNum>
  <w:abstractNum w:abstractNumId="8" w15:restartNumberingAfterBreak="0">
    <w:nsid w:val="1678AB83"/>
    <w:multiLevelType w:val="hybridMultilevel"/>
    <w:tmpl w:val="63226B24"/>
    <w:lvl w:ilvl="0" w:tplc="E274FA68">
      <w:start w:val="1"/>
      <w:numFmt w:val="bullet"/>
      <w:lvlText w:val="·"/>
      <w:lvlJc w:val="left"/>
      <w:pPr>
        <w:ind w:left="720" w:hanging="360"/>
      </w:pPr>
      <w:rPr>
        <w:rFonts w:hint="default" w:ascii="Symbol" w:hAnsi="Symbol"/>
      </w:rPr>
    </w:lvl>
    <w:lvl w:ilvl="1" w:tplc="F490CFD2">
      <w:start w:val="1"/>
      <w:numFmt w:val="bullet"/>
      <w:lvlText w:val="o"/>
      <w:lvlJc w:val="left"/>
      <w:pPr>
        <w:ind w:left="1440" w:hanging="360"/>
      </w:pPr>
      <w:rPr>
        <w:rFonts w:hint="default" w:ascii="Courier New" w:hAnsi="Courier New"/>
      </w:rPr>
    </w:lvl>
    <w:lvl w:ilvl="2" w:tplc="2E668F00">
      <w:start w:val="1"/>
      <w:numFmt w:val="bullet"/>
      <w:lvlText w:val=""/>
      <w:lvlJc w:val="left"/>
      <w:pPr>
        <w:ind w:left="2160" w:hanging="360"/>
      </w:pPr>
      <w:rPr>
        <w:rFonts w:hint="default" w:ascii="Wingdings" w:hAnsi="Wingdings"/>
      </w:rPr>
    </w:lvl>
    <w:lvl w:ilvl="3" w:tplc="726E73AE">
      <w:start w:val="1"/>
      <w:numFmt w:val="bullet"/>
      <w:lvlText w:val=""/>
      <w:lvlJc w:val="left"/>
      <w:pPr>
        <w:ind w:left="2880" w:hanging="360"/>
      </w:pPr>
      <w:rPr>
        <w:rFonts w:hint="default" w:ascii="Symbol" w:hAnsi="Symbol"/>
      </w:rPr>
    </w:lvl>
    <w:lvl w:ilvl="4" w:tplc="45FEB6B6">
      <w:start w:val="1"/>
      <w:numFmt w:val="bullet"/>
      <w:lvlText w:val="o"/>
      <w:lvlJc w:val="left"/>
      <w:pPr>
        <w:ind w:left="3600" w:hanging="360"/>
      </w:pPr>
      <w:rPr>
        <w:rFonts w:hint="default" w:ascii="Courier New" w:hAnsi="Courier New"/>
      </w:rPr>
    </w:lvl>
    <w:lvl w:ilvl="5" w:tplc="F2C412FC">
      <w:start w:val="1"/>
      <w:numFmt w:val="bullet"/>
      <w:lvlText w:val=""/>
      <w:lvlJc w:val="left"/>
      <w:pPr>
        <w:ind w:left="4320" w:hanging="360"/>
      </w:pPr>
      <w:rPr>
        <w:rFonts w:hint="default" w:ascii="Wingdings" w:hAnsi="Wingdings"/>
      </w:rPr>
    </w:lvl>
    <w:lvl w:ilvl="6" w:tplc="B26C7E46">
      <w:start w:val="1"/>
      <w:numFmt w:val="bullet"/>
      <w:lvlText w:val=""/>
      <w:lvlJc w:val="left"/>
      <w:pPr>
        <w:ind w:left="5040" w:hanging="360"/>
      </w:pPr>
      <w:rPr>
        <w:rFonts w:hint="default" w:ascii="Symbol" w:hAnsi="Symbol"/>
      </w:rPr>
    </w:lvl>
    <w:lvl w:ilvl="7" w:tplc="CCA0D154">
      <w:start w:val="1"/>
      <w:numFmt w:val="bullet"/>
      <w:lvlText w:val="o"/>
      <w:lvlJc w:val="left"/>
      <w:pPr>
        <w:ind w:left="5760" w:hanging="360"/>
      </w:pPr>
      <w:rPr>
        <w:rFonts w:hint="default" w:ascii="Courier New" w:hAnsi="Courier New"/>
      </w:rPr>
    </w:lvl>
    <w:lvl w:ilvl="8" w:tplc="145443A2">
      <w:start w:val="1"/>
      <w:numFmt w:val="bullet"/>
      <w:lvlText w:val=""/>
      <w:lvlJc w:val="left"/>
      <w:pPr>
        <w:ind w:left="6480" w:hanging="360"/>
      </w:pPr>
      <w:rPr>
        <w:rFonts w:hint="default" w:ascii="Wingdings" w:hAnsi="Wingdings"/>
      </w:rPr>
    </w:lvl>
  </w:abstractNum>
  <w:abstractNum w:abstractNumId="9" w15:restartNumberingAfterBreak="0">
    <w:nsid w:val="17D99EC4"/>
    <w:multiLevelType w:val="hybridMultilevel"/>
    <w:tmpl w:val="8CDC75C8"/>
    <w:lvl w:ilvl="0" w:tplc="17DEF1EE">
      <w:start w:val="1"/>
      <w:numFmt w:val="bullet"/>
      <w:lvlText w:val="·"/>
      <w:lvlJc w:val="left"/>
      <w:pPr>
        <w:ind w:left="720" w:hanging="360"/>
      </w:pPr>
      <w:rPr>
        <w:rFonts w:hint="default" w:ascii="Symbol" w:hAnsi="Symbol"/>
      </w:rPr>
    </w:lvl>
    <w:lvl w:ilvl="1" w:tplc="F31051BC">
      <w:start w:val="1"/>
      <w:numFmt w:val="bullet"/>
      <w:lvlText w:val="o"/>
      <w:lvlJc w:val="left"/>
      <w:pPr>
        <w:ind w:left="1440" w:hanging="360"/>
      </w:pPr>
      <w:rPr>
        <w:rFonts w:hint="default" w:ascii="Courier New" w:hAnsi="Courier New"/>
      </w:rPr>
    </w:lvl>
    <w:lvl w:ilvl="2" w:tplc="F0F4729C">
      <w:start w:val="1"/>
      <w:numFmt w:val="bullet"/>
      <w:lvlText w:val=""/>
      <w:lvlJc w:val="left"/>
      <w:pPr>
        <w:ind w:left="2160" w:hanging="360"/>
      </w:pPr>
      <w:rPr>
        <w:rFonts w:hint="default" w:ascii="Wingdings" w:hAnsi="Wingdings"/>
      </w:rPr>
    </w:lvl>
    <w:lvl w:ilvl="3" w:tplc="5B067C04">
      <w:start w:val="1"/>
      <w:numFmt w:val="bullet"/>
      <w:lvlText w:val=""/>
      <w:lvlJc w:val="left"/>
      <w:pPr>
        <w:ind w:left="2880" w:hanging="360"/>
      </w:pPr>
      <w:rPr>
        <w:rFonts w:hint="default" w:ascii="Symbol" w:hAnsi="Symbol"/>
      </w:rPr>
    </w:lvl>
    <w:lvl w:ilvl="4" w:tplc="2FD8ED14">
      <w:start w:val="1"/>
      <w:numFmt w:val="bullet"/>
      <w:lvlText w:val="o"/>
      <w:lvlJc w:val="left"/>
      <w:pPr>
        <w:ind w:left="3600" w:hanging="360"/>
      </w:pPr>
      <w:rPr>
        <w:rFonts w:hint="default" w:ascii="Courier New" w:hAnsi="Courier New"/>
      </w:rPr>
    </w:lvl>
    <w:lvl w:ilvl="5" w:tplc="9DD205A6">
      <w:start w:val="1"/>
      <w:numFmt w:val="bullet"/>
      <w:lvlText w:val=""/>
      <w:lvlJc w:val="left"/>
      <w:pPr>
        <w:ind w:left="4320" w:hanging="360"/>
      </w:pPr>
      <w:rPr>
        <w:rFonts w:hint="default" w:ascii="Wingdings" w:hAnsi="Wingdings"/>
      </w:rPr>
    </w:lvl>
    <w:lvl w:ilvl="6" w:tplc="329CF0CA">
      <w:start w:val="1"/>
      <w:numFmt w:val="bullet"/>
      <w:lvlText w:val=""/>
      <w:lvlJc w:val="left"/>
      <w:pPr>
        <w:ind w:left="5040" w:hanging="360"/>
      </w:pPr>
      <w:rPr>
        <w:rFonts w:hint="default" w:ascii="Symbol" w:hAnsi="Symbol"/>
      </w:rPr>
    </w:lvl>
    <w:lvl w:ilvl="7" w:tplc="2FF40086">
      <w:start w:val="1"/>
      <w:numFmt w:val="bullet"/>
      <w:lvlText w:val="o"/>
      <w:lvlJc w:val="left"/>
      <w:pPr>
        <w:ind w:left="5760" w:hanging="360"/>
      </w:pPr>
      <w:rPr>
        <w:rFonts w:hint="default" w:ascii="Courier New" w:hAnsi="Courier New"/>
      </w:rPr>
    </w:lvl>
    <w:lvl w:ilvl="8" w:tplc="8566194C">
      <w:start w:val="1"/>
      <w:numFmt w:val="bullet"/>
      <w:lvlText w:val=""/>
      <w:lvlJc w:val="left"/>
      <w:pPr>
        <w:ind w:left="6480" w:hanging="360"/>
      </w:pPr>
      <w:rPr>
        <w:rFonts w:hint="default" w:ascii="Wingdings" w:hAnsi="Wingdings"/>
      </w:rPr>
    </w:lvl>
  </w:abstractNum>
  <w:abstractNum w:abstractNumId="10" w15:restartNumberingAfterBreak="0">
    <w:nsid w:val="19632DC6"/>
    <w:multiLevelType w:val="hybridMultilevel"/>
    <w:tmpl w:val="6714C1E8"/>
    <w:lvl w:ilvl="0" w:tplc="72CC85CC">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1" w15:restartNumberingAfterBreak="0">
    <w:nsid w:val="1B00AFED"/>
    <w:multiLevelType w:val="hybridMultilevel"/>
    <w:tmpl w:val="925ECD70"/>
    <w:lvl w:ilvl="0" w:tplc="E7568FE2">
      <w:start w:val="1"/>
      <w:numFmt w:val="bullet"/>
      <w:lvlText w:val="-"/>
      <w:lvlJc w:val="left"/>
      <w:pPr>
        <w:ind w:left="720" w:hanging="360"/>
      </w:pPr>
      <w:rPr>
        <w:rFonts w:hint="default" w:ascii="&quot;Aptos&quot;,sans-serif" w:hAnsi="&quot;Aptos&quot;,sans-serif"/>
      </w:rPr>
    </w:lvl>
    <w:lvl w:ilvl="1" w:tplc="47781C8A">
      <w:start w:val="1"/>
      <w:numFmt w:val="bullet"/>
      <w:lvlText w:val="o"/>
      <w:lvlJc w:val="left"/>
      <w:pPr>
        <w:ind w:left="1440" w:hanging="360"/>
      </w:pPr>
      <w:rPr>
        <w:rFonts w:hint="default" w:ascii="Courier New" w:hAnsi="Courier New"/>
      </w:rPr>
    </w:lvl>
    <w:lvl w:ilvl="2" w:tplc="3EF48892">
      <w:start w:val="1"/>
      <w:numFmt w:val="bullet"/>
      <w:lvlText w:val=""/>
      <w:lvlJc w:val="left"/>
      <w:pPr>
        <w:ind w:left="2160" w:hanging="360"/>
      </w:pPr>
      <w:rPr>
        <w:rFonts w:hint="default" w:ascii="Wingdings" w:hAnsi="Wingdings"/>
      </w:rPr>
    </w:lvl>
    <w:lvl w:ilvl="3" w:tplc="E402E0A6">
      <w:start w:val="1"/>
      <w:numFmt w:val="bullet"/>
      <w:lvlText w:val=""/>
      <w:lvlJc w:val="left"/>
      <w:pPr>
        <w:ind w:left="2880" w:hanging="360"/>
      </w:pPr>
      <w:rPr>
        <w:rFonts w:hint="default" w:ascii="Symbol" w:hAnsi="Symbol"/>
      </w:rPr>
    </w:lvl>
    <w:lvl w:ilvl="4" w:tplc="E4A2D544">
      <w:start w:val="1"/>
      <w:numFmt w:val="bullet"/>
      <w:lvlText w:val="o"/>
      <w:lvlJc w:val="left"/>
      <w:pPr>
        <w:ind w:left="3600" w:hanging="360"/>
      </w:pPr>
      <w:rPr>
        <w:rFonts w:hint="default" w:ascii="Courier New" w:hAnsi="Courier New"/>
      </w:rPr>
    </w:lvl>
    <w:lvl w:ilvl="5" w:tplc="402670BA">
      <w:start w:val="1"/>
      <w:numFmt w:val="bullet"/>
      <w:lvlText w:val=""/>
      <w:lvlJc w:val="left"/>
      <w:pPr>
        <w:ind w:left="4320" w:hanging="360"/>
      </w:pPr>
      <w:rPr>
        <w:rFonts w:hint="default" w:ascii="Wingdings" w:hAnsi="Wingdings"/>
      </w:rPr>
    </w:lvl>
    <w:lvl w:ilvl="6" w:tplc="FEA6F248">
      <w:start w:val="1"/>
      <w:numFmt w:val="bullet"/>
      <w:lvlText w:val=""/>
      <w:lvlJc w:val="left"/>
      <w:pPr>
        <w:ind w:left="5040" w:hanging="360"/>
      </w:pPr>
      <w:rPr>
        <w:rFonts w:hint="default" w:ascii="Symbol" w:hAnsi="Symbol"/>
      </w:rPr>
    </w:lvl>
    <w:lvl w:ilvl="7" w:tplc="4E8E329E">
      <w:start w:val="1"/>
      <w:numFmt w:val="bullet"/>
      <w:lvlText w:val="o"/>
      <w:lvlJc w:val="left"/>
      <w:pPr>
        <w:ind w:left="5760" w:hanging="360"/>
      </w:pPr>
      <w:rPr>
        <w:rFonts w:hint="default" w:ascii="Courier New" w:hAnsi="Courier New"/>
      </w:rPr>
    </w:lvl>
    <w:lvl w:ilvl="8" w:tplc="3F588FD6">
      <w:start w:val="1"/>
      <w:numFmt w:val="bullet"/>
      <w:lvlText w:val=""/>
      <w:lvlJc w:val="left"/>
      <w:pPr>
        <w:ind w:left="6480" w:hanging="360"/>
      </w:pPr>
      <w:rPr>
        <w:rFonts w:hint="default" w:ascii="Wingdings" w:hAnsi="Wingdings"/>
      </w:rPr>
    </w:lvl>
  </w:abstractNum>
  <w:abstractNum w:abstractNumId="12" w15:restartNumberingAfterBreak="0">
    <w:nsid w:val="1F3495F2"/>
    <w:multiLevelType w:val="hybridMultilevel"/>
    <w:tmpl w:val="A4BC7026"/>
    <w:lvl w:ilvl="0" w:tplc="BC40838A">
      <w:start w:val="1"/>
      <w:numFmt w:val="bullet"/>
      <w:lvlText w:val=""/>
      <w:lvlJc w:val="left"/>
      <w:pPr>
        <w:ind w:left="720" w:hanging="360"/>
      </w:pPr>
      <w:rPr>
        <w:rFonts w:hint="default" w:ascii="Symbol" w:hAnsi="Symbol"/>
      </w:rPr>
    </w:lvl>
    <w:lvl w:ilvl="1" w:tplc="C964A102">
      <w:start w:val="1"/>
      <w:numFmt w:val="bullet"/>
      <w:lvlText w:val="o"/>
      <w:lvlJc w:val="left"/>
      <w:pPr>
        <w:ind w:left="1440" w:hanging="360"/>
      </w:pPr>
      <w:rPr>
        <w:rFonts w:hint="default" w:ascii="Courier New" w:hAnsi="Courier New"/>
      </w:rPr>
    </w:lvl>
    <w:lvl w:ilvl="2" w:tplc="60262F1C">
      <w:start w:val="1"/>
      <w:numFmt w:val="bullet"/>
      <w:lvlText w:val=""/>
      <w:lvlJc w:val="left"/>
      <w:pPr>
        <w:ind w:left="2160" w:hanging="360"/>
      </w:pPr>
      <w:rPr>
        <w:rFonts w:hint="default" w:ascii="Wingdings" w:hAnsi="Wingdings"/>
      </w:rPr>
    </w:lvl>
    <w:lvl w:ilvl="3" w:tplc="D130A3B4">
      <w:start w:val="1"/>
      <w:numFmt w:val="bullet"/>
      <w:lvlText w:val=""/>
      <w:lvlJc w:val="left"/>
      <w:pPr>
        <w:ind w:left="2880" w:hanging="360"/>
      </w:pPr>
      <w:rPr>
        <w:rFonts w:hint="default" w:ascii="Symbol" w:hAnsi="Symbol"/>
      </w:rPr>
    </w:lvl>
    <w:lvl w:ilvl="4" w:tplc="D4B0F036">
      <w:start w:val="1"/>
      <w:numFmt w:val="bullet"/>
      <w:lvlText w:val="o"/>
      <w:lvlJc w:val="left"/>
      <w:pPr>
        <w:ind w:left="3600" w:hanging="360"/>
      </w:pPr>
      <w:rPr>
        <w:rFonts w:hint="default" w:ascii="Courier New" w:hAnsi="Courier New"/>
      </w:rPr>
    </w:lvl>
    <w:lvl w:ilvl="5" w:tplc="FB2C61C2">
      <w:start w:val="1"/>
      <w:numFmt w:val="bullet"/>
      <w:lvlText w:val=""/>
      <w:lvlJc w:val="left"/>
      <w:pPr>
        <w:ind w:left="4320" w:hanging="360"/>
      </w:pPr>
      <w:rPr>
        <w:rFonts w:hint="default" w:ascii="Wingdings" w:hAnsi="Wingdings"/>
      </w:rPr>
    </w:lvl>
    <w:lvl w:ilvl="6" w:tplc="E0E42B0E">
      <w:start w:val="1"/>
      <w:numFmt w:val="bullet"/>
      <w:lvlText w:val=""/>
      <w:lvlJc w:val="left"/>
      <w:pPr>
        <w:ind w:left="5040" w:hanging="360"/>
      </w:pPr>
      <w:rPr>
        <w:rFonts w:hint="default" w:ascii="Symbol" w:hAnsi="Symbol"/>
      </w:rPr>
    </w:lvl>
    <w:lvl w:ilvl="7" w:tplc="049C22D6">
      <w:start w:val="1"/>
      <w:numFmt w:val="bullet"/>
      <w:lvlText w:val="o"/>
      <w:lvlJc w:val="left"/>
      <w:pPr>
        <w:ind w:left="5760" w:hanging="360"/>
      </w:pPr>
      <w:rPr>
        <w:rFonts w:hint="default" w:ascii="Courier New" w:hAnsi="Courier New"/>
      </w:rPr>
    </w:lvl>
    <w:lvl w:ilvl="8" w:tplc="C582AB6C">
      <w:start w:val="1"/>
      <w:numFmt w:val="bullet"/>
      <w:lvlText w:val=""/>
      <w:lvlJc w:val="left"/>
      <w:pPr>
        <w:ind w:left="6480" w:hanging="360"/>
      </w:pPr>
      <w:rPr>
        <w:rFonts w:hint="default" w:ascii="Wingdings" w:hAnsi="Wingdings"/>
      </w:rPr>
    </w:lvl>
  </w:abstractNum>
  <w:abstractNum w:abstractNumId="13" w15:restartNumberingAfterBreak="0">
    <w:nsid w:val="1FA52BD7"/>
    <w:multiLevelType w:val="hybridMultilevel"/>
    <w:tmpl w:val="F90495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26060E"/>
    <w:multiLevelType w:val="multilevel"/>
    <w:tmpl w:val="89C863EA"/>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10"/>
        </w:tabs>
        <w:ind w:left="510" w:hanging="510"/>
      </w:pPr>
      <w:rPr>
        <w:rFonts w:hint="default"/>
        <w:color w:val="auto"/>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2A868BE"/>
    <w:multiLevelType w:val="hybridMultilevel"/>
    <w:tmpl w:val="AA169A6C"/>
    <w:lvl w:ilvl="0" w:tplc="A2E4944C">
      <w:start w:val="1"/>
      <w:numFmt w:val="bullet"/>
      <w:lvlText w:val=""/>
      <w:lvlJc w:val="left"/>
      <w:pPr>
        <w:ind w:left="720" w:hanging="360"/>
      </w:pPr>
      <w:rPr>
        <w:rFonts w:hint="default" w:ascii="Symbol" w:hAnsi="Symbol"/>
      </w:rPr>
    </w:lvl>
    <w:lvl w:ilvl="1" w:tplc="8DCA0A78">
      <w:start w:val="1"/>
      <w:numFmt w:val="bullet"/>
      <w:lvlText w:val="o"/>
      <w:lvlJc w:val="left"/>
      <w:pPr>
        <w:ind w:left="1440" w:hanging="360"/>
      </w:pPr>
      <w:rPr>
        <w:rFonts w:hint="default" w:ascii="Courier New" w:hAnsi="Courier New"/>
      </w:rPr>
    </w:lvl>
    <w:lvl w:ilvl="2" w:tplc="0F6888EC">
      <w:start w:val="1"/>
      <w:numFmt w:val="bullet"/>
      <w:lvlText w:val=""/>
      <w:lvlJc w:val="left"/>
      <w:pPr>
        <w:ind w:left="2160" w:hanging="360"/>
      </w:pPr>
      <w:rPr>
        <w:rFonts w:hint="default" w:ascii="Wingdings" w:hAnsi="Wingdings"/>
      </w:rPr>
    </w:lvl>
    <w:lvl w:ilvl="3" w:tplc="3872DC6A">
      <w:start w:val="1"/>
      <w:numFmt w:val="bullet"/>
      <w:lvlText w:val=""/>
      <w:lvlJc w:val="left"/>
      <w:pPr>
        <w:ind w:left="2880" w:hanging="360"/>
      </w:pPr>
      <w:rPr>
        <w:rFonts w:hint="default" w:ascii="Symbol" w:hAnsi="Symbol"/>
      </w:rPr>
    </w:lvl>
    <w:lvl w:ilvl="4" w:tplc="72C8F59E">
      <w:start w:val="1"/>
      <w:numFmt w:val="bullet"/>
      <w:lvlText w:val="o"/>
      <w:lvlJc w:val="left"/>
      <w:pPr>
        <w:ind w:left="3600" w:hanging="360"/>
      </w:pPr>
      <w:rPr>
        <w:rFonts w:hint="default" w:ascii="Courier New" w:hAnsi="Courier New"/>
      </w:rPr>
    </w:lvl>
    <w:lvl w:ilvl="5" w:tplc="641E3416">
      <w:start w:val="1"/>
      <w:numFmt w:val="bullet"/>
      <w:lvlText w:val=""/>
      <w:lvlJc w:val="left"/>
      <w:pPr>
        <w:ind w:left="4320" w:hanging="360"/>
      </w:pPr>
      <w:rPr>
        <w:rFonts w:hint="default" w:ascii="Wingdings" w:hAnsi="Wingdings"/>
      </w:rPr>
    </w:lvl>
    <w:lvl w:ilvl="6" w:tplc="BD365998">
      <w:start w:val="1"/>
      <w:numFmt w:val="bullet"/>
      <w:lvlText w:val=""/>
      <w:lvlJc w:val="left"/>
      <w:pPr>
        <w:ind w:left="5040" w:hanging="360"/>
      </w:pPr>
      <w:rPr>
        <w:rFonts w:hint="default" w:ascii="Symbol" w:hAnsi="Symbol"/>
      </w:rPr>
    </w:lvl>
    <w:lvl w:ilvl="7" w:tplc="9A6A5AB8">
      <w:start w:val="1"/>
      <w:numFmt w:val="bullet"/>
      <w:lvlText w:val="o"/>
      <w:lvlJc w:val="left"/>
      <w:pPr>
        <w:ind w:left="5760" w:hanging="360"/>
      </w:pPr>
      <w:rPr>
        <w:rFonts w:hint="default" w:ascii="Courier New" w:hAnsi="Courier New"/>
      </w:rPr>
    </w:lvl>
    <w:lvl w:ilvl="8" w:tplc="D7125E80">
      <w:start w:val="1"/>
      <w:numFmt w:val="bullet"/>
      <w:lvlText w:val=""/>
      <w:lvlJc w:val="left"/>
      <w:pPr>
        <w:ind w:left="6480" w:hanging="360"/>
      </w:pPr>
      <w:rPr>
        <w:rFonts w:hint="default" w:ascii="Wingdings" w:hAnsi="Wingdings"/>
      </w:rPr>
    </w:lvl>
  </w:abstractNum>
  <w:abstractNum w:abstractNumId="16" w15:restartNumberingAfterBreak="0">
    <w:nsid w:val="234427D5"/>
    <w:multiLevelType w:val="hybridMultilevel"/>
    <w:tmpl w:val="9F7C0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431BC1"/>
    <w:multiLevelType w:val="hybridMultilevel"/>
    <w:tmpl w:val="CFD6F394"/>
    <w:lvl w:ilvl="0" w:tplc="F5AEBF2A">
      <w:start w:val="1"/>
      <w:numFmt w:val="bullet"/>
      <w:lvlText w:val=""/>
      <w:lvlJc w:val="left"/>
      <w:pPr>
        <w:ind w:left="720" w:hanging="360"/>
      </w:pPr>
      <w:rPr>
        <w:rFonts w:hint="default" w:ascii="Symbol" w:hAnsi="Symbol"/>
      </w:rPr>
    </w:lvl>
    <w:lvl w:ilvl="1" w:tplc="3900246A">
      <w:start w:val="1"/>
      <w:numFmt w:val="bullet"/>
      <w:lvlText w:val="o"/>
      <w:lvlJc w:val="left"/>
      <w:pPr>
        <w:ind w:left="1440" w:hanging="360"/>
      </w:pPr>
      <w:rPr>
        <w:rFonts w:hint="default" w:ascii="Courier New" w:hAnsi="Courier New"/>
      </w:rPr>
    </w:lvl>
    <w:lvl w:ilvl="2" w:tplc="8416A586">
      <w:start w:val="1"/>
      <w:numFmt w:val="bullet"/>
      <w:lvlText w:val=""/>
      <w:lvlJc w:val="left"/>
      <w:pPr>
        <w:ind w:left="2160" w:hanging="360"/>
      </w:pPr>
      <w:rPr>
        <w:rFonts w:hint="default" w:ascii="Wingdings" w:hAnsi="Wingdings"/>
      </w:rPr>
    </w:lvl>
    <w:lvl w:ilvl="3" w:tplc="B4B4E034">
      <w:start w:val="1"/>
      <w:numFmt w:val="bullet"/>
      <w:lvlText w:val=""/>
      <w:lvlJc w:val="left"/>
      <w:pPr>
        <w:ind w:left="2880" w:hanging="360"/>
      </w:pPr>
      <w:rPr>
        <w:rFonts w:hint="default" w:ascii="Symbol" w:hAnsi="Symbol"/>
      </w:rPr>
    </w:lvl>
    <w:lvl w:ilvl="4" w:tplc="E1FE795A">
      <w:start w:val="1"/>
      <w:numFmt w:val="bullet"/>
      <w:lvlText w:val="o"/>
      <w:lvlJc w:val="left"/>
      <w:pPr>
        <w:ind w:left="3600" w:hanging="360"/>
      </w:pPr>
      <w:rPr>
        <w:rFonts w:hint="default" w:ascii="Courier New" w:hAnsi="Courier New"/>
      </w:rPr>
    </w:lvl>
    <w:lvl w:ilvl="5" w:tplc="E70C3530">
      <w:start w:val="1"/>
      <w:numFmt w:val="bullet"/>
      <w:lvlText w:val=""/>
      <w:lvlJc w:val="left"/>
      <w:pPr>
        <w:ind w:left="4320" w:hanging="360"/>
      </w:pPr>
      <w:rPr>
        <w:rFonts w:hint="default" w:ascii="Wingdings" w:hAnsi="Wingdings"/>
      </w:rPr>
    </w:lvl>
    <w:lvl w:ilvl="6" w:tplc="E912D480">
      <w:start w:val="1"/>
      <w:numFmt w:val="bullet"/>
      <w:lvlText w:val=""/>
      <w:lvlJc w:val="left"/>
      <w:pPr>
        <w:ind w:left="5040" w:hanging="360"/>
      </w:pPr>
      <w:rPr>
        <w:rFonts w:hint="default" w:ascii="Symbol" w:hAnsi="Symbol"/>
      </w:rPr>
    </w:lvl>
    <w:lvl w:ilvl="7" w:tplc="CC22C830">
      <w:start w:val="1"/>
      <w:numFmt w:val="bullet"/>
      <w:lvlText w:val="o"/>
      <w:lvlJc w:val="left"/>
      <w:pPr>
        <w:ind w:left="5760" w:hanging="360"/>
      </w:pPr>
      <w:rPr>
        <w:rFonts w:hint="default" w:ascii="Courier New" w:hAnsi="Courier New"/>
      </w:rPr>
    </w:lvl>
    <w:lvl w:ilvl="8" w:tplc="4EBE445A">
      <w:start w:val="1"/>
      <w:numFmt w:val="bullet"/>
      <w:lvlText w:val=""/>
      <w:lvlJc w:val="left"/>
      <w:pPr>
        <w:ind w:left="6480" w:hanging="360"/>
      </w:pPr>
      <w:rPr>
        <w:rFonts w:hint="default" w:ascii="Wingdings" w:hAnsi="Wingdings"/>
      </w:rPr>
    </w:lvl>
  </w:abstractNum>
  <w:abstractNum w:abstractNumId="18" w15:restartNumberingAfterBreak="0">
    <w:nsid w:val="2903DAD9"/>
    <w:multiLevelType w:val="hybridMultilevel"/>
    <w:tmpl w:val="F4AC0A38"/>
    <w:lvl w:ilvl="0" w:tplc="534A93F0">
      <w:start w:val="1"/>
      <w:numFmt w:val="bullet"/>
      <w:lvlText w:val="·"/>
      <w:lvlJc w:val="left"/>
      <w:pPr>
        <w:ind w:left="720" w:hanging="360"/>
      </w:pPr>
      <w:rPr>
        <w:rFonts w:hint="default" w:ascii="Symbol" w:hAnsi="Symbol"/>
      </w:rPr>
    </w:lvl>
    <w:lvl w:ilvl="1" w:tplc="E76CA0A4">
      <w:start w:val="1"/>
      <w:numFmt w:val="bullet"/>
      <w:lvlText w:val="o"/>
      <w:lvlJc w:val="left"/>
      <w:pPr>
        <w:ind w:left="1440" w:hanging="360"/>
      </w:pPr>
      <w:rPr>
        <w:rFonts w:hint="default" w:ascii="Courier New" w:hAnsi="Courier New"/>
      </w:rPr>
    </w:lvl>
    <w:lvl w:ilvl="2" w:tplc="48D2F09A">
      <w:start w:val="1"/>
      <w:numFmt w:val="bullet"/>
      <w:lvlText w:val=""/>
      <w:lvlJc w:val="left"/>
      <w:pPr>
        <w:ind w:left="2160" w:hanging="360"/>
      </w:pPr>
      <w:rPr>
        <w:rFonts w:hint="default" w:ascii="Wingdings" w:hAnsi="Wingdings"/>
      </w:rPr>
    </w:lvl>
    <w:lvl w:ilvl="3" w:tplc="E1C620B0">
      <w:start w:val="1"/>
      <w:numFmt w:val="bullet"/>
      <w:lvlText w:val=""/>
      <w:lvlJc w:val="left"/>
      <w:pPr>
        <w:ind w:left="2880" w:hanging="360"/>
      </w:pPr>
      <w:rPr>
        <w:rFonts w:hint="default" w:ascii="Symbol" w:hAnsi="Symbol"/>
      </w:rPr>
    </w:lvl>
    <w:lvl w:ilvl="4" w:tplc="7B96BA24">
      <w:start w:val="1"/>
      <w:numFmt w:val="bullet"/>
      <w:lvlText w:val="o"/>
      <w:lvlJc w:val="left"/>
      <w:pPr>
        <w:ind w:left="3600" w:hanging="360"/>
      </w:pPr>
      <w:rPr>
        <w:rFonts w:hint="default" w:ascii="Courier New" w:hAnsi="Courier New"/>
      </w:rPr>
    </w:lvl>
    <w:lvl w:ilvl="5" w:tplc="7B16A04A">
      <w:start w:val="1"/>
      <w:numFmt w:val="bullet"/>
      <w:lvlText w:val=""/>
      <w:lvlJc w:val="left"/>
      <w:pPr>
        <w:ind w:left="4320" w:hanging="360"/>
      </w:pPr>
      <w:rPr>
        <w:rFonts w:hint="default" w:ascii="Wingdings" w:hAnsi="Wingdings"/>
      </w:rPr>
    </w:lvl>
    <w:lvl w:ilvl="6" w:tplc="DEFC1902">
      <w:start w:val="1"/>
      <w:numFmt w:val="bullet"/>
      <w:lvlText w:val=""/>
      <w:lvlJc w:val="left"/>
      <w:pPr>
        <w:ind w:left="5040" w:hanging="360"/>
      </w:pPr>
      <w:rPr>
        <w:rFonts w:hint="default" w:ascii="Symbol" w:hAnsi="Symbol"/>
      </w:rPr>
    </w:lvl>
    <w:lvl w:ilvl="7" w:tplc="DD909E1A">
      <w:start w:val="1"/>
      <w:numFmt w:val="bullet"/>
      <w:lvlText w:val="o"/>
      <w:lvlJc w:val="left"/>
      <w:pPr>
        <w:ind w:left="5760" w:hanging="360"/>
      </w:pPr>
      <w:rPr>
        <w:rFonts w:hint="default" w:ascii="Courier New" w:hAnsi="Courier New"/>
      </w:rPr>
    </w:lvl>
    <w:lvl w:ilvl="8" w:tplc="BBC0628A">
      <w:start w:val="1"/>
      <w:numFmt w:val="bullet"/>
      <w:lvlText w:val=""/>
      <w:lvlJc w:val="left"/>
      <w:pPr>
        <w:ind w:left="6480" w:hanging="360"/>
      </w:pPr>
      <w:rPr>
        <w:rFonts w:hint="default" w:ascii="Wingdings" w:hAnsi="Wingdings"/>
      </w:rPr>
    </w:lvl>
  </w:abstractNum>
  <w:abstractNum w:abstractNumId="19" w15:restartNumberingAfterBreak="0">
    <w:nsid w:val="3175AC45"/>
    <w:multiLevelType w:val="hybridMultilevel"/>
    <w:tmpl w:val="53D0C592"/>
    <w:lvl w:ilvl="0" w:tplc="EE783B16">
      <w:start w:val="1"/>
      <w:numFmt w:val="bullet"/>
      <w:lvlText w:val="·"/>
      <w:lvlJc w:val="left"/>
      <w:pPr>
        <w:ind w:left="720" w:hanging="360"/>
      </w:pPr>
      <w:rPr>
        <w:rFonts w:hint="default" w:ascii="Symbol" w:hAnsi="Symbol"/>
      </w:rPr>
    </w:lvl>
    <w:lvl w:ilvl="1" w:tplc="053ABAAA">
      <w:start w:val="1"/>
      <w:numFmt w:val="bullet"/>
      <w:lvlText w:val="o"/>
      <w:lvlJc w:val="left"/>
      <w:pPr>
        <w:ind w:left="1440" w:hanging="360"/>
      </w:pPr>
      <w:rPr>
        <w:rFonts w:hint="default" w:ascii="Courier New" w:hAnsi="Courier New"/>
      </w:rPr>
    </w:lvl>
    <w:lvl w:ilvl="2" w:tplc="C1BA6DA8">
      <w:start w:val="1"/>
      <w:numFmt w:val="bullet"/>
      <w:lvlText w:val=""/>
      <w:lvlJc w:val="left"/>
      <w:pPr>
        <w:ind w:left="2160" w:hanging="360"/>
      </w:pPr>
      <w:rPr>
        <w:rFonts w:hint="default" w:ascii="Wingdings" w:hAnsi="Wingdings"/>
      </w:rPr>
    </w:lvl>
    <w:lvl w:ilvl="3" w:tplc="36781F2A">
      <w:start w:val="1"/>
      <w:numFmt w:val="bullet"/>
      <w:lvlText w:val=""/>
      <w:lvlJc w:val="left"/>
      <w:pPr>
        <w:ind w:left="2880" w:hanging="360"/>
      </w:pPr>
      <w:rPr>
        <w:rFonts w:hint="default" w:ascii="Symbol" w:hAnsi="Symbol"/>
      </w:rPr>
    </w:lvl>
    <w:lvl w:ilvl="4" w:tplc="E6587C28">
      <w:start w:val="1"/>
      <w:numFmt w:val="bullet"/>
      <w:lvlText w:val="o"/>
      <w:lvlJc w:val="left"/>
      <w:pPr>
        <w:ind w:left="3600" w:hanging="360"/>
      </w:pPr>
      <w:rPr>
        <w:rFonts w:hint="default" w:ascii="Courier New" w:hAnsi="Courier New"/>
      </w:rPr>
    </w:lvl>
    <w:lvl w:ilvl="5" w:tplc="819A5068">
      <w:start w:val="1"/>
      <w:numFmt w:val="bullet"/>
      <w:lvlText w:val=""/>
      <w:lvlJc w:val="left"/>
      <w:pPr>
        <w:ind w:left="4320" w:hanging="360"/>
      </w:pPr>
      <w:rPr>
        <w:rFonts w:hint="default" w:ascii="Wingdings" w:hAnsi="Wingdings"/>
      </w:rPr>
    </w:lvl>
    <w:lvl w:ilvl="6" w:tplc="400687B2">
      <w:start w:val="1"/>
      <w:numFmt w:val="bullet"/>
      <w:lvlText w:val=""/>
      <w:lvlJc w:val="left"/>
      <w:pPr>
        <w:ind w:left="5040" w:hanging="360"/>
      </w:pPr>
      <w:rPr>
        <w:rFonts w:hint="default" w:ascii="Symbol" w:hAnsi="Symbol"/>
      </w:rPr>
    </w:lvl>
    <w:lvl w:ilvl="7" w:tplc="1A20A45C">
      <w:start w:val="1"/>
      <w:numFmt w:val="bullet"/>
      <w:lvlText w:val="o"/>
      <w:lvlJc w:val="left"/>
      <w:pPr>
        <w:ind w:left="5760" w:hanging="360"/>
      </w:pPr>
      <w:rPr>
        <w:rFonts w:hint="default" w:ascii="Courier New" w:hAnsi="Courier New"/>
      </w:rPr>
    </w:lvl>
    <w:lvl w:ilvl="8" w:tplc="D23A7E60">
      <w:start w:val="1"/>
      <w:numFmt w:val="bullet"/>
      <w:lvlText w:val=""/>
      <w:lvlJc w:val="left"/>
      <w:pPr>
        <w:ind w:left="6480" w:hanging="360"/>
      </w:pPr>
      <w:rPr>
        <w:rFonts w:hint="default" w:ascii="Wingdings" w:hAnsi="Wingdings"/>
      </w:rPr>
    </w:lvl>
  </w:abstractNum>
  <w:abstractNum w:abstractNumId="20" w15:restartNumberingAfterBreak="0">
    <w:nsid w:val="321D903F"/>
    <w:multiLevelType w:val="hybridMultilevel"/>
    <w:tmpl w:val="BF246676"/>
    <w:lvl w:ilvl="0" w:tplc="33B64232">
      <w:start w:val="1"/>
      <w:numFmt w:val="bullet"/>
      <w:lvlText w:val="·"/>
      <w:lvlJc w:val="left"/>
      <w:pPr>
        <w:ind w:left="720" w:hanging="360"/>
      </w:pPr>
      <w:rPr>
        <w:rFonts w:hint="default" w:ascii="Symbol" w:hAnsi="Symbol"/>
      </w:rPr>
    </w:lvl>
    <w:lvl w:ilvl="1" w:tplc="E7A40710">
      <w:start w:val="1"/>
      <w:numFmt w:val="bullet"/>
      <w:lvlText w:val="o"/>
      <w:lvlJc w:val="left"/>
      <w:pPr>
        <w:ind w:left="1440" w:hanging="360"/>
      </w:pPr>
      <w:rPr>
        <w:rFonts w:hint="default" w:ascii="Courier New" w:hAnsi="Courier New"/>
      </w:rPr>
    </w:lvl>
    <w:lvl w:ilvl="2" w:tplc="5AB2C114">
      <w:start w:val="1"/>
      <w:numFmt w:val="bullet"/>
      <w:lvlText w:val=""/>
      <w:lvlJc w:val="left"/>
      <w:pPr>
        <w:ind w:left="2160" w:hanging="360"/>
      </w:pPr>
      <w:rPr>
        <w:rFonts w:hint="default" w:ascii="Wingdings" w:hAnsi="Wingdings"/>
      </w:rPr>
    </w:lvl>
    <w:lvl w:ilvl="3" w:tplc="9CB425EA">
      <w:start w:val="1"/>
      <w:numFmt w:val="bullet"/>
      <w:lvlText w:val=""/>
      <w:lvlJc w:val="left"/>
      <w:pPr>
        <w:ind w:left="2880" w:hanging="360"/>
      </w:pPr>
      <w:rPr>
        <w:rFonts w:hint="default" w:ascii="Symbol" w:hAnsi="Symbol"/>
      </w:rPr>
    </w:lvl>
    <w:lvl w:ilvl="4" w:tplc="0BFAD3CC">
      <w:start w:val="1"/>
      <w:numFmt w:val="bullet"/>
      <w:lvlText w:val="o"/>
      <w:lvlJc w:val="left"/>
      <w:pPr>
        <w:ind w:left="3600" w:hanging="360"/>
      </w:pPr>
      <w:rPr>
        <w:rFonts w:hint="default" w:ascii="Courier New" w:hAnsi="Courier New"/>
      </w:rPr>
    </w:lvl>
    <w:lvl w:ilvl="5" w:tplc="B4B8755E">
      <w:start w:val="1"/>
      <w:numFmt w:val="bullet"/>
      <w:lvlText w:val=""/>
      <w:lvlJc w:val="left"/>
      <w:pPr>
        <w:ind w:left="4320" w:hanging="360"/>
      </w:pPr>
      <w:rPr>
        <w:rFonts w:hint="default" w:ascii="Wingdings" w:hAnsi="Wingdings"/>
      </w:rPr>
    </w:lvl>
    <w:lvl w:ilvl="6" w:tplc="313C282E">
      <w:start w:val="1"/>
      <w:numFmt w:val="bullet"/>
      <w:lvlText w:val=""/>
      <w:lvlJc w:val="left"/>
      <w:pPr>
        <w:ind w:left="5040" w:hanging="360"/>
      </w:pPr>
      <w:rPr>
        <w:rFonts w:hint="default" w:ascii="Symbol" w:hAnsi="Symbol"/>
      </w:rPr>
    </w:lvl>
    <w:lvl w:ilvl="7" w:tplc="D7D4621E">
      <w:start w:val="1"/>
      <w:numFmt w:val="bullet"/>
      <w:lvlText w:val="o"/>
      <w:lvlJc w:val="left"/>
      <w:pPr>
        <w:ind w:left="5760" w:hanging="360"/>
      </w:pPr>
      <w:rPr>
        <w:rFonts w:hint="default" w:ascii="Courier New" w:hAnsi="Courier New"/>
      </w:rPr>
    </w:lvl>
    <w:lvl w:ilvl="8" w:tplc="B2A4E7DC">
      <w:start w:val="1"/>
      <w:numFmt w:val="bullet"/>
      <w:lvlText w:val=""/>
      <w:lvlJc w:val="left"/>
      <w:pPr>
        <w:ind w:left="6480" w:hanging="360"/>
      </w:pPr>
      <w:rPr>
        <w:rFonts w:hint="default" w:ascii="Wingdings" w:hAnsi="Wingdings"/>
      </w:rPr>
    </w:lvl>
  </w:abstractNum>
  <w:abstractNum w:abstractNumId="21" w15:restartNumberingAfterBreak="0">
    <w:nsid w:val="324DB6EA"/>
    <w:multiLevelType w:val="hybridMultilevel"/>
    <w:tmpl w:val="CB74DEFE"/>
    <w:lvl w:ilvl="0" w:tplc="5C1870E8">
      <w:start w:val="1"/>
      <w:numFmt w:val="bullet"/>
      <w:lvlText w:val=""/>
      <w:lvlJc w:val="left"/>
      <w:pPr>
        <w:ind w:left="720" w:hanging="360"/>
      </w:pPr>
      <w:rPr>
        <w:rFonts w:hint="default" w:ascii="Symbol" w:hAnsi="Symbol"/>
      </w:rPr>
    </w:lvl>
    <w:lvl w:ilvl="1" w:tplc="E6E2FD34">
      <w:start w:val="1"/>
      <w:numFmt w:val="bullet"/>
      <w:lvlText w:val="o"/>
      <w:lvlJc w:val="left"/>
      <w:pPr>
        <w:ind w:left="1440" w:hanging="360"/>
      </w:pPr>
      <w:rPr>
        <w:rFonts w:hint="default" w:ascii="Courier New" w:hAnsi="Courier New"/>
      </w:rPr>
    </w:lvl>
    <w:lvl w:ilvl="2" w:tplc="3D126616">
      <w:start w:val="1"/>
      <w:numFmt w:val="bullet"/>
      <w:lvlText w:val=""/>
      <w:lvlJc w:val="left"/>
      <w:pPr>
        <w:ind w:left="2160" w:hanging="360"/>
      </w:pPr>
      <w:rPr>
        <w:rFonts w:hint="default" w:ascii="Wingdings" w:hAnsi="Wingdings"/>
      </w:rPr>
    </w:lvl>
    <w:lvl w:ilvl="3" w:tplc="C80A9CB6">
      <w:start w:val="1"/>
      <w:numFmt w:val="bullet"/>
      <w:lvlText w:val=""/>
      <w:lvlJc w:val="left"/>
      <w:pPr>
        <w:ind w:left="2880" w:hanging="360"/>
      </w:pPr>
      <w:rPr>
        <w:rFonts w:hint="default" w:ascii="Symbol" w:hAnsi="Symbol"/>
      </w:rPr>
    </w:lvl>
    <w:lvl w:ilvl="4" w:tplc="5F5A65B0">
      <w:start w:val="1"/>
      <w:numFmt w:val="bullet"/>
      <w:lvlText w:val="o"/>
      <w:lvlJc w:val="left"/>
      <w:pPr>
        <w:ind w:left="3600" w:hanging="360"/>
      </w:pPr>
      <w:rPr>
        <w:rFonts w:hint="default" w:ascii="Courier New" w:hAnsi="Courier New"/>
      </w:rPr>
    </w:lvl>
    <w:lvl w:ilvl="5" w:tplc="ABA6952A">
      <w:start w:val="1"/>
      <w:numFmt w:val="bullet"/>
      <w:lvlText w:val=""/>
      <w:lvlJc w:val="left"/>
      <w:pPr>
        <w:ind w:left="4320" w:hanging="360"/>
      </w:pPr>
      <w:rPr>
        <w:rFonts w:hint="default" w:ascii="Wingdings" w:hAnsi="Wingdings"/>
      </w:rPr>
    </w:lvl>
    <w:lvl w:ilvl="6" w:tplc="EC760E00">
      <w:start w:val="1"/>
      <w:numFmt w:val="bullet"/>
      <w:lvlText w:val=""/>
      <w:lvlJc w:val="left"/>
      <w:pPr>
        <w:ind w:left="5040" w:hanging="360"/>
      </w:pPr>
      <w:rPr>
        <w:rFonts w:hint="default" w:ascii="Symbol" w:hAnsi="Symbol"/>
      </w:rPr>
    </w:lvl>
    <w:lvl w:ilvl="7" w:tplc="834C8776">
      <w:start w:val="1"/>
      <w:numFmt w:val="bullet"/>
      <w:lvlText w:val="o"/>
      <w:lvlJc w:val="left"/>
      <w:pPr>
        <w:ind w:left="5760" w:hanging="360"/>
      </w:pPr>
      <w:rPr>
        <w:rFonts w:hint="default" w:ascii="Courier New" w:hAnsi="Courier New"/>
      </w:rPr>
    </w:lvl>
    <w:lvl w:ilvl="8" w:tplc="29D8B1DE">
      <w:start w:val="1"/>
      <w:numFmt w:val="bullet"/>
      <w:lvlText w:val=""/>
      <w:lvlJc w:val="left"/>
      <w:pPr>
        <w:ind w:left="6480" w:hanging="360"/>
      </w:pPr>
      <w:rPr>
        <w:rFonts w:hint="default" w:ascii="Wingdings" w:hAnsi="Wingdings"/>
      </w:rPr>
    </w:lvl>
  </w:abstractNum>
  <w:abstractNum w:abstractNumId="22" w15:restartNumberingAfterBreak="0">
    <w:nsid w:val="336A4E8B"/>
    <w:multiLevelType w:val="hybridMultilevel"/>
    <w:tmpl w:val="17E86FB0"/>
    <w:lvl w:ilvl="0" w:tplc="2D826244">
      <w:start w:val="1"/>
      <w:numFmt w:val="bullet"/>
      <w:lvlText w:val=""/>
      <w:lvlJc w:val="left"/>
      <w:pPr>
        <w:ind w:left="720" w:hanging="360"/>
      </w:pPr>
      <w:rPr>
        <w:rFonts w:hint="default" w:ascii="Symbol" w:hAnsi="Symbol"/>
      </w:rPr>
    </w:lvl>
    <w:lvl w:ilvl="1" w:tplc="58008256">
      <w:start w:val="1"/>
      <w:numFmt w:val="bullet"/>
      <w:lvlText w:val="o"/>
      <w:lvlJc w:val="left"/>
      <w:pPr>
        <w:ind w:left="1440" w:hanging="360"/>
      </w:pPr>
      <w:rPr>
        <w:rFonts w:hint="default" w:ascii="Courier New" w:hAnsi="Courier New"/>
      </w:rPr>
    </w:lvl>
    <w:lvl w:ilvl="2" w:tplc="8D96193E">
      <w:start w:val="1"/>
      <w:numFmt w:val="bullet"/>
      <w:lvlText w:val=""/>
      <w:lvlJc w:val="left"/>
      <w:pPr>
        <w:ind w:left="2160" w:hanging="360"/>
      </w:pPr>
      <w:rPr>
        <w:rFonts w:hint="default" w:ascii="Wingdings" w:hAnsi="Wingdings"/>
      </w:rPr>
    </w:lvl>
    <w:lvl w:ilvl="3" w:tplc="D86E77E4">
      <w:start w:val="1"/>
      <w:numFmt w:val="bullet"/>
      <w:lvlText w:val=""/>
      <w:lvlJc w:val="left"/>
      <w:pPr>
        <w:ind w:left="2880" w:hanging="360"/>
      </w:pPr>
      <w:rPr>
        <w:rFonts w:hint="default" w:ascii="Symbol" w:hAnsi="Symbol"/>
      </w:rPr>
    </w:lvl>
    <w:lvl w:ilvl="4" w:tplc="FBE6568C">
      <w:start w:val="1"/>
      <w:numFmt w:val="bullet"/>
      <w:lvlText w:val="o"/>
      <w:lvlJc w:val="left"/>
      <w:pPr>
        <w:ind w:left="3600" w:hanging="360"/>
      </w:pPr>
      <w:rPr>
        <w:rFonts w:hint="default" w:ascii="Courier New" w:hAnsi="Courier New"/>
      </w:rPr>
    </w:lvl>
    <w:lvl w:ilvl="5" w:tplc="A810EEB4">
      <w:start w:val="1"/>
      <w:numFmt w:val="bullet"/>
      <w:lvlText w:val=""/>
      <w:lvlJc w:val="left"/>
      <w:pPr>
        <w:ind w:left="4320" w:hanging="360"/>
      </w:pPr>
      <w:rPr>
        <w:rFonts w:hint="default" w:ascii="Wingdings" w:hAnsi="Wingdings"/>
      </w:rPr>
    </w:lvl>
    <w:lvl w:ilvl="6" w:tplc="FC38B31C">
      <w:start w:val="1"/>
      <w:numFmt w:val="bullet"/>
      <w:lvlText w:val=""/>
      <w:lvlJc w:val="left"/>
      <w:pPr>
        <w:ind w:left="5040" w:hanging="360"/>
      </w:pPr>
      <w:rPr>
        <w:rFonts w:hint="default" w:ascii="Symbol" w:hAnsi="Symbol"/>
      </w:rPr>
    </w:lvl>
    <w:lvl w:ilvl="7" w:tplc="DC926B60">
      <w:start w:val="1"/>
      <w:numFmt w:val="bullet"/>
      <w:lvlText w:val="o"/>
      <w:lvlJc w:val="left"/>
      <w:pPr>
        <w:ind w:left="5760" w:hanging="360"/>
      </w:pPr>
      <w:rPr>
        <w:rFonts w:hint="default" w:ascii="Courier New" w:hAnsi="Courier New"/>
      </w:rPr>
    </w:lvl>
    <w:lvl w:ilvl="8" w:tplc="B8B0AB9C">
      <w:start w:val="1"/>
      <w:numFmt w:val="bullet"/>
      <w:lvlText w:val=""/>
      <w:lvlJc w:val="left"/>
      <w:pPr>
        <w:ind w:left="6480" w:hanging="360"/>
      </w:pPr>
      <w:rPr>
        <w:rFonts w:hint="default" w:ascii="Wingdings" w:hAnsi="Wingdings"/>
      </w:rPr>
    </w:lvl>
  </w:abstractNum>
  <w:abstractNum w:abstractNumId="23" w15:restartNumberingAfterBreak="0">
    <w:nsid w:val="338E07D4"/>
    <w:multiLevelType w:val="multilevel"/>
    <w:tmpl w:val="6C185AD0"/>
    <w:lvl w:ilvl="0">
      <w:start w:val="1"/>
      <w:numFmt w:val="decimal"/>
      <w:lvlText w:val="%1"/>
      <w:lvlJc w:val="left"/>
      <w:pPr>
        <w:tabs>
          <w:tab w:val="num" w:pos="432"/>
        </w:tabs>
        <w:ind w:left="432" w:hanging="432"/>
      </w:pPr>
    </w:lvl>
    <w:lvl w:ilvl="1">
      <w:start w:val="1"/>
      <w:numFmt w:val="decimal"/>
      <w:lvlText w:val="%1.%2"/>
      <w:lvlJc w:val="left"/>
      <w:pPr>
        <w:tabs>
          <w:tab w:val="num" w:pos="718"/>
        </w:tabs>
        <w:ind w:left="718" w:hanging="576"/>
      </w:pPr>
      <w:rPr>
        <w:color w:val="auto"/>
        <w:sz w:val="22"/>
        <w:szCs w:val="22"/>
      </w:rPr>
    </w:lvl>
    <w:lvl w:ilvl="2">
      <w:start w:val="1"/>
      <w:numFmt w:val="bullet"/>
      <w:lvlText w:val="o"/>
      <w:lvlJc w:val="left"/>
      <w:pPr>
        <w:tabs>
          <w:tab w:val="num" w:pos="720"/>
        </w:tabs>
        <w:ind w:left="720" w:hanging="720"/>
      </w:pPr>
      <w:rPr>
        <w:rFonts w:hint="default" w:ascii="Symbol" w:hAnsi="Symbol"/>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345F2806"/>
    <w:multiLevelType w:val="hybridMultilevel"/>
    <w:tmpl w:val="FFFFFFFF"/>
    <w:lvl w:ilvl="0" w:tplc="E4B8FE26">
      <w:start w:val="1"/>
      <w:numFmt w:val="bullet"/>
      <w:lvlText w:val=""/>
      <w:lvlJc w:val="left"/>
      <w:pPr>
        <w:ind w:left="720" w:hanging="360"/>
      </w:pPr>
      <w:rPr>
        <w:rFonts w:hint="default" w:ascii="Symbol" w:hAnsi="Symbol"/>
      </w:rPr>
    </w:lvl>
    <w:lvl w:ilvl="1" w:tplc="BFA6BC92">
      <w:start w:val="1"/>
      <w:numFmt w:val="bullet"/>
      <w:lvlText w:val="o"/>
      <w:lvlJc w:val="left"/>
      <w:pPr>
        <w:ind w:left="1440" w:hanging="360"/>
      </w:pPr>
      <w:rPr>
        <w:rFonts w:hint="default" w:ascii="Courier New" w:hAnsi="Courier New"/>
      </w:rPr>
    </w:lvl>
    <w:lvl w:ilvl="2" w:tplc="BC18792E">
      <w:start w:val="1"/>
      <w:numFmt w:val="bullet"/>
      <w:lvlText w:val=""/>
      <w:lvlJc w:val="left"/>
      <w:pPr>
        <w:ind w:left="2160" w:hanging="360"/>
      </w:pPr>
      <w:rPr>
        <w:rFonts w:hint="default" w:ascii="Wingdings" w:hAnsi="Wingdings"/>
      </w:rPr>
    </w:lvl>
    <w:lvl w:ilvl="3" w:tplc="57585BC4">
      <w:start w:val="1"/>
      <w:numFmt w:val="bullet"/>
      <w:lvlText w:val=""/>
      <w:lvlJc w:val="left"/>
      <w:pPr>
        <w:ind w:left="2880" w:hanging="360"/>
      </w:pPr>
      <w:rPr>
        <w:rFonts w:hint="default" w:ascii="Symbol" w:hAnsi="Symbol"/>
      </w:rPr>
    </w:lvl>
    <w:lvl w:ilvl="4" w:tplc="DCA43D26">
      <w:start w:val="1"/>
      <w:numFmt w:val="bullet"/>
      <w:lvlText w:val="o"/>
      <w:lvlJc w:val="left"/>
      <w:pPr>
        <w:ind w:left="3600" w:hanging="360"/>
      </w:pPr>
      <w:rPr>
        <w:rFonts w:hint="default" w:ascii="Courier New" w:hAnsi="Courier New"/>
      </w:rPr>
    </w:lvl>
    <w:lvl w:ilvl="5" w:tplc="3A30D3BA">
      <w:start w:val="1"/>
      <w:numFmt w:val="bullet"/>
      <w:lvlText w:val=""/>
      <w:lvlJc w:val="left"/>
      <w:pPr>
        <w:ind w:left="4320" w:hanging="360"/>
      </w:pPr>
      <w:rPr>
        <w:rFonts w:hint="default" w:ascii="Wingdings" w:hAnsi="Wingdings"/>
      </w:rPr>
    </w:lvl>
    <w:lvl w:ilvl="6" w:tplc="16CACB9E">
      <w:start w:val="1"/>
      <w:numFmt w:val="bullet"/>
      <w:lvlText w:val=""/>
      <w:lvlJc w:val="left"/>
      <w:pPr>
        <w:ind w:left="5040" w:hanging="360"/>
      </w:pPr>
      <w:rPr>
        <w:rFonts w:hint="default" w:ascii="Symbol" w:hAnsi="Symbol"/>
      </w:rPr>
    </w:lvl>
    <w:lvl w:ilvl="7" w:tplc="E83E5130">
      <w:start w:val="1"/>
      <w:numFmt w:val="bullet"/>
      <w:lvlText w:val="o"/>
      <w:lvlJc w:val="left"/>
      <w:pPr>
        <w:ind w:left="5760" w:hanging="360"/>
      </w:pPr>
      <w:rPr>
        <w:rFonts w:hint="default" w:ascii="Courier New" w:hAnsi="Courier New"/>
      </w:rPr>
    </w:lvl>
    <w:lvl w:ilvl="8" w:tplc="1442906C">
      <w:start w:val="1"/>
      <w:numFmt w:val="bullet"/>
      <w:lvlText w:val=""/>
      <w:lvlJc w:val="left"/>
      <w:pPr>
        <w:ind w:left="6480" w:hanging="360"/>
      </w:pPr>
      <w:rPr>
        <w:rFonts w:hint="default" w:ascii="Wingdings" w:hAnsi="Wingdings"/>
      </w:rPr>
    </w:lvl>
  </w:abstractNum>
  <w:abstractNum w:abstractNumId="25"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3F1722C7"/>
    <w:multiLevelType w:val="multilevel"/>
    <w:tmpl w:val="58C889E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10"/>
        </w:tabs>
        <w:ind w:left="510" w:hanging="510"/>
      </w:pPr>
      <w:rPr>
        <w:rFonts w:hint="default"/>
        <w:color w:val="auto"/>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4849C0B2"/>
    <w:multiLevelType w:val="hybridMultilevel"/>
    <w:tmpl w:val="E8628A4E"/>
    <w:lvl w:ilvl="0" w:tplc="3C365B06">
      <w:start w:val="1"/>
      <w:numFmt w:val="bullet"/>
      <w:lvlText w:val=""/>
      <w:lvlJc w:val="left"/>
      <w:pPr>
        <w:ind w:left="720" w:hanging="360"/>
      </w:pPr>
      <w:rPr>
        <w:rFonts w:hint="default" w:ascii="Symbol" w:hAnsi="Symbol"/>
      </w:rPr>
    </w:lvl>
    <w:lvl w:ilvl="1" w:tplc="4F8E49C6">
      <w:start w:val="1"/>
      <w:numFmt w:val="bullet"/>
      <w:lvlText w:val="o"/>
      <w:lvlJc w:val="left"/>
      <w:pPr>
        <w:ind w:left="1440" w:hanging="360"/>
      </w:pPr>
      <w:rPr>
        <w:rFonts w:hint="default" w:ascii="Courier New" w:hAnsi="Courier New"/>
      </w:rPr>
    </w:lvl>
    <w:lvl w:ilvl="2" w:tplc="8D8E25F2">
      <w:start w:val="1"/>
      <w:numFmt w:val="bullet"/>
      <w:lvlText w:val=""/>
      <w:lvlJc w:val="left"/>
      <w:pPr>
        <w:ind w:left="2160" w:hanging="360"/>
      </w:pPr>
      <w:rPr>
        <w:rFonts w:hint="default" w:ascii="Wingdings" w:hAnsi="Wingdings"/>
      </w:rPr>
    </w:lvl>
    <w:lvl w:ilvl="3" w:tplc="FC6ED366">
      <w:start w:val="1"/>
      <w:numFmt w:val="bullet"/>
      <w:lvlText w:val=""/>
      <w:lvlJc w:val="left"/>
      <w:pPr>
        <w:ind w:left="2880" w:hanging="360"/>
      </w:pPr>
      <w:rPr>
        <w:rFonts w:hint="default" w:ascii="Symbol" w:hAnsi="Symbol"/>
      </w:rPr>
    </w:lvl>
    <w:lvl w:ilvl="4" w:tplc="AD288492">
      <w:start w:val="1"/>
      <w:numFmt w:val="bullet"/>
      <w:lvlText w:val="o"/>
      <w:lvlJc w:val="left"/>
      <w:pPr>
        <w:ind w:left="3600" w:hanging="360"/>
      </w:pPr>
      <w:rPr>
        <w:rFonts w:hint="default" w:ascii="Courier New" w:hAnsi="Courier New"/>
      </w:rPr>
    </w:lvl>
    <w:lvl w:ilvl="5" w:tplc="6A20D426">
      <w:start w:val="1"/>
      <w:numFmt w:val="bullet"/>
      <w:lvlText w:val=""/>
      <w:lvlJc w:val="left"/>
      <w:pPr>
        <w:ind w:left="4320" w:hanging="360"/>
      </w:pPr>
      <w:rPr>
        <w:rFonts w:hint="default" w:ascii="Wingdings" w:hAnsi="Wingdings"/>
      </w:rPr>
    </w:lvl>
    <w:lvl w:ilvl="6" w:tplc="57827FD6">
      <w:start w:val="1"/>
      <w:numFmt w:val="bullet"/>
      <w:lvlText w:val=""/>
      <w:lvlJc w:val="left"/>
      <w:pPr>
        <w:ind w:left="5040" w:hanging="360"/>
      </w:pPr>
      <w:rPr>
        <w:rFonts w:hint="default" w:ascii="Symbol" w:hAnsi="Symbol"/>
      </w:rPr>
    </w:lvl>
    <w:lvl w:ilvl="7" w:tplc="D026E8CE">
      <w:start w:val="1"/>
      <w:numFmt w:val="bullet"/>
      <w:lvlText w:val="o"/>
      <w:lvlJc w:val="left"/>
      <w:pPr>
        <w:ind w:left="5760" w:hanging="360"/>
      </w:pPr>
      <w:rPr>
        <w:rFonts w:hint="default" w:ascii="Courier New" w:hAnsi="Courier New"/>
      </w:rPr>
    </w:lvl>
    <w:lvl w:ilvl="8" w:tplc="EA3A587E">
      <w:start w:val="1"/>
      <w:numFmt w:val="bullet"/>
      <w:lvlText w:val=""/>
      <w:lvlJc w:val="left"/>
      <w:pPr>
        <w:ind w:left="6480" w:hanging="360"/>
      </w:pPr>
      <w:rPr>
        <w:rFonts w:hint="default" w:ascii="Wingdings" w:hAnsi="Wingdings"/>
      </w:rPr>
    </w:lvl>
  </w:abstractNum>
  <w:abstractNum w:abstractNumId="28" w15:restartNumberingAfterBreak="0">
    <w:nsid w:val="4BDEBA61"/>
    <w:multiLevelType w:val="hybridMultilevel"/>
    <w:tmpl w:val="FFFFFFFF"/>
    <w:lvl w:ilvl="0" w:tplc="DBCA58E6">
      <w:start w:val="1"/>
      <w:numFmt w:val="bullet"/>
      <w:lvlText w:val=""/>
      <w:lvlJc w:val="left"/>
      <w:pPr>
        <w:ind w:left="720" w:hanging="360"/>
      </w:pPr>
      <w:rPr>
        <w:rFonts w:hint="default" w:ascii="Symbol" w:hAnsi="Symbol"/>
      </w:rPr>
    </w:lvl>
    <w:lvl w:ilvl="1" w:tplc="C9F0873A">
      <w:start w:val="1"/>
      <w:numFmt w:val="bullet"/>
      <w:lvlText w:val="o"/>
      <w:lvlJc w:val="left"/>
      <w:pPr>
        <w:ind w:left="1440" w:hanging="360"/>
      </w:pPr>
      <w:rPr>
        <w:rFonts w:hint="default" w:ascii="Courier New" w:hAnsi="Courier New"/>
      </w:rPr>
    </w:lvl>
    <w:lvl w:ilvl="2" w:tplc="4CAE3FE4">
      <w:start w:val="1"/>
      <w:numFmt w:val="bullet"/>
      <w:lvlText w:val=""/>
      <w:lvlJc w:val="left"/>
      <w:pPr>
        <w:ind w:left="2160" w:hanging="360"/>
      </w:pPr>
      <w:rPr>
        <w:rFonts w:hint="default" w:ascii="Wingdings" w:hAnsi="Wingdings"/>
      </w:rPr>
    </w:lvl>
    <w:lvl w:ilvl="3" w:tplc="774AB94A">
      <w:start w:val="1"/>
      <w:numFmt w:val="bullet"/>
      <w:lvlText w:val=""/>
      <w:lvlJc w:val="left"/>
      <w:pPr>
        <w:ind w:left="2880" w:hanging="360"/>
      </w:pPr>
      <w:rPr>
        <w:rFonts w:hint="default" w:ascii="Symbol" w:hAnsi="Symbol"/>
      </w:rPr>
    </w:lvl>
    <w:lvl w:ilvl="4" w:tplc="E682C346">
      <w:start w:val="1"/>
      <w:numFmt w:val="bullet"/>
      <w:lvlText w:val="o"/>
      <w:lvlJc w:val="left"/>
      <w:pPr>
        <w:ind w:left="3600" w:hanging="360"/>
      </w:pPr>
      <w:rPr>
        <w:rFonts w:hint="default" w:ascii="Courier New" w:hAnsi="Courier New"/>
      </w:rPr>
    </w:lvl>
    <w:lvl w:ilvl="5" w:tplc="FE966CE6">
      <w:start w:val="1"/>
      <w:numFmt w:val="bullet"/>
      <w:lvlText w:val=""/>
      <w:lvlJc w:val="left"/>
      <w:pPr>
        <w:ind w:left="4320" w:hanging="360"/>
      </w:pPr>
      <w:rPr>
        <w:rFonts w:hint="default" w:ascii="Wingdings" w:hAnsi="Wingdings"/>
      </w:rPr>
    </w:lvl>
    <w:lvl w:ilvl="6" w:tplc="4CB2DFAE">
      <w:start w:val="1"/>
      <w:numFmt w:val="bullet"/>
      <w:lvlText w:val=""/>
      <w:lvlJc w:val="left"/>
      <w:pPr>
        <w:ind w:left="5040" w:hanging="360"/>
      </w:pPr>
      <w:rPr>
        <w:rFonts w:hint="default" w:ascii="Symbol" w:hAnsi="Symbol"/>
      </w:rPr>
    </w:lvl>
    <w:lvl w:ilvl="7" w:tplc="BE9E4524">
      <w:start w:val="1"/>
      <w:numFmt w:val="bullet"/>
      <w:lvlText w:val="o"/>
      <w:lvlJc w:val="left"/>
      <w:pPr>
        <w:ind w:left="5760" w:hanging="360"/>
      </w:pPr>
      <w:rPr>
        <w:rFonts w:hint="default" w:ascii="Courier New" w:hAnsi="Courier New"/>
      </w:rPr>
    </w:lvl>
    <w:lvl w:ilvl="8" w:tplc="E6CCAC10">
      <w:start w:val="1"/>
      <w:numFmt w:val="bullet"/>
      <w:lvlText w:val=""/>
      <w:lvlJc w:val="left"/>
      <w:pPr>
        <w:ind w:left="6480" w:hanging="360"/>
      </w:pPr>
      <w:rPr>
        <w:rFonts w:hint="default" w:ascii="Wingdings" w:hAnsi="Wingdings"/>
      </w:rPr>
    </w:lvl>
  </w:abstractNum>
  <w:abstractNum w:abstractNumId="29" w15:restartNumberingAfterBreak="0">
    <w:nsid w:val="4E3B22A7"/>
    <w:multiLevelType w:val="hybridMultilevel"/>
    <w:tmpl w:val="799E2B12"/>
    <w:lvl w:ilvl="0" w:tplc="B3E866D6">
      <w:start w:val="1"/>
      <w:numFmt w:val="bullet"/>
      <w:lvlText w:val="-"/>
      <w:lvlJc w:val="left"/>
      <w:pPr>
        <w:ind w:left="720" w:hanging="360"/>
      </w:pPr>
      <w:rPr>
        <w:rFonts w:hint="default" w:ascii="Aptos" w:hAnsi="Aptos"/>
      </w:rPr>
    </w:lvl>
    <w:lvl w:ilvl="1" w:tplc="B322B480">
      <w:start w:val="1"/>
      <w:numFmt w:val="bullet"/>
      <w:lvlText w:val="o"/>
      <w:lvlJc w:val="left"/>
      <w:pPr>
        <w:ind w:left="1440" w:hanging="360"/>
      </w:pPr>
      <w:rPr>
        <w:rFonts w:hint="default" w:ascii="Courier New" w:hAnsi="Courier New"/>
      </w:rPr>
    </w:lvl>
    <w:lvl w:ilvl="2" w:tplc="3AE01964">
      <w:start w:val="1"/>
      <w:numFmt w:val="bullet"/>
      <w:lvlText w:val=""/>
      <w:lvlJc w:val="left"/>
      <w:pPr>
        <w:ind w:left="2160" w:hanging="360"/>
      </w:pPr>
      <w:rPr>
        <w:rFonts w:hint="default" w:ascii="Wingdings" w:hAnsi="Wingdings"/>
      </w:rPr>
    </w:lvl>
    <w:lvl w:ilvl="3" w:tplc="8DBE1B06">
      <w:start w:val="1"/>
      <w:numFmt w:val="bullet"/>
      <w:lvlText w:val=""/>
      <w:lvlJc w:val="left"/>
      <w:pPr>
        <w:ind w:left="2880" w:hanging="360"/>
      </w:pPr>
      <w:rPr>
        <w:rFonts w:hint="default" w:ascii="Symbol" w:hAnsi="Symbol"/>
      </w:rPr>
    </w:lvl>
    <w:lvl w:ilvl="4" w:tplc="F5A2DF68">
      <w:start w:val="1"/>
      <w:numFmt w:val="bullet"/>
      <w:lvlText w:val="o"/>
      <w:lvlJc w:val="left"/>
      <w:pPr>
        <w:ind w:left="3600" w:hanging="360"/>
      </w:pPr>
      <w:rPr>
        <w:rFonts w:hint="default" w:ascii="Courier New" w:hAnsi="Courier New"/>
      </w:rPr>
    </w:lvl>
    <w:lvl w:ilvl="5" w:tplc="5CF0DAA4">
      <w:start w:val="1"/>
      <w:numFmt w:val="bullet"/>
      <w:lvlText w:val=""/>
      <w:lvlJc w:val="left"/>
      <w:pPr>
        <w:ind w:left="4320" w:hanging="360"/>
      </w:pPr>
      <w:rPr>
        <w:rFonts w:hint="default" w:ascii="Wingdings" w:hAnsi="Wingdings"/>
      </w:rPr>
    </w:lvl>
    <w:lvl w:ilvl="6" w:tplc="64CA0CAA">
      <w:start w:val="1"/>
      <w:numFmt w:val="bullet"/>
      <w:lvlText w:val=""/>
      <w:lvlJc w:val="left"/>
      <w:pPr>
        <w:ind w:left="5040" w:hanging="360"/>
      </w:pPr>
      <w:rPr>
        <w:rFonts w:hint="default" w:ascii="Symbol" w:hAnsi="Symbol"/>
      </w:rPr>
    </w:lvl>
    <w:lvl w:ilvl="7" w:tplc="4ADA0A5E">
      <w:start w:val="1"/>
      <w:numFmt w:val="bullet"/>
      <w:lvlText w:val="o"/>
      <w:lvlJc w:val="left"/>
      <w:pPr>
        <w:ind w:left="5760" w:hanging="360"/>
      </w:pPr>
      <w:rPr>
        <w:rFonts w:hint="default" w:ascii="Courier New" w:hAnsi="Courier New"/>
      </w:rPr>
    </w:lvl>
    <w:lvl w:ilvl="8" w:tplc="36466D64">
      <w:start w:val="1"/>
      <w:numFmt w:val="bullet"/>
      <w:lvlText w:val=""/>
      <w:lvlJc w:val="left"/>
      <w:pPr>
        <w:ind w:left="6480" w:hanging="360"/>
      </w:pPr>
      <w:rPr>
        <w:rFonts w:hint="default" w:ascii="Wingdings" w:hAnsi="Wingdings"/>
      </w:rPr>
    </w:lvl>
  </w:abstractNum>
  <w:abstractNum w:abstractNumId="30" w15:restartNumberingAfterBreak="0">
    <w:nsid w:val="4F3C3A41"/>
    <w:multiLevelType w:val="hybridMultilevel"/>
    <w:tmpl w:val="FFFFFFFF"/>
    <w:lvl w:ilvl="0" w:tplc="283E3508">
      <w:start w:val="1"/>
      <w:numFmt w:val="bullet"/>
      <w:lvlText w:val=""/>
      <w:lvlJc w:val="left"/>
      <w:pPr>
        <w:ind w:left="720" w:hanging="360"/>
      </w:pPr>
      <w:rPr>
        <w:rFonts w:hint="default" w:ascii="Symbol" w:hAnsi="Symbol"/>
      </w:rPr>
    </w:lvl>
    <w:lvl w:ilvl="1" w:tplc="F8160756">
      <w:start w:val="1"/>
      <w:numFmt w:val="bullet"/>
      <w:lvlText w:val="o"/>
      <w:lvlJc w:val="left"/>
      <w:pPr>
        <w:ind w:left="1440" w:hanging="360"/>
      </w:pPr>
      <w:rPr>
        <w:rFonts w:hint="default" w:ascii="Courier New" w:hAnsi="Courier New"/>
      </w:rPr>
    </w:lvl>
    <w:lvl w:ilvl="2" w:tplc="E256A678">
      <w:start w:val="1"/>
      <w:numFmt w:val="bullet"/>
      <w:lvlText w:val=""/>
      <w:lvlJc w:val="left"/>
      <w:pPr>
        <w:ind w:left="2160" w:hanging="360"/>
      </w:pPr>
      <w:rPr>
        <w:rFonts w:hint="default" w:ascii="Wingdings" w:hAnsi="Wingdings"/>
      </w:rPr>
    </w:lvl>
    <w:lvl w:ilvl="3" w:tplc="DF988B7C">
      <w:start w:val="1"/>
      <w:numFmt w:val="bullet"/>
      <w:lvlText w:val=""/>
      <w:lvlJc w:val="left"/>
      <w:pPr>
        <w:ind w:left="2880" w:hanging="360"/>
      </w:pPr>
      <w:rPr>
        <w:rFonts w:hint="default" w:ascii="Symbol" w:hAnsi="Symbol"/>
      </w:rPr>
    </w:lvl>
    <w:lvl w:ilvl="4" w:tplc="B4C20788">
      <w:start w:val="1"/>
      <w:numFmt w:val="bullet"/>
      <w:lvlText w:val="o"/>
      <w:lvlJc w:val="left"/>
      <w:pPr>
        <w:ind w:left="3600" w:hanging="360"/>
      </w:pPr>
      <w:rPr>
        <w:rFonts w:hint="default" w:ascii="Courier New" w:hAnsi="Courier New"/>
      </w:rPr>
    </w:lvl>
    <w:lvl w:ilvl="5" w:tplc="5332300A">
      <w:start w:val="1"/>
      <w:numFmt w:val="bullet"/>
      <w:lvlText w:val=""/>
      <w:lvlJc w:val="left"/>
      <w:pPr>
        <w:ind w:left="4320" w:hanging="360"/>
      </w:pPr>
      <w:rPr>
        <w:rFonts w:hint="default" w:ascii="Wingdings" w:hAnsi="Wingdings"/>
      </w:rPr>
    </w:lvl>
    <w:lvl w:ilvl="6" w:tplc="7682FA62">
      <w:start w:val="1"/>
      <w:numFmt w:val="bullet"/>
      <w:lvlText w:val=""/>
      <w:lvlJc w:val="left"/>
      <w:pPr>
        <w:ind w:left="5040" w:hanging="360"/>
      </w:pPr>
      <w:rPr>
        <w:rFonts w:hint="default" w:ascii="Symbol" w:hAnsi="Symbol"/>
      </w:rPr>
    </w:lvl>
    <w:lvl w:ilvl="7" w:tplc="35706D7A">
      <w:start w:val="1"/>
      <w:numFmt w:val="bullet"/>
      <w:lvlText w:val="o"/>
      <w:lvlJc w:val="left"/>
      <w:pPr>
        <w:ind w:left="5760" w:hanging="360"/>
      </w:pPr>
      <w:rPr>
        <w:rFonts w:hint="default" w:ascii="Courier New" w:hAnsi="Courier New"/>
      </w:rPr>
    </w:lvl>
    <w:lvl w:ilvl="8" w:tplc="4A922686">
      <w:start w:val="1"/>
      <w:numFmt w:val="bullet"/>
      <w:lvlText w:val=""/>
      <w:lvlJc w:val="left"/>
      <w:pPr>
        <w:ind w:left="6480" w:hanging="360"/>
      </w:pPr>
      <w:rPr>
        <w:rFonts w:hint="default" w:ascii="Wingdings" w:hAnsi="Wingdings"/>
      </w:rPr>
    </w:lvl>
  </w:abstractNum>
  <w:abstractNum w:abstractNumId="31" w15:restartNumberingAfterBreak="0">
    <w:nsid w:val="51097CCF"/>
    <w:multiLevelType w:val="hybridMultilevel"/>
    <w:tmpl w:val="13307DF4"/>
    <w:lvl w:ilvl="0" w:tplc="416E75A0">
      <w:start w:val="1"/>
      <w:numFmt w:val="bullet"/>
      <w:pStyle w:val="bullets"/>
      <w:lvlText w:val="▪"/>
      <w:lvlJc w:val="left"/>
      <w:pPr>
        <w:tabs>
          <w:tab w:val="num" w:pos="624"/>
        </w:tabs>
        <w:ind w:left="624" w:hanging="267"/>
      </w:pPr>
      <w:rPr>
        <w:rFonts w:hint="default" w:ascii="Arial" w:hAnsi="Arial"/>
        <w:b w:val="0"/>
        <w:i w:val="0"/>
        <w:sz w:val="20"/>
        <w:szCs w:val="20"/>
      </w:rPr>
    </w:lvl>
    <w:lvl w:ilvl="1" w:tplc="F5A68F22" w:tentative="1">
      <w:start w:val="1"/>
      <w:numFmt w:val="bullet"/>
      <w:lvlText w:val="o"/>
      <w:lvlJc w:val="left"/>
      <w:pPr>
        <w:tabs>
          <w:tab w:val="num" w:pos="1440"/>
        </w:tabs>
        <w:ind w:left="1440" w:hanging="360"/>
      </w:pPr>
      <w:rPr>
        <w:rFonts w:hint="default" w:ascii="Courier New" w:hAnsi="Courier New"/>
      </w:rPr>
    </w:lvl>
    <w:lvl w:ilvl="2" w:tplc="A3743176" w:tentative="1">
      <w:start w:val="1"/>
      <w:numFmt w:val="bullet"/>
      <w:lvlText w:val=""/>
      <w:lvlJc w:val="left"/>
      <w:pPr>
        <w:tabs>
          <w:tab w:val="num" w:pos="2160"/>
        </w:tabs>
        <w:ind w:left="2160" w:hanging="360"/>
      </w:pPr>
      <w:rPr>
        <w:rFonts w:hint="default" w:ascii="Wingdings" w:hAnsi="Wingdings"/>
      </w:rPr>
    </w:lvl>
    <w:lvl w:ilvl="3" w:tplc="ECE465C0" w:tentative="1">
      <w:start w:val="1"/>
      <w:numFmt w:val="bullet"/>
      <w:lvlText w:val=""/>
      <w:lvlJc w:val="left"/>
      <w:pPr>
        <w:tabs>
          <w:tab w:val="num" w:pos="2880"/>
        </w:tabs>
        <w:ind w:left="2880" w:hanging="360"/>
      </w:pPr>
      <w:rPr>
        <w:rFonts w:hint="default" w:ascii="Symbol" w:hAnsi="Symbol"/>
      </w:rPr>
    </w:lvl>
    <w:lvl w:ilvl="4" w:tplc="D4961B90" w:tentative="1">
      <w:start w:val="1"/>
      <w:numFmt w:val="bullet"/>
      <w:lvlText w:val="o"/>
      <w:lvlJc w:val="left"/>
      <w:pPr>
        <w:tabs>
          <w:tab w:val="num" w:pos="3600"/>
        </w:tabs>
        <w:ind w:left="3600" w:hanging="360"/>
      </w:pPr>
      <w:rPr>
        <w:rFonts w:hint="default" w:ascii="Courier New" w:hAnsi="Courier New"/>
      </w:rPr>
    </w:lvl>
    <w:lvl w:ilvl="5" w:tplc="B6E4EEA8" w:tentative="1">
      <w:start w:val="1"/>
      <w:numFmt w:val="bullet"/>
      <w:lvlText w:val=""/>
      <w:lvlJc w:val="left"/>
      <w:pPr>
        <w:tabs>
          <w:tab w:val="num" w:pos="4320"/>
        </w:tabs>
        <w:ind w:left="4320" w:hanging="360"/>
      </w:pPr>
      <w:rPr>
        <w:rFonts w:hint="default" w:ascii="Wingdings" w:hAnsi="Wingdings"/>
      </w:rPr>
    </w:lvl>
    <w:lvl w:ilvl="6" w:tplc="32D225F8" w:tentative="1">
      <w:start w:val="1"/>
      <w:numFmt w:val="bullet"/>
      <w:lvlText w:val=""/>
      <w:lvlJc w:val="left"/>
      <w:pPr>
        <w:tabs>
          <w:tab w:val="num" w:pos="5040"/>
        </w:tabs>
        <w:ind w:left="5040" w:hanging="360"/>
      </w:pPr>
      <w:rPr>
        <w:rFonts w:hint="default" w:ascii="Symbol" w:hAnsi="Symbol"/>
      </w:rPr>
    </w:lvl>
    <w:lvl w:ilvl="7" w:tplc="F314D9BC" w:tentative="1">
      <w:start w:val="1"/>
      <w:numFmt w:val="bullet"/>
      <w:lvlText w:val="o"/>
      <w:lvlJc w:val="left"/>
      <w:pPr>
        <w:tabs>
          <w:tab w:val="num" w:pos="5760"/>
        </w:tabs>
        <w:ind w:left="5760" w:hanging="360"/>
      </w:pPr>
      <w:rPr>
        <w:rFonts w:hint="default" w:ascii="Courier New" w:hAnsi="Courier New"/>
      </w:rPr>
    </w:lvl>
    <w:lvl w:ilvl="8" w:tplc="83CA4DE8" w:tentative="1">
      <w:start w:val="1"/>
      <w:numFmt w:val="bullet"/>
      <w:lvlText w:val=""/>
      <w:lvlJc w:val="left"/>
      <w:pPr>
        <w:tabs>
          <w:tab w:val="num" w:pos="6480"/>
        </w:tabs>
        <w:ind w:left="6480" w:hanging="360"/>
      </w:pPr>
      <w:rPr>
        <w:rFonts w:hint="default" w:ascii="Wingdings" w:hAnsi="Wingdings"/>
      </w:rPr>
    </w:lvl>
  </w:abstractNum>
  <w:abstractNum w:abstractNumId="32" w15:restartNumberingAfterBreak="0">
    <w:nsid w:val="51E84EE8"/>
    <w:multiLevelType w:val="hybridMultilevel"/>
    <w:tmpl w:val="146E4610"/>
    <w:lvl w:ilvl="0" w:tplc="50100956">
      <w:start w:val="1"/>
      <w:numFmt w:val="decimal"/>
      <w:lvlText w:val="%1."/>
      <w:lvlJc w:val="left"/>
      <w:pPr>
        <w:ind w:left="720" w:hanging="360"/>
      </w:pPr>
    </w:lvl>
    <w:lvl w:ilvl="1" w:tplc="754EA274">
      <w:start w:val="1"/>
      <w:numFmt w:val="lowerLetter"/>
      <w:lvlText w:val="%2."/>
      <w:lvlJc w:val="left"/>
      <w:pPr>
        <w:ind w:left="1440" w:hanging="360"/>
      </w:pPr>
    </w:lvl>
    <w:lvl w:ilvl="2" w:tplc="B24C8716">
      <w:start w:val="1"/>
      <w:numFmt w:val="lowerRoman"/>
      <w:lvlText w:val="%3."/>
      <w:lvlJc w:val="right"/>
      <w:pPr>
        <w:ind w:left="2160" w:hanging="180"/>
      </w:pPr>
    </w:lvl>
    <w:lvl w:ilvl="3" w:tplc="BFD84CEC">
      <w:start w:val="1"/>
      <w:numFmt w:val="decimal"/>
      <w:lvlText w:val="%4."/>
      <w:lvlJc w:val="left"/>
      <w:pPr>
        <w:ind w:left="2880" w:hanging="360"/>
      </w:pPr>
    </w:lvl>
    <w:lvl w:ilvl="4" w:tplc="4CC6BE50">
      <w:start w:val="1"/>
      <w:numFmt w:val="lowerLetter"/>
      <w:lvlText w:val="%5."/>
      <w:lvlJc w:val="left"/>
      <w:pPr>
        <w:ind w:left="3600" w:hanging="360"/>
      </w:pPr>
    </w:lvl>
    <w:lvl w:ilvl="5" w:tplc="B260B7B4">
      <w:start w:val="1"/>
      <w:numFmt w:val="lowerRoman"/>
      <w:lvlText w:val="%6."/>
      <w:lvlJc w:val="right"/>
      <w:pPr>
        <w:ind w:left="4320" w:hanging="180"/>
      </w:pPr>
    </w:lvl>
    <w:lvl w:ilvl="6" w:tplc="1766226A">
      <w:start w:val="1"/>
      <w:numFmt w:val="decimal"/>
      <w:lvlText w:val="%7."/>
      <w:lvlJc w:val="left"/>
      <w:pPr>
        <w:ind w:left="5040" w:hanging="360"/>
      </w:pPr>
    </w:lvl>
    <w:lvl w:ilvl="7" w:tplc="A19A3648">
      <w:start w:val="1"/>
      <w:numFmt w:val="lowerLetter"/>
      <w:lvlText w:val="%8."/>
      <w:lvlJc w:val="left"/>
      <w:pPr>
        <w:ind w:left="5760" w:hanging="360"/>
      </w:pPr>
    </w:lvl>
    <w:lvl w:ilvl="8" w:tplc="EADEF320">
      <w:start w:val="1"/>
      <w:numFmt w:val="lowerRoman"/>
      <w:lvlText w:val="%9."/>
      <w:lvlJc w:val="right"/>
      <w:pPr>
        <w:ind w:left="6480" w:hanging="180"/>
      </w:pPr>
    </w:lvl>
  </w:abstractNum>
  <w:abstractNum w:abstractNumId="33" w15:restartNumberingAfterBreak="0">
    <w:nsid w:val="52BFC55F"/>
    <w:multiLevelType w:val="hybridMultilevel"/>
    <w:tmpl w:val="5A169288"/>
    <w:lvl w:ilvl="0" w:tplc="105282CC">
      <w:start w:val="1"/>
      <w:numFmt w:val="bullet"/>
      <w:lvlText w:val="-"/>
      <w:lvlJc w:val="left"/>
      <w:pPr>
        <w:ind w:left="720" w:hanging="360"/>
      </w:pPr>
      <w:rPr>
        <w:rFonts w:hint="default" w:ascii="&quot;Aptos&quot;,sans-serif" w:hAnsi="&quot;Aptos&quot;,sans-serif"/>
      </w:rPr>
    </w:lvl>
    <w:lvl w:ilvl="1" w:tplc="7174D718">
      <w:start w:val="1"/>
      <w:numFmt w:val="bullet"/>
      <w:lvlText w:val="o"/>
      <w:lvlJc w:val="left"/>
      <w:pPr>
        <w:ind w:left="1440" w:hanging="360"/>
      </w:pPr>
      <w:rPr>
        <w:rFonts w:hint="default" w:ascii="Courier New" w:hAnsi="Courier New"/>
      </w:rPr>
    </w:lvl>
    <w:lvl w:ilvl="2" w:tplc="4D18FBDE">
      <w:start w:val="1"/>
      <w:numFmt w:val="bullet"/>
      <w:lvlText w:val=""/>
      <w:lvlJc w:val="left"/>
      <w:pPr>
        <w:ind w:left="2160" w:hanging="360"/>
      </w:pPr>
      <w:rPr>
        <w:rFonts w:hint="default" w:ascii="Wingdings" w:hAnsi="Wingdings"/>
      </w:rPr>
    </w:lvl>
    <w:lvl w:ilvl="3" w:tplc="0754785E">
      <w:start w:val="1"/>
      <w:numFmt w:val="bullet"/>
      <w:lvlText w:val=""/>
      <w:lvlJc w:val="left"/>
      <w:pPr>
        <w:ind w:left="2880" w:hanging="360"/>
      </w:pPr>
      <w:rPr>
        <w:rFonts w:hint="default" w:ascii="Symbol" w:hAnsi="Symbol"/>
      </w:rPr>
    </w:lvl>
    <w:lvl w:ilvl="4" w:tplc="334077E4">
      <w:start w:val="1"/>
      <w:numFmt w:val="bullet"/>
      <w:lvlText w:val="o"/>
      <w:lvlJc w:val="left"/>
      <w:pPr>
        <w:ind w:left="3600" w:hanging="360"/>
      </w:pPr>
      <w:rPr>
        <w:rFonts w:hint="default" w:ascii="Courier New" w:hAnsi="Courier New"/>
      </w:rPr>
    </w:lvl>
    <w:lvl w:ilvl="5" w:tplc="F5F69D62">
      <w:start w:val="1"/>
      <w:numFmt w:val="bullet"/>
      <w:lvlText w:val=""/>
      <w:lvlJc w:val="left"/>
      <w:pPr>
        <w:ind w:left="4320" w:hanging="360"/>
      </w:pPr>
      <w:rPr>
        <w:rFonts w:hint="default" w:ascii="Wingdings" w:hAnsi="Wingdings"/>
      </w:rPr>
    </w:lvl>
    <w:lvl w:ilvl="6" w:tplc="64ACBB52">
      <w:start w:val="1"/>
      <w:numFmt w:val="bullet"/>
      <w:lvlText w:val=""/>
      <w:lvlJc w:val="left"/>
      <w:pPr>
        <w:ind w:left="5040" w:hanging="360"/>
      </w:pPr>
      <w:rPr>
        <w:rFonts w:hint="default" w:ascii="Symbol" w:hAnsi="Symbol"/>
      </w:rPr>
    </w:lvl>
    <w:lvl w:ilvl="7" w:tplc="EFF422CA">
      <w:start w:val="1"/>
      <w:numFmt w:val="bullet"/>
      <w:lvlText w:val="o"/>
      <w:lvlJc w:val="left"/>
      <w:pPr>
        <w:ind w:left="5760" w:hanging="360"/>
      </w:pPr>
      <w:rPr>
        <w:rFonts w:hint="default" w:ascii="Courier New" w:hAnsi="Courier New"/>
      </w:rPr>
    </w:lvl>
    <w:lvl w:ilvl="8" w:tplc="15B87426">
      <w:start w:val="1"/>
      <w:numFmt w:val="bullet"/>
      <w:lvlText w:val=""/>
      <w:lvlJc w:val="left"/>
      <w:pPr>
        <w:ind w:left="6480" w:hanging="360"/>
      </w:pPr>
      <w:rPr>
        <w:rFonts w:hint="default" w:ascii="Wingdings" w:hAnsi="Wingdings"/>
      </w:rPr>
    </w:lvl>
  </w:abstractNum>
  <w:abstractNum w:abstractNumId="34" w15:restartNumberingAfterBreak="0">
    <w:nsid w:val="52CA544A"/>
    <w:multiLevelType w:val="singleLevel"/>
    <w:tmpl w:val="0D3C1AB2"/>
    <w:lvl w:ilvl="0">
      <w:start w:val="1"/>
      <w:numFmt w:val="decimal"/>
      <w:pStyle w:val="references"/>
      <w:lvlText w:val="[%1]"/>
      <w:lvlJc w:val="left"/>
      <w:pPr>
        <w:tabs>
          <w:tab w:val="num" w:pos="360"/>
        </w:tabs>
        <w:ind w:left="360" w:hanging="360"/>
      </w:pPr>
      <w:rPr>
        <w:rFonts w:hint="default" w:ascii="Times New Roman" w:hAnsi="Times New Roman"/>
        <w:b w:val="0"/>
        <w:i w:val="0"/>
        <w:snapToGrid/>
        <w:color w:val="auto"/>
        <w:spacing w:val="0"/>
        <w:w w:val="100"/>
        <w:kern w:val="0"/>
        <w:position w:val="0"/>
        <w:sz w:val="18"/>
        <w:szCs w:val="18"/>
        <w:u w:val="none"/>
        <w:effect w:val="none"/>
        <w:em w:val="none"/>
      </w:rPr>
    </w:lvl>
  </w:abstractNum>
  <w:abstractNum w:abstractNumId="35" w15:restartNumberingAfterBreak="0">
    <w:nsid w:val="54E05672"/>
    <w:multiLevelType w:val="multilevel"/>
    <w:tmpl w:val="F7446EFC"/>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558E6859"/>
    <w:multiLevelType w:val="hybridMultilevel"/>
    <w:tmpl w:val="5E0A41FA"/>
    <w:lvl w:ilvl="0" w:tplc="2FCE6EB8">
      <w:start w:val="1"/>
      <w:numFmt w:val="bullet"/>
      <w:pStyle w:val="subbullet"/>
      <w:lvlText w:val="-"/>
      <w:lvlJc w:val="left"/>
      <w:pPr>
        <w:tabs>
          <w:tab w:val="num" w:pos="907"/>
        </w:tabs>
        <w:ind w:left="907" w:hanging="283"/>
      </w:pPr>
      <w:rPr>
        <w:rFonts w:hint="default" w:ascii="Arial" w:hAnsi="Arial"/>
        <w:b w:val="0"/>
        <w:i w:val="0"/>
        <w:sz w:val="20"/>
        <w:szCs w:val="20"/>
      </w:rPr>
    </w:lvl>
    <w:lvl w:ilvl="1" w:tplc="1638D284" w:tentative="1">
      <w:start w:val="1"/>
      <w:numFmt w:val="bullet"/>
      <w:lvlText w:val="o"/>
      <w:lvlJc w:val="left"/>
      <w:pPr>
        <w:tabs>
          <w:tab w:val="num" w:pos="1440"/>
        </w:tabs>
        <w:ind w:left="1440" w:hanging="360"/>
      </w:pPr>
      <w:rPr>
        <w:rFonts w:hint="default" w:ascii="Courier New" w:hAnsi="Courier New"/>
      </w:rPr>
    </w:lvl>
    <w:lvl w:ilvl="2" w:tplc="91EA4110" w:tentative="1">
      <w:start w:val="1"/>
      <w:numFmt w:val="bullet"/>
      <w:lvlText w:val=""/>
      <w:lvlJc w:val="left"/>
      <w:pPr>
        <w:tabs>
          <w:tab w:val="num" w:pos="2160"/>
        </w:tabs>
        <w:ind w:left="2160" w:hanging="360"/>
      </w:pPr>
      <w:rPr>
        <w:rFonts w:hint="default" w:ascii="Wingdings" w:hAnsi="Wingdings"/>
      </w:rPr>
    </w:lvl>
    <w:lvl w:ilvl="3" w:tplc="77F8FC46" w:tentative="1">
      <w:start w:val="1"/>
      <w:numFmt w:val="bullet"/>
      <w:lvlText w:val=""/>
      <w:lvlJc w:val="left"/>
      <w:pPr>
        <w:tabs>
          <w:tab w:val="num" w:pos="2880"/>
        </w:tabs>
        <w:ind w:left="2880" w:hanging="360"/>
      </w:pPr>
      <w:rPr>
        <w:rFonts w:hint="default" w:ascii="Symbol" w:hAnsi="Symbol"/>
      </w:rPr>
    </w:lvl>
    <w:lvl w:ilvl="4" w:tplc="99585AF0" w:tentative="1">
      <w:start w:val="1"/>
      <w:numFmt w:val="bullet"/>
      <w:lvlText w:val="o"/>
      <w:lvlJc w:val="left"/>
      <w:pPr>
        <w:tabs>
          <w:tab w:val="num" w:pos="3600"/>
        </w:tabs>
        <w:ind w:left="3600" w:hanging="360"/>
      </w:pPr>
      <w:rPr>
        <w:rFonts w:hint="default" w:ascii="Courier New" w:hAnsi="Courier New"/>
      </w:rPr>
    </w:lvl>
    <w:lvl w:ilvl="5" w:tplc="FF120EC6" w:tentative="1">
      <w:start w:val="1"/>
      <w:numFmt w:val="bullet"/>
      <w:lvlText w:val=""/>
      <w:lvlJc w:val="left"/>
      <w:pPr>
        <w:tabs>
          <w:tab w:val="num" w:pos="4320"/>
        </w:tabs>
        <w:ind w:left="4320" w:hanging="360"/>
      </w:pPr>
      <w:rPr>
        <w:rFonts w:hint="default" w:ascii="Wingdings" w:hAnsi="Wingdings"/>
      </w:rPr>
    </w:lvl>
    <w:lvl w:ilvl="6" w:tplc="19B6A63E" w:tentative="1">
      <w:start w:val="1"/>
      <w:numFmt w:val="bullet"/>
      <w:lvlText w:val=""/>
      <w:lvlJc w:val="left"/>
      <w:pPr>
        <w:tabs>
          <w:tab w:val="num" w:pos="5040"/>
        </w:tabs>
        <w:ind w:left="5040" w:hanging="360"/>
      </w:pPr>
      <w:rPr>
        <w:rFonts w:hint="default" w:ascii="Symbol" w:hAnsi="Symbol"/>
      </w:rPr>
    </w:lvl>
    <w:lvl w:ilvl="7" w:tplc="24DC604A" w:tentative="1">
      <w:start w:val="1"/>
      <w:numFmt w:val="bullet"/>
      <w:lvlText w:val="o"/>
      <w:lvlJc w:val="left"/>
      <w:pPr>
        <w:tabs>
          <w:tab w:val="num" w:pos="5760"/>
        </w:tabs>
        <w:ind w:left="5760" w:hanging="360"/>
      </w:pPr>
      <w:rPr>
        <w:rFonts w:hint="default" w:ascii="Courier New" w:hAnsi="Courier New"/>
      </w:rPr>
    </w:lvl>
    <w:lvl w:ilvl="8" w:tplc="71B2246A" w:tentative="1">
      <w:start w:val="1"/>
      <w:numFmt w:val="bullet"/>
      <w:lvlText w:val=""/>
      <w:lvlJc w:val="left"/>
      <w:pPr>
        <w:tabs>
          <w:tab w:val="num" w:pos="6480"/>
        </w:tabs>
        <w:ind w:left="6480" w:hanging="360"/>
      </w:pPr>
      <w:rPr>
        <w:rFonts w:hint="default" w:ascii="Wingdings" w:hAnsi="Wingdings"/>
      </w:rPr>
    </w:lvl>
  </w:abstractNum>
  <w:abstractNum w:abstractNumId="37" w15:restartNumberingAfterBreak="0">
    <w:nsid w:val="564F93CE"/>
    <w:multiLevelType w:val="hybridMultilevel"/>
    <w:tmpl w:val="FC4E0446"/>
    <w:lvl w:ilvl="0" w:tplc="40DC9028">
      <w:start w:val="1"/>
      <w:numFmt w:val="bullet"/>
      <w:lvlText w:val=""/>
      <w:lvlJc w:val="left"/>
      <w:pPr>
        <w:ind w:left="720" w:hanging="360"/>
      </w:pPr>
      <w:rPr>
        <w:rFonts w:hint="default" w:ascii="Symbol" w:hAnsi="Symbol"/>
      </w:rPr>
    </w:lvl>
    <w:lvl w:ilvl="1" w:tplc="DE3E94F6">
      <w:start w:val="1"/>
      <w:numFmt w:val="bullet"/>
      <w:lvlText w:val="o"/>
      <w:lvlJc w:val="left"/>
      <w:pPr>
        <w:ind w:left="1440" w:hanging="360"/>
      </w:pPr>
      <w:rPr>
        <w:rFonts w:hint="default" w:ascii="Courier New" w:hAnsi="Courier New"/>
      </w:rPr>
    </w:lvl>
    <w:lvl w:ilvl="2" w:tplc="3E3A98E0">
      <w:start w:val="1"/>
      <w:numFmt w:val="bullet"/>
      <w:lvlText w:val=""/>
      <w:lvlJc w:val="left"/>
      <w:pPr>
        <w:ind w:left="2160" w:hanging="360"/>
      </w:pPr>
      <w:rPr>
        <w:rFonts w:hint="default" w:ascii="Wingdings" w:hAnsi="Wingdings"/>
      </w:rPr>
    </w:lvl>
    <w:lvl w:ilvl="3" w:tplc="2E864A8E">
      <w:start w:val="1"/>
      <w:numFmt w:val="bullet"/>
      <w:lvlText w:val=""/>
      <w:lvlJc w:val="left"/>
      <w:pPr>
        <w:ind w:left="2880" w:hanging="360"/>
      </w:pPr>
      <w:rPr>
        <w:rFonts w:hint="default" w:ascii="Symbol" w:hAnsi="Symbol"/>
      </w:rPr>
    </w:lvl>
    <w:lvl w:ilvl="4" w:tplc="99F263AC">
      <w:start w:val="1"/>
      <w:numFmt w:val="bullet"/>
      <w:lvlText w:val="o"/>
      <w:lvlJc w:val="left"/>
      <w:pPr>
        <w:ind w:left="3600" w:hanging="360"/>
      </w:pPr>
      <w:rPr>
        <w:rFonts w:hint="default" w:ascii="Courier New" w:hAnsi="Courier New"/>
      </w:rPr>
    </w:lvl>
    <w:lvl w:ilvl="5" w:tplc="16FAFBF6">
      <w:start w:val="1"/>
      <w:numFmt w:val="bullet"/>
      <w:lvlText w:val=""/>
      <w:lvlJc w:val="left"/>
      <w:pPr>
        <w:ind w:left="4320" w:hanging="360"/>
      </w:pPr>
      <w:rPr>
        <w:rFonts w:hint="default" w:ascii="Wingdings" w:hAnsi="Wingdings"/>
      </w:rPr>
    </w:lvl>
    <w:lvl w:ilvl="6" w:tplc="A4BC6B9A">
      <w:start w:val="1"/>
      <w:numFmt w:val="bullet"/>
      <w:lvlText w:val=""/>
      <w:lvlJc w:val="left"/>
      <w:pPr>
        <w:ind w:left="5040" w:hanging="360"/>
      </w:pPr>
      <w:rPr>
        <w:rFonts w:hint="default" w:ascii="Symbol" w:hAnsi="Symbol"/>
      </w:rPr>
    </w:lvl>
    <w:lvl w:ilvl="7" w:tplc="95045474">
      <w:start w:val="1"/>
      <w:numFmt w:val="bullet"/>
      <w:lvlText w:val="o"/>
      <w:lvlJc w:val="left"/>
      <w:pPr>
        <w:ind w:left="5760" w:hanging="360"/>
      </w:pPr>
      <w:rPr>
        <w:rFonts w:hint="default" w:ascii="Courier New" w:hAnsi="Courier New"/>
      </w:rPr>
    </w:lvl>
    <w:lvl w:ilvl="8" w:tplc="7B0052BC">
      <w:start w:val="1"/>
      <w:numFmt w:val="bullet"/>
      <w:lvlText w:val=""/>
      <w:lvlJc w:val="left"/>
      <w:pPr>
        <w:ind w:left="6480" w:hanging="360"/>
      </w:pPr>
      <w:rPr>
        <w:rFonts w:hint="default" w:ascii="Wingdings" w:hAnsi="Wingdings"/>
      </w:rPr>
    </w:lvl>
  </w:abstractNum>
  <w:abstractNum w:abstractNumId="38" w15:restartNumberingAfterBreak="0">
    <w:nsid w:val="56A2C79E"/>
    <w:multiLevelType w:val="hybridMultilevel"/>
    <w:tmpl w:val="FFFFFFFF"/>
    <w:lvl w:ilvl="0" w:tplc="2554698E">
      <w:start w:val="1"/>
      <w:numFmt w:val="bullet"/>
      <w:lvlText w:val=""/>
      <w:lvlJc w:val="left"/>
      <w:pPr>
        <w:ind w:left="720" w:hanging="360"/>
      </w:pPr>
      <w:rPr>
        <w:rFonts w:hint="default" w:ascii="Symbol" w:hAnsi="Symbol"/>
      </w:rPr>
    </w:lvl>
    <w:lvl w:ilvl="1" w:tplc="CE8087AA">
      <w:start w:val="1"/>
      <w:numFmt w:val="bullet"/>
      <w:lvlText w:val="o"/>
      <w:lvlJc w:val="left"/>
      <w:pPr>
        <w:ind w:left="1440" w:hanging="360"/>
      </w:pPr>
      <w:rPr>
        <w:rFonts w:hint="default" w:ascii="Courier New" w:hAnsi="Courier New"/>
      </w:rPr>
    </w:lvl>
    <w:lvl w:ilvl="2" w:tplc="0762ADF6">
      <w:start w:val="1"/>
      <w:numFmt w:val="bullet"/>
      <w:lvlText w:val=""/>
      <w:lvlJc w:val="left"/>
      <w:pPr>
        <w:ind w:left="2160" w:hanging="360"/>
      </w:pPr>
      <w:rPr>
        <w:rFonts w:hint="default" w:ascii="Wingdings" w:hAnsi="Wingdings"/>
      </w:rPr>
    </w:lvl>
    <w:lvl w:ilvl="3" w:tplc="54DA941E">
      <w:start w:val="1"/>
      <w:numFmt w:val="bullet"/>
      <w:lvlText w:val=""/>
      <w:lvlJc w:val="left"/>
      <w:pPr>
        <w:ind w:left="2880" w:hanging="360"/>
      </w:pPr>
      <w:rPr>
        <w:rFonts w:hint="default" w:ascii="Symbol" w:hAnsi="Symbol"/>
      </w:rPr>
    </w:lvl>
    <w:lvl w:ilvl="4" w:tplc="EED64008">
      <w:start w:val="1"/>
      <w:numFmt w:val="bullet"/>
      <w:lvlText w:val="o"/>
      <w:lvlJc w:val="left"/>
      <w:pPr>
        <w:ind w:left="3600" w:hanging="360"/>
      </w:pPr>
      <w:rPr>
        <w:rFonts w:hint="default" w:ascii="Courier New" w:hAnsi="Courier New"/>
      </w:rPr>
    </w:lvl>
    <w:lvl w:ilvl="5" w:tplc="08A88C5A">
      <w:start w:val="1"/>
      <w:numFmt w:val="bullet"/>
      <w:lvlText w:val=""/>
      <w:lvlJc w:val="left"/>
      <w:pPr>
        <w:ind w:left="4320" w:hanging="360"/>
      </w:pPr>
      <w:rPr>
        <w:rFonts w:hint="default" w:ascii="Wingdings" w:hAnsi="Wingdings"/>
      </w:rPr>
    </w:lvl>
    <w:lvl w:ilvl="6" w:tplc="F15E6BE4">
      <w:start w:val="1"/>
      <w:numFmt w:val="bullet"/>
      <w:lvlText w:val=""/>
      <w:lvlJc w:val="left"/>
      <w:pPr>
        <w:ind w:left="5040" w:hanging="360"/>
      </w:pPr>
      <w:rPr>
        <w:rFonts w:hint="default" w:ascii="Symbol" w:hAnsi="Symbol"/>
      </w:rPr>
    </w:lvl>
    <w:lvl w:ilvl="7" w:tplc="742EA8B4">
      <w:start w:val="1"/>
      <w:numFmt w:val="bullet"/>
      <w:lvlText w:val="o"/>
      <w:lvlJc w:val="left"/>
      <w:pPr>
        <w:ind w:left="5760" w:hanging="360"/>
      </w:pPr>
      <w:rPr>
        <w:rFonts w:hint="default" w:ascii="Courier New" w:hAnsi="Courier New"/>
      </w:rPr>
    </w:lvl>
    <w:lvl w:ilvl="8" w:tplc="72E06BE4">
      <w:start w:val="1"/>
      <w:numFmt w:val="bullet"/>
      <w:lvlText w:val=""/>
      <w:lvlJc w:val="left"/>
      <w:pPr>
        <w:ind w:left="6480" w:hanging="360"/>
      </w:pPr>
      <w:rPr>
        <w:rFonts w:hint="default" w:ascii="Wingdings" w:hAnsi="Wingdings"/>
      </w:rPr>
    </w:lvl>
  </w:abstractNum>
  <w:abstractNum w:abstractNumId="39" w15:restartNumberingAfterBreak="0">
    <w:nsid w:val="58021CE4"/>
    <w:multiLevelType w:val="hybridMultilevel"/>
    <w:tmpl w:val="EBF604E4"/>
    <w:lvl w:ilvl="0" w:tplc="98BCEBDE">
      <w:start w:val="1"/>
      <w:numFmt w:val="decimal"/>
      <w:pStyle w:val="Numbers"/>
      <w:lvlText w:val="%1."/>
      <w:lvlJc w:val="left"/>
      <w:pPr>
        <w:tabs>
          <w:tab w:val="num" w:pos="624"/>
        </w:tabs>
        <w:ind w:left="624" w:hanging="267"/>
      </w:pPr>
      <w:rPr>
        <w:rFonts w:hint="default"/>
        <w:b w:val="0"/>
        <w:i w:val="0"/>
        <w:sz w:val="20"/>
        <w:szCs w:val="20"/>
      </w:r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40" w15:restartNumberingAfterBreak="0">
    <w:nsid w:val="5CCF5E62"/>
    <w:multiLevelType w:val="hybridMultilevel"/>
    <w:tmpl w:val="9F66A9FC"/>
    <w:lvl w:ilvl="0" w:tplc="945C0AA0">
      <w:start w:val="1"/>
      <w:numFmt w:val="bullet"/>
      <w:lvlText w:val="·"/>
      <w:lvlJc w:val="left"/>
      <w:pPr>
        <w:ind w:left="720" w:hanging="360"/>
      </w:pPr>
      <w:rPr>
        <w:rFonts w:hint="default" w:ascii="Symbol" w:hAnsi="Symbol"/>
      </w:rPr>
    </w:lvl>
    <w:lvl w:ilvl="1" w:tplc="F27C1D00">
      <w:start w:val="1"/>
      <w:numFmt w:val="bullet"/>
      <w:lvlText w:val="o"/>
      <w:lvlJc w:val="left"/>
      <w:pPr>
        <w:ind w:left="1440" w:hanging="360"/>
      </w:pPr>
      <w:rPr>
        <w:rFonts w:hint="default" w:ascii="Courier New" w:hAnsi="Courier New"/>
      </w:rPr>
    </w:lvl>
    <w:lvl w:ilvl="2" w:tplc="0D1EA3E0">
      <w:start w:val="1"/>
      <w:numFmt w:val="bullet"/>
      <w:lvlText w:val=""/>
      <w:lvlJc w:val="left"/>
      <w:pPr>
        <w:ind w:left="2160" w:hanging="360"/>
      </w:pPr>
      <w:rPr>
        <w:rFonts w:hint="default" w:ascii="Wingdings" w:hAnsi="Wingdings"/>
      </w:rPr>
    </w:lvl>
    <w:lvl w:ilvl="3" w:tplc="7A1C0672">
      <w:start w:val="1"/>
      <w:numFmt w:val="bullet"/>
      <w:lvlText w:val=""/>
      <w:lvlJc w:val="left"/>
      <w:pPr>
        <w:ind w:left="2880" w:hanging="360"/>
      </w:pPr>
      <w:rPr>
        <w:rFonts w:hint="default" w:ascii="Symbol" w:hAnsi="Symbol"/>
      </w:rPr>
    </w:lvl>
    <w:lvl w:ilvl="4" w:tplc="B4D8548A">
      <w:start w:val="1"/>
      <w:numFmt w:val="bullet"/>
      <w:lvlText w:val="o"/>
      <w:lvlJc w:val="left"/>
      <w:pPr>
        <w:ind w:left="3600" w:hanging="360"/>
      </w:pPr>
      <w:rPr>
        <w:rFonts w:hint="default" w:ascii="Courier New" w:hAnsi="Courier New"/>
      </w:rPr>
    </w:lvl>
    <w:lvl w:ilvl="5" w:tplc="A8541EF4">
      <w:start w:val="1"/>
      <w:numFmt w:val="bullet"/>
      <w:lvlText w:val=""/>
      <w:lvlJc w:val="left"/>
      <w:pPr>
        <w:ind w:left="4320" w:hanging="360"/>
      </w:pPr>
      <w:rPr>
        <w:rFonts w:hint="default" w:ascii="Wingdings" w:hAnsi="Wingdings"/>
      </w:rPr>
    </w:lvl>
    <w:lvl w:ilvl="6" w:tplc="E646B28A">
      <w:start w:val="1"/>
      <w:numFmt w:val="bullet"/>
      <w:lvlText w:val=""/>
      <w:lvlJc w:val="left"/>
      <w:pPr>
        <w:ind w:left="5040" w:hanging="360"/>
      </w:pPr>
      <w:rPr>
        <w:rFonts w:hint="default" w:ascii="Symbol" w:hAnsi="Symbol"/>
      </w:rPr>
    </w:lvl>
    <w:lvl w:ilvl="7" w:tplc="FEB4DA0C">
      <w:start w:val="1"/>
      <w:numFmt w:val="bullet"/>
      <w:lvlText w:val="o"/>
      <w:lvlJc w:val="left"/>
      <w:pPr>
        <w:ind w:left="5760" w:hanging="360"/>
      </w:pPr>
      <w:rPr>
        <w:rFonts w:hint="default" w:ascii="Courier New" w:hAnsi="Courier New"/>
      </w:rPr>
    </w:lvl>
    <w:lvl w:ilvl="8" w:tplc="8E62D62A">
      <w:start w:val="1"/>
      <w:numFmt w:val="bullet"/>
      <w:lvlText w:val=""/>
      <w:lvlJc w:val="left"/>
      <w:pPr>
        <w:ind w:left="6480" w:hanging="360"/>
      </w:pPr>
      <w:rPr>
        <w:rFonts w:hint="default" w:ascii="Wingdings" w:hAnsi="Wingdings"/>
      </w:rPr>
    </w:lvl>
  </w:abstractNum>
  <w:abstractNum w:abstractNumId="41" w15:restartNumberingAfterBreak="0">
    <w:nsid w:val="5D3069C3"/>
    <w:multiLevelType w:val="hybridMultilevel"/>
    <w:tmpl w:val="4CDCEDB4"/>
    <w:lvl w:ilvl="0" w:tplc="B412B212">
      <w:start w:val="1"/>
      <w:numFmt w:val="bullet"/>
      <w:lvlText w:val="-"/>
      <w:lvlJc w:val="left"/>
      <w:pPr>
        <w:ind w:left="720" w:hanging="360"/>
      </w:pPr>
      <w:rPr>
        <w:rFonts w:hint="default" w:ascii="&quot;Aptos&quot;,sans-serif" w:hAnsi="&quot;Aptos&quot;,sans-serif"/>
      </w:rPr>
    </w:lvl>
    <w:lvl w:ilvl="1" w:tplc="CC381410">
      <w:start w:val="1"/>
      <w:numFmt w:val="bullet"/>
      <w:lvlText w:val="o"/>
      <w:lvlJc w:val="left"/>
      <w:pPr>
        <w:ind w:left="1440" w:hanging="360"/>
      </w:pPr>
      <w:rPr>
        <w:rFonts w:hint="default" w:ascii="Courier New" w:hAnsi="Courier New"/>
      </w:rPr>
    </w:lvl>
    <w:lvl w:ilvl="2" w:tplc="3030FA74">
      <w:start w:val="1"/>
      <w:numFmt w:val="bullet"/>
      <w:lvlText w:val=""/>
      <w:lvlJc w:val="left"/>
      <w:pPr>
        <w:ind w:left="2160" w:hanging="360"/>
      </w:pPr>
      <w:rPr>
        <w:rFonts w:hint="default" w:ascii="Wingdings" w:hAnsi="Wingdings"/>
      </w:rPr>
    </w:lvl>
    <w:lvl w:ilvl="3" w:tplc="BEAA1508">
      <w:start w:val="1"/>
      <w:numFmt w:val="bullet"/>
      <w:lvlText w:val=""/>
      <w:lvlJc w:val="left"/>
      <w:pPr>
        <w:ind w:left="2880" w:hanging="360"/>
      </w:pPr>
      <w:rPr>
        <w:rFonts w:hint="default" w:ascii="Symbol" w:hAnsi="Symbol"/>
      </w:rPr>
    </w:lvl>
    <w:lvl w:ilvl="4" w:tplc="561C0BFE">
      <w:start w:val="1"/>
      <w:numFmt w:val="bullet"/>
      <w:lvlText w:val="o"/>
      <w:lvlJc w:val="left"/>
      <w:pPr>
        <w:ind w:left="3600" w:hanging="360"/>
      </w:pPr>
      <w:rPr>
        <w:rFonts w:hint="default" w:ascii="Courier New" w:hAnsi="Courier New"/>
      </w:rPr>
    </w:lvl>
    <w:lvl w:ilvl="5" w:tplc="6DFA6B8C">
      <w:start w:val="1"/>
      <w:numFmt w:val="bullet"/>
      <w:lvlText w:val=""/>
      <w:lvlJc w:val="left"/>
      <w:pPr>
        <w:ind w:left="4320" w:hanging="360"/>
      </w:pPr>
      <w:rPr>
        <w:rFonts w:hint="default" w:ascii="Wingdings" w:hAnsi="Wingdings"/>
      </w:rPr>
    </w:lvl>
    <w:lvl w:ilvl="6" w:tplc="4158581A">
      <w:start w:val="1"/>
      <w:numFmt w:val="bullet"/>
      <w:lvlText w:val=""/>
      <w:lvlJc w:val="left"/>
      <w:pPr>
        <w:ind w:left="5040" w:hanging="360"/>
      </w:pPr>
      <w:rPr>
        <w:rFonts w:hint="default" w:ascii="Symbol" w:hAnsi="Symbol"/>
      </w:rPr>
    </w:lvl>
    <w:lvl w:ilvl="7" w:tplc="77EE84C8">
      <w:start w:val="1"/>
      <w:numFmt w:val="bullet"/>
      <w:lvlText w:val="o"/>
      <w:lvlJc w:val="left"/>
      <w:pPr>
        <w:ind w:left="5760" w:hanging="360"/>
      </w:pPr>
      <w:rPr>
        <w:rFonts w:hint="default" w:ascii="Courier New" w:hAnsi="Courier New"/>
      </w:rPr>
    </w:lvl>
    <w:lvl w:ilvl="8" w:tplc="87067FAE">
      <w:start w:val="1"/>
      <w:numFmt w:val="bullet"/>
      <w:lvlText w:val=""/>
      <w:lvlJc w:val="left"/>
      <w:pPr>
        <w:ind w:left="6480" w:hanging="360"/>
      </w:pPr>
      <w:rPr>
        <w:rFonts w:hint="default" w:ascii="Wingdings" w:hAnsi="Wingdings"/>
      </w:rPr>
    </w:lvl>
  </w:abstractNum>
  <w:abstractNum w:abstractNumId="42" w15:restartNumberingAfterBreak="0">
    <w:nsid w:val="5EC77137"/>
    <w:multiLevelType w:val="hybridMultilevel"/>
    <w:tmpl w:val="4FEEAD1E"/>
    <w:lvl w:ilvl="0" w:tplc="DB1A328A">
      <w:start w:val="1"/>
      <w:numFmt w:val="bullet"/>
      <w:lvlText w:val="·"/>
      <w:lvlJc w:val="left"/>
      <w:pPr>
        <w:ind w:left="720" w:hanging="360"/>
      </w:pPr>
      <w:rPr>
        <w:rFonts w:hint="default" w:ascii="Symbol" w:hAnsi="Symbol"/>
      </w:rPr>
    </w:lvl>
    <w:lvl w:ilvl="1" w:tplc="31340B6C">
      <w:start w:val="1"/>
      <w:numFmt w:val="bullet"/>
      <w:lvlText w:val="o"/>
      <w:lvlJc w:val="left"/>
      <w:pPr>
        <w:ind w:left="1440" w:hanging="360"/>
      </w:pPr>
      <w:rPr>
        <w:rFonts w:hint="default" w:ascii="Courier New" w:hAnsi="Courier New"/>
      </w:rPr>
    </w:lvl>
    <w:lvl w:ilvl="2" w:tplc="71D44FB4">
      <w:start w:val="1"/>
      <w:numFmt w:val="bullet"/>
      <w:lvlText w:val=""/>
      <w:lvlJc w:val="left"/>
      <w:pPr>
        <w:ind w:left="2160" w:hanging="360"/>
      </w:pPr>
      <w:rPr>
        <w:rFonts w:hint="default" w:ascii="Wingdings" w:hAnsi="Wingdings"/>
      </w:rPr>
    </w:lvl>
    <w:lvl w:ilvl="3" w:tplc="05ACEC5E">
      <w:start w:val="1"/>
      <w:numFmt w:val="bullet"/>
      <w:lvlText w:val=""/>
      <w:lvlJc w:val="left"/>
      <w:pPr>
        <w:ind w:left="2880" w:hanging="360"/>
      </w:pPr>
      <w:rPr>
        <w:rFonts w:hint="default" w:ascii="Symbol" w:hAnsi="Symbol"/>
      </w:rPr>
    </w:lvl>
    <w:lvl w:ilvl="4" w:tplc="8F88C5D0">
      <w:start w:val="1"/>
      <w:numFmt w:val="bullet"/>
      <w:lvlText w:val="o"/>
      <w:lvlJc w:val="left"/>
      <w:pPr>
        <w:ind w:left="3600" w:hanging="360"/>
      </w:pPr>
      <w:rPr>
        <w:rFonts w:hint="default" w:ascii="Courier New" w:hAnsi="Courier New"/>
      </w:rPr>
    </w:lvl>
    <w:lvl w:ilvl="5" w:tplc="2ECA431E">
      <w:start w:val="1"/>
      <w:numFmt w:val="bullet"/>
      <w:lvlText w:val=""/>
      <w:lvlJc w:val="left"/>
      <w:pPr>
        <w:ind w:left="4320" w:hanging="360"/>
      </w:pPr>
      <w:rPr>
        <w:rFonts w:hint="default" w:ascii="Wingdings" w:hAnsi="Wingdings"/>
      </w:rPr>
    </w:lvl>
    <w:lvl w:ilvl="6" w:tplc="38964514">
      <w:start w:val="1"/>
      <w:numFmt w:val="bullet"/>
      <w:lvlText w:val=""/>
      <w:lvlJc w:val="left"/>
      <w:pPr>
        <w:ind w:left="5040" w:hanging="360"/>
      </w:pPr>
      <w:rPr>
        <w:rFonts w:hint="default" w:ascii="Symbol" w:hAnsi="Symbol"/>
      </w:rPr>
    </w:lvl>
    <w:lvl w:ilvl="7" w:tplc="62E68632">
      <w:start w:val="1"/>
      <w:numFmt w:val="bullet"/>
      <w:lvlText w:val="o"/>
      <w:lvlJc w:val="left"/>
      <w:pPr>
        <w:ind w:left="5760" w:hanging="360"/>
      </w:pPr>
      <w:rPr>
        <w:rFonts w:hint="default" w:ascii="Courier New" w:hAnsi="Courier New"/>
      </w:rPr>
    </w:lvl>
    <w:lvl w:ilvl="8" w:tplc="AEACA99A">
      <w:start w:val="1"/>
      <w:numFmt w:val="bullet"/>
      <w:lvlText w:val=""/>
      <w:lvlJc w:val="left"/>
      <w:pPr>
        <w:ind w:left="6480" w:hanging="360"/>
      </w:pPr>
      <w:rPr>
        <w:rFonts w:hint="default" w:ascii="Wingdings" w:hAnsi="Wingdings"/>
      </w:rPr>
    </w:lvl>
  </w:abstractNum>
  <w:abstractNum w:abstractNumId="43" w15:restartNumberingAfterBreak="0">
    <w:nsid w:val="6AA45D01"/>
    <w:multiLevelType w:val="multilevel"/>
    <w:tmpl w:val="22B876F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6D71473A"/>
    <w:multiLevelType w:val="hybridMultilevel"/>
    <w:tmpl w:val="9758B3B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5" w15:restartNumberingAfterBreak="0">
    <w:nsid w:val="6E91C036"/>
    <w:multiLevelType w:val="hybridMultilevel"/>
    <w:tmpl w:val="537C3B54"/>
    <w:lvl w:ilvl="0" w:tplc="6546A02E">
      <w:start w:val="1"/>
      <w:numFmt w:val="decimal"/>
      <w:lvlText w:val="%1."/>
      <w:lvlJc w:val="left"/>
      <w:pPr>
        <w:ind w:left="720" w:hanging="360"/>
      </w:pPr>
    </w:lvl>
    <w:lvl w:ilvl="1" w:tplc="A55C62F6">
      <w:start w:val="1"/>
      <w:numFmt w:val="lowerLetter"/>
      <w:lvlText w:val="%2."/>
      <w:lvlJc w:val="left"/>
      <w:pPr>
        <w:ind w:left="1440" w:hanging="360"/>
      </w:pPr>
    </w:lvl>
    <w:lvl w:ilvl="2" w:tplc="EA04611E">
      <w:start w:val="1"/>
      <w:numFmt w:val="lowerRoman"/>
      <w:lvlText w:val="%3."/>
      <w:lvlJc w:val="right"/>
      <w:pPr>
        <w:ind w:left="2160" w:hanging="180"/>
      </w:pPr>
    </w:lvl>
    <w:lvl w:ilvl="3" w:tplc="1BC826AC">
      <w:start w:val="1"/>
      <w:numFmt w:val="decimal"/>
      <w:lvlText w:val="%4."/>
      <w:lvlJc w:val="left"/>
      <w:pPr>
        <w:ind w:left="2880" w:hanging="360"/>
      </w:pPr>
    </w:lvl>
    <w:lvl w:ilvl="4" w:tplc="E3188ACA">
      <w:start w:val="1"/>
      <w:numFmt w:val="lowerLetter"/>
      <w:lvlText w:val="%5."/>
      <w:lvlJc w:val="left"/>
      <w:pPr>
        <w:ind w:left="3600" w:hanging="360"/>
      </w:pPr>
    </w:lvl>
    <w:lvl w:ilvl="5" w:tplc="CC962062">
      <w:start w:val="1"/>
      <w:numFmt w:val="lowerRoman"/>
      <w:lvlText w:val="%6."/>
      <w:lvlJc w:val="right"/>
      <w:pPr>
        <w:ind w:left="4320" w:hanging="180"/>
      </w:pPr>
    </w:lvl>
    <w:lvl w:ilvl="6" w:tplc="9536C246">
      <w:start w:val="1"/>
      <w:numFmt w:val="decimal"/>
      <w:lvlText w:val="%7."/>
      <w:lvlJc w:val="left"/>
      <w:pPr>
        <w:ind w:left="5040" w:hanging="360"/>
      </w:pPr>
    </w:lvl>
    <w:lvl w:ilvl="7" w:tplc="713C6306">
      <w:start w:val="1"/>
      <w:numFmt w:val="lowerLetter"/>
      <w:lvlText w:val="%8."/>
      <w:lvlJc w:val="left"/>
      <w:pPr>
        <w:ind w:left="5760" w:hanging="360"/>
      </w:pPr>
    </w:lvl>
    <w:lvl w:ilvl="8" w:tplc="7C5C4342">
      <w:start w:val="1"/>
      <w:numFmt w:val="lowerRoman"/>
      <w:lvlText w:val="%9."/>
      <w:lvlJc w:val="right"/>
      <w:pPr>
        <w:ind w:left="6480" w:hanging="180"/>
      </w:pPr>
    </w:lvl>
  </w:abstractNum>
  <w:abstractNum w:abstractNumId="46" w15:restartNumberingAfterBreak="0">
    <w:nsid w:val="703D88B9"/>
    <w:multiLevelType w:val="hybridMultilevel"/>
    <w:tmpl w:val="FFFFFFFF"/>
    <w:lvl w:ilvl="0" w:tplc="19E23E2E">
      <w:start w:val="1"/>
      <w:numFmt w:val="bullet"/>
      <w:lvlText w:val=""/>
      <w:lvlJc w:val="left"/>
      <w:pPr>
        <w:ind w:left="720" w:hanging="360"/>
      </w:pPr>
      <w:rPr>
        <w:rFonts w:hint="default" w:ascii="Symbol" w:hAnsi="Symbol"/>
      </w:rPr>
    </w:lvl>
    <w:lvl w:ilvl="1" w:tplc="CABE9728">
      <w:start w:val="1"/>
      <w:numFmt w:val="bullet"/>
      <w:lvlText w:val="o"/>
      <w:lvlJc w:val="left"/>
      <w:pPr>
        <w:ind w:left="1440" w:hanging="360"/>
      </w:pPr>
      <w:rPr>
        <w:rFonts w:hint="default" w:ascii="Courier New" w:hAnsi="Courier New"/>
      </w:rPr>
    </w:lvl>
    <w:lvl w:ilvl="2" w:tplc="43DEEF72">
      <w:start w:val="1"/>
      <w:numFmt w:val="bullet"/>
      <w:lvlText w:val=""/>
      <w:lvlJc w:val="left"/>
      <w:pPr>
        <w:ind w:left="2160" w:hanging="360"/>
      </w:pPr>
      <w:rPr>
        <w:rFonts w:hint="default" w:ascii="Wingdings" w:hAnsi="Wingdings"/>
      </w:rPr>
    </w:lvl>
    <w:lvl w:ilvl="3" w:tplc="79D09DB0">
      <w:start w:val="1"/>
      <w:numFmt w:val="bullet"/>
      <w:lvlText w:val=""/>
      <w:lvlJc w:val="left"/>
      <w:pPr>
        <w:ind w:left="2880" w:hanging="360"/>
      </w:pPr>
      <w:rPr>
        <w:rFonts w:hint="default" w:ascii="Symbol" w:hAnsi="Symbol"/>
      </w:rPr>
    </w:lvl>
    <w:lvl w:ilvl="4" w:tplc="EE5E265A">
      <w:start w:val="1"/>
      <w:numFmt w:val="bullet"/>
      <w:lvlText w:val="o"/>
      <w:lvlJc w:val="left"/>
      <w:pPr>
        <w:ind w:left="3600" w:hanging="360"/>
      </w:pPr>
      <w:rPr>
        <w:rFonts w:hint="default" w:ascii="Courier New" w:hAnsi="Courier New"/>
      </w:rPr>
    </w:lvl>
    <w:lvl w:ilvl="5" w:tplc="B8C28DFE">
      <w:start w:val="1"/>
      <w:numFmt w:val="bullet"/>
      <w:lvlText w:val=""/>
      <w:lvlJc w:val="left"/>
      <w:pPr>
        <w:ind w:left="4320" w:hanging="360"/>
      </w:pPr>
      <w:rPr>
        <w:rFonts w:hint="default" w:ascii="Wingdings" w:hAnsi="Wingdings"/>
      </w:rPr>
    </w:lvl>
    <w:lvl w:ilvl="6" w:tplc="AD2C11F6">
      <w:start w:val="1"/>
      <w:numFmt w:val="bullet"/>
      <w:lvlText w:val=""/>
      <w:lvlJc w:val="left"/>
      <w:pPr>
        <w:ind w:left="5040" w:hanging="360"/>
      </w:pPr>
      <w:rPr>
        <w:rFonts w:hint="default" w:ascii="Symbol" w:hAnsi="Symbol"/>
      </w:rPr>
    </w:lvl>
    <w:lvl w:ilvl="7" w:tplc="875A32F8">
      <w:start w:val="1"/>
      <w:numFmt w:val="bullet"/>
      <w:lvlText w:val="o"/>
      <w:lvlJc w:val="left"/>
      <w:pPr>
        <w:ind w:left="5760" w:hanging="360"/>
      </w:pPr>
      <w:rPr>
        <w:rFonts w:hint="default" w:ascii="Courier New" w:hAnsi="Courier New"/>
      </w:rPr>
    </w:lvl>
    <w:lvl w:ilvl="8" w:tplc="9F0408D4">
      <w:start w:val="1"/>
      <w:numFmt w:val="bullet"/>
      <w:lvlText w:val=""/>
      <w:lvlJc w:val="left"/>
      <w:pPr>
        <w:ind w:left="6480" w:hanging="360"/>
      </w:pPr>
      <w:rPr>
        <w:rFonts w:hint="default" w:ascii="Wingdings" w:hAnsi="Wingdings"/>
      </w:rPr>
    </w:lvl>
  </w:abstractNum>
  <w:abstractNum w:abstractNumId="47" w15:restartNumberingAfterBreak="0">
    <w:nsid w:val="71CF423C"/>
    <w:multiLevelType w:val="hybridMultilevel"/>
    <w:tmpl w:val="216A4FB2"/>
    <w:lvl w:ilvl="0" w:tplc="C3423922">
      <w:start w:val="1"/>
      <w:numFmt w:val="decimal"/>
      <w:lvlText w:val="3)"/>
      <w:lvlJc w:val="left"/>
      <w:pPr>
        <w:ind w:left="720" w:hanging="360"/>
      </w:pPr>
    </w:lvl>
    <w:lvl w:ilvl="1" w:tplc="3E9E80AC">
      <w:start w:val="1"/>
      <w:numFmt w:val="lowerLetter"/>
      <w:lvlText w:val="%2."/>
      <w:lvlJc w:val="left"/>
      <w:pPr>
        <w:ind w:left="1440" w:hanging="360"/>
      </w:pPr>
    </w:lvl>
    <w:lvl w:ilvl="2" w:tplc="D332A702">
      <w:start w:val="1"/>
      <w:numFmt w:val="lowerRoman"/>
      <w:lvlText w:val="%3."/>
      <w:lvlJc w:val="right"/>
      <w:pPr>
        <w:ind w:left="2160" w:hanging="180"/>
      </w:pPr>
    </w:lvl>
    <w:lvl w:ilvl="3" w:tplc="8FA08422">
      <w:start w:val="1"/>
      <w:numFmt w:val="decimal"/>
      <w:lvlText w:val="%4."/>
      <w:lvlJc w:val="left"/>
      <w:pPr>
        <w:ind w:left="2880" w:hanging="360"/>
      </w:pPr>
    </w:lvl>
    <w:lvl w:ilvl="4" w:tplc="894CA39E">
      <w:start w:val="1"/>
      <w:numFmt w:val="lowerLetter"/>
      <w:lvlText w:val="%5."/>
      <w:lvlJc w:val="left"/>
      <w:pPr>
        <w:ind w:left="3600" w:hanging="360"/>
      </w:pPr>
    </w:lvl>
    <w:lvl w:ilvl="5" w:tplc="663C68AC">
      <w:start w:val="1"/>
      <w:numFmt w:val="lowerRoman"/>
      <w:lvlText w:val="%6."/>
      <w:lvlJc w:val="right"/>
      <w:pPr>
        <w:ind w:left="4320" w:hanging="180"/>
      </w:pPr>
    </w:lvl>
    <w:lvl w:ilvl="6" w:tplc="0CDA6374">
      <w:start w:val="1"/>
      <w:numFmt w:val="decimal"/>
      <w:lvlText w:val="%7."/>
      <w:lvlJc w:val="left"/>
      <w:pPr>
        <w:ind w:left="5040" w:hanging="360"/>
      </w:pPr>
    </w:lvl>
    <w:lvl w:ilvl="7" w:tplc="DF9E5354">
      <w:start w:val="1"/>
      <w:numFmt w:val="lowerLetter"/>
      <w:lvlText w:val="%8."/>
      <w:lvlJc w:val="left"/>
      <w:pPr>
        <w:ind w:left="5760" w:hanging="360"/>
      </w:pPr>
    </w:lvl>
    <w:lvl w:ilvl="8" w:tplc="238E5E84">
      <w:start w:val="1"/>
      <w:numFmt w:val="lowerRoman"/>
      <w:lvlText w:val="%9."/>
      <w:lvlJc w:val="right"/>
      <w:pPr>
        <w:ind w:left="6480" w:hanging="180"/>
      </w:pPr>
    </w:lvl>
  </w:abstractNum>
  <w:abstractNum w:abstractNumId="48" w15:restartNumberingAfterBreak="0">
    <w:nsid w:val="72E65A19"/>
    <w:multiLevelType w:val="hybridMultilevel"/>
    <w:tmpl w:val="B79C7E12"/>
    <w:lvl w:ilvl="0" w:tplc="1616BC98">
      <w:start w:val="1"/>
      <w:numFmt w:val="bullet"/>
      <w:lvlText w:val="·"/>
      <w:lvlJc w:val="left"/>
      <w:pPr>
        <w:ind w:left="720" w:hanging="360"/>
      </w:pPr>
      <w:rPr>
        <w:rFonts w:hint="default" w:ascii="Symbol" w:hAnsi="Symbol"/>
      </w:rPr>
    </w:lvl>
    <w:lvl w:ilvl="1" w:tplc="A72017BC">
      <w:start w:val="1"/>
      <w:numFmt w:val="bullet"/>
      <w:lvlText w:val="o"/>
      <w:lvlJc w:val="left"/>
      <w:pPr>
        <w:ind w:left="1440" w:hanging="360"/>
      </w:pPr>
      <w:rPr>
        <w:rFonts w:hint="default" w:ascii="Courier New" w:hAnsi="Courier New"/>
      </w:rPr>
    </w:lvl>
    <w:lvl w:ilvl="2" w:tplc="FB241820">
      <w:start w:val="1"/>
      <w:numFmt w:val="bullet"/>
      <w:lvlText w:val=""/>
      <w:lvlJc w:val="left"/>
      <w:pPr>
        <w:ind w:left="2160" w:hanging="360"/>
      </w:pPr>
      <w:rPr>
        <w:rFonts w:hint="default" w:ascii="Wingdings" w:hAnsi="Wingdings"/>
      </w:rPr>
    </w:lvl>
    <w:lvl w:ilvl="3" w:tplc="EEEA3C8E">
      <w:start w:val="1"/>
      <w:numFmt w:val="bullet"/>
      <w:lvlText w:val=""/>
      <w:lvlJc w:val="left"/>
      <w:pPr>
        <w:ind w:left="2880" w:hanging="360"/>
      </w:pPr>
      <w:rPr>
        <w:rFonts w:hint="default" w:ascii="Symbol" w:hAnsi="Symbol"/>
      </w:rPr>
    </w:lvl>
    <w:lvl w:ilvl="4" w:tplc="A36CED82">
      <w:start w:val="1"/>
      <w:numFmt w:val="bullet"/>
      <w:lvlText w:val="o"/>
      <w:lvlJc w:val="left"/>
      <w:pPr>
        <w:ind w:left="3600" w:hanging="360"/>
      </w:pPr>
      <w:rPr>
        <w:rFonts w:hint="default" w:ascii="Courier New" w:hAnsi="Courier New"/>
      </w:rPr>
    </w:lvl>
    <w:lvl w:ilvl="5" w:tplc="3DC07566">
      <w:start w:val="1"/>
      <w:numFmt w:val="bullet"/>
      <w:lvlText w:val=""/>
      <w:lvlJc w:val="left"/>
      <w:pPr>
        <w:ind w:left="4320" w:hanging="360"/>
      </w:pPr>
      <w:rPr>
        <w:rFonts w:hint="default" w:ascii="Wingdings" w:hAnsi="Wingdings"/>
      </w:rPr>
    </w:lvl>
    <w:lvl w:ilvl="6" w:tplc="5BEE5244">
      <w:start w:val="1"/>
      <w:numFmt w:val="bullet"/>
      <w:lvlText w:val=""/>
      <w:lvlJc w:val="left"/>
      <w:pPr>
        <w:ind w:left="5040" w:hanging="360"/>
      </w:pPr>
      <w:rPr>
        <w:rFonts w:hint="default" w:ascii="Symbol" w:hAnsi="Symbol"/>
      </w:rPr>
    </w:lvl>
    <w:lvl w:ilvl="7" w:tplc="57329DD8">
      <w:start w:val="1"/>
      <w:numFmt w:val="bullet"/>
      <w:lvlText w:val="o"/>
      <w:lvlJc w:val="left"/>
      <w:pPr>
        <w:ind w:left="5760" w:hanging="360"/>
      </w:pPr>
      <w:rPr>
        <w:rFonts w:hint="default" w:ascii="Courier New" w:hAnsi="Courier New"/>
      </w:rPr>
    </w:lvl>
    <w:lvl w:ilvl="8" w:tplc="0B366674">
      <w:start w:val="1"/>
      <w:numFmt w:val="bullet"/>
      <w:lvlText w:val=""/>
      <w:lvlJc w:val="left"/>
      <w:pPr>
        <w:ind w:left="6480" w:hanging="360"/>
      </w:pPr>
      <w:rPr>
        <w:rFonts w:hint="default" w:ascii="Wingdings" w:hAnsi="Wingdings"/>
      </w:rPr>
    </w:lvl>
  </w:abstractNum>
  <w:abstractNum w:abstractNumId="49" w15:restartNumberingAfterBreak="0">
    <w:nsid w:val="73414CC4"/>
    <w:multiLevelType w:val="multilevel"/>
    <w:tmpl w:val="66486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6218965"/>
    <w:multiLevelType w:val="hybridMultilevel"/>
    <w:tmpl w:val="3578B08A"/>
    <w:lvl w:ilvl="0" w:tplc="3BB86298">
      <w:start w:val="1"/>
      <w:numFmt w:val="bullet"/>
      <w:lvlText w:val=""/>
      <w:lvlJc w:val="left"/>
      <w:pPr>
        <w:ind w:left="720" w:hanging="360"/>
      </w:pPr>
      <w:rPr>
        <w:rFonts w:hint="default" w:ascii="Symbol" w:hAnsi="Symbol"/>
      </w:rPr>
    </w:lvl>
    <w:lvl w:ilvl="1" w:tplc="E39A4292">
      <w:start w:val="1"/>
      <w:numFmt w:val="bullet"/>
      <w:lvlText w:val="o"/>
      <w:lvlJc w:val="left"/>
      <w:pPr>
        <w:ind w:left="1440" w:hanging="360"/>
      </w:pPr>
      <w:rPr>
        <w:rFonts w:hint="default" w:ascii="Courier New" w:hAnsi="Courier New"/>
      </w:rPr>
    </w:lvl>
    <w:lvl w:ilvl="2" w:tplc="474A5AA0">
      <w:start w:val="1"/>
      <w:numFmt w:val="bullet"/>
      <w:lvlText w:val=""/>
      <w:lvlJc w:val="left"/>
      <w:pPr>
        <w:ind w:left="2160" w:hanging="360"/>
      </w:pPr>
      <w:rPr>
        <w:rFonts w:hint="default" w:ascii="Wingdings" w:hAnsi="Wingdings"/>
      </w:rPr>
    </w:lvl>
    <w:lvl w:ilvl="3" w:tplc="07D4CB4E">
      <w:start w:val="1"/>
      <w:numFmt w:val="bullet"/>
      <w:lvlText w:val=""/>
      <w:lvlJc w:val="left"/>
      <w:pPr>
        <w:ind w:left="2880" w:hanging="360"/>
      </w:pPr>
      <w:rPr>
        <w:rFonts w:hint="default" w:ascii="Symbol" w:hAnsi="Symbol"/>
      </w:rPr>
    </w:lvl>
    <w:lvl w:ilvl="4" w:tplc="E5F21448">
      <w:start w:val="1"/>
      <w:numFmt w:val="bullet"/>
      <w:lvlText w:val="o"/>
      <w:lvlJc w:val="left"/>
      <w:pPr>
        <w:ind w:left="3600" w:hanging="360"/>
      </w:pPr>
      <w:rPr>
        <w:rFonts w:hint="default" w:ascii="Courier New" w:hAnsi="Courier New"/>
      </w:rPr>
    </w:lvl>
    <w:lvl w:ilvl="5" w:tplc="66E4C6FC">
      <w:start w:val="1"/>
      <w:numFmt w:val="bullet"/>
      <w:lvlText w:val=""/>
      <w:lvlJc w:val="left"/>
      <w:pPr>
        <w:ind w:left="4320" w:hanging="360"/>
      </w:pPr>
      <w:rPr>
        <w:rFonts w:hint="default" w:ascii="Wingdings" w:hAnsi="Wingdings"/>
      </w:rPr>
    </w:lvl>
    <w:lvl w:ilvl="6" w:tplc="249E2B22">
      <w:start w:val="1"/>
      <w:numFmt w:val="bullet"/>
      <w:lvlText w:val=""/>
      <w:lvlJc w:val="left"/>
      <w:pPr>
        <w:ind w:left="5040" w:hanging="360"/>
      </w:pPr>
      <w:rPr>
        <w:rFonts w:hint="default" w:ascii="Symbol" w:hAnsi="Symbol"/>
      </w:rPr>
    </w:lvl>
    <w:lvl w:ilvl="7" w:tplc="3CC48F60">
      <w:start w:val="1"/>
      <w:numFmt w:val="bullet"/>
      <w:lvlText w:val="o"/>
      <w:lvlJc w:val="left"/>
      <w:pPr>
        <w:ind w:left="5760" w:hanging="360"/>
      </w:pPr>
      <w:rPr>
        <w:rFonts w:hint="default" w:ascii="Courier New" w:hAnsi="Courier New"/>
      </w:rPr>
    </w:lvl>
    <w:lvl w:ilvl="8" w:tplc="ED8CD7C4">
      <w:start w:val="1"/>
      <w:numFmt w:val="bullet"/>
      <w:lvlText w:val=""/>
      <w:lvlJc w:val="left"/>
      <w:pPr>
        <w:ind w:left="6480" w:hanging="360"/>
      </w:pPr>
      <w:rPr>
        <w:rFonts w:hint="default" w:ascii="Wingdings" w:hAnsi="Wingdings"/>
      </w:rPr>
    </w:lvl>
  </w:abstractNum>
  <w:abstractNum w:abstractNumId="51" w15:restartNumberingAfterBreak="0">
    <w:nsid w:val="7A0C6F04"/>
    <w:multiLevelType w:val="hybridMultilevel"/>
    <w:tmpl w:val="2FF401AE"/>
    <w:lvl w:ilvl="0" w:tplc="BBFE7596">
      <w:start w:val="1"/>
      <w:numFmt w:val="bullet"/>
      <w:lvlText w:val="·"/>
      <w:lvlJc w:val="left"/>
      <w:pPr>
        <w:ind w:left="720" w:hanging="360"/>
      </w:pPr>
      <w:rPr>
        <w:rFonts w:hint="default" w:ascii="Symbol" w:hAnsi="Symbol"/>
      </w:rPr>
    </w:lvl>
    <w:lvl w:ilvl="1" w:tplc="8A4C2B76">
      <w:start w:val="1"/>
      <w:numFmt w:val="bullet"/>
      <w:lvlText w:val="o"/>
      <w:lvlJc w:val="left"/>
      <w:pPr>
        <w:ind w:left="1440" w:hanging="360"/>
      </w:pPr>
      <w:rPr>
        <w:rFonts w:hint="default" w:ascii="Courier New" w:hAnsi="Courier New"/>
      </w:rPr>
    </w:lvl>
    <w:lvl w:ilvl="2" w:tplc="A282E49A">
      <w:start w:val="1"/>
      <w:numFmt w:val="bullet"/>
      <w:lvlText w:val=""/>
      <w:lvlJc w:val="left"/>
      <w:pPr>
        <w:ind w:left="2160" w:hanging="360"/>
      </w:pPr>
      <w:rPr>
        <w:rFonts w:hint="default" w:ascii="Wingdings" w:hAnsi="Wingdings"/>
      </w:rPr>
    </w:lvl>
    <w:lvl w:ilvl="3" w:tplc="9F9A7686">
      <w:start w:val="1"/>
      <w:numFmt w:val="bullet"/>
      <w:lvlText w:val=""/>
      <w:lvlJc w:val="left"/>
      <w:pPr>
        <w:ind w:left="2880" w:hanging="360"/>
      </w:pPr>
      <w:rPr>
        <w:rFonts w:hint="default" w:ascii="Symbol" w:hAnsi="Symbol"/>
      </w:rPr>
    </w:lvl>
    <w:lvl w:ilvl="4" w:tplc="66ECDF5E">
      <w:start w:val="1"/>
      <w:numFmt w:val="bullet"/>
      <w:lvlText w:val="o"/>
      <w:lvlJc w:val="left"/>
      <w:pPr>
        <w:ind w:left="3600" w:hanging="360"/>
      </w:pPr>
      <w:rPr>
        <w:rFonts w:hint="default" w:ascii="Courier New" w:hAnsi="Courier New"/>
      </w:rPr>
    </w:lvl>
    <w:lvl w:ilvl="5" w:tplc="C526C744">
      <w:start w:val="1"/>
      <w:numFmt w:val="bullet"/>
      <w:lvlText w:val=""/>
      <w:lvlJc w:val="left"/>
      <w:pPr>
        <w:ind w:left="4320" w:hanging="360"/>
      </w:pPr>
      <w:rPr>
        <w:rFonts w:hint="default" w:ascii="Wingdings" w:hAnsi="Wingdings"/>
      </w:rPr>
    </w:lvl>
    <w:lvl w:ilvl="6" w:tplc="235E428C">
      <w:start w:val="1"/>
      <w:numFmt w:val="bullet"/>
      <w:lvlText w:val=""/>
      <w:lvlJc w:val="left"/>
      <w:pPr>
        <w:ind w:left="5040" w:hanging="360"/>
      </w:pPr>
      <w:rPr>
        <w:rFonts w:hint="default" w:ascii="Symbol" w:hAnsi="Symbol"/>
      </w:rPr>
    </w:lvl>
    <w:lvl w:ilvl="7" w:tplc="8A8C888C">
      <w:start w:val="1"/>
      <w:numFmt w:val="bullet"/>
      <w:lvlText w:val="o"/>
      <w:lvlJc w:val="left"/>
      <w:pPr>
        <w:ind w:left="5760" w:hanging="360"/>
      </w:pPr>
      <w:rPr>
        <w:rFonts w:hint="default" w:ascii="Courier New" w:hAnsi="Courier New"/>
      </w:rPr>
    </w:lvl>
    <w:lvl w:ilvl="8" w:tplc="D0EEF6F4">
      <w:start w:val="1"/>
      <w:numFmt w:val="bullet"/>
      <w:lvlText w:val=""/>
      <w:lvlJc w:val="left"/>
      <w:pPr>
        <w:ind w:left="6480" w:hanging="360"/>
      </w:pPr>
      <w:rPr>
        <w:rFonts w:hint="default" w:ascii="Wingdings" w:hAnsi="Wingdings"/>
      </w:rPr>
    </w:lvl>
  </w:abstractNum>
  <w:abstractNum w:abstractNumId="52" w15:restartNumberingAfterBreak="0">
    <w:nsid w:val="7CE8262E"/>
    <w:multiLevelType w:val="hybridMultilevel"/>
    <w:tmpl w:val="E3C21098"/>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3" w15:restartNumberingAfterBreak="0">
    <w:nsid w:val="7F957209"/>
    <w:multiLevelType w:val="hybridMultilevel"/>
    <w:tmpl w:val="625CB980"/>
    <w:lvl w:ilvl="0" w:tplc="10003242">
      <w:start w:val="1"/>
      <w:numFmt w:val="bullet"/>
      <w:lvlText w:val="-"/>
      <w:lvlJc w:val="left"/>
      <w:pPr>
        <w:ind w:left="720" w:hanging="360"/>
      </w:pPr>
      <w:rPr>
        <w:rFonts w:hint="default" w:ascii="&quot;Aptos&quot;,sans-serif" w:hAnsi="&quot;Aptos&quot;,sans-serif"/>
      </w:rPr>
    </w:lvl>
    <w:lvl w:ilvl="1" w:tplc="639230F6">
      <w:start w:val="1"/>
      <w:numFmt w:val="bullet"/>
      <w:lvlText w:val="o"/>
      <w:lvlJc w:val="left"/>
      <w:pPr>
        <w:ind w:left="1440" w:hanging="360"/>
      </w:pPr>
      <w:rPr>
        <w:rFonts w:hint="default" w:ascii="Courier New" w:hAnsi="Courier New"/>
      </w:rPr>
    </w:lvl>
    <w:lvl w:ilvl="2" w:tplc="9DBCAF5A">
      <w:start w:val="1"/>
      <w:numFmt w:val="bullet"/>
      <w:lvlText w:val=""/>
      <w:lvlJc w:val="left"/>
      <w:pPr>
        <w:ind w:left="2160" w:hanging="360"/>
      </w:pPr>
      <w:rPr>
        <w:rFonts w:hint="default" w:ascii="Wingdings" w:hAnsi="Wingdings"/>
      </w:rPr>
    </w:lvl>
    <w:lvl w:ilvl="3" w:tplc="956AABE0">
      <w:start w:val="1"/>
      <w:numFmt w:val="bullet"/>
      <w:lvlText w:val=""/>
      <w:lvlJc w:val="left"/>
      <w:pPr>
        <w:ind w:left="2880" w:hanging="360"/>
      </w:pPr>
      <w:rPr>
        <w:rFonts w:hint="default" w:ascii="Symbol" w:hAnsi="Symbol"/>
      </w:rPr>
    </w:lvl>
    <w:lvl w:ilvl="4" w:tplc="2D5EDDAE">
      <w:start w:val="1"/>
      <w:numFmt w:val="bullet"/>
      <w:lvlText w:val="o"/>
      <w:lvlJc w:val="left"/>
      <w:pPr>
        <w:ind w:left="3600" w:hanging="360"/>
      </w:pPr>
      <w:rPr>
        <w:rFonts w:hint="default" w:ascii="Courier New" w:hAnsi="Courier New"/>
      </w:rPr>
    </w:lvl>
    <w:lvl w:ilvl="5" w:tplc="D8442F5C">
      <w:start w:val="1"/>
      <w:numFmt w:val="bullet"/>
      <w:lvlText w:val=""/>
      <w:lvlJc w:val="left"/>
      <w:pPr>
        <w:ind w:left="4320" w:hanging="360"/>
      </w:pPr>
      <w:rPr>
        <w:rFonts w:hint="default" w:ascii="Wingdings" w:hAnsi="Wingdings"/>
      </w:rPr>
    </w:lvl>
    <w:lvl w:ilvl="6" w:tplc="24DA3F2E">
      <w:start w:val="1"/>
      <w:numFmt w:val="bullet"/>
      <w:lvlText w:val=""/>
      <w:lvlJc w:val="left"/>
      <w:pPr>
        <w:ind w:left="5040" w:hanging="360"/>
      </w:pPr>
      <w:rPr>
        <w:rFonts w:hint="default" w:ascii="Symbol" w:hAnsi="Symbol"/>
      </w:rPr>
    </w:lvl>
    <w:lvl w:ilvl="7" w:tplc="388E301C">
      <w:start w:val="1"/>
      <w:numFmt w:val="bullet"/>
      <w:lvlText w:val="o"/>
      <w:lvlJc w:val="left"/>
      <w:pPr>
        <w:ind w:left="5760" w:hanging="360"/>
      </w:pPr>
      <w:rPr>
        <w:rFonts w:hint="default" w:ascii="Courier New" w:hAnsi="Courier New"/>
      </w:rPr>
    </w:lvl>
    <w:lvl w:ilvl="8" w:tplc="0400C3C0">
      <w:start w:val="1"/>
      <w:numFmt w:val="bullet"/>
      <w:lvlText w:val=""/>
      <w:lvlJc w:val="left"/>
      <w:pPr>
        <w:ind w:left="6480" w:hanging="360"/>
      </w:pPr>
      <w:rPr>
        <w:rFonts w:hint="default" w:ascii="Wingdings" w:hAnsi="Wingdings"/>
      </w:rPr>
    </w:lvl>
  </w:abstractNum>
  <w:num w:numId="1" w16cid:durableId="453525390">
    <w:abstractNumId w:val="15"/>
  </w:num>
  <w:num w:numId="2" w16cid:durableId="1849901831">
    <w:abstractNumId w:val="27"/>
  </w:num>
  <w:num w:numId="3" w16cid:durableId="844904033">
    <w:abstractNumId w:val="8"/>
  </w:num>
  <w:num w:numId="4" w16cid:durableId="1012411075">
    <w:abstractNumId w:val="53"/>
  </w:num>
  <w:num w:numId="5" w16cid:durableId="9575901">
    <w:abstractNumId w:val="20"/>
  </w:num>
  <w:num w:numId="6" w16cid:durableId="948318995">
    <w:abstractNumId w:val="11"/>
  </w:num>
  <w:num w:numId="7" w16cid:durableId="1967856638">
    <w:abstractNumId w:val="40"/>
  </w:num>
  <w:num w:numId="8" w16cid:durableId="1026253445">
    <w:abstractNumId w:val="41"/>
  </w:num>
  <w:num w:numId="9" w16cid:durableId="546836949">
    <w:abstractNumId w:val="19"/>
  </w:num>
  <w:num w:numId="10" w16cid:durableId="856844814">
    <w:abstractNumId w:val="33"/>
  </w:num>
  <w:num w:numId="11" w16cid:durableId="1328943561">
    <w:abstractNumId w:val="9"/>
  </w:num>
  <w:num w:numId="12" w16cid:durableId="1800999068">
    <w:abstractNumId w:val="3"/>
  </w:num>
  <w:num w:numId="13" w16cid:durableId="1223566653">
    <w:abstractNumId w:val="6"/>
  </w:num>
  <w:num w:numId="14" w16cid:durableId="308485803">
    <w:abstractNumId w:val="42"/>
  </w:num>
  <w:num w:numId="15" w16cid:durableId="1419599995">
    <w:abstractNumId w:val="29"/>
  </w:num>
  <w:num w:numId="16" w16cid:durableId="632054581">
    <w:abstractNumId w:val="51"/>
  </w:num>
  <w:num w:numId="17" w16cid:durableId="1539007258">
    <w:abstractNumId w:val="7"/>
  </w:num>
  <w:num w:numId="18" w16cid:durableId="1137798099">
    <w:abstractNumId w:val="48"/>
  </w:num>
  <w:num w:numId="19" w16cid:durableId="487285940">
    <w:abstractNumId w:val="18"/>
  </w:num>
  <w:num w:numId="20" w16cid:durableId="1759135266">
    <w:abstractNumId w:val="47"/>
  </w:num>
  <w:num w:numId="21" w16cid:durableId="37047073">
    <w:abstractNumId w:val="35"/>
  </w:num>
  <w:num w:numId="22" w16cid:durableId="829441175">
    <w:abstractNumId w:val="39"/>
  </w:num>
  <w:num w:numId="23" w16cid:durableId="553539659">
    <w:abstractNumId w:val="36"/>
  </w:num>
  <w:num w:numId="24" w16cid:durableId="439840831">
    <w:abstractNumId w:val="31"/>
  </w:num>
  <w:num w:numId="25" w16cid:durableId="1763140306">
    <w:abstractNumId w:val="14"/>
  </w:num>
  <w:num w:numId="26" w16cid:durableId="69667836">
    <w:abstractNumId w:val="25"/>
  </w:num>
  <w:num w:numId="27" w16cid:durableId="2018922067">
    <w:abstractNumId w:val="34"/>
  </w:num>
  <w:num w:numId="28" w16cid:durableId="13382308">
    <w:abstractNumId w:val="52"/>
  </w:num>
  <w:num w:numId="29" w16cid:durableId="966594016">
    <w:abstractNumId w:val="44"/>
  </w:num>
  <w:num w:numId="30" w16cid:durableId="558784773">
    <w:abstractNumId w:val="45"/>
  </w:num>
  <w:num w:numId="31" w16cid:durableId="297540087">
    <w:abstractNumId w:val="37"/>
  </w:num>
  <w:num w:numId="32" w16cid:durableId="388306921">
    <w:abstractNumId w:val="21"/>
  </w:num>
  <w:num w:numId="33" w16cid:durableId="1460757880">
    <w:abstractNumId w:val="13"/>
  </w:num>
  <w:num w:numId="34" w16cid:durableId="1468085662">
    <w:abstractNumId w:val="10"/>
  </w:num>
  <w:num w:numId="35" w16cid:durableId="864366130">
    <w:abstractNumId w:val="49"/>
  </w:num>
  <w:num w:numId="36" w16cid:durableId="242763243">
    <w:abstractNumId w:val="12"/>
  </w:num>
  <w:num w:numId="37" w16cid:durableId="1118527138">
    <w:abstractNumId w:val="22"/>
  </w:num>
  <w:num w:numId="38" w16cid:durableId="1970210265">
    <w:abstractNumId w:val="17"/>
  </w:num>
  <w:num w:numId="39" w16cid:durableId="970013953">
    <w:abstractNumId w:val="32"/>
  </w:num>
  <w:num w:numId="40" w16cid:durableId="314460145">
    <w:abstractNumId w:val="50"/>
  </w:num>
  <w:num w:numId="41" w16cid:durableId="1039430909">
    <w:abstractNumId w:val="38"/>
  </w:num>
  <w:num w:numId="42" w16cid:durableId="430056682">
    <w:abstractNumId w:val="1"/>
  </w:num>
  <w:num w:numId="43" w16cid:durableId="2059041514">
    <w:abstractNumId w:val="2"/>
  </w:num>
  <w:num w:numId="44" w16cid:durableId="804587348">
    <w:abstractNumId w:val="5"/>
  </w:num>
  <w:num w:numId="45" w16cid:durableId="616377841">
    <w:abstractNumId w:val="46"/>
  </w:num>
  <w:num w:numId="46" w16cid:durableId="573050564">
    <w:abstractNumId w:val="28"/>
  </w:num>
  <w:num w:numId="47" w16cid:durableId="1633057858">
    <w:abstractNumId w:val="24"/>
  </w:num>
  <w:num w:numId="48" w16cid:durableId="1042481876">
    <w:abstractNumId w:val="30"/>
  </w:num>
  <w:num w:numId="49" w16cid:durableId="1257057062">
    <w:abstractNumId w:val="0"/>
  </w:num>
  <w:num w:numId="50" w16cid:durableId="401299575">
    <w:abstractNumId w:val="16"/>
  </w:num>
  <w:num w:numId="51" w16cid:durableId="598148439">
    <w:abstractNumId w:val="4"/>
  </w:num>
  <w:num w:numId="52" w16cid:durableId="317728935">
    <w:abstractNumId w:val="26"/>
  </w:num>
  <w:num w:numId="53" w16cid:durableId="1121070880">
    <w:abstractNumId w:val="23"/>
  </w:num>
  <w:num w:numId="54" w16cid:durableId="645356395">
    <w:abstractNumId w:val="43"/>
  </w:num>
  <w:num w:numId="55" w16cid:durableId="21115852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53308808">
    <w:abstractNumId w:val="43"/>
  </w:num>
  <w:numIdMacAtCleanup w:val="46"/>
</w:numbering>
</file>

<file path=word/people.xml><?xml version="1.0" encoding="utf-8"?>
<w15:people xmlns:mc="http://schemas.openxmlformats.org/markup-compatibility/2006" xmlns:w15="http://schemas.microsoft.com/office/word/2012/wordml" mc:Ignorable="w15">
  <w15:person w15:author="ibrahim.arif">
    <w15:presenceInfo w15:providerId="AD" w15:userId="S::ibrahim.arif_erarge.com.tr#ext#@vttgroup.onmicrosoft.com::30ace6e4-8db0-49e2-9116-63850848abb3"/>
  </w15:person>
  <w15:person w15:author="İbrahim Arif">
    <w15:presenceInfo w15:providerId="AD" w15:userId="S::ibrahim.arif@ergtech.ch::1dc6a219-9c13-42eb-8a3e-44ecdf54f9a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09"/>
  <w:hyphenationZone w:val="42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8D"/>
    <w:rsid w:val="000000D1"/>
    <w:rsid w:val="00000F76"/>
    <w:rsid w:val="00002276"/>
    <w:rsid w:val="000023F0"/>
    <w:rsid w:val="00002835"/>
    <w:rsid w:val="00002992"/>
    <w:rsid w:val="00003BDA"/>
    <w:rsid w:val="00003D3D"/>
    <w:rsid w:val="00003FA9"/>
    <w:rsid w:val="000046BE"/>
    <w:rsid w:val="000055D8"/>
    <w:rsid w:val="00005FED"/>
    <w:rsid w:val="00005FF4"/>
    <w:rsid w:val="000067E3"/>
    <w:rsid w:val="00006A54"/>
    <w:rsid w:val="00006C64"/>
    <w:rsid w:val="0000785F"/>
    <w:rsid w:val="00007D09"/>
    <w:rsid w:val="00007EC2"/>
    <w:rsid w:val="000100E5"/>
    <w:rsid w:val="00011101"/>
    <w:rsid w:val="0001151F"/>
    <w:rsid w:val="00011858"/>
    <w:rsid w:val="00011D2C"/>
    <w:rsid w:val="0001227C"/>
    <w:rsid w:val="00012326"/>
    <w:rsid w:val="00012DB8"/>
    <w:rsid w:val="00013577"/>
    <w:rsid w:val="00013604"/>
    <w:rsid w:val="000136C3"/>
    <w:rsid w:val="00013DBE"/>
    <w:rsid w:val="00014AAA"/>
    <w:rsid w:val="00014E84"/>
    <w:rsid w:val="00015A3F"/>
    <w:rsid w:val="00015C44"/>
    <w:rsid w:val="00016196"/>
    <w:rsid w:val="000161B8"/>
    <w:rsid w:val="0001638B"/>
    <w:rsid w:val="0002052D"/>
    <w:rsid w:val="000208F4"/>
    <w:rsid w:val="00020CD8"/>
    <w:rsid w:val="0002182D"/>
    <w:rsid w:val="000225B8"/>
    <w:rsid w:val="00022E24"/>
    <w:rsid w:val="00024228"/>
    <w:rsid w:val="00024421"/>
    <w:rsid w:val="000246B6"/>
    <w:rsid w:val="00024C4C"/>
    <w:rsid w:val="00025075"/>
    <w:rsid w:val="000278FE"/>
    <w:rsid w:val="00027EE2"/>
    <w:rsid w:val="00030323"/>
    <w:rsid w:val="00031176"/>
    <w:rsid w:val="000311B0"/>
    <w:rsid w:val="00031293"/>
    <w:rsid w:val="00031E18"/>
    <w:rsid w:val="00031E63"/>
    <w:rsid w:val="00032B9A"/>
    <w:rsid w:val="00032C5A"/>
    <w:rsid w:val="00033FF7"/>
    <w:rsid w:val="000344DC"/>
    <w:rsid w:val="00034EB4"/>
    <w:rsid w:val="000350A2"/>
    <w:rsid w:val="000354C3"/>
    <w:rsid w:val="0003551A"/>
    <w:rsid w:val="000355E2"/>
    <w:rsid w:val="00035BC2"/>
    <w:rsid w:val="00035F7B"/>
    <w:rsid w:val="000379B3"/>
    <w:rsid w:val="00037D2F"/>
    <w:rsid w:val="00037FE7"/>
    <w:rsid w:val="000402EC"/>
    <w:rsid w:val="000406FD"/>
    <w:rsid w:val="00041D27"/>
    <w:rsid w:val="000423C9"/>
    <w:rsid w:val="0004266E"/>
    <w:rsid w:val="00042671"/>
    <w:rsid w:val="00042C8E"/>
    <w:rsid w:val="00045061"/>
    <w:rsid w:val="00045ED6"/>
    <w:rsid w:val="000463EB"/>
    <w:rsid w:val="0004776E"/>
    <w:rsid w:val="0005006B"/>
    <w:rsid w:val="00050173"/>
    <w:rsid w:val="00050779"/>
    <w:rsid w:val="000510A6"/>
    <w:rsid w:val="00051436"/>
    <w:rsid w:val="000517FE"/>
    <w:rsid w:val="00051CF3"/>
    <w:rsid w:val="00052240"/>
    <w:rsid w:val="00053D39"/>
    <w:rsid w:val="0005570D"/>
    <w:rsid w:val="000558C5"/>
    <w:rsid w:val="00055DFA"/>
    <w:rsid w:val="00056BA5"/>
    <w:rsid w:val="00056D79"/>
    <w:rsid w:val="00056EF6"/>
    <w:rsid w:val="0005744E"/>
    <w:rsid w:val="00057772"/>
    <w:rsid w:val="00061102"/>
    <w:rsid w:val="0006168D"/>
    <w:rsid w:val="000620D8"/>
    <w:rsid w:val="00062899"/>
    <w:rsid w:val="00062A9A"/>
    <w:rsid w:val="0006315D"/>
    <w:rsid w:val="00063573"/>
    <w:rsid w:val="000637E3"/>
    <w:rsid w:val="00063879"/>
    <w:rsid w:val="000641CF"/>
    <w:rsid w:val="000643A8"/>
    <w:rsid w:val="00065460"/>
    <w:rsid w:val="00065DB3"/>
    <w:rsid w:val="000662F1"/>
    <w:rsid w:val="0006650E"/>
    <w:rsid w:val="00066784"/>
    <w:rsid w:val="000667AB"/>
    <w:rsid w:val="00066AA8"/>
    <w:rsid w:val="00066BBB"/>
    <w:rsid w:val="00066DCF"/>
    <w:rsid w:val="00067E7E"/>
    <w:rsid w:val="00070049"/>
    <w:rsid w:val="000702C2"/>
    <w:rsid w:val="0007040A"/>
    <w:rsid w:val="000705C0"/>
    <w:rsid w:val="0007201F"/>
    <w:rsid w:val="0007256D"/>
    <w:rsid w:val="000730DF"/>
    <w:rsid w:val="00074722"/>
    <w:rsid w:val="00075432"/>
    <w:rsid w:val="00077299"/>
    <w:rsid w:val="000772F5"/>
    <w:rsid w:val="0007747E"/>
    <w:rsid w:val="00077F22"/>
    <w:rsid w:val="000819EA"/>
    <w:rsid w:val="00081BBA"/>
    <w:rsid w:val="000820F1"/>
    <w:rsid w:val="00083866"/>
    <w:rsid w:val="00083EA8"/>
    <w:rsid w:val="000849F4"/>
    <w:rsid w:val="00084AED"/>
    <w:rsid w:val="00084F4C"/>
    <w:rsid w:val="0008556C"/>
    <w:rsid w:val="00085BAA"/>
    <w:rsid w:val="000864EA"/>
    <w:rsid w:val="00086B31"/>
    <w:rsid w:val="0008733D"/>
    <w:rsid w:val="00090059"/>
    <w:rsid w:val="000903E2"/>
    <w:rsid w:val="000917BF"/>
    <w:rsid w:val="00091965"/>
    <w:rsid w:val="00091ADB"/>
    <w:rsid w:val="0009208E"/>
    <w:rsid w:val="000925AA"/>
    <w:rsid w:val="0009340D"/>
    <w:rsid w:val="000936D2"/>
    <w:rsid w:val="00093A36"/>
    <w:rsid w:val="0009571E"/>
    <w:rsid w:val="000976F9"/>
    <w:rsid w:val="00097C20"/>
    <w:rsid w:val="000A183E"/>
    <w:rsid w:val="000A1BB0"/>
    <w:rsid w:val="000A1F56"/>
    <w:rsid w:val="000A2BC0"/>
    <w:rsid w:val="000A2F54"/>
    <w:rsid w:val="000A5343"/>
    <w:rsid w:val="000A788B"/>
    <w:rsid w:val="000A7A2C"/>
    <w:rsid w:val="000A7BC7"/>
    <w:rsid w:val="000B0C31"/>
    <w:rsid w:val="000B14AD"/>
    <w:rsid w:val="000B1C4D"/>
    <w:rsid w:val="000B2232"/>
    <w:rsid w:val="000B263D"/>
    <w:rsid w:val="000B295E"/>
    <w:rsid w:val="000B2CD4"/>
    <w:rsid w:val="000B314A"/>
    <w:rsid w:val="000B3D1C"/>
    <w:rsid w:val="000B500A"/>
    <w:rsid w:val="000B55FC"/>
    <w:rsid w:val="000B5C58"/>
    <w:rsid w:val="000B62F9"/>
    <w:rsid w:val="000B65E7"/>
    <w:rsid w:val="000B75DC"/>
    <w:rsid w:val="000C0626"/>
    <w:rsid w:val="000C0AC4"/>
    <w:rsid w:val="000C167F"/>
    <w:rsid w:val="000C1B0B"/>
    <w:rsid w:val="000C1BF8"/>
    <w:rsid w:val="000C246C"/>
    <w:rsid w:val="000C28C1"/>
    <w:rsid w:val="000C2ACE"/>
    <w:rsid w:val="000C3A2B"/>
    <w:rsid w:val="000C4635"/>
    <w:rsid w:val="000C4A98"/>
    <w:rsid w:val="000C5009"/>
    <w:rsid w:val="000C53A9"/>
    <w:rsid w:val="000C596A"/>
    <w:rsid w:val="000C5EBF"/>
    <w:rsid w:val="000C6BB5"/>
    <w:rsid w:val="000C7520"/>
    <w:rsid w:val="000C758C"/>
    <w:rsid w:val="000D04F1"/>
    <w:rsid w:val="000D0AF7"/>
    <w:rsid w:val="000D21E1"/>
    <w:rsid w:val="000D248E"/>
    <w:rsid w:val="000D2845"/>
    <w:rsid w:val="000D2CB8"/>
    <w:rsid w:val="000D3388"/>
    <w:rsid w:val="000D3BFC"/>
    <w:rsid w:val="000D55AB"/>
    <w:rsid w:val="000D584D"/>
    <w:rsid w:val="000D5C5C"/>
    <w:rsid w:val="000D641C"/>
    <w:rsid w:val="000D64EF"/>
    <w:rsid w:val="000D6AE0"/>
    <w:rsid w:val="000D7172"/>
    <w:rsid w:val="000D7283"/>
    <w:rsid w:val="000D728D"/>
    <w:rsid w:val="000D7B1B"/>
    <w:rsid w:val="000D7C45"/>
    <w:rsid w:val="000E1D21"/>
    <w:rsid w:val="000E20B1"/>
    <w:rsid w:val="000E2E0D"/>
    <w:rsid w:val="000E2F10"/>
    <w:rsid w:val="000E397E"/>
    <w:rsid w:val="000E3A83"/>
    <w:rsid w:val="000E412B"/>
    <w:rsid w:val="000E4660"/>
    <w:rsid w:val="000E4900"/>
    <w:rsid w:val="000E4EF9"/>
    <w:rsid w:val="000E5260"/>
    <w:rsid w:val="000E52D3"/>
    <w:rsid w:val="000E63AE"/>
    <w:rsid w:val="000E67AD"/>
    <w:rsid w:val="000E6F8C"/>
    <w:rsid w:val="000E6FE3"/>
    <w:rsid w:val="000F04C6"/>
    <w:rsid w:val="000F1C28"/>
    <w:rsid w:val="000F24D3"/>
    <w:rsid w:val="000F2524"/>
    <w:rsid w:val="000F2A40"/>
    <w:rsid w:val="000F2C9C"/>
    <w:rsid w:val="000F2ED3"/>
    <w:rsid w:val="000F300A"/>
    <w:rsid w:val="000F31DC"/>
    <w:rsid w:val="000F443F"/>
    <w:rsid w:val="000F45A1"/>
    <w:rsid w:val="000F502A"/>
    <w:rsid w:val="000F519B"/>
    <w:rsid w:val="000F5B0C"/>
    <w:rsid w:val="000F67F8"/>
    <w:rsid w:val="000F6ECC"/>
    <w:rsid w:val="000F7A7D"/>
    <w:rsid w:val="000F7B75"/>
    <w:rsid w:val="001009A6"/>
    <w:rsid w:val="00100E01"/>
    <w:rsid w:val="00102AA6"/>
    <w:rsid w:val="00103AA3"/>
    <w:rsid w:val="00104468"/>
    <w:rsid w:val="0010512A"/>
    <w:rsid w:val="00105DB7"/>
    <w:rsid w:val="001062BD"/>
    <w:rsid w:val="001066F2"/>
    <w:rsid w:val="00110368"/>
    <w:rsid w:val="00110477"/>
    <w:rsid w:val="0011050C"/>
    <w:rsid w:val="00110AB1"/>
    <w:rsid w:val="00111263"/>
    <w:rsid w:val="00112343"/>
    <w:rsid w:val="00112FCC"/>
    <w:rsid w:val="0011364E"/>
    <w:rsid w:val="001136A1"/>
    <w:rsid w:val="00114083"/>
    <w:rsid w:val="001148FD"/>
    <w:rsid w:val="00114DA3"/>
    <w:rsid w:val="00114F2E"/>
    <w:rsid w:val="001150F4"/>
    <w:rsid w:val="0011577A"/>
    <w:rsid w:val="00116351"/>
    <w:rsid w:val="001167F4"/>
    <w:rsid w:val="00116904"/>
    <w:rsid w:val="0011693A"/>
    <w:rsid w:val="00116CE4"/>
    <w:rsid w:val="00120070"/>
    <w:rsid w:val="0012076E"/>
    <w:rsid w:val="00121002"/>
    <w:rsid w:val="00121EBF"/>
    <w:rsid w:val="00121F92"/>
    <w:rsid w:val="001223FE"/>
    <w:rsid w:val="001234A2"/>
    <w:rsid w:val="00123F34"/>
    <w:rsid w:val="00123F42"/>
    <w:rsid w:val="001246BB"/>
    <w:rsid w:val="0012496D"/>
    <w:rsid w:val="001254AE"/>
    <w:rsid w:val="00125720"/>
    <w:rsid w:val="00125948"/>
    <w:rsid w:val="00126298"/>
    <w:rsid w:val="0012643B"/>
    <w:rsid w:val="001267E8"/>
    <w:rsid w:val="00127103"/>
    <w:rsid w:val="00127241"/>
    <w:rsid w:val="001275A4"/>
    <w:rsid w:val="001275C1"/>
    <w:rsid w:val="00127A76"/>
    <w:rsid w:val="00127EE8"/>
    <w:rsid w:val="00130805"/>
    <w:rsid w:val="00131DDF"/>
    <w:rsid w:val="00132790"/>
    <w:rsid w:val="00132890"/>
    <w:rsid w:val="00132EF2"/>
    <w:rsid w:val="0013302B"/>
    <w:rsid w:val="00133703"/>
    <w:rsid w:val="00133AB7"/>
    <w:rsid w:val="00133E5C"/>
    <w:rsid w:val="00133F95"/>
    <w:rsid w:val="00133FBA"/>
    <w:rsid w:val="001356AB"/>
    <w:rsid w:val="00135969"/>
    <w:rsid w:val="00135A52"/>
    <w:rsid w:val="00136C3A"/>
    <w:rsid w:val="001372C1"/>
    <w:rsid w:val="001374EB"/>
    <w:rsid w:val="00137724"/>
    <w:rsid w:val="00140443"/>
    <w:rsid w:val="00140C51"/>
    <w:rsid w:val="00140C72"/>
    <w:rsid w:val="0014116C"/>
    <w:rsid w:val="001417F0"/>
    <w:rsid w:val="00141805"/>
    <w:rsid w:val="00142939"/>
    <w:rsid w:val="00142CE8"/>
    <w:rsid w:val="00142EBF"/>
    <w:rsid w:val="001431A7"/>
    <w:rsid w:val="001431F7"/>
    <w:rsid w:val="001434B7"/>
    <w:rsid w:val="00143BBB"/>
    <w:rsid w:val="001451E7"/>
    <w:rsid w:val="00145374"/>
    <w:rsid w:val="00145CB5"/>
    <w:rsid w:val="00145DA8"/>
    <w:rsid w:val="0014608B"/>
    <w:rsid w:val="0014680B"/>
    <w:rsid w:val="00146927"/>
    <w:rsid w:val="00146EFB"/>
    <w:rsid w:val="00147936"/>
    <w:rsid w:val="00147BF6"/>
    <w:rsid w:val="00150A7E"/>
    <w:rsid w:val="001523FC"/>
    <w:rsid w:val="00152403"/>
    <w:rsid w:val="00152561"/>
    <w:rsid w:val="001525A0"/>
    <w:rsid w:val="00152AF6"/>
    <w:rsid w:val="00152D47"/>
    <w:rsid w:val="001532D0"/>
    <w:rsid w:val="001532DD"/>
    <w:rsid w:val="00153548"/>
    <w:rsid w:val="0015357B"/>
    <w:rsid w:val="00154526"/>
    <w:rsid w:val="00154B58"/>
    <w:rsid w:val="00155BA2"/>
    <w:rsid w:val="00156782"/>
    <w:rsid w:val="00157D6A"/>
    <w:rsid w:val="00157DBE"/>
    <w:rsid w:val="001615AB"/>
    <w:rsid w:val="001615D8"/>
    <w:rsid w:val="00162500"/>
    <w:rsid w:val="0016273C"/>
    <w:rsid w:val="001636CD"/>
    <w:rsid w:val="0016386F"/>
    <w:rsid w:val="00164DD6"/>
    <w:rsid w:val="001652C6"/>
    <w:rsid w:val="00166264"/>
    <w:rsid w:val="00166D3F"/>
    <w:rsid w:val="001674A1"/>
    <w:rsid w:val="00168C25"/>
    <w:rsid w:val="0017001A"/>
    <w:rsid w:val="00170869"/>
    <w:rsid w:val="00171B5D"/>
    <w:rsid w:val="00172174"/>
    <w:rsid w:val="00172BB8"/>
    <w:rsid w:val="00172EA9"/>
    <w:rsid w:val="00173420"/>
    <w:rsid w:val="00173A10"/>
    <w:rsid w:val="00173D92"/>
    <w:rsid w:val="00174227"/>
    <w:rsid w:val="001743BB"/>
    <w:rsid w:val="00174A6B"/>
    <w:rsid w:val="001751B4"/>
    <w:rsid w:val="00175494"/>
    <w:rsid w:val="00175900"/>
    <w:rsid w:val="00176995"/>
    <w:rsid w:val="001770E2"/>
    <w:rsid w:val="00177289"/>
    <w:rsid w:val="001775C7"/>
    <w:rsid w:val="00177793"/>
    <w:rsid w:val="001812DE"/>
    <w:rsid w:val="001814F2"/>
    <w:rsid w:val="001818B2"/>
    <w:rsid w:val="00182AB9"/>
    <w:rsid w:val="00182B97"/>
    <w:rsid w:val="00182E77"/>
    <w:rsid w:val="00183446"/>
    <w:rsid w:val="001847D8"/>
    <w:rsid w:val="00184C04"/>
    <w:rsid w:val="00185339"/>
    <w:rsid w:val="0018638D"/>
    <w:rsid w:val="00186A50"/>
    <w:rsid w:val="00186E4D"/>
    <w:rsid w:val="001876B0"/>
    <w:rsid w:val="001879B2"/>
    <w:rsid w:val="0019001F"/>
    <w:rsid w:val="001900CE"/>
    <w:rsid w:val="00190800"/>
    <w:rsid w:val="00190849"/>
    <w:rsid w:val="00190EC8"/>
    <w:rsid w:val="00191B8A"/>
    <w:rsid w:val="00191F4B"/>
    <w:rsid w:val="001920DA"/>
    <w:rsid w:val="00192EE2"/>
    <w:rsid w:val="001932EA"/>
    <w:rsid w:val="00193390"/>
    <w:rsid w:val="00193A57"/>
    <w:rsid w:val="00194648"/>
    <w:rsid w:val="00195058"/>
    <w:rsid w:val="00195E2C"/>
    <w:rsid w:val="001964E7"/>
    <w:rsid w:val="00197608"/>
    <w:rsid w:val="001A07AF"/>
    <w:rsid w:val="001A0EF6"/>
    <w:rsid w:val="001A10A9"/>
    <w:rsid w:val="001A1183"/>
    <w:rsid w:val="001A23B2"/>
    <w:rsid w:val="001A2455"/>
    <w:rsid w:val="001A28B4"/>
    <w:rsid w:val="001A2946"/>
    <w:rsid w:val="001A30B6"/>
    <w:rsid w:val="001A4FB7"/>
    <w:rsid w:val="001A56B9"/>
    <w:rsid w:val="001A5736"/>
    <w:rsid w:val="001A69DA"/>
    <w:rsid w:val="001A7284"/>
    <w:rsid w:val="001A7FC9"/>
    <w:rsid w:val="001B0870"/>
    <w:rsid w:val="001B102A"/>
    <w:rsid w:val="001B1627"/>
    <w:rsid w:val="001B1895"/>
    <w:rsid w:val="001B1D69"/>
    <w:rsid w:val="001B2003"/>
    <w:rsid w:val="001B2E27"/>
    <w:rsid w:val="001B490B"/>
    <w:rsid w:val="001B4F20"/>
    <w:rsid w:val="001B574A"/>
    <w:rsid w:val="001B584A"/>
    <w:rsid w:val="001B6410"/>
    <w:rsid w:val="001B669B"/>
    <w:rsid w:val="001C05E6"/>
    <w:rsid w:val="001C1EF3"/>
    <w:rsid w:val="001C1FCA"/>
    <w:rsid w:val="001C2A05"/>
    <w:rsid w:val="001C34E7"/>
    <w:rsid w:val="001C37E4"/>
    <w:rsid w:val="001C3CEF"/>
    <w:rsid w:val="001C47FC"/>
    <w:rsid w:val="001C4FC4"/>
    <w:rsid w:val="001C4FE2"/>
    <w:rsid w:val="001C57A3"/>
    <w:rsid w:val="001C57AD"/>
    <w:rsid w:val="001C5CA7"/>
    <w:rsid w:val="001C5EAA"/>
    <w:rsid w:val="001C6217"/>
    <w:rsid w:val="001C7BD4"/>
    <w:rsid w:val="001C7CB6"/>
    <w:rsid w:val="001D08C7"/>
    <w:rsid w:val="001D116E"/>
    <w:rsid w:val="001D2152"/>
    <w:rsid w:val="001D264B"/>
    <w:rsid w:val="001D2A5B"/>
    <w:rsid w:val="001D301F"/>
    <w:rsid w:val="001D3093"/>
    <w:rsid w:val="001D3D5F"/>
    <w:rsid w:val="001D5D81"/>
    <w:rsid w:val="001D5E81"/>
    <w:rsid w:val="001D6721"/>
    <w:rsid w:val="001D69CD"/>
    <w:rsid w:val="001D73C7"/>
    <w:rsid w:val="001D7D4E"/>
    <w:rsid w:val="001E04A1"/>
    <w:rsid w:val="001E0631"/>
    <w:rsid w:val="001E0BA6"/>
    <w:rsid w:val="001E0F29"/>
    <w:rsid w:val="001E105D"/>
    <w:rsid w:val="001E152E"/>
    <w:rsid w:val="001E28C5"/>
    <w:rsid w:val="001E2C18"/>
    <w:rsid w:val="001E4193"/>
    <w:rsid w:val="001E4327"/>
    <w:rsid w:val="001E468B"/>
    <w:rsid w:val="001E4F62"/>
    <w:rsid w:val="001E5262"/>
    <w:rsid w:val="001E543C"/>
    <w:rsid w:val="001E551D"/>
    <w:rsid w:val="001E5F2D"/>
    <w:rsid w:val="001E65DA"/>
    <w:rsid w:val="001E6B7F"/>
    <w:rsid w:val="001E6F9C"/>
    <w:rsid w:val="001F0CEE"/>
    <w:rsid w:val="001F0EE2"/>
    <w:rsid w:val="001F12E0"/>
    <w:rsid w:val="001F281B"/>
    <w:rsid w:val="001F439F"/>
    <w:rsid w:val="001F4583"/>
    <w:rsid w:val="001F48EC"/>
    <w:rsid w:val="001F4DAB"/>
    <w:rsid w:val="001F5462"/>
    <w:rsid w:val="001F5CE6"/>
    <w:rsid w:val="001F6050"/>
    <w:rsid w:val="001F614A"/>
    <w:rsid w:val="001F651B"/>
    <w:rsid w:val="001F73E9"/>
    <w:rsid w:val="001F7D48"/>
    <w:rsid w:val="00200476"/>
    <w:rsid w:val="00200B21"/>
    <w:rsid w:val="00200BBE"/>
    <w:rsid w:val="00200E64"/>
    <w:rsid w:val="00201F7A"/>
    <w:rsid w:val="002024B8"/>
    <w:rsid w:val="00202558"/>
    <w:rsid w:val="00202694"/>
    <w:rsid w:val="0020310A"/>
    <w:rsid w:val="002036A6"/>
    <w:rsid w:val="002040D2"/>
    <w:rsid w:val="002052A7"/>
    <w:rsid w:val="00205380"/>
    <w:rsid w:val="00206038"/>
    <w:rsid w:val="0020606C"/>
    <w:rsid w:val="00206373"/>
    <w:rsid w:val="00206C70"/>
    <w:rsid w:val="0020722A"/>
    <w:rsid w:val="00207D94"/>
    <w:rsid w:val="00210149"/>
    <w:rsid w:val="0021028A"/>
    <w:rsid w:val="0021036E"/>
    <w:rsid w:val="00210679"/>
    <w:rsid w:val="00210BAC"/>
    <w:rsid w:val="00211204"/>
    <w:rsid w:val="002113EB"/>
    <w:rsid w:val="00211422"/>
    <w:rsid w:val="0021143D"/>
    <w:rsid w:val="00211AE6"/>
    <w:rsid w:val="00212145"/>
    <w:rsid w:val="002127DC"/>
    <w:rsid w:val="002127F0"/>
    <w:rsid w:val="0021307C"/>
    <w:rsid w:val="0021360D"/>
    <w:rsid w:val="00213F3B"/>
    <w:rsid w:val="00214858"/>
    <w:rsid w:val="002149A8"/>
    <w:rsid w:val="002156FA"/>
    <w:rsid w:val="00215E5D"/>
    <w:rsid w:val="00216A08"/>
    <w:rsid w:val="00217D40"/>
    <w:rsid w:val="00217F44"/>
    <w:rsid w:val="00220016"/>
    <w:rsid w:val="00220DD1"/>
    <w:rsid w:val="00221A2C"/>
    <w:rsid w:val="00221F00"/>
    <w:rsid w:val="00222190"/>
    <w:rsid w:val="0022279E"/>
    <w:rsid w:val="002227F7"/>
    <w:rsid w:val="00223DDD"/>
    <w:rsid w:val="00224311"/>
    <w:rsid w:val="0022455C"/>
    <w:rsid w:val="00224D2D"/>
    <w:rsid w:val="0022502E"/>
    <w:rsid w:val="00226ACE"/>
    <w:rsid w:val="00227377"/>
    <w:rsid w:val="002305AD"/>
    <w:rsid w:val="00230816"/>
    <w:rsid w:val="00231741"/>
    <w:rsid w:val="0023182D"/>
    <w:rsid w:val="00232124"/>
    <w:rsid w:val="00232683"/>
    <w:rsid w:val="00233553"/>
    <w:rsid w:val="002338BA"/>
    <w:rsid w:val="00233AA8"/>
    <w:rsid w:val="00233AB7"/>
    <w:rsid w:val="00233D90"/>
    <w:rsid w:val="0023412E"/>
    <w:rsid w:val="002342D5"/>
    <w:rsid w:val="002344BB"/>
    <w:rsid w:val="002347B8"/>
    <w:rsid w:val="002363D5"/>
    <w:rsid w:val="002368F4"/>
    <w:rsid w:val="00236EF6"/>
    <w:rsid w:val="00237918"/>
    <w:rsid w:val="00237AB7"/>
    <w:rsid w:val="00240B62"/>
    <w:rsid w:val="00240DCB"/>
    <w:rsid w:val="00242115"/>
    <w:rsid w:val="00242988"/>
    <w:rsid w:val="00243008"/>
    <w:rsid w:val="00243278"/>
    <w:rsid w:val="00243305"/>
    <w:rsid w:val="00243885"/>
    <w:rsid w:val="00243906"/>
    <w:rsid w:val="00243A37"/>
    <w:rsid w:val="00243C8C"/>
    <w:rsid w:val="00244C14"/>
    <w:rsid w:val="00244D89"/>
    <w:rsid w:val="00245871"/>
    <w:rsid w:val="002469BC"/>
    <w:rsid w:val="00246ED0"/>
    <w:rsid w:val="0024757B"/>
    <w:rsid w:val="00247B20"/>
    <w:rsid w:val="002502A9"/>
    <w:rsid w:val="00250843"/>
    <w:rsid w:val="0025194B"/>
    <w:rsid w:val="00253634"/>
    <w:rsid w:val="00254618"/>
    <w:rsid w:val="00254E5F"/>
    <w:rsid w:val="00255884"/>
    <w:rsid w:val="002563A2"/>
    <w:rsid w:val="00256CF1"/>
    <w:rsid w:val="00257BD6"/>
    <w:rsid w:val="00257E35"/>
    <w:rsid w:val="00262C43"/>
    <w:rsid w:val="00262EE8"/>
    <w:rsid w:val="00263005"/>
    <w:rsid w:val="002635FA"/>
    <w:rsid w:val="0026417A"/>
    <w:rsid w:val="0026418D"/>
    <w:rsid w:val="00266C3E"/>
    <w:rsid w:val="00266E62"/>
    <w:rsid w:val="00267545"/>
    <w:rsid w:val="00267C86"/>
    <w:rsid w:val="0027001C"/>
    <w:rsid w:val="00270359"/>
    <w:rsid w:val="00270518"/>
    <w:rsid w:val="0027150A"/>
    <w:rsid w:val="00271EEE"/>
    <w:rsid w:val="00272311"/>
    <w:rsid w:val="0027233F"/>
    <w:rsid w:val="00272BDD"/>
    <w:rsid w:val="00272E09"/>
    <w:rsid w:val="00273009"/>
    <w:rsid w:val="00273649"/>
    <w:rsid w:val="002749B4"/>
    <w:rsid w:val="00275120"/>
    <w:rsid w:val="00275204"/>
    <w:rsid w:val="00275BC1"/>
    <w:rsid w:val="00277B6B"/>
    <w:rsid w:val="00277DD6"/>
    <w:rsid w:val="002800D6"/>
    <w:rsid w:val="0028059B"/>
    <w:rsid w:val="00280853"/>
    <w:rsid w:val="00280CB9"/>
    <w:rsid w:val="00281DA4"/>
    <w:rsid w:val="00282328"/>
    <w:rsid w:val="00282ABE"/>
    <w:rsid w:val="00282ED7"/>
    <w:rsid w:val="00283F39"/>
    <w:rsid w:val="00284087"/>
    <w:rsid w:val="002841FF"/>
    <w:rsid w:val="0028427E"/>
    <w:rsid w:val="0028469F"/>
    <w:rsid w:val="0028493E"/>
    <w:rsid w:val="002858D5"/>
    <w:rsid w:val="00285C39"/>
    <w:rsid w:val="00286A0D"/>
    <w:rsid w:val="00286EF5"/>
    <w:rsid w:val="00287E08"/>
    <w:rsid w:val="00287F29"/>
    <w:rsid w:val="00287F55"/>
    <w:rsid w:val="0029024E"/>
    <w:rsid w:val="00291979"/>
    <w:rsid w:val="00291DA8"/>
    <w:rsid w:val="0029282C"/>
    <w:rsid w:val="00292FEE"/>
    <w:rsid w:val="0029337B"/>
    <w:rsid w:val="0029377B"/>
    <w:rsid w:val="00294874"/>
    <w:rsid w:val="00294CAB"/>
    <w:rsid w:val="002957C1"/>
    <w:rsid w:val="002959BD"/>
    <w:rsid w:val="00295E88"/>
    <w:rsid w:val="00296A86"/>
    <w:rsid w:val="00296D17"/>
    <w:rsid w:val="0029780E"/>
    <w:rsid w:val="002A0126"/>
    <w:rsid w:val="002A02F4"/>
    <w:rsid w:val="002A0F7B"/>
    <w:rsid w:val="002A1575"/>
    <w:rsid w:val="002A1960"/>
    <w:rsid w:val="002A260A"/>
    <w:rsid w:val="002A397C"/>
    <w:rsid w:val="002A39A5"/>
    <w:rsid w:val="002A4759"/>
    <w:rsid w:val="002A477C"/>
    <w:rsid w:val="002A6952"/>
    <w:rsid w:val="002A6A8D"/>
    <w:rsid w:val="002A73B0"/>
    <w:rsid w:val="002A74CC"/>
    <w:rsid w:val="002A7727"/>
    <w:rsid w:val="002A783F"/>
    <w:rsid w:val="002B0C1A"/>
    <w:rsid w:val="002B0F5F"/>
    <w:rsid w:val="002B1253"/>
    <w:rsid w:val="002B15B8"/>
    <w:rsid w:val="002B197F"/>
    <w:rsid w:val="002B28B7"/>
    <w:rsid w:val="002B34AB"/>
    <w:rsid w:val="002B390C"/>
    <w:rsid w:val="002B3A99"/>
    <w:rsid w:val="002B3F42"/>
    <w:rsid w:val="002B46D5"/>
    <w:rsid w:val="002B4D91"/>
    <w:rsid w:val="002B66E9"/>
    <w:rsid w:val="002B6B33"/>
    <w:rsid w:val="002B746F"/>
    <w:rsid w:val="002B7F4D"/>
    <w:rsid w:val="002B7FD8"/>
    <w:rsid w:val="002C0239"/>
    <w:rsid w:val="002C09EF"/>
    <w:rsid w:val="002C0C78"/>
    <w:rsid w:val="002C1439"/>
    <w:rsid w:val="002C1636"/>
    <w:rsid w:val="002C2FBD"/>
    <w:rsid w:val="002C34D6"/>
    <w:rsid w:val="002C3748"/>
    <w:rsid w:val="002C428B"/>
    <w:rsid w:val="002C4AF3"/>
    <w:rsid w:val="002C4B3C"/>
    <w:rsid w:val="002C54CB"/>
    <w:rsid w:val="002C5E8A"/>
    <w:rsid w:val="002C76EA"/>
    <w:rsid w:val="002D0578"/>
    <w:rsid w:val="002D134C"/>
    <w:rsid w:val="002D1E1A"/>
    <w:rsid w:val="002D243D"/>
    <w:rsid w:val="002D2B4D"/>
    <w:rsid w:val="002D312B"/>
    <w:rsid w:val="002D3131"/>
    <w:rsid w:val="002D3A18"/>
    <w:rsid w:val="002D3E41"/>
    <w:rsid w:val="002D4457"/>
    <w:rsid w:val="002D4663"/>
    <w:rsid w:val="002D475C"/>
    <w:rsid w:val="002D4914"/>
    <w:rsid w:val="002D5459"/>
    <w:rsid w:val="002D634D"/>
    <w:rsid w:val="002D64CF"/>
    <w:rsid w:val="002D6B05"/>
    <w:rsid w:val="002D71EC"/>
    <w:rsid w:val="002E0254"/>
    <w:rsid w:val="002E10B6"/>
    <w:rsid w:val="002E128F"/>
    <w:rsid w:val="002E1379"/>
    <w:rsid w:val="002E29C2"/>
    <w:rsid w:val="002E2EA4"/>
    <w:rsid w:val="002E3810"/>
    <w:rsid w:val="002E3A50"/>
    <w:rsid w:val="002E3F55"/>
    <w:rsid w:val="002E4064"/>
    <w:rsid w:val="002E5AAF"/>
    <w:rsid w:val="002E6171"/>
    <w:rsid w:val="002E660D"/>
    <w:rsid w:val="002E7074"/>
    <w:rsid w:val="002F046A"/>
    <w:rsid w:val="002F059D"/>
    <w:rsid w:val="002F062F"/>
    <w:rsid w:val="002F065F"/>
    <w:rsid w:val="002F0B18"/>
    <w:rsid w:val="002F13FB"/>
    <w:rsid w:val="002F213D"/>
    <w:rsid w:val="002F2476"/>
    <w:rsid w:val="002F2E54"/>
    <w:rsid w:val="002F357F"/>
    <w:rsid w:val="002F36FC"/>
    <w:rsid w:val="002F3CFC"/>
    <w:rsid w:val="002F5376"/>
    <w:rsid w:val="002F5CFC"/>
    <w:rsid w:val="002F6502"/>
    <w:rsid w:val="002F6563"/>
    <w:rsid w:val="00300923"/>
    <w:rsid w:val="00300B66"/>
    <w:rsid w:val="003030B8"/>
    <w:rsid w:val="00303578"/>
    <w:rsid w:val="00304376"/>
    <w:rsid w:val="003057EF"/>
    <w:rsid w:val="00305985"/>
    <w:rsid w:val="00305A30"/>
    <w:rsid w:val="00305B89"/>
    <w:rsid w:val="00307D89"/>
    <w:rsid w:val="0031009A"/>
    <w:rsid w:val="0031101F"/>
    <w:rsid w:val="00311DEC"/>
    <w:rsid w:val="00311F64"/>
    <w:rsid w:val="0031210B"/>
    <w:rsid w:val="003123C5"/>
    <w:rsid w:val="00312467"/>
    <w:rsid w:val="00312F45"/>
    <w:rsid w:val="00312F5A"/>
    <w:rsid w:val="0031320E"/>
    <w:rsid w:val="003140DD"/>
    <w:rsid w:val="00314697"/>
    <w:rsid w:val="003157D8"/>
    <w:rsid w:val="00315FA8"/>
    <w:rsid w:val="003164F3"/>
    <w:rsid w:val="0031693A"/>
    <w:rsid w:val="00320825"/>
    <w:rsid w:val="00320BFF"/>
    <w:rsid w:val="00321DE1"/>
    <w:rsid w:val="00322949"/>
    <w:rsid w:val="003229A1"/>
    <w:rsid w:val="00322CE3"/>
    <w:rsid w:val="00324637"/>
    <w:rsid w:val="00324B41"/>
    <w:rsid w:val="003253A9"/>
    <w:rsid w:val="00325680"/>
    <w:rsid w:val="00325B32"/>
    <w:rsid w:val="00327386"/>
    <w:rsid w:val="003277DA"/>
    <w:rsid w:val="00327E06"/>
    <w:rsid w:val="0033027B"/>
    <w:rsid w:val="00330CD1"/>
    <w:rsid w:val="00330D45"/>
    <w:rsid w:val="003311C0"/>
    <w:rsid w:val="0033135A"/>
    <w:rsid w:val="003317A8"/>
    <w:rsid w:val="00331ADF"/>
    <w:rsid w:val="00331D95"/>
    <w:rsid w:val="0033200C"/>
    <w:rsid w:val="003325C4"/>
    <w:rsid w:val="00332F1D"/>
    <w:rsid w:val="00333CAD"/>
    <w:rsid w:val="00333F7D"/>
    <w:rsid w:val="00334827"/>
    <w:rsid w:val="00334AA9"/>
    <w:rsid w:val="00335E2F"/>
    <w:rsid w:val="00335F56"/>
    <w:rsid w:val="00336670"/>
    <w:rsid w:val="00336BC6"/>
    <w:rsid w:val="0033717F"/>
    <w:rsid w:val="0033739A"/>
    <w:rsid w:val="00337B6E"/>
    <w:rsid w:val="0034153A"/>
    <w:rsid w:val="0034188D"/>
    <w:rsid w:val="00342CEF"/>
    <w:rsid w:val="0034344B"/>
    <w:rsid w:val="0034352A"/>
    <w:rsid w:val="003435B4"/>
    <w:rsid w:val="00343A25"/>
    <w:rsid w:val="00343F47"/>
    <w:rsid w:val="00344AA7"/>
    <w:rsid w:val="00344B4B"/>
    <w:rsid w:val="00344F9D"/>
    <w:rsid w:val="00345EF4"/>
    <w:rsid w:val="0034650F"/>
    <w:rsid w:val="0034677B"/>
    <w:rsid w:val="00350BDC"/>
    <w:rsid w:val="00351704"/>
    <w:rsid w:val="0035195D"/>
    <w:rsid w:val="00351FFF"/>
    <w:rsid w:val="00352158"/>
    <w:rsid w:val="003528B9"/>
    <w:rsid w:val="00353D4E"/>
    <w:rsid w:val="00353F07"/>
    <w:rsid w:val="00354FD3"/>
    <w:rsid w:val="0035501B"/>
    <w:rsid w:val="003552E8"/>
    <w:rsid w:val="00355457"/>
    <w:rsid w:val="00355C16"/>
    <w:rsid w:val="0035674C"/>
    <w:rsid w:val="00356A17"/>
    <w:rsid w:val="00356CBC"/>
    <w:rsid w:val="00356F09"/>
    <w:rsid w:val="00357284"/>
    <w:rsid w:val="003573AC"/>
    <w:rsid w:val="003575C0"/>
    <w:rsid w:val="00357692"/>
    <w:rsid w:val="00357A24"/>
    <w:rsid w:val="00360501"/>
    <w:rsid w:val="0036135B"/>
    <w:rsid w:val="00361D92"/>
    <w:rsid w:val="00362271"/>
    <w:rsid w:val="00363492"/>
    <w:rsid w:val="003645C8"/>
    <w:rsid w:val="003649F1"/>
    <w:rsid w:val="003650E3"/>
    <w:rsid w:val="003654E6"/>
    <w:rsid w:val="00365AC6"/>
    <w:rsid w:val="00366574"/>
    <w:rsid w:val="003669B5"/>
    <w:rsid w:val="003679A7"/>
    <w:rsid w:val="00370194"/>
    <w:rsid w:val="003721BB"/>
    <w:rsid w:val="00372A97"/>
    <w:rsid w:val="00372BCB"/>
    <w:rsid w:val="00372E89"/>
    <w:rsid w:val="00373320"/>
    <w:rsid w:val="003740FC"/>
    <w:rsid w:val="003748CB"/>
    <w:rsid w:val="003749AF"/>
    <w:rsid w:val="00375D92"/>
    <w:rsid w:val="0037602B"/>
    <w:rsid w:val="00376856"/>
    <w:rsid w:val="0037706C"/>
    <w:rsid w:val="00377A80"/>
    <w:rsid w:val="00377CF0"/>
    <w:rsid w:val="003808F2"/>
    <w:rsid w:val="00381B84"/>
    <w:rsid w:val="0038209C"/>
    <w:rsid w:val="00383FE4"/>
    <w:rsid w:val="0038498B"/>
    <w:rsid w:val="00385143"/>
    <w:rsid w:val="00385293"/>
    <w:rsid w:val="00385823"/>
    <w:rsid w:val="00385D62"/>
    <w:rsid w:val="00385D8A"/>
    <w:rsid w:val="00386BA1"/>
    <w:rsid w:val="00390D6C"/>
    <w:rsid w:val="00391364"/>
    <w:rsid w:val="00391DD6"/>
    <w:rsid w:val="0039276E"/>
    <w:rsid w:val="00392A97"/>
    <w:rsid w:val="0039325F"/>
    <w:rsid w:val="00393327"/>
    <w:rsid w:val="00394837"/>
    <w:rsid w:val="00394EC9"/>
    <w:rsid w:val="003955EE"/>
    <w:rsid w:val="0039673F"/>
    <w:rsid w:val="003A013D"/>
    <w:rsid w:val="003A0582"/>
    <w:rsid w:val="003A0E85"/>
    <w:rsid w:val="003A136A"/>
    <w:rsid w:val="003A2E8C"/>
    <w:rsid w:val="003A2F6D"/>
    <w:rsid w:val="003A343C"/>
    <w:rsid w:val="003A3809"/>
    <w:rsid w:val="003A47B7"/>
    <w:rsid w:val="003A4A2A"/>
    <w:rsid w:val="003A5088"/>
    <w:rsid w:val="003A5B9A"/>
    <w:rsid w:val="003A604A"/>
    <w:rsid w:val="003A6DDF"/>
    <w:rsid w:val="003A703C"/>
    <w:rsid w:val="003A793B"/>
    <w:rsid w:val="003A7B21"/>
    <w:rsid w:val="003A7D33"/>
    <w:rsid w:val="003B1DBF"/>
    <w:rsid w:val="003B23ED"/>
    <w:rsid w:val="003B3082"/>
    <w:rsid w:val="003B31F0"/>
    <w:rsid w:val="003B3248"/>
    <w:rsid w:val="003B3481"/>
    <w:rsid w:val="003B354D"/>
    <w:rsid w:val="003B3588"/>
    <w:rsid w:val="003B3AFB"/>
    <w:rsid w:val="003B40C6"/>
    <w:rsid w:val="003B4FB3"/>
    <w:rsid w:val="003B544B"/>
    <w:rsid w:val="003B5768"/>
    <w:rsid w:val="003B6961"/>
    <w:rsid w:val="003B6BB4"/>
    <w:rsid w:val="003B709C"/>
    <w:rsid w:val="003B782A"/>
    <w:rsid w:val="003C01B6"/>
    <w:rsid w:val="003C0481"/>
    <w:rsid w:val="003C0E22"/>
    <w:rsid w:val="003C0F36"/>
    <w:rsid w:val="003C1CDC"/>
    <w:rsid w:val="003C203E"/>
    <w:rsid w:val="003C26EB"/>
    <w:rsid w:val="003C356F"/>
    <w:rsid w:val="003C3BC0"/>
    <w:rsid w:val="003C484D"/>
    <w:rsid w:val="003C4F8A"/>
    <w:rsid w:val="003C4FE9"/>
    <w:rsid w:val="003C5540"/>
    <w:rsid w:val="003C593D"/>
    <w:rsid w:val="003C5E3B"/>
    <w:rsid w:val="003C60F9"/>
    <w:rsid w:val="003C656A"/>
    <w:rsid w:val="003C6B3B"/>
    <w:rsid w:val="003C795D"/>
    <w:rsid w:val="003C797C"/>
    <w:rsid w:val="003D0A88"/>
    <w:rsid w:val="003D1915"/>
    <w:rsid w:val="003D25ED"/>
    <w:rsid w:val="003D302A"/>
    <w:rsid w:val="003D30CA"/>
    <w:rsid w:val="003D4AFC"/>
    <w:rsid w:val="003D5741"/>
    <w:rsid w:val="003D5D92"/>
    <w:rsid w:val="003D72EF"/>
    <w:rsid w:val="003D7630"/>
    <w:rsid w:val="003D76B9"/>
    <w:rsid w:val="003E053D"/>
    <w:rsid w:val="003E0576"/>
    <w:rsid w:val="003E3605"/>
    <w:rsid w:val="003E4D41"/>
    <w:rsid w:val="003E4DC2"/>
    <w:rsid w:val="003E4F00"/>
    <w:rsid w:val="003E64C4"/>
    <w:rsid w:val="003E6CB0"/>
    <w:rsid w:val="003E7767"/>
    <w:rsid w:val="003F18CB"/>
    <w:rsid w:val="003F2C25"/>
    <w:rsid w:val="003F37EB"/>
    <w:rsid w:val="003F3CF7"/>
    <w:rsid w:val="003F45B9"/>
    <w:rsid w:val="003F57BA"/>
    <w:rsid w:val="003F58DE"/>
    <w:rsid w:val="003F5AE6"/>
    <w:rsid w:val="003F6143"/>
    <w:rsid w:val="003F6754"/>
    <w:rsid w:val="003F6E3F"/>
    <w:rsid w:val="003F76E3"/>
    <w:rsid w:val="003F78C9"/>
    <w:rsid w:val="00400351"/>
    <w:rsid w:val="004006DD"/>
    <w:rsid w:val="00400E83"/>
    <w:rsid w:val="00400F12"/>
    <w:rsid w:val="004012F6"/>
    <w:rsid w:val="00401385"/>
    <w:rsid w:val="00401503"/>
    <w:rsid w:val="00401D22"/>
    <w:rsid w:val="0040259B"/>
    <w:rsid w:val="00402765"/>
    <w:rsid w:val="00402E15"/>
    <w:rsid w:val="00403595"/>
    <w:rsid w:val="00403834"/>
    <w:rsid w:val="004046F0"/>
    <w:rsid w:val="00404CEB"/>
    <w:rsid w:val="0040542F"/>
    <w:rsid w:val="00405475"/>
    <w:rsid w:val="00406B4A"/>
    <w:rsid w:val="00406F07"/>
    <w:rsid w:val="00407941"/>
    <w:rsid w:val="00407CFE"/>
    <w:rsid w:val="0041050A"/>
    <w:rsid w:val="00410DDE"/>
    <w:rsid w:val="0041133C"/>
    <w:rsid w:val="00411A54"/>
    <w:rsid w:val="00412774"/>
    <w:rsid w:val="00412ED0"/>
    <w:rsid w:val="004135F3"/>
    <w:rsid w:val="00413A70"/>
    <w:rsid w:val="004147D0"/>
    <w:rsid w:val="00414A28"/>
    <w:rsid w:val="00415733"/>
    <w:rsid w:val="00415B47"/>
    <w:rsid w:val="00415D24"/>
    <w:rsid w:val="00415D8E"/>
    <w:rsid w:val="0041606E"/>
    <w:rsid w:val="004163B7"/>
    <w:rsid w:val="004204C1"/>
    <w:rsid w:val="00420815"/>
    <w:rsid w:val="0042154F"/>
    <w:rsid w:val="004216B7"/>
    <w:rsid w:val="00421A96"/>
    <w:rsid w:val="00421E3B"/>
    <w:rsid w:val="004235B3"/>
    <w:rsid w:val="00423A2C"/>
    <w:rsid w:val="00423B95"/>
    <w:rsid w:val="00424001"/>
    <w:rsid w:val="00424781"/>
    <w:rsid w:val="0042619D"/>
    <w:rsid w:val="0042639C"/>
    <w:rsid w:val="0042668E"/>
    <w:rsid w:val="004269D1"/>
    <w:rsid w:val="00426C12"/>
    <w:rsid w:val="00426ECB"/>
    <w:rsid w:val="00427719"/>
    <w:rsid w:val="00429E7F"/>
    <w:rsid w:val="00430592"/>
    <w:rsid w:val="004305D1"/>
    <w:rsid w:val="004313CA"/>
    <w:rsid w:val="00432098"/>
    <w:rsid w:val="004321E2"/>
    <w:rsid w:val="0043364D"/>
    <w:rsid w:val="00433E3C"/>
    <w:rsid w:val="00433F19"/>
    <w:rsid w:val="004357C4"/>
    <w:rsid w:val="0043669B"/>
    <w:rsid w:val="00436B68"/>
    <w:rsid w:val="00436F86"/>
    <w:rsid w:val="004370EC"/>
    <w:rsid w:val="00437705"/>
    <w:rsid w:val="004406C0"/>
    <w:rsid w:val="00441C1E"/>
    <w:rsid w:val="00441D89"/>
    <w:rsid w:val="00442585"/>
    <w:rsid w:val="00444044"/>
    <w:rsid w:val="004442B0"/>
    <w:rsid w:val="00444B99"/>
    <w:rsid w:val="00444DFF"/>
    <w:rsid w:val="00444F15"/>
    <w:rsid w:val="004457D6"/>
    <w:rsid w:val="00445A0A"/>
    <w:rsid w:val="00445BFE"/>
    <w:rsid w:val="004466F6"/>
    <w:rsid w:val="004468B3"/>
    <w:rsid w:val="00447420"/>
    <w:rsid w:val="0044761E"/>
    <w:rsid w:val="004478AA"/>
    <w:rsid w:val="00447BE5"/>
    <w:rsid w:val="00450DCE"/>
    <w:rsid w:val="00451E45"/>
    <w:rsid w:val="004522D2"/>
    <w:rsid w:val="0045277B"/>
    <w:rsid w:val="00452E44"/>
    <w:rsid w:val="00452FC2"/>
    <w:rsid w:val="0045386C"/>
    <w:rsid w:val="00453AF0"/>
    <w:rsid w:val="00453D08"/>
    <w:rsid w:val="00453E47"/>
    <w:rsid w:val="004544EC"/>
    <w:rsid w:val="0045453E"/>
    <w:rsid w:val="0045457F"/>
    <w:rsid w:val="0045478D"/>
    <w:rsid w:val="004555C8"/>
    <w:rsid w:val="004556A5"/>
    <w:rsid w:val="00455D3C"/>
    <w:rsid w:val="004569CA"/>
    <w:rsid w:val="00456F37"/>
    <w:rsid w:val="0045737D"/>
    <w:rsid w:val="00457791"/>
    <w:rsid w:val="004603E0"/>
    <w:rsid w:val="00460BC2"/>
    <w:rsid w:val="0046140F"/>
    <w:rsid w:val="004615AE"/>
    <w:rsid w:val="004619D7"/>
    <w:rsid w:val="00461C94"/>
    <w:rsid w:val="0046265B"/>
    <w:rsid w:val="0046267A"/>
    <w:rsid w:val="004639B3"/>
    <w:rsid w:val="004643EC"/>
    <w:rsid w:val="0046455C"/>
    <w:rsid w:val="004646D5"/>
    <w:rsid w:val="00465662"/>
    <w:rsid w:val="00465949"/>
    <w:rsid w:val="004666D5"/>
    <w:rsid w:val="004667C3"/>
    <w:rsid w:val="004677E2"/>
    <w:rsid w:val="004678FA"/>
    <w:rsid w:val="004679CF"/>
    <w:rsid w:val="004704D8"/>
    <w:rsid w:val="00470974"/>
    <w:rsid w:val="00471CA3"/>
    <w:rsid w:val="0047250D"/>
    <w:rsid w:val="00472553"/>
    <w:rsid w:val="00472757"/>
    <w:rsid w:val="00472AA0"/>
    <w:rsid w:val="004738EB"/>
    <w:rsid w:val="00473C10"/>
    <w:rsid w:val="00474345"/>
    <w:rsid w:val="0047450D"/>
    <w:rsid w:val="00474A06"/>
    <w:rsid w:val="00475BB8"/>
    <w:rsid w:val="00476B3F"/>
    <w:rsid w:val="00477175"/>
    <w:rsid w:val="00477A36"/>
    <w:rsid w:val="00480178"/>
    <w:rsid w:val="00480F93"/>
    <w:rsid w:val="004810E7"/>
    <w:rsid w:val="004813FD"/>
    <w:rsid w:val="004816F4"/>
    <w:rsid w:val="00481789"/>
    <w:rsid w:val="0048181C"/>
    <w:rsid w:val="00482082"/>
    <w:rsid w:val="0048349A"/>
    <w:rsid w:val="00483941"/>
    <w:rsid w:val="0048476A"/>
    <w:rsid w:val="00484993"/>
    <w:rsid w:val="00484CA4"/>
    <w:rsid w:val="004868F6"/>
    <w:rsid w:val="00487401"/>
    <w:rsid w:val="004877B0"/>
    <w:rsid w:val="00487E87"/>
    <w:rsid w:val="00490252"/>
    <w:rsid w:val="00490C6D"/>
    <w:rsid w:val="00490DB5"/>
    <w:rsid w:val="0049152F"/>
    <w:rsid w:val="00491DEF"/>
    <w:rsid w:val="00492EA3"/>
    <w:rsid w:val="0049384A"/>
    <w:rsid w:val="0049530F"/>
    <w:rsid w:val="00496C47"/>
    <w:rsid w:val="00496D51"/>
    <w:rsid w:val="00496FE9"/>
    <w:rsid w:val="0049705B"/>
    <w:rsid w:val="0049747B"/>
    <w:rsid w:val="004A2E88"/>
    <w:rsid w:val="004A313C"/>
    <w:rsid w:val="004A3571"/>
    <w:rsid w:val="004A4192"/>
    <w:rsid w:val="004A480A"/>
    <w:rsid w:val="004A5694"/>
    <w:rsid w:val="004A5AA8"/>
    <w:rsid w:val="004A5EB0"/>
    <w:rsid w:val="004A617E"/>
    <w:rsid w:val="004A655B"/>
    <w:rsid w:val="004A6691"/>
    <w:rsid w:val="004A6DDF"/>
    <w:rsid w:val="004A73E4"/>
    <w:rsid w:val="004B0FF7"/>
    <w:rsid w:val="004B110F"/>
    <w:rsid w:val="004B20B5"/>
    <w:rsid w:val="004B2220"/>
    <w:rsid w:val="004B2996"/>
    <w:rsid w:val="004B2D65"/>
    <w:rsid w:val="004B3336"/>
    <w:rsid w:val="004B3413"/>
    <w:rsid w:val="004B3554"/>
    <w:rsid w:val="004B3B0E"/>
    <w:rsid w:val="004B4A78"/>
    <w:rsid w:val="004B5769"/>
    <w:rsid w:val="004B6B96"/>
    <w:rsid w:val="004B7AE6"/>
    <w:rsid w:val="004B7DAD"/>
    <w:rsid w:val="004B7E52"/>
    <w:rsid w:val="004C1845"/>
    <w:rsid w:val="004C18C3"/>
    <w:rsid w:val="004C1B22"/>
    <w:rsid w:val="004C1EEE"/>
    <w:rsid w:val="004C298F"/>
    <w:rsid w:val="004C2DDC"/>
    <w:rsid w:val="004C2F57"/>
    <w:rsid w:val="004C332B"/>
    <w:rsid w:val="004C35CD"/>
    <w:rsid w:val="004C3635"/>
    <w:rsid w:val="004C4DFA"/>
    <w:rsid w:val="004C506F"/>
    <w:rsid w:val="004C51E5"/>
    <w:rsid w:val="004C5B2A"/>
    <w:rsid w:val="004C638F"/>
    <w:rsid w:val="004C6CC1"/>
    <w:rsid w:val="004C6CC6"/>
    <w:rsid w:val="004C6F13"/>
    <w:rsid w:val="004C7D51"/>
    <w:rsid w:val="004D0014"/>
    <w:rsid w:val="004D00CF"/>
    <w:rsid w:val="004D0C72"/>
    <w:rsid w:val="004D13AB"/>
    <w:rsid w:val="004D166B"/>
    <w:rsid w:val="004D18B5"/>
    <w:rsid w:val="004D2120"/>
    <w:rsid w:val="004D21F1"/>
    <w:rsid w:val="004D2E0F"/>
    <w:rsid w:val="004D31D7"/>
    <w:rsid w:val="004D3DC5"/>
    <w:rsid w:val="004D401F"/>
    <w:rsid w:val="004D411C"/>
    <w:rsid w:val="004D4755"/>
    <w:rsid w:val="004D4DFF"/>
    <w:rsid w:val="004D4E27"/>
    <w:rsid w:val="004D6C08"/>
    <w:rsid w:val="004D764C"/>
    <w:rsid w:val="004E0164"/>
    <w:rsid w:val="004E0E12"/>
    <w:rsid w:val="004E1381"/>
    <w:rsid w:val="004E1469"/>
    <w:rsid w:val="004E148E"/>
    <w:rsid w:val="004E14DD"/>
    <w:rsid w:val="004E466A"/>
    <w:rsid w:val="004E4951"/>
    <w:rsid w:val="004E49D2"/>
    <w:rsid w:val="004E4E7F"/>
    <w:rsid w:val="004E58D7"/>
    <w:rsid w:val="004E5AE7"/>
    <w:rsid w:val="004E6A82"/>
    <w:rsid w:val="004E6D04"/>
    <w:rsid w:val="004F03D8"/>
    <w:rsid w:val="004F06EC"/>
    <w:rsid w:val="004F0CA2"/>
    <w:rsid w:val="004F1861"/>
    <w:rsid w:val="004F1FDA"/>
    <w:rsid w:val="004F2831"/>
    <w:rsid w:val="004F2DAF"/>
    <w:rsid w:val="004F4403"/>
    <w:rsid w:val="004F4D2C"/>
    <w:rsid w:val="004F51C3"/>
    <w:rsid w:val="004F59B0"/>
    <w:rsid w:val="004F602F"/>
    <w:rsid w:val="004F60F4"/>
    <w:rsid w:val="004F6775"/>
    <w:rsid w:val="004F745B"/>
    <w:rsid w:val="005002D1"/>
    <w:rsid w:val="00500909"/>
    <w:rsid w:val="00501095"/>
    <w:rsid w:val="00501C3F"/>
    <w:rsid w:val="00501D10"/>
    <w:rsid w:val="00502382"/>
    <w:rsid w:val="00502AE1"/>
    <w:rsid w:val="0050361D"/>
    <w:rsid w:val="005036A3"/>
    <w:rsid w:val="00503927"/>
    <w:rsid w:val="0050398A"/>
    <w:rsid w:val="00503991"/>
    <w:rsid w:val="00503BA3"/>
    <w:rsid w:val="00503C1A"/>
    <w:rsid w:val="00503D0E"/>
    <w:rsid w:val="0050660C"/>
    <w:rsid w:val="0050778B"/>
    <w:rsid w:val="00510437"/>
    <w:rsid w:val="005110A5"/>
    <w:rsid w:val="005110B0"/>
    <w:rsid w:val="00511BCC"/>
    <w:rsid w:val="00512C75"/>
    <w:rsid w:val="005136FD"/>
    <w:rsid w:val="0051383C"/>
    <w:rsid w:val="00514712"/>
    <w:rsid w:val="00514E4A"/>
    <w:rsid w:val="005150D7"/>
    <w:rsid w:val="005152CB"/>
    <w:rsid w:val="005154A0"/>
    <w:rsid w:val="00515728"/>
    <w:rsid w:val="005158B3"/>
    <w:rsid w:val="00515DCD"/>
    <w:rsid w:val="00516376"/>
    <w:rsid w:val="005167B4"/>
    <w:rsid w:val="00516B70"/>
    <w:rsid w:val="00516B7B"/>
    <w:rsid w:val="00516FB4"/>
    <w:rsid w:val="00517136"/>
    <w:rsid w:val="0051714B"/>
    <w:rsid w:val="00520073"/>
    <w:rsid w:val="005203F8"/>
    <w:rsid w:val="00520A38"/>
    <w:rsid w:val="00520CF1"/>
    <w:rsid w:val="00520EA7"/>
    <w:rsid w:val="0052140F"/>
    <w:rsid w:val="005223EA"/>
    <w:rsid w:val="00522775"/>
    <w:rsid w:val="00523D63"/>
    <w:rsid w:val="00524479"/>
    <w:rsid w:val="00524BAE"/>
    <w:rsid w:val="00524CD0"/>
    <w:rsid w:val="005258C0"/>
    <w:rsid w:val="00525AA2"/>
    <w:rsid w:val="00525B39"/>
    <w:rsid w:val="0052690D"/>
    <w:rsid w:val="00526A12"/>
    <w:rsid w:val="00526CD9"/>
    <w:rsid w:val="00527091"/>
    <w:rsid w:val="00527CE2"/>
    <w:rsid w:val="005306F2"/>
    <w:rsid w:val="00530887"/>
    <w:rsid w:val="0053159F"/>
    <w:rsid w:val="005315B1"/>
    <w:rsid w:val="0053298C"/>
    <w:rsid w:val="00532B88"/>
    <w:rsid w:val="00532B97"/>
    <w:rsid w:val="005331B7"/>
    <w:rsid w:val="005331B8"/>
    <w:rsid w:val="00533477"/>
    <w:rsid w:val="00533C57"/>
    <w:rsid w:val="00533DA6"/>
    <w:rsid w:val="005341C9"/>
    <w:rsid w:val="00535F0A"/>
    <w:rsid w:val="00536860"/>
    <w:rsid w:val="005378CB"/>
    <w:rsid w:val="00540061"/>
    <w:rsid w:val="00540110"/>
    <w:rsid w:val="00541032"/>
    <w:rsid w:val="00541432"/>
    <w:rsid w:val="00541E6B"/>
    <w:rsid w:val="00541FD3"/>
    <w:rsid w:val="005421BF"/>
    <w:rsid w:val="005432EF"/>
    <w:rsid w:val="005434E4"/>
    <w:rsid w:val="0054360A"/>
    <w:rsid w:val="00543864"/>
    <w:rsid w:val="005451E5"/>
    <w:rsid w:val="005455D5"/>
    <w:rsid w:val="00545E08"/>
    <w:rsid w:val="005460B7"/>
    <w:rsid w:val="005464B6"/>
    <w:rsid w:val="00546693"/>
    <w:rsid w:val="005468A3"/>
    <w:rsid w:val="005475D4"/>
    <w:rsid w:val="00547C5F"/>
    <w:rsid w:val="00547FDB"/>
    <w:rsid w:val="00550AD7"/>
    <w:rsid w:val="00550BEB"/>
    <w:rsid w:val="005515DF"/>
    <w:rsid w:val="00551929"/>
    <w:rsid w:val="00553B23"/>
    <w:rsid w:val="00554529"/>
    <w:rsid w:val="00555084"/>
    <w:rsid w:val="0055509B"/>
    <w:rsid w:val="005552CC"/>
    <w:rsid w:val="005557F7"/>
    <w:rsid w:val="0055628B"/>
    <w:rsid w:val="00556F74"/>
    <w:rsid w:val="00557600"/>
    <w:rsid w:val="00557D35"/>
    <w:rsid w:val="005607EB"/>
    <w:rsid w:val="00560D73"/>
    <w:rsid w:val="00561321"/>
    <w:rsid w:val="0056135D"/>
    <w:rsid w:val="00561B86"/>
    <w:rsid w:val="005627CC"/>
    <w:rsid w:val="00562DBB"/>
    <w:rsid w:val="00563032"/>
    <w:rsid w:val="00564DFC"/>
    <w:rsid w:val="00565037"/>
    <w:rsid w:val="00565D88"/>
    <w:rsid w:val="00566383"/>
    <w:rsid w:val="00566FD4"/>
    <w:rsid w:val="005675A5"/>
    <w:rsid w:val="00567623"/>
    <w:rsid w:val="00570482"/>
    <w:rsid w:val="00570A51"/>
    <w:rsid w:val="00570AE7"/>
    <w:rsid w:val="00571346"/>
    <w:rsid w:val="00571CD8"/>
    <w:rsid w:val="00571E51"/>
    <w:rsid w:val="005721B2"/>
    <w:rsid w:val="005722B5"/>
    <w:rsid w:val="00572498"/>
    <w:rsid w:val="00572D09"/>
    <w:rsid w:val="00572E3F"/>
    <w:rsid w:val="0057409A"/>
    <w:rsid w:val="0057482E"/>
    <w:rsid w:val="005753A6"/>
    <w:rsid w:val="00575845"/>
    <w:rsid w:val="0057667F"/>
    <w:rsid w:val="00577314"/>
    <w:rsid w:val="00577FC8"/>
    <w:rsid w:val="0058013B"/>
    <w:rsid w:val="005813A9"/>
    <w:rsid w:val="00581653"/>
    <w:rsid w:val="00581AAA"/>
    <w:rsid w:val="00582626"/>
    <w:rsid w:val="00582F6C"/>
    <w:rsid w:val="00583905"/>
    <w:rsid w:val="00583CCB"/>
    <w:rsid w:val="00584013"/>
    <w:rsid w:val="00584014"/>
    <w:rsid w:val="00584856"/>
    <w:rsid w:val="00584A1B"/>
    <w:rsid w:val="00584CAD"/>
    <w:rsid w:val="00585E72"/>
    <w:rsid w:val="00587BA0"/>
    <w:rsid w:val="005916BF"/>
    <w:rsid w:val="0059190B"/>
    <w:rsid w:val="0059198C"/>
    <w:rsid w:val="00591D62"/>
    <w:rsid w:val="00591EBD"/>
    <w:rsid w:val="00591FE0"/>
    <w:rsid w:val="0059209A"/>
    <w:rsid w:val="00593044"/>
    <w:rsid w:val="005931E5"/>
    <w:rsid w:val="005937F0"/>
    <w:rsid w:val="00593929"/>
    <w:rsid w:val="005954E6"/>
    <w:rsid w:val="005965A5"/>
    <w:rsid w:val="00596A42"/>
    <w:rsid w:val="005979B8"/>
    <w:rsid w:val="005A07E3"/>
    <w:rsid w:val="005A0980"/>
    <w:rsid w:val="005A118E"/>
    <w:rsid w:val="005A1E07"/>
    <w:rsid w:val="005A2133"/>
    <w:rsid w:val="005A262E"/>
    <w:rsid w:val="005A2B01"/>
    <w:rsid w:val="005A393B"/>
    <w:rsid w:val="005A4879"/>
    <w:rsid w:val="005A67C5"/>
    <w:rsid w:val="005A70F7"/>
    <w:rsid w:val="005A7494"/>
    <w:rsid w:val="005B0670"/>
    <w:rsid w:val="005B0973"/>
    <w:rsid w:val="005B0A0E"/>
    <w:rsid w:val="005B1FE4"/>
    <w:rsid w:val="005B2003"/>
    <w:rsid w:val="005B2FA1"/>
    <w:rsid w:val="005B343E"/>
    <w:rsid w:val="005B3602"/>
    <w:rsid w:val="005B3F4E"/>
    <w:rsid w:val="005B4081"/>
    <w:rsid w:val="005B51B3"/>
    <w:rsid w:val="005B57BD"/>
    <w:rsid w:val="005B5E78"/>
    <w:rsid w:val="005B6A70"/>
    <w:rsid w:val="005B6B4C"/>
    <w:rsid w:val="005B6D11"/>
    <w:rsid w:val="005B70C4"/>
    <w:rsid w:val="005B784C"/>
    <w:rsid w:val="005C025F"/>
    <w:rsid w:val="005C03BD"/>
    <w:rsid w:val="005C0523"/>
    <w:rsid w:val="005C0754"/>
    <w:rsid w:val="005C0782"/>
    <w:rsid w:val="005C12B9"/>
    <w:rsid w:val="005C22E0"/>
    <w:rsid w:val="005C2FC0"/>
    <w:rsid w:val="005C30A6"/>
    <w:rsid w:val="005C38E8"/>
    <w:rsid w:val="005C4636"/>
    <w:rsid w:val="005C46D8"/>
    <w:rsid w:val="005C4C60"/>
    <w:rsid w:val="005C4FAB"/>
    <w:rsid w:val="005C5F60"/>
    <w:rsid w:val="005C5F8F"/>
    <w:rsid w:val="005C65D8"/>
    <w:rsid w:val="005C66D9"/>
    <w:rsid w:val="005C7FC4"/>
    <w:rsid w:val="005D2393"/>
    <w:rsid w:val="005D2841"/>
    <w:rsid w:val="005D33E2"/>
    <w:rsid w:val="005D39A9"/>
    <w:rsid w:val="005D3FCE"/>
    <w:rsid w:val="005D4A12"/>
    <w:rsid w:val="005D4D2D"/>
    <w:rsid w:val="005D4D62"/>
    <w:rsid w:val="005D5EA2"/>
    <w:rsid w:val="005D6582"/>
    <w:rsid w:val="005D68F6"/>
    <w:rsid w:val="005D6B9F"/>
    <w:rsid w:val="005D71C7"/>
    <w:rsid w:val="005E0330"/>
    <w:rsid w:val="005E0528"/>
    <w:rsid w:val="005E0B6E"/>
    <w:rsid w:val="005E0C9C"/>
    <w:rsid w:val="005E2BFD"/>
    <w:rsid w:val="005E2CC7"/>
    <w:rsid w:val="005E343D"/>
    <w:rsid w:val="005E3857"/>
    <w:rsid w:val="005E469C"/>
    <w:rsid w:val="005E48B6"/>
    <w:rsid w:val="005E5CC0"/>
    <w:rsid w:val="005E6D8C"/>
    <w:rsid w:val="005E727A"/>
    <w:rsid w:val="005E72A2"/>
    <w:rsid w:val="005E75D1"/>
    <w:rsid w:val="005E78FC"/>
    <w:rsid w:val="005F0022"/>
    <w:rsid w:val="005F07BE"/>
    <w:rsid w:val="005F0EAF"/>
    <w:rsid w:val="005F1141"/>
    <w:rsid w:val="005F1234"/>
    <w:rsid w:val="005F1E09"/>
    <w:rsid w:val="005F269F"/>
    <w:rsid w:val="005F27BE"/>
    <w:rsid w:val="005F2AAC"/>
    <w:rsid w:val="005F2DC7"/>
    <w:rsid w:val="005F2E32"/>
    <w:rsid w:val="005F3293"/>
    <w:rsid w:val="005F33EF"/>
    <w:rsid w:val="005F3E45"/>
    <w:rsid w:val="005F4099"/>
    <w:rsid w:val="005F41D9"/>
    <w:rsid w:val="005F4E5B"/>
    <w:rsid w:val="005F524B"/>
    <w:rsid w:val="005F7075"/>
    <w:rsid w:val="005F7FC6"/>
    <w:rsid w:val="00600470"/>
    <w:rsid w:val="00600C85"/>
    <w:rsid w:val="0060156A"/>
    <w:rsid w:val="006015E0"/>
    <w:rsid w:val="006020E3"/>
    <w:rsid w:val="00602325"/>
    <w:rsid w:val="00602445"/>
    <w:rsid w:val="006025CC"/>
    <w:rsid w:val="00602907"/>
    <w:rsid w:val="006036E5"/>
    <w:rsid w:val="00603C2E"/>
    <w:rsid w:val="00604A40"/>
    <w:rsid w:val="00604B39"/>
    <w:rsid w:val="006058ED"/>
    <w:rsid w:val="00605A09"/>
    <w:rsid w:val="00605F2C"/>
    <w:rsid w:val="006064F9"/>
    <w:rsid w:val="00606AA3"/>
    <w:rsid w:val="0060769E"/>
    <w:rsid w:val="00607CB1"/>
    <w:rsid w:val="006102DB"/>
    <w:rsid w:val="00610738"/>
    <w:rsid w:val="00612270"/>
    <w:rsid w:val="00612471"/>
    <w:rsid w:val="0061271A"/>
    <w:rsid w:val="006134A9"/>
    <w:rsid w:val="006148CD"/>
    <w:rsid w:val="00614CD7"/>
    <w:rsid w:val="006154DA"/>
    <w:rsid w:val="00615E12"/>
    <w:rsid w:val="00617106"/>
    <w:rsid w:val="006173F1"/>
    <w:rsid w:val="00617CE4"/>
    <w:rsid w:val="00617D36"/>
    <w:rsid w:val="00620725"/>
    <w:rsid w:val="00620995"/>
    <w:rsid w:val="006210BA"/>
    <w:rsid w:val="00621120"/>
    <w:rsid w:val="006214C9"/>
    <w:rsid w:val="00621B86"/>
    <w:rsid w:val="006225DC"/>
    <w:rsid w:val="006226C1"/>
    <w:rsid w:val="0062340C"/>
    <w:rsid w:val="00623576"/>
    <w:rsid w:val="0062380E"/>
    <w:rsid w:val="00623D95"/>
    <w:rsid w:val="006251E4"/>
    <w:rsid w:val="006257E7"/>
    <w:rsid w:val="006261AF"/>
    <w:rsid w:val="006267C3"/>
    <w:rsid w:val="00626C7D"/>
    <w:rsid w:val="00627F2F"/>
    <w:rsid w:val="00630592"/>
    <w:rsid w:val="00630C3C"/>
    <w:rsid w:val="00630E93"/>
    <w:rsid w:val="00631ACF"/>
    <w:rsid w:val="00631BD7"/>
    <w:rsid w:val="006321F4"/>
    <w:rsid w:val="00632B5D"/>
    <w:rsid w:val="00633F98"/>
    <w:rsid w:val="006345AC"/>
    <w:rsid w:val="00634A5B"/>
    <w:rsid w:val="00634B28"/>
    <w:rsid w:val="00634CFF"/>
    <w:rsid w:val="006354CF"/>
    <w:rsid w:val="00635DD0"/>
    <w:rsid w:val="00636009"/>
    <w:rsid w:val="00636B37"/>
    <w:rsid w:val="0063791F"/>
    <w:rsid w:val="0063797C"/>
    <w:rsid w:val="00637A9D"/>
    <w:rsid w:val="00637DE6"/>
    <w:rsid w:val="006405DB"/>
    <w:rsid w:val="00640F33"/>
    <w:rsid w:val="00641DA0"/>
    <w:rsid w:val="00641E11"/>
    <w:rsid w:val="00642C3C"/>
    <w:rsid w:val="00642E7A"/>
    <w:rsid w:val="00643695"/>
    <w:rsid w:val="006440DD"/>
    <w:rsid w:val="006441D2"/>
    <w:rsid w:val="00644268"/>
    <w:rsid w:val="00644C82"/>
    <w:rsid w:val="0064610B"/>
    <w:rsid w:val="006461D8"/>
    <w:rsid w:val="006466DF"/>
    <w:rsid w:val="0064694C"/>
    <w:rsid w:val="006470C2"/>
    <w:rsid w:val="00647335"/>
    <w:rsid w:val="00647B4F"/>
    <w:rsid w:val="00651307"/>
    <w:rsid w:val="006516CE"/>
    <w:rsid w:val="00651DA1"/>
    <w:rsid w:val="0065241D"/>
    <w:rsid w:val="0065246F"/>
    <w:rsid w:val="00653364"/>
    <w:rsid w:val="006535CA"/>
    <w:rsid w:val="0065493F"/>
    <w:rsid w:val="006551C8"/>
    <w:rsid w:val="006553C1"/>
    <w:rsid w:val="00655C91"/>
    <w:rsid w:val="00655DE1"/>
    <w:rsid w:val="00655F0F"/>
    <w:rsid w:val="00656A65"/>
    <w:rsid w:val="00656E89"/>
    <w:rsid w:val="006571D9"/>
    <w:rsid w:val="00657B07"/>
    <w:rsid w:val="0066090C"/>
    <w:rsid w:val="00660E85"/>
    <w:rsid w:val="00660F0E"/>
    <w:rsid w:val="00661601"/>
    <w:rsid w:val="00661CB2"/>
    <w:rsid w:val="00662016"/>
    <w:rsid w:val="0066245D"/>
    <w:rsid w:val="00662B68"/>
    <w:rsid w:val="00662E23"/>
    <w:rsid w:val="006646B9"/>
    <w:rsid w:val="00664992"/>
    <w:rsid w:val="006649B0"/>
    <w:rsid w:val="00664FD8"/>
    <w:rsid w:val="0066664F"/>
    <w:rsid w:val="00666733"/>
    <w:rsid w:val="006669EF"/>
    <w:rsid w:val="00666FAD"/>
    <w:rsid w:val="006675C7"/>
    <w:rsid w:val="00667903"/>
    <w:rsid w:val="00667B3E"/>
    <w:rsid w:val="00667B5B"/>
    <w:rsid w:val="00670C81"/>
    <w:rsid w:val="00670EE2"/>
    <w:rsid w:val="00670FF9"/>
    <w:rsid w:val="00671C32"/>
    <w:rsid w:val="00672427"/>
    <w:rsid w:val="00672539"/>
    <w:rsid w:val="00672587"/>
    <w:rsid w:val="00672CA1"/>
    <w:rsid w:val="00672F7A"/>
    <w:rsid w:val="006734FF"/>
    <w:rsid w:val="00673839"/>
    <w:rsid w:val="006738DC"/>
    <w:rsid w:val="00673F90"/>
    <w:rsid w:val="00673FFE"/>
    <w:rsid w:val="00674351"/>
    <w:rsid w:val="00674CE9"/>
    <w:rsid w:val="00674E3C"/>
    <w:rsid w:val="006756DE"/>
    <w:rsid w:val="00675A59"/>
    <w:rsid w:val="00675FF9"/>
    <w:rsid w:val="0067627A"/>
    <w:rsid w:val="006767B3"/>
    <w:rsid w:val="00680C2F"/>
    <w:rsid w:val="00680DD5"/>
    <w:rsid w:val="006810F7"/>
    <w:rsid w:val="0068129C"/>
    <w:rsid w:val="00681453"/>
    <w:rsid w:val="006819F5"/>
    <w:rsid w:val="00681A98"/>
    <w:rsid w:val="006821A9"/>
    <w:rsid w:val="0068373D"/>
    <w:rsid w:val="00683DAA"/>
    <w:rsid w:val="00684B34"/>
    <w:rsid w:val="0068637D"/>
    <w:rsid w:val="00686BE3"/>
    <w:rsid w:val="00687597"/>
    <w:rsid w:val="006879EB"/>
    <w:rsid w:val="006901C6"/>
    <w:rsid w:val="00690528"/>
    <w:rsid w:val="0069112F"/>
    <w:rsid w:val="0069177F"/>
    <w:rsid w:val="0069288C"/>
    <w:rsid w:val="00692B66"/>
    <w:rsid w:val="00694D5C"/>
    <w:rsid w:val="00694F58"/>
    <w:rsid w:val="0069611D"/>
    <w:rsid w:val="00696427"/>
    <w:rsid w:val="006967CA"/>
    <w:rsid w:val="00696895"/>
    <w:rsid w:val="00696B4E"/>
    <w:rsid w:val="00697337"/>
    <w:rsid w:val="006973FB"/>
    <w:rsid w:val="00697549"/>
    <w:rsid w:val="006978F6"/>
    <w:rsid w:val="006A1368"/>
    <w:rsid w:val="006A2030"/>
    <w:rsid w:val="006A2344"/>
    <w:rsid w:val="006A24A0"/>
    <w:rsid w:val="006A3495"/>
    <w:rsid w:val="006A34BB"/>
    <w:rsid w:val="006A4167"/>
    <w:rsid w:val="006A445D"/>
    <w:rsid w:val="006A4863"/>
    <w:rsid w:val="006A4D40"/>
    <w:rsid w:val="006A5169"/>
    <w:rsid w:val="006A576B"/>
    <w:rsid w:val="006A5EEA"/>
    <w:rsid w:val="006A639C"/>
    <w:rsid w:val="006A6865"/>
    <w:rsid w:val="006A6F85"/>
    <w:rsid w:val="006A7E6C"/>
    <w:rsid w:val="006B0257"/>
    <w:rsid w:val="006B033B"/>
    <w:rsid w:val="006B20D8"/>
    <w:rsid w:val="006B245D"/>
    <w:rsid w:val="006B3084"/>
    <w:rsid w:val="006B33F5"/>
    <w:rsid w:val="006B39AD"/>
    <w:rsid w:val="006B3A5B"/>
    <w:rsid w:val="006B41F6"/>
    <w:rsid w:val="006B4DBD"/>
    <w:rsid w:val="006B5143"/>
    <w:rsid w:val="006B6F50"/>
    <w:rsid w:val="006B794A"/>
    <w:rsid w:val="006B7B68"/>
    <w:rsid w:val="006C013E"/>
    <w:rsid w:val="006C08B1"/>
    <w:rsid w:val="006C170F"/>
    <w:rsid w:val="006C175C"/>
    <w:rsid w:val="006C1ACB"/>
    <w:rsid w:val="006C1E1B"/>
    <w:rsid w:val="006C21E1"/>
    <w:rsid w:val="006C33E6"/>
    <w:rsid w:val="006C3C24"/>
    <w:rsid w:val="006C4144"/>
    <w:rsid w:val="006C4FF3"/>
    <w:rsid w:val="006C5911"/>
    <w:rsid w:val="006C5A9F"/>
    <w:rsid w:val="006C6CAC"/>
    <w:rsid w:val="006C6DBB"/>
    <w:rsid w:val="006C7D2A"/>
    <w:rsid w:val="006D0E43"/>
    <w:rsid w:val="006D1671"/>
    <w:rsid w:val="006D16DA"/>
    <w:rsid w:val="006D18CC"/>
    <w:rsid w:val="006D1B2E"/>
    <w:rsid w:val="006D1D0B"/>
    <w:rsid w:val="006D2D9D"/>
    <w:rsid w:val="006D34A4"/>
    <w:rsid w:val="006D3A25"/>
    <w:rsid w:val="006D3E58"/>
    <w:rsid w:val="006D4BC6"/>
    <w:rsid w:val="006D599D"/>
    <w:rsid w:val="006D6B52"/>
    <w:rsid w:val="006D6BF1"/>
    <w:rsid w:val="006D7139"/>
    <w:rsid w:val="006D76D0"/>
    <w:rsid w:val="006D79DE"/>
    <w:rsid w:val="006E02D2"/>
    <w:rsid w:val="006E03F9"/>
    <w:rsid w:val="006E07A1"/>
    <w:rsid w:val="006E1050"/>
    <w:rsid w:val="006E15D3"/>
    <w:rsid w:val="006E264E"/>
    <w:rsid w:val="006E41C0"/>
    <w:rsid w:val="006E4322"/>
    <w:rsid w:val="006E4F0D"/>
    <w:rsid w:val="006E511D"/>
    <w:rsid w:val="006E71ED"/>
    <w:rsid w:val="006E7BCE"/>
    <w:rsid w:val="006E7F5B"/>
    <w:rsid w:val="006F0738"/>
    <w:rsid w:val="006F176A"/>
    <w:rsid w:val="006F1EF5"/>
    <w:rsid w:val="006F20DB"/>
    <w:rsid w:val="006F2551"/>
    <w:rsid w:val="006F2A9C"/>
    <w:rsid w:val="006F381B"/>
    <w:rsid w:val="006F3C22"/>
    <w:rsid w:val="006F3CA7"/>
    <w:rsid w:val="006F4B07"/>
    <w:rsid w:val="006F550D"/>
    <w:rsid w:val="006F6683"/>
    <w:rsid w:val="006F6867"/>
    <w:rsid w:val="006F6CA4"/>
    <w:rsid w:val="006F7B87"/>
    <w:rsid w:val="0070009D"/>
    <w:rsid w:val="00700320"/>
    <w:rsid w:val="00700E5B"/>
    <w:rsid w:val="007010B3"/>
    <w:rsid w:val="007013A1"/>
    <w:rsid w:val="00702C74"/>
    <w:rsid w:val="007033F0"/>
    <w:rsid w:val="007043D2"/>
    <w:rsid w:val="00704D0C"/>
    <w:rsid w:val="00704D71"/>
    <w:rsid w:val="00704DC7"/>
    <w:rsid w:val="00704DDC"/>
    <w:rsid w:val="00704E2B"/>
    <w:rsid w:val="00705053"/>
    <w:rsid w:val="00706406"/>
    <w:rsid w:val="00706A5E"/>
    <w:rsid w:val="00707A9C"/>
    <w:rsid w:val="00707E41"/>
    <w:rsid w:val="007100B3"/>
    <w:rsid w:val="0071037A"/>
    <w:rsid w:val="00710761"/>
    <w:rsid w:val="0071093D"/>
    <w:rsid w:val="00710C0C"/>
    <w:rsid w:val="007118F2"/>
    <w:rsid w:val="00711C4D"/>
    <w:rsid w:val="00713290"/>
    <w:rsid w:val="00714C87"/>
    <w:rsid w:val="007155DC"/>
    <w:rsid w:val="00715667"/>
    <w:rsid w:val="00715883"/>
    <w:rsid w:val="00715D2D"/>
    <w:rsid w:val="00715D36"/>
    <w:rsid w:val="007163FE"/>
    <w:rsid w:val="0071660E"/>
    <w:rsid w:val="007166F4"/>
    <w:rsid w:val="00716C40"/>
    <w:rsid w:val="00717E9E"/>
    <w:rsid w:val="0071EA90"/>
    <w:rsid w:val="00720AB4"/>
    <w:rsid w:val="00720AFE"/>
    <w:rsid w:val="00720C04"/>
    <w:rsid w:val="00720DFF"/>
    <w:rsid w:val="007216D4"/>
    <w:rsid w:val="00721864"/>
    <w:rsid w:val="0072192F"/>
    <w:rsid w:val="00721EFB"/>
    <w:rsid w:val="00722047"/>
    <w:rsid w:val="00722E0C"/>
    <w:rsid w:val="00723481"/>
    <w:rsid w:val="007235CE"/>
    <w:rsid w:val="007238A7"/>
    <w:rsid w:val="00723920"/>
    <w:rsid w:val="0072447D"/>
    <w:rsid w:val="0072490A"/>
    <w:rsid w:val="0072566B"/>
    <w:rsid w:val="007259B6"/>
    <w:rsid w:val="007259BC"/>
    <w:rsid w:val="007265F9"/>
    <w:rsid w:val="00726609"/>
    <w:rsid w:val="00726B1B"/>
    <w:rsid w:val="007277B1"/>
    <w:rsid w:val="007278E8"/>
    <w:rsid w:val="00727D85"/>
    <w:rsid w:val="00730456"/>
    <w:rsid w:val="00730959"/>
    <w:rsid w:val="00730A64"/>
    <w:rsid w:val="00731257"/>
    <w:rsid w:val="00731F7A"/>
    <w:rsid w:val="00732803"/>
    <w:rsid w:val="0073293F"/>
    <w:rsid w:val="00732B76"/>
    <w:rsid w:val="007336C5"/>
    <w:rsid w:val="0073481A"/>
    <w:rsid w:val="0073570D"/>
    <w:rsid w:val="00735EA2"/>
    <w:rsid w:val="007370DF"/>
    <w:rsid w:val="00737476"/>
    <w:rsid w:val="00737E20"/>
    <w:rsid w:val="00737F1B"/>
    <w:rsid w:val="0074045A"/>
    <w:rsid w:val="00740CAA"/>
    <w:rsid w:val="00740E73"/>
    <w:rsid w:val="007410CC"/>
    <w:rsid w:val="00741158"/>
    <w:rsid w:val="0074131B"/>
    <w:rsid w:val="00741A52"/>
    <w:rsid w:val="00741F0B"/>
    <w:rsid w:val="00742E5C"/>
    <w:rsid w:val="00743469"/>
    <w:rsid w:val="007443C7"/>
    <w:rsid w:val="00744B6F"/>
    <w:rsid w:val="007453D9"/>
    <w:rsid w:val="00745E23"/>
    <w:rsid w:val="00746B20"/>
    <w:rsid w:val="00747351"/>
    <w:rsid w:val="0075116D"/>
    <w:rsid w:val="00751225"/>
    <w:rsid w:val="0075125E"/>
    <w:rsid w:val="00751515"/>
    <w:rsid w:val="00752157"/>
    <w:rsid w:val="0075340C"/>
    <w:rsid w:val="00753433"/>
    <w:rsid w:val="00753540"/>
    <w:rsid w:val="007535C2"/>
    <w:rsid w:val="00753759"/>
    <w:rsid w:val="00753796"/>
    <w:rsid w:val="00753894"/>
    <w:rsid w:val="00753DE4"/>
    <w:rsid w:val="00753F56"/>
    <w:rsid w:val="00755783"/>
    <w:rsid w:val="007557E7"/>
    <w:rsid w:val="007566C1"/>
    <w:rsid w:val="00757548"/>
    <w:rsid w:val="0076022E"/>
    <w:rsid w:val="007609A1"/>
    <w:rsid w:val="00760D5F"/>
    <w:rsid w:val="00761030"/>
    <w:rsid w:val="007617CF"/>
    <w:rsid w:val="00761BCC"/>
    <w:rsid w:val="007625F4"/>
    <w:rsid w:val="0076375E"/>
    <w:rsid w:val="00764066"/>
    <w:rsid w:val="00764258"/>
    <w:rsid w:val="00764565"/>
    <w:rsid w:val="00764856"/>
    <w:rsid w:val="00764FDD"/>
    <w:rsid w:val="00765C0F"/>
    <w:rsid w:val="007677EC"/>
    <w:rsid w:val="00770557"/>
    <w:rsid w:val="00770801"/>
    <w:rsid w:val="007709E4"/>
    <w:rsid w:val="00770A57"/>
    <w:rsid w:val="00770FBD"/>
    <w:rsid w:val="00771448"/>
    <w:rsid w:val="007718E8"/>
    <w:rsid w:val="007730C2"/>
    <w:rsid w:val="0077324B"/>
    <w:rsid w:val="00773672"/>
    <w:rsid w:val="0077395E"/>
    <w:rsid w:val="00773EC2"/>
    <w:rsid w:val="00773F0D"/>
    <w:rsid w:val="00773F61"/>
    <w:rsid w:val="00774C1A"/>
    <w:rsid w:val="00774D3F"/>
    <w:rsid w:val="0077545D"/>
    <w:rsid w:val="0077575C"/>
    <w:rsid w:val="00775890"/>
    <w:rsid w:val="0077606D"/>
    <w:rsid w:val="007769E8"/>
    <w:rsid w:val="00776A44"/>
    <w:rsid w:val="00780133"/>
    <w:rsid w:val="0078105E"/>
    <w:rsid w:val="007813E8"/>
    <w:rsid w:val="00781624"/>
    <w:rsid w:val="00781D54"/>
    <w:rsid w:val="00782B03"/>
    <w:rsid w:val="00784050"/>
    <w:rsid w:val="007846B1"/>
    <w:rsid w:val="00785683"/>
    <w:rsid w:val="00785D7B"/>
    <w:rsid w:val="00785EBD"/>
    <w:rsid w:val="00786154"/>
    <w:rsid w:val="00786810"/>
    <w:rsid w:val="00787A1D"/>
    <w:rsid w:val="00787FE9"/>
    <w:rsid w:val="00792483"/>
    <w:rsid w:val="00792EA7"/>
    <w:rsid w:val="00793ADB"/>
    <w:rsid w:val="00793E28"/>
    <w:rsid w:val="00793F6F"/>
    <w:rsid w:val="007945AA"/>
    <w:rsid w:val="00794A0A"/>
    <w:rsid w:val="007957E5"/>
    <w:rsid w:val="007958A2"/>
    <w:rsid w:val="00795CE4"/>
    <w:rsid w:val="00797BC2"/>
    <w:rsid w:val="007A045E"/>
    <w:rsid w:val="007A0F62"/>
    <w:rsid w:val="007A1370"/>
    <w:rsid w:val="007A1402"/>
    <w:rsid w:val="007A14A2"/>
    <w:rsid w:val="007A1625"/>
    <w:rsid w:val="007A1737"/>
    <w:rsid w:val="007A1BC9"/>
    <w:rsid w:val="007A211C"/>
    <w:rsid w:val="007A2D15"/>
    <w:rsid w:val="007A2E97"/>
    <w:rsid w:val="007A3340"/>
    <w:rsid w:val="007A3753"/>
    <w:rsid w:val="007A3805"/>
    <w:rsid w:val="007A3851"/>
    <w:rsid w:val="007A3A34"/>
    <w:rsid w:val="007A3F53"/>
    <w:rsid w:val="007A4BBB"/>
    <w:rsid w:val="007A5BD0"/>
    <w:rsid w:val="007A5FE3"/>
    <w:rsid w:val="007A66DB"/>
    <w:rsid w:val="007A693D"/>
    <w:rsid w:val="007A699E"/>
    <w:rsid w:val="007A6B28"/>
    <w:rsid w:val="007A77AE"/>
    <w:rsid w:val="007A7C82"/>
    <w:rsid w:val="007B0711"/>
    <w:rsid w:val="007B0860"/>
    <w:rsid w:val="007B0922"/>
    <w:rsid w:val="007B15BA"/>
    <w:rsid w:val="007B1ABC"/>
    <w:rsid w:val="007B1B2F"/>
    <w:rsid w:val="007B2101"/>
    <w:rsid w:val="007B29A6"/>
    <w:rsid w:val="007B5DF5"/>
    <w:rsid w:val="007B6616"/>
    <w:rsid w:val="007B6FCE"/>
    <w:rsid w:val="007B74E0"/>
    <w:rsid w:val="007B7910"/>
    <w:rsid w:val="007C020B"/>
    <w:rsid w:val="007C0FD0"/>
    <w:rsid w:val="007C128C"/>
    <w:rsid w:val="007C21ED"/>
    <w:rsid w:val="007C2294"/>
    <w:rsid w:val="007C260B"/>
    <w:rsid w:val="007C34F2"/>
    <w:rsid w:val="007C3DBC"/>
    <w:rsid w:val="007C3EE3"/>
    <w:rsid w:val="007C3FE8"/>
    <w:rsid w:val="007C6AC0"/>
    <w:rsid w:val="007C6C63"/>
    <w:rsid w:val="007C6D03"/>
    <w:rsid w:val="007C6EA2"/>
    <w:rsid w:val="007C73D9"/>
    <w:rsid w:val="007D00DB"/>
    <w:rsid w:val="007D1077"/>
    <w:rsid w:val="007D1101"/>
    <w:rsid w:val="007D127C"/>
    <w:rsid w:val="007D1979"/>
    <w:rsid w:val="007D2929"/>
    <w:rsid w:val="007D2EC8"/>
    <w:rsid w:val="007D3A8D"/>
    <w:rsid w:val="007D3E77"/>
    <w:rsid w:val="007D48CA"/>
    <w:rsid w:val="007D495F"/>
    <w:rsid w:val="007D4EDF"/>
    <w:rsid w:val="007D51E1"/>
    <w:rsid w:val="007D578B"/>
    <w:rsid w:val="007D5847"/>
    <w:rsid w:val="007D59C9"/>
    <w:rsid w:val="007D5A24"/>
    <w:rsid w:val="007D5BEB"/>
    <w:rsid w:val="007D62E2"/>
    <w:rsid w:val="007D6FB3"/>
    <w:rsid w:val="007D7513"/>
    <w:rsid w:val="007D79F7"/>
    <w:rsid w:val="007E00C7"/>
    <w:rsid w:val="007E0116"/>
    <w:rsid w:val="007E06B7"/>
    <w:rsid w:val="007E07DC"/>
    <w:rsid w:val="007E0C08"/>
    <w:rsid w:val="007E1353"/>
    <w:rsid w:val="007E13EF"/>
    <w:rsid w:val="007E202C"/>
    <w:rsid w:val="007E2359"/>
    <w:rsid w:val="007E297B"/>
    <w:rsid w:val="007E2DF2"/>
    <w:rsid w:val="007E2EC7"/>
    <w:rsid w:val="007E3A39"/>
    <w:rsid w:val="007E3A95"/>
    <w:rsid w:val="007E3BBA"/>
    <w:rsid w:val="007E4ACB"/>
    <w:rsid w:val="007E4B50"/>
    <w:rsid w:val="007E4D67"/>
    <w:rsid w:val="007E5954"/>
    <w:rsid w:val="007E5DCA"/>
    <w:rsid w:val="007E5F9E"/>
    <w:rsid w:val="007E660A"/>
    <w:rsid w:val="007E79ED"/>
    <w:rsid w:val="007E7E4B"/>
    <w:rsid w:val="007E7E81"/>
    <w:rsid w:val="007F027E"/>
    <w:rsid w:val="007F0588"/>
    <w:rsid w:val="007F1A1F"/>
    <w:rsid w:val="007F2366"/>
    <w:rsid w:val="007F2B9E"/>
    <w:rsid w:val="007F3F3F"/>
    <w:rsid w:val="007F4C0B"/>
    <w:rsid w:val="007F5181"/>
    <w:rsid w:val="007F523C"/>
    <w:rsid w:val="007F656A"/>
    <w:rsid w:val="007F657F"/>
    <w:rsid w:val="007F6862"/>
    <w:rsid w:val="007F7218"/>
    <w:rsid w:val="007F7BBC"/>
    <w:rsid w:val="007F7FAA"/>
    <w:rsid w:val="0080075C"/>
    <w:rsid w:val="00800BA8"/>
    <w:rsid w:val="00800E6C"/>
    <w:rsid w:val="0080125B"/>
    <w:rsid w:val="0080134E"/>
    <w:rsid w:val="00801784"/>
    <w:rsid w:val="00802558"/>
    <w:rsid w:val="00802C8F"/>
    <w:rsid w:val="00803869"/>
    <w:rsid w:val="00803FD9"/>
    <w:rsid w:val="008043EB"/>
    <w:rsid w:val="008055A8"/>
    <w:rsid w:val="00805F93"/>
    <w:rsid w:val="00807499"/>
    <w:rsid w:val="008074A8"/>
    <w:rsid w:val="00807C7C"/>
    <w:rsid w:val="008107BF"/>
    <w:rsid w:val="00810A37"/>
    <w:rsid w:val="00810EA3"/>
    <w:rsid w:val="008117B5"/>
    <w:rsid w:val="00812009"/>
    <w:rsid w:val="008128FA"/>
    <w:rsid w:val="00812AA5"/>
    <w:rsid w:val="008132EA"/>
    <w:rsid w:val="00813BC4"/>
    <w:rsid w:val="00813EB7"/>
    <w:rsid w:val="0081433E"/>
    <w:rsid w:val="00814568"/>
    <w:rsid w:val="00814B44"/>
    <w:rsid w:val="00814F65"/>
    <w:rsid w:val="00815140"/>
    <w:rsid w:val="00815FAD"/>
    <w:rsid w:val="00817B26"/>
    <w:rsid w:val="00817C8E"/>
    <w:rsid w:val="00817D3D"/>
    <w:rsid w:val="0082028E"/>
    <w:rsid w:val="00820EC7"/>
    <w:rsid w:val="00821320"/>
    <w:rsid w:val="0082296E"/>
    <w:rsid w:val="00822FB5"/>
    <w:rsid w:val="00823215"/>
    <w:rsid w:val="0082459C"/>
    <w:rsid w:val="008254D3"/>
    <w:rsid w:val="00825A58"/>
    <w:rsid w:val="00825BA5"/>
    <w:rsid w:val="00825DE6"/>
    <w:rsid w:val="0082633E"/>
    <w:rsid w:val="008267BC"/>
    <w:rsid w:val="00826FEF"/>
    <w:rsid w:val="008271AA"/>
    <w:rsid w:val="0082789D"/>
    <w:rsid w:val="00827B28"/>
    <w:rsid w:val="00827E71"/>
    <w:rsid w:val="008294BE"/>
    <w:rsid w:val="0083011E"/>
    <w:rsid w:val="00830D4C"/>
    <w:rsid w:val="00831444"/>
    <w:rsid w:val="00831FAB"/>
    <w:rsid w:val="008324D7"/>
    <w:rsid w:val="00832C2C"/>
    <w:rsid w:val="008337CA"/>
    <w:rsid w:val="00834535"/>
    <w:rsid w:val="00834C52"/>
    <w:rsid w:val="008350E0"/>
    <w:rsid w:val="00835484"/>
    <w:rsid w:val="0083555F"/>
    <w:rsid w:val="008357AD"/>
    <w:rsid w:val="008359F7"/>
    <w:rsid w:val="00836093"/>
    <w:rsid w:val="0083781A"/>
    <w:rsid w:val="00837BB9"/>
    <w:rsid w:val="00840031"/>
    <w:rsid w:val="0084141A"/>
    <w:rsid w:val="008437A3"/>
    <w:rsid w:val="00843D6B"/>
    <w:rsid w:val="0084472B"/>
    <w:rsid w:val="00844F37"/>
    <w:rsid w:val="00845E74"/>
    <w:rsid w:val="008465EC"/>
    <w:rsid w:val="00846BD7"/>
    <w:rsid w:val="00847451"/>
    <w:rsid w:val="008478CF"/>
    <w:rsid w:val="00847E6F"/>
    <w:rsid w:val="00850953"/>
    <w:rsid w:val="00850F13"/>
    <w:rsid w:val="00851D53"/>
    <w:rsid w:val="00851F8D"/>
    <w:rsid w:val="008520F7"/>
    <w:rsid w:val="00852250"/>
    <w:rsid w:val="00852BB7"/>
    <w:rsid w:val="00853A93"/>
    <w:rsid w:val="00853B9A"/>
    <w:rsid w:val="008541AB"/>
    <w:rsid w:val="0085487D"/>
    <w:rsid w:val="0085492C"/>
    <w:rsid w:val="00854B6B"/>
    <w:rsid w:val="0085645B"/>
    <w:rsid w:val="00856A25"/>
    <w:rsid w:val="0085771E"/>
    <w:rsid w:val="00857B16"/>
    <w:rsid w:val="00862263"/>
    <w:rsid w:val="008645D1"/>
    <w:rsid w:val="0086482F"/>
    <w:rsid w:val="0086570B"/>
    <w:rsid w:val="00865CF0"/>
    <w:rsid w:val="00865F24"/>
    <w:rsid w:val="00867589"/>
    <w:rsid w:val="00867876"/>
    <w:rsid w:val="00867F14"/>
    <w:rsid w:val="00867F28"/>
    <w:rsid w:val="00867F8E"/>
    <w:rsid w:val="00870114"/>
    <w:rsid w:val="00871D8A"/>
    <w:rsid w:val="008725A0"/>
    <w:rsid w:val="008726C3"/>
    <w:rsid w:val="00872702"/>
    <w:rsid w:val="00873028"/>
    <w:rsid w:val="008731B4"/>
    <w:rsid w:val="00874122"/>
    <w:rsid w:val="0087452C"/>
    <w:rsid w:val="00874EF4"/>
    <w:rsid w:val="00875505"/>
    <w:rsid w:val="0087619D"/>
    <w:rsid w:val="008778AE"/>
    <w:rsid w:val="00880CC0"/>
    <w:rsid w:val="008813C8"/>
    <w:rsid w:val="00881453"/>
    <w:rsid w:val="008814DF"/>
    <w:rsid w:val="00881791"/>
    <w:rsid w:val="008819C3"/>
    <w:rsid w:val="00882841"/>
    <w:rsid w:val="0088307A"/>
    <w:rsid w:val="00883371"/>
    <w:rsid w:val="00883BF7"/>
    <w:rsid w:val="00884099"/>
    <w:rsid w:val="0088446C"/>
    <w:rsid w:val="008846B6"/>
    <w:rsid w:val="008848B1"/>
    <w:rsid w:val="00884DEF"/>
    <w:rsid w:val="008852F4"/>
    <w:rsid w:val="00886636"/>
    <w:rsid w:val="00887EE4"/>
    <w:rsid w:val="00887EE8"/>
    <w:rsid w:val="0089012C"/>
    <w:rsid w:val="008903E2"/>
    <w:rsid w:val="008909A2"/>
    <w:rsid w:val="00891158"/>
    <w:rsid w:val="00893C52"/>
    <w:rsid w:val="00893FE0"/>
    <w:rsid w:val="00894B19"/>
    <w:rsid w:val="00895C48"/>
    <w:rsid w:val="00896489"/>
    <w:rsid w:val="00897087"/>
    <w:rsid w:val="008972B3"/>
    <w:rsid w:val="00897AAE"/>
    <w:rsid w:val="008A0417"/>
    <w:rsid w:val="008A0746"/>
    <w:rsid w:val="008A09C9"/>
    <w:rsid w:val="008A1627"/>
    <w:rsid w:val="008A26D2"/>
    <w:rsid w:val="008A2710"/>
    <w:rsid w:val="008A2732"/>
    <w:rsid w:val="008A28D5"/>
    <w:rsid w:val="008A2D08"/>
    <w:rsid w:val="008A30D7"/>
    <w:rsid w:val="008A38A3"/>
    <w:rsid w:val="008A3DB3"/>
    <w:rsid w:val="008A584F"/>
    <w:rsid w:val="008A5AA8"/>
    <w:rsid w:val="008A6090"/>
    <w:rsid w:val="008A6794"/>
    <w:rsid w:val="008A6C98"/>
    <w:rsid w:val="008A6E1A"/>
    <w:rsid w:val="008A6E9B"/>
    <w:rsid w:val="008A76AB"/>
    <w:rsid w:val="008A788F"/>
    <w:rsid w:val="008B0120"/>
    <w:rsid w:val="008B0BD8"/>
    <w:rsid w:val="008B1715"/>
    <w:rsid w:val="008B1D75"/>
    <w:rsid w:val="008B2DA6"/>
    <w:rsid w:val="008B4483"/>
    <w:rsid w:val="008B4675"/>
    <w:rsid w:val="008B5A37"/>
    <w:rsid w:val="008B6B12"/>
    <w:rsid w:val="008B6BA2"/>
    <w:rsid w:val="008B6EDA"/>
    <w:rsid w:val="008B7525"/>
    <w:rsid w:val="008B7A96"/>
    <w:rsid w:val="008B7E6E"/>
    <w:rsid w:val="008B7EC7"/>
    <w:rsid w:val="008C041D"/>
    <w:rsid w:val="008C066C"/>
    <w:rsid w:val="008C0987"/>
    <w:rsid w:val="008C27A3"/>
    <w:rsid w:val="008C289F"/>
    <w:rsid w:val="008C2D4A"/>
    <w:rsid w:val="008C3BF6"/>
    <w:rsid w:val="008C3CF3"/>
    <w:rsid w:val="008C3D84"/>
    <w:rsid w:val="008C3FAE"/>
    <w:rsid w:val="008C54CE"/>
    <w:rsid w:val="008C5A26"/>
    <w:rsid w:val="008C6290"/>
    <w:rsid w:val="008C67CA"/>
    <w:rsid w:val="008C722F"/>
    <w:rsid w:val="008C7788"/>
    <w:rsid w:val="008C7A0F"/>
    <w:rsid w:val="008C7B03"/>
    <w:rsid w:val="008D00F9"/>
    <w:rsid w:val="008D1732"/>
    <w:rsid w:val="008D1734"/>
    <w:rsid w:val="008D262F"/>
    <w:rsid w:val="008D271D"/>
    <w:rsid w:val="008D2CA7"/>
    <w:rsid w:val="008D2EAE"/>
    <w:rsid w:val="008D3B14"/>
    <w:rsid w:val="008D536F"/>
    <w:rsid w:val="008D59FF"/>
    <w:rsid w:val="008D5FF2"/>
    <w:rsid w:val="008D63EE"/>
    <w:rsid w:val="008D7178"/>
    <w:rsid w:val="008D7620"/>
    <w:rsid w:val="008D770E"/>
    <w:rsid w:val="008D7E7C"/>
    <w:rsid w:val="008E0D1D"/>
    <w:rsid w:val="008E1671"/>
    <w:rsid w:val="008E1C16"/>
    <w:rsid w:val="008E24FB"/>
    <w:rsid w:val="008E3812"/>
    <w:rsid w:val="008E3FBC"/>
    <w:rsid w:val="008E46C8"/>
    <w:rsid w:val="008E5098"/>
    <w:rsid w:val="008E53DA"/>
    <w:rsid w:val="008E596F"/>
    <w:rsid w:val="008E6B4C"/>
    <w:rsid w:val="008E6C18"/>
    <w:rsid w:val="008E6CBE"/>
    <w:rsid w:val="008E7714"/>
    <w:rsid w:val="008E7F47"/>
    <w:rsid w:val="008F0674"/>
    <w:rsid w:val="008F0E42"/>
    <w:rsid w:val="008F20EC"/>
    <w:rsid w:val="008F4177"/>
    <w:rsid w:val="008F4529"/>
    <w:rsid w:val="008F4B20"/>
    <w:rsid w:val="008F4DD9"/>
    <w:rsid w:val="008F5687"/>
    <w:rsid w:val="008F5CC5"/>
    <w:rsid w:val="008F5CF6"/>
    <w:rsid w:val="008F6419"/>
    <w:rsid w:val="008F68D0"/>
    <w:rsid w:val="008F75E6"/>
    <w:rsid w:val="008F76F3"/>
    <w:rsid w:val="008F7EFA"/>
    <w:rsid w:val="009015A3"/>
    <w:rsid w:val="009019B9"/>
    <w:rsid w:val="00901F52"/>
    <w:rsid w:val="00902668"/>
    <w:rsid w:val="00903035"/>
    <w:rsid w:val="0090357B"/>
    <w:rsid w:val="0090364A"/>
    <w:rsid w:val="00904CC7"/>
    <w:rsid w:val="00906C56"/>
    <w:rsid w:val="00906D35"/>
    <w:rsid w:val="00906EFF"/>
    <w:rsid w:val="0090720F"/>
    <w:rsid w:val="00907770"/>
    <w:rsid w:val="00907C0D"/>
    <w:rsid w:val="00910CA9"/>
    <w:rsid w:val="00910EC8"/>
    <w:rsid w:val="00912119"/>
    <w:rsid w:val="0091280A"/>
    <w:rsid w:val="009129F4"/>
    <w:rsid w:val="00912DAA"/>
    <w:rsid w:val="009134B6"/>
    <w:rsid w:val="00913E78"/>
    <w:rsid w:val="0091414A"/>
    <w:rsid w:val="009149FD"/>
    <w:rsid w:val="00914F61"/>
    <w:rsid w:val="00915C6E"/>
    <w:rsid w:val="00916E1B"/>
    <w:rsid w:val="0091739F"/>
    <w:rsid w:val="009176F2"/>
    <w:rsid w:val="00917EC8"/>
    <w:rsid w:val="00920086"/>
    <w:rsid w:val="009202BF"/>
    <w:rsid w:val="0092095E"/>
    <w:rsid w:val="00921248"/>
    <w:rsid w:val="00921E1F"/>
    <w:rsid w:val="0092396A"/>
    <w:rsid w:val="009239A9"/>
    <w:rsid w:val="00923AC4"/>
    <w:rsid w:val="00923BED"/>
    <w:rsid w:val="00924039"/>
    <w:rsid w:val="009244E5"/>
    <w:rsid w:val="00925213"/>
    <w:rsid w:val="00926E65"/>
    <w:rsid w:val="00927159"/>
    <w:rsid w:val="00927B1D"/>
    <w:rsid w:val="0093043F"/>
    <w:rsid w:val="00930DF5"/>
    <w:rsid w:val="00931028"/>
    <w:rsid w:val="00933232"/>
    <w:rsid w:val="0093366A"/>
    <w:rsid w:val="009336BF"/>
    <w:rsid w:val="00933AFC"/>
    <w:rsid w:val="0093419D"/>
    <w:rsid w:val="0093569E"/>
    <w:rsid w:val="00935ED9"/>
    <w:rsid w:val="009373E6"/>
    <w:rsid w:val="009406F5"/>
    <w:rsid w:val="00940C20"/>
    <w:rsid w:val="00940E10"/>
    <w:rsid w:val="00940FD4"/>
    <w:rsid w:val="009419A3"/>
    <w:rsid w:val="00941A81"/>
    <w:rsid w:val="00941D41"/>
    <w:rsid w:val="009426AF"/>
    <w:rsid w:val="00942F50"/>
    <w:rsid w:val="0094344C"/>
    <w:rsid w:val="009434AD"/>
    <w:rsid w:val="00943AB4"/>
    <w:rsid w:val="0094402D"/>
    <w:rsid w:val="0094420D"/>
    <w:rsid w:val="009448E6"/>
    <w:rsid w:val="00944AB1"/>
    <w:rsid w:val="009453BC"/>
    <w:rsid w:val="0094543E"/>
    <w:rsid w:val="00945691"/>
    <w:rsid w:val="00945A73"/>
    <w:rsid w:val="0094695F"/>
    <w:rsid w:val="00947D94"/>
    <w:rsid w:val="00950145"/>
    <w:rsid w:val="009502DF"/>
    <w:rsid w:val="009505D7"/>
    <w:rsid w:val="00950E35"/>
    <w:rsid w:val="00951CC9"/>
    <w:rsid w:val="009525C4"/>
    <w:rsid w:val="00952A6A"/>
    <w:rsid w:val="00952BA4"/>
    <w:rsid w:val="00953324"/>
    <w:rsid w:val="00953616"/>
    <w:rsid w:val="0095382A"/>
    <w:rsid w:val="00954130"/>
    <w:rsid w:val="00954F9B"/>
    <w:rsid w:val="00956C3B"/>
    <w:rsid w:val="009573B8"/>
    <w:rsid w:val="00957793"/>
    <w:rsid w:val="00957838"/>
    <w:rsid w:val="009606FB"/>
    <w:rsid w:val="00960A7A"/>
    <w:rsid w:val="009613F0"/>
    <w:rsid w:val="00961501"/>
    <w:rsid w:val="00961A17"/>
    <w:rsid w:val="00961A72"/>
    <w:rsid w:val="00961E02"/>
    <w:rsid w:val="00963995"/>
    <w:rsid w:val="009646D6"/>
    <w:rsid w:val="0096527C"/>
    <w:rsid w:val="009655AA"/>
    <w:rsid w:val="00965E89"/>
    <w:rsid w:val="00966787"/>
    <w:rsid w:val="009673C5"/>
    <w:rsid w:val="00971489"/>
    <w:rsid w:val="00971DBC"/>
    <w:rsid w:val="00972C7A"/>
    <w:rsid w:val="00972CD0"/>
    <w:rsid w:val="009731AC"/>
    <w:rsid w:val="009732CE"/>
    <w:rsid w:val="0097354C"/>
    <w:rsid w:val="009735D5"/>
    <w:rsid w:val="00973B7A"/>
    <w:rsid w:val="00974906"/>
    <w:rsid w:val="00974FD5"/>
    <w:rsid w:val="00975044"/>
    <w:rsid w:val="009750FD"/>
    <w:rsid w:val="009753DC"/>
    <w:rsid w:val="00976574"/>
    <w:rsid w:val="00976914"/>
    <w:rsid w:val="009801AD"/>
    <w:rsid w:val="0098256E"/>
    <w:rsid w:val="00982640"/>
    <w:rsid w:val="0098375C"/>
    <w:rsid w:val="00983CF9"/>
    <w:rsid w:val="0098453B"/>
    <w:rsid w:val="00984DAA"/>
    <w:rsid w:val="00984E41"/>
    <w:rsid w:val="00984ECB"/>
    <w:rsid w:val="00985939"/>
    <w:rsid w:val="00985B9E"/>
    <w:rsid w:val="0098600B"/>
    <w:rsid w:val="00986C9D"/>
    <w:rsid w:val="00987877"/>
    <w:rsid w:val="00987B1A"/>
    <w:rsid w:val="00987CC6"/>
    <w:rsid w:val="00993004"/>
    <w:rsid w:val="009930A3"/>
    <w:rsid w:val="009936BD"/>
    <w:rsid w:val="00993EBB"/>
    <w:rsid w:val="009949F9"/>
    <w:rsid w:val="00994BD4"/>
    <w:rsid w:val="009952AA"/>
    <w:rsid w:val="009956B1"/>
    <w:rsid w:val="00995EE0"/>
    <w:rsid w:val="009963D8"/>
    <w:rsid w:val="0099697A"/>
    <w:rsid w:val="009971CF"/>
    <w:rsid w:val="0099720B"/>
    <w:rsid w:val="00997495"/>
    <w:rsid w:val="00997A36"/>
    <w:rsid w:val="00997DBA"/>
    <w:rsid w:val="009A00A9"/>
    <w:rsid w:val="009A0578"/>
    <w:rsid w:val="009A076B"/>
    <w:rsid w:val="009A07BE"/>
    <w:rsid w:val="009A0CD8"/>
    <w:rsid w:val="009A15D1"/>
    <w:rsid w:val="009A1A77"/>
    <w:rsid w:val="009A2A5A"/>
    <w:rsid w:val="009A30E8"/>
    <w:rsid w:val="009A3266"/>
    <w:rsid w:val="009A39BB"/>
    <w:rsid w:val="009A3D75"/>
    <w:rsid w:val="009A40D1"/>
    <w:rsid w:val="009A4F37"/>
    <w:rsid w:val="009A5ADF"/>
    <w:rsid w:val="009A62A6"/>
    <w:rsid w:val="009A716E"/>
    <w:rsid w:val="009A730C"/>
    <w:rsid w:val="009A78F4"/>
    <w:rsid w:val="009B03D0"/>
    <w:rsid w:val="009B06E2"/>
    <w:rsid w:val="009B10E9"/>
    <w:rsid w:val="009B15F0"/>
    <w:rsid w:val="009B177A"/>
    <w:rsid w:val="009B17D3"/>
    <w:rsid w:val="009B1A25"/>
    <w:rsid w:val="009B1AA9"/>
    <w:rsid w:val="009B2FD1"/>
    <w:rsid w:val="009B3794"/>
    <w:rsid w:val="009B4BAB"/>
    <w:rsid w:val="009B53F9"/>
    <w:rsid w:val="009B5778"/>
    <w:rsid w:val="009B57B1"/>
    <w:rsid w:val="009B5A18"/>
    <w:rsid w:val="009B6708"/>
    <w:rsid w:val="009B6E42"/>
    <w:rsid w:val="009B72BD"/>
    <w:rsid w:val="009B7531"/>
    <w:rsid w:val="009B793C"/>
    <w:rsid w:val="009B7979"/>
    <w:rsid w:val="009B7C26"/>
    <w:rsid w:val="009C01F0"/>
    <w:rsid w:val="009C08C0"/>
    <w:rsid w:val="009C08CA"/>
    <w:rsid w:val="009C0988"/>
    <w:rsid w:val="009C0DDA"/>
    <w:rsid w:val="009C2CD8"/>
    <w:rsid w:val="009C326B"/>
    <w:rsid w:val="009C35B8"/>
    <w:rsid w:val="009C3A2C"/>
    <w:rsid w:val="009C3C34"/>
    <w:rsid w:val="009C482E"/>
    <w:rsid w:val="009C50B2"/>
    <w:rsid w:val="009C65BC"/>
    <w:rsid w:val="009C65EA"/>
    <w:rsid w:val="009C670E"/>
    <w:rsid w:val="009C73F6"/>
    <w:rsid w:val="009D00A3"/>
    <w:rsid w:val="009D02E8"/>
    <w:rsid w:val="009D09BB"/>
    <w:rsid w:val="009D1690"/>
    <w:rsid w:val="009D1D55"/>
    <w:rsid w:val="009D220C"/>
    <w:rsid w:val="009D2377"/>
    <w:rsid w:val="009D2559"/>
    <w:rsid w:val="009D38E8"/>
    <w:rsid w:val="009D45B4"/>
    <w:rsid w:val="009D4D8E"/>
    <w:rsid w:val="009D4E80"/>
    <w:rsid w:val="009D5056"/>
    <w:rsid w:val="009D59C1"/>
    <w:rsid w:val="009D5DE8"/>
    <w:rsid w:val="009D5ED1"/>
    <w:rsid w:val="009D6AAC"/>
    <w:rsid w:val="009D7B51"/>
    <w:rsid w:val="009D8C48"/>
    <w:rsid w:val="009E1851"/>
    <w:rsid w:val="009E2033"/>
    <w:rsid w:val="009E311C"/>
    <w:rsid w:val="009E3511"/>
    <w:rsid w:val="009E3EDE"/>
    <w:rsid w:val="009E43F6"/>
    <w:rsid w:val="009E552E"/>
    <w:rsid w:val="009E5E1E"/>
    <w:rsid w:val="009E6022"/>
    <w:rsid w:val="009F0488"/>
    <w:rsid w:val="009F0870"/>
    <w:rsid w:val="009F0B3D"/>
    <w:rsid w:val="009F0E12"/>
    <w:rsid w:val="009F0E2B"/>
    <w:rsid w:val="009F1C35"/>
    <w:rsid w:val="009F2024"/>
    <w:rsid w:val="009F2962"/>
    <w:rsid w:val="009F308C"/>
    <w:rsid w:val="009F3155"/>
    <w:rsid w:val="009F34BD"/>
    <w:rsid w:val="009F39F4"/>
    <w:rsid w:val="009F4304"/>
    <w:rsid w:val="009F4325"/>
    <w:rsid w:val="009F43A1"/>
    <w:rsid w:val="009F530E"/>
    <w:rsid w:val="009F6123"/>
    <w:rsid w:val="009F6F52"/>
    <w:rsid w:val="009F7157"/>
    <w:rsid w:val="009F79AE"/>
    <w:rsid w:val="00A005FC"/>
    <w:rsid w:val="00A02388"/>
    <w:rsid w:val="00A029E5"/>
    <w:rsid w:val="00A030A1"/>
    <w:rsid w:val="00A036D0"/>
    <w:rsid w:val="00A0385F"/>
    <w:rsid w:val="00A03903"/>
    <w:rsid w:val="00A05090"/>
    <w:rsid w:val="00A05918"/>
    <w:rsid w:val="00A05C52"/>
    <w:rsid w:val="00A05D74"/>
    <w:rsid w:val="00A064B3"/>
    <w:rsid w:val="00A06CA5"/>
    <w:rsid w:val="00A07552"/>
    <w:rsid w:val="00A100A3"/>
    <w:rsid w:val="00A1023E"/>
    <w:rsid w:val="00A10358"/>
    <w:rsid w:val="00A10B07"/>
    <w:rsid w:val="00A10DFD"/>
    <w:rsid w:val="00A10E58"/>
    <w:rsid w:val="00A11C52"/>
    <w:rsid w:val="00A11C89"/>
    <w:rsid w:val="00A12435"/>
    <w:rsid w:val="00A12EAA"/>
    <w:rsid w:val="00A12EF6"/>
    <w:rsid w:val="00A13295"/>
    <w:rsid w:val="00A1371A"/>
    <w:rsid w:val="00A1438C"/>
    <w:rsid w:val="00A14766"/>
    <w:rsid w:val="00A15349"/>
    <w:rsid w:val="00A16579"/>
    <w:rsid w:val="00A1684B"/>
    <w:rsid w:val="00A17437"/>
    <w:rsid w:val="00A17F32"/>
    <w:rsid w:val="00A2072A"/>
    <w:rsid w:val="00A20C03"/>
    <w:rsid w:val="00A20DC9"/>
    <w:rsid w:val="00A2165B"/>
    <w:rsid w:val="00A21765"/>
    <w:rsid w:val="00A21CDD"/>
    <w:rsid w:val="00A21D8E"/>
    <w:rsid w:val="00A21F2A"/>
    <w:rsid w:val="00A22DC4"/>
    <w:rsid w:val="00A22FEC"/>
    <w:rsid w:val="00A2372B"/>
    <w:rsid w:val="00A23F0D"/>
    <w:rsid w:val="00A244D6"/>
    <w:rsid w:val="00A245C5"/>
    <w:rsid w:val="00A24610"/>
    <w:rsid w:val="00A2474B"/>
    <w:rsid w:val="00A24BEE"/>
    <w:rsid w:val="00A25620"/>
    <w:rsid w:val="00A25813"/>
    <w:rsid w:val="00A25B8A"/>
    <w:rsid w:val="00A26187"/>
    <w:rsid w:val="00A3029D"/>
    <w:rsid w:val="00A30383"/>
    <w:rsid w:val="00A30A26"/>
    <w:rsid w:val="00A30FE4"/>
    <w:rsid w:val="00A31115"/>
    <w:rsid w:val="00A312F8"/>
    <w:rsid w:val="00A31613"/>
    <w:rsid w:val="00A32D2C"/>
    <w:rsid w:val="00A34292"/>
    <w:rsid w:val="00A34B57"/>
    <w:rsid w:val="00A34BB3"/>
    <w:rsid w:val="00A34DF9"/>
    <w:rsid w:val="00A34FFF"/>
    <w:rsid w:val="00A3631B"/>
    <w:rsid w:val="00A36615"/>
    <w:rsid w:val="00A37757"/>
    <w:rsid w:val="00A37868"/>
    <w:rsid w:val="00A37FE9"/>
    <w:rsid w:val="00A4143C"/>
    <w:rsid w:val="00A419D3"/>
    <w:rsid w:val="00A41AC6"/>
    <w:rsid w:val="00A42B05"/>
    <w:rsid w:val="00A43028"/>
    <w:rsid w:val="00A43457"/>
    <w:rsid w:val="00A43613"/>
    <w:rsid w:val="00A444E9"/>
    <w:rsid w:val="00A44843"/>
    <w:rsid w:val="00A44E04"/>
    <w:rsid w:val="00A44FEF"/>
    <w:rsid w:val="00A453B2"/>
    <w:rsid w:val="00A45A05"/>
    <w:rsid w:val="00A46633"/>
    <w:rsid w:val="00A46EA9"/>
    <w:rsid w:val="00A4793D"/>
    <w:rsid w:val="00A47C26"/>
    <w:rsid w:val="00A47D78"/>
    <w:rsid w:val="00A47D8B"/>
    <w:rsid w:val="00A501C6"/>
    <w:rsid w:val="00A503D8"/>
    <w:rsid w:val="00A50EFA"/>
    <w:rsid w:val="00A51556"/>
    <w:rsid w:val="00A51CB0"/>
    <w:rsid w:val="00A52DA7"/>
    <w:rsid w:val="00A52DAC"/>
    <w:rsid w:val="00A53677"/>
    <w:rsid w:val="00A537FE"/>
    <w:rsid w:val="00A53E9F"/>
    <w:rsid w:val="00A544D0"/>
    <w:rsid w:val="00A54D5B"/>
    <w:rsid w:val="00A55218"/>
    <w:rsid w:val="00A55D21"/>
    <w:rsid w:val="00A57328"/>
    <w:rsid w:val="00A5748E"/>
    <w:rsid w:val="00A6140F"/>
    <w:rsid w:val="00A61CD0"/>
    <w:rsid w:val="00A620BE"/>
    <w:rsid w:val="00A62FEB"/>
    <w:rsid w:val="00A64111"/>
    <w:rsid w:val="00A64321"/>
    <w:rsid w:val="00A64C16"/>
    <w:rsid w:val="00A64DEC"/>
    <w:rsid w:val="00A64FF6"/>
    <w:rsid w:val="00A65058"/>
    <w:rsid w:val="00A656C6"/>
    <w:rsid w:val="00A65A24"/>
    <w:rsid w:val="00A665F0"/>
    <w:rsid w:val="00A66EFB"/>
    <w:rsid w:val="00A67656"/>
    <w:rsid w:val="00A67919"/>
    <w:rsid w:val="00A70BB8"/>
    <w:rsid w:val="00A710E5"/>
    <w:rsid w:val="00A714D2"/>
    <w:rsid w:val="00A726C0"/>
    <w:rsid w:val="00A73CCC"/>
    <w:rsid w:val="00A744FF"/>
    <w:rsid w:val="00A74845"/>
    <w:rsid w:val="00A75440"/>
    <w:rsid w:val="00A759BE"/>
    <w:rsid w:val="00A75F97"/>
    <w:rsid w:val="00A80332"/>
    <w:rsid w:val="00A805C2"/>
    <w:rsid w:val="00A81174"/>
    <w:rsid w:val="00A81F59"/>
    <w:rsid w:val="00A8249C"/>
    <w:rsid w:val="00A82754"/>
    <w:rsid w:val="00A82F98"/>
    <w:rsid w:val="00A83102"/>
    <w:rsid w:val="00A836CA"/>
    <w:rsid w:val="00A84C7A"/>
    <w:rsid w:val="00A84F26"/>
    <w:rsid w:val="00A85181"/>
    <w:rsid w:val="00A85303"/>
    <w:rsid w:val="00A85683"/>
    <w:rsid w:val="00A85717"/>
    <w:rsid w:val="00A85EAD"/>
    <w:rsid w:val="00A85F5E"/>
    <w:rsid w:val="00A861BD"/>
    <w:rsid w:val="00A86F0A"/>
    <w:rsid w:val="00A871BE"/>
    <w:rsid w:val="00A875CB"/>
    <w:rsid w:val="00A90E30"/>
    <w:rsid w:val="00A9121E"/>
    <w:rsid w:val="00A918A3"/>
    <w:rsid w:val="00A93679"/>
    <w:rsid w:val="00A93C44"/>
    <w:rsid w:val="00A9446B"/>
    <w:rsid w:val="00A9463D"/>
    <w:rsid w:val="00A9466E"/>
    <w:rsid w:val="00A95183"/>
    <w:rsid w:val="00A95FF7"/>
    <w:rsid w:val="00A96027"/>
    <w:rsid w:val="00AA0BEB"/>
    <w:rsid w:val="00AA0F11"/>
    <w:rsid w:val="00AA136E"/>
    <w:rsid w:val="00AA25F2"/>
    <w:rsid w:val="00AA2D25"/>
    <w:rsid w:val="00AA5DC9"/>
    <w:rsid w:val="00AA613F"/>
    <w:rsid w:val="00AA6EBF"/>
    <w:rsid w:val="00AA71E6"/>
    <w:rsid w:val="00AA7550"/>
    <w:rsid w:val="00AA765C"/>
    <w:rsid w:val="00AB179B"/>
    <w:rsid w:val="00AB1DDC"/>
    <w:rsid w:val="00AB2643"/>
    <w:rsid w:val="00AB3163"/>
    <w:rsid w:val="00AB37FD"/>
    <w:rsid w:val="00AB3D38"/>
    <w:rsid w:val="00AB501E"/>
    <w:rsid w:val="00AB540A"/>
    <w:rsid w:val="00AB5838"/>
    <w:rsid w:val="00AB7830"/>
    <w:rsid w:val="00AB786A"/>
    <w:rsid w:val="00AC078F"/>
    <w:rsid w:val="00AC1025"/>
    <w:rsid w:val="00AC1ED6"/>
    <w:rsid w:val="00AC2161"/>
    <w:rsid w:val="00AC218C"/>
    <w:rsid w:val="00AC2193"/>
    <w:rsid w:val="00AC2B75"/>
    <w:rsid w:val="00AC2BED"/>
    <w:rsid w:val="00AC2F31"/>
    <w:rsid w:val="00AC360F"/>
    <w:rsid w:val="00AC36F5"/>
    <w:rsid w:val="00AC3EA5"/>
    <w:rsid w:val="00AC4C08"/>
    <w:rsid w:val="00AC4CC9"/>
    <w:rsid w:val="00AC4E18"/>
    <w:rsid w:val="00AC4F88"/>
    <w:rsid w:val="00AC6DA4"/>
    <w:rsid w:val="00AD00E6"/>
    <w:rsid w:val="00AD06C2"/>
    <w:rsid w:val="00AD0BB0"/>
    <w:rsid w:val="00AD1963"/>
    <w:rsid w:val="00AD1EB4"/>
    <w:rsid w:val="00AD25F1"/>
    <w:rsid w:val="00AD3127"/>
    <w:rsid w:val="00AD3B6C"/>
    <w:rsid w:val="00AD3FAE"/>
    <w:rsid w:val="00AD4963"/>
    <w:rsid w:val="00AD4AE3"/>
    <w:rsid w:val="00AD4AF3"/>
    <w:rsid w:val="00AD52EE"/>
    <w:rsid w:val="00AD5549"/>
    <w:rsid w:val="00AD6323"/>
    <w:rsid w:val="00AD662C"/>
    <w:rsid w:val="00AD69EE"/>
    <w:rsid w:val="00AD7170"/>
    <w:rsid w:val="00AD72E2"/>
    <w:rsid w:val="00AE01DC"/>
    <w:rsid w:val="00AE1527"/>
    <w:rsid w:val="00AE1B5E"/>
    <w:rsid w:val="00AE1DE6"/>
    <w:rsid w:val="00AE2780"/>
    <w:rsid w:val="00AE32C4"/>
    <w:rsid w:val="00AE342D"/>
    <w:rsid w:val="00AE3745"/>
    <w:rsid w:val="00AE38F3"/>
    <w:rsid w:val="00AE40AB"/>
    <w:rsid w:val="00AE4F70"/>
    <w:rsid w:val="00AE5789"/>
    <w:rsid w:val="00AE5B97"/>
    <w:rsid w:val="00AE60D1"/>
    <w:rsid w:val="00AE682B"/>
    <w:rsid w:val="00AE6F76"/>
    <w:rsid w:val="00AE7465"/>
    <w:rsid w:val="00AE7473"/>
    <w:rsid w:val="00AE76E5"/>
    <w:rsid w:val="00AE7CE5"/>
    <w:rsid w:val="00AF0A3F"/>
    <w:rsid w:val="00AF0D8C"/>
    <w:rsid w:val="00AF1296"/>
    <w:rsid w:val="00AF150E"/>
    <w:rsid w:val="00AF1B7C"/>
    <w:rsid w:val="00AF2152"/>
    <w:rsid w:val="00AF2425"/>
    <w:rsid w:val="00AF2578"/>
    <w:rsid w:val="00AF2D2F"/>
    <w:rsid w:val="00AF35FD"/>
    <w:rsid w:val="00AF3953"/>
    <w:rsid w:val="00AF3C0F"/>
    <w:rsid w:val="00AF3CFA"/>
    <w:rsid w:val="00AF3E3A"/>
    <w:rsid w:val="00AF3FCF"/>
    <w:rsid w:val="00AF4909"/>
    <w:rsid w:val="00AF5B82"/>
    <w:rsid w:val="00AF5F8B"/>
    <w:rsid w:val="00AF6558"/>
    <w:rsid w:val="00AF75C3"/>
    <w:rsid w:val="00AF7A3D"/>
    <w:rsid w:val="00AF7CE0"/>
    <w:rsid w:val="00B00406"/>
    <w:rsid w:val="00B012BE"/>
    <w:rsid w:val="00B02183"/>
    <w:rsid w:val="00B031AD"/>
    <w:rsid w:val="00B03675"/>
    <w:rsid w:val="00B04233"/>
    <w:rsid w:val="00B042F2"/>
    <w:rsid w:val="00B06106"/>
    <w:rsid w:val="00B06D1D"/>
    <w:rsid w:val="00B0741D"/>
    <w:rsid w:val="00B07D33"/>
    <w:rsid w:val="00B103AB"/>
    <w:rsid w:val="00B108FC"/>
    <w:rsid w:val="00B10F7F"/>
    <w:rsid w:val="00B1117F"/>
    <w:rsid w:val="00B11374"/>
    <w:rsid w:val="00B122E6"/>
    <w:rsid w:val="00B12F28"/>
    <w:rsid w:val="00B1312E"/>
    <w:rsid w:val="00B13922"/>
    <w:rsid w:val="00B13E21"/>
    <w:rsid w:val="00B14EB0"/>
    <w:rsid w:val="00B1509B"/>
    <w:rsid w:val="00B16374"/>
    <w:rsid w:val="00B169B8"/>
    <w:rsid w:val="00B174D1"/>
    <w:rsid w:val="00B201A6"/>
    <w:rsid w:val="00B20FB3"/>
    <w:rsid w:val="00B218DA"/>
    <w:rsid w:val="00B22387"/>
    <w:rsid w:val="00B22BA6"/>
    <w:rsid w:val="00B23D6C"/>
    <w:rsid w:val="00B244C3"/>
    <w:rsid w:val="00B2465B"/>
    <w:rsid w:val="00B24783"/>
    <w:rsid w:val="00B26325"/>
    <w:rsid w:val="00B26AE4"/>
    <w:rsid w:val="00B26B9D"/>
    <w:rsid w:val="00B26E50"/>
    <w:rsid w:val="00B27C86"/>
    <w:rsid w:val="00B27DC2"/>
    <w:rsid w:val="00B314B2"/>
    <w:rsid w:val="00B319E4"/>
    <w:rsid w:val="00B3269F"/>
    <w:rsid w:val="00B32D29"/>
    <w:rsid w:val="00B33525"/>
    <w:rsid w:val="00B337FC"/>
    <w:rsid w:val="00B3383A"/>
    <w:rsid w:val="00B33D88"/>
    <w:rsid w:val="00B3442B"/>
    <w:rsid w:val="00B357C4"/>
    <w:rsid w:val="00B3695F"/>
    <w:rsid w:val="00B37552"/>
    <w:rsid w:val="00B37607"/>
    <w:rsid w:val="00B401F0"/>
    <w:rsid w:val="00B41E9F"/>
    <w:rsid w:val="00B42011"/>
    <w:rsid w:val="00B4218B"/>
    <w:rsid w:val="00B42785"/>
    <w:rsid w:val="00B42DD1"/>
    <w:rsid w:val="00B43A9A"/>
    <w:rsid w:val="00B4558C"/>
    <w:rsid w:val="00B47018"/>
    <w:rsid w:val="00B47D86"/>
    <w:rsid w:val="00B47F81"/>
    <w:rsid w:val="00B47F82"/>
    <w:rsid w:val="00B47FEB"/>
    <w:rsid w:val="00B509AE"/>
    <w:rsid w:val="00B52EA9"/>
    <w:rsid w:val="00B54A08"/>
    <w:rsid w:val="00B55618"/>
    <w:rsid w:val="00B57648"/>
    <w:rsid w:val="00B579D7"/>
    <w:rsid w:val="00B57E83"/>
    <w:rsid w:val="00B58EC4"/>
    <w:rsid w:val="00B60441"/>
    <w:rsid w:val="00B609F5"/>
    <w:rsid w:val="00B60B99"/>
    <w:rsid w:val="00B60E05"/>
    <w:rsid w:val="00B6166A"/>
    <w:rsid w:val="00B616B8"/>
    <w:rsid w:val="00B62058"/>
    <w:rsid w:val="00B62946"/>
    <w:rsid w:val="00B62AF2"/>
    <w:rsid w:val="00B64744"/>
    <w:rsid w:val="00B654D7"/>
    <w:rsid w:val="00B65535"/>
    <w:rsid w:val="00B67876"/>
    <w:rsid w:val="00B707E0"/>
    <w:rsid w:val="00B71BE8"/>
    <w:rsid w:val="00B72101"/>
    <w:rsid w:val="00B72758"/>
    <w:rsid w:val="00B72C7F"/>
    <w:rsid w:val="00B739D7"/>
    <w:rsid w:val="00B748DE"/>
    <w:rsid w:val="00B74EFB"/>
    <w:rsid w:val="00B752F8"/>
    <w:rsid w:val="00B7540B"/>
    <w:rsid w:val="00B76487"/>
    <w:rsid w:val="00B7674B"/>
    <w:rsid w:val="00B77072"/>
    <w:rsid w:val="00B77496"/>
    <w:rsid w:val="00B81A65"/>
    <w:rsid w:val="00B8224F"/>
    <w:rsid w:val="00B82343"/>
    <w:rsid w:val="00B8253B"/>
    <w:rsid w:val="00B82CB6"/>
    <w:rsid w:val="00B8372B"/>
    <w:rsid w:val="00B83976"/>
    <w:rsid w:val="00B84B94"/>
    <w:rsid w:val="00B85206"/>
    <w:rsid w:val="00B87BD5"/>
    <w:rsid w:val="00B87D85"/>
    <w:rsid w:val="00B9050A"/>
    <w:rsid w:val="00B9050E"/>
    <w:rsid w:val="00B90A39"/>
    <w:rsid w:val="00B912FE"/>
    <w:rsid w:val="00B91936"/>
    <w:rsid w:val="00B919F8"/>
    <w:rsid w:val="00B92009"/>
    <w:rsid w:val="00B924A4"/>
    <w:rsid w:val="00B9266E"/>
    <w:rsid w:val="00B9280F"/>
    <w:rsid w:val="00B92C0A"/>
    <w:rsid w:val="00B92DF4"/>
    <w:rsid w:val="00B93444"/>
    <w:rsid w:val="00B936C0"/>
    <w:rsid w:val="00B93F0C"/>
    <w:rsid w:val="00B944C6"/>
    <w:rsid w:val="00B945A9"/>
    <w:rsid w:val="00B949E8"/>
    <w:rsid w:val="00B94BD4"/>
    <w:rsid w:val="00B957CD"/>
    <w:rsid w:val="00B9580F"/>
    <w:rsid w:val="00B95EED"/>
    <w:rsid w:val="00B960ED"/>
    <w:rsid w:val="00B967AE"/>
    <w:rsid w:val="00B96CC2"/>
    <w:rsid w:val="00B97134"/>
    <w:rsid w:val="00BA0482"/>
    <w:rsid w:val="00BA1746"/>
    <w:rsid w:val="00BA204B"/>
    <w:rsid w:val="00BA2385"/>
    <w:rsid w:val="00BA2AB6"/>
    <w:rsid w:val="00BA33C5"/>
    <w:rsid w:val="00BA37A2"/>
    <w:rsid w:val="00BA3E5F"/>
    <w:rsid w:val="00BA4076"/>
    <w:rsid w:val="00BA4550"/>
    <w:rsid w:val="00BA4687"/>
    <w:rsid w:val="00BA4AB1"/>
    <w:rsid w:val="00BA51BB"/>
    <w:rsid w:val="00BA5B34"/>
    <w:rsid w:val="00BA6613"/>
    <w:rsid w:val="00BA739E"/>
    <w:rsid w:val="00BA7989"/>
    <w:rsid w:val="00BB033E"/>
    <w:rsid w:val="00BB06FE"/>
    <w:rsid w:val="00BB101F"/>
    <w:rsid w:val="00BB11A6"/>
    <w:rsid w:val="00BB11F7"/>
    <w:rsid w:val="00BB2413"/>
    <w:rsid w:val="00BB2518"/>
    <w:rsid w:val="00BB2AED"/>
    <w:rsid w:val="00BB2B6A"/>
    <w:rsid w:val="00BB3359"/>
    <w:rsid w:val="00BB36C5"/>
    <w:rsid w:val="00BB4830"/>
    <w:rsid w:val="00BB55F9"/>
    <w:rsid w:val="00BB5928"/>
    <w:rsid w:val="00BB5B8D"/>
    <w:rsid w:val="00BB6884"/>
    <w:rsid w:val="00BB781C"/>
    <w:rsid w:val="00BB7895"/>
    <w:rsid w:val="00BB7EA9"/>
    <w:rsid w:val="00BC06AF"/>
    <w:rsid w:val="00BC0B4B"/>
    <w:rsid w:val="00BC14BB"/>
    <w:rsid w:val="00BC15C4"/>
    <w:rsid w:val="00BC2B2C"/>
    <w:rsid w:val="00BC3541"/>
    <w:rsid w:val="00BC3548"/>
    <w:rsid w:val="00BC37AE"/>
    <w:rsid w:val="00BC3EB4"/>
    <w:rsid w:val="00BC50DF"/>
    <w:rsid w:val="00BC5574"/>
    <w:rsid w:val="00BC666C"/>
    <w:rsid w:val="00BC6896"/>
    <w:rsid w:val="00BC6A5D"/>
    <w:rsid w:val="00BC6BF8"/>
    <w:rsid w:val="00BC74DC"/>
    <w:rsid w:val="00BC75DA"/>
    <w:rsid w:val="00BC781C"/>
    <w:rsid w:val="00BD08A5"/>
    <w:rsid w:val="00BD09D1"/>
    <w:rsid w:val="00BD151B"/>
    <w:rsid w:val="00BD16F6"/>
    <w:rsid w:val="00BD16F7"/>
    <w:rsid w:val="00BD230E"/>
    <w:rsid w:val="00BD2C9E"/>
    <w:rsid w:val="00BD32C6"/>
    <w:rsid w:val="00BD33B0"/>
    <w:rsid w:val="00BD3439"/>
    <w:rsid w:val="00BD48FB"/>
    <w:rsid w:val="00BD4BF1"/>
    <w:rsid w:val="00BD4CB9"/>
    <w:rsid w:val="00BD50CC"/>
    <w:rsid w:val="00BD5219"/>
    <w:rsid w:val="00BD5322"/>
    <w:rsid w:val="00BD54DF"/>
    <w:rsid w:val="00BD5AD8"/>
    <w:rsid w:val="00BD5B73"/>
    <w:rsid w:val="00BD5E77"/>
    <w:rsid w:val="00BD6AF0"/>
    <w:rsid w:val="00BD6D55"/>
    <w:rsid w:val="00BD7190"/>
    <w:rsid w:val="00BE04D2"/>
    <w:rsid w:val="00BE078E"/>
    <w:rsid w:val="00BE07E2"/>
    <w:rsid w:val="00BE222C"/>
    <w:rsid w:val="00BE2750"/>
    <w:rsid w:val="00BE2CFE"/>
    <w:rsid w:val="00BE2F18"/>
    <w:rsid w:val="00BE2F62"/>
    <w:rsid w:val="00BE3A2A"/>
    <w:rsid w:val="00BE4997"/>
    <w:rsid w:val="00BE5586"/>
    <w:rsid w:val="00BE6357"/>
    <w:rsid w:val="00BE6C0E"/>
    <w:rsid w:val="00BE6F3C"/>
    <w:rsid w:val="00BE7303"/>
    <w:rsid w:val="00BE7E92"/>
    <w:rsid w:val="00BE7FDA"/>
    <w:rsid w:val="00BF0E63"/>
    <w:rsid w:val="00BF1C96"/>
    <w:rsid w:val="00BF3967"/>
    <w:rsid w:val="00BF3C4A"/>
    <w:rsid w:val="00BF4141"/>
    <w:rsid w:val="00BF4AB0"/>
    <w:rsid w:val="00BF4FDF"/>
    <w:rsid w:val="00BF54DC"/>
    <w:rsid w:val="00BF5E7B"/>
    <w:rsid w:val="00BF62C2"/>
    <w:rsid w:val="00BF742F"/>
    <w:rsid w:val="00C00E02"/>
    <w:rsid w:val="00C0215C"/>
    <w:rsid w:val="00C022AC"/>
    <w:rsid w:val="00C02313"/>
    <w:rsid w:val="00C02407"/>
    <w:rsid w:val="00C0291C"/>
    <w:rsid w:val="00C031F4"/>
    <w:rsid w:val="00C03B10"/>
    <w:rsid w:val="00C04E44"/>
    <w:rsid w:val="00C053F5"/>
    <w:rsid w:val="00C0577D"/>
    <w:rsid w:val="00C07672"/>
    <w:rsid w:val="00C07B8F"/>
    <w:rsid w:val="00C07C3F"/>
    <w:rsid w:val="00C07D9B"/>
    <w:rsid w:val="00C1001D"/>
    <w:rsid w:val="00C10C3D"/>
    <w:rsid w:val="00C11476"/>
    <w:rsid w:val="00C117D9"/>
    <w:rsid w:val="00C129D8"/>
    <w:rsid w:val="00C12C3E"/>
    <w:rsid w:val="00C12E01"/>
    <w:rsid w:val="00C13563"/>
    <w:rsid w:val="00C1365D"/>
    <w:rsid w:val="00C13886"/>
    <w:rsid w:val="00C13A04"/>
    <w:rsid w:val="00C13AA8"/>
    <w:rsid w:val="00C13D7D"/>
    <w:rsid w:val="00C13DC2"/>
    <w:rsid w:val="00C13EA8"/>
    <w:rsid w:val="00C1449C"/>
    <w:rsid w:val="00C14AFA"/>
    <w:rsid w:val="00C15117"/>
    <w:rsid w:val="00C1529C"/>
    <w:rsid w:val="00C15726"/>
    <w:rsid w:val="00C15BFF"/>
    <w:rsid w:val="00C16209"/>
    <w:rsid w:val="00C16387"/>
    <w:rsid w:val="00C17224"/>
    <w:rsid w:val="00C17C31"/>
    <w:rsid w:val="00C20548"/>
    <w:rsid w:val="00C20647"/>
    <w:rsid w:val="00C20D2C"/>
    <w:rsid w:val="00C2195E"/>
    <w:rsid w:val="00C23347"/>
    <w:rsid w:val="00C23358"/>
    <w:rsid w:val="00C233C3"/>
    <w:rsid w:val="00C235B2"/>
    <w:rsid w:val="00C25090"/>
    <w:rsid w:val="00C250B8"/>
    <w:rsid w:val="00C2547F"/>
    <w:rsid w:val="00C2559E"/>
    <w:rsid w:val="00C25F3D"/>
    <w:rsid w:val="00C26C8E"/>
    <w:rsid w:val="00C27769"/>
    <w:rsid w:val="00C27803"/>
    <w:rsid w:val="00C27CBD"/>
    <w:rsid w:val="00C27EAC"/>
    <w:rsid w:val="00C30320"/>
    <w:rsid w:val="00C305D3"/>
    <w:rsid w:val="00C30AB6"/>
    <w:rsid w:val="00C3157E"/>
    <w:rsid w:val="00C31AA5"/>
    <w:rsid w:val="00C32EE0"/>
    <w:rsid w:val="00C33430"/>
    <w:rsid w:val="00C35474"/>
    <w:rsid w:val="00C35739"/>
    <w:rsid w:val="00C3614A"/>
    <w:rsid w:val="00C36514"/>
    <w:rsid w:val="00C367FE"/>
    <w:rsid w:val="00C36EDE"/>
    <w:rsid w:val="00C40706"/>
    <w:rsid w:val="00C40A79"/>
    <w:rsid w:val="00C40A8F"/>
    <w:rsid w:val="00C414B9"/>
    <w:rsid w:val="00C42217"/>
    <w:rsid w:val="00C42562"/>
    <w:rsid w:val="00C42878"/>
    <w:rsid w:val="00C42CA8"/>
    <w:rsid w:val="00C445FF"/>
    <w:rsid w:val="00C46B0E"/>
    <w:rsid w:val="00C47602"/>
    <w:rsid w:val="00C47C25"/>
    <w:rsid w:val="00C50226"/>
    <w:rsid w:val="00C502E3"/>
    <w:rsid w:val="00C514C1"/>
    <w:rsid w:val="00C52919"/>
    <w:rsid w:val="00C52DAC"/>
    <w:rsid w:val="00C533A2"/>
    <w:rsid w:val="00C545C5"/>
    <w:rsid w:val="00C54F9A"/>
    <w:rsid w:val="00C55077"/>
    <w:rsid w:val="00C55211"/>
    <w:rsid w:val="00C552AB"/>
    <w:rsid w:val="00C55441"/>
    <w:rsid w:val="00C55AEC"/>
    <w:rsid w:val="00C55FD8"/>
    <w:rsid w:val="00C56450"/>
    <w:rsid w:val="00C5729F"/>
    <w:rsid w:val="00C57824"/>
    <w:rsid w:val="00C60946"/>
    <w:rsid w:val="00C62844"/>
    <w:rsid w:val="00C63460"/>
    <w:rsid w:val="00C6374B"/>
    <w:rsid w:val="00C6465B"/>
    <w:rsid w:val="00C648D9"/>
    <w:rsid w:val="00C65736"/>
    <w:rsid w:val="00C657E9"/>
    <w:rsid w:val="00C661A7"/>
    <w:rsid w:val="00C6620D"/>
    <w:rsid w:val="00C665A4"/>
    <w:rsid w:val="00C66B4B"/>
    <w:rsid w:val="00C66CB4"/>
    <w:rsid w:val="00C66D05"/>
    <w:rsid w:val="00C6738F"/>
    <w:rsid w:val="00C6750A"/>
    <w:rsid w:val="00C67B1E"/>
    <w:rsid w:val="00C67D68"/>
    <w:rsid w:val="00C70019"/>
    <w:rsid w:val="00C7129F"/>
    <w:rsid w:val="00C71757"/>
    <w:rsid w:val="00C73891"/>
    <w:rsid w:val="00C7481E"/>
    <w:rsid w:val="00C75120"/>
    <w:rsid w:val="00C75E54"/>
    <w:rsid w:val="00C76A49"/>
    <w:rsid w:val="00C76CAC"/>
    <w:rsid w:val="00C770FE"/>
    <w:rsid w:val="00C77E4D"/>
    <w:rsid w:val="00C800A7"/>
    <w:rsid w:val="00C80E36"/>
    <w:rsid w:val="00C81CB3"/>
    <w:rsid w:val="00C81E36"/>
    <w:rsid w:val="00C8227A"/>
    <w:rsid w:val="00C83524"/>
    <w:rsid w:val="00C83B41"/>
    <w:rsid w:val="00C83B42"/>
    <w:rsid w:val="00C853FF"/>
    <w:rsid w:val="00C85824"/>
    <w:rsid w:val="00C862C6"/>
    <w:rsid w:val="00C8632B"/>
    <w:rsid w:val="00C874F2"/>
    <w:rsid w:val="00C87A53"/>
    <w:rsid w:val="00C87F91"/>
    <w:rsid w:val="00C910BE"/>
    <w:rsid w:val="00C911CF"/>
    <w:rsid w:val="00C912FF"/>
    <w:rsid w:val="00C947D7"/>
    <w:rsid w:val="00C94EAE"/>
    <w:rsid w:val="00C9520D"/>
    <w:rsid w:val="00C9532C"/>
    <w:rsid w:val="00C96818"/>
    <w:rsid w:val="00C96948"/>
    <w:rsid w:val="00CA1C08"/>
    <w:rsid w:val="00CA2563"/>
    <w:rsid w:val="00CA2D2D"/>
    <w:rsid w:val="00CA3775"/>
    <w:rsid w:val="00CA3862"/>
    <w:rsid w:val="00CA444F"/>
    <w:rsid w:val="00CA4C61"/>
    <w:rsid w:val="00CA5E7F"/>
    <w:rsid w:val="00CA6686"/>
    <w:rsid w:val="00CA77A1"/>
    <w:rsid w:val="00CB1257"/>
    <w:rsid w:val="00CB1307"/>
    <w:rsid w:val="00CB1A3D"/>
    <w:rsid w:val="00CB1AD0"/>
    <w:rsid w:val="00CB3171"/>
    <w:rsid w:val="00CB3640"/>
    <w:rsid w:val="00CB3737"/>
    <w:rsid w:val="00CB45DD"/>
    <w:rsid w:val="00CB49B6"/>
    <w:rsid w:val="00CB5480"/>
    <w:rsid w:val="00CB58FB"/>
    <w:rsid w:val="00CB685F"/>
    <w:rsid w:val="00CB7C2E"/>
    <w:rsid w:val="00CC0B5E"/>
    <w:rsid w:val="00CC0E36"/>
    <w:rsid w:val="00CC19EE"/>
    <w:rsid w:val="00CC221C"/>
    <w:rsid w:val="00CC2A5C"/>
    <w:rsid w:val="00CC3CBC"/>
    <w:rsid w:val="00CC4306"/>
    <w:rsid w:val="00CC4581"/>
    <w:rsid w:val="00CC4590"/>
    <w:rsid w:val="00CC4893"/>
    <w:rsid w:val="00CC57E9"/>
    <w:rsid w:val="00CC5804"/>
    <w:rsid w:val="00CC5AB4"/>
    <w:rsid w:val="00CC5C87"/>
    <w:rsid w:val="00CC7078"/>
    <w:rsid w:val="00CC73BA"/>
    <w:rsid w:val="00CC769B"/>
    <w:rsid w:val="00CD0B96"/>
    <w:rsid w:val="00CD0BE5"/>
    <w:rsid w:val="00CD134D"/>
    <w:rsid w:val="00CD19B4"/>
    <w:rsid w:val="00CD29C1"/>
    <w:rsid w:val="00CD2B32"/>
    <w:rsid w:val="00CD34F5"/>
    <w:rsid w:val="00CD383B"/>
    <w:rsid w:val="00CD3D3B"/>
    <w:rsid w:val="00CD40DF"/>
    <w:rsid w:val="00CD4500"/>
    <w:rsid w:val="00CD4508"/>
    <w:rsid w:val="00CD486A"/>
    <w:rsid w:val="00CD4E5B"/>
    <w:rsid w:val="00CD6844"/>
    <w:rsid w:val="00CD758E"/>
    <w:rsid w:val="00CD7D23"/>
    <w:rsid w:val="00CD7E2C"/>
    <w:rsid w:val="00CD7F23"/>
    <w:rsid w:val="00CD7F47"/>
    <w:rsid w:val="00CE0153"/>
    <w:rsid w:val="00CE0A96"/>
    <w:rsid w:val="00CE0D1E"/>
    <w:rsid w:val="00CE1020"/>
    <w:rsid w:val="00CE12ED"/>
    <w:rsid w:val="00CE3360"/>
    <w:rsid w:val="00CE3E7E"/>
    <w:rsid w:val="00CE5882"/>
    <w:rsid w:val="00CE5964"/>
    <w:rsid w:val="00CE5E0D"/>
    <w:rsid w:val="00CE60E5"/>
    <w:rsid w:val="00CE6709"/>
    <w:rsid w:val="00CE6D40"/>
    <w:rsid w:val="00CE6F40"/>
    <w:rsid w:val="00CF109D"/>
    <w:rsid w:val="00CF2A56"/>
    <w:rsid w:val="00CF33E2"/>
    <w:rsid w:val="00CF3402"/>
    <w:rsid w:val="00CF39DF"/>
    <w:rsid w:val="00CF40C6"/>
    <w:rsid w:val="00CF4FD6"/>
    <w:rsid w:val="00CF59E8"/>
    <w:rsid w:val="00CF658F"/>
    <w:rsid w:val="00CF6724"/>
    <w:rsid w:val="00CF7283"/>
    <w:rsid w:val="00CF7984"/>
    <w:rsid w:val="00D01926"/>
    <w:rsid w:val="00D01DEF"/>
    <w:rsid w:val="00D02FDF"/>
    <w:rsid w:val="00D03245"/>
    <w:rsid w:val="00D0344E"/>
    <w:rsid w:val="00D04149"/>
    <w:rsid w:val="00D0672A"/>
    <w:rsid w:val="00D07B71"/>
    <w:rsid w:val="00D07D6E"/>
    <w:rsid w:val="00D07EEA"/>
    <w:rsid w:val="00D1019F"/>
    <w:rsid w:val="00D10CA0"/>
    <w:rsid w:val="00D1216F"/>
    <w:rsid w:val="00D125BA"/>
    <w:rsid w:val="00D12B07"/>
    <w:rsid w:val="00D1479D"/>
    <w:rsid w:val="00D150F4"/>
    <w:rsid w:val="00D15B45"/>
    <w:rsid w:val="00D16102"/>
    <w:rsid w:val="00D173D0"/>
    <w:rsid w:val="00D17811"/>
    <w:rsid w:val="00D20715"/>
    <w:rsid w:val="00D211EC"/>
    <w:rsid w:val="00D21652"/>
    <w:rsid w:val="00D217EA"/>
    <w:rsid w:val="00D22B58"/>
    <w:rsid w:val="00D22FD7"/>
    <w:rsid w:val="00D23277"/>
    <w:rsid w:val="00D239AF"/>
    <w:rsid w:val="00D2562E"/>
    <w:rsid w:val="00D258C7"/>
    <w:rsid w:val="00D2727A"/>
    <w:rsid w:val="00D27408"/>
    <w:rsid w:val="00D2740F"/>
    <w:rsid w:val="00D27592"/>
    <w:rsid w:val="00D275FA"/>
    <w:rsid w:val="00D27D05"/>
    <w:rsid w:val="00D30D8C"/>
    <w:rsid w:val="00D317FF"/>
    <w:rsid w:val="00D31E34"/>
    <w:rsid w:val="00D32232"/>
    <w:rsid w:val="00D322C7"/>
    <w:rsid w:val="00D32622"/>
    <w:rsid w:val="00D32E94"/>
    <w:rsid w:val="00D32F3D"/>
    <w:rsid w:val="00D32FCB"/>
    <w:rsid w:val="00D3305D"/>
    <w:rsid w:val="00D33778"/>
    <w:rsid w:val="00D33E99"/>
    <w:rsid w:val="00D34824"/>
    <w:rsid w:val="00D34A3F"/>
    <w:rsid w:val="00D353E7"/>
    <w:rsid w:val="00D35D18"/>
    <w:rsid w:val="00D36078"/>
    <w:rsid w:val="00D36713"/>
    <w:rsid w:val="00D37032"/>
    <w:rsid w:val="00D3E253"/>
    <w:rsid w:val="00D40137"/>
    <w:rsid w:val="00D406B3"/>
    <w:rsid w:val="00D40797"/>
    <w:rsid w:val="00D40D65"/>
    <w:rsid w:val="00D42A03"/>
    <w:rsid w:val="00D42B6E"/>
    <w:rsid w:val="00D42E3E"/>
    <w:rsid w:val="00D44278"/>
    <w:rsid w:val="00D446DC"/>
    <w:rsid w:val="00D44777"/>
    <w:rsid w:val="00D44A97"/>
    <w:rsid w:val="00D45FD0"/>
    <w:rsid w:val="00D464F3"/>
    <w:rsid w:val="00D467C3"/>
    <w:rsid w:val="00D46BDF"/>
    <w:rsid w:val="00D46EB3"/>
    <w:rsid w:val="00D479A2"/>
    <w:rsid w:val="00D512D6"/>
    <w:rsid w:val="00D520E1"/>
    <w:rsid w:val="00D5222C"/>
    <w:rsid w:val="00D52B37"/>
    <w:rsid w:val="00D53A59"/>
    <w:rsid w:val="00D541D4"/>
    <w:rsid w:val="00D56FAE"/>
    <w:rsid w:val="00D57062"/>
    <w:rsid w:val="00D571AD"/>
    <w:rsid w:val="00D6069C"/>
    <w:rsid w:val="00D6149A"/>
    <w:rsid w:val="00D61753"/>
    <w:rsid w:val="00D618B7"/>
    <w:rsid w:val="00D61A0F"/>
    <w:rsid w:val="00D61C30"/>
    <w:rsid w:val="00D63110"/>
    <w:rsid w:val="00D636C9"/>
    <w:rsid w:val="00D64441"/>
    <w:rsid w:val="00D64DB2"/>
    <w:rsid w:val="00D6532D"/>
    <w:rsid w:val="00D656EB"/>
    <w:rsid w:val="00D657E1"/>
    <w:rsid w:val="00D65EBF"/>
    <w:rsid w:val="00D665FD"/>
    <w:rsid w:val="00D66DF7"/>
    <w:rsid w:val="00D67378"/>
    <w:rsid w:val="00D676FF"/>
    <w:rsid w:val="00D70017"/>
    <w:rsid w:val="00D7021A"/>
    <w:rsid w:val="00D70265"/>
    <w:rsid w:val="00D70974"/>
    <w:rsid w:val="00D71223"/>
    <w:rsid w:val="00D71B04"/>
    <w:rsid w:val="00D72B43"/>
    <w:rsid w:val="00D731D2"/>
    <w:rsid w:val="00D73485"/>
    <w:rsid w:val="00D739C4"/>
    <w:rsid w:val="00D74810"/>
    <w:rsid w:val="00D74833"/>
    <w:rsid w:val="00D766F1"/>
    <w:rsid w:val="00D7676E"/>
    <w:rsid w:val="00D76B5D"/>
    <w:rsid w:val="00D76F73"/>
    <w:rsid w:val="00D77E5D"/>
    <w:rsid w:val="00D77ED4"/>
    <w:rsid w:val="00D80D63"/>
    <w:rsid w:val="00D8151A"/>
    <w:rsid w:val="00D815CE"/>
    <w:rsid w:val="00D8169E"/>
    <w:rsid w:val="00D81CBA"/>
    <w:rsid w:val="00D827D4"/>
    <w:rsid w:val="00D82A3E"/>
    <w:rsid w:val="00D82B63"/>
    <w:rsid w:val="00D82B90"/>
    <w:rsid w:val="00D82BB1"/>
    <w:rsid w:val="00D8350A"/>
    <w:rsid w:val="00D84834"/>
    <w:rsid w:val="00D84BA8"/>
    <w:rsid w:val="00D85B2F"/>
    <w:rsid w:val="00D85DDE"/>
    <w:rsid w:val="00D85E69"/>
    <w:rsid w:val="00D86CF1"/>
    <w:rsid w:val="00D87903"/>
    <w:rsid w:val="00D87F2C"/>
    <w:rsid w:val="00D90169"/>
    <w:rsid w:val="00D901CC"/>
    <w:rsid w:val="00D9086A"/>
    <w:rsid w:val="00D90E7C"/>
    <w:rsid w:val="00D914E5"/>
    <w:rsid w:val="00D9181C"/>
    <w:rsid w:val="00D92058"/>
    <w:rsid w:val="00D929A4"/>
    <w:rsid w:val="00D92C59"/>
    <w:rsid w:val="00D946BA"/>
    <w:rsid w:val="00D94FE8"/>
    <w:rsid w:val="00D9530F"/>
    <w:rsid w:val="00D95EFC"/>
    <w:rsid w:val="00D95F19"/>
    <w:rsid w:val="00D962C1"/>
    <w:rsid w:val="00D9721A"/>
    <w:rsid w:val="00D97C03"/>
    <w:rsid w:val="00DA2A79"/>
    <w:rsid w:val="00DA4380"/>
    <w:rsid w:val="00DA4A48"/>
    <w:rsid w:val="00DA5601"/>
    <w:rsid w:val="00DA5BDC"/>
    <w:rsid w:val="00DA5C11"/>
    <w:rsid w:val="00DA5F4F"/>
    <w:rsid w:val="00DA70A5"/>
    <w:rsid w:val="00DA7116"/>
    <w:rsid w:val="00DA72B1"/>
    <w:rsid w:val="00DA75FE"/>
    <w:rsid w:val="00DA7752"/>
    <w:rsid w:val="00DA7B98"/>
    <w:rsid w:val="00DB023E"/>
    <w:rsid w:val="00DB129B"/>
    <w:rsid w:val="00DB18AE"/>
    <w:rsid w:val="00DB280F"/>
    <w:rsid w:val="00DB2D0B"/>
    <w:rsid w:val="00DB30AA"/>
    <w:rsid w:val="00DB3429"/>
    <w:rsid w:val="00DB3A1B"/>
    <w:rsid w:val="00DB3BC1"/>
    <w:rsid w:val="00DB3FFD"/>
    <w:rsid w:val="00DB4772"/>
    <w:rsid w:val="00DB527F"/>
    <w:rsid w:val="00DB5B20"/>
    <w:rsid w:val="00DB7172"/>
    <w:rsid w:val="00DB7F6D"/>
    <w:rsid w:val="00DC0084"/>
    <w:rsid w:val="00DC038C"/>
    <w:rsid w:val="00DC1AA9"/>
    <w:rsid w:val="00DC1F6F"/>
    <w:rsid w:val="00DC212E"/>
    <w:rsid w:val="00DC2229"/>
    <w:rsid w:val="00DC2B9D"/>
    <w:rsid w:val="00DC33AC"/>
    <w:rsid w:val="00DC3B21"/>
    <w:rsid w:val="00DC47EB"/>
    <w:rsid w:val="00DC4B36"/>
    <w:rsid w:val="00DC59D4"/>
    <w:rsid w:val="00DC5DB8"/>
    <w:rsid w:val="00DC5E85"/>
    <w:rsid w:val="00DC6AE3"/>
    <w:rsid w:val="00DD0648"/>
    <w:rsid w:val="00DD0E1B"/>
    <w:rsid w:val="00DD14A4"/>
    <w:rsid w:val="00DD1D31"/>
    <w:rsid w:val="00DD1F34"/>
    <w:rsid w:val="00DD28E7"/>
    <w:rsid w:val="00DD4AA9"/>
    <w:rsid w:val="00DD51C3"/>
    <w:rsid w:val="00DD5CBE"/>
    <w:rsid w:val="00DD5D05"/>
    <w:rsid w:val="00DD5EAE"/>
    <w:rsid w:val="00DD6068"/>
    <w:rsid w:val="00DD6BA6"/>
    <w:rsid w:val="00DD6FB0"/>
    <w:rsid w:val="00DD7924"/>
    <w:rsid w:val="00DD7D80"/>
    <w:rsid w:val="00DE0680"/>
    <w:rsid w:val="00DE0836"/>
    <w:rsid w:val="00DE0CC4"/>
    <w:rsid w:val="00DE180C"/>
    <w:rsid w:val="00DE1951"/>
    <w:rsid w:val="00DE231F"/>
    <w:rsid w:val="00DE2515"/>
    <w:rsid w:val="00DE33D5"/>
    <w:rsid w:val="00DE369E"/>
    <w:rsid w:val="00DE3C9C"/>
    <w:rsid w:val="00DE3E9A"/>
    <w:rsid w:val="00DE4403"/>
    <w:rsid w:val="00DE54D9"/>
    <w:rsid w:val="00DE586A"/>
    <w:rsid w:val="00DE5A2B"/>
    <w:rsid w:val="00DE6212"/>
    <w:rsid w:val="00DE6581"/>
    <w:rsid w:val="00DE662D"/>
    <w:rsid w:val="00DE7ECF"/>
    <w:rsid w:val="00DF0848"/>
    <w:rsid w:val="00DF0D5F"/>
    <w:rsid w:val="00DF272E"/>
    <w:rsid w:val="00DF2B21"/>
    <w:rsid w:val="00DF2F3F"/>
    <w:rsid w:val="00DF3422"/>
    <w:rsid w:val="00DF38F8"/>
    <w:rsid w:val="00DF3943"/>
    <w:rsid w:val="00DF4076"/>
    <w:rsid w:val="00DF4134"/>
    <w:rsid w:val="00DF46B4"/>
    <w:rsid w:val="00DF486F"/>
    <w:rsid w:val="00DF6306"/>
    <w:rsid w:val="00DF64D8"/>
    <w:rsid w:val="00DF6AE1"/>
    <w:rsid w:val="00DF6E3D"/>
    <w:rsid w:val="00DF759F"/>
    <w:rsid w:val="00DFC608"/>
    <w:rsid w:val="00E0016D"/>
    <w:rsid w:val="00E00221"/>
    <w:rsid w:val="00E00925"/>
    <w:rsid w:val="00E00BEC"/>
    <w:rsid w:val="00E013B3"/>
    <w:rsid w:val="00E02CE2"/>
    <w:rsid w:val="00E02DBF"/>
    <w:rsid w:val="00E0379D"/>
    <w:rsid w:val="00E04390"/>
    <w:rsid w:val="00E049B9"/>
    <w:rsid w:val="00E04A8C"/>
    <w:rsid w:val="00E04A9B"/>
    <w:rsid w:val="00E05261"/>
    <w:rsid w:val="00E05462"/>
    <w:rsid w:val="00E05A00"/>
    <w:rsid w:val="00E05E0D"/>
    <w:rsid w:val="00E07646"/>
    <w:rsid w:val="00E07F23"/>
    <w:rsid w:val="00E12AD0"/>
    <w:rsid w:val="00E136E9"/>
    <w:rsid w:val="00E14EB0"/>
    <w:rsid w:val="00E16B7B"/>
    <w:rsid w:val="00E17344"/>
    <w:rsid w:val="00E17566"/>
    <w:rsid w:val="00E17667"/>
    <w:rsid w:val="00E2011D"/>
    <w:rsid w:val="00E2133B"/>
    <w:rsid w:val="00E21A44"/>
    <w:rsid w:val="00E23138"/>
    <w:rsid w:val="00E231B5"/>
    <w:rsid w:val="00E234AC"/>
    <w:rsid w:val="00E24472"/>
    <w:rsid w:val="00E246F6"/>
    <w:rsid w:val="00E24781"/>
    <w:rsid w:val="00E26A47"/>
    <w:rsid w:val="00E26E72"/>
    <w:rsid w:val="00E27FA5"/>
    <w:rsid w:val="00E31E62"/>
    <w:rsid w:val="00E3202A"/>
    <w:rsid w:val="00E32042"/>
    <w:rsid w:val="00E33220"/>
    <w:rsid w:val="00E33871"/>
    <w:rsid w:val="00E34164"/>
    <w:rsid w:val="00E3565B"/>
    <w:rsid w:val="00E36AC5"/>
    <w:rsid w:val="00E36B66"/>
    <w:rsid w:val="00E36CC3"/>
    <w:rsid w:val="00E3715A"/>
    <w:rsid w:val="00E37329"/>
    <w:rsid w:val="00E3781D"/>
    <w:rsid w:val="00E379B2"/>
    <w:rsid w:val="00E37A19"/>
    <w:rsid w:val="00E402C4"/>
    <w:rsid w:val="00E41464"/>
    <w:rsid w:val="00E422D1"/>
    <w:rsid w:val="00E42908"/>
    <w:rsid w:val="00E429CC"/>
    <w:rsid w:val="00E43FC8"/>
    <w:rsid w:val="00E44876"/>
    <w:rsid w:val="00E44C3C"/>
    <w:rsid w:val="00E450C9"/>
    <w:rsid w:val="00E46D10"/>
    <w:rsid w:val="00E4748C"/>
    <w:rsid w:val="00E47625"/>
    <w:rsid w:val="00E478A1"/>
    <w:rsid w:val="00E479D2"/>
    <w:rsid w:val="00E5089A"/>
    <w:rsid w:val="00E50E4B"/>
    <w:rsid w:val="00E512CC"/>
    <w:rsid w:val="00E5199C"/>
    <w:rsid w:val="00E519FF"/>
    <w:rsid w:val="00E51AD9"/>
    <w:rsid w:val="00E5321A"/>
    <w:rsid w:val="00E5403B"/>
    <w:rsid w:val="00E5417D"/>
    <w:rsid w:val="00E5489C"/>
    <w:rsid w:val="00E54F7F"/>
    <w:rsid w:val="00E5569C"/>
    <w:rsid w:val="00E55763"/>
    <w:rsid w:val="00E55D15"/>
    <w:rsid w:val="00E55E00"/>
    <w:rsid w:val="00E566A4"/>
    <w:rsid w:val="00E567BB"/>
    <w:rsid w:val="00E56B74"/>
    <w:rsid w:val="00E57027"/>
    <w:rsid w:val="00E576A1"/>
    <w:rsid w:val="00E57D71"/>
    <w:rsid w:val="00E61F13"/>
    <w:rsid w:val="00E62385"/>
    <w:rsid w:val="00E62C22"/>
    <w:rsid w:val="00E6326D"/>
    <w:rsid w:val="00E637C6"/>
    <w:rsid w:val="00E63E2E"/>
    <w:rsid w:val="00E648C9"/>
    <w:rsid w:val="00E649A6"/>
    <w:rsid w:val="00E64A0B"/>
    <w:rsid w:val="00E65F79"/>
    <w:rsid w:val="00E66CB9"/>
    <w:rsid w:val="00E66CE3"/>
    <w:rsid w:val="00E677E0"/>
    <w:rsid w:val="00E678D1"/>
    <w:rsid w:val="00E701ED"/>
    <w:rsid w:val="00E70695"/>
    <w:rsid w:val="00E707A1"/>
    <w:rsid w:val="00E71121"/>
    <w:rsid w:val="00E717EA"/>
    <w:rsid w:val="00E72007"/>
    <w:rsid w:val="00E72AC7"/>
    <w:rsid w:val="00E72CF4"/>
    <w:rsid w:val="00E73A4E"/>
    <w:rsid w:val="00E73DBA"/>
    <w:rsid w:val="00E7489E"/>
    <w:rsid w:val="00E74DA1"/>
    <w:rsid w:val="00E75234"/>
    <w:rsid w:val="00E75384"/>
    <w:rsid w:val="00E765E3"/>
    <w:rsid w:val="00E80006"/>
    <w:rsid w:val="00E8040C"/>
    <w:rsid w:val="00E810FF"/>
    <w:rsid w:val="00E8166C"/>
    <w:rsid w:val="00E81818"/>
    <w:rsid w:val="00E825EF"/>
    <w:rsid w:val="00E831C9"/>
    <w:rsid w:val="00E84839"/>
    <w:rsid w:val="00E84B42"/>
    <w:rsid w:val="00E8531B"/>
    <w:rsid w:val="00E8539B"/>
    <w:rsid w:val="00E856BA"/>
    <w:rsid w:val="00E85C74"/>
    <w:rsid w:val="00E85FC1"/>
    <w:rsid w:val="00E87BF3"/>
    <w:rsid w:val="00E90D3B"/>
    <w:rsid w:val="00E90DB5"/>
    <w:rsid w:val="00E90F0F"/>
    <w:rsid w:val="00E914D0"/>
    <w:rsid w:val="00E915A9"/>
    <w:rsid w:val="00E91E2E"/>
    <w:rsid w:val="00E926E3"/>
    <w:rsid w:val="00E931FB"/>
    <w:rsid w:val="00E933AF"/>
    <w:rsid w:val="00E93B41"/>
    <w:rsid w:val="00E93B89"/>
    <w:rsid w:val="00E93BC2"/>
    <w:rsid w:val="00E941EB"/>
    <w:rsid w:val="00E9470C"/>
    <w:rsid w:val="00E9504C"/>
    <w:rsid w:val="00E95389"/>
    <w:rsid w:val="00E95577"/>
    <w:rsid w:val="00E9585F"/>
    <w:rsid w:val="00E959DC"/>
    <w:rsid w:val="00E95D74"/>
    <w:rsid w:val="00E97292"/>
    <w:rsid w:val="00EA06AB"/>
    <w:rsid w:val="00EA0957"/>
    <w:rsid w:val="00EA0A22"/>
    <w:rsid w:val="00EA17AC"/>
    <w:rsid w:val="00EA1D96"/>
    <w:rsid w:val="00EA2279"/>
    <w:rsid w:val="00EA2288"/>
    <w:rsid w:val="00EA28F2"/>
    <w:rsid w:val="00EA2A46"/>
    <w:rsid w:val="00EA2C69"/>
    <w:rsid w:val="00EA2DF4"/>
    <w:rsid w:val="00EA34CA"/>
    <w:rsid w:val="00EA3626"/>
    <w:rsid w:val="00EA3C7E"/>
    <w:rsid w:val="00EA5566"/>
    <w:rsid w:val="00EA589A"/>
    <w:rsid w:val="00EA58C6"/>
    <w:rsid w:val="00EA5CDC"/>
    <w:rsid w:val="00EA5D32"/>
    <w:rsid w:val="00EA6289"/>
    <w:rsid w:val="00EA641B"/>
    <w:rsid w:val="00EA7B8F"/>
    <w:rsid w:val="00EB043D"/>
    <w:rsid w:val="00EB0B87"/>
    <w:rsid w:val="00EB0F1D"/>
    <w:rsid w:val="00EB3BD9"/>
    <w:rsid w:val="00EB3C68"/>
    <w:rsid w:val="00EB3D19"/>
    <w:rsid w:val="00EB5064"/>
    <w:rsid w:val="00EB6508"/>
    <w:rsid w:val="00EB70C4"/>
    <w:rsid w:val="00EB77E1"/>
    <w:rsid w:val="00EB7A72"/>
    <w:rsid w:val="00EB7D64"/>
    <w:rsid w:val="00EC0379"/>
    <w:rsid w:val="00EC03F4"/>
    <w:rsid w:val="00EC0551"/>
    <w:rsid w:val="00EC0ED9"/>
    <w:rsid w:val="00EC146A"/>
    <w:rsid w:val="00EC3258"/>
    <w:rsid w:val="00EC3E9F"/>
    <w:rsid w:val="00EC3F43"/>
    <w:rsid w:val="00EC4215"/>
    <w:rsid w:val="00EC42AE"/>
    <w:rsid w:val="00EC4812"/>
    <w:rsid w:val="00EC50A3"/>
    <w:rsid w:val="00EC545A"/>
    <w:rsid w:val="00EC555B"/>
    <w:rsid w:val="00EC5FCE"/>
    <w:rsid w:val="00EC74C1"/>
    <w:rsid w:val="00EC76D0"/>
    <w:rsid w:val="00EC7908"/>
    <w:rsid w:val="00ED032D"/>
    <w:rsid w:val="00ED0390"/>
    <w:rsid w:val="00ED0C96"/>
    <w:rsid w:val="00ED14CC"/>
    <w:rsid w:val="00ED1B69"/>
    <w:rsid w:val="00ED26CF"/>
    <w:rsid w:val="00ED2725"/>
    <w:rsid w:val="00ED2FA4"/>
    <w:rsid w:val="00ED506E"/>
    <w:rsid w:val="00ED54D7"/>
    <w:rsid w:val="00ED57EC"/>
    <w:rsid w:val="00ED58EB"/>
    <w:rsid w:val="00ED657A"/>
    <w:rsid w:val="00ED67A3"/>
    <w:rsid w:val="00EE02DE"/>
    <w:rsid w:val="00EE1569"/>
    <w:rsid w:val="00EE1769"/>
    <w:rsid w:val="00EE1BE2"/>
    <w:rsid w:val="00EE1E3E"/>
    <w:rsid w:val="00EE254F"/>
    <w:rsid w:val="00EE29F6"/>
    <w:rsid w:val="00EE2ED2"/>
    <w:rsid w:val="00EE30CB"/>
    <w:rsid w:val="00EE3254"/>
    <w:rsid w:val="00EE4D0D"/>
    <w:rsid w:val="00EE5679"/>
    <w:rsid w:val="00EE5687"/>
    <w:rsid w:val="00EE5BEC"/>
    <w:rsid w:val="00EE5FBF"/>
    <w:rsid w:val="00EF1450"/>
    <w:rsid w:val="00EF17C0"/>
    <w:rsid w:val="00EF1DE2"/>
    <w:rsid w:val="00EF24DB"/>
    <w:rsid w:val="00EF2525"/>
    <w:rsid w:val="00EF3D58"/>
    <w:rsid w:val="00EF3DAD"/>
    <w:rsid w:val="00EF4B61"/>
    <w:rsid w:val="00EF54DE"/>
    <w:rsid w:val="00EF55AF"/>
    <w:rsid w:val="00EF644E"/>
    <w:rsid w:val="00EF6826"/>
    <w:rsid w:val="00EF6BDF"/>
    <w:rsid w:val="00EF6E1E"/>
    <w:rsid w:val="00EF70C9"/>
    <w:rsid w:val="00EF7B8C"/>
    <w:rsid w:val="00EF7EDE"/>
    <w:rsid w:val="00F005CB"/>
    <w:rsid w:val="00F007F1"/>
    <w:rsid w:val="00F00FAA"/>
    <w:rsid w:val="00F011B7"/>
    <w:rsid w:val="00F01360"/>
    <w:rsid w:val="00F02229"/>
    <w:rsid w:val="00F022C9"/>
    <w:rsid w:val="00F0293D"/>
    <w:rsid w:val="00F03FD0"/>
    <w:rsid w:val="00F05504"/>
    <w:rsid w:val="00F060F9"/>
    <w:rsid w:val="00F061E7"/>
    <w:rsid w:val="00F067E5"/>
    <w:rsid w:val="00F07BF0"/>
    <w:rsid w:val="00F10553"/>
    <w:rsid w:val="00F1060A"/>
    <w:rsid w:val="00F11222"/>
    <w:rsid w:val="00F11ACD"/>
    <w:rsid w:val="00F129FB"/>
    <w:rsid w:val="00F130D6"/>
    <w:rsid w:val="00F15645"/>
    <w:rsid w:val="00F156AA"/>
    <w:rsid w:val="00F15F2B"/>
    <w:rsid w:val="00F167F4"/>
    <w:rsid w:val="00F17CCA"/>
    <w:rsid w:val="00F200EB"/>
    <w:rsid w:val="00F2101D"/>
    <w:rsid w:val="00F22F83"/>
    <w:rsid w:val="00F230B2"/>
    <w:rsid w:val="00F241FF"/>
    <w:rsid w:val="00F2487B"/>
    <w:rsid w:val="00F24B84"/>
    <w:rsid w:val="00F24D53"/>
    <w:rsid w:val="00F25281"/>
    <w:rsid w:val="00F2603D"/>
    <w:rsid w:val="00F26201"/>
    <w:rsid w:val="00F26539"/>
    <w:rsid w:val="00F27276"/>
    <w:rsid w:val="00F273CE"/>
    <w:rsid w:val="00F273E0"/>
    <w:rsid w:val="00F2796E"/>
    <w:rsid w:val="00F27B8E"/>
    <w:rsid w:val="00F30505"/>
    <w:rsid w:val="00F30A64"/>
    <w:rsid w:val="00F30AE5"/>
    <w:rsid w:val="00F30B61"/>
    <w:rsid w:val="00F30CDB"/>
    <w:rsid w:val="00F3171E"/>
    <w:rsid w:val="00F325F9"/>
    <w:rsid w:val="00F32CA1"/>
    <w:rsid w:val="00F33085"/>
    <w:rsid w:val="00F331AD"/>
    <w:rsid w:val="00F331C9"/>
    <w:rsid w:val="00F33256"/>
    <w:rsid w:val="00F336CA"/>
    <w:rsid w:val="00F338B1"/>
    <w:rsid w:val="00F37C94"/>
    <w:rsid w:val="00F37E49"/>
    <w:rsid w:val="00F37F8B"/>
    <w:rsid w:val="00F407C2"/>
    <w:rsid w:val="00F4096F"/>
    <w:rsid w:val="00F40B65"/>
    <w:rsid w:val="00F4220E"/>
    <w:rsid w:val="00F439CF"/>
    <w:rsid w:val="00F43AF7"/>
    <w:rsid w:val="00F44776"/>
    <w:rsid w:val="00F44E8F"/>
    <w:rsid w:val="00F44F17"/>
    <w:rsid w:val="00F4557E"/>
    <w:rsid w:val="00F45D10"/>
    <w:rsid w:val="00F461EA"/>
    <w:rsid w:val="00F46C2D"/>
    <w:rsid w:val="00F46E95"/>
    <w:rsid w:val="00F47C51"/>
    <w:rsid w:val="00F50766"/>
    <w:rsid w:val="00F507CB"/>
    <w:rsid w:val="00F50AFC"/>
    <w:rsid w:val="00F516A4"/>
    <w:rsid w:val="00F51B1C"/>
    <w:rsid w:val="00F51DE4"/>
    <w:rsid w:val="00F52719"/>
    <w:rsid w:val="00F53135"/>
    <w:rsid w:val="00F5316E"/>
    <w:rsid w:val="00F53282"/>
    <w:rsid w:val="00F536EC"/>
    <w:rsid w:val="00F53D5E"/>
    <w:rsid w:val="00F5515C"/>
    <w:rsid w:val="00F55698"/>
    <w:rsid w:val="00F55BBC"/>
    <w:rsid w:val="00F55F78"/>
    <w:rsid w:val="00F56D68"/>
    <w:rsid w:val="00F60A39"/>
    <w:rsid w:val="00F614AB"/>
    <w:rsid w:val="00F6257C"/>
    <w:rsid w:val="00F62E41"/>
    <w:rsid w:val="00F6399B"/>
    <w:rsid w:val="00F63F0E"/>
    <w:rsid w:val="00F63F78"/>
    <w:rsid w:val="00F64563"/>
    <w:rsid w:val="00F6483E"/>
    <w:rsid w:val="00F6531E"/>
    <w:rsid w:val="00F662D0"/>
    <w:rsid w:val="00F666DD"/>
    <w:rsid w:val="00F676EF"/>
    <w:rsid w:val="00F6782A"/>
    <w:rsid w:val="00F700A3"/>
    <w:rsid w:val="00F72695"/>
    <w:rsid w:val="00F7287D"/>
    <w:rsid w:val="00F72C75"/>
    <w:rsid w:val="00F72DCC"/>
    <w:rsid w:val="00F72E55"/>
    <w:rsid w:val="00F73870"/>
    <w:rsid w:val="00F73915"/>
    <w:rsid w:val="00F73EF8"/>
    <w:rsid w:val="00F7471F"/>
    <w:rsid w:val="00F7493E"/>
    <w:rsid w:val="00F7548A"/>
    <w:rsid w:val="00F761F2"/>
    <w:rsid w:val="00F77B6E"/>
    <w:rsid w:val="00F801D9"/>
    <w:rsid w:val="00F805D3"/>
    <w:rsid w:val="00F809BA"/>
    <w:rsid w:val="00F81556"/>
    <w:rsid w:val="00F81BBE"/>
    <w:rsid w:val="00F82537"/>
    <w:rsid w:val="00F830F9"/>
    <w:rsid w:val="00F834C5"/>
    <w:rsid w:val="00F8377E"/>
    <w:rsid w:val="00F83890"/>
    <w:rsid w:val="00F842A8"/>
    <w:rsid w:val="00F847CC"/>
    <w:rsid w:val="00F84DEF"/>
    <w:rsid w:val="00F84FBF"/>
    <w:rsid w:val="00F850AB"/>
    <w:rsid w:val="00F85531"/>
    <w:rsid w:val="00F8589D"/>
    <w:rsid w:val="00F85DB8"/>
    <w:rsid w:val="00F86202"/>
    <w:rsid w:val="00F86591"/>
    <w:rsid w:val="00F86633"/>
    <w:rsid w:val="00F866BC"/>
    <w:rsid w:val="00F878D0"/>
    <w:rsid w:val="00F87CE2"/>
    <w:rsid w:val="00F87E2A"/>
    <w:rsid w:val="00F90437"/>
    <w:rsid w:val="00F90BA9"/>
    <w:rsid w:val="00F90DC2"/>
    <w:rsid w:val="00F92DE8"/>
    <w:rsid w:val="00F932A5"/>
    <w:rsid w:val="00F9341C"/>
    <w:rsid w:val="00F9350B"/>
    <w:rsid w:val="00F93730"/>
    <w:rsid w:val="00F93D1E"/>
    <w:rsid w:val="00F94186"/>
    <w:rsid w:val="00F942B5"/>
    <w:rsid w:val="00F943F2"/>
    <w:rsid w:val="00F94535"/>
    <w:rsid w:val="00F9490A"/>
    <w:rsid w:val="00F95AE7"/>
    <w:rsid w:val="00F95C29"/>
    <w:rsid w:val="00F9600B"/>
    <w:rsid w:val="00F962E6"/>
    <w:rsid w:val="00F970EF"/>
    <w:rsid w:val="00F9785D"/>
    <w:rsid w:val="00F97E3B"/>
    <w:rsid w:val="00FA06AD"/>
    <w:rsid w:val="00FA07D5"/>
    <w:rsid w:val="00FA07F1"/>
    <w:rsid w:val="00FA0A2B"/>
    <w:rsid w:val="00FA270B"/>
    <w:rsid w:val="00FA3E6B"/>
    <w:rsid w:val="00FA42FD"/>
    <w:rsid w:val="00FA475A"/>
    <w:rsid w:val="00FA75D9"/>
    <w:rsid w:val="00FA7B1C"/>
    <w:rsid w:val="00FB009A"/>
    <w:rsid w:val="00FB16F3"/>
    <w:rsid w:val="00FB1B8F"/>
    <w:rsid w:val="00FB2C22"/>
    <w:rsid w:val="00FB31BB"/>
    <w:rsid w:val="00FB3600"/>
    <w:rsid w:val="00FB3894"/>
    <w:rsid w:val="00FB413D"/>
    <w:rsid w:val="00FB435A"/>
    <w:rsid w:val="00FB44BE"/>
    <w:rsid w:val="00FB4545"/>
    <w:rsid w:val="00FB4662"/>
    <w:rsid w:val="00FB46A4"/>
    <w:rsid w:val="00FB49DC"/>
    <w:rsid w:val="00FB50CF"/>
    <w:rsid w:val="00FB5A49"/>
    <w:rsid w:val="00FB60C0"/>
    <w:rsid w:val="00FB65D8"/>
    <w:rsid w:val="00FB6DB6"/>
    <w:rsid w:val="00FB74F7"/>
    <w:rsid w:val="00FB7C88"/>
    <w:rsid w:val="00FB7CA1"/>
    <w:rsid w:val="00FC00BF"/>
    <w:rsid w:val="00FC205E"/>
    <w:rsid w:val="00FC20CF"/>
    <w:rsid w:val="00FC25B2"/>
    <w:rsid w:val="00FC2617"/>
    <w:rsid w:val="00FC3343"/>
    <w:rsid w:val="00FC418B"/>
    <w:rsid w:val="00FC4B92"/>
    <w:rsid w:val="00FC4F42"/>
    <w:rsid w:val="00FC64DB"/>
    <w:rsid w:val="00FC6B0F"/>
    <w:rsid w:val="00FC6F7A"/>
    <w:rsid w:val="00FC7118"/>
    <w:rsid w:val="00FC7738"/>
    <w:rsid w:val="00FC7950"/>
    <w:rsid w:val="00FC7E7F"/>
    <w:rsid w:val="00FC7F24"/>
    <w:rsid w:val="00FD01B3"/>
    <w:rsid w:val="00FD16D9"/>
    <w:rsid w:val="00FD1BFE"/>
    <w:rsid w:val="00FD25CC"/>
    <w:rsid w:val="00FD2A18"/>
    <w:rsid w:val="00FD31BC"/>
    <w:rsid w:val="00FD335C"/>
    <w:rsid w:val="00FD3DC2"/>
    <w:rsid w:val="00FD3FD9"/>
    <w:rsid w:val="00FD4CA7"/>
    <w:rsid w:val="00FD4E63"/>
    <w:rsid w:val="00FD5056"/>
    <w:rsid w:val="00FD53AC"/>
    <w:rsid w:val="00FD5FAF"/>
    <w:rsid w:val="00FD6C5F"/>
    <w:rsid w:val="00FD756C"/>
    <w:rsid w:val="00FE09E6"/>
    <w:rsid w:val="00FE2504"/>
    <w:rsid w:val="00FE3321"/>
    <w:rsid w:val="00FE3387"/>
    <w:rsid w:val="00FE36E3"/>
    <w:rsid w:val="00FE39A1"/>
    <w:rsid w:val="00FE3CAA"/>
    <w:rsid w:val="00FE48C9"/>
    <w:rsid w:val="00FE7593"/>
    <w:rsid w:val="00FF0032"/>
    <w:rsid w:val="00FF00E6"/>
    <w:rsid w:val="00FF037F"/>
    <w:rsid w:val="00FF1005"/>
    <w:rsid w:val="00FF188A"/>
    <w:rsid w:val="00FF2471"/>
    <w:rsid w:val="00FF2D6E"/>
    <w:rsid w:val="00FF41EB"/>
    <w:rsid w:val="00FF47E0"/>
    <w:rsid w:val="00FF4853"/>
    <w:rsid w:val="00FF4F1E"/>
    <w:rsid w:val="00FF5250"/>
    <w:rsid w:val="00FF5A98"/>
    <w:rsid w:val="00FF623D"/>
    <w:rsid w:val="00FF6F0D"/>
    <w:rsid w:val="016AF281"/>
    <w:rsid w:val="017B7AF2"/>
    <w:rsid w:val="019BBAF7"/>
    <w:rsid w:val="01A0079E"/>
    <w:rsid w:val="01B6FBE7"/>
    <w:rsid w:val="01C046B3"/>
    <w:rsid w:val="01DFD7E9"/>
    <w:rsid w:val="0214F23F"/>
    <w:rsid w:val="0225E6EF"/>
    <w:rsid w:val="0240A9B6"/>
    <w:rsid w:val="02491829"/>
    <w:rsid w:val="024A3A03"/>
    <w:rsid w:val="024CD2C3"/>
    <w:rsid w:val="027B4353"/>
    <w:rsid w:val="028691F7"/>
    <w:rsid w:val="02A6E7AF"/>
    <w:rsid w:val="02D04FB7"/>
    <w:rsid w:val="02E65E7D"/>
    <w:rsid w:val="0305734C"/>
    <w:rsid w:val="0342025A"/>
    <w:rsid w:val="0349EB7D"/>
    <w:rsid w:val="034A107F"/>
    <w:rsid w:val="0355BF71"/>
    <w:rsid w:val="03678D0A"/>
    <w:rsid w:val="03739A04"/>
    <w:rsid w:val="03A2C092"/>
    <w:rsid w:val="03B2F1B6"/>
    <w:rsid w:val="03C7207A"/>
    <w:rsid w:val="03CE41AD"/>
    <w:rsid w:val="03E40EEA"/>
    <w:rsid w:val="042088EF"/>
    <w:rsid w:val="042C378A"/>
    <w:rsid w:val="04347843"/>
    <w:rsid w:val="0463114C"/>
    <w:rsid w:val="046ECACC"/>
    <w:rsid w:val="04879FEA"/>
    <w:rsid w:val="0488C797"/>
    <w:rsid w:val="04BFB08E"/>
    <w:rsid w:val="04C2C5CD"/>
    <w:rsid w:val="05070AE1"/>
    <w:rsid w:val="0518875A"/>
    <w:rsid w:val="052C1C1B"/>
    <w:rsid w:val="0534EFF3"/>
    <w:rsid w:val="0556B54F"/>
    <w:rsid w:val="057230A1"/>
    <w:rsid w:val="05ACF03F"/>
    <w:rsid w:val="05B2536D"/>
    <w:rsid w:val="05C3CFE1"/>
    <w:rsid w:val="05D0DC1C"/>
    <w:rsid w:val="05DA60E1"/>
    <w:rsid w:val="05EAF20F"/>
    <w:rsid w:val="060ECC3C"/>
    <w:rsid w:val="06236DC1"/>
    <w:rsid w:val="0626DE41"/>
    <w:rsid w:val="06439E19"/>
    <w:rsid w:val="06629F03"/>
    <w:rsid w:val="0682CB84"/>
    <w:rsid w:val="06915446"/>
    <w:rsid w:val="06CB05AC"/>
    <w:rsid w:val="06F1589B"/>
    <w:rsid w:val="0724DD34"/>
    <w:rsid w:val="073BB35F"/>
    <w:rsid w:val="074654BA"/>
    <w:rsid w:val="074A3CC3"/>
    <w:rsid w:val="077079F4"/>
    <w:rsid w:val="0794EE70"/>
    <w:rsid w:val="079E92BB"/>
    <w:rsid w:val="07A1C014"/>
    <w:rsid w:val="07A5BBD4"/>
    <w:rsid w:val="07C6C08F"/>
    <w:rsid w:val="07EB8148"/>
    <w:rsid w:val="081A7BC3"/>
    <w:rsid w:val="083822F8"/>
    <w:rsid w:val="0839CE90"/>
    <w:rsid w:val="084BD415"/>
    <w:rsid w:val="085D9EA8"/>
    <w:rsid w:val="08754B6D"/>
    <w:rsid w:val="08973721"/>
    <w:rsid w:val="089BDB4E"/>
    <w:rsid w:val="08B621C9"/>
    <w:rsid w:val="08D200EC"/>
    <w:rsid w:val="08ECE193"/>
    <w:rsid w:val="08F77944"/>
    <w:rsid w:val="08F84F91"/>
    <w:rsid w:val="091FCE0E"/>
    <w:rsid w:val="094C65C4"/>
    <w:rsid w:val="095371FC"/>
    <w:rsid w:val="0966313D"/>
    <w:rsid w:val="097A9B2A"/>
    <w:rsid w:val="09861E16"/>
    <w:rsid w:val="098E03AC"/>
    <w:rsid w:val="09A46A43"/>
    <w:rsid w:val="09AF4FC8"/>
    <w:rsid w:val="09D532DE"/>
    <w:rsid w:val="09E748DD"/>
    <w:rsid w:val="09FFE238"/>
    <w:rsid w:val="0A04885E"/>
    <w:rsid w:val="0A08BE1E"/>
    <w:rsid w:val="0A145F97"/>
    <w:rsid w:val="0A33C94B"/>
    <w:rsid w:val="0A409A72"/>
    <w:rsid w:val="0A4263AB"/>
    <w:rsid w:val="0A49FD84"/>
    <w:rsid w:val="0A601260"/>
    <w:rsid w:val="0AA31D04"/>
    <w:rsid w:val="0AC6B77C"/>
    <w:rsid w:val="0AC83C65"/>
    <w:rsid w:val="0ACD4E97"/>
    <w:rsid w:val="0ACD54DA"/>
    <w:rsid w:val="0B072F3F"/>
    <w:rsid w:val="0B175A59"/>
    <w:rsid w:val="0B5B509F"/>
    <w:rsid w:val="0B5BF1AE"/>
    <w:rsid w:val="0B5C056C"/>
    <w:rsid w:val="0B8AB295"/>
    <w:rsid w:val="0B928B1D"/>
    <w:rsid w:val="0BA2FAE7"/>
    <w:rsid w:val="0BC53436"/>
    <w:rsid w:val="0BCB0E19"/>
    <w:rsid w:val="0BDACD7F"/>
    <w:rsid w:val="0BE1DD47"/>
    <w:rsid w:val="0C00A234"/>
    <w:rsid w:val="0C2BDC55"/>
    <w:rsid w:val="0C538A04"/>
    <w:rsid w:val="0C5AFECF"/>
    <w:rsid w:val="0C7663B9"/>
    <w:rsid w:val="0C7F3711"/>
    <w:rsid w:val="0C8BFDCF"/>
    <w:rsid w:val="0CA56191"/>
    <w:rsid w:val="0CA9AF53"/>
    <w:rsid w:val="0CB9E121"/>
    <w:rsid w:val="0CBB1E14"/>
    <w:rsid w:val="0CE5A0F3"/>
    <w:rsid w:val="0CF3B299"/>
    <w:rsid w:val="0CF7537D"/>
    <w:rsid w:val="0CFBC891"/>
    <w:rsid w:val="0CFC2A36"/>
    <w:rsid w:val="0D038907"/>
    <w:rsid w:val="0D12D085"/>
    <w:rsid w:val="0D39D145"/>
    <w:rsid w:val="0D48B401"/>
    <w:rsid w:val="0D5933A8"/>
    <w:rsid w:val="0D59BA14"/>
    <w:rsid w:val="0D638821"/>
    <w:rsid w:val="0D727B48"/>
    <w:rsid w:val="0D879730"/>
    <w:rsid w:val="0D87B950"/>
    <w:rsid w:val="0D98DD99"/>
    <w:rsid w:val="0D9FDAA4"/>
    <w:rsid w:val="0DB63E5F"/>
    <w:rsid w:val="0DDACA1F"/>
    <w:rsid w:val="0DDBC33F"/>
    <w:rsid w:val="0DED9BB0"/>
    <w:rsid w:val="0DF67BA2"/>
    <w:rsid w:val="0E4EC7BE"/>
    <w:rsid w:val="0E508B4D"/>
    <w:rsid w:val="0E565406"/>
    <w:rsid w:val="0E5910A0"/>
    <w:rsid w:val="0EB50439"/>
    <w:rsid w:val="0EB6012D"/>
    <w:rsid w:val="0ED93F41"/>
    <w:rsid w:val="0EEDDFD3"/>
    <w:rsid w:val="0EF41D7F"/>
    <w:rsid w:val="0EFE74FD"/>
    <w:rsid w:val="0F19AA59"/>
    <w:rsid w:val="0F55E224"/>
    <w:rsid w:val="0F681DB2"/>
    <w:rsid w:val="0F6AFF98"/>
    <w:rsid w:val="0F6EC510"/>
    <w:rsid w:val="0F7F8D37"/>
    <w:rsid w:val="0F8D006E"/>
    <w:rsid w:val="0FA2EC12"/>
    <w:rsid w:val="0FA953BF"/>
    <w:rsid w:val="0FB74CF1"/>
    <w:rsid w:val="0FBA403C"/>
    <w:rsid w:val="0FC92D65"/>
    <w:rsid w:val="0FF6E2C4"/>
    <w:rsid w:val="100018C1"/>
    <w:rsid w:val="10006E0D"/>
    <w:rsid w:val="1003162D"/>
    <w:rsid w:val="103BE123"/>
    <w:rsid w:val="103E34FD"/>
    <w:rsid w:val="105FFBE1"/>
    <w:rsid w:val="1096531D"/>
    <w:rsid w:val="10A877EF"/>
    <w:rsid w:val="10AF7695"/>
    <w:rsid w:val="10C9F103"/>
    <w:rsid w:val="10F14B35"/>
    <w:rsid w:val="1102B9DC"/>
    <w:rsid w:val="1136DDF3"/>
    <w:rsid w:val="114B4FF4"/>
    <w:rsid w:val="114C6C7F"/>
    <w:rsid w:val="114C7F34"/>
    <w:rsid w:val="117B19EF"/>
    <w:rsid w:val="1189ED69"/>
    <w:rsid w:val="11C06653"/>
    <w:rsid w:val="11ED5CB3"/>
    <w:rsid w:val="12092DDC"/>
    <w:rsid w:val="121023C0"/>
    <w:rsid w:val="121772B4"/>
    <w:rsid w:val="12239351"/>
    <w:rsid w:val="12862331"/>
    <w:rsid w:val="129A7C2D"/>
    <w:rsid w:val="12CDF9DE"/>
    <w:rsid w:val="12E0604D"/>
    <w:rsid w:val="12E555F3"/>
    <w:rsid w:val="12FA6749"/>
    <w:rsid w:val="130BDA3F"/>
    <w:rsid w:val="13212D5F"/>
    <w:rsid w:val="1325AB55"/>
    <w:rsid w:val="132777A0"/>
    <w:rsid w:val="13283088"/>
    <w:rsid w:val="13296BA0"/>
    <w:rsid w:val="137104CC"/>
    <w:rsid w:val="1396BE1A"/>
    <w:rsid w:val="13B27915"/>
    <w:rsid w:val="13D798B5"/>
    <w:rsid w:val="13EAA807"/>
    <w:rsid w:val="140157AC"/>
    <w:rsid w:val="1423AAF0"/>
    <w:rsid w:val="1429579B"/>
    <w:rsid w:val="1431D54C"/>
    <w:rsid w:val="144ADABB"/>
    <w:rsid w:val="14587644"/>
    <w:rsid w:val="14605E25"/>
    <w:rsid w:val="147DBDE0"/>
    <w:rsid w:val="14932F11"/>
    <w:rsid w:val="14998A26"/>
    <w:rsid w:val="14BB55B8"/>
    <w:rsid w:val="14CFE428"/>
    <w:rsid w:val="14D488E4"/>
    <w:rsid w:val="14E506ED"/>
    <w:rsid w:val="14E64B39"/>
    <w:rsid w:val="1500021D"/>
    <w:rsid w:val="15232146"/>
    <w:rsid w:val="1534F87D"/>
    <w:rsid w:val="15678251"/>
    <w:rsid w:val="1594B8CC"/>
    <w:rsid w:val="15965016"/>
    <w:rsid w:val="15A35ACD"/>
    <w:rsid w:val="15B22DD2"/>
    <w:rsid w:val="15CDAC0B"/>
    <w:rsid w:val="15DBE250"/>
    <w:rsid w:val="15E86215"/>
    <w:rsid w:val="15E94F4B"/>
    <w:rsid w:val="15ED3D67"/>
    <w:rsid w:val="15F9E0AA"/>
    <w:rsid w:val="160B81F5"/>
    <w:rsid w:val="162E7C6A"/>
    <w:rsid w:val="163089DC"/>
    <w:rsid w:val="166E017C"/>
    <w:rsid w:val="1689143E"/>
    <w:rsid w:val="169DC3BD"/>
    <w:rsid w:val="16A094EE"/>
    <w:rsid w:val="16B70D10"/>
    <w:rsid w:val="16E72A1A"/>
    <w:rsid w:val="16EFF8C1"/>
    <w:rsid w:val="16FA5CAF"/>
    <w:rsid w:val="170B2104"/>
    <w:rsid w:val="170DCC8E"/>
    <w:rsid w:val="17234754"/>
    <w:rsid w:val="17330CA1"/>
    <w:rsid w:val="17380D64"/>
    <w:rsid w:val="174223D0"/>
    <w:rsid w:val="175D23A7"/>
    <w:rsid w:val="17C171FF"/>
    <w:rsid w:val="17C600F3"/>
    <w:rsid w:val="17FD2301"/>
    <w:rsid w:val="180D0B2D"/>
    <w:rsid w:val="18176C2A"/>
    <w:rsid w:val="1827503A"/>
    <w:rsid w:val="18348D2E"/>
    <w:rsid w:val="18360091"/>
    <w:rsid w:val="187362ED"/>
    <w:rsid w:val="18857E37"/>
    <w:rsid w:val="1885BBEE"/>
    <w:rsid w:val="189160D6"/>
    <w:rsid w:val="1895EC18"/>
    <w:rsid w:val="18A49CD1"/>
    <w:rsid w:val="18B3CB65"/>
    <w:rsid w:val="18BB91B6"/>
    <w:rsid w:val="18C6B595"/>
    <w:rsid w:val="18D24E0C"/>
    <w:rsid w:val="18D49177"/>
    <w:rsid w:val="190C99B8"/>
    <w:rsid w:val="192667A4"/>
    <w:rsid w:val="1969229A"/>
    <w:rsid w:val="19767802"/>
    <w:rsid w:val="198A1D53"/>
    <w:rsid w:val="1995E746"/>
    <w:rsid w:val="19CF0487"/>
    <w:rsid w:val="1A0E1B2F"/>
    <w:rsid w:val="1A1299DB"/>
    <w:rsid w:val="1A3D7B35"/>
    <w:rsid w:val="1A6A8749"/>
    <w:rsid w:val="1A835BFF"/>
    <w:rsid w:val="1A8451A2"/>
    <w:rsid w:val="1A8B0727"/>
    <w:rsid w:val="1AC2EC1A"/>
    <w:rsid w:val="1AC73773"/>
    <w:rsid w:val="1AD15182"/>
    <w:rsid w:val="1AE90BB2"/>
    <w:rsid w:val="1AF8AE9A"/>
    <w:rsid w:val="1B01466D"/>
    <w:rsid w:val="1B1EA342"/>
    <w:rsid w:val="1B251370"/>
    <w:rsid w:val="1B2D4CCB"/>
    <w:rsid w:val="1B35EDD3"/>
    <w:rsid w:val="1B4F8D18"/>
    <w:rsid w:val="1B6239AD"/>
    <w:rsid w:val="1B82564C"/>
    <w:rsid w:val="1B9FCE3C"/>
    <w:rsid w:val="1BA1AC9D"/>
    <w:rsid w:val="1BC5EAC0"/>
    <w:rsid w:val="1BF6ABCE"/>
    <w:rsid w:val="1C0514D5"/>
    <w:rsid w:val="1C0C43A8"/>
    <w:rsid w:val="1C0DEFDD"/>
    <w:rsid w:val="1C391853"/>
    <w:rsid w:val="1C3930CA"/>
    <w:rsid w:val="1C45BA98"/>
    <w:rsid w:val="1C49D65F"/>
    <w:rsid w:val="1C998DC5"/>
    <w:rsid w:val="1C9DD02A"/>
    <w:rsid w:val="1C9F8E31"/>
    <w:rsid w:val="1CA4A101"/>
    <w:rsid w:val="1CDCA9CA"/>
    <w:rsid w:val="1CE00022"/>
    <w:rsid w:val="1CE060A9"/>
    <w:rsid w:val="1D01D6B8"/>
    <w:rsid w:val="1D07C56A"/>
    <w:rsid w:val="1D23BC48"/>
    <w:rsid w:val="1D32B5F3"/>
    <w:rsid w:val="1D42977F"/>
    <w:rsid w:val="1D4ABB90"/>
    <w:rsid w:val="1D583663"/>
    <w:rsid w:val="1D7D4179"/>
    <w:rsid w:val="1D89447A"/>
    <w:rsid w:val="1D978176"/>
    <w:rsid w:val="1DAD433B"/>
    <w:rsid w:val="1E08381D"/>
    <w:rsid w:val="1E20C14F"/>
    <w:rsid w:val="1E21B220"/>
    <w:rsid w:val="1E32FD1C"/>
    <w:rsid w:val="1E3CC491"/>
    <w:rsid w:val="1E46D80B"/>
    <w:rsid w:val="1E67A399"/>
    <w:rsid w:val="1E96F08E"/>
    <w:rsid w:val="1E9B033F"/>
    <w:rsid w:val="1E9CDE66"/>
    <w:rsid w:val="1ED492B9"/>
    <w:rsid w:val="1EDC1387"/>
    <w:rsid w:val="1EEA3CA5"/>
    <w:rsid w:val="1F0616C2"/>
    <w:rsid w:val="1F110AEA"/>
    <w:rsid w:val="1F1DE7B1"/>
    <w:rsid w:val="1F1E9A94"/>
    <w:rsid w:val="1F264324"/>
    <w:rsid w:val="1F317B24"/>
    <w:rsid w:val="1F526AC7"/>
    <w:rsid w:val="1F6B49B2"/>
    <w:rsid w:val="1F968B11"/>
    <w:rsid w:val="1F96C1F1"/>
    <w:rsid w:val="1F99C641"/>
    <w:rsid w:val="1FC665F3"/>
    <w:rsid w:val="1FDA9FDF"/>
    <w:rsid w:val="1FE3B26D"/>
    <w:rsid w:val="1FE477D6"/>
    <w:rsid w:val="1FEE26E6"/>
    <w:rsid w:val="1FFB27D1"/>
    <w:rsid w:val="20035DBF"/>
    <w:rsid w:val="200DF463"/>
    <w:rsid w:val="20105182"/>
    <w:rsid w:val="20251A3A"/>
    <w:rsid w:val="20330190"/>
    <w:rsid w:val="203877B1"/>
    <w:rsid w:val="203F99A2"/>
    <w:rsid w:val="2044C492"/>
    <w:rsid w:val="204F6375"/>
    <w:rsid w:val="2071BCEF"/>
    <w:rsid w:val="20758BE1"/>
    <w:rsid w:val="20793124"/>
    <w:rsid w:val="20B48C7F"/>
    <w:rsid w:val="20B80904"/>
    <w:rsid w:val="20BCCDB9"/>
    <w:rsid w:val="2123A424"/>
    <w:rsid w:val="2132C82E"/>
    <w:rsid w:val="213C4635"/>
    <w:rsid w:val="214264C6"/>
    <w:rsid w:val="21524D33"/>
    <w:rsid w:val="21564C0D"/>
    <w:rsid w:val="2169DE7C"/>
    <w:rsid w:val="217E40FC"/>
    <w:rsid w:val="2186B4A5"/>
    <w:rsid w:val="2187A5E8"/>
    <w:rsid w:val="2189AB00"/>
    <w:rsid w:val="218B61BE"/>
    <w:rsid w:val="21972872"/>
    <w:rsid w:val="21C6446E"/>
    <w:rsid w:val="21EF07DC"/>
    <w:rsid w:val="21F1B443"/>
    <w:rsid w:val="22020B23"/>
    <w:rsid w:val="22162438"/>
    <w:rsid w:val="221B1F60"/>
    <w:rsid w:val="22236DBC"/>
    <w:rsid w:val="2234B5EA"/>
    <w:rsid w:val="223A47C7"/>
    <w:rsid w:val="2248A387"/>
    <w:rsid w:val="2252BF92"/>
    <w:rsid w:val="226C3F48"/>
    <w:rsid w:val="227E04DC"/>
    <w:rsid w:val="229CDC18"/>
    <w:rsid w:val="22ACD86A"/>
    <w:rsid w:val="22F6BBB4"/>
    <w:rsid w:val="23007F6F"/>
    <w:rsid w:val="23051CF4"/>
    <w:rsid w:val="2336CBA7"/>
    <w:rsid w:val="235F6DE1"/>
    <w:rsid w:val="2368FD1C"/>
    <w:rsid w:val="237A3F54"/>
    <w:rsid w:val="237AFFD0"/>
    <w:rsid w:val="237CFA60"/>
    <w:rsid w:val="23A4B580"/>
    <w:rsid w:val="23ACE678"/>
    <w:rsid w:val="23B5FF38"/>
    <w:rsid w:val="23D4AAC2"/>
    <w:rsid w:val="23E6F64C"/>
    <w:rsid w:val="23F50641"/>
    <w:rsid w:val="23FA31EC"/>
    <w:rsid w:val="23FF32FB"/>
    <w:rsid w:val="2400B1C4"/>
    <w:rsid w:val="241334E6"/>
    <w:rsid w:val="24226D8E"/>
    <w:rsid w:val="24306A8A"/>
    <w:rsid w:val="24362C46"/>
    <w:rsid w:val="24495114"/>
    <w:rsid w:val="244E5D7D"/>
    <w:rsid w:val="2497516C"/>
    <w:rsid w:val="249EDD4D"/>
    <w:rsid w:val="24DF8D22"/>
    <w:rsid w:val="24E4F9A7"/>
    <w:rsid w:val="24F41455"/>
    <w:rsid w:val="25219ED3"/>
    <w:rsid w:val="25422E94"/>
    <w:rsid w:val="254C0A1F"/>
    <w:rsid w:val="255A3020"/>
    <w:rsid w:val="259CE372"/>
    <w:rsid w:val="25BEAF83"/>
    <w:rsid w:val="25D6458D"/>
    <w:rsid w:val="25E4DB2F"/>
    <w:rsid w:val="25E8EFB6"/>
    <w:rsid w:val="25FE2D60"/>
    <w:rsid w:val="260E80C3"/>
    <w:rsid w:val="2611DC17"/>
    <w:rsid w:val="261BE6BE"/>
    <w:rsid w:val="26540454"/>
    <w:rsid w:val="266EEE2A"/>
    <w:rsid w:val="268C70A1"/>
    <w:rsid w:val="269A02C7"/>
    <w:rsid w:val="26A4D6DC"/>
    <w:rsid w:val="2703749C"/>
    <w:rsid w:val="270DA0BD"/>
    <w:rsid w:val="275E807F"/>
    <w:rsid w:val="276B18FF"/>
    <w:rsid w:val="277D1A54"/>
    <w:rsid w:val="278CFFD6"/>
    <w:rsid w:val="27C03964"/>
    <w:rsid w:val="27C5DE3C"/>
    <w:rsid w:val="2802A29A"/>
    <w:rsid w:val="280C8E38"/>
    <w:rsid w:val="28129656"/>
    <w:rsid w:val="283636B4"/>
    <w:rsid w:val="2841E0D2"/>
    <w:rsid w:val="285CC414"/>
    <w:rsid w:val="2887D303"/>
    <w:rsid w:val="28971D0E"/>
    <w:rsid w:val="28A787F0"/>
    <w:rsid w:val="28F1B374"/>
    <w:rsid w:val="2901D42A"/>
    <w:rsid w:val="290BA233"/>
    <w:rsid w:val="2924E2D3"/>
    <w:rsid w:val="295D2D77"/>
    <w:rsid w:val="2978015F"/>
    <w:rsid w:val="29802798"/>
    <w:rsid w:val="29B0E576"/>
    <w:rsid w:val="29D52481"/>
    <w:rsid w:val="29E90F0C"/>
    <w:rsid w:val="29FF6A41"/>
    <w:rsid w:val="2A20E9F1"/>
    <w:rsid w:val="2A6F130D"/>
    <w:rsid w:val="2A8EB252"/>
    <w:rsid w:val="2A9C12B8"/>
    <w:rsid w:val="2AB99ECC"/>
    <w:rsid w:val="2B28E575"/>
    <w:rsid w:val="2B31878E"/>
    <w:rsid w:val="2B34D5FF"/>
    <w:rsid w:val="2B36B16A"/>
    <w:rsid w:val="2B3AFE08"/>
    <w:rsid w:val="2B3BE3B3"/>
    <w:rsid w:val="2B3FD4A9"/>
    <w:rsid w:val="2B518F37"/>
    <w:rsid w:val="2B52BBE3"/>
    <w:rsid w:val="2B6D2F27"/>
    <w:rsid w:val="2B759A35"/>
    <w:rsid w:val="2B84B1C2"/>
    <w:rsid w:val="2BA9E508"/>
    <w:rsid w:val="2BACEF76"/>
    <w:rsid w:val="2BE18E88"/>
    <w:rsid w:val="2BE56797"/>
    <w:rsid w:val="2BE98E58"/>
    <w:rsid w:val="2BF02772"/>
    <w:rsid w:val="2C07AC82"/>
    <w:rsid w:val="2C082F1C"/>
    <w:rsid w:val="2C14BE2D"/>
    <w:rsid w:val="2C1AE20E"/>
    <w:rsid w:val="2C1DF519"/>
    <w:rsid w:val="2C2938E4"/>
    <w:rsid w:val="2C3D325B"/>
    <w:rsid w:val="2C3E4CD5"/>
    <w:rsid w:val="2C4C0AC2"/>
    <w:rsid w:val="2C62BF8A"/>
    <w:rsid w:val="2C6E196D"/>
    <w:rsid w:val="2C915051"/>
    <w:rsid w:val="2CA02AF2"/>
    <w:rsid w:val="2CEC9F63"/>
    <w:rsid w:val="2CF0E38E"/>
    <w:rsid w:val="2D3FA3EF"/>
    <w:rsid w:val="2D523615"/>
    <w:rsid w:val="2D6D79D3"/>
    <w:rsid w:val="2D923E40"/>
    <w:rsid w:val="2DE7C622"/>
    <w:rsid w:val="2DFCF8C2"/>
    <w:rsid w:val="2E13897F"/>
    <w:rsid w:val="2E1A4A14"/>
    <w:rsid w:val="2E2BFDD5"/>
    <w:rsid w:val="2E493048"/>
    <w:rsid w:val="2E4CD72C"/>
    <w:rsid w:val="2E7C8C93"/>
    <w:rsid w:val="2E7E399F"/>
    <w:rsid w:val="2E8E156A"/>
    <w:rsid w:val="2EB0FFE9"/>
    <w:rsid w:val="2EBAE591"/>
    <w:rsid w:val="2EBF3C8A"/>
    <w:rsid w:val="2ECE84D8"/>
    <w:rsid w:val="2ED0F1F5"/>
    <w:rsid w:val="2ED895E4"/>
    <w:rsid w:val="2ED9CFFE"/>
    <w:rsid w:val="2F349F4C"/>
    <w:rsid w:val="2F443A18"/>
    <w:rsid w:val="2F537B77"/>
    <w:rsid w:val="2F5E995F"/>
    <w:rsid w:val="2F800A84"/>
    <w:rsid w:val="2F814B7B"/>
    <w:rsid w:val="2F847156"/>
    <w:rsid w:val="2F98F621"/>
    <w:rsid w:val="2FA155D0"/>
    <w:rsid w:val="2FAB79D6"/>
    <w:rsid w:val="2FB156DD"/>
    <w:rsid w:val="2FD5CC7E"/>
    <w:rsid w:val="2FD84B78"/>
    <w:rsid w:val="2FF7E3BC"/>
    <w:rsid w:val="2FFCF94D"/>
    <w:rsid w:val="30208AB3"/>
    <w:rsid w:val="30564E9B"/>
    <w:rsid w:val="30687C47"/>
    <w:rsid w:val="30925B85"/>
    <w:rsid w:val="30AAA751"/>
    <w:rsid w:val="30B4999D"/>
    <w:rsid w:val="310F14A3"/>
    <w:rsid w:val="311EE44E"/>
    <w:rsid w:val="314BFB72"/>
    <w:rsid w:val="315B5EE6"/>
    <w:rsid w:val="3176567C"/>
    <w:rsid w:val="3182113B"/>
    <w:rsid w:val="318D57CC"/>
    <w:rsid w:val="31A2D61E"/>
    <w:rsid w:val="31D2B8DE"/>
    <w:rsid w:val="31D5BBD0"/>
    <w:rsid w:val="31D7B569"/>
    <w:rsid w:val="3201135B"/>
    <w:rsid w:val="320889EB"/>
    <w:rsid w:val="320CB0F3"/>
    <w:rsid w:val="324D44A1"/>
    <w:rsid w:val="32584EE8"/>
    <w:rsid w:val="32699904"/>
    <w:rsid w:val="3272B620"/>
    <w:rsid w:val="327F31B7"/>
    <w:rsid w:val="32D12D60"/>
    <w:rsid w:val="32D9712A"/>
    <w:rsid w:val="32F6F6DB"/>
    <w:rsid w:val="330977E2"/>
    <w:rsid w:val="332C64DE"/>
    <w:rsid w:val="332DFA5E"/>
    <w:rsid w:val="33305FAE"/>
    <w:rsid w:val="337044F5"/>
    <w:rsid w:val="33CA3AC3"/>
    <w:rsid w:val="33E2C63F"/>
    <w:rsid w:val="33F5F41C"/>
    <w:rsid w:val="344BFA23"/>
    <w:rsid w:val="345B2FE3"/>
    <w:rsid w:val="345D1730"/>
    <w:rsid w:val="348B7071"/>
    <w:rsid w:val="349ECC29"/>
    <w:rsid w:val="34A62594"/>
    <w:rsid w:val="34AA15F8"/>
    <w:rsid w:val="34B27247"/>
    <w:rsid w:val="34B9C6F3"/>
    <w:rsid w:val="34B9F34F"/>
    <w:rsid w:val="34C1CCE8"/>
    <w:rsid w:val="34DCBD4D"/>
    <w:rsid w:val="3503C67B"/>
    <w:rsid w:val="35061110"/>
    <w:rsid w:val="351390E3"/>
    <w:rsid w:val="352285D0"/>
    <w:rsid w:val="353924BF"/>
    <w:rsid w:val="354BD940"/>
    <w:rsid w:val="354CFC85"/>
    <w:rsid w:val="355EBF36"/>
    <w:rsid w:val="357EA51E"/>
    <w:rsid w:val="358C61BA"/>
    <w:rsid w:val="3596565D"/>
    <w:rsid w:val="35CE4560"/>
    <w:rsid w:val="35DD49F9"/>
    <w:rsid w:val="35E2AE3E"/>
    <w:rsid w:val="35E4B5CC"/>
    <w:rsid w:val="360256D5"/>
    <w:rsid w:val="3639185B"/>
    <w:rsid w:val="364160CD"/>
    <w:rsid w:val="364A6A6D"/>
    <w:rsid w:val="364BEC40"/>
    <w:rsid w:val="3653651B"/>
    <w:rsid w:val="36968D33"/>
    <w:rsid w:val="36971B2C"/>
    <w:rsid w:val="36CB531D"/>
    <w:rsid w:val="36D1ED64"/>
    <w:rsid w:val="36EBD022"/>
    <w:rsid w:val="36EFEC67"/>
    <w:rsid w:val="36F0529C"/>
    <w:rsid w:val="3706FA57"/>
    <w:rsid w:val="37072D8E"/>
    <w:rsid w:val="370E523D"/>
    <w:rsid w:val="372084B6"/>
    <w:rsid w:val="372F0CB0"/>
    <w:rsid w:val="37363C9A"/>
    <w:rsid w:val="3788B298"/>
    <w:rsid w:val="3789FEF9"/>
    <w:rsid w:val="38357B5D"/>
    <w:rsid w:val="386C164C"/>
    <w:rsid w:val="3872956E"/>
    <w:rsid w:val="387C6C2D"/>
    <w:rsid w:val="388389C3"/>
    <w:rsid w:val="389AC875"/>
    <w:rsid w:val="389C1AD1"/>
    <w:rsid w:val="38AA574E"/>
    <w:rsid w:val="38BD38FA"/>
    <w:rsid w:val="38CCFC2C"/>
    <w:rsid w:val="38DCFEE2"/>
    <w:rsid w:val="38E33F6C"/>
    <w:rsid w:val="38EE9C0B"/>
    <w:rsid w:val="38FB85B0"/>
    <w:rsid w:val="3903A186"/>
    <w:rsid w:val="39068B17"/>
    <w:rsid w:val="390FCF08"/>
    <w:rsid w:val="39134276"/>
    <w:rsid w:val="3935456B"/>
    <w:rsid w:val="3940EDE1"/>
    <w:rsid w:val="39606D65"/>
    <w:rsid w:val="39CF7A3E"/>
    <w:rsid w:val="39D84F9F"/>
    <w:rsid w:val="39E57F5D"/>
    <w:rsid w:val="39FF3BE4"/>
    <w:rsid w:val="3A1B5472"/>
    <w:rsid w:val="3A3B9EC2"/>
    <w:rsid w:val="3A3E7B4A"/>
    <w:rsid w:val="3A4D77A3"/>
    <w:rsid w:val="3A740126"/>
    <w:rsid w:val="3A741356"/>
    <w:rsid w:val="3AB0DA49"/>
    <w:rsid w:val="3AB1DC50"/>
    <w:rsid w:val="3ADE1782"/>
    <w:rsid w:val="3AE47309"/>
    <w:rsid w:val="3B084FBF"/>
    <w:rsid w:val="3B1243CE"/>
    <w:rsid w:val="3B1492A0"/>
    <w:rsid w:val="3B272DB9"/>
    <w:rsid w:val="3B27F1C4"/>
    <w:rsid w:val="3B495511"/>
    <w:rsid w:val="3B6C5EC5"/>
    <w:rsid w:val="3B823EEB"/>
    <w:rsid w:val="3BBF97DB"/>
    <w:rsid w:val="3BD2F705"/>
    <w:rsid w:val="3BE33EFA"/>
    <w:rsid w:val="3BF9D165"/>
    <w:rsid w:val="3C19FF0F"/>
    <w:rsid w:val="3C23D86A"/>
    <w:rsid w:val="3C25D73B"/>
    <w:rsid w:val="3C2FFA75"/>
    <w:rsid w:val="3C30E184"/>
    <w:rsid w:val="3C4ADDA3"/>
    <w:rsid w:val="3C4E0702"/>
    <w:rsid w:val="3C509029"/>
    <w:rsid w:val="3C662DF8"/>
    <w:rsid w:val="3C69D46D"/>
    <w:rsid w:val="3C793E42"/>
    <w:rsid w:val="3CBA993D"/>
    <w:rsid w:val="3CC45664"/>
    <w:rsid w:val="3CC9A818"/>
    <w:rsid w:val="3CF02A15"/>
    <w:rsid w:val="3CF1D745"/>
    <w:rsid w:val="3CFF1BBA"/>
    <w:rsid w:val="3D2F2671"/>
    <w:rsid w:val="3D49677D"/>
    <w:rsid w:val="3D56A1AE"/>
    <w:rsid w:val="3D6913AB"/>
    <w:rsid w:val="3D69F292"/>
    <w:rsid w:val="3D717D89"/>
    <w:rsid w:val="3D96B560"/>
    <w:rsid w:val="3DB34EBE"/>
    <w:rsid w:val="3DB6C1E4"/>
    <w:rsid w:val="3DEBAA99"/>
    <w:rsid w:val="3E0035CC"/>
    <w:rsid w:val="3E1437B9"/>
    <w:rsid w:val="3E2607D6"/>
    <w:rsid w:val="3E36C472"/>
    <w:rsid w:val="3E403EE5"/>
    <w:rsid w:val="3E6CD6EF"/>
    <w:rsid w:val="3E72B39B"/>
    <w:rsid w:val="3E8839F3"/>
    <w:rsid w:val="3E9ACD72"/>
    <w:rsid w:val="3EA51D46"/>
    <w:rsid w:val="3EB05CA7"/>
    <w:rsid w:val="3EFAFEE6"/>
    <w:rsid w:val="3F04753C"/>
    <w:rsid w:val="3F1D815A"/>
    <w:rsid w:val="3F536D19"/>
    <w:rsid w:val="3F5B9EC9"/>
    <w:rsid w:val="3F69715D"/>
    <w:rsid w:val="3F725DD9"/>
    <w:rsid w:val="3F9BD426"/>
    <w:rsid w:val="3FC4DE35"/>
    <w:rsid w:val="3FF65B63"/>
    <w:rsid w:val="3FF8C791"/>
    <w:rsid w:val="4003384A"/>
    <w:rsid w:val="40268155"/>
    <w:rsid w:val="403AF53A"/>
    <w:rsid w:val="40591860"/>
    <w:rsid w:val="40A3ABC8"/>
    <w:rsid w:val="40B97429"/>
    <w:rsid w:val="40BB5D78"/>
    <w:rsid w:val="40E3E134"/>
    <w:rsid w:val="40E8F981"/>
    <w:rsid w:val="40F274DB"/>
    <w:rsid w:val="40FB5655"/>
    <w:rsid w:val="411BE0CC"/>
    <w:rsid w:val="411F2B9A"/>
    <w:rsid w:val="4125B74F"/>
    <w:rsid w:val="414504AD"/>
    <w:rsid w:val="414C1E59"/>
    <w:rsid w:val="4186172D"/>
    <w:rsid w:val="418692F6"/>
    <w:rsid w:val="41904ADD"/>
    <w:rsid w:val="41A33356"/>
    <w:rsid w:val="41DB183B"/>
    <w:rsid w:val="41E36A04"/>
    <w:rsid w:val="41EF4D99"/>
    <w:rsid w:val="420330AA"/>
    <w:rsid w:val="4225811B"/>
    <w:rsid w:val="4236FDB7"/>
    <w:rsid w:val="4238C3C6"/>
    <w:rsid w:val="4267354E"/>
    <w:rsid w:val="42846ED1"/>
    <w:rsid w:val="42C2B4AB"/>
    <w:rsid w:val="42D5C54C"/>
    <w:rsid w:val="42E6545D"/>
    <w:rsid w:val="42FD11A6"/>
    <w:rsid w:val="4308A4E3"/>
    <w:rsid w:val="43448376"/>
    <w:rsid w:val="434CC667"/>
    <w:rsid w:val="438A121E"/>
    <w:rsid w:val="43A8698F"/>
    <w:rsid w:val="43B1F68C"/>
    <w:rsid w:val="43B6D00B"/>
    <w:rsid w:val="43C174CA"/>
    <w:rsid w:val="43DE762F"/>
    <w:rsid w:val="43E0E045"/>
    <w:rsid w:val="43E9F7A1"/>
    <w:rsid w:val="43F1E99C"/>
    <w:rsid w:val="43F78597"/>
    <w:rsid w:val="43FDAFB8"/>
    <w:rsid w:val="4407151B"/>
    <w:rsid w:val="4426AED6"/>
    <w:rsid w:val="44343B48"/>
    <w:rsid w:val="444EEEE6"/>
    <w:rsid w:val="44512788"/>
    <w:rsid w:val="446269EF"/>
    <w:rsid w:val="446450C0"/>
    <w:rsid w:val="4489E302"/>
    <w:rsid w:val="448DBBD3"/>
    <w:rsid w:val="449DA9F3"/>
    <w:rsid w:val="44AD9347"/>
    <w:rsid w:val="44C2C841"/>
    <w:rsid w:val="44DB0FF8"/>
    <w:rsid w:val="450B9933"/>
    <w:rsid w:val="4526136A"/>
    <w:rsid w:val="4566A2F4"/>
    <w:rsid w:val="4566F6AF"/>
    <w:rsid w:val="4588B1B8"/>
    <w:rsid w:val="45BE9447"/>
    <w:rsid w:val="45BEAD43"/>
    <w:rsid w:val="45F4DCBC"/>
    <w:rsid w:val="45FDD759"/>
    <w:rsid w:val="4632A81B"/>
    <w:rsid w:val="46599A6A"/>
    <w:rsid w:val="46EC0E43"/>
    <w:rsid w:val="46FAAC28"/>
    <w:rsid w:val="4702B288"/>
    <w:rsid w:val="471CC683"/>
    <w:rsid w:val="47295D89"/>
    <w:rsid w:val="4737D6DB"/>
    <w:rsid w:val="4745B5D0"/>
    <w:rsid w:val="47685EE8"/>
    <w:rsid w:val="477253FA"/>
    <w:rsid w:val="477AC9F9"/>
    <w:rsid w:val="4783F15E"/>
    <w:rsid w:val="47C601F2"/>
    <w:rsid w:val="480A7A69"/>
    <w:rsid w:val="481406B5"/>
    <w:rsid w:val="48253B0F"/>
    <w:rsid w:val="482AC969"/>
    <w:rsid w:val="4837D421"/>
    <w:rsid w:val="483A2E54"/>
    <w:rsid w:val="485013A1"/>
    <w:rsid w:val="485C09CD"/>
    <w:rsid w:val="4861A02A"/>
    <w:rsid w:val="486948FA"/>
    <w:rsid w:val="48A7B87E"/>
    <w:rsid w:val="48B7748B"/>
    <w:rsid w:val="48E1CFA5"/>
    <w:rsid w:val="48E98618"/>
    <w:rsid w:val="48F9C144"/>
    <w:rsid w:val="49090B7D"/>
    <w:rsid w:val="49297702"/>
    <w:rsid w:val="4934719F"/>
    <w:rsid w:val="493B6A92"/>
    <w:rsid w:val="495780DE"/>
    <w:rsid w:val="495D54F7"/>
    <w:rsid w:val="49671751"/>
    <w:rsid w:val="496D3515"/>
    <w:rsid w:val="498DB4C9"/>
    <w:rsid w:val="49C6AB82"/>
    <w:rsid w:val="49D13AEB"/>
    <w:rsid w:val="49E8E972"/>
    <w:rsid w:val="4A17F2F5"/>
    <w:rsid w:val="4A1D13B6"/>
    <w:rsid w:val="4A1E44CE"/>
    <w:rsid w:val="4A2F93EE"/>
    <w:rsid w:val="4A4C098D"/>
    <w:rsid w:val="4A676227"/>
    <w:rsid w:val="4A72F6FE"/>
    <w:rsid w:val="4A97D166"/>
    <w:rsid w:val="4A9AC332"/>
    <w:rsid w:val="4A9E026B"/>
    <w:rsid w:val="4AA800ED"/>
    <w:rsid w:val="4AA8919B"/>
    <w:rsid w:val="4ABFB629"/>
    <w:rsid w:val="4AC4D9CC"/>
    <w:rsid w:val="4ACEBA52"/>
    <w:rsid w:val="4AE43F9F"/>
    <w:rsid w:val="4AE980C7"/>
    <w:rsid w:val="4AEABF67"/>
    <w:rsid w:val="4AF6ABC1"/>
    <w:rsid w:val="4B0AB85F"/>
    <w:rsid w:val="4B125DDE"/>
    <w:rsid w:val="4B17DF24"/>
    <w:rsid w:val="4B20E43B"/>
    <w:rsid w:val="4B266E9E"/>
    <w:rsid w:val="4B4A0B05"/>
    <w:rsid w:val="4B4F0CB3"/>
    <w:rsid w:val="4B726D1C"/>
    <w:rsid w:val="4B7ABB22"/>
    <w:rsid w:val="4B844E0F"/>
    <w:rsid w:val="4B8FE1D5"/>
    <w:rsid w:val="4B9BD885"/>
    <w:rsid w:val="4BAD4CB6"/>
    <w:rsid w:val="4BDCB63F"/>
    <w:rsid w:val="4BF893AA"/>
    <w:rsid w:val="4C00F869"/>
    <w:rsid w:val="4C08939E"/>
    <w:rsid w:val="4C570B0F"/>
    <w:rsid w:val="4C5D2D7B"/>
    <w:rsid w:val="4C777F17"/>
    <w:rsid w:val="4C933E7F"/>
    <w:rsid w:val="4C9A6D97"/>
    <w:rsid w:val="4C9FC8AF"/>
    <w:rsid w:val="4CA17B45"/>
    <w:rsid w:val="4CA99832"/>
    <w:rsid w:val="4CAE30E4"/>
    <w:rsid w:val="4CC133AE"/>
    <w:rsid w:val="4CC70B28"/>
    <w:rsid w:val="4CD5EDE7"/>
    <w:rsid w:val="4CEBAE77"/>
    <w:rsid w:val="4CF294CB"/>
    <w:rsid w:val="4CFFB141"/>
    <w:rsid w:val="4D04570B"/>
    <w:rsid w:val="4D0D0652"/>
    <w:rsid w:val="4D1156D0"/>
    <w:rsid w:val="4D233AC7"/>
    <w:rsid w:val="4D325908"/>
    <w:rsid w:val="4D3E2792"/>
    <w:rsid w:val="4D69B557"/>
    <w:rsid w:val="4D86F9DC"/>
    <w:rsid w:val="4DA7753C"/>
    <w:rsid w:val="4DCEE9A8"/>
    <w:rsid w:val="4DF08EF0"/>
    <w:rsid w:val="4DF266D8"/>
    <w:rsid w:val="4DFBEF70"/>
    <w:rsid w:val="4E0B5D39"/>
    <w:rsid w:val="4E14CF1D"/>
    <w:rsid w:val="4E178D8E"/>
    <w:rsid w:val="4E21AC13"/>
    <w:rsid w:val="4E3ED214"/>
    <w:rsid w:val="4E49BFFC"/>
    <w:rsid w:val="4EB68C0C"/>
    <w:rsid w:val="4EB8556B"/>
    <w:rsid w:val="4EBB3F5B"/>
    <w:rsid w:val="4ED4BBD8"/>
    <w:rsid w:val="4EEFDF20"/>
    <w:rsid w:val="4F354BD4"/>
    <w:rsid w:val="4F8ECE45"/>
    <w:rsid w:val="4FA76E78"/>
    <w:rsid w:val="4FB16F16"/>
    <w:rsid w:val="4FFF8B9B"/>
    <w:rsid w:val="50032AD3"/>
    <w:rsid w:val="5007C7B7"/>
    <w:rsid w:val="500CA20E"/>
    <w:rsid w:val="50222AEC"/>
    <w:rsid w:val="5034A4F7"/>
    <w:rsid w:val="50453954"/>
    <w:rsid w:val="50892E87"/>
    <w:rsid w:val="50B3740A"/>
    <w:rsid w:val="50C9ECF0"/>
    <w:rsid w:val="50CB9706"/>
    <w:rsid w:val="50CD89DC"/>
    <w:rsid w:val="50D35CC6"/>
    <w:rsid w:val="50D7FAA8"/>
    <w:rsid w:val="50D86501"/>
    <w:rsid w:val="50E03DCD"/>
    <w:rsid w:val="5140E592"/>
    <w:rsid w:val="514BEAAD"/>
    <w:rsid w:val="5150F2D1"/>
    <w:rsid w:val="5153D7EE"/>
    <w:rsid w:val="51598C7B"/>
    <w:rsid w:val="51706B98"/>
    <w:rsid w:val="51761354"/>
    <w:rsid w:val="5185039A"/>
    <w:rsid w:val="51A79B89"/>
    <w:rsid w:val="51B5B767"/>
    <w:rsid w:val="51BA367B"/>
    <w:rsid w:val="51BF19A4"/>
    <w:rsid w:val="51E875F5"/>
    <w:rsid w:val="51E97D70"/>
    <w:rsid w:val="51EF89E1"/>
    <w:rsid w:val="51F2116F"/>
    <w:rsid w:val="5205B47C"/>
    <w:rsid w:val="520FD143"/>
    <w:rsid w:val="523800A9"/>
    <w:rsid w:val="525E9B73"/>
    <w:rsid w:val="52660060"/>
    <w:rsid w:val="527DB365"/>
    <w:rsid w:val="527F8DBC"/>
    <w:rsid w:val="528E598B"/>
    <w:rsid w:val="52956EC4"/>
    <w:rsid w:val="5297CA76"/>
    <w:rsid w:val="529A27D3"/>
    <w:rsid w:val="52B01A6D"/>
    <w:rsid w:val="52B159D5"/>
    <w:rsid w:val="52B366E6"/>
    <w:rsid w:val="52C5A1FE"/>
    <w:rsid w:val="52E9C0F4"/>
    <w:rsid w:val="5360807C"/>
    <w:rsid w:val="53708C79"/>
    <w:rsid w:val="53746C48"/>
    <w:rsid w:val="537E1D1C"/>
    <w:rsid w:val="5392D37F"/>
    <w:rsid w:val="539802F1"/>
    <w:rsid w:val="542CDF35"/>
    <w:rsid w:val="5431E362"/>
    <w:rsid w:val="543B8143"/>
    <w:rsid w:val="545749B5"/>
    <w:rsid w:val="545836DE"/>
    <w:rsid w:val="5485B0B4"/>
    <w:rsid w:val="548E6F3F"/>
    <w:rsid w:val="54AD37EE"/>
    <w:rsid w:val="54CFA670"/>
    <w:rsid w:val="54F9F5E1"/>
    <w:rsid w:val="5505FDC4"/>
    <w:rsid w:val="55287AFD"/>
    <w:rsid w:val="552A0397"/>
    <w:rsid w:val="554CFA48"/>
    <w:rsid w:val="5560583B"/>
    <w:rsid w:val="55611EA9"/>
    <w:rsid w:val="5570190D"/>
    <w:rsid w:val="557D4A8E"/>
    <w:rsid w:val="557FE65B"/>
    <w:rsid w:val="55A86116"/>
    <w:rsid w:val="55C5F8AA"/>
    <w:rsid w:val="55C6C625"/>
    <w:rsid w:val="55DF1F94"/>
    <w:rsid w:val="565C6B38"/>
    <w:rsid w:val="56699256"/>
    <w:rsid w:val="566B62C6"/>
    <w:rsid w:val="5670750E"/>
    <w:rsid w:val="568EA658"/>
    <w:rsid w:val="568FF848"/>
    <w:rsid w:val="569136DF"/>
    <w:rsid w:val="569FA3B3"/>
    <w:rsid w:val="56BD7AD2"/>
    <w:rsid w:val="56BDC7F6"/>
    <w:rsid w:val="56CACD59"/>
    <w:rsid w:val="56CAED9F"/>
    <w:rsid w:val="56CB65B7"/>
    <w:rsid w:val="570A3CA2"/>
    <w:rsid w:val="570EC32C"/>
    <w:rsid w:val="571C6929"/>
    <w:rsid w:val="572E3257"/>
    <w:rsid w:val="5739572D"/>
    <w:rsid w:val="57748E12"/>
    <w:rsid w:val="5778FE0D"/>
    <w:rsid w:val="57B16402"/>
    <w:rsid w:val="57BD3690"/>
    <w:rsid w:val="57DADCC3"/>
    <w:rsid w:val="57DCAD80"/>
    <w:rsid w:val="57DE732D"/>
    <w:rsid w:val="57FC258C"/>
    <w:rsid w:val="582FF6C0"/>
    <w:rsid w:val="583DFE42"/>
    <w:rsid w:val="585440B7"/>
    <w:rsid w:val="5858BE3D"/>
    <w:rsid w:val="58BDC440"/>
    <w:rsid w:val="58BFCD16"/>
    <w:rsid w:val="58C13232"/>
    <w:rsid w:val="58CBEFC1"/>
    <w:rsid w:val="58D23AFF"/>
    <w:rsid w:val="58E0B74A"/>
    <w:rsid w:val="58F47B90"/>
    <w:rsid w:val="58FE21D9"/>
    <w:rsid w:val="59098446"/>
    <w:rsid w:val="590FBFD8"/>
    <w:rsid w:val="592AE67F"/>
    <w:rsid w:val="5950E5FC"/>
    <w:rsid w:val="5952F929"/>
    <w:rsid w:val="59775295"/>
    <w:rsid w:val="599B1307"/>
    <w:rsid w:val="59BB39C5"/>
    <w:rsid w:val="59D3A528"/>
    <w:rsid w:val="59DD7FAE"/>
    <w:rsid w:val="5A1EF4D8"/>
    <w:rsid w:val="5A23B201"/>
    <w:rsid w:val="5A3E384F"/>
    <w:rsid w:val="5A3E9477"/>
    <w:rsid w:val="5A4EF8C8"/>
    <w:rsid w:val="5A9BD675"/>
    <w:rsid w:val="5AE35629"/>
    <w:rsid w:val="5B09ED1B"/>
    <w:rsid w:val="5B2F63C3"/>
    <w:rsid w:val="5B5F36A2"/>
    <w:rsid w:val="5B60EC69"/>
    <w:rsid w:val="5B6150B4"/>
    <w:rsid w:val="5B67963A"/>
    <w:rsid w:val="5C3A6BBB"/>
    <w:rsid w:val="5C43B71A"/>
    <w:rsid w:val="5C45A4A3"/>
    <w:rsid w:val="5C9D90CE"/>
    <w:rsid w:val="5CBF5E2F"/>
    <w:rsid w:val="5CD8EFDC"/>
    <w:rsid w:val="5CF764E8"/>
    <w:rsid w:val="5CFF2D08"/>
    <w:rsid w:val="5D052238"/>
    <w:rsid w:val="5D2C8EDD"/>
    <w:rsid w:val="5D353380"/>
    <w:rsid w:val="5D5248FC"/>
    <w:rsid w:val="5D6856C9"/>
    <w:rsid w:val="5D9DAD16"/>
    <w:rsid w:val="5DAB7C11"/>
    <w:rsid w:val="5DBD875B"/>
    <w:rsid w:val="5DCBFBB2"/>
    <w:rsid w:val="5DCD1173"/>
    <w:rsid w:val="5DD622A0"/>
    <w:rsid w:val="5DF4B292"/>
    <w:rsid w:val="5E2F83EF"/>
    <w:rsid w:val="5E362907"/>
    <w:rsid w:val="5E502DEC"/>
    <w:rsid w:val="5E7AB651"/>
    <w:rsid w:val="5E986A03"/>
    <w:rsid w:val="5EB82AF7"/>
    <w:rsid w:val="5EC32801"/>
    <w:rsid w:val="5EF9033A"/>
    <w:rsid w:val="5F0CFFED"/>
    <w:rsid w:val="5F65E4DD"/>
    <w:rsid w:val="5F778A3D"/>
    <w:rsid w:val="5F82961F"/>
    <w:rsid w:val="5F8A1FA4"/>
    <w:rsid w:val="5F9D1112"/>
    <w:rsid w:val="5FB80693"/>
    <w:rsid w:val="5FC98E27"/>
    <w:rsid w:val="5FD18B72"/>
    <w:rsid w:val="5FFFA0F3"/>
    <w:rsid w:val="60196972"/>
    <w:rsid w:val="60301223"/>
    <w:rsid w:val="605C9F33"/>
    <w:rsid w:val="6066F36A"/>
    <w:rsid w:val="606F7B53"/>
    <w:rsid w:val="6079E3BD"/>
    <w:rsid w:val="60926963"/>
    <w:rsid w:val="60940E6E"/>
    <w:rsid w:val="60AF1BAB"/>
    <w:rsid w:val="60BE609F"/>
    <w:rsid w:val="60CB2D63"/>
    <w:rsid w:val="60D7E190"/>
    <w:rsid w:val="610FB41F"/>
    <w:rsid w:val="6133CAA2"/>
    <w:rsid w:val="615E2349"/>
    <w:rsid w:val="61608C78"/>
    <w:rsid w:val="6176F0C1"/>
    <w:rsid w:val="61A697EF"/>
    <w:rsid w:val="61AB2BC6"/>
    <w:rsid w:val="61CD4537"/>
    <w:rsid w:val="61DE8AE8"/>
    <w:rsid w:val="61E6556B"/>
    <w:rsid w:val="61EB5A49"/>
    <w:rsid w:val="61F72031"/>
    <w:rsid w:val="620A7B87"/>
    <w:rsid w:val="620D6DB7"/>
    <w:rsid w:val="621342C9"/>
    <w:rsid w:val="6229FAD1"/>
    <w:rsid w:val="6272E477"/>
    <w:rsid w:val="62834C9B"/>
    <w:rsid w:val="629971C6"/>
    <w:rsid w:val="62A9041E"/>
    <w:rsid w:val="62B8B49D"/>
    <w:rsid w:val="6309D76D"/>
    <w:rsid w:val="633A9B07"/>
    <w:rsid w:val="63423F05"/>
    <w:rsid w:val="6348DD52"/>
    <w:rsid w:val="63C82ED1"/>
    <w:rsid w:val="63D5EDC9"/>
    <w:rsid w:val="63F31282"/>
    <w:rsid w:val="64365494"/>
    <w:rsid w:val="643A824D"/>
    <w:rsid w:val="6443816C"/>
    <w:rsid w:val="647FD5A0"/>
    <w:rsid w:val="64AE2389"/>
    <w:rsid w:val="64BDC28D"/>
    <w:rsid w:val="64CDCDD2"/>
    <w:rsid w:val="64D1D54F"/>
    <w:rsid w:val="64DE392B"/>
    <w:rsid w:val="64E449CE"/>
    <w:rsid w:val="650D7AEB"/>
    <w:rsid w:val="65297677"/>
    <w:rsid w:val="655B77B5"/>
    <w:rsid w:val="6565C76F"/>
    <w:rsid w:val="657232CC"/>
    <w:rsid w:val="658372B8"/>
    <w:rsid w:val="659F1127"/>
    <w:rsid w:val="65A29F69"/>
    <w:rsid w:val="65C1C200"/>
    <w:rsid w:val="65CD3F0B"/>
    <w:rsid w:val="65DDD643"/>
    <w:rsid w:val="65E7C162"/>
    <w:rsid w:val="65E97FB9"/>
    <w:rsid w:val="65F0E7D8"/>
    <w:rsid w:val="660F8FB7"/>
    <w:rsid w:val="663FAC6C"/>
    <w:rsid w:val="6650E43B"/>
    <w:rsid w:val="6656843D"/>
    <w:rsid w:val="6687F158"/>
    <w:rsid w:val="66B05337"/>
    <w:rsid w:val="66D59F6E"/>
    <w:rsid w:val="66EB95BA"/>
    <w:rsid w:val="670A1407"/>
    <w:rsid w:val="67381A98"/>
    <w:rsid w:val="6795CDE0"/>
    <w:rsid w:val="679AB050"/>
    <w:rsid w:val="67C5AE7F"/>
    <w:rsid w:val="67ED660D"/>
    <w:rsid w:val="67EEEAF9"/>
    <w:rsid w:val="67EFC0E6"/>
    <w:rsid w:val="6821A666"/>
    <w:rsid w:val="6843AD8B"/>
    <w:rsid w:val="684D2DFF"/>
    <w:rsid w:val="684DF29A"/>
    <w:rsid w:val="685CFEA2"/>
    <w:rsid w:val="68725D6B"/>
    <w:rsid w:val="6882E54A"/>
    <w:rsid w:val="68A3C277"/>
    <w:rsid w:val="68A4E806"/>
    <w:rsid w:val="68AFA71B"/>
    <w:rsid w:val="68B6428F"/>
    <w:rsid w:val="68C87E13"/>
    <w:rsid w:val="68E69D03"/>
    <w:rsid w:val="69001380"/>
    <w:rsid w:val="690B3118"/>
    <w:rsid w:val="6913E9B2"/>
    <w:rsid w:val="692A29CD"/>
    <w:rsid w:val="692BC88B"/>
    <w:rsid w:val="692BFC30"/>
    <w:rsid w:val="69314E01"/>
    <w:rsid w:val="69347F86"/>
    <w:rsid w:val="695AC93B"/>
    <w:rsid w:val="69A80AE0"/>
    <w:rsid w:val="69BFED3B"/>
    <w:rsid w:val="69C44596"/>
    <w:rsid w:val="69D6DBE9"/>
    <w:rsid w:val="69D99612"/>
    <w:rsid w:val="69F40298"/>
    <w:rsid w:val="69F88E2B"/>
    <w:rsid w:val="6A02678C"/>
    <w:rsid w:val="6A14FFBF"/>
    <w:rsid w:val="6A178477"/>
    <w:rsid w:val="6A265765"/>
    <w:rsid w:val="6A30C84F"/>
    <w:rsid w:val="6A439717"/>
    <w:rsid w:val="6A5EE26A"/>
    <w:rsid w:val="6A608763"/>
    <w:rsid w:val="6A7819E6"/>
    <w:rsid w:val="6A899C23"/>
    <w:rsid w:val="6A9E703F"/>
    <w:rsid w:val="6AA7BDFA"/>
    <w:rsid w:val="6AB79401"/>
    <w:rsid w:val="6AB8A560"/>
    <w:rsid w:val="6ACBDB7A"/>
    <w:rsid w:val="6AFCC55A"/>
    <w:rsid w:val="6B004DB8"/>
    <w:rsid w:val="6B01AEEE"/>
    <w:rsid w:val="6B198672"/>
    <w:rsid w:val="6B77A8D0"/>
    <w:rsid w:val="6BAD860B"/>
    <w:rsid w:val="6BB30F72"/>
    <w:rsid w:val="6BB3A2A8"/>
    <w:rsid w:val="6BBE4083"/>
    <w:rsid w:val="6BC0697A"/>
    <w:rsid w:val="6BC881B5"/>
    <w:rsid w:val="6BCA2C43"/>
    <w:rsid w:val="6BECF444"/>
    <w:rsid w:val="6C0181E1"/>
    <w:rsid w:val="6C088A8B"/>
    <w:rsid w:val="6C201E53"/>
    <w:rsid w:val="6C35C040"/>
    <w:rsid w:val="6C4E4183"/>
    <w:rsid w:val="6C7EE57C"/>
    <w:rsid w:val="6C92FCCA"/>
    <w:rsid w:val="6CB385FB"/>
    <w:rsid w:val="6D1F734D"/>
    <w:rsid w:val="6D7B21CF"/>
    <w:rsid w:val="6D7FF4D4"/>
    <w:rsid w:val="6D926AF6"/>
    <w:rsid w:val="6D98DB2F"/>
    <w:rsid w:val="6DA14468"/>
    <w:rsid w:val="6DB335BF"/>
    <w:rsid w:val="6DCE4324"/>
    <w:rsid w:val="6DCF7D5B"/>
    <w:rsid w:val="6DE00B30"/>
    <w:rsid w:val="6DE03D71"/>
    <w:rsid w:val="6DF5D2BC"/>
    <w:rsid w:val="6E0AC6EB"/>
    <w:rsid w:val="6E21564B"/>
    <w:rsid w:val="6E71F1B9"/>
    <w:rsid w:val="6EBC665C"/>
    <w:rsid w:val="6EC5B7E9"/>
    <w:rsid w:val="6F210260"/>
    <w:rsid w:val="6F290B3C"/>
    <w:rsid w:val="6F2B0719"/>
    <w:rsid w:val="6F37852E"/>
    <w:rsid w:val="6F41716A"/>
    <w:rsid w:val="6F47B6B5"/>
    <w:rsid w:val="6F5AC0BB"/>
    <w:rsid w:val="6FD4B15A"/>
    <w:rsid w:val="6FD7C1E5"/>
    <w:rsid w:val="6FEA4C0D"/>
    <w:rsid w:val="6FF07A69"/>
    <w:rsid w:val="6FF156A6"/>
    <w:rsid w:val="70190F11"/>
    <w:rsid w:val="701AA772"/>
    <w:rsid w:val="701BA3DC"/>
    <w:rsid w:val="70329E1A"/>
    <w:rsid w:val="705740D6"/>
    <w:rsid w:val="70702349"/>
    <w:rsid w:val="707B520A"/>
    <w:rsid w:val="70837217"/>
    <w:rsid w:val="70879D7C"/>
    <w:rsid w:val="70ADAFB9"/>
    <w:rsid w:val="70C35D31"/>
    <w:rsid w:val="70E14D9E"/>
    <w:rsid w:val="70ECC8FC"/>
    <w:rsid w:val="70F9E426"/>
    <w:rsid w:val="71001A63"/>
    <w:rsid w:val="711730CE"/>
    <w:rsid w:val="7141E83C"/>
    <w:rsid w:val="714C6B21"/>
    <w:rsid w:val="71938DB1"/>
    <w:rsid w:val="71AE559A"/>
    <w:rsid w:val="71B93535"/>
    <w:rsid w:val="71C1706F"/>
    <w:rsid w:val="71CAB2D2"/>
    <w:rsid w:val="71FA7BF4"/>
    <w:rsid w:val="721A9AAA"/>
    <w:rsid w:val="7222C750"/>
    <w:rsid w:val="7226BE6F"/>
    <w:rsid w:val="729C54F1"/>
    <w:rsid w:val="72B3B77E"/>
    <w:rsid w:val="72C30A27"/>
    <w:rsid w:val="72EC63DA"/>
    <w:rsid w:val="73092855"/>
    <w:rsid w:val="7345FEDD"/>
    <w:rsid w:val="735B0B58"/>
    <w:rsid w:val="7366E6AF"/>
    <w:rsid w:val="736E8511"/>
    <w:rsid w:val="73B4AAAB"/>
    <w:rsid w:val="73D06E4B"/>
    <w:rsid w:val="74098C05"/>
    <w:rsid w:val="7419D356"/>
    <w:rsid w:val="741B813D"/>
    <w:rsid w:val="742581A5"/>
    <w:rsid w:val="743A9C19"/>
    <w:rsid w:val="743C0C8C"/>
    <w:rsid w:val="745BB4E9"/>
    <w:rsid w:val="747DA06D"/>
    <w:rsid w:val="74809F4A"/>
    <w:rsid w:val="748ACD03"/>
    <w:rsid w:val="74982CC7"/>
    <w:rsid w:val="74A45F24"/>
    <w:rsid w:val="75011E5E"/>
    <w:rsid w:val="75110FD3"/>
    <w:rsid w:val="75200D47"/>
    <w:rsid w:val="7534F92E"/>
    <w:rsid w:val="75420DCD"/>
    <w:rsid w:val="754AD5AA"/>
    <w:rsid w:val="7570B54A"/>
    <w:rsid w:val="7605BAE1"/>
    <w:rsid w:val="761C6F20"/>
    <w:rsid w:val="7635203D"/>
    <w:rsid w:val="76441264"/>
    <w:rsid w:val="764C1513"/>
    <w:rsid w:val="76682A8B"/>
    <w:rsid w:val="768980CE"/>
    <w:rsid w:val="76938DC4"/>
    <w:rsid w:val="76B1693A"/>
    <w:rsid w:val="76F1D34F"/>
    <w:rsid w:val="770F59CA"/>
    <w:rsid w:val="7774394A"/>
    <w:rsid w:val="778778CA"/>
    <w:rsid w:val="7788EE78"/>
    <w:rsid w:val="778C714A"/>
    <w:rsid w:val="77997A64"/>
    <w:rsid w:val="7799F2AA"/>
    <w:rsid w:val="77CCE4F3"/>
    <w:rsid w:val="77D3D95E"/>
    <w:rsid w:val="77DD1F1C"/>
    <w:rsid w:val="77E68DC4"/>
    <w:rsid w:val="77FC2C3A"/>
    <w:rsid w:val="78059A1E"/>
    <w:rsid w:val="781AFA58"/>
    <w:rsid w:val="785DA5B1"/>
    <w:rsid w:val="78623026"/>
    <w:rsid w:val="7872541E"/>
    <w:rsid w:val="78791AAB"/>
    <w:rsid w:val="7885DF0A"/>
    <w:rsid w:val="78895EA8"/>
    <w:rsid w:val="789696CF"/>
    <w:rsid w:val="78B0B6F2"/>
    <w:rsid w:val="78E580C6"/>
    <w:rsid w:val="78FFCD50"/>
    <w:rsid w:val="791100E3"/>
    <w:rsid w:val="79827D03"/>
    <w:rsid w:val="799394AB"/>
    <w:rsid w:val="79D26849"/>
    <w:rsid w:val="79DFA182"/>
    <w:rsid w:val="79E17993"/>
    <w:rsid w:val="79E62404"/>
    <w:rsid w:val="79EC9E7D"/>
    <w:rsid w:val="79FF8969"/>
    <w:rsid w:val="7A35ED31"/>
    <w:rsid w:val="7A384D19"/>
    <w:rsid w:val="7A42DD6F"/>
    <w:rsid w:val="7A45CA1F"/>
    <w:rsid w:val="7A470A90"/>
    <w:rsid w:val="7A52FEE7"/>
    <w:rsid w:val="7A622A4C"/>
    <w:rsid w:val="7A65B911"/>
    <w:rsid w:val="7A6A2903"/>
    <w:rsid w:val="7A82E039"/>
    <w:rsid w:val="7A97BF7C"/>
    <w:rsid w:val="7ABD5D0A"/>
    <w:rsid w:val="7AC34717"/>
    <w:rsid w:val="7B3267E1"/>
    <w:rsid w:val="7B33ED76"/>
    <w:rsid w:val="7B4426BB"/>
    <w:rsid w:val="7B65BDB7"/>
    <w:rsid w:val="7B798209"/>
    <w:rsid w:val="7B79F71D"/>
    <w:rsid w:val="7B810DE8"/>
    <w:rsid w:val="7B818D0D"/>
    <w:rsid w:val="7B83C415"/>
    <w:rsid w:val="7BBA5A46"/>
    <w:rsid w:val="7BCF8CBD"/>
    <w:rsid w:val="7BDEAEDC"/>
    <w:rsid w:val="7BE1119C"/>
    <w:rsid w:val="7BE2545B"/>
    <w:rsid w:val="7BF89672"/>
    <w:rsid w:val="7BFB1739"/>
    <w:rsid w:val="7C0196D9"/>
    <w:rsid w:val="7C11E406"/>
    <w:rsid w:val="7C1690CB"/>
    <w:rsid w:val="7C1C123E"/>
    <w:rsid w:val="7C356F07"/>
    <w:rsid w:val="7C3FF68C"/>
    <w:rsid w:val="7CA4D97C"/>
    <w:rsid w:val="7CB9FDBF"/>
    <w:rsid w:val="7CC862E5"/>
    <w:rsid w:val="7CF9C840"/>
    <w:rsid w:val="7D09D035"/>
    <w:rsid w:val="7D0E1B73"/>
    <w:rsid w:val="7D0EE7AF"/>
    <w:rsid w:val="7D1E4065"/>
    <w:rsid w:val="7D2B2738"/>
    <w:rsid w:val="7D32574D"/>
    <w:rsid w:val="7D5EE662"/>
    <w:rsid w:val="7D60D98B"/>
    <w:rsid w:val="7D7842C6"/>
    <w:rsid w:val="7D7FD512"/>
    <w:rsid w:val="7D921B6C"/>
    <w:rsid w:val="7D9655C3"/>
    <w:rsid w:val="7DD43483"/>
    <w:rsid w:val="7DD77A14"/>
    <w:rsid w:val="7E106743"/>
    <w:rsid w:val="7E379D9C"/>
    <w:rsid w:val="7E40BC84"/>
    <w:rsid w:val="7E42A3BE"/>
    <w:rsid w:val="7E5D910F"/>
    <w:rsid w:val="7E60BA70"/>
    <w:rsid w:val="7E6B88AF"/>
    <w:rsid w:val="7E87D960"/>
    <w:rsid w:val="7E9BA6BE"/>
    <w:rsid w:val="7EA84A7D"/>
    <w:rsid w:val="7EB45783"/>
    <w:rsid w:val="7EB7E86F"/>
    <w:rsid w:val="7ECAF08B"/>
    <w:rsid w:val="7F2F03C6"/>
    <w:rsid w:val="7F37B1AF"/>
    <w:rsid w:val="7F581E4E"/>
    <w:rsid w:val="7F757B06"/>
    <w:rsid w:val="7F9A837D"/>
    <w:rsid w:val="7FA8A71B"/>
    <w:rsid w:val="7FD49558"/>
    <w:rsid w:val="7FFED514"/>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B2478"/>
  <w15:docId w15:val="{2651971E-86DF-41F9-BAA8-8D01826CAD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478A1"/>
    <w:pPr>
      <w:jc w:val="both"/>
    </w:pPr>
    <w:rPr>
      <w:rFonts w:ascii="Arial" w:hAnsi="Arial"/>
      <w:szCs w:val="24"/>
      <w:lang w:val="en-US" w:eastAsia="nl-NL"/>
    </w:rPr>
  </w:style>
  <w:style w:type="paragraph" w:styleId="Heading1">
    <w:name w:val="heading 1"/>
    <w:basedOn w:val="Normal"/>
    <w:next w:val="BodyText"/>
    <w:link w:val="Heading1Char"/>
    <w:uiPriority w:val="99"/>
    <w:qFormat/>
    <w:rsid w:val="00F26201"/>
    <w:pPr>
      <w:keepNext/>
      <w:numPr>
        <w:numId w:val="54"/>
      </w:numPr>
      <w:tabs>
        <w:tab w:val="left" w:pos="5040"/>
        <w:tab w:val="left" w:pos="7200"/>
      </w:tabs>
      <w:spacing w:after="120" w:line="312" w:lineRule="auto"/>
      <w:outlineLvl w:val="0"/>
    </w:pPr>
    <w:rPr>
      <w:b/>
      <w:bCs/>
      <w:spacing w:val="4"/>
      <w:kern w:val="28"/>
      <w:sz w:val="28"/>
    </w:rPr>
  </w:style>
  <w:style w:type="paragraph" w:styleId="Heading2">
    <w:name w:val="heading 2"/>
    <w:basedOn w:val="BodyText"/>
    <w:next w:val="BodyText"/>
    <w:link w:val="Heading2Char"/>
    <w:uiPriority w:val="99"/>
    <w:qFormat/>
    <w:rsid w:val="00F26201"/>
    <w:pPr>
      <w:keepNext/>
      <w:numPr>
        <w:ilvl w:val="1"/>
        <w:numId w:val="54"/>
      </w:numPr>
      <w:spacing w:before="120" w:after="120"/>
      <w:outlineLvl w:val="1"/>
    </w:pPr>
    <w:rPr>
      <w:rFonts w:eastAsia="Arial"/>
      <w:b/>
      <w:bCs/>
      <w:sz w:val="22"/>
    </w:rPr>
  </w:style>
  <w:style w:type="paragraph" w:styleId="Heading3">
    <w:name w:val="heading 3"/>
    <w:basedOn w:val="Normal"/>
    <w:next w:val="Normal"/>
    <w:link w:val="Heading3Char"/>
    <w:uiPriority w:val="99"/>
    <w:qFormat/>
    <w:rsid w:val="00F26201"/>
    <w:pPr>
      <w:keepNext/>
      <w:numPr>
        <w:ilvl w:val="2"/>
        <w:numId w:val="54"/>
      </w:numPr>
      <w:spacing w:after="120"/>
      <w:outlineLvl w:val="2"/>
    </w:pPr>
    <w:rPr>
      <w:b/>
      <w:iCs/>
    </w:rPr>
  </w:style>
  <w:style w:type="paragraph" w:styleId="Heading4">
    <w:name w:val="heading 4"/>
    <w:basedOn w:val="Heading3"/>
    <w:next w:val="Normal"/>
    <w:qFormat/>
    <w:rsid w:val="00CE6709"/>
    <w:pPr>
      <w:numPr>
        <w:ilvl w:val="3"/>
      </w:numPr>
      <w:tabs>
        <w:tab w:val="num" w:pos="2520"/>
      </w:tabs>
      <w:outlineLvl w:val="3"/>
    </w:pPr>
    <w:rPr>
      <w:i/>
    </w:rPr>
  </w:style>
  <w:style w:type="paragraph" w:styleId="Heading5">
    <w:name w:val="heading 5"/>
    <w:basedOn w:val="Normal"/>
    <w:next w:val="Normal"/>
    <w:qFormat/>
    <w:rsid w:val="008D00F9"/>
    <w:pPr>
      <w:keepNext/>
      <w:outlineLvl w:val="4"/>
    </w:pPr>
  </w:style>
  <w:style w:type="paragraph" w:styleId="Heading6">
    <w:name w:val="heading 6"/>
    <w:basedOn w:val="Normal"/>
    <w:next w:val="Normal"/>
    <w:qFormat/>
    <w:rsid w:val="008D00F9"/>
    <w:pPr>
      <w:keepNext/>
      <w:outlineLvl w:val="5"/>
    </w:pPr>
    <w:rPr>
      <w:bCs/>
    </w:rPr>
  </w:style>
  <w:style w:type="paragraph" w:styleId="Heading7">
    <w:name w:val="heading 7"/>
    <w:basedOn w:val="Normal"/>
    <w:next w:val="Normal"/>
    <w:qFormat/>
    <w:rsid w:val="008D00F9"/>
    <w:pPr>
      <w:keepNext/>
      <w:outlineLvl w:val="6"/>
    </w:pPr>
  </w:style>
  <w:style w:type="paragraph" w:styleId="Heading8">
    <w:name w:val="heading 8"/>
    <w:basedOn w:val="Normal"/>
    <w:next w:val="Normal"/>
    <w:qFormat/>
    <w:rsid w:val="008D00F9"/>
    <w:pPr>
      <w:keepNext/>
      <w:outlineLvl w:val="7"/>
    </w:pPr>
  </w:style>
  <w:style w:type="paragraph" w:styleId="Heading9">
    <w:name w:val="heading 9"/>
    <w:basedOn w:val="Normal"/>
    <w:next w:val="Normal"/>
    <w:qFormat/>
    <w:rsid w:val="008D00F9"/>
    <w:pPr>
      <w:keepNext/>
      <w:widowControl w:val="0"/>
      <w:outlineLvl w:val="8"/>
    </w:pPr>
    <w:rPr>
      <w:kern w:val="28"/>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link w:val="BodyTextChar"/>
    <w:rsid w:val="000A5343"/>
    <w:pPr>
      <w:spacing w:line="288" w:lineRule="auto"/>
    </w:pPr>
    <w:rPr>
      <w:rFonts w:ascii="Arial" w:hAnsi="Arial"/>
      <w:spacing w:val="4"/>
      <w:szCs w:val="24"/>
      <w:lang w:val="en-GB" w:eastAsia="nl-NL"/>
    </w:rPr>
  </w:style>
  <w:style w:type="paragraph" w:styleId="dottedline" w:customStyle="1">
    <w:name w:val="dotted line"/>
    <w:basedOn w:val="BodyText"/>
    <w:next w:val="BodyText"/>
    <w:link w:val="dottedlineChar"/>
    <w:rsid w:val="009B72BD"/>
    <w:rPr>
      <w:spacing w:val="30"/>
      <w:sz w:val="24"/>
    </w:rPr>
  </w:style>
  <w:style w:type="paragraph" w:styleId="Numbers" w:customStyle="1">
    <w:name w:val="Numbers"/>
    <w:basedOn w:val="bullets"/>
    <w:next w:val="BodyText"/>
    <w:rsid w:val="00D70974"/>
    <w:pPr>
      <w:numPr>
        <w:numId w:val="22"/>
      </w:numPr>
      <w:tabs>
        <w:tab w:val="clear" w:pos="624"/>
        <w:tab w:val="num" w:pos="360"/>
        <w:tab w:val="num" w:pos="397"/>
      </w:tabs>
      <w:ind w:left="0" w:firstLine="0"/>
    </w:pPr>
  </w:style>
  <w:style w:type="paragraph" w:styleId="Header">
    <w:name w:val="header"/>
    <w:basedOn w:val="Normal"/>
    <w:rsid w:val="00487401"/>
    <w:pPr>
      <w:tabs>
        <w:tab w:val="center" w:pos="4819"/>
        <w:tab w:val="right" w:pos="9638"/>
      </w:tabs>
    </w:pPr>
  </w:style>
  <w:style w:type="character" w:styleId="BodyTextChar" w:customStyle="1">
    <w:name w:val="Body Text Char"/>
    <w:link w:val="BodyText"/>
    <w:rsid w:val="000A5343"/>
    <w:rPr>
      <w:rFonts w:ascii="Arial" w:hAnsi="Arial"/>
      <w:spacing w:val="4"/>
      <w:szCs w:val="24"/>
      <w:lang w:val="en-GB" w:eastAsia="nl-NL" w:bidi="ar-SA"/>
    </w:rPr>
  </w:style>
  <w:style w:type="paragraph" w:styleId="Onderkantformulier" w:customStyle="1">
    <w:name w:val="Onderkant formulier"/>
    <w:basedOn w:val="Normal"/>
    <w:next w:val="Normal"/>
    <w:hidden/>
    <w:rsid w:val="009B72BD"/>
    <w:pPr>
      <w:pBdr>
        <w:top w:val="single" w:color="auto" w:sz="6" w:space="1"/>
      </w:pBdr>
      <w:jc w:val="center"/>
    </w:pPr>
    <w:rPr>
      <w:rFonts w:cs="Arial"/>
      <w:vanish/>
      <w:sz w:val="16"/>
      <w:szCs w:val="16"/>
    </w:rPr>
  </w:style>
  <w:style w:type="paragraph" w:styleId="Bovenkantformulier" w:customStyle="1">
    <w:name w:val="Bovenkant formulier"/>
    <w:basedOn w:val="Normal"/>
    <w:next w:val="Normal"/>
    <w:hidden/>
    <w:rsid w:val="009B72BD"/>
    <w:pPr>
      <w:pBdr>
        <w:bottom w:val="single" w:color="auto" w:sz="6" w:space="1"/>
      </w:pBdr>
      <w:jc w:val="center"/>
    </w:pPr>
    <w:rPr>
      <w:rFonts w:cs="Arial"/>
      <w:vanish/>
      <w:sz w:val="16"/>
      <w:szCs w:val="16"/>
    </w:rPr>
  </w:style>
  <w:style w:type="paragraph" w:styleId="Footer">
    <w:name w:val="footer"/>
    <w:basedOn w:val="Normal"/>
    <w:rsid w:val="008C289F"/>
    <w:pPr>
      <w:tabs>
        <w:tab w:val="center" w:pos="4153"/>
        <w:tab w:val="right" w:pos="8306"/>
      </w:tabs>
      <w:spacing w:line="264" w:lineRule="auto"/>
      <w:jc w:val="right"/>
    </w:pPr>
    <w:rPr>
      <w:spacing w:val="4"/>
      <w:sz w:val="16"/>
    </w:rPr>
  </w:style>
  <w:style w:type="paragraph" w:styleId="subbullet" w:customStyle="1">
    <w:name w:val="subbullet"/>
    <w:basedOn w:val="bullets"/>
    <w:next w:val="BodyText"/>
    <w:link w:val="subbulletChar"/>
    <w:rsid w:val="00D70974"/>
    <w:pPr>
      <w:numPr>
        <w:numId w:val="23"/>
      </w:numPr>
      <w:tabs>
        <w:tab w:val="clear" w:pos="624"/>
        <w:tab w:val="num" w:pos="397"/>
        <w:tab w:val="left" w:pos="7938"/>
      </w:tabs>
    </w:pPr>
  </w:style>
  <w:style w:type="paragraph" w:styleId="Documentsubtitle" w:customStyle="1">
    <w:name w:val="Document subtitle"/>
    <w:basedOn w:val="BodyText"/>
    <w:rsid w:val="008D00F9"/>
    <w:rPr>
      <w:sz w:val="28"/>
    </w:rPr>
  </w:style>
  <w:style w:type="paragraph" w:styleId="z-BottomofForm">
    <w:name w:val="HTML Bottom of Form"/>
    <w:basedOn w:val="Normal"/>
    <w:next w:val="Normal"/>
    <w:hidden/>
    <w:rsid w:val="009B72BD"/>
    <w:pPr>
      <w:pBdr>
        <w:top w:val="single" w:color="auto" w:sz="6" w:space="1"/>
      </w:pBdr>
      <w:jc w:val="center"/>
    </w:pPr>
    <w:rPr>
      <w:rFonts w:cs="Arial"/>
      <w:vanish/>
      <w:sz w:val="16"/>
      <w:szCs w:val="16"/>
    </w:rPr>
  </w:style>
  <w:style w:type="paragraph" w:styleId="z-TopofForm">
    <w:name w:val="HTML Top of Form"/>
    <w:basedOn w:val="Normal"/>
    <w:next w:val="Normal"/>
    <w:hidden/>
    <w:rsid w:val="009B72BD"/>
    <w:pPr>
      <w:pBdr>
        <w:bottom w:val="single" w:color="auto" w:sz="6" w:space="1"/>
      </w:pBdr>
      <w:jc w:val="center"/>
    </w:pPr>
    <w:rPr>
      <w:rFonts w:cs="Arial"/>
      <w:vanish/>
      <w:sz w:val="16"/>
      <w:szCs w:val="16"/>
    </w:rPr>
  </w:style>
  <w:style w:type="paragraph" w:styleId="bullets" w:customStyle="1">
    <w:name w:val="bullets"/>
    <w:basedOn w:val="BodyText"/>
    <w:next w:val="BodyText"/>
    <w:link w:val="bulletsCharChar"/>
    <w:rsid w:val="00D70974"/>
    <w:pPr>
      <w:numPr>
        <w:numId w:val="24"/>
      </w:numPr>
      <w:tabs>
        <w:tab w:val="num" w:pos="360"/>
        <w:tab w:val="num" w:pos="397"/>
      </w:tabs>
      <w:ind w:left="0" w:firstLine="0"/>
    </w:pPr>
  </w:style>
  <w:style w:type="character" w:styleId="bulletsCharChar" w:customStyle="1">
    <w:name w:val="bullets Char Char"/>
    <w:basedOn w:val="BodyTextChar"/>
    <w:link w:val="bullets"/>
    <w:rsid w:val="00D70974"/>
    <w:rPr>
      <w:rFonts w:ascii="Arial" w:hAnsi="Arial"/>
      <w:spacing w:val="4"/>
      <w:szCs w:val="24"/>
      <w:lang w:val="en-GB" w:eastAsia="nl-NL" w:bidi="ar-SA"/>
    </w:rPr>
  </w:style>
  <w:style w:type="character" w:styleId="FollowedHyperlink">
    <w:name w:val="FollowedHyperlink"/>
    <w:rsid w:val="00524CD0"/>
    <w:rPr>
      <w:rFonts w:ascii="Arial" w:hAnsi="Arial"/>
      <w:color w:val="800080"/>
      <w:spacing w:val="4"/>
      <w:w w:val="100"/>
      <w:sz w:val="20"/>
      <w:szCs w:val="20"/>
      <w:u w:val="single"/>
    </w:rPr>
  </w:style>
  <w:style w:type="character" w:styleId="Hyperlink">
    <w:name w:val="Hyperlink"/>
    <w:uiPriority w:val="99"/>
    <w:rsid w:val="006D1D0B"/>
    <w:rPr>
      <w:rFonts w:ascii="Arial" w:hAnsi="Arial"/>
      <w:color w:val="0000FF"/>
      <w:spacing w:val="4"/>
      <w:w w:val="100"/>
      <w:position w:val="0"/>
      <w:sz w:val="20"/>
      <w:szCs w:val="20"/>
      <w:u w:val="single"/>
    </w:rPr>
  </w:style>
  <w:style w:type="paragraph" w:styleId="BalloonText">
    <w:name w:val="Balloon Text"/>
    <w:basedOn w:val="Normal"/>
    <w:semiHidden/>
    <w:rsid w:val="00C73891"/>
    <w:rPr>
      <w:rFonts w:ascii="Tahoma" w:hAnsi="Tahoma" w:cs="Tahoma"/>
      <w:sz w:val="16"/>
      <w:szCs w:val="16"/>
    </w:rPr>
  </w:style>
  <w:style w:type="character" w:styleId="dottedlineChar" w:customStyle="1">
    <w:name w:val="dotted line Char"/>
    <w:link w:val="dottedline"/>
    <w:rsid w:val="00CC4590"/>
    <w:rPr>
      <w:rFonts w:ascii="Arial" w:hAnsi="Arial"/>
      <w:spacing w:val="30"/>
      <w:sz w:val="24"/>
      <w:szCs w:val="24"/>
      <w:lang w:val="en-GB" w:eastAsia="nl-NL" w:bidi="ar-SA"/>
    </w:rPr>
  </w:style>
  <w:style w:type="character" w:styleId="subbulletChar" w:customStyle="1">
    <w:name w:val="subbullet Char"/>
    <w:basedOn w:val="bulletsCharChar"/>
    <w:link w:val="subbullet"/>
    <w:rsid w:val="00D70974"/>
    <w:rPr>
      <w:rFonts w:ascii="Arial" w:hAnsi="Arial"/>
      <w:spacing w:val="4"/>
      <w:szCs w:val="24"/>
      <w:lang w:val="en-GB" w:eastAsia="nl-NL" w:bidi="ar-SA"/>
    </w:rPr>
  </w:style>
  <w:style w:type="paragraph" w:styleId="FootnoteText">
    <w:name w:val="footnote text"/>
    <w:basedOn w:val="BodyText"/>
    <w:link w:val="FootnoteTextChar"/>
    <w:uiPriority w:val="99"/>
    <w:semiHidden/>
    <w:rsid w:val="009E43F6"/>
    <w:pPr>
      <w:spacing w:line="264" w:lineRule="auto"/>
      <w:ind w:left="113" w:hanging="113"/>
    </w:pPr>
    <w:rPr>
      <w:sz w:val="16"/>
    </w:rPr>
  </w:style>
  <w:style w:type="character" w:styleId="FootnoteReference">
    <w:name w:val="footnote reference"/>
    <w:uiPriority w:val="99"/>
    <w:semiHidden/>
    <w:rsid w:val="00BE7E92"/>
    <w:rPr>
      <w:vertAlign w:val="superscript"/>
    </w:rPr>
  </w:style>
  <w:style w:type="paragraph" w:styleId="Linespace" w:customStyle="1">
    <w:name w:val="Linespace"/>
    <w:basedOn w:val="BodyText"/>
    <w:uiPriority w:val="99"/>
    <w:rsid w:val="00CE5964"/>
    <w:pPr>
      <w:spacing w:line="240" w:lineRule="auto"/>
      <w:jc w:val="both"/>
    </w:pPr>
    <w:rPr>
      <w:szCs w:val="16"/>
    </w:rPr>
  </w:style>
  <w:style w:type="paragraph" w:styleId="Headertext" w:customStyle="1">
    <w:name w:val="Header text"/>
    <w:basedOn w:val="BodyText"/>
    <w:rsid w:val="00B37607"/>
    <w:pPr>
      <w:spacing w:line="264" w:lineRule="auto"/>
    </w:pPr>
    <w:rPr>
      <w:rFonts w:cs="Arial"/>
      <w:sz w:val="18"/>
    </w:rPr>
  </w:style>
  <w:style w:type="paragraph" w:styleId="DocumentTitle" w:customStyle="1">
    <w:name w:val="Document Title"/>
    <w:basedOn w:val="BodyText"/>
    <w:rsid w:val="004B3413"/>
    <w:pPr>
      <w:tabs>
        <w:tab w:val="left" w:pos="5040"/>
        <w:tab w:val="left" w:pos="7200"/>
      </w:tabs>
    </w:pPr>
    <w:rPr>
      <w:b/>
      <w:color w:val="009F47"/>
      <w:sz w:val="40"/>
    </w:rPr>
  </w:style>
  <w:style w:type="paragraph" w:styleId="Guidelinestext" w:customStyle="1">
    <w:name w:val="Guidelines text"/>
    <w:basedOn w:val="BodyText"/>
    <w:link w:val="GuidelinestextCharChar"/>
    <w:rsid w:val="004667C3"/>
    <w:rPr>
      <w:i/>
      <w:iCs/>
      <w:sz w:val="19"/>
    </w:rPr>
  </w:style>
  <w:style w:type="character" w:styleId="GuidelinestextCharChar" w:customStyle="1">
    <w:name w:val="Guidelines text Char Char"/>
    <w:link w:val="Guidelinestext"/>
    <w:rsid w:val="004667C3"/>
    <w:rPr>
      <w:rFonts w:ascii="Arial" w:hAnsi="Arial"/>
      <w:i/>
      <w:iCs/>
      <w:spacing w:val="4"/>
      <w:sz w:val="19"/>
      <w:szCs w:val="24"/>
      <w:lang w:val="en-GB" w:eastAsia="nl-NL" w:bidi="ar-SA"/>
    </w:rPr>
  </w:style>
  <w:style w:type="paragraph" w:styleId="Guidelinesbullets" w:customStyle="1">
    <w:name w:val="Guidelines bullets"/>
    <w:basedOn w:val="bullets"/>
    <w:rsid w:val="004667C3"/>
    <w:rPr>
      <w:i/>
      <w:sz w:val="19"/>
    </w:rPr>
  </w:style>
  <w:style w:type="paragraph" w:styleId="TOC2">
    <w:name w:val="toc 2"/>
    <w:basedOn w:val="BodyText"/>
    <w:next w:val="BodyText"/>
    <w:autoRedefine/>
    <w:uiPriority w:val="39"/>
    <w:rsid w:val="00287F55"/>
    <w:pPr>
      <w:tabs>
        <w:tab w:val="left" w:pos="475"/>
        <w:tab w:val="left" w:pos="1008"/>
        <w:tab w:val="left" w:pos="1120"/>
        <w:tab w:val="right" w:leader="dot" w:pos="9696"/>
      </w:tabs>
      <w:spacing w:line="240" w:lineRule="auto"/>
      <w:ind w:left="476"/>
      <w:jc w:val="both"/>
    </w:pPr>
    <w:rPr>
      <w:i/>
      <w:iCs/>
      <w:noProof/>
      <w:szCs w:val="22"/>
    </w:rPr>
  </w:style>
  <w:style w:type="paragraph" w:styleId="TOC1">
    <w:name w:val="toc 1"/>
    <w:basedOn w:val="BodyText"/>
    <w:next w:val="BodyText"/>
    <w:autoRedefine/>
    <w:uiPriority w:val="39"/>
    <w:rsid w:val="00287F55"/>
    <w:pPr>
      <w:tabs>
        <w:tab w:val="left" w:pos="475"/>
        <w:tab w:val="right" w:leader="dot" w:pos="9696"/>
      </w:tabs>
      <w:spacing w:before="100" w:line="240" w:lineRule="auto"/>
      <w:jc w:val="both"/>
    </w:pPr>
    <w:rPr>
      <w:b/>
      <w:bCs/>
      <w:noProof/>
      <w:szCs w:val="16"/>
    </w:rPr>
  </w:style>
  <w:style w:type="paragraph" w:styleId="TOC3">
    <w:name w:val="toc 3"/>
    <w:basedOn w:val="TOC2"/>
    <w:next w:val="Normal"/>
    <w:autoRedefine/>
    <w:uiPriority w:val="39"/>
    <w:rsid w:val="00836093"/>
    <w:pPr>
      <w:tabs>
        <w:tab w:val="clear" w:pos="475"/>
        <w:tab w:val="clear" w:pos="1120"/>
        <w:tab w:val="left" w:pos="1668"/>
        <w:tab w:val="left" w:pos="1872"/>
      </w:tabs>
      <w:ind w:left="1008"/>
    </w:pPr>
  </w:style>
  <w:style w:type="paragraph" w:styleId="tablecontents" w:customStyle="1">
    <w:name w:val="table contents"/>
    <w:basedOn w:val="Normal"/>
    <w:uiPriority w:val="99"/>
    <w:rsid w:val="00057772"/>
    <w:pPr>
      <w:widowControl w:val="0"/>
    </w:pPr>
    <w:rPr>
      <w:color w:val="000000"/>
      <w:spacing w:val="4"/>
      <w:sz w:val="18"/>
      <w:szCs w:val="20"/>
      <w:lang w:eastAsia="de-DE"/>
    </w:rPr>
  </w:style>
  <w:style w:type="character" w:styleId="Heading2Char" w:customStyle="1">
    <w:name w:val="Heading 2 Char"/>
    <w:link w:val="Heading2"/>
    <w:uiPriority w:val="99"/>
    <w:rsid w:val="00F26201"/>
    <w:rPr>
      <w:rFonts w:ascii="Arial" w:hAnsi="Arial" w:eastAsia="Arial"/>
      <w:b/>
      <w:bCs/>
      <w:spacing w:val="4"/>
      <w:sz w:val="22"/>
      <w:szCs w:val="24"/>
      <w:lang w:val="en-GB" w:eastAsia="nl-NL"/>
    </w:rPr>
  </w:style>
  <w:style w:type="paragraph" w:styleId="tablecontentsheading" w:customStyle="1">
    <w:name w:val="table contents heading"/>
    <w:basedOn w:val="Normal"/>
    <w:rsid w:val="00471CA3"/>
    <w:pPr>
      <w:widowControl w:val="0"/>
    </w:pPr>
    <w:rPr>
      <w:b/>
      <w:spacing w:val="4"/>
      <w:szCs w:val="20"/>
      <w:lang w:eastAsia="de-DE"/>
    </w:rPr>
  </w:style>
  <w:style w:type="paragraph" w:styleId="tablecontentsPA" w:customStyle="1">
    <w:name w:val="table contents PA"/>
    <w:basedOn w:val="tablecontents"/>
    <w:rsid w:val="005E78FC"/>
    <w:rPr>
      <w:sz w:val="17"/>
    </w:rPr>
  </w:style>
  <w:style w:type="character" w:styleId="PageNumber">
    <w:name w:val="page number"/>
    <w:basedOn w:val="DefaultParagraphFont"/>
    <w:rsid w:val="004A3571"/>
  </w:style>
  <w:style w:type="character" w:styleId="FootnoteTextChar" w:customStyle="1">
    <w:name w:val="Footnote Text Char"/>
    <w:link w:val="FootnoteText"/>
    <w:uiPriority w:val="99"/>
    <w:rsid w:val="009E43F6"/>
    <w:rPr>
      <w:rFonts w:ascii="Arial" w:hAnsi="Arial"/>
      <w:spacing w:val="4"/>
      <w:sz w:val="16"/>
      <w:szCs w:val="24"/>
      <w:lang w:val="en-GB" w:eastAsia="nl-NL" w:bidi="ar-SA"/>
    </w:rPr>
  </w:style>
  <w:style w:type="paragraph" w:styleId="Titlefrontpage" w:customStyle="1">
    <w:name w:val="Title front page"/>
    <w:basedOn w:val="Normal"/>
    <w:rsid w:val="00926E65"/>
    <w:pPr>
      <w:widowControl w:val="0"/>
    </w:pPr>
    <w:rPr>
      <w:b/>
      <w:snapToGrid w:val="0"/>
      <w:color w:val="009F47"/>
      <w:spacing w:val="4"/>
      <w:sz w:val="40"/>
      <w:szCs w:val="20"/>
      <w:lang w:eastAsia="de-DE"/>
    </w:rPr>
  </w:style>
  <w:style w:type="character" w:styleId="Heading3Char" w:customStyle="1">
    <w:name w:val="Heading 3 Char"/>
    <w:link w:val="Heading3"/>
    <w:uiPriority w:val="99"/>
    <w:locked/>
    <w:rsid w:val="00F26201"/>
    <w:rPr>
      <w:rFonts w:ascii="Arial" w:hAnsi="Arial"/>
      <w:b/>
      <w:iCs/>
      <w:szCs w:val="24"/>
      <w:lang w:val="en-US" w:eastAsia="nl-NL"/>
    </w:rPr>
  </w:style>
  <w:style w:type="paragraph" w:styleId="ESHeading" w:customStyle="1">
    <w:name w:val="ES Heading"/>
    <w:basedOn w:val="Heading1"/>
    <w:uiPriority w:val="99"/>
    <w:rsid w:val="00926E65"/>
    <w:pPr>
      <w:pageBreakBefore/>
      <w:widowControl w:val="0"/>
      <w:numPr>
        <w:numId w:val="0"/>
      </w:numPr>
      <w:tabs>
        <w:tab w:val="clear" w:pos="5040"/>
        <w:tab w:val="clear" w:pos="7200"/>
      </w:tabs>
      <w:spacing w:before="80" w:after="240" w:line="240" w:lineRule="auto"/>
    </w:pPr>
    <w:rPr>
      <w:snapToGrid w:val="0"/>
      <w:szCs w:val="20"/>
      <w:lang w:eastAsia="de-DE"/>
    </w:rPr>
  </w:style>
  <w:style w:type="paragraph" w:styleId="Guidelinetext" w:customStyle="1">
    <w:name w:val="Guideline text"/>
    <w:basedOn w:val="Normal"/>
    <w:rsid w:val="00926E65"/>
    <w:pPr>
      <w:spacing w:line="288" w:lineRule="auto"/>
    </w:pPr>
    <w:rPr>
      <w:i/>
      <w:snapToGrid w:val="0"/>
      <w:spacing w:val="4"/>
      <w:szCs w:val="20"/>
      <w:lang w:eastAsia="de-DE"/>
    </w:rPr>
  </w:style>
  <w:style w:type="character" w:styleId="CommentReference">
    <w:name w:val="Comment Reference"/>
    <w:semiHidden/>
    <w:rsid w:val="00710C0C"/>
    <w:rPr>
      <w:sz w:val="16"/>
      <w:szCs w:val="16"/>
    </w:rPr>
  </w:style>
  <w:style w:type="paragraph" w:styleId="CommentText">
    <w:name w:val="Comment Text"/>
    <w:basedOn w:val="Normal"/>
    <w:semiHidden/>
    <w:rsid w:val="00710C0C"/>
    <w:rPr>
      <w:szCs w:val="20"/>
    </w:rPr>
  </w:style>
  <w:style w:type="paragraph" w:styleId="CommentSubject">
    <w:name w:val="Comment Subject"/>
    <w:basedOn w:val="CommentText"/>
    <w:next w:val="CommentText"/>
    <w:semiHidden/>
    <w:rsid w:val="00710C0C"/>
    <w:rPr>
      <w:b/>
      <w:bCs/>
    </w:rPr>
  </w:style>
  <w:style w:type="table" w:styleId="TableGrid">
    <w:name w:val="Table Grid"/>
    <w:basedOn w:val="TableNormal"/>
    <w:uiPriority w:val="59"/>
    <w:rsid w:val="00254E5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aliases w:val="cap,WHYLESS_caption,Légende french Char,Légende french Char Char Char,Légende french,Légende french Car,kuvateksti"/>
    <w:basedOn w:val="Normal"/>
    <w:next w:val="Normal"/>
    <w:link w:val="CaptionChar"/>
    <w:unhideWhenUsed/>
    <w:qFormat/>
    <w:rsid w:val="00211422"/>
    <w:pPr>
      <w:spacing w:after="200"/>
    </w:pPr>
    <w:rPr>
      <w:b/>
      <w:bCs/>
      <w:color w:val="4F81BD"/>
      <w:sz w:val="18"/>
      <w:szCs w:val="18"/>
    </w:rPr>
  </w:style>
  <w:style w:type="paragraph" w:styleId="ListParagraph">
    <w:name w:val="List Paragraph"/>
    <w:basedOn w:val="Normal"/>
    <w:uiPriority w:val="34"/>
    <w:qFormat/>
    <w:rsid w:val="00F2101D"/>
    <w:pPr>
      <w:spacing w:after="200" w:line="276" w:lineRule="auto"/>
      <w:ind w:left="720"/>
      <w:contextualSpacing/>
    </w:pPr>
    <w:rPr>
      <w:rFonts w:ascii="Calibri" w:hAnsi="Calibri"/>
      <w:sz w:val="22"/>
      <w:szCs w:val="22"/>
      <w:lang w:val="fr-FR" w:eastAsia="fr-FR"/>
    </w:rPr>
  </w:style>
  <w:style w:type="character" w:styleId="Heading1Char" w:customStyle="1">
    <w:name w:val="Heading 1 Char"/>
    <w:link w:val="Heading1"/>
    <w:uiPriority w:val="99"/>
    <w:rsid w:val="00F26201"/>
    <w:rPr>
      <w:rFonts w:ascii="Arial" w:hAnsi="Arial"/>
      <w:b/>
      <w:bCs/>
      <w:spacing w:val="4"/>
      <w:kern w:val="28"/>
      <w:sz w:val="28"/>
      <w:szCs w:val="24"/>
      <w:lang w:val="en-US" w:eastAsia="nl-NL"/>
    </w:rPr>
  </w:style>
  <w:style w:type="paragraph" w:styleId="NormalWeb">
    <w:name w:val="Normal (Web)"/>
    <w:basedOn w:val="Normal"/>
    <w:uiPriority w:val="99"/>
    <w:unhideWhenUsed/>
    <w:rsid w:val="00B9266E"/>
    <w:pPr>
      <w:spacing w:before="100" w:beforeAutospacing="1" w:after="100" w:afterAutospacing="1"/>
    </w:pPr>
    <w:rPr>
      <w:rFonts w:ascii="Times New Roman" w:hAnsi="Times New Roman"/>
      <w:sz w:val="24"/>
      <w:lang w:val="es-ES" w:eastAsia="es-ES"/>
    </w:rPr>
  </w:style>
  <w:style w:type="character" w:styleId="apple-converted-space" w:customStyle="1">
    <w:name w:val="apple-converted-space"/>
    <w:basedOn w:val="DefaultParagraphFont"/>
    <w:rsid w:val="00B9266E"/>
  </w:style>
  <w:style w:type="paragraph" w:styleId="bulletlist" w:customStyle="1">
    <w:name w:val="bullet list"/>
    <w:basedOn w:val="BodyText"/>
    <w:rsid w:val="008E3FBC"/>
    <w:pPr>
      <w:numPr>
        <w:numId w:val="26"/>
      </w:numPr>
      <w:spacing w:line="240" w:lineRule="auto"/>
      <w:jc w:val="both"/>
    </w:pPr>
    <w:rPr>
      <w:rFonts w:ascii="Times New Roman" w:hAnsi="Times New Roman"/>
      <w:spacing w:val="0"/>
      <w:szCs w:val="20"/>
      <w:lang w:val="en-US" w:eastAsia="en-US"/>
    </w:rPr>
  </w:style>
  <w:style w:type="paragraph" w:styleId="references" w:customStyle="1">
    <w:name w:val="references"/>
    <w:rsid w:val="008E3FBC"/>
    <w:pPr>
      <w:numPr>
        <w:numId w:val="27"/>
      </w:numPr>
      <w:jc w:val="both"/>
    </w:pPr>
    <w:rPr>
      <w:sz w:val="18"/>
      <w:szCs w:val="18"/>
      <w:lang w:val="en-US" w:eastAsia="en-US"/>
    </w:rPr>
  </w:style>
  <w:style w:type="paragraph" w:styleId="Normal1" w:customStyle="1">
    <w:name w:val="Normal1"/>
    <w:rsid w:val="009D00A3"/>
    <w:pPr>
      <w:spacing w:line="276" w:lineRule="auto"/>
    </w:pPr>
    <w:rPr>
      <w:rFonts w:ascii="Arial" w:hAnsi="Arial" w:eastAsia="Arial" w:cs="Arial"/>
      <w:color w:val="000000"/>
      <w:sz w:val="22"/>
      <w:szCs w:val="22"/>
    </w:rPr>
  </w:style>
  <w:style w:type="paragraph" w:styleId="Subtitlefrontpage" w:customStyle="1">
    <w:name w:val="Sub title front page"/>
    <w:basedOn w:val="Titlefrontpage"/>
    <w:rsid w:val="00A61CD0"/>
    <w:rPr>
      <w:b w:val="0"/>
      <w:color w:val="auto"/>
      <w:sz w:val="28"/>
    </w:rPr>
  </w:style>
  <w:style w:type="character" w:styleId="Emphasis">
    <w:name w:val="Emphasis"/>
    <w:basedOn w:val="DefaultParagraphFont"/>
    <w:uiPriority w:val="20"/>
    <w:qFormat/>
    <w:rsid w:val="007B1B2F"/>
    <w:rPr>
      <w:i/>
      <w:iCs/>
    </w:rPr>
  </w:style>
  <w:style w:type="paragraph" w:styleId="BodyTextHeading1and2" w:customStyle="1">
    <w:name w:val="Body Text Heading 1 and 2"/>
    <w:link w:val="BodyTextHeading1and2Char"/>
    <w:uiPriority w:val="99"/>
    <w:rsid w:val="004D31D7"/>
    <w:pPr>
      <w:spacing w:after="120"/>
      <w:ind w:left="1080"/>
    </w:pPr>
    <w:rPr>
      <w:rFonts w:ascii="Arial" w:hAnsi="Arial"/>
      <w:szCs w:val="24"/>
      <w:lang w:val="en-US" w:eastAsia="en-US"/>
    </w:rPr>
  </w:style>
  <w:style w:type="character" w:styleId="BodyTextHeading1and2Char" w:customStyle="1">
    <w:name w:val="Body Text Heading 1 and 2 Char"/>
    <w:basedOn w:val="DefaultParagraphFont"/>
    <w:link w:val="BodyTextHeading1and2"/>
    <w:uiPriority w:val="99"/>
    <w:locked/>
    <w:rsid w:val="004D31D7"/>
    <w:rPr>
      <w:rFonts w:ascii="Arial" w:hAnsi="Arial"/>
      <w:szCs w:val="24"/>
      <w:lang w:val="en-US" w:eastAsia="en-US"/>
    </w:rPr>
  </w:style>
  <w:style w:type="paragraph" w:styleId="Style-2" w:customStyle="1">
    <w:name w:val="Style-2"/>
    <w:rsid w:val="00C33430"/>
  </w:style>
  <w:style w:type="paragraph" w:styleId="Style-3" w:customStyle="1">
    <w:name w:val="Style-3"/>
    <w:rsid w:val="00C33430"/>
  </w:style>
  <w:style w:type="paragraph" w:styleId="Style-1" w:customStyle="1">
    <w:name w:val="Style-1"/>
    <w:rsid w:val="00C20548"/>
  </w:style>
  <w:style w:type="character" w:styleId="hps" w:customStyle="1">
    <w:name w:val="hps"/>
    <w:basedOn w:val="DefaultParagraphFont"/>
    <w:rsid w:val="00D64441"/>
  </w:style>
  <w:style w:type="paragraph" w:styleId="Revision">
    <w:name w:val="Revision"/>
    <w:hidden/>
    <w:uiPriority w:val="99"/>
    <w:semiHidden/>
    <w:rsid w:val="008C3CF3"/>
    <w:rPr>
      <w:rFonts w:ascii="Arial" w:hAnsi="Arial"/>
      <w:szCs w:val="24"/>
      <w:lang w:val="en-GB" w:eastAsia="nl-NL"/>
    </w:rPr>
  </w:style>
  <w:style w:type="paragraph" w:styleId="Bibliography">
    <w:name w:val="Bibliography"/>
    <w:basedOn w:val="Normal"/>
    <w:next w:val="Normal"/>
    <w:uiPriority w:val="37"/>
    <w:unhideWhenUsed/>
    <w:rsid w:val="006819F5"/>
    <w:rPr>
      <w:rFonts w:ascii="Times New Roman" w:hAnsi="Times New Roman" w:eastAsiaTheme="minorHAnsi"/>
      <w:sz w:val="24"/>
      <w:lang w:eastAsia="en-US"/>
    </w:rPr>
  </w:style>
  <w:style w:type="character" w:styleId="CaptionChar" w:customStyle="1">
    <w:name w:val="Caption Char"/>
    <w:aliases w:val="cap Char,WHYLESS_caption Char,Légende french Char Char,Légende french Char Char Char Char,Légende french Char1,Légende french Car Char,kuvateksti Char"/>
    <w:link w:val="Caption"/>
    <w:rsid w:val="00282328"/>
    <w:rPr>
      <w:rFonts w:ascii="Arial" w:hAnsi="Arial"/>
      <w:b/>
      <w:bCs/>
      <w:color w:val="4F81BD"/>
      <w:sz w:val="18"/>
      <w:szCs w:val="18"/>
      <w:lang w:val="en-GB" w:eastAsia="nl-NL"/>
    </w:rPr>
  </w:style>
  <w:style w:type="paragraph" w:styleId="Footnote" w:customStyle="1">
    <w:name w:val="Footnote"/>
    <w:basedOn w:val="Normal"/>
    <w:next w:val="Normal"/>
    <w:uiPriority w:val="99"/>
    <w:rsid w:val="0065241D"/>
    <w:pPr>
      <w:widowControl w:val="0"/>
      <w:autoSpaceDE w:val="0"/>
      <w:autoSpaceDN w:val="0"/>
      <w:adjustRightInd w:val="0"/>
    </w:pPr>
    <w:rPr>
      <w:rFonts w:ascii="Times New Roman" w:hAnsi="Times New Roman" w:eastAsiaTheme="minorEastAsia"/>
      <w:sz w:val="24"/>
      <w:lang w:eastAsia="it-IT"/>
    </w:rPr>
  </w:style>
  <w:style w:type="paragraph" w:styleId="TableofFigures">
    <w:name w:val="table of figures"/>
    <w:basedOn w:val="Normal"/>
    <w:next w:val="Normal"/>
    <w:uiPriority w:val="99"/>
    <w:unhideWhenUsed/>
    <w:rsid w:val="008B1D75"/>
  </w:style>
  <w:style w:type="character" w:styleId="normaltextrun" w:customStyle="1">
    <w:name w:val="normaltextrun"/>
    <w:basedOn w:val="DefaultParagraphFont"/>
    <w:rsid w:val="00EA0A22"/>
  </w:style>
  <w:style w:type="character" w:styleId="eop" w:customStyle="1">
    <w:name w:val="eop"/>
    <w:basedOn w:val="DefaultParagraphFont"/>
    <w:rsid w:val="00EA0A22"/>
  </w:style>
  <w:style w:type="character" w:styleId="UnresolvedMention">
    <w:name w:val="Unresolved Mention"/>
    <w:basedOn w:val="DefaultParagraphFont"/>
    <w:uiPriority w:val="99"/>
    <w:semiHidden/>
    <w:unhideWhenUsed/>
    <w:rsid w:val="0016273C"/>
    <w:rPr>
      <w:color w:val="605E5C"/>
      <w:shd w:val="clear" w:color="auto" w:fill="E1DFDD"/>
    </w:rPr>
  </w:style>
  <w:style w:type="paragraph" w:styleId="Title">
    <w:name w:val="Title"/>
    <w:basedOn w:val="Normal"/>
    <w:next w:val="Normal"/>
    <w:link w:val="TitleChar"/>
    <w:qFormat/>
    <w:rsid w:val="002A6A8D"/>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2A6A8D"/>
    <w:rPr>
      <w:rFonts w:asciiTheme="majorHAnsi" w:hAnsiTheme="majorHAnsi" w:eastAsiaTheme="majorEastAsia" w:cstheme="majorBidi"/>
      <w:spacing w:val="-10"/>
      <w:kern w:val="28"/>
      <w:sz w:val="56"/>
      <w:szCs w:val="56"/>
      <w:lang w:val="en-GB" w:eastAsia="nl-NL"/>
    </w:rPr>
  </w:style>
  <w:style w:type="character" w:styleId="Strong">
    <w:name w:val="Strong"/>
    <w:basedOn w:val="DefaultParagraphFont"/>
    <w:uiPriority w:val="22"/>
    <w:qFormat/>
    <w:rsid w:val="001B584A"/>
    <w:rPr>
      <w:b/>
      <w:bCs/>
    </w:rPr>
  </w:style>
  <w:style w:type="table" w:styleId="GridTable1Light-Accent1">
    <w:name w:val="Grid Table 1 Light Accent 1"/>
    <w:basedOn w:val="TableNormal"/>
    <w:uiPriority w:val="46"/>
    <w:rsid w:val="00716C40"/>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5A07E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7Colorful">
    <w:name w:val="List Table 7 Colorful"/>
    <w:basedOn w:val="TableNormal"/>
    <w:uiPriority w:val="52"/>
    <w:rsid w:val="00E478A1"/>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E478A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E478A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9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Accent5">
    <w:name w:val="Grid Table 5 Dark Accent 5"/>
    <w:basedOn w:val="TableNormal"/>
    <w:uiPriority w:val="50"/>
    <w:rsid w:val="00E478A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2-Accent1">
    <w:name w:val="Grid Table 2 Accent 1"/>
    <w:basedOn w:val="TableNormal"/>
    <w:uiPriority w:val="47"/>
    <w:rsid w:val="00E478A1"/>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eHeading" w:customStyle="1">
    <w:name w:val="Table Heading"/>
    <w:basedOn w:val="Normal"/>
    <w:uiPriority w:val="1"/>
    <w:qFormat/>
    <w:rsid w:val="17330CA1"/>
    <w:pPr>
      <w:spacing w:before="120" w:after="120"/>
      <w:jc w:val="center"/>
    </w:pPr>
    <w:rPr>
      <w:rFonts w:asciiTheme="minorHAnsi" w:hAnsiTheme="minorHAnsi"/>
      <w:b/>
      <w:bCs/>
      <w:sz w:val="22"/>
      <w:szCs w:val="22"/>
      <w:lang w:eastAsia="ja-JP"/>
    </w:rPr>
  </w:style>
  <w:style w:type="paragraph" w:styleId="TableCell" w:customStyle="1">
    <w:name w:val="Table Cell"/>
    <w:basedOn w:val="Normal"/>
    <w:uiPriority w:val="1"/>
    <w:qFormat/>
    <w:rsid w:val="17330CA1"/>
    <w:pPr>
      <w:spacing w:before="60" w:after="60" w:line="288" w:lineRule="auto"/>
    </w:pPr>
    <w:rPr>
      <w:rFonts w:asciiTheme="minorHAnsi" w:hAnsiTheme="minorHAnsi" w:eastAsiaTheme="minorEastAsia" w:cstheme="minorBidi"/>
      <w:sz w:val="18"/>
      <w:szCs w:val="18"/>
      <w:lang w:eastAsia="en-US"/>
    </w:rPr>
  </w:style>
  <w:style w:type="table" w:styleId="GridTable4">
    <w:name w:val="Grid Table 4"/>
    <w:basedOn w:val="TableNormal"/>
    <w:uiPriority w:val="49"/>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818849">
      <w:bodyDiv w:val="1"/>
      <w:marLeft w:val="0"/>
      <w:marRight w:val="0"/>
      <w:marTop w:val="0"/>
      <w:marBottom w:val="0"/>
      <w:divBdr>
        <w:top w:val="none" w:sz="0" w:space="0" w:color="auto"/>
        <w:left w:val="none" w:sz="0" w:space="0" w:color="auto"/>
        <w:bottom w:val="none" w:sz="0" w:space="0" w:color="auto"/>
        <w:right w:val="none" w:sz="0" w:space="0" w:color="auto"/>
      </w:divBdr>
    </w:div>
    <w:div w:id="188376600">
      <w:bodyDiv w:val="1"/>
      <w:marLeft w:val="0"/>
      <w:marRight w:val="0"/>
      <w:marTop w:val="0"/>
      <w:marBottom w:val="0"/>
      <w:divBdr>
        <w:top w:val="none" w:sz="0" w:space="0" w:color="auto"/>
        <w:left w:val="none" w:sz="0" w:space="0" w:color="auto"/>
        <w:bottom w:val="none" w:sz="0" w:space="0" w:color="auto"/>
        <w:right w:val="none" w:sz="0" w:space="0" w:color="auto"/>
      </w:divBdr>
    </w:div>
    <w:div w:id="301543539">
      <w:bodyDiv w:val="1"/>
      <w:marLeft w:val="0"/>
      <w:marRight w:val="0"/>
      <w:marTop w:val="0"/>
      <w:marBottom w:val="0"/>
      <w:divBdr>
        <w:top w:val="none" w:sz="0" w:space="0" w:color="auto"/>
        <w:left w:val="none" w:sz="0" w:space="0" w:color="auto"/>
        <w:bottom w:val="none" w:sz="0" w:space="0" w:color="auto"/>
        <w:right w:val="none" w:sz="0" w:space="0" w:color="auto"/>
      </w:divBdr>
    </w:div>
    <w:div w:id="337542856">
      <w:bodyDiv w:val="1"/>
      <w:marLeft w:val="0"/>
      <w:marRight w:val="0"/>
      <w:marTop w:val="0"/>
      <w:marBottom w:val="0"/>
      <w:divBdr>
        <w:top w:val="none" w:sz="0" w:space="0" w:color="auto"/>
        <w:left w:val="none" w:sz="0" w:space="0" w:color="auto"/>
        <w:bottom w:val="none" w:sz="0" w:space="0" w:color="auto"/>
        <w:right w:val="none" w:sz="0" w:space="0" w:color="auto"/>
      </w:divBdr>
      <w:divsChild>
        <w:div w:id="364840800">
          <w:marLeft w:val="1166"/>
          <w:marRight w:val="0"/>
          <w:marTop w:val="0"/>
          <w:marBottom w:val="0"/>
          <w:divBdr>
            <w:top w:val="none" w:sz="0" w:space="0" w:color="auto"/>
            <w:left w:val="none" w:sz="0" w:space="0" w:color="auto"/>
            <w:bottom w:val="none" w:sz="0" w:space="0" w:color="auto"/>
            <w:right w:val="none" w:sz="0" w:space="0" w:color="auto"/>
          </w:divBdr>
        </w:div>
        <w:div w:id="1186752507">
          <w:marLeft w:val="446"/>
          <w:marRight w:val="0"/>
          <w:marTop w:val="0"/>
          <w:marBottom w:val="0"/>
          <w:divBdr>
            <w:top w:val="none" w:sz="0" w:space="0" w:color="auto"/>
            <w:left w:val="none" w:sz="0" w:space="0" w:color="auto"/>
            <w:bottom w:val="none" w:sz="0" w:space="0" w:color="auto"/>
            <w:right w:val="none" w:sz="0" w:space="0" w:color="auto"/>
          </w:divBdr>
        </w:div>
      </w:divsChild>
    </w:div>
    <w:div w:id="706099629">
      <w:bodyDiv w:val="1"/>
      <w:marLeft w:val="0"/>
      <w:marRight w:val="0"/>
      <w:marTop w:val="0"/>
      <w:marBottom w:val="0"/>
      <w:divBdr>
        <w:top w:val="none" w:sz="0" w:space="0" w:color="auto"/>
        <w:left w:val="none" w:sz="0" w:space="0" w:color="auto"/>
        <w:bottom w:val="none" w:sz="0" w:space="0" w:color="auto"/>
        <w:right w:val="none" w:sz="0" w:space="0" w:color="auto"/>
      </w:divBdr>
      <w:divsChild>
        <w:div w:id="885873384">
          <w:marLeft w:val="0"/>
          <w:marRight w:val="0"/>
          <w:marTop w:val="0"/>
          <w:marBottom w:val="0"/>
          <w:divBdr>
            <w:top w:val="none" w:sz="0" w:space="0" w:color="auto"/>
            <w:left w:val="none" w:sz="0" w:space="0" w:color="auto"/>
            <w:bottom w:val="none" w:sz="0" w:space="0" w:color="auto"/>
            <w:right w:val="none" w:sz="0" w:space="0" w:color="auto"/>
          </w:divBdr>
        </w:div>
        <w:div w:id="1731685979">
          <w:marLeft w:val="0"/>
          <w:marRight w:val="0"/>
          <w:marTop w:val="0"/>
          <w:marBottom w:val="0"/>
          <w:divBdr>
            <w:top w:val="none" w:sz="0" w:space="0" w:color="auto"/>
            <w:left w:val="none" w:sz="0" w:space="0" w:color="auto"/>
            <w:bottom w:val="none" w:sz="0" w:space="0" w:color="auto"/>
            <w:right w:val="none" w:sz="0" w:space="0" w:color="auto"/>
          </w:divBdr>
        </w:div>
      </w:divsChild>
    </w:div>
    <w:div w:id="904415340">
      <w:bodyDiv w:val="1"/>
      <w:marLeft w:val="0"/>
      <w:marRight w:val="0"/>
      <w:marTop w:val="0"/>
      <w:marBottom w:val="0"/>
      <w:divBdr>
        <w:top w:val="none" w:sz="0" w:space="0" w:color="auto"/>
        <w:left w:val="none" w:sz="0" w:space="0" w:color="auto"/>
        <w:bottom w:val="none" w:sz="0" w:space="0" w:color="auto"/>
        <w:right w:val="none" w:sz="0" w:space="0" w:color="auto"/>
      </w:divBdr>
    </w:div>
    <w:div w:id="927032404">
      <w:bodyDiv w:val="1"/>
      <w:marLeft w:val="0"/>
      <w:marRight w:val="0"/>
      <w:marTop w:val="0"/>
      <w:marBottom w:val="0"/>
      <w:divBdr>
        <w:top w:val="none" w:sz="0" w:space="0" w:color="auto"/>
        <w:left w:val="none" w:sz="0" w:space="0" w:color="auto"/>
        <w:bottom w:val="none" w:sz="0" w:space="0" w:color="auto"/>
        <w:right w:val="none" w:sz="0" w:space="0" w:color="auto"/>
      </w:divBdr>
    </w:div>
    <w:div w:id="1101529264">
      <w:bodyDiv w:val="1"/>
      <w:marLeft w:val="0"/>
      <w:marRight w:val="0"/>
      <w:marTop w:val="0"/>
      <w:marBottom w:val="0"/>
      <w:divBdr>
        <w:top w:val="none" w:sz="0" w:space="0" w:color="auto"/>
        <w:left w:val="none" w:sz="0" w:space="0" w:color="auto"/>
        <w:bottom w:val="none" w:sz="0" w:space="0" w:color="auto"/>
        <w:right w:val="none" w:sz="0" w:space="0" w:color="auto"/>
      </w:divBdr>
      <w:divsChild>
        <w:div w:id="1255699773">
          <w:marLeft w:val="634"/>
          <w:marRight w:val="0"/>
          <w:marTop w:val="0"/>
          <w:marBottom w:val="0"/>
          <w:divBdr>
            <w:top w:val="none" w:sz="0" w:space="0" w:color="auto"/>
            <w:left w:val="none" w:sz="0" w:space="0" w:color="auto"/>
            <w:bottom w:val="none" w:sz="0" w:space="0" w:color="auto"/>
            <w:right w:val="none" w:sz="0" w:space="0" w:color="auto"/>
          </w:divBdr>
        </w:div>
      </w:divsChild>
    </w:div>
    <w:div w:id="1132022326">
      <w:bodyDiv w:val="1"/>
      <w:marLeft w:val="0"/>
      <w:marRight w:val="0"/>
      <w:marTop w:val="0"/>
      <w:marBottom w:val="0"/>
      <w:divBdr>
        <w:top w:val="none" w:sz="0" w:space="0" w:color="auto"/>
        <w:left w:val="none" w:sz="0" w:space="0" w:color="auto"/>
        <w:bottom w:val="none" w:sz="0" w:space="0" w:color="auto"/>
        <w:right w:val="none" w:sz="0" w:space="0" w:color="auto"/>
      </w:divBdr>
      <w:divsChild>
        <w:div w:id="358046358">
          <w:marLeft w:val="346"/>
          <w:marRight w:val="0"/>
          <w:marTop w:val="60"/>
          <w:marBottom w:val="0"/>
          <w:divBdr>
            <w:top w:val="none" w:sz="0" w:space="0" w:color="auto"/>
            <w:left w:val="none" w:sz="0" w:space="0" w:color="auto"/>
            <w:bottom w:val="none" w:sz="0" w:space="0" w:color="auto"/>
            <w:right w:val="none" w:sz="0" w:space="0" w:color="auto"/>
          </w:divBdr>
        </w:div>
      </w:divsChild>
    </w:div>
    <w:div w:id="1207259701">
      <w:bodyDiv w:val="1"/>
      <w:marLeft w:val="0"/>
      <w:marRight w:val="0"/>
      <w:marTop w:val="0"/>
      <w:marBottom w:val="0"/>
      <w:divBdr>
        <w:top w:val="none" w:sz="0" w:space="0" w:color="auto"/>
        <w:left w:val="none" w:sz="0" w:space="0" w:color="auto"/>
        <w:bottom w:val="none" w:sz="0" w:space="0" w:color="auto"/>
        <w:right w:val="none" w:sz="0" w:space="0" w:color="auto"/>
      </w:divBdr>
      <w:divsChild>
        <w:div w:id="1478912951">
          <w:marLeft w:val="634"/>
          <w:marRight w:val="0"/>
          <w:marTop w:val="0"/>
          <w:marBottom w:val="0"/>
          <w:divBdr>
            <w:top w:val="none" w:sz="0" w:space="0" w:color="auto"/>
            <w:left w:val="none" w:sz="0" w:space="0" w:color="auto"/>
            <w:bottom w:val="none" w:sz="0" w:space="0" w:color="auto"/>
            <w:right w:val="none" w:sz="0" w:space="0" w:color="auto"/>
          </w:divBdr>
        </w:div>
        <w:div w:id="1616869703">
          <w:marLeft w:val="634"/>
          <w:marRight w:val="0"/>
          <w:marTop w:val="0"/>
          <w:marBottom w:val="0"/>
          <w:divBdr>
            <w:top w:val="none" w:sz="0" w:space="0" w:color="auto"/>
            <w:left w:val="none" w:sz="0" w:space="0" w:color="auto"/>
            <w:bottom w:val="none" w:sz="0" w:space="0" w:color="auto"/>
            <w:right w:val="none" w:sz="0" w:space="0" w:color="auto"/>
          </w:divBdr>
        </w:div>
        <w:div w:id="1831217357">
          <w:marLeft w:val="634"/>
          <w:marRight w:val="0"/>
          <w:marTop w:val="0"/>
          <w:marBottom w:val="0"/>
          <w:divBdr>
            <w:top w:val="none" w:sz="0" w:space="0" w:color="auto"/>
            <w:left w:val="none" w:sz="0" w:space="0" w:color="auto"/>
            <w:bottom w:val="none" w:sz="0" w:space="0" w:color="auto"/>
            <w:right w:val="none" w:sz="0" w:space="0" w:color="auto"/>
          </w:divBdr>
        </w:div>
      </w:divsChild>
    </w:div>
    <w:div w:id="1289361871">
      <w:bodyDiv w:val="1"/>
      <w:marLeft w:val="0"/>
      <w:marRight w:val="0"/>
      <w:marTop w:val="0"/>
      <w:marBottom w:val="0"/>
      <w:divBdr>
        <w:top w:val="none" w:sz="0" w:space="0" w:color="auto"/>
        <w:left w:val="none" w:sz="0" w:space="0" w:color="auto"/>
        <w:bottom w:val="none" w:sz="0" w:space="0" w:color="auto"/>
        <w:right w:val="none" w:sz="0" w:space="0" w:color="auto"/>
      </w:divBdr>
      <w:divsChild>
        <w:div w:id="1925451672">
          <w:marLeft w:val="68"/>
          <w:marRight w:val="0"/>
          <w:marTop w:val="11"/>
          <w:marBottom w:val="11"/>
          <w:divBdr>
            <w:top w:val="none" w:sz="0" w:space="0" w:color="auto"/>
            <w:left w:val="none" w:sz="0" w:space="0" w:color="auto"/>
            <w:bottom w:val="none" w:sz="0" w:space="0" w:color="auto"/>
            <w:right w:val="none" w:sz="0" w:space="0" w:color="auto"/>
          </w:divBdr>
        </w:div>
      </w:divsChild>
    </w:div>
    <w:div w:id="1357383961">
      <w:bodyDiv w:val="1"/>
      <w:marLeft w:val="0"/>
      <w:marRight w:val="0"/>
      <w:marTop w:val="0"/>
      <w:marBottom w:val="0"/>
      <w:divBdr>
        <w:top w:val="none" w:sz="0" w:space="0" w:color="auto"/>
        <w:left w:val="none" w:sz="0" w:space="0" w:color="auto"/>
        <w:bottom w:val="none" w:sz="0" w:space="0" w:color="auto"/>
        <w:right w:val="none" w:sz="0" w:space="0" w:color="auto"/>
      </w:divBdr>
      <w:divsChild>
        <w:div w:id="2056274180">
          <w:marLeft w:val="0"/>
          <w:marRight w:val="0"/>
          <w:marTop w:val="0"/>
          <w:marBottom w:val="0"/>
          <w:divBdr>
            <w:top w:val="none" w:sz="0" w:space="0" w:color="auto"/>
            <w:left w:val="none" w:sz="0" w:space="0" w:color="auto"/>
            <w:bottom w:val="none" w:sz="0" w:space="0" w:color="auto"/>
            <w:right w:val="none" w:sz="0" w:space="0" w:color="auto"/>
          </w:divBdr>
        </w:div>
        <w:div w:id="2147040513">
          <w:marLeft w:val="0"/>
          <w:marRight w:val="0"/>
          <w:marTop w:val="0"/>
          <w:marBottom w:val="0"/>
          <w:divBdr>
            <w:top w:val="none" w:sz="0" w:space="0" w:color="auto"/>
            <w:left w:val="none" w:sz="0" w:space="0" w:color="auto"/>
            <w:bottom w:val="none" w:sz="0" w:space="0" w:color="auto"/>
            <w:right w:val="none" w:sz="0" w:space="0" w:color="auto"/>
          </w:divBdr>
        </w:div>
      </w:divsChild>
    </w:div>
    <w:div w:id="1430354297">
      <w:bodyDiv w:val="1"/>
      <w:marLeft w:val="0"/>
      <w:marRight w:val="0"/>
      <w:marTop w:val="0"/>
      <w:marBottom w:val="0"/>
      <w:divBdr>
        <w:top w:val="none" w:sz="0" w:space="0" w:color="auto"/>
        <w:left w:val="none" w:sz="0" w:space="0" w:color="auto"/>
        <w:bottom w:val="none" w:sz="0" w:space="0" w:color="auto"/>
        <w:right w:val="none" w:sz="0" w:space="0" w:color="auto"/>
      </w:divBdr>
    </w:div>
    <w:div w:id="1459951765">
      <w:bodyDiv w:val="1"/>
      <w:marLeft w:val="0"/>
      <w:marRight w:val="0"/>
      <w:marTop w:val="0"/>
      <w:marBottom w:val="0"/>
      <w:divBdr>
        <w:top w:val="none" w:sz="0" w:space="0" w:color="auto"/>
        <w:left w:val="none" w:sz="0" w:space="0" w:color="auto"/>
        <w:bottom w:val="none" w:sz="0" w:space="0" w:color="auto"/>
        <w:right w:val="none" w:sz="0" w:space="0" w:color="auto"/>
      </w:divBdr>
      <w:divsChild>
        <w:div w:id="101731072">
          <w:marLeft w:val="634"/>
          <w:marRight w:val="0"/>
          <w:marTop w:val="0"/>
          <w:marBottom w:val="0"/>
          <w:divBdr>
            <w:top w:val="none" w:sz="0" w:space="0" w:color="auto"/>
            <w:left w:val="none" w:sz="0" w:space="0" w:color="auto"/>
            <w:bottom w:val="none" w:sz="0" w:space="0" w:color="auto"/>
            <w:right w:val="none" w:sz="0" w:space="0" w:color="auto"/>
          </w:divBdr>
        </w:div>
        <w:div w:id="768695991">
          <w:marLeft w:val="634"/>
          <w:marRight w:val="0"/>
          <w:marTop w:val="0"/>
          <w:marBottom w:val="0"/>
          <w:divBdr>
            <w:top w:val="none" w:sz="0" w:space="0" w:color="auto"/>
            <w:left w:val="none" w:sz="0" w:space="0" w:color="auto"/>
            <w:bottom w:val="none" w:sz="0" w:space="0" w:color="auto"/>
            <w:right w:val="none" w:sz="0" w:space="0" w:color="auto"/>
          </w:divBdr>
        </w:div>
        <w:div w:id="1025912374">
          <w:marLeft w:val="634"/>
          <w:marRight w:val="0"/>
          <w:marTop w:val="0"/>
          <w:marBottom w:val="0"/>
          <w:divBdr>
            <w:top w:val="none" w:sz="0" w:space="0" w:color="auto"/>
            <w:left w:val="none" w:sz="0" w:space="0" w:color="auto"/>
            <w:bottom w:val="none" w:sz="0" w:space="0" w:color="auto"/>
            <w:right w:val="none" w:sz="0" w:space="0" w:color="auto"/>
          </w:divBdr>
        </w:div>
      </w:divsChild>
    </w:div>
    <w:div w:id="1483697402">
      <w:bodyDiv w:val="1"/>
      <w:marLeft w:val="0"/>
      <w:marRight w:val="0"/>
      <w:marTop w:val="0"/>
      <w:marBottom w:val="0"/>
      <w:divBdr>
        <w:top w:val="none" w:sz="0" w:space="0" w:color="auto"/>
        <w:left w:val="none" w:sz="0" w:space="0" w:color="auto"/>
        <w:bottom w:val="none" w:sz="0" w:space="0" w:color="auto"/>
        <w:right w:val="none" w:sz="0" w:space="0" w:color="auto"/>
      </w:divBdr>
      <w:divsChild>
        <w:div w:id="1258169449">
          <w:marLeft w:val="0"/>
          <w:marRight w:val="0"/>
          <w:marTop w:val="0"/>
          <w:marBottom w:val="0"/>
          <w:divBdr>
            <w:top w:val="none" w:sz="0" w:space="0" w:color="auto"/>
            <w:left w:val="none" w:sz="0" w:space="0" w:color="auto"/>
            <w:bottom w:val="none" w:sz="0" w:space="0" w:color="auto"/>
            <w:right w:val="none" w:sz="0" w:space="0" w:color="auto"/>
          </w:divBdr>
        </w:div>
        <w:div w:id="1290667531">
          <w:marLeft w:val="0"/>
          <w:marRight w:val="0"/>
          <w:marTop w:val="0"/>
          <w:marBottom w:val="0"/>
          <w:divBdr>
            <w:top w:val="none" w:sz="0" w:space="0" w:color="auto"/>
            <w:left w:val="none" w:sz="0" w:space="0" w:color="auto"/>
            <w:bottom w:val="none" w:sz="0" w:space="0" w:color="auto"/>
            <w:right w:val="none" w:sz="0" w:space="0" w:color="auto"/>
          </w:divBdr>
        </w:div>
      </w:divsChild>
    </w:div>
    <w:div w:id="1488741092">
      <w:bodyDiv w:val="1"/>
      <w:marLeft w:val="0"/>
      <w:marRight w:val="0"/>
      <w:marTop w:val="0"/>
      <w:marBottom w:val="0"/>
      <w:divBdr>
        <w:top w:val="none" w:sz="0" w:space="0" w:color="auto"/>
        <w:left w:val="none" w:sz="0" w:space="0" w:color="auto"/>
        <w:bottom w:val="none" w:sz="0" w:space="0" w:color="auto"/>
        <w:right w:val="none" w:sz="0" w:space="0" w:color="auto"/>
      </w:divBdr>
      <w:divsChild>
        <w:div w:id="84233792">
          <w:marLeft w:val="0"/>
          <w:marRight w:val="0"/>
          <w:marTop w:val="0"/>
          <w:marBottom w:val="0"/>
          <w:divBdr>
            <w:top w:val="none" w:sz="0" w:space="0" w:color="auto"/>
            <w:left w:val="none" w:sz="0" w:space="0" w:color="auto"/>
            <w:bottom w:val="none" w:sz="0" w:space="0" w:color="auto"/>
            <w:right w:val="none" w:sz="0" w:space="0" w:color="auto"/>
          </w:divBdr>
          <w:divsChild>
            <w:div w:id="506791823">
              <w:marLeft w:val="0"/>
              <w:marRight w:val="0"/>
              <w:marTop w:val="0"/>
              <w:marBottom w:val="0"/>
              <w:divBdr>
                <w:top w:val="none" w:sz="0" w:space="0" w:color="auto"/>
                <w:left w:val="none" w:sz="0" w:space="0" w:color="auto"/>
                <w:bottom w:val="none" w:sz="0" w:space="0" w:color="auto"/>
                <w:right w:val="none" w:sz="0" w:space="0" w:color="auto"/>
              </w:divBdr>
            </w:div>
          </w:divsChild>
        </w:div>
        <w:div w:id="294407903">
          <w:marLeft w:val="0"/>
          <w:marRight w:val="0"/>
          <w:marTop w:val="0"/>
          <w:marBottom w:val="0"/>
          <w:divBdr>
            <w:top w:val="none" w:sz="0" w:space="0" w:color="auto"/>
            <w:left w:val="none" w:sz="0" w:space="0" w:color="auto"/>
            <w:bottom w:val="none" w:sz="0" w:space="0" w:color="auto"/>
            <w:right w:val="none" w:sz="0" w:space="0" w:color="auto"/>
          </w:divBdr>
          <w:divsChild>
            <w:div w:id="919482298">
              <w:marLeft w:val="0"/>
              <w:marRight w:val="0"/>
              <w:marTop w:val="0"/>
              <w:marBottom w:val="0"/>
              <w:divBdr>
                <w:top w:val="none" w:sz="0" w:space="0" w:color="auto"/>
                <w:left w:val="none" w:sz="0" w:space="0" w:color="auto"/>
                <w:bottom w:val="none" w:sz="0" w:space="0" w:color="auto"/>
                <w:right w:val="none" w:sz="0" w:space="0" w:color="auto"/>
              </w:divBdr>
            </w:div>
          </w:divsChild>
        </w:div>
        <w:div w:id="628440529">
          <w:marLeft w:val="0"/>
          <w:marRight w:val="0"/>
          <w:marTop w:val="0"/>
          <w:marBottom w:val="0"/>
          <w:divBdr>
            <w:top w:val="none" w:sz="0" w:space="0" w:color="auto"/>
            <w:left w:val="none" w:sz="0" w:space="0" w:color="auto"/>
            <w:bottom w:val="none" w:sz="0" w:space="0" w:color="auto"/>
            <w:right w:val="none" w:sz="0" w:space="0" w:color="auto"/>
          </w:divBdr>
          <w:divsChild>
            <w:div w:id="989556378">
              <w:marLeft w:val="0"/>
              <w:marRight w:val="0"/>
              <w:marTop w:val="0"/>
              <w:marBottom w:val="0"/>
              <w:divBdr>
                <w:top w:val="none" w:sz="0" w:space="0" w:color="auto"/>
                <w:left w:val="none" w:sz="0" w:space="0" w:color="auto"/>
                <w:bottom w:val="none" w:sz="0" w:space="0" w:color="auto"/>
                <w:right w:val="none" w:sz="0" w:space="0" w:color="auto"/>
              </w:divBdr>
            </w:div>
          </w:divsChild>
        </w:div>
        <w:div w:id="1042635053">
          <w:marLeft w:val="0"/>
          <w:marRight w:val="0"/>
          <w:marTop w:val="0"/>
          <w:marBottom w:val="0"/>
          <w:divBdr>
            <w:top w:val="none" w:sz="0" w:space="0" w:color="auto"/>
            <w:left w:val="none" w:sz="0" w:space="0" w:color="auto"/>
            <w:bottom w:val="none" w:sz="0" w:space="0" w:color="auto"/>
            <w:right w:val="none" w:sz="0" w:space="0" w:color="auto"/>
          </w:divBdr>
          <w:divsChild>
            <w:div w:id="1676030177">
              <w:marLeft w:val="0"/>
              <w:marRight w:val="0"/>
              <w:marTop w:val="0"/>
              <w:marBottom w:val="0"/>
              <w:divBdr>
                <w:top w:val="none" w:sz="0" w:space="0" w:color="auto"/>
                <w:left w:val="none" w:sz="0" w:space="0" w:color="auto"/>
                <w:bottom w:val="none" w:sz="0" w:space="0" w:color="auto"/>
                <w:right w:val="none" w:sz="0" w:space="0" w:color="auto"/>
              </w:divBdr>
            </w:div>
          </w:divsChild>
        </w:div>
        <w:div w:id="1061708049">
          <w:marLeft w:val="0"/>
          <w:marRight w:val="0"/>
          <w:marTop w:val="0"/>
          <w:marBottom w:val="0"/>
          <w:divBdr>
            <w:top w:val="none" w:sz="0" w:space="0" w:color="auto"/>
            <w:left w:val="none" w:sz="0" w:space="0" w:color="auto"/>
            <w:bottom w:val="none" w:sz="0" w:space="0" w:color="auto"/>
            <w:right w:val="none" w:sz="0" w:space="0" w:color="auto"/>
          </w:divBdr>
          <w:divsChild>
            <w:div w:id="337005094">
              <w:marLeft w:val="0"/>
              <w:marRight w:val="0"/>
              <w:marTop w:val="0"/>
              <w:marBottom w:val="0"/>
              <w:divBdr>
                <w:top w:val="none" w:sz="0" w:space="0" w:color="auto"/>
                <w:left w:val="none" w:sz="0" w:space="0" w:color="auto"/>
                <w:bottom w:val="none" w:sz="0" w:space="0" w:color="auto"/>
                <w:right w:val="none" w:sz="0" w:space="0" w:color="auto"/>
              </w:divBdr>
            </w:div>
          </w:divsChild>
        </w:div>
        <w:div w:id="1215851323">
          <w:marLeft w:val="0"/>
          <w:marRight w:val="0"/>
          <w:marTop w:val="0"/>
          <w:marBottom w:val="0"/>
          <w:divBdr>
            <w:top w:val="none" w:sz="0" w:space="0" w:color="auto"/>
            <w:left w:val="none" w:sz="0" w:space="0" w:color="auto"/>
            <w:bottom w:val="none" w:sz="0" w:space="0" w:color="auto"/>
            <w:right w:val="none" w:sz="0" w:space="0" w:color="auto"/>
          </w:divBdr>
          <w:divsChild>
            <w:div w:id="1672835315">
              <w:marLeft w:val="0"/>
              <w:marRight w:val="0"/>
              <w:marTop w:val="0"/>
              <w:marBottom w:val="0"/>
              <w:divBdr>
                <w:top w:val="none" w:sz="0" w:space="0" w:color="auto"/>
                <w:left w:val="none" w:sz="0" w:space="0" w:color="auto"/>
                <w:bottom w:val="none" w:sz="0" w:space="0" w:color="auto"/>
                <w:right w:val="none" w:sz="0" w:space="0" w:color="auto"/>
              </w:divBdr>
            </w:div>
          </w:divsChild>
        </w:div>
        <w:div w:id="1513108791">
          <w:marLeft w:val="0"/>
          <w:marRight w:val="0"/>
          <w:marTop w:val="0"/>
          <w:marBottom w:val="0"/>
          <w:divBdr>
            <w:top w:val="none" w:sz="0" w:space="0" w:color="auto"/>
            <w:left w:val="none" w:sz="0" w:space="0" w:color="auto"/>
            <w:bottom w:val="none" w:sz="0" w:space="0" w:color="auto"/>
            <w:right w:val="none" w:sz="0" w:space="0" w:color="auto"/>
          </w:divBdr>
          <w:divsChild>
            <w:div w:id="559631654">
              <w:marLeft w:val="0"/>
              <w:marRight w:val="0"/>
              <w:marTop w:val="0"/>
              <w:marBottom w:val="0"/>
              <w:divBdr>
                <w:top w:val="none" w:sz="0" w:space="0" w:color="auto"/>
                <w:left w:val="none" w:sz="0" w:space="0" w:color="auto"/>
                <w:bottom w:val="none" w:sz="0" w:space="0" w:color="auto"/>
                <w:right w:val="none" w:sz="0" w:space="0" w:color="auto"/>
              </w:divBdr>
            </w:div>
          </w:divsChild>
        </w:div>
        <w:div w:id="1546406084">
          <w:marLeft w:val="0"/>
          <w:marRight w:val="0"/>
          <w:marTop w:val="0"/>
          <w:marBottom w:val="0"/>
          <w:divBdr>
            <w:top w:val="none" w:sz="0" w:space="0" w:color="auto"/>
            <w:left w:val="none" w:sz="0" w:space="0" w:color="auto"/>
            <w:bottom w:val="none" w:sz="0" w:space="0" w:color="auto"/>
            <w:right w:val="none" w:sz="0" w:space="0" w:color="auto"/>
          </w:divBdr>
          <w:divsChild>
            <w:div w:id="19748572">
              <w:marLeft w:val="0"/>
              <w:marRight w:val="0"/>
              <w:marTop w:val="0"/>
              <w:marBottom w:val="0"/>
              <w:divBdr>
                <w:top w:val="none" w:sz="0" w:space="0" w:color="auto"/>
                <w:left w:val="none" w:sz="0" w:space="0" w:color="auto"/>
                <w:bottom w:val="none" w:sz="0" w:space="0" w:color="auto"/>
                <w:right w:val="none" w:sz="0" w:space="0" w:color="auto"/>
              </w:divBdr>
            </w:div>
          </w:divsChild>
        </w:div>
        <w:div w:id="1579899367">
          <w:marLeft w:val="0"/>
          <w:marRight w:val="0"/>
          <w:marTop w:val="0"/>
          <w:marBottom w:val="0"/>
          <w:divBdr>
            <w:top w:val="none" w:sz="0" w:space="0" w:color="auto"/>
            <w:left w:val="none" w:sz="0" w:space="0" w:color="auto"/>
            <w:bottom w:val="none" w:sz="0" w:space="0" w:color="auto"/>
            <w:right w:val="none" w:sz="0" w:space="0" w:color="auto"/>
          </w:divBdr>
          <w:divsChild>
            <w:div w:id="2121684443">
              <w:marLeft w:val="0"/>
              <w:marRight w:val="0"/>
              <w:marTop w:val="0"/>
              <w:marBottom w:val="0"/>
              <w:divBdr>
                <w:top w:val="none" w:sz="0" w:space="0" w:color="auto"/>
                <w:left w:val="none" w:sz="0" w:space="0" w:color="auto"/>
                <w:bottom w:val="none" w:sz="0" w:space="0" w:color="auto"/>
                <w:right w:val="none" w:sz="0" w:space="0" w:color="auto"/>
              </w:divBdr>
            </w:div>
          </w:divsChild>
        </w:div>
        <w:div w:id="1666400108">
          <w:marLeft w:val="0"/>
          <w:marRight w:val="0"/>
          <w:marTop w:val="0"/>
          <w:marBottom w:val="0"/>
          <w:divBdr>
            <w:top w:val="none" w:sz="0" w:space="0" w:color="auto"/>
            <w:left w:val="none" w:sz="0" w:space="0" w:color="auto"/>
            <w:bottom w:val="none" w:sz="0" w:space="0" w:color="auto"/>
            <w:right w:val="none" w:sz="0" w:space="0" w:color="auto"/>
          </w:divBdr>
          <w:divsChild>
            <w:div w:id="737174427">
              <w:marLeft w:val="0"/>
              <w:marRight w:val="0"/>
              <w:marTop w:val="0"/>
              <w:marBottom w:val="0"/>
              <w:divBdr>
                <w:top w:val="none" w:sz="0" w:space="0" w:color="auto"/>
                <w:left w:val="none" w:sz="0" w:space="0" w:color="auto"/>
                <w:bottom w:val="none" w:sz="0" w:space="0" w:color="auto"/>
                <w:right w:val="none" w:sz="0" w:space="0" w:color="auto"/>
              </w:divBdr>
            </w:div>
          </w:divsChild>
        </w:div>
        <w:div w:id="1714648643">
          <w:marLeft w:val="0"/>
          <w:marRight w:val="0"/>
          <w:marTop w:val="0"/>
          <w:marBottom w:val="0"/>
          <w:divBdr>
            <w:top w:val="none" w:sz="0" w:space="0" w:color="auto"/>
            <w:left w:val="none" w:sz="0" w:space="0" w:color="auto"/>
            <w:bottom w:val="none" w:sz="0" w:space="0" w:color="auto"/>
            <w:right w:val="none" w:sz="0" w:space="0" w:color="auto"/>
          </w:divBdr>
          <w:divsChild>
            <w:div w:id="2050493517">
              <w:marLeft w:val="0"/>
              <w:marRight w:val="0"/>
              <w:marTop w:val="0"/>
              <w:marBottom w:val="0"/>
              <w:divBdr>
                <w:top w:val="none" w:sz="0" w:space="0" w:color="auto"/>
                <w:left w:val="none" w:sz="0" w:space="0" w:color="auto"/>
                <w:bottom w:val="none" w:sz="0" w:space="0" w:color="auto"/>
                <w:right w:val="none" w:sz="0" w:space="0" w:color="auto"/>
              </w:divBdr>
            </w:div>
          </w:divsChild>
        </w:div>
        <w:div w:id="1966043282">
          <w:marLeft w:val="0"/>
          <w:marRight w:val="0"/>
          <w:marTop w:val="0"/>
          <w:marBottom w:val="0"/>
          <w:divBdr>
            <w:top w:val="none" w:sz="0" w:space="0" w:color="auto"/>
            <w:left w:val="none" w:sz="0" w:space="0" w:color="auto"/>
            <w:bottom w:val="none" w:sz="0" w:space="0" w:color="auto"/>
            <w:right w:val="none" w:sz="0" w:space="0" w:color="auto"/>
          </w:divBdr>
          <w:divsChild>
            <w:div w:id="14019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58113">
      <w:bodyDiv w:val="1"/>
      <w:marLeft w:val="0"/>
      <w:marRight w:val="0"/>
      <w:marTop w:val="0"/>
      <w:marBottom w:val="0"/>
      <w:divBdr>
        <w:top w:val="none" w:sz="0" w:space="0" w:color="auto"/>
        <w:left w:val="none" w:sz="0" w:space="0" w:color="auto"/>
        <w:bottom w:val="none" w:sz="0" w:space="0" w:color="auto"/>
        <w:right w:val="none" w:sz="0" w:space="0" w:color="auto"/>
      </w:divBdr>
    </w:div>
    <w:div w:id="1555657877">
      <w:bodyDiv w:val="1"/>
      <w:marLeft w:val="0"/>
      <w:marRight w:val="0"/>
      <w:marTop w:val="0"/>
      <w:marBottom w:val="0"/>
      <w:divBdr>
        <w:top w:val="none" w:sz="0" w:space="0" w:color="auto"/>
        <w:left w:val="none" w:sz="0" w:space="0" w:color="auto"/>
        <w:bottom w:val="none" w:sz="0" w:space="0" w:color="auto"/>
        <w:right w:val="none" w:sz="0" w:space="0" w:color="auto"/>
      </w:divBdr>
    </w:div>
    <w:div w:id="1571886484">
      <w:bodyDiv w:val="1"/>
      <w:marLeft w:val="0"/>
      <w:marRight w:val="0"/>
      <w:marTop w:val="0"/>
      <w:marBottom w:val="0"/>
      <w:divBdr>
        <w:top w:val="none" w:sz="0" w:space="0" w:color="auto"/>
        <w:left w:val="none" w:sz="0" w:space="0" w:color="auto"/>
        <w:bottom w:val="none" w:sz="0" w:space="0" w:color="auto"/>
        <w:right w:val="none" w:sz="0" w:space="0" w:color="auto"/>
      </w:divBdr>
    </w:div>
    <w:div w:id="1634603205">
      <w:bodyDiv w:val="1"/>
      <w:marLeft w:val="0"/>
      <w:marRight w:val="0"/>
      <w:marTop w:val="0"/>
      <w:marBottom w:val="0"/>
      <w:divBdr>
        <w:top w:val="none" w:sz="0" w:space="0" w:color="auto"/>
        <w:left w:val="none" w:sz="0" w:space="0" w:color="auto"/>
        <w:bottom w:val="none" w:sz="0" w:space="0" w:color="auto"/>
        <w:right w:val="none" w:sz="0" w:space="0" w:color="auto"/>
      </w:divBdr>
    </w:div>
    <w:div w:id="1740591721">
      <w:bodyDiv w:val="1"/>
      <w:marLeft w:val="0"/>
      <w:marRight w:val="0"/>
      <w:marTop w:val="0"/>
      <w:marBottom w:val="0"/>
      <w:divBdr>
        <w:top w:val="none" w:sz="0" w:space="0" w:color="auto"/>
        <w:left w:val="none" w:sz="0" w:space="0" w:color="auto"/>
        <w:bottom w:val="none" w:sz="0" w:space="0" w:color="auto"/>
        <w:right w:val="none" w:sz="0" w:space="0" w:color="auto"/>
      </w:divBdr>
    </w:div>
    <w:div w:id="1794708355">
      <w:bodyDiv w:val="1"/>
      <w:marLeft w:val="0"/>
      <w:marRight w:val="0"/>
      <w:marTop w:val="0"/>
      <w:marBottom w:val="0"/>
      <w:divBdr>
        <w:top w:val="none" w:sz="0" w:space="0" w:color="auto"/>
        <w:left w:val="none" w:sz="0" w:space="0" w:color="auto"/>
        <w:bottom w:val="none" w:sz="0" w:space="0" w:color="auto"/>
        <w:right w:val="none" w:sz="0" w:space="0" w:color="auto"/>
      </w:divBdr>
      <w:divsChild>
        <w:div w:id="535196739">
          <w:marLeft w:val="0"/>
          <w:marRight w:val="0"/>
          <w:marTop w:val="0"/>
          <w:marBottom w:val="0"/>
          <w:divBdr>
            <w:top w:val="none" w:sz="0" w:space="0" w:color="auto"/>
            <w:left w:val="none" w:sz="0" w:space="0" w:color="auto"/>
            <w:bottom w:val="none" w:sz="0" w:space="0" w:color="auto"/>
            <w:right w:val="none" w:sz="0" w:space="0" w:color="auto"/>
          </w:divBdr>
        </w:div>
        <w:div w:id="810711887">
          <w:marLeft w:val="0"/>
          <w:marRight w:val="0"/>
          <w:marTop w:val="0"/>
          <w:marBottom w:val="0"/>
          <w:divBdr>
            <w:top w:val="none" w:sz="0" w:space="0" w:color="auto"/>
            <w:left w:val="none" w:sz="0" w:space="0" w:color="auto"/>
            <w:bottom w:val="none" w:sz="0" w:space="0" w:color="auto"/>
            <w:right w:val="none" w:sz="0" w:space="0" w:color="auto"/>
          </w:divBdr>
        </w:div>
      </w:divsChild>
    </w:div>
    <w:div w:id="185083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6/09/relationships/commentsIds" Target="commentsIds.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image" Target="media/image6.svg"/><Relationship Id="rId28" Type="http://schemas.microsoft.com/office/2020/10/relationships/intelligence" Target="intelligence2.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b:Source>
    <b:Tag>ASV</b:Tag>
    <b:SourceType>Report</b:SourceType>
    <b:Guid>{8A83B341-53D9-4CB3-BAC4-2F139FB0ACCE}</b:Guid>
    <b:Author>
      <b:Author>
        <b:NameList>
          <b:Person>
            <b:Last>A.S. Vedamuthu</b:Last>
            <b:First>D.</b:First>
            <b:Middle>Orchard, F. Hirsch, M. Hondo, P. Yendluri, T. Boubez, and Ü. Yalçinalp, "Web Services Policy 1.5 - Primer," W3C Working Draft, 2007.</b:Middle>
          </b:Person>
        </b:NameList>
      </b:Author>
    </b:Author>
    <b:RefOrder>8</b:RefOrder>
  </b:Source>
  <b:Source xmlns:b="http://schemas.openxmlformats.org/officeDocument/2006/bibliography">
    <b:Tag>6lowpan</b:Tag>
    <b:SourceType>Misc</b:SourceType>
    <b:Guid>{9207D6D2-FA99-4D8E-B41F-DDAC493ED2A0}</b:Guid>
    <b:Title>6lowpan</b:Title>
    <b:PublicationTitle>IETF RFC 6282</b:PublicationTitle>
    <b:RefOrder>1</b:RefOrder>
  </b:Source>
  <b:Source>
    <b:Tag>rpl</b:Tag>
    <b:SourceType>Misc</b:SourceType>
    <b:Guid>{CFCC09B9-7CE6-40B4-91EE-F2439C7AD00B}</b:Guid>
    <b:Title>rpl</b:Title>
    <b:PublicationTitle>IETF RFC 6550</b:PublicationTitle>
    <b:RefOrder>2</b:RefOrder>
  </b:Source>
  <b:Source>
    <b:Tag>coap</b:Tag>
    <b:SourceType>Misc</b:SourceType>
    <b:Guid>{5531FB2F-BA0A-44E9-A226-65650AA6B564}</b:Guid>
    <b:Title>coap</b:Title>
    <b:PublicationTitle>IETF: Constrained Application Protocol (CoAP) draft-ietf-core-coap-18</b:PublicationTitle>
    <b:RefOrder>3</b:RefOrder>
  </b:Source>
  <b:Source>
    <b:Tag>deluge</b:Tag>
    <b:SourceType>Misc</b:SourceType>
    <b:Guid>{1C66E986-1816-473F-A565-5B0B7C4E8DBC}</b:Guid>
    <b:Title>deluge</b:Title>
    <b:PublicationTitle>A. Chlipala, J. Hui, and G. Tolle. Deluge: Data dissemination for network reprogramming at scale</b:PublicationTitle>
    <b:RefOrder>4</b:RefOrder>
  </b:Source>
  <b:Source>
    <b:Tag>mpl</b:Tag>
    <b:SourceType>Misc</b:SourceType>
    <b:Guid>{9EAC7163-0686-46A7-8955-C0907098F3B8}</b:Guid>
    <b:Title>mpl</b:Title>
    <b:PublicationTitle>IETF Draft: Multicast Protocol for Low power and Lossy Networks (MPL) draft-ietf-roll-trickle-mcast-05</b:PublicationTitle>
    <b:RefOrder>5</b:RefOrder>
  </b:Source>
  <b:Source>
    <b:Tag>trickle</b:Tag>
    <b:SourceType>Misc</b:SourceType>
    <b:Guid>{B88C80FC-FD73-4A82-B017-F4E7C7247E53}</b:Guid>
    <b:Title>trickle</b:Title>
    <b:PublicationTitle>IETF: RFC 6206</b:PublicationTitle>
    <b:RefOrder>6</b:RefOrder>
  </b:Source>
  <b:Source>
    <b:Tag>mpleval</b:Tag>
    <b:SourceType>Misc</b:SourceType>
    <b:Guid>{9BF44337-A700-454A-99E8-412D23AB1D77}</b:Guid>
    <b:Title>IETF draft: Preliminary results about MPL performance evaluation, draft-roux-roll-mpl-eval-00.txt</b:Title>
    <b:RefOrder>7</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0eec29-5b59-42d4-b14c-83db5fd944f4">
      <Terms xmlns="http://schemas.microsoft.com/office/infopath/2007/PartnerControls"/>
    </lcf76f155ced4ddcb4097134ff3c332f>
    <TaxCatchAll xmlns="38eb9bcd-b5b1-4fa4-ba51-e2162eaf929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A175AC24A9E146906CBB9030A9FE5A" ma:contentTypeVersion="15" ma:contentTypeDescription="Create a new document." ma:contentTypeScope="" ma:versionID="b9f3e06a23a99cf8916905bc8bb737d0">
  <xsd:schema xmlns:xsd="http://www.w3.org/2001/XMLSchema" xmlns:xs="http://www.w3.org/2001/XMLSchema" xmlns:p="http://schemas.microsoft.com/office/2006/metadata/properties" xmlns:ns2="7f0eec29-5b59-42d4-b14c-83db5fd944f4" xmlns:ns3="38eb9bcd-b5b1-4fa4-ba51-e2162eaf929d" targetNamespace="http://schemas.microsoft.com/office/2006/metadata/properties" ma:root="true" ma:fieldsID="0a4936d58dcacd2567f6b0bb61f67817" ns2:_="" ns3:_="">
    <xsd:import namespace="7f0eec29-5b59-42d4-b14c-83db5fd944f4"/>
    <xsd:import namespace="38eb9bcd-b5b1-4fa4-ba51-e2162eaf92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eec29-5b59-42d4-b14c-83db5fd944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1220a57-3561-4c6c-81d9-ab175e5725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eb9bcd-b5b1-4fa4-ba51-e2162eaf92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a172185-8307-40f2-845e-67f5fb79856a}" ma:internalName="TaxCatchAll" ma:showField="CatchAllData" ma:web="38eb9bcd-b5b1-4fa4-ba51-e2162eaf92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E05E5E-2EDC-4A1B-B535-D18DEF641685}">
  <ds:schemaRefs>
    <ds:schemaRef ds:uri="http://schemas.microsoft.com/sharepoint/v3/contenttype/forms"/>
  </ds:schemaRefs>
</ds:datastoreItem>
</file>

<file path=customXml/itemProps2.xml><?xml version="1.0" encoding="utf-8"?>
<ds:datastoreItem xmlns:ds="http://schemas.openxmlformats.org/officeDocument/2006/customXml" ds:itemID="{0DD0BF6A-A5E5-4A4A-9686-DB3F7247EEBF}">
  <ds:schemaRefs>
    <ds:schemaRef ds:uri="http://schemas.openxmlformats.org/officeDocument/2006/bibliography"/>
  </ds:schemaRefs>
</ds:datastoreItem>
</file>

<file path=customXml/itemProps3.xml><?xml version="1.0" encoding="utf-8"?>
<ds:datastoreItem xmlns:ds="http://schemas.openxmlformats.org/officeDocument/2006/customXml" ds:itemID="{38594314-9A8C-424D-BC7D-4F88073C73B8}">
  <ds:schemaRefs>
    <ds:schemaRef ds:uri="http://schemas.microsoft.com/office/2006/metadata/properties"/>
    <ds:schemaRef ds:uri="http://schemas.microsoft.com/office/infopath/2007/PartnerControls"/>
    <ds:schemaRef ds:uri="7f0eec29-5b59-42d4-b14c-83db5fd944f4"/>
    <ds:schemaRef ds:uri="38eb9bcd-b5b1-4fa4-ba51-e2162eaf929d"/>
  </ds:schemaRefs>
</ds:datastoreItem>
</file>

<file path=customXml/itemProps4.xml><?xml version="1.0" encoding="utf-8"?>
<ds:datastoreItem xmlns:ds="http://schemas.openxmlformats.org/officeDocument/2006/customXml" ds:itemID="{639FE223-B020-4F3C-ABDF-F96E4FC850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eec29-5b59-42d4-b14c-83db5fd944f4"/>
    <ds:schemaRef ds:uri="38eb9bcd-b5b1-4fa4-ba51-e2162eaf9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ITEA Office</dc:title>
  <dc:subject/>
  <dc:creator>avdlinde</dc:creator>
  <keywords/>
  <lastModifiedBy>muhammedo</lastModifiedBy>
  <revision>6</revision>
  <lastPrinted>2014-01-30T20:24:00.0000000Z</lastPrinted>
  <dcterms:created xsi:type="dcterms:W3CDTF">2026-03-25T06:58:00.0000000Z</dcterms:created>
  <dcterms:modified xsi:type="dcterms:W3CDTF">2026-04-16T13:17:14.6468167Z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-1215738479</vt:i4>
  </property>
  <property fmtid="{D5CDD505-2E9C-101B-9397-08002B2CF9AE}" pid="4" name="_EmailSubject">
    <vt:lpwstr>D4.4 First Integration</vt:lpwstr>
  </property>
  <property fmtid="{D5CDD505-2E9C-101B-9397-08002B2CF9AE}" pid="5" name="_AuthorEmail">
    <vt:lpwstr>Tero.Riipinen@vtt.fi</vt:lpwstr>
  </property>
  <property fmtid="{D5CDD505-2E9C-101B-9397-08002B2CF9AE}" pid="6" name="_AuthorEmailDisplayName">
    <vt:lpwstr>Riipinen Tero</vt:lpwstr>
  </property>
  <property fmtid="{D5CDD505-2E9C-101B-9397-08002B2CF9AE}" pid="7" name="_ReviewingToolsShownOnce">
    <vt:lpwstr/>
  </property>
  <property fmtid="{D5CDD505-2E9C-101B-9397-08002B2CF9AE}" pid="8" name="ContentTypeId">
    <vt:lpwstr>0x01010081A175AC24A9E146906CBB9030A9FE5A</vt:lpwstr>
  </property>
  <property fmtid="{D5CDD505-2E9C-101B-9397-08002B2CF9AE}" pid="9" name="MediaServiceImageTags">
    <vt:lpwstr/>
  </property>
  <property fmtid="{D5CDD505-2E9C-101B-9397-08002B2CF9AE}" pid="10" name="docLang">
    <vt:lpwstr>en</vt:lpwstr>
  </property>
</Properties>
</file>
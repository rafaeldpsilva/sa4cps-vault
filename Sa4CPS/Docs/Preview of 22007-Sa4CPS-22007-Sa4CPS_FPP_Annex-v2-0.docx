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EB934" w14:textId="6F184627" w:rsidR="002D0720" w:rsidRPr="000F2ADA" w:rsidRDefault="00031F99" w:rsidP="00031F99">
      <w:pPr>
        <w:pStyle w:val="Heading1"/>
        <w:rPr>
          <w:lang w:val="it-IT"/>
        </w:rPr>
      </w:pPr>
      <w:bookmarkStart w:id="0" w:name="_Toc5024152"/>
      <w:r w:rsidRPr="6AC523FC">
        <w:rPr>
          <w:lang w:val="it-IT"/>
        </w:rPr>
        <w:t>FPP</w:t>
      </w:r>
      <w:r w:rsidR="00A06520" w:rsidRPr="6AC523FC">
        <w:rPr>
          <w:lang w:val="it-IT"/>
        </w:rPr>
        <w:t xml:space="preserve"> </w:t>
      </w:r>
      <w:proofErr w:type="spellStart"/>
      <w:r w:rsidR="00A06520" w:rsidRPr="6AC523FC">
        <w:rPr>
          <w:lang w:val="it-IT"/>
        </w:rPr>
        <w:t>Annex</w:t>
      </w:r>
      <w:proofErr w:type="spellEnd"/>
      <w:r w:rsidR="00A06520" w:rsidRPr="6AC523FC">
        <w:rPr>
          <w:lang w:val="it-IT"/>
        </w:rPr>
        <w:t xml:space="preserve"> template</w:t>
      </w:r>
      <w:bookmarkEnd w:id="0"/>
    </w:p>
    <w:p w14:paraId="0983D098" w14:textId="3CB7D6EC" w:rsidR="002E0BDD" w:rsidRPr="000F2ADA" w:rsidRDefault="00A06520" w:rsidP="00E747A6">
      <w:pPr>
        <w:pStyle w:val="Subtitle"/>
        <w:rPr>
          <w:lang w:val="it-IT"/>
        </w:rPr>
      </w:pPr>
      <w:r w:rsidRPr="000F2ADA">
        <w:rPr>
          <w:lang w:val="it-IT"/>
        </w:rPr>
        <w:t>ITEA Call</w:t>
      </w:r>
      <w:r w:rsidR="0065512B" w:rsidRPr="000F2ADA">
        <w:rPr>
          <w:lang w:val="it-IT"/>
        </w:rPr>
        <w:t xml:space="preserve"> 202</w:t>
      </w:r>
      <w:r w:rsidR="009A49D9" w:rsidRPr="000F2ADA">
        <w:rPr>
          <w:lang w:val="it-IT"/>
        </w:rPr>
        <w:t>2</w:t>
      </w:r>
      <w:r w:rsidR="00520C96" w:rsidRPr="000F2ADA">
        <w:rPr>
          <w:lang w:val="it-IT"/>
        </w:rPr>
        <w:tab/>
      </w:r>
      <w:r w:rsidR="00520C96" w:rsidRPr="000F2ADA">
        <w:rPr>
          <w:lang w:val="it-IT"/>
        </w:rPr>
        <w:tab/>
      </w:r>
    </w:p>
    <w:p w14:paraId="20E5FC63" w14:textId="77777777" w:rsidR="002E0BDD" w:rsidRPr="000F2ADA" w:rsidRDefault="002E0BDD" w:rsidP="00E747A6">
      <w:pPr>
        <w:pStyle w:val="NoSpacing"/>
        <w:spacing w:line="240" w:lineRule="auto"/>
        <w:rPr>
          <w:sz w:val="2"/>
          <w:szCs w:val="2"/>
          <w:lang w:val="it-IT"/>
        </w:rPr>
      </w:pPr>
    </w:p>
    <w:p w14:paraId="3210190A" w14:textId="77777777" w:rsidR="002D0720" w:rsidRPr="000F2ADA" w:rsidRDefault="002D0720" w:rsidP="00E747A6">
      <w:pPr>
        <w:pStyle w:val="BodyText"/>
        <w:rPr>
          <w:lang w:val="it-IT"/>
        </w:rPr>
      </w:pPr>
    </w:p>
    <w:p w14:paraId="2E9D5B84" w14:textId="77777777" w:rsidR="00A06520" w:rsidRPr="000F2ADA" w:rsidRDefault="00A06520" w:rsidP="00E747A6">
      <w:pPr>
        <w:pStyle w:val="BodyText"/>
        <w:rPr>
          <w:lang w:val="it-IT"/>
        </w:rPr>
      </w:pPr>
      <w:r w:rsidRPr="000F2ADA">
        <w:rPr>
          <w:lang w:val="it-IT"/>
        </w:rPr>
        <w:br w:type="page"/>
      </w:r>
    </w:p>
    <w:p w14:paraId="65CCAA59" w14:textId="77777777" w:rsidR="00197317" w:rsidRPr="009A49D9" w:rsidRDefault="00A06520" w:rsidP="00184B2C">
      <w:pPr>
        <w:pStyle w:val="Heading2"/>
        <w:rPr>
          <w:lang w:val="en-GB"/>
        </w:rPr>
      </w:pPr>
      <w:bookmarkStart w:id="1" w:name="_Toc5024153"/>
      <w:bookmarkStart w:id="2" w:name="_Toc122018228"/>
      <w:r w:rsidRPr="009A49D9">
        <w:rPr>
          <w:lang w:val="en-GB"/>
        </w:rPr>
        <w:lastRenderedPageBreak/>
        <w:t>Foreword</w:t>
      </w:r>
      <w:bookmarkEnd w:id="1"/>
      <w:bookmarkEnd w:id="2"/>
      <w:r w:rsidR="00043405" w:rsidRPr="009A49D9">
        <w:rPr>
          <w:lang w:val="en-GB"/>
        </w:rPr>
        <w:t xml:space="preserve"> </w:t>
      </w:r>
    </w:p>
    <w:p w14:paraId="77AFF889" w14:textId="77777777" w:rsidR="00A06520" w:rsidRPr="009A49D9" w:rsidRDefault="00043405" w:rsidP="00197317">
      <w:pPr>
        <w:pStyle w:val="Heading3"/>
      </w:pPr>
      <w:r w:rsidRPr="009A49D9">
        <w:t>IMPORTANT, READ FIRST</w:t>
      </w:r>
    </w:p>
    <w:p w14:paraId="67E9DF84" w14:textId="77777777" w:rsidR="00197317" w:rsidRPr="009A49D9" w:rsidRDefault="00197317" w:rsidP="00CB53D5">
      <w:pPr>
        <w:pStyle w:val="BodyText"/>
      </w:pPr>
    </w:p>
    <w:p w14:paraId="295FBD2C" w14:textId="77777777" w:rsidR="00CB53D5" w:rsidRPr="009A49D9" w:rsidRDefault="00CB53D5" w:rsidP="00CB53D5">
      <w:pPr>
        <w:pStyle w:val="BodyText"/>
      </w:pPr>
      <w:r w:rsidRPr="009A49D9">
        <w:br w:type="page"/>
      </w:r>
    </w:p>
    <w:p w14:paraId="366BFFEB" w14:textId="77777777" w:rsidR="00D618E9" w:rsidRPr="009A49D9" w:rsidRDefault="00D618E9" w:rsidP="007C79F1">
      <w:pPr>
        <w:pStyle w:val="BodyText"/>
      </w:pPr>
    </w:p>
    <w:bookmarkEnd w:id="3"/>
    <w:p w14:paraId="280B130A" w14:textId="77777777" w:rsidR="00A24654" w:rsidRPr="009A49D9" w:rsidRDefault="00A24654" w:rsidP="00A24654">
      <w:pPr>
        <w:pStyle w:val="Heading1"/>
      </w:pPr>
      <w:r>
        <w:t xml:space="preserve">Full </w:t>
      </w:r>
      <w:r w:rsidRPr="009A49D9">
        <w:t xml:space="preserve">Project </w:t>
      </w:r>
      <w:r>
        <w:t>Proposal</w:t>
      </w:r>
      <w:r w:rsidRPr="009A49D9">
        <w:t xml:space="preserve"> Annex</w:t>
      </w:r>
    </w:p>
    <w:p w14:paraId="132BE33E" w14:textId="6CF79DEF" w:rsidR="00184B2C" w:rsidRPr="009A49D9" w:rsidRDefault="00383A46" w:rsidP="00911864">
      <w:pPr>
        <w:pStyle w:val="Subtitle"/>
      </w:pPr>
      <w:r>
        <w:t>22oo7 Sa4CPS Secure situational awareness for critical cyber-physical systems</w:t>
      </w:r>
    </w:p>
    <w:p w14:paraId="15B98064" w14:textId="5C6A99C7" w:rsidR="00184B2C" w:rsidRPr="009A49D9" w:rsidRDefault="00184B2C" w:rsidP="00E747A6">
      <w:pPr>
        <w:pStyle w:val="Subtitle"/>
      </w:pPr>
      <w:r w:rsidRPr="009A49D9">
        <w:tab/>
      </w:r>
      <w:r w:rsidRPr="009A49D9">
        <w:tab/>
      </w:r>
    </w:p>
    <w:p w14:paraId="087F3F05" w14:textId="77777777" w:rsidR="00184B2C" w:rsidRPr="009A49D9" w:rsidRDefault="00184B2C" w:rsidP="00E747A6">
      <w:pPr>
        <w:pStyle w:val="NoSpacing"/>
        <w:spacing w:line="240" w:lineRule="auto"/>
        <w:rPr>
          <w:sz w:val="2"/>
          <w:szCs w:val="2"/>
          <w:lang w:val="en-GB"/>
        </w:rPr>
      </w:pPr>
    </w:p>
    <w:p w14:paraId="14A14942" w14:textId="77777777" w:rsidR="00184B2C" w:rsidRPr="009A49D9" w:rsidRDefault="00184B2C" w:rsidP="00E747A6">
      <w:pPr>
        <w:pStyle w:val="BodyText"/>
      </w:pPr>
    </w:p>
    <w:p w14:paraId="0A84236D" w14:textId="77777777" w:rsidR="00184B2C" w:rsidRPr="009A49D9" w:rsidRDefault="00184B2C" w:rsidP="00E747A6">
      <w:pPr>
        <w:pStyle w:val="BodyText"/>
      </w:pPr>
    </w:p>
    <w:p w14:paraId="0A4FB3CA" w14:textId="77777777" w:rsidR="00184B2C" w:rsidRPr="009A49D9" w:rsidRDefault="00184B2C" w:rsidP="0090646E">
      <w:pPr>
        <w:pStyle w:val="BodyText"/>
      </w:pPr>
    </w:p>
    <w:p w14:paraId="2EB0FFC9" w14:textId="77777777" w:rsidR="00184B2C" w:rsidRPr="009A49D9" w:rsidRDefault="00184B2C" w:rsidP="0090646E">
      <w:pPr>
        <w:pStyle w:val="BodyText"/>
      </w:pPr>
    </w:p>
    <w:p w14:paraId="57518CB9" w14:textId="77777777" w:rsidR="00184B2C" w:rsidRPr="009A49D9" w:rsidRDefault="00184B2C" w:rsidP="0090646E">
      <w:pPr>
        <w:pStyle w:val="BodyText"/>
      </w:pPr>
    </w:p>
    <w:p w14:paraId="6E9072B7" w14:textId="4273FFDA" w:rsidR="00184B2C" w:rsidRPr="009A49D9" w:rsidRDefault="00184B2C" w:rsidP="0090646E">
      <w:pPr>
        <w:pStyle w:val="BodyText"/>
      </w:pPr>
      <w:r w:rsidRPr="009A49D9">
        <w:t xml:space="preserve">Edited by: </w:t>
      </w:r>
      <w:r w:rsidR="00383A46">
        <w:t>Juhani Latvakoski</w:t>
      </w:r>
    </w:p>
    <w:p w14:paraId="368DCAB2" w14:textId="3F9C9DE2" w:rsidR="00184B2C" w:rsidRDefault="00184B2C" w:rsidP="0090646E">
      <w:pPr>
        <w:pStyle w:val="BodyText"/>
      </w:pPr>
      <w:r w:rsidRPr="009A49D9">
        <w:t xml:space="preserve">Date: </w:t>
      </w:r>
      <w:del w:id="4" w:author="Latvakoski Juhani" w:date="2024-09-24T14:42:00Z">
        <w:r w:rsidR="00E84671" w:rsidDel="00661B8F">
          <w:delText>21</w:delText>
        </w:r>
      </w:del>
      <w:ins w:id="5" w:author="Latvakoski Juhani" w:date="2024-09-27T12:20:00Z">
        <w:r w:rsidR="007C6880">
          <w:t>27</w:t>
        </w:r>
      </w:ins>
      <w:r w:rsidR="00383A46">
        <w:t>.</w:t>
      </w:r>
      <w:del w:id="6" w:author="Latvakoski Juhani" w:date="2024-09-24T14:42:00Z">
        <w:r w:rsidR="00CF3589" w:rsidDel="00661B8F">
          <w:delText>0</w:delText>
        </w:r>
        <w:r w:rsidR="00E84671" w:rsidDel="00661B8F">
          <w:delText>3</w:delText>
        </w:r>
      </w:del>
      <w:ins w:id="7" w:author="Latvakoski Juhani" w:date="2024-09-24T14:42:00Z">
        <w:r w:rsidR="00661B8F">
          <w:t>09</w:t>
        </w:r>
      </w:ins>
      <w:r w:rsidR="00383A46">
        <w:t>.202</w:t>
      </w:r>
      <w:r w:rsidR="00E84671">
        <w:t xml:space="preserve">4 </w:t>
      </w:r>
    </w:p>
    <w:p w14:paraId="5591B119" w14:textId="65AC4AC6" w:rsidR="00383A46" w:rsidRPr="009A49D9" w:rsidRDefault="00383A46" w:rsidP="0090646E">
      <w:pPr>
        <w:pStyle w:val="BodyText"/>
      </w:pPr>
      <w:r>
        <w:t xml:space="preserve">Version: </w:t>
      </w:r>
      <w:ins w:id="8" w:author="Latvakoski Juhani" w:date="2024-09-24T14:44:00Z">
        <w:r w:rsidR="00B4370D">
          <w:t>2.0</w:t>
        </w:r>
      </w:ins>
      <w:del w:id="9" w:author="Latvakoski Juhani" w:date="2024-09-24T14:42:00Z">
        <w:r w:rsidR="00E84671" w:rsidDel="00661B8F">
          <w:delText>2</w:delText>
        </w:r>
        <w:r w:rsidR="00C837DD" w:rsidDel="00661B8F">
          <w:delText xml:space="preserve"> </w:delText>
        </w:r>
      </w:del>
      <w:ins w:id="10" w:author="Latvakoski Juhani" w:date="2024-09-24T14:42:00Z">
        <w:r w:rsidR="00661B8F">
          <w:t xml:space="preserve"> </w:t>
        </w:r>
      </w:ins>
      <w:r w:rsidR="00C837DD">
        <w:t>(</w:t>
      </w:r>
      <w:del w:id="11" w:author="Latvakoski Juhani" w:date="2024-09-24T14:42:00Z">
        <w:r w:rsidR="001B704F" w:rsidDel="00661B8F">
          <w:delText>draft</w:delText>
        </w:r>
      </w:del>
      <w:ins w:id="12" w:author="Latvakoski Juhani" w:date="2024-09-24T14:42:00Z">
        <w:r w:rsidR="00661B8F">
          <w:t>proposal</w:t>
        </w:r>
      </w:ins>
      <w:r w:rsidR="00C837DD">
        <w:t>)</w:t>
      </w:r>
    </w:p>
    <w:p w14:paraId="78A5DE03" w14:textId="77777777" w:rsidR="00184B2C" w:rsidRPr="009A49D9" w:rsidRDefault="00184B2C" w:rsidP="0090646E">
      <w:pPr>
        <w:pStyle w:val="BodyText"/>
      </w:pPr>
    </w:p>
    <w:p w14:paraId="0E4300A5" w14:textId="77777777" w:rsidR="00184B2C" w:rsidRPr="009A49D9" w:rsidRDefault="00184B2C" w:rsidP="0090646E">
      <w:pPr>
        <w:pStyle w:val="BodyText"/>
      </w:pPr>
    </w:p>
    <w:p w14:paraId="3B7C6E9E" w14:textId="77777777" w:rsidR="00184B2C" w:rsidRPr="009A49D9" w:rsidRDefault="00184B2C" w:rsidP="0090646E">
      <w:pPr>
        <w:pStyle w:val="BodyText"/>
      </w:pPr>
    </w:p>
    <w:p w14:paraId="1D0CF9F0" w14:textId="77777777" w:rsidR="00184B2C" w:rsidRPr="009A49D9" w:rsidRDefault="00184B2C" w:rsidP="0090646E">
      <w:pPr>
        <w:pStyle w:val="BodyText"/>
      </w:pPr>
    </w:p>
    <w:p w14:paraId="15DD25F6" w14:textId="77777777" w:rsidR="00184B2C" w:rsidRPr="009A49D9" w:rsidRDefault="00184B2C" w:rsidP="0090646E">
      <w:pPr>
        <w:pStyle w:val="BodyText"/>
      </w:pPr>
    </w:p>
    <w:p w14:paraId="60060391" w14:textId="77777777" w:rsidR="00184B2C" w:rsidRPr="009A49D9" w:rsidRDefault="00184B2C" w:rsidP="0090646E">
      <w:pPr>
        <w:pStyle w:val="BodyText"/>
      </w:pPr>
    </w:p>
    <w:p w14:paraId="61C3AA2A" w14:textId="77777777" w:rsidR="00184B2C" w:rsidRPr="009A49D9" w:rsidRDefault="00184B2C" w:rsidP="0090646E">
      <w:pPr>
        <w:pStyle w:val="BodyText"/>
      </w:pPr>
    </w:p>
    <w:p w14:paraId="2A63FAF4" w14:textId="77777777" w:rsidR="00184B2C" w:rsidRPr="009A49D9" w:rsidRDefault="00184B2C" w:rsidP="0090646E">
      <w:pPr>
        <w:pStyle w:val="BodyText"/>
      </w:pPr>
    </w:p>
    <w:p w14:paraId="589F397B" w14:textId="77777777" w:rsidR="00184B2C" w:rsidRPr="009A49D9" w:rsidRDefault="00184B2C" w:rsidP="0090646E">
      <w:pPr>
        <w:pStyle w:val="BodyText"/>
      </w:pPr>
    </w:p>
    <w:p w14:paraId="6F6D1187" w14:textId="77777777" w:rsidR="00184B2C" w:rsidRPr="009A49D9" w:rsidRDefault="00184B2C" w:rsidP="0090646E">
      <w:pPr>
        <w:pStyle w:val="BodyText"/>
      </w:pPr>
    </w:p>
    <w:p w14:paraId="46464CD2" w14:textId="77777777" w:rsidR="00184B2C" w:rsidRPr="009A49D9" w:rsidRDefault="00184B2C" w:rsidP="0090646E">
      <w:pPr>
        <w:pStyle w:val="BodyText"/>
      </w:pPr>
    </w:p>
    <w:p w14:paraId="11FDF9F8" w14:textId="77777777" w:rsidR="00184B2C" w:rsidRPr="009A49D9" w:rsidRDefault="00184B2C" w:rsidP="0090646E">
      <w:pPr>
        <w:pStyle w:val="BodyText"/>
      </w:pPr>
    </w:p>
    <w:p w14:paraId="576B653A" w14:textId="77777777" w:rsidR="00184B2C" w:rsidRPr="009A49D9" w:rsidRDefault="00184B2C" w:rsidP="0090646E">
      <w:pPr>
        <w:pStyle w:val="BodyText"/>
      </w:pPr>
    </w:p>
    <w:p w14:paraId="6C792A48" w14:textId="77777777" w:rsidR="00220FAE" w:rsidRPr="009A49D9" w:rsidRDefault="00220FAE" w:rsidP="0090646E">
      <w:pPr>
        <w:pStyle w:val="BodyText"/>
      </w:pPr>
    </w:p>
    <w:p w14:paraId="7F57EAF0" w14:textId="77777777" w:rsidR="00220FAE" w:rsidRPr="009A49D9" w:rsidRDefault="00220FAE" w:rsidP="0090646E">
      <w:pPr>
        <w:pStyle w:val="BodyText"/>
      </w:pPr>
    </w:p>
    <w:p w14:paraId="4C928867" w14:textId="2C87C68A" w:rsidR="00D618E9" w:rsidRPr="009A49D9" w:rsidRDefault="00D618E9" w:rsidP="0090646E">
      <w:pPr>
        <w:pStyle w:val="BodyText"/>
      </w:pPr>
    </w:p>
    <w:p w14:paraId="39BC2A6D" w14:textId="02B473C3" w:rsidR="00D618E9" w:rsidRPr="009A49D9" w:rsidRDefault="00D618E9" w:rsidP="0090646E">
      <w:pPr>
        <w:pStyle w:val="BodyText"/>
      </w:pPr>
    </w:p>
    <w:p w14:paraId="5FC9C359" w14:textId="5A58206C" w:rsidR="00D618E9" w:rsidRPr="009A49D9" w:rsidRDefault="00D618E9" w:rsidP="0090646E">
      <w:pPr>
        <w:pStyle w:val="BodyText"/>
      </w:pPr>
    </w:p>
    <w:p w14:paraId="6EAA503A" w14:textId="77777777" w:rsidR="00D618E9" w:rsidRPr="009A49D9" w:rsidRDefault="00D618E9" w:rsidP="0090646E">
      <w:pPr>
        <w:pStyle w:val="BodyText"/>
      </w:pPr>
    </w:p>
    <w:p w14:paraId="38437A1F" w14:textId="77777777" w:rsidR="00220FAE" w:rsidRPr="009A49D9" w:rsidRDefault="00220FAE" w:rsidP="0090646E">
      <w:pPr>
        <w:pStyle w:val="BodyText"/>
      </w:pPr>
    </w:p>
    <w:p w14:paraId="1FCF1423" w14:textId="77777777" w:rsidR="00A24654" w:rsidRDefault="00184B2C" w:rsidP="0090646E">
      <w:pPr>
        <w:pStyle w:val="BodyText"/>
        <w:sectPr w:rsidR="00A24654" w:rsidSect="00282B8D">
          <w:headerReference w:type="default" r:id="rId13"/>
          <w:footerReference w:type="default" r:id="rId14"/>
          <w:headerReference w:type="first" r:id="rId15"/>
          <w:pgSz w:w="11906" w:h="16838"/>
          <w:pgMar w:top="2371" w:right="1418" w:bottom="851" w:left="1418" w:header="567" w:footer="227" w:gutter="0"/>
          <w:cols w:space="708"/>
          <w:titlePg/>
          <w:docGrid w:linePitch="360"/>
        </w:sectPr>
      </w:pPr>
      <w:r w:rsidRPr="009A49D9">
        <w:t>Apart from the State-of-the-Art-dedicated text (§</w:t>
      </w:r>
      <w:r w:rsidR="002C02AA" w:rsidRPr="009A49D9">
        <w:fldChar w:fldCharType="begin"/>
      </w:r>
      <w:r w:rsidR="002C02AA" w:rsidRPr="009A49D9">
        <w:instrText xml:space="preserve"> REF _Ref17383338 \r \h </w:instrText>
      </w:r>
      <w:r w:rsidR="002C02AA" w:rsidRPr="009A49D9">
        <w:fldChar w:fldCharType="separate"/>
      </w:r>
      <w:r w:rsidR="002C02AA" w:rsidRPr="009A49D9">
        <w:t>2.3.1</w:t>
      </w:r>
      <w:r w:rsidR="002C02AA" w:rsidRPr="009A49D9">
        <w:fldChar w:fldCharType="end"/>
      </w:r>
      <w:r w:rsidRPr="009A49D9">
        <w:t>)</w:t>
      </w:r>
      <w:r w:rsidR="00A26A38" w:rsidRPr="009A49D9">
        <w:t>,</w:t>
      </w:r>
      <w:r w:rsidRPr="009A49D9">
        <w:t xml:space="preserve"> which is handled by the ITEA Office as public information,</w:t>
      </w:r>
      <w:r w:rsidR="00A26A38" w:rsidRPr="009A49D9">
        <w:t xml:space="preserve"> </w:t>
      </w:r>
      <w:r w:rsidRPr="009A49D9">
        <w:t>this document will be treated as strictly confidential</w:t>
      </w:r>
      <w:r w:rsidR="00A26A38" w:rsidRPr="009A49D9">
        <w:t xml:space="preserve"> unless otherwise specified by the consortium</w:t>
      </w:r>
      <w:r w:rsidRPr="009A49D9">
        <w:t>.</w:t>
      </w:r>
    </w:p>
    <w:p w14:paraId="7C16EE77" w14:textId="77777777" w:rsidR="00F35A79" w:rsidRPr="007041CA" w:rsidRDefault="00F35A79" w:rsidP="00F35A79">
      <w:pPr>
        <w:pStyle w:val="Heading2"/>
        <w:rPr>
          <w:lang w:val="en-GB"/>
        </w:rPr>
      </w:pPr>
      <w:bookmarkStart w:id="13" w:name="_Toc49504954"/>
      <w:bookmarkStart w:id="14" w:name="_Toc90475117"/>
      <w:bookmarkStart w:id="15" w:name="_Toc122016401"/>
      <w:bookmarkStart w:id="16" w:name="_Toc122018229"/>
      <w:r w:rsidRPr="007041CA">
        <w:rPr>
          <w:lang w:val="en-GB"/>
        </w:rPr>
        <w:lastRenderedPageBreak/>
        <w:t>Change log</w:t>
      </w:r>
      <w:bookmarkEnd w:id="13"/>
      <w:bookmarkEnd w:id="14"/>
      <w:bookmarkEnd w:id="15"/>
      <w:bookmarkEnd w:id="16"/>
    </w:p>
    <w:p w14:paraId="76C83184" w14:textId="77777777" w:rsidR="00F35A79" w:rsidRPr="007041CA" w:rsidRDefault="00F35A79" w:rsidP="00F35A79">
      <w:pPr>
        <w:pStyle w:val="BodyText"/>
      </w:pPr>
    </w:p>
    <w:tbl>
      <w:tblPr>
        <w:tblStyle w:val="TableGrid"/>
        <w:tblW w:w="0" w:type="auto"/>
        <w:tblLook w:val="04A0" w:firstRow="1" w:lastRow="0" w:firstColumn="1" w:lastColumn="0" w:noHBand="0" w:noVBand="1"/>
      </w:tblPr>
      <w:tblGrid>
        <w:gridCol w:w="1525"/>
        <w:gridCol w:w="1350"/>
        <w:gridCol w:w="4680"/>
        <w:gridCol w:w="1505"/>
      </w:tblGrid>
      <w:tr w:rsidR="00F35A79" w:rsidRPr="007041CA" w14:paraId="797FC50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tcPr>
          <w:p w14:paraId="79209095" w14:textId="77777777" w:rsidR="00F35A79" w:rsidRPr="007041CA" w:rsidRDefault="00F35A79">
            <w:pPr>
              <w:pStyle w:val="BodyText"/>
            </w:pPr>
            <w:r w:rsidRPr="007041CA">
              <w:t>Version</w:t>
            </w:r>
          </w:p>
        </w:tc>
        <w:tc>
          <w:tcPr>
            <w:tcW w:w="1350" w:type="dxa"/>
          </w:tcPr>
          <w:p w14:paraId="7157993D" w14:textId="77777777" w:rsidR="00F35A79" w:rsidRPr="007041CA" w:rsidRDefault="00F35A79">
            <w:pPr>
              <w:pStyle w:val="BodyText"/>
              <w:cnfStyle w:val="100000000000" w:firstRow="1" w:lastRow="0" w:firstColumn="0" w:lastColumn="0" w:oddVBand="0" w:evenVBand="0" w:oddHBand="0" w:evenHBand="0" w:firstRowFirstColumn="0" w:firstRowLastColumn="0" w:lastRowFirstColumn="0" w:lastRowLastColumn="0"/>
            </w:pPr>
            <w:r w:rsidRPr="007041CA">
              <w:t>Submission date</w:t>
            </w:r>
          </w:p>
        </w:tc>
        <w:tc>
          <w:tcPr>
            <w:tcW w:w="4680" w:type="dxa"/>
          </w:tcPr>
          <w:p w14:paraId="489EB5C4" w14:textId="77777777" w:rsidR="00F35A79" w:rsidRPr="007041CA" w:rsidRDefault="00F35A79">
            <w:pPr>
              <w:pStyle w:val="BodyText"/>
              <w:cnfStyle w:val="100000000000" w:firstRow="1" w:lastRow="0" w:firstColumn="0" w:lastColumn="0" w:oddVBand="0" w:evenVBand="0" w:oddHBand="0" w:evenHBand="0" w:firstRowFirstColumn="0" w:firstRowLastColumn="0" w:lastRowFirstColumn="0" w:lastRowLastColumn="0"/>
            </w:pPr>
            <w:r w:rsidRPr="007041CA">
              <w:t>Description of changes</w:t>
            </w:r>
          </w:p>
        </w:tc>
        <w:tc>
          <w:tcPr>
            <w:tcW w:w="1505" w:type="dxa"/>
          </w:tcPr>
          <w:p w14:paraId="0BAFFCBE" w14:textId="77777777" w:rsidR="00F35A79" w:rsidRPr="007041CA" w:rsidRDefault="00F35A79">
            <w:pPr>
              <w:pStyle w:val="BodyText"/>
              <w:cnfStyle w:val="100000000000" w:firstRow="1" w:lastRow="0" w:firstColumn="0" w:lastColumn="0" w:oddVBand="0" w:evenVBand="0" w:oddHBand="0" w:evenHBand="0" w:firstRowFirstColumn="0" w:firstRowLastColumn="0" w:lastRowFirstColumn="0" w:lastRowLastColumn="0"/>
            </w:pPr>
            <w:r w:rsidRPr="007041CA">
              <w:t>Affected FPP chapters</w:t>
            </w:r>
          </w:p>
        </w:tc>
      </w:tr>
      <w:tr w:rsidR="00F35A79" w:rsidRPr="007041CA" w14:paraId="25036D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5B5E293" w14:textId="77777777" w:rsidR="00F35A79" w:rsidRPr="007041CA" w:rsidRDefault="00F35A79">
            <w:pPr>
              <w:pStyle w:val="BodyText"/>
            </w:pPr>
            <w:r w:rsidRPr="007041CA">
              <w:t xml:space="preserve">Original FPP </w:t>
            </w:r>
          </w:p>
        </w:tc>
        <w:tc>
          <w:tcPr>
            <w:tcW w:w="1350" w:type="dxa"/>
          </w:tcPr>
          <w:p w14:paraId="1DC1FD31" w14:textId="28AAB686" w:rsidR="00F35A79" w:rsidRPr="007041CA" w:rsidRDefault="00E43524">
            <w:pPr>
              <w:pStyle w:val="BodyText"/>
              <w:cnfStyle w:val="000000100000" w:firstRow="0" w:lastRow="0" w:firstColumn="0" w:lastColumn="0" w:oddVBand="0" w:evenVBand="0" w:oddHBand="1" w:evenHBand="0" w:firstRowFirstColumn="0" w:firstRowLastColumn="0" w:lastRowFirstColumn="0" w:lastRowLastColumn="0"/>
            </w:pPr>
            <w:r>
              <w:t>1</w:t>
            </w:r>
            <w:r w:rsidR="001142DC">
              <w:t>7</w:t>
            </w:r>
            <w:r w:rsidR="00F35A79" w:rsidRPr="007041CA">
              <w:t>-</w:t>
            </w:r>
            <w:r>
              <w:t>02</w:t>
            </w:r>
            <w:r w:rsidR="00F35A79" w:rsidRPr="007041CA">
              <w:t>-</w:t>
            </w:r>
            <w:r>
              <w:t>2023</w:t>
            </w:r>
          </w:p>
        </w:tc>
        <w:tc>
          <w:tcPr>
            <w:tcW w:w="4680" w:type="dxa"/>
          </w:tcPr>
          <w:p w14:paraId="460857B6" w14:textId="6E0C7BD5" w:rsidR="00F35A79" w:rsidRPr="007041CA" w:rsidRDefault="00E43524" w:rsidP="00C81F2A">
            <w:pPr>
              <w:pStyle w:val="Bulletsintables"/>
              <w:cnfStyle w:val="000000100000" w:firstRow="0" w:lastRow="0" w:firstColumn="0" w:lastColumn="0" w:oddVBand="0" w:evenVBand="0" w:oddHBand="1" w:evenHBand="0" w:firstRowFirstColumn="0" w:firstRowLastColumn="0" w:lastRowFirstColumn="0" w:lastRowLastColumn="0"/>
            </w:pPr>
            <w:r>
              <w:t xml:space="preserve">Content </w:t>
            </w:r>
            <w:r w:rsidR="0007125C">
              <w:t>of the PO updated so that a complete FPP with work plan is now described as a whole</w:t>
            </w:r>
          </w:p>
          <w:p w14:paraId="4919B915"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p w14:paraId="7ADE3DE8"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p w14:paraId="3AF9E0F9"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p w14:paraId="1F387552"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1505" w:type="dxa"/>
          </w:tcPr>
          <w:p w14:paraId="53F97B7E" w14:textId="0802ABDD" w:rsidR="00F35A79" w:rsidRPr="007041CA" w:rsidRDefault="0007125C">
            <w:pPr>
              <w:pStyle w:val="BodyText"/>
              <w:cnfStyle w:val="000000100000" w:firstRow="0" w:lastRow="0" w:firstColumn="0" w:lastColumn="0" w:oddVBand="0" w:evenVBand="0" w:oddHBand="1" w:evenHBand="0" w:firstRowFirstColumn="0" w:firstRowLastColumn="0" w:lastRowFirstColumn="0" w:lastRowLastColumn="0"/>
            </w:pPr>
            <w:r>
              <w:t>All chapters</w:t>
            </w:r>
          </w:p>
        </w:tc>
      </w:tr>
      <w:tr w:rsidR="00F35A79" w:rsidRPr="007041CA" w14:paraId="151BD72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F7F9650" w14:textId="77777777" w:rsidR="00F35A79" w:rsidRPr="007041CA" w:rsidRDefault="00F35A79">
            <w:pPr>
              <w:pStyle w:val="BodyText"/>
            </w:pPr>
            <w:r w:rsidRPr="007041CA">
              <w:t>Change request 1</w:t>
            </w:r>
          </w:p>
        </w:tc>
        <w:tc>
          <w:tcPr>
            <w:tcW w:w="1350" w:type="dxa"/>
          </w:tcPr>
          <w:p w14:paraId="2CB63B6D" w14:textId="72024F8E" w:rsidR="00F35A79" w:rsidRPr="007041CA" w:rsidRDefault="00524410">
            <w:pPr>
              <w:pStyle w:val="BodyText"/>
              <w:cnfStyle w:val="000000010000" w:firstRow="0" w:lastRow="0" w:firstColumn="0" w:lastColumn="0" w:oddVBand="0" w:evenVBand="0" w:oddHBand="0" w:evenHBand="1" w:firstRowFirstColumn="0" w:firstRowLastColumn="0" w:lastRowFirstColumn="0" w:lastRowLastColumn="0"/>
            </w:pPr>
            <w:ins w:id="17" w:author="Latvakoski Juhani" w:date="2024-09-24T14:42:00Z">
              <w:r>
                <w:t>27-09-2024</w:t>
              </w:r>
            </w:ins>
          </w:p>
        </w:tc>
        <w:tc>
          <w:tcPr>
            <w:tcW w:w="4680" w:type="dxa"/>
          </w:tcPr>
          <w:p w14:paraId="66129F8F" w14:textId="4FB41D05" w:rsidR="00F35A79" w:rsidRPr="007041CA" w:rsidRDefault="00935A4C">
            <w:pPr>
              <w:pStyle w:val="BodyText"/>
              <w:numPr>
                <w:ilvl w:val="0"/>
                <w:numId w:val="87"/>
              </w:numPr>
              <w:cnfStyle w:val="000000010000" w:firstRow="0" w:lastRow="0" w:firstColumn="0" w:lastColumn="0" w:oddVBand="0" w:evenVBand="0" w:oddHBand="0" w:evenHBand="1" w:firstRowFirstColumn="0" w:firstRowLastColumn="0" w:lastRowFirstColumn="0" w:lastRowLastColumn="0"/>
              <w:pPrChange w:id="18" w:author="Latvakoski Juhani" w:date="2024-09-24T14:42:00Z">
                <w:pPr>
                  <w:pStyle w:val="BodyText"/>
                  <w:cnfStyle w:val="000000010000" w:firstRow="0" w:lastRow="0" w:firstColumn="0" w:lastColumn="0" w:oddVBand="0" w:evenVBand="0" w:oddHBand="0" w:evenHBand="1" w:firstRowFirstColumn="0" w:firstRowLastColumn="0" w:lastRowFirstColumn="0" w:lastRowLastColumn="0"/>
                </w:pPr>
              </w:pPrChange>
            </w:pPr>
            <w:ins w:id="19" w:author="Latvakoski Juhani" w:date="2024-09-24T14:44:00Z">
              <w:r>
                <w:t xml:space="preserve">Updated </w:t>
              </w:r>
            </w:ins>
            <w:ins w:id="20" w:author="Latvakoski Juhani" w:date="2024-09-24T14:42:00Z">
              <w:r w:rsidR="007C63A3">
                <w:t>FPP</w:t>
              </w:r>
            </w:ins>
            <w:ins w:id="21" w:author="Latvakoski Juhani" w:date="2024-09-24T14:44:00Z">
              <w:r>
                <w:t xml:space="preserve"> v2.0</w:t>
              </w:r>
            </w:ins>
            <w:ins w:id="22" w:author="Latvakoski Juhani" w:date="2024-09-24T14:42:00Z">
              <w:r w:rsidR="007C63A3">
                <w:t xml:space="preserve"> </w:t>
              </w:r>
            </w:ins>
            <w:ins w:id="23" w:author="Latvakoski Juhani" w:date="2024-09-24T14:44:00Z">
              <w:r>
                <w:t>to include funding decisions required changes</w:t>
              </w:r>
            </w:ins>
          </w:p>
        </w:tc>
        <w:tc>
          <w:tcPr>
            <w:tcW w:w="1505" w:type="dxa"/>
          </w:tcPr>
          <w:p w14:paraId="73801E6B" w14:textId="5AB910EA" w:rsidR="00F35A79" w:rsidRPr="007041CA" w:rsidRDefault="005556DC">
            <w:pPr>
              <w:pStyle w:val="BodyText"/>
              <w:cnfStyle w:val="000000010000" w:firstRow="0" w:lastRow="0" w:firstColumn="0" w:lastColumn="0" w:oddVBand="0" w:evenVBand="0" w:oddHBand="0" w:evenHBand="1" w:firstRowFirstColumn="0" w:firstRowLastColumn="0" w:lastRowFirstColumn="0" w:lastRowLastColumn="0"/>
            </w:pPr>
            <w:ins w:id="24" w:author="Latvakoski Juhani" w:date="2024-09-24T14:43:00Z">
              <w:r>
                <w:t>All chapters</w:t>
              </w:r>
            </w:ins>
          </w:p>
        </w:tc>
      </w:tr>
      <w:tr w:rsidR="00F35A79" w:rsidRPr="007041CA" w14:paraId="0646DE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81A86D4" w14:textId="77777777" w:rsidR="00F35A79" w:rsidRPr="007041CA" w:rsidRDefault="00F35A79">
            <w:pPr>
              <w:pStyle w:val="BodyText"/>
            </w:pPr>
            <w:r w:rsidRPr="007041CA">
              <w:t>Change request 2</w:t>
            </w:r>
          </w:p>
        </w:tc>
        <w:tc>
          <w:tcPr>
            <w:tcW w:w="1350" w:type="dxa"/>
          </w:tcPr>
          <w:p w14:paraId="5CB356AB"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4680" w:type="dxa"/>
          </w:tcPr>
          <w:p w14:paraId="6710CE49"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1505" w:type="dxa"/>
          </w:tcPr>
          <w:p w14:paraId="0AC6C381"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r>
      <w:tr w:rsidR="00F35A79" w:rsidRPr="007041CA" w14:paraId="385379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7D05FD4" w14:textId="77777777" w:rsidR="00F35A79" w:rsidRPr="007041CA" w:rsidRDefault="00F35A79">
            <w:pPr>
              <w:pStyle w:val="BodyText"/>
            </w:pPr>
            <w:r w:rsidRPr="007041CA">
              <w:t>Change request 3</w:t>
            </w:r>
          </w:p>
        </w:tc>
        <w:tc>
          <w:tcPr>
            <w:tcW w:w="1350" w:type="dxa"/>
          </w:tcPr>
          <w:p w14:paraId="3FF92C7F" w14:textId="77777777" w:rsidR="00F35A79" w:rsidRPr="007041CA" w:rsidRDefault="00F35A79">
            <w:pPr>
              <w:pStyle w:val="BodyText"/>
              <w:cnfStyle w:val="000000010000" w:firstRow="0" w:lastRow="0" w:firstColumn="0" w:lastColumn="0" w:oddVBand="0" w:evenVBand="0" w:oddHBand="0" w:evenHBand="1" w:firstRowFirstColumn="0" w:firstRowLastColumn="0" w:lastRowFirstColumn="0" w:lastRowLastColumn="0"/>
            </w:pPr>
          </w:p>
        </w:tc>
        <w:tc>
          <w:tcPr>
            <w:tcW w:w="4680" w:type="dxa"/>
          </w:tcPr>
          <w:p w14:paraId="552CCDDD" w14:textId="77777777" w:rsidR="00F35A79" w:rsidRPr="007041CA" w:rsidRDefault="00F35A79">
            <w:pPr>
              <w:pStyle w:val="BodyText"/>
              <w:cnfStyle w:val="000000010000" w:firstRow="0" w:lastRow="0" w:firstColumn="0" w:lastColumn="0" w:oddVBand="0" w:evenVBand="0" w:oddHBand="0" w:evenHBand="1" w:firstRowFirstColumn="0" w:firstRowLastColumn="0" w:lastRowFirstColumn="0" w:lastRowLastColumn="0"/>
            </w:pPr>
          </w:p>
        </w:tc>
        <w:tc>
          <w:tcPr>
            <w:tcW w:w="1505" w:type="dxa"/>
          </w:tcPr>
          <w:p w14:paraId="32E28D4C" w14:textId="77777777" w:rsidR="00F35A79" w:rsidRPr="007041CA" w:rsidRDefault="00F35A79">
            <w:pPr>
              <w:pStyle w:val="BodyText"/>
              <w:cnfStyle w:val="000000010000" w:firstRow="0" w:lastRow="0" w:firstColumn="0" w:lastColumn="0" w:oddVBand="0" w:evenVBand="0" w:oddHBand="0" w:evenHBand="1" w:firstRowFirstColumn="0" w:firstRowLastColumn="0" w:lastRowFirstColumn="0" w:lastRowLastColumn="0"/>
            </w:pPr>
          </w:p>
        </w:tc>
      </w:tr>
      <w:tr w:rsidR="00F35A79" w:rsidRPr="007041CA" w14:paraId="2BF44E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56F85E3" w14:textId="77777777" w:rsidR="00F35A79" w:rsidRPr="007041CA" w:rsidRDefault="00F35A79">
            <w:pPr>
              <w:pStyle w:val="BodyText"/>
            </w:pPr>
          </w:p>
        </w:tc>
        <w:tc>
          <w:tcPr>
            <w:tcW w:w="1350" w:type="dxa"/>
          </w:tcPr>
          <w:p w14:paraId="52703D77"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4680" w:type="dxa"/>
          </w:tcPr>
          <w:p w14:paraId="36F2DC91"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1505" w:type="dxa"/>
          </w:tcPr>
          <w:p w14:paraId="1E047474"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r>
      <w:tr w:rsidR="00F35A79" w:rsidRPr="007041CA" w14:paraId="4F3BBC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672501E" w14:textId="77777777" w:rsidR="00F35A79" w:rsidRPr="007041CA" w:rsidRDefault="00F35A79">
            <w:pPr>
              <w:pStyle w:val="BodyText"/>
            </w:pPr>
          </w:p>
        </w:tc>
        <w:tc>
          <w:tcPr>
            <w:tcW w:w="1350" w:type="dxa"/>
          </w:tcPr>
          <w:p w14:paraId="7A786D88" w14:textId="77777777" w:rsidR="00F35A79" w:rsidRPr="007041CA" w:rsidRDefault="00F35A79">
            <w:pPr>
              <w:pStyle w:val="BodyText"/>
              <w:cnfStyle w:val="000000010000" w:firstRow="0" w:lastRow="0" w:firstColumn="0" w:lastColumn="0" w:oddVBand="0" w:evenVBand="0" w:oddHBand="0" w:evenHBand="1" w:firstRowFirstColumn="0" w:firstRowLastColumn="0" w:lastRowFirstColumn="0" w:lastRowLastColumn="0"/>
            </w:pPr>
          </w:p>
        </w:tc>
        <w:tc>
          <w:tcPr>
            <w:tcW w:w="4680" w:type="dxa"/>
          </w:tcPr>
          <w:p w14:paraId="790EE40D" w14:textId="77777777" w:rsidR="00F35A79" w:rsidRPr="007041CA" w:rsidRDefault="00F35A79">
            <w:pPr>
              <w:pStyle w:val="BodyText"/>
              <w:cnfStyle w:val="000000010000" w:firstRow="0" w:lastRow="0" w:firstColumn="0" w:lastColumn="0" w:oddVBand="0" w:evenVBand="0" w:oddHBand="0" w:evenHBand="1" w:firstRowFirstColumn="0" w:firstRowLastColumn="0" w:lastRowFirstColumn="0" w:lastRowLastColumn="0"/>
            </w:pPr>
          </w:p>
        </w:tc>
        <w:tc>
          <w:tcPr>
            <w:tcW w:w="1505" w:type="dxa"/>
          </w:tcPr>
          <w:p w14:paraId="4B4FCB6C" w14:textId="77777777" w:rsidR="00F35A79" w:rsidRPr="007041CA" w:rsidRDefault="00F35A79">
            <w:pPr>
              <w:pStyle w:val="BodyText"/>
              <w:cnfStyle w:val="000000010000" w:firstRow="0" w:lastRow="0" w:firstColumn="0" w:lastColumn="0" w:oddVBand="0" w:evenVBand="0" w:oddHBand="0" w:evenHBand="1" w:firstRowFirstColumn="0" w:firstRowLastColumn="0" w:lastRowFirstColumn="0" w:lastRowLastColumn="0"/>
            </w:pPr>
          </w:p>
        </w:tc>
      </w:tr>
      <w:tr w:rsidR="00F35A79" w:rsidRPr="007041CA" w14:paraId="2EA251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1AB6744" w14:textId="77777777" w:rsidR="00F35A79" w:rsidRPr="007041CA" w:rsidRDefault="00F35A79">
            <w:pPr>
              <w:pStyle w:val="BodyText"/>
            </w:pPr>
          </w:p>
        </w:tc>
        <w:tc>
          <w:tcPr>
            <w:tcW w:w="1350" w:type="dxa"/>
          </w:tcPr>
          <w:p w14:paraId="67A57C49"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4680" w:type="dxa"/>
          </w:tcPr>
          <w:p w14:paraId="529DDB87"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c>
          <w:tcPr>
            <w:tcW w:w="1505" w:type="dxa"/>
          </w:tcPr>
          <w:p w14:paraId="0CFBB02C" w14:textId="77777777" w:rsidR="00F35A79" w:rsidRPr="007041CA" w:rsidRDefault="00F35A79">
            <w:pPr>
              <w:pStyle w:val="BodyText"/>
              <w:cnfStyle w:val="000000100000" w:firstRow="0" w:lastRow="0" w:firstColumn="0" w:lastColumn="0" w:oddVBand="0" w:evenVBand="0" w:oddHBand="1" w:evenHBand="0" w:firstRowFirstColumn="0" w:firstRowLastColumn="0" w:lastRowFirstColumn="0" w:lastRowLastColumn="0"/>
            </w:pPr>
          </w:p>
        </w:tc>
      </w:tr>
    </w:tbl>
    <w:p w14:paraId="241FE964" w14:textId="77777777" w:rsidR="00F35A79" w:rsidRDefault="00F35A79" w:rsidP="00F35A79">
      <w:pPr>
        <w:pStyle w:val="BodyText"/>
      </w:pPr>
    </w:p>
    <w:p w14:paraId="77496044" w14:textId="77777777" w:rsidR="00F35A79" w:rsidRPr="009A49D9" w:rsidRDefault="00F35A79" w:rsidP="00F35A79">
      <w:pPr>
        <w:pStyle w:val="BodyText"/>
      </w:pPr>
    </w:p>
    <w:p w14:paraId="60C723D5" w14:textId="7D38744A" w:rsidR="00A24654" w:rsidRPr="009A49D9" w:rsidRDefault="00F35A79" w:rsidP="0090646E">
      <w:pPr>
        <w:pStyle w:val="BodyText"/>
      </w:pPr>
      <w:r w:rsidRPr="009A49D9">
        <w:br w:type="page"/>
      </w:r>
    </w:p>
    <w:p w14:paraId="6E127D5D" w14:textId="4E7892F8" w:rsidR="003178A6" w:rsidRPr="009A49D9" w:rsidRDefault="00184B2C" w:rsidP="005B621E">
      <w:pPr>
        <w:pStyle w:val="TOCHeading"/>
        <w:rPr>
          <w:lang w:val="en-GB"/>
        </w:rPr>
      </w:pPr>
      <w:bookmarkStart w:id="25" w:name="_Toc5024156"/>
      <w:r w:rsidRPr="009A49D9">
        <w:rPr>
          <w:lang w:val="en-GB"/>
        </w:rPr>
        <w:lastRenderedPageBreak/>
        <w:t xml:space="preserve">Table of </w:t>
      </w:r>
      <w:r w:rsidR="006D6800" w:rsidRPr="009A49D9">
        <w:rPr>
          <w:lang w:val="en-GB"/>
        </w:rPr>
        <w:t>c</w:t>
      </w:r>
      <w:r w:rsidRPr="009A49D9">
        <w:rPr>
          <w:lang w:val="en-GB"/>
        </w:rPr>
        <w:t>ontents</w:t>
      </w:r>
      <w:bookmarkEnd w:id="25"/>
    </w:p>
    <w:p w14:paraId="47CB92BC" w14:textId="6A498AA0" w:rsidR="0093310C" w:rsidRDefault="00F252AB">
      <w:pPr>
        <w:pStyle w:val="TOC1"/>
        <w:rPr>
          <w:rFonts w:cstheme="minorBidi"/>
          <w:b w:val="0"/>
          <w:noProof/>
        </w:rPr>
      </w:pPr>
      <w:r w:rsidRPr="009A49D9">
        <w:rPr>
          <w:rFonts w:eastAsiaTheme="minorHAnsi" w:cstheme="majorBidi"/>
          <w:bCs/>
          <w:color w:val="00A651"/>
          <w:sz w:val="28"/>
          <w:szCs w:val="32"/>
          <w:lang w:val="en-GB"/>
        </w:rPr>
        <w:fldChar w:fldCharType="begin"/>
      </w:r>
      <w:r w:rsidRPr="009A49D9">
        <w:rPr>
          <w:lang w:val="en-GB"/>
        </w:rPr>
        <w:instrText xml:space="preserve"> TOC \h \z \t "Heading 2,1,Heading 2 with numbering,1,Heading 3 with numbering,2,Heading 4 with numbering,3" </w:instrText>
      </w:r>
      <w:r w:rsidRPr="009A49D9">
        <w:rPr>
          <w:rFonts w:eastAsiaTheme="minorHAnsi" w:cstheme="majorBidi"/>
          <w:bCs/>
          <w:color w:val="00A651"/>
          <w:sz w:val="28"/>
          <w:szCs w:val="32"/>
          <w:lang w:val="en-GB"/>
        </w:rPr>
        <w:fldChar w:fldCharType="separate"/>
      </w:r>
      <w:r w:rsidR="00000000">
        <w:rPr>
          <w:noProof/>
        </w:rPr>
        <w:fldChar w:fldCharType="begin"/>
      </w:r>
      <w:r w:rsidR="00000000">
        <w:rPr>
          <w:noProof/>
        </w:rPr>
        <w:instrText>HYPERLINK \l "_Toc122018228"</w:instrText>
      </w:r>
      <w:ins w:id="26" w:author="Latvakoski Juhani" w:date="2024-09-27T13:22:00Z">
        <w:r w:rsidR="00834EBD">
          <w:rPr>
            <w:noProof/>
          </w:rPr>
        </w:r>
      </w:ins>
      <w:r w:rsidR="00000000">
        <w:rPr>
          <w:noProof/>
        </w:rPr>
        <w:fldChar w:fldCharType="separate"/>
      </w:r>
      <w:r w:rsidR="0093310C" w:rsidRPr="00BB0049">
        <w:rPr>
          <w:rStyle w:val="Hyperlink"/>
          <w:noProof/>
          <w:lang w:val="en-GB"/>
        </w:rPr>
        <w:t>Foreword</w:t>
      </w:r>
      <w:r w:rsidR="0093310C">
        <w:rPr>
          <w:noProof/>
          <w:webHidden/>
        </w:rPr>
        <w:tab/>
      </w:r>
      <w:r w:rsidR="0093310C">
        <w:rPr>
          <w:noProof/>
          <w:webHidden/>
        </w:rPr>
        <w:fldChar w:fldCharType="begin"/>
      </w:r>
      <w:r w:rsidR="0093310C">
        <w:rPr>
          <w:noProof/>
          <w:webHidden/>
        </w:rPr>
        <w:instrText xml:space="preserve"> PAGEREF _Toc122018228 \h </w:instrText>
      </w:r>
      <w:r w:rsidR="0093310C">
        <w:rPr>
          <w:noProof/>
          <w:webHidden/>
        </w:rPr>
      </w:r>
      <w:r w:rsidR="0093310C">
        <w:rPr>
          <w:noProof/>
          <w:webHidden/>
        </w:rPr>
        <w:fldChar w:fldCharType="separate"/>
      </w:r>
      <w:r w:rsidR="00834EBD">
        <w:rPr>
          <w:noProof/>
          <w:webHidden/>
        </w:rPr>
        <w:t>2</w:t>
      </w:r>
      <w:r w:rsidR="0093310C">
        <w:rPr>
          <w:noProof/>
          <w:webHidden/>
        </w:rPr>
        <w:fldChar w:fldCharType="end"/>
      </w:r>
      <w:r w:rsidR="00000000">
        <w:rPr>
          <w:noProof/>
        </w:rPr>
        <w:fldChar w:fldCharType="end"/>
      </w:r>
    </w:p>
    <w:p w14:paraId="67C90173" w14:textId="52471D09" w:rsidR="0093310C" w:rsidRDefault="00000000">
      <w:pPr>
        <w:pStyle w:val="TOC1"/>
        <w:rPr>
          <w:rFonts w:cstheme="minorBidi"/>
          <w:b w:val="0"/>
          <w:noProof/>
        </w:rPr>
      </w:pPr>
      <w:r>
        <w:rPr>
          <w:noProof/>
        </w:rPr>
        <w:fldChar w:fldCharType="begin"/>
      </w:r>
      <w:r>
        <w:rPr>
          <w:noProof/>
        </w:rPr>
        <w:instrText>HYPERLINK \l "_Toc122018229"</w:instrText>
      </w:r>
      <w:ins w:id="27" w:author="Latvakoski Juhani" w:date="2024-09-27T13:22:00Z">
        <w:r w:rsidR="00834EBD">
          <w:rPr>
            <w:noProof/>
          </w:rPr>
        </w:r>
      </w:ins>
      <w:r>
        <w:rPr>
          <w:noProof/>
        </w:rPr>
        <w:fldChar w:fldCharType="separate"/>
      </w:r>
      <w:r w:rsidR="0093310C" w:rsidRPr="00BB0049">
        <w:rPr>
          <w:rStyle w:val="Hyperlink"/>
          <w:noProof/>
          <w:lang w:val="en-GB"/>
        </w:rPr>
        <w:t>Change log</w:t>
      </w:r>
      <w:r w:rsidR="0093310C">
        <w:rPr>
          <w:noProof/>
          <w:webHidden/>
        </w:rPr>
        <w:tab/>
      </w:r>
      <w:r w:rsidR="0093310C">
        <w:rPr>
          <w:noProof/>
          <w:webHidden/>
        </w:rPr>
        <w:fldChar w:fldCharType="begin"/>
      </w:r>
      <w:r w:rsidR="0093310C">
        <w:rPr>
          <w:noProof/>
          <w:webHidden/>
        </w:rPr>
        <w:instrText xml:space="preserve"> PAGEREF _Toc122018229 \h </w:instrText>
      </w:r>
      <w:r w:rsidR="0093310C">
        <w:rPr>
          <w:noProof/>
          <w:webHidden/>
        </w:rPr>
      </w:r>
      <w:r w:rsidR="0093310C">
        <w:rPr>
          <w:noProof/>
          <w:webHidden/>
        </w:rPr>
        <w:fldChar w:fldCharType="separate"/>
      </w:r>
      <w:r w:rsidR="00834EBD">
        <w:rPr>
          <w:noProof/>
          <w:webHidden/>
        </w:rPr>
        <w:t>6</w:t>
      </w:r>
      <w:r w:rsidR="0093310C">
        <w:rPr>
          <w:noProof/>
          <w:webHidden/>
        </w:rPr>
        <w:fldChar w:fldCharType="end"/>
      </w:r>
      <w:r>
        <w:rPr>
          <w:noProof/>
        </w:rPr>
        <w:fldChar w:fldCharType="end"/>
      </w:r>
    </w:p>
    <w:p w14:paraId="254979BD" w14:textId="0E8F2B10" w:rsidR="0093310C" w:rsidRDefault="00000000">
      <w:pPr>
        <w:pStyle w:val="TOC1"/>
        <w:rPr>
          <w:rFonts w:cstheme="minorBidi"/>
          <w:b w:val="0"/>
          <w:noProof/>
        </w:rPr>
      </w:pPr>
      <w:r>
        <w:rPr>
          <w:noProof/>
        </w:rPr>
        <w:fldChar w:fldCharType="begin"/>
      </w:r>
      <w:r>
        <w:rPr>
          <w:noProof/>
        </w:rPr>
        <w:instrText>HYPERLINK \l "_Toc122018230"</w:instrText>
      </w:r>
      <w:ins w:id="28" w:author="Latvakoski Juhani" w:date="2024-09-27T13:22:00Z">
        <w:r w:rsidR="00834EBD">
          <w:rPr>
            <w:noProof/>
          </w:rPr>
        </w:r>
      </w:ins>
      <w:r>
        <w:rPr>
          <w:noProof/>
        </w:rPr>
        <w:fldChar w:fldCharType="separate"/>
      </w:r>
      <w:r w:rsidR="0093310C" w:rsidRPr="00BB0049">
        <w:rPr>
          <w:rStyle w:val="Hyperlink"/>
          <w:noProof/>
          <w:lang w:val="en-GB"/>
        </w:rPr>
        <w:t>Project key data</w:t>
      </w:r>
      <w:r w:rsidR="0093310C">
        <w:rPr>
          <w:noProof/>
          <w:webHidden/>
        </w:rPr>
        <w:tab/>
      </w:r>
      <w:r w:rsidR="0093310C">
        <w:rPr>
          <w:noProof/>
          <w:webHidden/>
        </w:rPr>
        <w:fldChar w:fldCharType="begin"/>
      </w:r>
      <w:r w:rsidR="0093310C">
        <w:rPr>
          <w:noProof/>
          <w:webHidden/>
        </w:rPr>
        <w:instrText xml:space="preserve"> PAGEREF _Toc122018230 \h </w:instrText>
      </w:r>
      <w:r w:rsidR="0093310C">
        <w:rPr>
          <w:noProof/>
          <w:webHidden/>
        </w:rPr>
      </w:r>
      <w:r w:rsidR="0093310C">
        <w:rPr>
          <w:noProof/>
          <w:webHidden/>
        </w:rPr>
        <w:fldChar w:fldCharType="separate"/>
      </w:r>
      <w:r w:rsidR="00834EBD">
        <w:rPr>
          <w:noProof/>
          <w:webHidden/>
        </w:rPr>
        <w:t>8</w:t>
      </w:r>
      <w:r w:rsidR="0093310C">
        <w:rPr>
          <w:noProof/>
          <w:webHidden/>
        </w:rPr>
        <w:fldChar w:fldCharType="end"/>
      </w:r>
      <w:r>
        <w:rPr>
          <w:noProof/>
        </w:rPr>
        <w:fldChar w:fldCharType="end"/>
      </w:r>
    </w:p>
    <w:p w14:paraId="0ECFFCCA" w14:textId="1ADEC8BC" w:rsidR="0093310C" w:rsidRDefault="00000000">
      <w:pPr>
        <w:pStyle w:val="TOC1"/>
        <w:rPr>
          <w:rFonts w:cstheme="minorBidi"/>
          <w:b w:val="0"/>
          <w:noProof/>
        </w:rPr>
      </w:pPr>
      <w:r>
        <w:rPr>
          <w:noProof/>
        </w:rPr>
        <w:fldChar w:fldCharType="begin"/>
      </w:r>
      <w:r>
        <w:rPr>
          <w:noProof/>
        </w:rPr>
        <w:instrText>HYPERLINK \l "_Toc122018231"</w:instrText>
      </w:r>
      <w:ins w:id="29" w:author="Latvakoski Juhani" w:date="2024-09-27T13:22:00Z">
        <w:r w:rsidR="00834EBD">
          <w:rPr>
            <w:noProof/>
          </w:rPr>
        </w:r>
      </w:ins>
      <w:r>
        <w:rPr>
          <w:noProof/>
        </w:rPr>
        <w:fldChar w:fldCharType="separate"/>
      </w:r>
      <w:r w:rsidR="0093310C" w:rsidRPr="00BB0049">
        <w:rPr>
          <w:rStyle w:val="Hyperlink"/>
          <w:noProof/>
          <w:lang w:val="en-GB"/>
        </w:rPr>
        <w:t>Project acronyms</w:t>
      </w:r>
      <w:r w:rsidR="0093310C">
        <w:rPr>
          <w:noProof/>
          <w:webHidden/>
        </w:rPr>
        <w:tab/>
      </w:r>
      <w:r w:rsidR="0093310C">
        <w:rPr>
          <w:noProof/>
          <w:webHidden/>
        </w:rPr>
        <w:fldChar w:fldCharType="begin"/>
      </w:r>
      <w:r w:rsidR="0093310C">
        <w:rPr>
          <w:noProof/>
          <w:webHidden/>
        </w:rPr>
        <w:instrText xml:space="preserve"> PAGEREF _Toc122018231 \h </w:instrText>
      </w:r>
      <w:r w:rsidR="0093310C">
        <w:rPr>
          <w:noProof/>
          <w:webHidden/>
        </w:rPr>
      </w:r>
      <w:r w:rsidR="0093310C">
        <w:rPr>
          <w:noProof/>
          <w:webHidden/>
        </w:rPr>
        <w:fldChar w:fldCharType="separate"/>
      </w:r>
      <w:r w:rsidR="00834EBD">
        <w:rPr>
          <w:noProof/>
          <w:webHidden/>
        </w:rPr>
        <w:t>9</w:t>
      </w:r>
      <w:r w:rsidR="0093310C">
        <w:rPr>
          <w:noProof/>
          <w:webHidden/>
        </w:rPr>
        <w:fldChar w:fldCharType="end"/>
      </w:r>
      <w:r>
        <w:rPr>
          <w:noProof/>
        </w:rPr>
        <w:fldChar w:fldCharType="end"/>
      </w:r>
    </w:p>
    <w:p w14:paraId="5C217C8A" w14:textId="3C19C3AF" w:rsidR="0093310C" w:rsidRDefault="00000000">
      <w:pPr>
        <w:pStyle w:val="TOC1"/>
        <w:tabs>
          <w:tab w:val="left" w:pos="440"/>
        </w:tabs>
        <w:rPr>
          <w:rFonts w:cstheme="minorBidi"/>
          <w:b w:val="0"/>
          <w:noProof/>
        </w:rPr>
      </w:pPr>
      <w:r>
        <w:rPr>
          <w:noProof/>
        </w:rPr>
        <w:fldChar w:fldCharType="begin"/>
      </w:r>
      <w:r>
        <w:rPr>
          <w:noProof/>
        </w:rPr>
        <w:instrText>HYPERLINK \l "_Toc122018232"</w:instrText>
      </w:r>
      <w:ins w:id="30" w:author="Latvakoski Juhani" w:date="2024-09-27T13:22:00Z">
        <w:r w:rsidR="00834EBD">
          <w:rPr>
            <w:noProof/>
          </w:rPr>
        </w:r>
      </w:ins>
      <w:r>
        <w:rPr>
          <w:noProof/>
        </w:rPr>
        <w:fldChar w:fldCharType="separate"/>
      </w:r>
      <w:r w:rsidR="0093310C" w:rsidRPr="00BB0049">
        <w:rPr>
          <w:rStyle w:val="Hyperlink"/>
          <w:noProof/>
        </w:rPr>
        <w:t>1.</w:t>
      </w:r>
      <w:r w:rsidR="0093310C">
        <w:rPr>
          <w:rFonts w:cstheme="minorBidi"/>
          <w:b w:val="0"/>
          <w:noProof/>
        </w:rPr>
        <w:tab/>
      </w:r>
      <w:r w:rsidR="0093310C" w:rsidRPr="00BB0049">
        <w:rPr>
          <w:rStyle w:val="Hyperlink"/>
          <w:noProof/>
        </w:rPr>
        <w:t>One-page project executive summary</w:t>
      </w:r>
      <w:r w:rsidR="0093310C">
        <w:rPr>
          <w:noProof/>
          <w:webHidden/>
        </w:rPr>
        <w:tab/>
      </w:r>
      <w:r w:rsidR="0093310C">
        <w:rPr>
          <w:noProof/>
          <w:webHidden/>
        </w:rPr>
        <w:fldChar w:fldCharType="begin"/>
      </w:r>
      <w:r w:rsidR="0093310C">
        <w:rPr>
          <w:noProof/>
          <w:webHidden/>
        </w:rPr>
        <w:instrText xml:space="preserve"> PAGEREF _Toc122018232 \h </w:instrText>
      </w:r>
      <w:r w:rsidR="0093310C">
        <w:rPr>
          <w:noProof/>
          <w:webHidden/>
        </w:rPr>
      </w:r>
      <w:r w:rsidR="0093310C">
        <w:rPr>
          <w:noProof/>
          <w:webHidden/>
        </w:rPr>
        <w:fldChar w:fldCharType="separate"/>
      </w:r>
      <w:r w:rsidR="00834EBD">
        <w:rPr>
          <w:noProof/>
          <w:webHidden/>
        </w:rPr>
        <w:t>10</w:t>
      </w:r>
      <w:r w:rsidR="0093310C">
        <w:rPr>
          <w:noProof/>
          <w:webHidden/>
        </w:rPr>
        <w:fldChar w:fldCharType="end"/>
      </w:r>
      <w:r>
        <w:rPr>
          <w:noProof/>
        </w:rPr>
        <w:fldChar w:fldCharType="end"/>
      </w:r>
    </w:p>
    <w:p w14:paraId="0BB3ABF4" w14:textId="4CF1C1C6" w:rsidR="0093310C" w:rsidRDefault="00000000">
      <w:pPr>
        <w:pStyle w:val="TOC1"/>
        <w:tabs>
          <w:tab w:val="left" w:pos="440"/>
        </w:tabs>
        <w:rPr>
          <w:rFonts w:cstheme="minorBidi"/>
          <w:b w:val="0"/>
          <w:noProof/>
        </w:rPr>
      </w:pPr>
      <w:r>
        <w:rPr>
          <w:noProof/>
        </w:rPr>
        <w:fldChar w:fldCharType="begin"/>
      </w:r>
      <w:r>
        <w:rPr>
          <w:noProof/>
        </w:rPr>
        <w:instrText>HYPERLINK \l "_Toc122018233"</w:instrText>
      </w:r>
      <w:ins w:id="31" w:author="Latvakoski Juhani" w:date="2024-09-27T13:22:00Z">
        <w:r w:rsidR="00834EBD">
          <w:rPr>
            <w:noProof/>
          </w:rPr>
        </w:r>
      </w:ins>
      <w:r>
        <w:rPr>
          <w:noProof/>
        </w:rPr>
        <w:fldChar w:fldCharType="separate"/>
      </w:r>
      <w:r w:rsidR="0093310C" w:rsidRPr="00BB0049">
        <w:rPr>
          <w:rStyle w:val="Hyperlink"/>
          <w:noProof/>
        </w:rPr>
        <w:t>2.</w:t>
      </w:r>
      <w:r w:rsidR="0093310C">
        <w:rPr>
          <w:rFonts w:cstheme="minorBidi"/>
          <w:b w:val="0"/>
          <w:noProof/>
        </w:rPr>
        <w:tab/>
      </w:r>
      <w:r w:rsidR="0093310C" w:rsidRPr="00BB0049">
        <w:rPr>
          <w:rStyle w:val="Hyperlink"/>
          <w:noProof/>
        </w:rPr>
        <w:t>Project overview</w:t>
      </w:r>
      <w:r w:rsidR="0093310C">
        <w:rPr>
          <w:noProof/>
          <w:webHidden/>
        </w:rPr>
        <w:tab/>
      </w:r>
      <w:r w:rsidR="0093310C">
        <w:rPr>
          <w:noProof/>
          <w:webHidden/>
        </w:rPr>
        <w:fldChar w:fldCharType="begin"/>
      </w:r>
      <w:r w:rsidR="0093310C">
        <w:rPr>
          <w:noProof/>
          <w:webHidden/>
        </w:rPr>
        <w:instrText xml:space="preserve"> PAGEREF _Toc122018233 \h </w:instrText>
      </w:r>
      <w:r w:rsidR="0093310C">
        <w:rPr>
          <w:noProof/>
          <w:webHidden/>
        </w:rPr>
      </w:r>
      <w:r w:rsidR="0093310C">
        <w:rPr>
          <w:noProof/>
          <w:webHidden/>
        </w:rPr>
        <w:fldChar w:fldCharType="separate"/>
      </w:r>
      <w:r w:rsidR="00834EBD">
        <w:rPr>
          <w:noProof/>
          <w:webHidden/>
        </w:rPr>
        <w:t>11</w:t>
      </w:r>
      <w:r w:rsidR="0093310C">
        <w:rPr>
          <w:noProof/>
          <w:webHidden/>
        </w:rPr>
        <w:fldChar w:fldCharType="end"/>
      </w:r>
      <w:r>
        <w:rPr>
          <w:noProof/>
        </w:rPr>
        <w:fldChar w:fldCharType="end"/>
      </w:r>
    </w:p>
    <w:p w14:paraId="06D85FC0" w14:textId="1B1E9693" w:rsidR="0093310C" w:rsidRDefault="00000000">
      <w:pPr>
        <w:pStyle w:val="TOC2"/>
        <w:tabs>
          <w:tab w:val="left" w:pos="800"/>
          <w:tab w:val="right" w:leader="dot" w:pos="9060"/>
        </w:tabs>
        <w:rPr>
          <w:rFonts w:cstheme="minorBidi"/>
          <w:noProof/>
        </w:rPr>
      </w:pPr>
      <w:r>
        <w:rPr>
          <w:noProof/>
        </w:rPr>
        <w:fldChar w:fldCharType="begin"/>
      </w:r>
      <w:r>
        <w:rPr>
          <w:noProof/>
        </w:rPr>
        <w:instrText>HYPERLINK \l "_Toc122018234"</w:instrText>
      </w:r>
      <w:ins w:id="32" w:author="Latvakoski Juhani" w:date="2024-09-27T13:22:00Z">
        <w:r w:rsidR="00834EBD">
          <w:rPr>
            <w:noProof/>
          </w:rPr>
        </w:r>
      </w:ins>
      <w:r>
        <w:rPr>
          <w:noProof/>
        </w:rPr>
        <w:fldChar w:fldCharType="separate"/>
      </w:r>
      <w:r w:rsidR="0093310C" w:rsidRPr="00BB0049">
        <w:rPr>
          <w:rStyle w:val="Hyperlink"/>
          <w:noProof/>
        </w:rPr>
        <w:t>2.1.</w:t>
      </w:r>
      <w:r w:rsidR="0093310C">
        <w:rPr>
          <w:rFonts w:cstheme="minorBidi"/>
          <w:noProof/>
        </w:rPr>
        <w:tab/>
      </w:r>
      <w:r w:rsidR="0093310C" w:rsidRPr="00BB0049">
        <w:rPr>
          <w:rStyle w:val="Hyperlink"/>
          <w:noProof/>
        </w:rPr>
        <w:t>Rationale of the project</w:t>
      </w:r>
      <w:r w:rsidR="0093310C">
        <w:rPr>
          <w:noProof/>
          <w:webHidden/>
        </w:rPr>
        <w:tab/>
      </w:r>
      <w:r w:rsidR="0093310C">
        <w:rPr>
          <w:noProof/>
          <w:webHidden/>
        </w:rPr>
        <w:fldChar w:fldCharType="begin"/>
      </w:r>
      <w:r w:rsidR="0093310C">
        <w:rPr>
          <w:noProof/>
          <w:webHidden/>
        </w:rPr>
        <w:instrText xml:space="preserve"> PAGEREF _Toc122018234 \h </w:instrText>
      </w:r>
      <w:r w:rsidR="0093310C">
        <w:rPr>
          <w:noProof/>
          <w:webHidden/>
        </w:rPr>
      </w:r>
      <w:r w:rsidR="0093310C">
        <w:rPr>
          <w:noProof/>
          <w:webHidden/>
        </w:rPr>
        <w:fldChar w:fldCharType="separate"/>
      </w:r>
      <w:r w:rsidR="00834EBD">
        <w:rPr>
          <w:noProof/>
          <w:webHidden/>
        </w:rPr>
        <w:t>11</w:t>
      </w:r>
      <w:r w:rsidR="0093310C">
        <w:rPr>
          <w:noProof/>
          <w:webHidden/>
        </w:rPr>
        <w:fldChar w:fldCharType="end"/>
      </w:r>
      <w:r>
        <w:rPr>
          <w:noProof/>
        </w:rPr>
        <w:fldChar w:fldCharType="end"/>
      </w:r>
    </w:p>
    <w:p w14:paraId="35DDED64" w14:textId="5944884A"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"_Toc122018235"</w:instrText>
      </w:r>
      <w:ins w:id="33" w:author="Latvakoski Juhani" w:date="2024-09-27T13:22:00Z">
        <w:r w:rsidR="00834EBD">
          <w:rPr>
            <w:noProof/>
          </w:rPr>
        </w:r>
      </w:ins>
      <w:r>
        <w:rPr>
          <w:noProof/>
        </w:rPr>
        <w:fldChar w:fldCharType="separate"/>
      </w:r>
      <w:r w:rsidR="0093310C" w:rsidRPr="00BB0049">
        <w:rPr>
          <w:rStyle w:val="Hyperlink"/>
          <w:noProof/>
        </w:rPr>
        <w:t>2.1.1.</w:t>
      </w:r>
      <w:r w:rsidR="0093310C">
        <w:rPr>
          <w:rFonts w:cstheme="minorBidi"/>
          <w:noProof/>
        </w:rPr>
        <w:tab/>
      </w:r>
      <w:r w:rsidR="0093310C" w:rsidRPr="00BB0049">
        <w:rPr>
          <w:rStyle w:val="Hyperlink"/>
          <w:noProof/>
        </w:rPr>
        <w:t>Problem statement</w:t>
      </w:r>
      <w:r w:rsidR="0093310C">
        <w:rPr>
          <w:noProof/>
          <w:webHidden/>
        </w:rPr>
        <w:tab/>
      </w:r>
      <w:r w:rsidR="0093310C">
        <w:rPr>
          <w:noProof/>
          <w:webHidden/>
        </w:rPr>
        <w:fldChar w:fldCharType="begin"/>
      </w:r>
      <w:r w:rsidR="0093310C">
        <w:rPr>
          <w:noProof/>
          <w:webHidden/>
        </w:rPr>
        <w:instrText xml:space="preserve"> PAGEREF _Toc122018235 \h </w:instrText>
      </w:r>
      <w:r w:rsidR="0093310C">
        <w:rPr>
          <w:noProof/>
          <w:webHidden/>
        </w:rPr>
      </w:r>
      <w:r w:rsidR="0093310C">
        <w:rPr>
          <w:noProof/>
          <w:webHidden/>
        </w:rPr>
        <w:fldChar w:fldCharType="separate"/>
      </w:r>
      <w:r w:rsidR="00834EBD">
        <w:rPr>
          <w:noProof/>
          <w:webHidden/>
        </w:rPr>
        <w:t>11</w:t>
      </w:r>
      <w:r w:rsidR="0093310C">
        <w:rPr>
          <w:noProof/>
          <w:webHidden/>
        </w:rPr>
        <w:fldChar w:fldCharType="end"/>
      </w:r>
      <w:r>
        <w:rPr>
          <w:noProof/>
        </w:rPr>
        <w:fldChar w:fldCharType="end"/>
      </w:r>
    </w:p>
    <w:p w14:paraId="1DE8E85A" w14:textId="7CCCE54B"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"_Toc122018236"</w:instrText>
      </w:r>
      <w:ins w:id="34" w:author="Latvakoski Juhani" w:date="2024-09-27T13:22:00Z">
        <w:r w:rsidR="00834EBD">
          <w:rPr>
            <w:noProof/>
          </w:rPr>
        </w:r>
      </w:ins>
      <w:r>
        <w:rPr>
          <w:noProof/>
        </w:rPr>
        <w:fldChar w:fldCharType="separate"/>
      </w:r>
      <w:r w:rsidR="0093310C" w:rsidRPr="00BB0049">
        <w:rPr>
          <w:rStyle w:val="Hyperlink"/>
          <w:noProof/>
        </w:rPr>
        <w:t>2.1.2.</w:t>
      </w:r>
      <w:r w:rsidR="0093310C">
        <w:rPr>
          <w:rFonts w:cstheme="minorBidi"/>
          <w:noProof/>
        </w:rPr>
        <w:tab/>
      </w:r>
      <w:r w:rsidR="0093310C" w:rsidRPr="00BB0049">
        <w:rPr>
          <w:rStyle w:val="Hyperlink"/>
          <w:noProof/>
        </w:rPr>
        <w:t>Solutions and challenges</w:t>
      </w:r>
      <w:r w:rsidR="0093310C">
        <w:rPr>
          <w:noProof/>
          <w:webHidden/>
        </w:rPr>
        <w:tab/>
      </w:r>
      <w:r w:rsidR="0093310C">
        <w:rPr>
          <w:noProof/>
          <w:webHidden/>
        </w:rPr>
        <w:fldChar w:fldCharType="begin"/>
      </w:r>
      <w:r w:rsidR="0093310C">
        <w:rPr>
          <w:noProof/>
          <w:webHidden/>
        </w:rPr>
        <w:instrText xml:space="preserve"> PAGEREF _Toc122018236 \h </w:instrText>
      </w:r>
      <w:r w:rsidR="0093310C">
        <w:rPr>
          <w:noProof/>
          <w:webHidden/>
        </w:rPr>
      </w:r>
      <w:r w:rsidR="0093310C">
        <w:rPr>
          <w:noProof/>
          <w:webHidden/>
        </w:rPr>
        <w:fldChar w:fldCharType="separate"/>
      </w:r>
      <w:r w:rsidR="00834EBD">
        <w:rPr>
          <w:noProof/>
          <w:webHidden/>
        </w:rPr>
        <w:t>14</w:t>
      </w:r>
      <w:r w:rsidR="0093310C">
        <w:rPr>
          <w:noProof/>
          <w:webHidden/>
        </w:rPr>
        <w:fldChar w:fldCharType="end"/>
      </w:r>
      <w:r>
        <w:rPr>
          <w:noProof/>
        </w:rPr>
        <w:fldChar w:fldCharType="end"/>
      </w:r>
    </w:p>
    <w:p w14:paraId="0B268211" w14:textId="6CA6392A" w:rsidR="0093310C" w:rsidRDefault="00000000">
      <w:pPr>
        <w:pStyle w:val="TOC2"/>
        <w:tabs>
          <w:tab w:val="left" w:pos="800"/>
          <w:tab w:val="right" w:leader="dot" w:pos="9060"/>
        </w:tabs>
        <w:rPr>
          <w:rFonts w:cstheme="minorBidi"/>
          <w:noProof/>
        </w:rPr>
      </w:pPr>
      <w:r>
        <w:rPr>
          <w:noProof/>
        </w:rPr>
        <w:fldChar w:fldCharType="begin"/>
      </w:r>
      <w:r>
        <w:rPr>
          <w:noProof/>
        </w:rPr>
        <w:instrText>HYPERLINK \l "_Toc122018237"</w:instrText>
      </w:r>
      <w:ins w:id="35" w:author="Latvakoski Juhani" w:date="2024-09-27T13:22:00Z">
        <w:r w:rsidR="00834EBD">
          <w:rPr>
            <w:noProof/>
          </w:rPr>
        </w:r>
      </w:ins>
      <w:r>
        <w:rPr>
          <w:noProof/>
        </w:rPr>
        <w:fldChar w:fldCharType="separate"/>
      </w:r>
      <w:r w:rsidR="0093310C" w:rsidRPr="00BB0049">
        <w:rPr>
          <w:rStyle w:val="Hyperlink"/>
          <w:noProof/>
        </w:rPr>
        <w:t>2.2.</w:t>
      </w:r>
      <w:r w:rsidR="0093310C">
        <w:rPr>
          <w:rFonts w:cstheme="minorBidi"/>
          <w:noProof/>
        </w:rPr>
        <w:tab/>
      </w:r>
      <w:r w:rsidR="0093310C" w:rsidRPr="00BB0049">
        <w:rPr>
          <w:rStyle w:val="Hyperlink"/>
          <w:noProof/>
        </w:rPr>
        <w:t>Market view</w:t>
      </w:r>
      <w:r w:rsidR="0093310C">
        <w:rPr>
          <w:noProof/>
          <w:webHidden/>
        </w:rPr>
        <w:tab/>
      </w:r>
      <w:r w:rsidR="0093310C">
        <w:rPr>
          <w:noProof/>
          <w:webHidden/>
        </w:rPr>
        <w:fldChar w:fldCharType="begin"/>
      </w:r>
      <w:r w:rsidR="0093310C">
        <w:rPr>
          <w:noProof/>
          <w:webHidden/>
        </w:rPr>
        <w:instrText xml:space="preserve"> PAGEREF _Toc122018237 \h </w:instrText>
      </w:r>
      <w:r w:rsidR="0093310C">
        <w:rPr>
          <w:noProof/>
          <w:webHidden/>
        </w:rPr>
      </w:r>
      <w:r w:rsidR="0093310C">
        <w:rPr>
          <w:noProof/>
          <w:webHidden/>
        </w:rPr>
        <w:fldChar w:fldCharType="separate"/>
      </w:r>
      <w:ins w:id="36" w:author="Latvakoski Juhani" w:date="2024-09-27T13:22:00Z">
        <w:r w:rsidR="00834EBD">
          <w:rPr>
            <w:noProof/>
            <w:webHidden/>
          </w:rPr>
          <w:t>18</w:t>
        </w:r>
      </w:ins>
      <w:del w:id="37" w:author="Latvakoski Juhani" w:date="2024-09-27T12:42:00Z">
        <w:r w:rsidR="00F16B72" w:rsidDel="00FD6724">
          <w:rPr>
            <w:noProof/>
            <w:webHidden/>
          </w:rPr>
          <w:delText>17</w:delText>
        </w:r>
      </w:del>
      <w:r w:rsidR="0093310C">
        <w:rPr>
          <w:noProof/>
          <w:webHidden/>
        </w:rPr>
        <w:fldChar w:fldCharType="end"/>
      </w:r>
      <w:r>
        <w:rPr>
          <w:noProof/>
        </w:rPr>
        <w:fldChar w:fldCharType="end"/>
      </w:r>
    </w:p>
    <w:p w14:paraId="5F587095" w14:textId="574D6C8B"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"_Toc122018238"</w:instrText>
      </w:r>
      <w:ins w:id="38" w:author="Latvakoski Juhani" w:date="2024-09-27T13:22:00Z">
        <w:r w:rsidR="00834EBD">
          <w:rPr>
            <w:noProof/>
          </w:rPr>
        </w:r>
      </w:ins>
      <w:r>
        <w:rPr>
          <w:noProof/>
        </w:rPr>
        <w:fldChar w:fldCharType="separate"/>
      </w:r>
      <w:r w:rsidR="0093310C" w:rsidRPr="00BB0049">
        <w:rPr>
          <w:rStyle w:val="Hyperlink"/>
          <w:noProof/>
        </w:rPr>
        <w:t>2.2.1.</w:t>
      </w:r>
      <w:r w:rsidR="0093310C">
        <w:rPr>
          <w:rFonts w:cstheme="minorBidi"/>
          <w:noProof/>
        </w:rPr>
        <w:tab/>
      </w:r>
      <w:r w:rsidR="0093310C" w:rsidRPr="00BB0049">
        <w:rPr>
          <w:rStyle w:val="Hyperlink"/>
          <w:noProof/>
        </w:rPr>
        <w:t>Market State-of-the-Art analysis and market value chain</w:t>
      </w:r>
      <w:r w:rsidR="0093310C">
        <w:rPr>
          <w:noProof/>
          <w:webHidden/>
        </w:rPr>
        <w:tab/>
      </w:r>
      <w:r w:rsidR="0093310C">
        <w:rPr>
          <w:noProof/>
          <w:webHidden/>
        </w:rPr>
        <w:fldChar w:fldCharType="begin"/>
      </w:r>
      <w:r w:rsidR="0093310C">
        <w:rPr>
          <w:noProof/>
          <w:webHidden/>
        </w:rPr>
        <w:instrText xml:space="preserve"> PAGEREF _Toc122018238 \h </w:instrText>
      </w:r>
      <w:r w:rsidR="0093310C">
        <w:rPr>
          <w:noProof/>
          <w:webHidden/>
        </w:rPr>
      </w:r>
      <w:r w:rsidR="0093310C">
        <w:rPr>
          <w:noProof/>
          <w:webHidden/>
        </w:rPr>
        <w:fldChar w:fldCharType="separate"/>
      </w:r>
      <w:ins w:id="39" w:author="Latvakoski Juhani" w:date="2024-09-27T13:22:00Z">
        <w:r w:rsidR="00834EBD">
          <w:rPr>
            <w:noProof/>
            <w:webHidden/>
          </w:rPr>
          <w:t>18</w:t>
        </w:r>
      </w:ins>
      <w:del w:id="40" w:author="Latvakoski Juhani" w:date="2024-09-27T12:42:00Z">
        <w:r w:rsidR="00F16B72" w:rsidDel="00FD6724">
          <w:rPr>
            <w:noProof/>
            <w:webHidden/>
          </w:rPr>
          <w:delText>17</w:delText>
        </w:r>
      </w:del>
      <w:r w:rsidR="0093310C">
        <w:rPr>
          <w:noProof/>
          <w:webHidden/>
        </w:rPr>
        <w:fldChar w:fldCharType="end"/>
      </w:r>
      <w:r>
        <w:rPr>
          <w:noProof/>
        </w:rPr>
        <w:fldChar w:fldCharType="end"/>
      </w:r>
    </w:p>
    <w:p w14:paraId="5EE3FCFD" w14:textId="07B8CA9F"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"_Toc122018239"</w:instrText>
      </w:r>
      <w:ins w:id="41" w:author="Latvakoski Juhani" w:date="2024-09-27T13:22:00Z">
        <w:r w:rsidR="00834EBD">
          <w:rPr>
            <w:noProof/>
          </w:rPr>
        </w:r>
      </w:ins>
      <w:r>
        <w:rPr>
          <w:noProof/>
        </w:rPr>
        <w:fldChar w:fldCharType="separate"/>
      </w:r>
      <w:r w:rsidR="0093310C" w:rsidRPr="00BB0049">
        <w:rPr>
          <w:rStyle w:val="Hyperlink"/>
          <w:noProof/>
        </w:rPr>
        <w:t>2.2.2.</w:t>
      </w:r>
      <w:r w:rsidR="0093310C">
        <w:rPr>
          <w:rFonts w:cstheme="minorBidi"/>
          <w:noProof/>
        </w:rPr>
        <w:tab/>
      </w:r>
      <w:r w:rsidR="0093310C" w:rsidRPr="00BB0049">
        <w:rPr>
          <w:rStyle w:val="Hyperlink"/>
          <w:noProof/>
        </w:rPr>
        <w:t>Target business impact of the project</w:t>
      </w:r>
      <w:r w:rsidR="0093310C">
        <w:rPr>
          <w:noProof/>
          <w:webHidden/>
        </w:rPr>
        <w:tab/>
      </w:r>
      <w:r w:rsidR="0093310C">
        <w:rPr>
          <w:noProof/>
          <w:webHidden/>
        </w:rPr>
        <w:fldChar w:fldCharType="begin"/>
      </w:r>
      <w:r w:rsidR="0093310C">
        <w:rPr>
          <w:noProof/>
          <w:webHidden/>
        </w:rPr>
        <w:instrText xml:space="preserve"> PAGEREF _Toc122018239 \h </w:instrText>
      </w:r>
      <w:r w:rsidR="0093310C">
        <w:rPr>
          <w:noProof/>
          <w:webHidden/>
        </w:rPr>
      </w:r>
      <w:r w:rsidR="0093310C">
        <w:rPr>
          <w:noProof/>
          <w:webHidden/>
        </w:rPr>
        <w:fldChar w:fldCharType="separate"/>
      </w:r>
      <w:ins w:id="42" w:author="Latvakoski Juhani" w:date="2024-09-27T13:22:00Z">
        <w:r w:rsidR="00834EBD">
          <w:rPr>
            <w:noProof/>
            <w:webHidden/>
          </w:rPr>
          <w:t>33</w:t>
        </w:r>
      </w:ins>
      <w:del w:id="43" w:author="Latvakoski Juhani" w:date="2024-09-27T12:42:00Z">
        <w:r w:rsidR="00F16B72" w:rsidDel="00FD6724">
          <w:rPr>
            <w:noProof/>
            <w:webHidden/>
          </w:rPr>
          <w:delText>31</w:delText>
        </w:r>
      </w:del>
      <w:r w:rsidR="0093310C">
        <w:rPr>
          <w:noProof/>
          <w:webHidden/>
        </w:rPr>
        <w:fldChar w:fldCharType="end"/>
      </w:r>
      <w:r>
        <w:rPr>
          <w:noProof/>
        </w:rPr>
        <w:fldChar w:fldCharType="end"/>
      </w:r>
    </w:p>
    <w:p w14:paraId="6B6D4F39" w14:textId="71E8673A"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"_Toc122018240"</w:instrText>
      </w:r>
      <w:ins w:id="44" w:author="Latvakoski Juhani" w:date="2024-09-27T13:22:00Z">
        <w:r w:rsidR="00834EBD">
          <w:rPr>
            <w:noProof/>
          </w:rPr>
        </w:r>
      </w:ins>
      <w:r>
        <w:rPr>
          <w:noProof/>
        </w:rPr>
        <w:fldChar w:fldCharType="separate"/>
      </w:r>
      <w:r w:rsidR="0093310C" w:rsidRPr="00BB0049">
        <w:rPr>
          <w:rStyle w:val="Hyperlink"/>
          <w:noProof/>
        </w:rPr>
        <w:t>2.2.3.</w:t>
      </w:r>
      <w:r w:rsidR="0093310C">
        <w:rPr>
          <w:rFonts w:cstheme="minorBidi"/>
          <w:noProof/>
        </w:rPr>
        <w:tab/>
      </w:r>
      <w:r w:rsidR="0093310C" w:rsidRPr="00BB0049">
        <w:rPr>
          <w:rStyle w:val="Hyperlink"/>
          <w:noProof/>
        </w:rPr>
        <w:t>Partner market access</w:t>
      </w:r>
      <w:r w:rsidR="0093310C">
        <w:rPr>
          <w:noProof/>
          <w:webHidden/>
        </w:rPr>
        <w:tab/>
      </w:r>
      <w:r w:rsidR="0093310C">
        <w:rPr>
          <w:noProof/>
          <w:webHidden/>
        </w:rPr>
        <w:fldChar w:fldCharType="begin"/>
      </w:r>
      <w:r w:rsidR="0093310C">
        <w:rPr>
          <w:noProof/>
          <w:webHidden/>
        </w:rPr>
        <w:instrText xml:space="preserve"> PAGEREF _Toc122018240 \h </w:instrText>
      </w:r>
      <w:r w:rsidR="0093310C">
        <w:rPr>
          <w:noProof/>
          <w:webHidden/>
        </w:rPr>
      </w:r>
      <w:r w:rsidR="0093310C">
        <w:rPr>
          <w:noProof/>
          <w:webHidden/>
        </w:rPr>
        <w:fldChar w:fldCharType="separate"/>
      </w:r>
      <w:ins w:id="45" w:author="Latvakoski Juhani" w:date="2024-09-27T13:22:00Z">
        <w:r w:rsidR="00834EBD">
          <w:rPr>
            <w:noProof/>
            <w:webHidden/>
          </w:rPr>
          <w:t>40</w:t>
        </w:r>
      </w:ins>
      <w:del w:id="46" w:author="Latvakoski Juhani" w:date="2024-09-27T12:42:00Z">
        <w:r w:rsidR="00F16B72" w:rsidDel="00FD6724">
          <w:rPr>
            <w:noProof/>
            <w:webHidden/>
          </w:rPr>
          <w:delText>37</w:delText>
        </w:r>
      </w:del>
      <w:r w:rsidR="0093310C">
        <w:rPr>
          <w:noProof/>
          <w:webHidden/>
        </w:rPr>
        <w:fldChar w:fldCharType="end"/>
      </w:r>
      <w:r>
        <w:rPr>
          <w:noProof/>
        </w:rPr>
        <w:fldChar w:fldCharType="end"/>
      </w:r>
    </w:p>
    <w:p w14:paraId="5B852B53" w14:textId="53CF855A" w:rsidR="0093310C" w:rsidRDefault="00000000">
      <w:pPr>
        <w:pStyle w:val="TOC2"/>
        <w:tabs>
          <w:tab w:val="left" w:pos="800"/>
          <w:tab w:val="right" w:leader="dot" w:pos="9060"/>
        </w:tabs>
        <w:rPr>
          <w:rFonts w:cstheme="minorBidi"/>
          <w:noProof/>
        </w:rPr>
      </w:pPr>
      <w:r>
        <w:rPr>
          <w:noProof/>
        </w:rPr>
        <w:fldChar w:fldCharType="begin"/>
      </w:r>
      <w:r>
        <w:rPr>
          <w:noProof/>
        </w:rPr>
        <w:instrText>HYPERLINK \l "_Toc122018241"</w:instrText>
      </w:r>
      <w:ins w:id="47" w:author="Latvakoski Juhani" w:date="2024-09-27T13:22:00Z">
        <w:r w:rsidR="00834EBD">
          <w:rPr>
            <w:noProof/>
          </w:rPr>
        </w:r>
      </w:ins>
      <w:r>
        <w:rPr>
          <w:noProof/>
        </w:rPr>
        <w:fldChar w:fldCharType="separate"/>
      </w:r>
      <w:r w:rsidR="0093310C" w:rsidRPr="00BB0049">
        <w:rPr>
          <w:rStyle w:val="Hyperlink"/>
          <w:noProof/>
        </w:rPr>
        <w:t>2.3.</w:t>
      </w:r>
      <w:r w:rsidR="0093310C">
        <w:rPr>
          <w:rFonts w:cstheme="minorBidi"/>
          <w:noProof/>
        </w:rPr>
        <w:tab/>
      </w:r>
      <w:r w:rsidR="0093310C" w:rsidRPr="00BB0049">
        <w:rPr>
          <w:rStyle w:val="Hyperlink"/>
          <w:noProof/>
        </w:rPr>
        <w:t>Technological view</w:t>
      </w:r>
      <w:r w:rsidR="0093310C">
        <w:rPr>
          <w:noProof/>
          <w:webHidden/>
        </w:rPr>
        <w:tab/>
      </w:r>
      <w:r w:rsidR="0093310C">
        <w:rPr>
          <w:noProof/>
          <w:webHidden/>
        </w:rPr>
        <w:fldChar w:fldCharType="begin"/>
      </w:r>
      <w:r w:rsidR="0093310C">
        <w:rPr>
          <w:noProof/>
          <w:webHidden/>
        </w:rPr>
        <w:instrText xml:space="preserve"> PAGEREF _Toc122018241 \h </w:instrText>
      </w:r>
      <w:r w:rsidR="0093310C">
        <w:rPr>
          <w:noProof/>
          <w:webHidden/>
        </w:rPr>
      </w:r>
      <w:r w:rsidR="0093310C">
        <w:rPr>
          <w:noProof/>
          <w:webHidden/>
        </w:rPr>
        <w:fldChar w:fldCharType="separate"/>
      </w:r>
      <w:ins w:id="48" w:author="Latvakoski Juhani" w:date="2024-09-27T13:22:00Z">
        <w:r w:rsidR="00834EBD">
          <w:rPr>
            <w:noProof/>
            <w:webHidden/>
          </w:rPr>
          <w:t>41</w:t>
        </w:r>
      </w:ins>
      <w:del w:id="49" w:author="Latvakoski Juhani" w:date="2024-09-27T12:42:00Z">
        <w:r w:rsidR="00F16B72" w:rsidDel="00FD6724">
          <w:rPr>
            <w:noProof/>
            <w:webHidden/>
          </w:rPr>
          <w:delText>38</w:delText>
        </w:r>
      </w:del>
      <w:r w:rsidR="0093310C">
        <w:rPr>
          <w:noProof/>
          <w:webHidden/>
        </w:rPr>
        <w:fldChar w:fldCharType="end"/>
      </w:r>
      <w:r>
        <w:rPr>
          <w:noProof/>
        </w:rPr>
        <w:fldChar w:fldCharType="end"/>
      </w:r>
    </w:p>
    <w:p w14:paraId="1EDC0577" w14:textId="1F2C2684"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"_Toc122018242"</w:instrText>
      </w:r>
      <w:ins w:id="50" w:author="Latvakoski Juhani" w:date="2024-09-27T13:22:00Z">
        <w:r w:rsidR="00834EBD">
          <w:rPr>
            <w:noProof/>
          </w:rPr>
        </w:r>
      </w:ins>
      <w:r>
        <w:rPr>
          <w:noProof/>
        </w:rPr>
        <w:fldChar w:fldCharType="separate"/>
      </w:r>
      <w:r w:rsidR="0093310C" w:rsidRPr="00BB0049">
        <w:rPr>
          <w:rStyle w:val="Hyperlink"/>
          <w:noProof/>
        </w:rPr>
        <w:t>2.3.1.</w:t>
      </w:r>
      <w:r w:rsidR="0093310C">
        <w:rPr>
          <w:rFonts w:cstheme="minorBidi"/>
          <w:noProof/>
        </w:rPr>
        <w:tab/>
      </w:r>
      <w:r w:rsidR="0093310C" w:rsidRPr="00BB0049">
        <w:rPr>
          <w:rStyle w:val="Hyperlink"/>
          <w:noProof/>
        </w:rPr>
        <w:t>State-of-the-Art (SotA) analysis</w:t>
      </w:r>
      <w:r w:rsidR="0093310C">
        <w:rPr>
          <w:noProof/>
          <w:webHidden/>
        </w:rPr>
        <w:tab/>
      </w:r>
      <w:r w:rsidR="0093310C">
        <w:rPr>
          <w:noProof/>
          <w:webHidden/>
        </w:rPr>
        <w:fldChar w:fldCharType="begin"/>
      </w:r>
      <w:r w:rsidR="0093310C">
        <w:rPr>
          <w:noProof/>
          <w:webHidden/>
        </w:rPr>
        <w:instrText xml:space="preserve"> PAGEREF _Toc122018242 \h </w:instrText>
      </w:r>
      <w:r w:rsidR="0093310C">
        <w:rPr>
          <w:noProof/>
          <w:webHidden/>
        </w:rPr>
      </w:r>
      <w:r w:rsidR="0093310C">
        <w:rPr>
          <w:noProof/>
          <w:webHidden/>
        </w:rPr>
        <w:fldChar w:fldCharType="separate"/>
      </w:r>
      <w:ins w:id="51" w:author="Latvakoski Juhani" w:date="2024-09-27T13:22:00Z">
        <w:r w:rsidR="00834EBD">
          <w:rPr>
            <w:noProof/>
            <w:webHidden/>
          </w:rPr>
          <w:t>41</w:t>
        </w:r>
      </w:ins>
      <w:del w:id="52" w:author="Latvakoski Juhani" w:date="2024-09-27T12:42:00Z">
        <w:r w:rsidR="00F16B72" w:rsidDel="00FD6724">
          <w:rPr>
            <w:noProof/>
            <w:webHidden/>
          </w:rPr>
          <w:delText>38</w:delText>
        </w:r>
      </w:del>
      <w:r w:rsidR="0093310C">
        <w:rPr>
          <w:noProof/>
          <w:webHidden/>
        </w:rPr>
        <w:fldChar w:fldCharType="end"/>
      </w:r>
      <w:r>
        <w:rPr>
          <w:noProof/>
        </w:rPr>
        <w:fldChar w:fldCharType="end"/>
      </w:r>
    </w:p>
    <w:p w14:paraId="79CA78CC" w14:textId="0086316D"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"_Toc122018243"</w:instrText>
      </w:r>
      <w:ins w:id="53" w:author="Latvakoski Juhani" w:date="2024-09-27T13:22:00Z">
        <w:r w:rsidR="00834EBD">
          <w:rPr>
            <w:noProof/>
          </w:rPr>
        </w:r>
      </w:ins>
      <w:r>
        <w:rPr>
          <w:noProof/>
        </w:rPr>
        <w:fldChar w:fldCharType="separate"/>
      </w:r>
      <w:r w:rsidR="0093310C" w:rsidRPr="00BB0049">
        <w:rPr>
          <w:rStyle w:val="Hyperlink"/>
          <w:noProof/>
        </w:rPr>
        <w:t>2.3.2.</w:t>
      </w:r>
      <w:r w:rsidR="0093310C">
        <w:rPr>
          <w:rFonts w:cstheme="minorBidi"/>
          <w:noProof/>
        </w:rPr>
        <w:tab/>
      </w:r>
      <w:r w:rsidR="0093310C" w:rsidRPr="00BB0049">
        <w:rPr>
          <w:rStyle w:val="Hyperlink"/>
          <w:noProof/>
        </w:rPr>
        <w:t>Technological innovation</w:t>
      </w:r>
      <w:r w:rsidR="0093310C">
        <w:rPr>
          <w:noProof/>
          <w:webHidden/>
        </w:rPr>
        <w:tab/>
      </w:r>
      <w:r w:rsidR="0093310C">
        <w:rPr>
          <w:noProof/>
          <w:webHidden/>
        </w:rPr>
        <w:fldChar w:fldCharType="begin"/>
      </w:r>
      <w:r w:rsidR="0093310C">
        <w:rPr>
          <w:noProof/>
          <w:webHidden/>
        </w:rPr>
        <w:instrText xml:space="preserve"> PAGEREF _Toc122018243 \h </w:instrText>
      </w:r>
      <w:r w:rsidR="0093310C">
        <w:rPr>
          <w:noProof/>
          <w:webHidden/>
        </w:rPr>
      </w:r>
      <w:r w:rsidR="0093310C">
        <w:rPr>
          <w:noProof/>
          <w:webHidden/>
        </w:rPr>
        <w:fldChar w:fldCharType="separate"/>
      </w:r>
      <w:ins w:id="54" w:author="Latvakoski Juhani" w:date="2024-09-27T13:22:00Z">
        <w:r w:rsidR="00834EBD">
          <w:rPr>
            <w:noProof/>
            <w:webHidden/>
          </w:rPr>
          <w:t>51</w:t>
        </w:r>
      </w:ins>
      <w:del w:id="55" w:author="Latvakoski Juhani" w:date="2024-09-27T12:42:00Z">
        <w:r w:rsidR="00F16B72" w:rsidDel="00FD6724">
          <w:rPr>
            <w:noProof/>
            <w:webHidden/>
          </w:rPr>
          <w:delText>44</w:delText>
        </w:r>
      </w:del>
      <w:r w:rsidR="0093310C">
        <w:rPr>
          <w:noProof/>
          <w:webHidden/>
        </w:rPr>
        <w:fldChar w:fldCharType="end"/>
      </w:r>
      <w:r>
        <w:rPr>
          <w:noProof/>
        </w:rPr>
        <w:fldChar w:fldCharType="end"/>
      </w:r>
    </w:p>
    <w:p w14:paraId="678930C1" w14:textId="0B047F97"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"_Toc122018244"</w:instrText>
      </w:r>
      <w:ins w:id="56" w:author="Latvakoski Juhani" w:date="2024-09-27T13:22:00Z">
        <w:r w:rsidR="00834EBD">
          <w:rPr>
            <w:noProof/>
          </w:rPr>
        </w:r>
      </w:ins>
      <w:r>
        <w:rPr>
          <w:noProof/>
        </w:rPr>
        <w:fldChar w:fldCharType="separate"/>
      </w:r>
      <w:r w:rsidR="0093310C" w:rsidRPr="00BB0049">
        <w:rPr>
          <w:rStyle w:val="Hyperlink"/>
          <w:noProof/>
        </w:rPr>
        <w:t>2.3.3.</w:t>
      </w:r>
      <w:r w:rsidR="0093310C">
        <w:rPr>
          <w:rFonts w:cstheme="minorBidi"/>
          <w:noProof/>
        </w:rPr>
        <w:tab/>
      </w:r>
      <w:r w:rsidR="0093310C" w:rsidRPr="00BB0049">
        <w:rPr>
          <w:rStyle w:val="Hyperlink"/>
          <w:noProof/>
        </w:rPr>
        <w:t>Solution concept and Challenges portfolio</w:t>
      </w:r>
      <w:r w:rsidR="0093310C">
        <w:rPr>
          <w:noProof/>
          <w:webHidden/>
        </w:rPr>
        <w:tab/>
      </w:r>
      <w:r w:rsidR="0093310C">
        <w:rPr>
          <w:noProof/>
          <w:webHidden/>
        </w:rPr>
        <w:fldChar w:fldCharType="begin"/>
      </w:r>
      <w:r w:rsidR="0093310C">
        <w:rPr>
          <w:noProof/>
          <w:webHidden/>
        </w:rPr>
        <w:instrText xml:space="preserve"> PAGEREF _Toc122018244 \h </w:instrText>
      </w:r>
      <w:r w:rsidR="0093310C">
        <w:rPr>
          <w:noProof/>
          <w:webHidden/>
        </w:rPr>
      </w:r>
      <w:r w:rsidR="0093310C">
        <w:rPr>
          <w:noProof/>
          <w:webHidden/>
        </w:rPr>
        <w:fldChar w:fldCharType="separate"/>
      </w:r>
      <w:ins w:id="57" w:author="Latvakoski Juhani" w:date="2024-09-27T13:22:00Z">
        <w:r w:rsidR="00834EBD">
          <w:rPr>
            <w:noProof/>
            <w:webHidden/>
          </w:rPr>
          <w:t>53</w:t>
        </w:r>
      </w:ins>
      <w:del w:id="58" w:author="Latvakoski Juhani" w:date="2024-09-27T12:42:00Z">
        <w:r w:rsidR="00F16B72" w:rsidDel="00FD6724">
          <w:rPr>
            <w:noProof/>
            <w:webHidden/>
          </w:rPr>
          <w:delText>46</w:delText>
        </w:r>
      </w:del>
      <w:r w:rsidR="0093310C">
        <w:rPr>
          <w:noProof/>
          <w:webHidden/>
        </w:rPr>
        <w:fldChar w:fldCharType="end"/>
      </w:r>
      <w:r>
        <w:rPr>
          <w:noProof/>
        </w:rPr>
        <w:fldChar w:fldCharType="end"/>
      </w:r>
    </w:p>
    <w:p w14:paraId="152045B1" w14:textId="605D4476"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"_Toc122018245"</w:instrText>
      </w:r>
      <w:ins w:id="59" w:author="Latvakoski Juhani" w:date="2024-09-27T13:22:00Z">
        <w:r w:rsidR="00834EBD">
          <w:rPr>
            <w:noProof/>
          </w:rPr>
        </w:r>
      </w:ins>
      <w:r>
        <w:rPr>
          <w:noProof/>
        </w:rPr>
        <w:fldChar w:fldCharType="separate"/>
      </w:r>
      <w:r w:rsidR="0093310C" w:rsidRPr="00BB0049">
        <w:rPr>
          <w:rStyle w:val="Hyperlink"/>
          <w:noProof/>
        </w:rPr>
        <w:t>2.3.4.</w:t>
      </w:r>
      <w:r w:rsidR="0093310C">
        <w:rPr>
          <w:rFonts w:cstheme="minorBidi"/>
          <w:noProof/>
        </w:rPr>
        <w:tab/>
      </w:r>
      <w:r w:rsidR="0093310C" w:rsidRPr="00BB0049">
        <w:rPr>
          <w:rStyle w:val="Hyperlink"/>
          <w:noProof/>
        </w:rPr>
        <w:t>Expected project outputs</w:t>
      </w:r>
      <w:r w:rsidR="0093310C">
        <w:rPr>
          <w:noProof/>
          <w:webHidden/>
        </w:rPr>
        <w:tab/>
      </w:r>
      <w:r w:rsidR="0093310C">
        <w:rPr>
          <w:noProof/>
          <w:webHidden/>
        </w:rPr>
        <w:fldChar w:fldCharType="begin"/>
      </w:r>
      <w:r w:rsidR="0093310C">
        <w:rPr>
          <w:noProof/>
          <w:webHidden/>
        </w:rPr>
        <w:instrText xml:space="preserve"> PAGEREF _Toc122018245 \h </w:instrText>
      </w:r>
      <w:r w:rsidR="0093310C">
        <w:rPr>
          <w:noProof/>
          <w:webHidden/>
        </w:rPr>
      </w:r>
      <w:r w:rsidR="0093310C">
        <w:rPr>
          <w:noProof/>
          <w:webHidden/>
        </w:rPr>
        <w:fldChar w:fldCharType="separate"/>
      </w:r>
      <w:ins w:id="60" w:author="Latvakoski Juhani" w:date="2024-09-27T13:22:00Z">
        <w:r w:rsidR="00834EBD">
          <w:rPr>
            <w:noProof/>
            <w:webHidden/>
          </w:rPr>
          <w:t>59</w:t>
        </w:r>
      </w:ins>
      <w:del w:id="61" w:author="Latvakoski Juhani" w:date="2024-09-27T12:42:00Z">
        <w:r w:rsidR="00F16B72" w:rsidDel="00FD6724">
          <w:rPr>
            <w:noProof/>
            <w:webHidden/>
          </w:rPr>
          <w:delText>52</w:delText>
        </w:r>
      </w:del>
      <w:r w:rsidR="0093310C">
        <w:rPr>
          <w:noProof/>
          <w:webHidden/>
        </w:rPr>
        <w:fldChar w:fldCharType="end"/>
      </w:r>
      <w:r>
        <w:rPr>
          <w:noProof/>
        </w:rPr>
        <w:fldChar w:fldCharType="end"/>
      </w:r>
    </w:p>
    <w:p w14:paraId="121E4828" w14:textId="704AE73A" w:rsidR="0093310C" w:rsidRDefault="00000000">
      <w:pPr>
        <w:pStyle w:val="TOC3"/>
        <w:tabs>
          <w:tab w:val="left" w:pos="1200"/>
          <w:tab w:val="right" w:leader="dot" w:pos="9060"/>
        </w:tabs>
        <w:rPr>
          <w:rFonts w:cstheme="minorBidi"/>
          <w:noProof/>
        </w:rPr>
      </w:pPr>
      <w:r>
        <w:rPr>
          <w:noProof/>
        </w:rPr>
        <w:fldChar w:fldCharType="begin"/>
      </w:r>
      <w:r>
        <w:rPr>
          <w:noProof/>
        </w:rPr>
        <w:instrText>HYPERLINK \l "_Toc122018246"</w:instrText>
      </w:r>
      <w:ins w:id="62" w:author="Latvakoski Juhani" w:date="2024-09-27T13:22:00Z">
        <w:r w:rsidR="00834EBD">
          <w:rPr>
            <w:noProof/>
          </w:rPr>
        </w:r>
      </w:ins>
      <w:r>
        <w:rPr>
          <w:noProof/>
        </w:rPr>
        <w:fldChar w:fldCharType="separate"/>
      </w:r>
      <w:r w:rsidR="0093310C" w:rsidRPr="00BB0049">
        <w:rPr>
          <w:rStyle w:val="Hyperlink"/>
          <w:noProof/>
        </w:rPr>
        <w:t>2.3.5.</w:t>
      </w:r>
      <w:r w:rsidR="0093310C">
        <w:rPr>
          <w:rFonts w:cstheme="minorBidi"/>
          <w:noProof/>
        </w:rPr>
        <w:tab/>
      </w:r>
      <w:r w:rsidR="0093310C" w:rsidRPr="00BB0049">
        <w:rPr>
          <w:rStyle w:val="Hyperlink"/>
          <w:noProof/>
        </w:rPr>
        <w:t>Quantified objectives and quantification criteria</w:t>
      </w:r>
      <w:r w:rsidR="0093310C">
        <w:rPr>
          <w:noProof/>
          <w:webHidden/>
        </w:rPr>
        <w:tab/>
      </w:r>
      <w:r w:rsidR="0093310C">
        <w:rPr>
          <w:noProof/>
          <w:webHidden/>
        </w:rPr>
        <w:fldChar w:fldCharType="begin"/>
      </w:r>
      <w:r w:rsidR="0093310C">
        <w:rPr>
          <w:noProof/>
          <w:webHidden/>
        </w:rPr>
        <w:instrText xml:space="preserve"> PAGEREF _Toc122018246 \h </w:instrText>
      </w:r>
      <w:r w:rsidR="0093310C">
        <w:rPr>
          <w:noProof/>
          <w:webHidden/>
        </w:rPr>
      </w:r>
      <w:r w:rsidR="0093310C">
        <w:rPr>
          <w:noProof/>
          <w:webHidden/>
        </w:rPr>
        <w:fldChar w:fldCharType="separate"/>
      </w:r>
      <w:ins w:id="63" w:author="Latvakoski Juhani" w:date="2024-09-27T13:22:00Z">
        <w:r w:rsidR="00834EBD">
          <w:rPr>
            <w:noProof/>
            <w:webHidden/>
          </w:rPr>
          <w:t>63</w:t>
        </w:r>
      </w:ins>
      <w:del w:id="64" w:author="Latvakoski Juhani" w:date="2024-09-27T12:42:00Z">
        <w:r w:rsidR="00F16B72" w:rsidDel="00FD6724">
          <w:rPr>
            <w:noProof/>
            <w:webHidden/>
          </w:rPr>
          <w:delText>55</w:delText>
        </w:r>
      </w:del>
      <w:r w:rsidR="0093310C">
        <w:rPr>
          <w:noProof/>
          <w:webHidden/>
        </w:rPr>
        <w:fldChar w:fldCharType="end"/>
      </w:r>
      <w:r>
        <w:rPr>
          <w:noProof/>
        </w:rPr>
        <w:fldChar w:fldCharType="end"/>
      </w:r>
    </w:p>
    <w:p w14:paraId="2EC2EA7E" w14:textId="3FB4F2F8" w:rsidR="0093310C" w:rsidRDefault="00000000">
      <w:pPr>
        <w:pStyle w:val="TOC1"/>
        <w:tabs>
          <w:tab w:val="left" w:pos="440"/>
        </w:tabs>
        <w:rPr>
          <w:rFonts w:cstheme="minorBidi"/>
          <w:b w:val="0"/>
          <w:noProof/>
        </w:rPr>
      </w:pPr>
      <w:r>
        <w:rPr>
          <w:noProof/>
        </w:rPr>
        <w:fldChar w:fldCharType="begin"/>
      </w:r>
      <w:r>
        <w:rPr>
          <w:noProof/>
        </w:rPr>
        <w:instrText>HYPERLINK \l "_Toc122018247"</w:instrText>
      </w:r>
      <w:ins w:id="65" w:author="Latvakoski Juhani" w:date="2024-09-27T13:22:00Z">
        <w:r w:rsidR="00834EBD">
          <w:rPr>
            <w:noProof/>
          </w:rPr>
        </w:r>
      </w:ins>
      <w:r>
        <w:rPr>
          <w:noProof/>
        </w:rPr>
        <w:fldChar w:fldCharType="separate"/>
      </w:r>
      <w:r w:rsidR="0093310C" w:rsidRPr="00BB0049">
        <w:rPr>
          <w:rStyle w:val="Hyperlink"/>
          <w:noProof/>
        </w:rPr>
        <w:t>3.</w:t>
      </w:r>
      <w:r w:rsidR="0093310C">
        <w:rPr>
          <w:rFonts w:cstheme="minorBidi"/>
          <w:b w:val="0"/>
          <w:noProof/>
        </w:rPr>
        <w:tab/>
      </w:r>
      <w:r w:rsidR="0093310C" w:rsidRPr="00BB0049">
        <w:rPr>
          <w:rStyle w:val="Hyperlink"/>
          <w:noProof/>
        </w:rPr>
        <w:t>Work description</w:t>
      </w:r>
      <w:r w:rsidR="0093310C">
        <w:rPr>
          <w:noProof/>
          <w:webHidden/>
        </w:rPr>
        <w:tab/>
      </w:r>
      <w:r w:rsidR="0093310C">
        <w:rPr>
          <w:noProof/>
          <w:webHidden/>
        </w:rPr>
        <w:fldChar w:fldCharType="begin"/>
      </w:r>
      <w:r w:rsidR="0093310C">
        <w:rPr>
          <w:noProof/>
          <w:webHidden/>
        </w:rPr>
        <w:instrText xml:space="preserve"> PAGEREF _Toc122018247 \h </w:instrText>
      </w:r>
      <w:r w:rsidR="0093310C">
        <w:rPr>
          <w:noProof/>
          <w:webHidden/>
        </w:rPr>
      </w:r>
      <w:r w:rsidR="0093310C">
        <w:rPr>
          <w:noProof/>
          <w:webHidden/>
        </w:rPr>
        <w:fldChar w:fldCharType="separate"/>
      </w:r>
      <w:ins w:id="66" w:author="Latvakoski Juhani" w:date="2024-09-27T13:22:00Z">
        <w:r w:rsidR="00834EBD">
          <w:rPr>
            <w:noProof/>
            <w:webHidden/>
          </w:rPr>
          <w:t>73</w:t>
        </w:r>
      </w:ins>
      <w:del w:id="67" w:author="Latvakoski Juhani" w:date="2024-09-27T12:42:00Z">
        <w:r w:rsidR="00F16B72" w:rsidDel="00FD6724">
          <w:rPr>
            <w:noProof/>
            <w:webHidden/>
          </w:rPr>
          <w:delText>64</w:delText>
        </w:r>
      </w:del>
      <w:r w:rsidR="0093310C">
        <w:rPr>
          <w:noProof/>
          <w:webHidden/>
        </w:rPr>
        <w:fldChar w:fldCharType="end"/>
      </w:r>
      <w:r>
        <w:rPr>
          <w:noProof/>
        </w:rPr>
        <w:fldChar w:fldCharType="end"/>
      </w:r>
    </w:p>
    <w:p w14:paraId="06AAB3F3" w14:textId="3364359A" w:rsidR="0093310C" w:rsidRDefault="00000000">
      <w:pPr>
        <w:pStyle w:val="TOC2"/>
        <w:tabs>
          <w:tab w:val="left" w:pos="800"/>
          <w:tab w:val="right" w:leader="dot" w:pos="9060"/>
        </w:tabs>
        <w:rPr>
          <w:rFonts w:cstheme="minorBidi"/>
          <w:noProof/>
        </w:rPr>
      </w:pPr>
      <w:r>
        <w:rPr>
          <w:noProof/>
        </w:rPr>
        <w:fldChar w:fldCharType="begin"/>
      </w:r>
      <w:r>
        <w:rPr>
          <w:noProof/>
        </w:rPr>
        <w:instrText>HYPERLINK \l "_Toc122018248"</w:instrText>
      </w:r>
      <w:ins w:id="68" w:author="Latvakoski Juhani" w:date="2024-09-27T13:22:00Z">
        <w:r w:rsidR="00834EBD">
          <w:rPr>
            <w:noProof/>
          </w:rPr>
        </w:r>
      </w:ins>
      <w:r>
        <w:rPr>
          <w:noProof/>
        </w:rPr>
        <w:fldChar w:fldCharType="separate"/>
      </w:r>
      <w:r w:rsidR="0093310C" w:rsidRPr="00BB0049">
        <w:rPr>
          <w:rStyle w:val="Hyperlink"/>
          <w:noProof/>
        </w:rPr>
        <w:t>3.1.</w:t>
      </w:r>
      <w:r w:rsidR="0093310C">
        <w:rPr>
          <w:rFonts w:cstheme="minorBidi"/>
          <w:noProof/>
        </w:rPr>
        <w:tab/>
      </w:r>
      <w:r w:rsidR="0093310C" w:rsidRPr="00BB0049">
        <w:rPr>
          <w:rStyle w:val="Hyperlink"/>
          <w:noProof/>
        </w:rPr>
        <w:t>Project structure</w:t>
      </w:r>
      <w:r w:rsidR="0093310C">
        <w:rPr>
          <w:noProof/>
          <w:webHidden/>
        </w:rPr>
        <w:tab/>
      </w:r>
      <w:r w:rsidR="0093310C">
        <w:rPr>
          <w:noProof/>
          <w:webHidden/>
        </w:rPr>
        <w:fldChar w:fldCharType="begin"/>
      </w:r>
      <w:r w:rsidR="0093310C">
        <w:rPr>
          <w:noProof/>
          <w:webHidden/>
        </w:rPr>
        <w:instrText xml:space="preserve"> PAGEREF _Toc122018248 \h </w:instrText>
      </w:r>
      <w:r w:rsidR="0093310C">
        <w:rPr>
          <w:noProof/>
          <w:webHidden/>
        </w:rPr>
      </w:r>
      <w:r w:rsidR="0093310C">
        <w:rPr>
          <w:noProof/>
          <w:webHidden/>
        </w:rPr>
        <w:fldChar w:fldCharType="separate"/>
      </w:r>
      <w:ins w:id="69" w:author="Latvakoski Juhani" w:date="2024-09-27T13:22:00Z">
        <w:r w:rsidR="00834EBD">
          <w:rPr>
            <w:noProof/>
            <w:webHidden/>
          </w:rPr>
          <w:t>73</w:t>
        </w:r>
      </w:ins>
      <w:del w:id="70" w:author="Latvakoski Juhani" w:date="2024-09-27T12:42:00Z">
        <w:r w:rsidR="00F16B72" w:rsidDel="00FD6724">
          <w:rPr>
            <w:noProof/>
            <w:webHidden/>
          </w:rPr>
          <w:delText>64</w:delText>
        </w:r>
      </w:del>
      <w:r w:rsidR="0093310C">
        <w:rPr>
          <w:noProof/>
          <w:webHidden/>
        </w:rPr>
        <w:fldChar w:fldCharType="end"/>
      </w:r>
      <w:r>
        <w:rPr>
          <w:noProof/>
        </w:rPr>
        <w:fldChar w:fldCharType="end"/>
      </w:r>
    </w:p>
    <w:p w14:paraId="5DC63263" w14:textId="659C587A" w:rsidR="0093310C" w:rsidRDefault="00000000">
      <w:pPr>
        <w:pStyle w:val="TOC2"/>
        <w:tabs>
          <w:tab w:val="left" w:pos="800"/>
          <w:tab w:val="right" w:leader="dot" w:pos="9060"/>
        </w:tabs>
        <w:rPr>
          <w:rFonts w:cstheme="minorBidi"/>
          <w:noProof/>
        </w:rPr>
      </w:pPr>
      <w:r>
        <w:rPr>
          <w:noProof/>
        </w:rPr>
        <w:fldChar w:fldCharType="begin"/>
      </w:r>
      <w:r>
        <w:rPr>
          <w:noProof/>
        </w:rPr>
        <w:instrText>HYPERLINK \l "_Toc122018249"</w:instrText>
      </w:r>
      <w:ins w:id="71" w:author="Latvakoski Juhani" w:date="2024-09-27T13:22:00Z">
        <w:r w:rsidR="00834EBD">
          <w:rPr>
            <w:noProof/>
          </w:rPr>
        </w:r>
      </w:ins>
      <w:r>
        <w:rPr>
          <w:noProof/>
        </w:rPr>
        <w:fldChar w:fldCharType="separate"/>
      </w:r>
      <w:r w:rsidR="0093310C" w:rsidRPr="00BB0049">
        <w:rPr>
          <w:rStyle w:val="Hyperlink"/>
          <w:noProof/>
        </w:rPr>
        <w:t>3.2.</w:t>
      </w:r>
      <w:r w:rsidR="0093310C">
        <w:rPr>
          <w:rFonts w:cstheme="minorBidi"/>
          <w:noProof/>
        </w:rPr>
        <w:tab/>
      </w:r>
      <w:r w:rsidR="0093310C" w:rsidRPr="00BB0049">
        <w:rPr>
          <w:rStyle w:val="Hyperlink"/>
          <w:noProof/>
        </w:rPr>
        <w:t>Main milestones</w:t>
      </w:r>
      <w:r w:rsidR="0093310C">
        <w:rPr>
          <w:noProof/>
          <w:webHidden/>
        </w:rPr>
        <w:tab/>
      </w:r>
      <w:r w:rsidR="0093310C">
        <w:rPr>
          <w:noProof/>
          <w:webHidden/>
        </w:rPr>
        <w:fldChar w:fldCharType="begin"/>
      </w:r>
      <w:r w:rsidR="0093310C">
        <w:rPr>
          <w:noProof/>
          <w:webHidden/>
        </w:rPr>
        <w:instrText xml:space="preserve"> PAGEREF _Toc122018249 \h </w:instrText>
      </w:r>
      <w:r w:rsidR="0093310C">
        <w:rPr>
          <w:noProof/>
          <w:webHidden/>
        </w:rPr>
      </w:r>
      <w:r w:rsidR="0093310C">
        <w:rPr>
          <w:noProof/>
          <w:webHidden/>
        </w:rPr>
        <w:fldChar w:fldCharType="separate"/>
      </w:r>
      <w:ins w:id="72" w:author="Latvakoski Juhani" w:date="2024-09-27T13:22:00Z">
        <w:r w:rsidR="00834EBD">
          <w:rPr>
            <w:noProof/>
            <w:webHidden/>
          </w:rPr>
          <w:t>75</w:t>
        </w:r>
      </w:ins>
      <w:del w:id="73" w:author="Latvakoski Juhani" w:date="2024-09-27T12:42:00Z">
        <w:r w:rsidR="00F16B72" w:rsidDel="00FD6724">
          <w:rPr>
            <w:noProof/>
            <w:webHidden/>
          </w:rPr>
          <w:delText>65</w:delText>
        </w:r>
      </w:del>
      <w:r w:rsidR="0093310C">
        <w:rPr>
          <w:noProof/>
          <w:webHidden/>
        </w:rPr>
        <w:fldChar w:fldCharType="end"/>
      </w:r>
      <w:r>
        <w:rPr>
          <w:noProof/>
        </w:rPr>
        <w:fldChar w:fldCharType="end"/>
      </w:r>
    </w:p>
    <w:p w14:paraId="1787FA40" w14:textId="5D8E11C6" w:rsidR="0093310C" w:rsidRDefault="00000000">
      <w:pPr>
        <w:pStyle w:val="TOC2"/>
        <w:tabs>
          <w:tab w:val="left" w:pos="800"/>
          <w:tab w:val="right" w:leader="dot" w:pos="9060"/>
        </w:tabs>
        <w:rPr>
          <w:rFonts w:cstheme="minorBidi"/>
          <w:noProof/>
        </w:rPr>
      </w:pPr>
      <w:r>
        <w:rPr>
          <w:noProof/>
        </w:rPr>
        <w:fldChar w:fldCharType="begin"/>
      </w:r>
      <w:r>
        <w:rPr>
          <w:noProof/>
        </w:rPr>
        <w:instrText>HYPERLINK \l "_Toc122018250"</w:instrText>
      </w:r>
      <w:ins w:id="74" w:author="Latvakoski Juhani" w:date="2024-09-27T13:22:00Z">
        <w:r w:rsidR="00834EBD">
          <w:rPr>
            <w:noProof/>
          </w:rPr>
        </w:r>
      </w:ins>
      <w:r>
        <w:rPr>
          <w:noProof/>
        </w:rPr>
        <w:fldChar w:fldCharType="separate"/>
      </w:r>
      <w:r w:rsidR="0093310C" w:rsidRPr="00BB0049">
        <w:rPr>
          <w:rStyle w:val="Hyperlink"/>
          <w:noProof/>
        </w:rPr>
        <w:t>3.3.</w:t>
      </w:r>
      <w:r w:rsidR="0093310C">
        <w:rPr>
          <w:rFonts w:cstheme="minorBidi"/>
          <w:noProof/>
        </w:rPr>
        <w:tab/>
      </w:r>
      <w:r w:rsidR="0093310C" w:rsidRPr="00BB0049">
        <w:rPr>
          <w:rStyle w:val="Hyperlink"/>
          <w:noProof/>
        </w:rPr>
        <w:t>Work package description</w:t>
      </w:r>
      <w:r w:rsidR="0093310C">
        <w:rPr>
          <w:noProof/>
          <w:webHidden/>
        </w:rPr>
        <w:tab/>
      </w:r>
      <w:r w:rsidR="0093310C">
        <w:rPr>
          <w:noProof/>
          <w:webHidden/>
        </w:rPr>
        <w:fldChar w:fldCharType="begin"/>
      </w:r>
      <w:r w:rsidR="0093310C">
        <w:rPr>
          <w:noProof/>
          <w:webHidden/>
        </w:rPr>
        <w:instrText xml:space="preserve"> PAGEREF _Toc122018250 \h </w:instrText>
      </w:r>
      <w:r w:rsidR="0093310C">
        <w:rPr>
          <w:noProof/>
          <w:webHidden/>
        </w:rPr>
      </w:r>
      <w:r w:rsidR="0093310C">
        <w:rPr>
          <w:noProof/>
          <w:webHidden/>
        </w:rPr>
        <w:fldChar w:fldCharType="separate"/>
      </w:r>
      <w:ins w:id="75" w:author="Latvakoski Juhani" w:date="2024-09-27T13:22:00Z">
        <w:r w:rsidR="00834EBD">
          <w:rPr>
            <w:noProof/>
            <w:webHidden/>
          </w:rPr>
          <w:t>79</w:t>
        </w:r>
      </w:ins>
      <w:del w:id="76" w:author="Latvakoski Juhani" w:date="2024-09-27T12:42:00Z">
        <w:r w:rsidR="00F16B72" w:rsidDel="00FD6724">
          <w:rPr>
            <w:noProof/>
            <w:webHidden/>
          </w:rPr>
          <w:delText>69</w:delText>
        </w:r>
      </w:del>
      <w:r w:rsidR="0093310C">
        <w:rPr>
          <w:noProof/>
          <w:webHidden/>
        </w:rPr>
        <w:fldChar w:fldCharType="end"/>
      </w:r>
      <w:r>
        <w:rPr>
          <w:noProof/>
        </w:rPr>
        <w:fldChar w:fldCharType="end"/>
      </w:r>
    </w:p>
    <w:p w14:paraId="56982D82" w14:textId="53602A63" w:rsidR="0093310C" w:rsidRDefault="00000000">
      <w:pPr>
        <w:pStyle w:val="TOC1"/>
        <w:tabs>
          <w:tab w:val="left" w:pos="440"/>
        </w:tabs>
        <w:rPr>
          <w:rFonts w:cstheme="minorBidi"/>
          <w:b w:val="0"/>
          <w:noProof/>
        </w:rPr>
      </w:pPr>
      <w:r>
        <w:rPr>
          <w:noProof/>
        </w:rPr>
        <w:fldChar w:fldCharType="begin"/>
      </w:r>
      <w:r>
        <w:rPr>
          <w:noProof/>
        </w:rPr>
        <w:instrText>HYPERLINK \l "_Toc122018251"</w:instrText>
      </w:r>
      <w:ins w:id="77" w:author="Latvakoski Juhani" w:date="2024-09-27T13:22:00Z">
        <w:r w:rsidR="00834EBD">
          <w:rPr>
            <w:noProof/>
          </w:rPr>
        </w:r>
      </w:ins>
      <w:r>
        <w:rPr>
          <w:noProof/>
        </w:rPr>
        <w:fldChar w:fldCharType="separate"/>
      </w:r>
      <w:r w:rsidR="0093310C" w:rsidRPr="00BB0049">
        <w:rPr>
          <w:rStyle w:val="Hyperlink"/>
          <w:noProof/>
        </w:rPr>
        <w:t>4.</w:t>
      </w:r>
      <w:r w:rsidR="0093310C">
        <w:rPr>
          <w:rFonts w:cstheme="minorBidi"/>
          <w:b w:val="0"/>
          <w:noProof/>
        </w:rPr>
        <w:tab/>
      </w:r>
      <w:r w:rsidR="0093310C" w:rsidRPr="00BB0049">
        <w:rPr>
          <w:rStyle w:val="Hyperlink"/>
          <w:noProof/>
        </w:rPr>
        <w:t>Partner descriptions</w:t>
      </w:r>
      <w:r w:rsidR="0093310C">
        <w:rPr>
          <w:noProof/>
          <w:webHidden/>
        </w:rPr>
        <w:tab/>
      </w:r>
      <w:r w:rsidR="0093310C">
        <w:rPr>
          <w:noProof/>
          <w:webHidden/>
        </w:rPr>
        <w:fldChar w:fldCharType="begin"/>
      </w:r>
      <w:r w:rsidR="0093310C">
        <w:rPr>
          <w:noProof/>
          <w:webHidden/>
        </w:rPr>
        <w:instrText xml:space="preserve"> PAGEREF _Toc122018251 \h </w:instrText>
      </w:r>
      <w:r w:rsidR="0093310C">
        <w:rPr>
          <w:noProof/>
          <w:webHidden/>
        </w:rPr>
      </w:r>
      <w:r w:rsidR="0093310C">
        <w:rPr>
          <w:noProof/>
          <w:webHidden/>
        </w:rPr>
        <w:fldChar w:fldCharType="separate"/>
      </w:r>
      <w:ins w:id="78" w:author="Latvakoski Juhani" w:date="2024-09-27T13:22:00Z">
        <w:r w:rsidR="00834EBD">
          <w:rPr>
            <w:noProof/>
            <w:webHidden/>
          </w:rPr>
          <w:t>80</w:t>
        </w:r>
      </w:ins>
      <w:del w:id="79" w:author="Latvakoski Juhani" w:date="2024-09-27T12:42:00Z">
        <w:r w:rsidR="00F16B72" w:rsidDel="00FD6724">
          <w:rPr>
            <w:noProof/>
            <w:webHidden/>
          </w:rPr>
          <w:delText>70</w:delText>
        </w:r>
      </w:del>
      <w:r w:rsidR="0093310C">
        <w:rPr>
          <w:noProof/>
          <w:webHidden/>
        </w:rPr>
        <w:fldChar w:fldCharType="end"/>
      </w:r>
      <w:r>
        <w:rPr>
          <w:noProof/>
        </w:rPr>
        <w:fldChar w:fldCharType="end"/>
      </w:r>
    </w:p>
    <w:p w14:paraId="2716C046" w14:textId="516DB81B" w:rsidR="0093310C" w:rsidRDefault="00000000">
      <w:pPr>
        <w:pStyle w:val="TOC1"/>
        <w:tabs>
          <w:tab w:val="left" w:pos="440"/>
        </w:tabs>
        <w:rPr>
          <w:rFonts w:cstheme="minorBidi"/>
          <w:b w:val="0"/>
          <w:noProof/>
        </w:rPr>
      </w:pPr>
      <w:r>
        <w:rPr>
          <w:noProof/>
        </w:rPr>
        <w:fldChar w:fldCharType="begin"/>
      </w:r>
      <w:r>
        <w:rPr>
          <w:noProof/>
        </w:rPr>
        <w:instrText>HYPERLINK \l "_Toc122018252"</w:instrText>
      </w:r>
      <w:ins w:id="80" w:author="Latvakoski Juhani" w:date="2024-09-27T13:22:00Z">
        <w:r w:rsidR="00834EBD">
          <w:rPr>
            <w:noProof/>
          </w:rPr>
        </w:r>
      </w:ins>
      <w:r>
        <w:rPr>
          <w:noProof/>
        </w:rPr>
        <w:fldChar w:fldCharType="separate"/>
      </w:r>
      <w:r w:rsidR="0093310C" w:rsidRPr="00BB0049">
        <w:rPr>
          <w:rStyle w:val="Hyperlink"/>
          <w:noProof/>
        </w:rPr>
        <w:t>5.</w:t>
      </w:r>
      <w:r w:rsidR="0093310C">
        <w:rPr>
          <w:rFonts w:cstheme="minorBidi"/>
          <w:b w:val="0"/>
          <w:noProof/>
        </w:rPr>
        <w:tab/>
      </w:r>
      <w:r w:rsidR="0093310C" w:rsidRPr="00BB0049">
        <w:rPr>
          <w:rStyle w:val="Hyperlink"/>
          <w:noProof/>
        </w:rPr>
        <w:t>Rationale for public funding</w:t>
      </w:r>
      <w:r w:rsidR="0093310C">
        <w:rPr>
          <w:noProof/>
          <w:webHidden/>
        </w:rPr>
        <w:tab/>
      </w:r>
      <w:r w:rsidR="0093310C">
        <w:rPr>
          <w:noProof/>
          <w:webHidden/>
        </w:rPr>
        <w:fldChar w:fldCharType="begin"/>
      </w:r>
      <w:r w:rsidR="0093310C">
        <w:rPr>
          <w:noProof/>
          <w:webHidden/>
        </w:rPr>
        <w:instrText xml:space="preserve"> PAGEREF _Toc122018252 \h </w:instrText>
      </w:r>
      <w:r w:rsidR="0093310C">
        <w:rPr>
          <w:noProof/>
          <w:webHidden/>
        </w:rPr>
      </w:r>
      <w:r w:rsidR="0093310C">
        <w:rPr>
          <w:noProof/>
          <w:webHidden/>
        </w:rPr>
        <w:fldChar w:fldCharType="separate"/>
      </w:r>
      <w:ins w:id="81" w:author="Latvakoski Juhani" w:date="2024-09-27T13:22:00Z">
        <w:r w:rsidR="00834EBD">
          <w:rPr>
            <w:noProof/>
            <w:webHidden/>
          </w:rPr>
          <w:t>81</w:t>
        </w:r>
      </w:ins>
      <w:del w:id="82" w:author="Latvakoski Juhani" w:date="2024-09-27T12:42:00Z">
        <w:r w:rsidR="00F16B72" w:rsidDel="00FD6724">
          <w:rPr>
            <w:noProof/>
            <w:webHidden/>
          </w:rPr>
          <w:delText>71</w:delText>
        </w:r>
      </w:del>
      <w:r w:rsidR="0093310C">
        <w:rPr>
          <w:noProof/>
          <w:webHidden/>
        </w:rPr>
        <w:fldChar w:fldCharType="end"/>
      </w:r>
      <w:r>
        <w:rPr>
          <w:noProof/>
        </w:rPr>
        <w:fldChar w:fldCharType="end"/>
      </w:r>
    </w:p>
    <w:p w14:paraId="2EDB146C" w14:textId="3E88C748" w:rsidR="0093310C" w:rsidRDefault="00000000">
      <w:pPr>
        <w:pStyle w:val="TOC1"/>
        <w:tabs>
          <w:tab w:val="left" w:pos="1200"/>
        </w:tabs>
        <w:rPr>
          <w:rFonts w:cstheme="minorBidi"/>
          <w:b w:val="0"/>
          <w:noProof/>
        </w:rPr>
      </w:pPr>
      <w:r>
        <w:rPr>
          <w:noProof/>
        </w:rPr>
        <w:fldChar w:fldCharType="begin"/>
      </w:r>
      <w:r>
        <w:rPr>
          <w:noProof/>
        </w:rPr>
        <w:instrText>HYPERLINK \l "_Toc122018253"</w:instrText>
      </w:r>
      <w:ins w:id="83" w:author="Latvakoski Juhani" w:date="2024-09-27T13:22:00Z">
        <w:r w:rsidR="00834EBD">
          <w:rPr>
            <w:noProof/>
          </w:rPr>
        </w:r>
      </w:ins>
      <w:r>
        <w:rPr>
          <w:noProof/>
        </w:rPr>
        <w:fldChar w:fldCharType="separate"/>
      </w:r>
      <w:r w:rsidR="0093310C" w:rsidRPr="00BB0049">
        <w:rPr>
          <w:rStyle w:val="Hyperlink"/>
          <w:noProof/>
          <w:lang w:val="en-GB"/>
        </w:rPr>
        <w:t>Annex A:</w:t>
      </w:r>
      <w:r w:rsidR="0093310C">
        <w:rPr>
          <w:rFonts w:cstheme="minorBidi"/>
          <w:b w:val="0"/>
          <w:noProof/>
        </w:rPr>
        <w:tab/>
      </w:r>
      <w:r w:rsidR="0093310C" w:rsidRPr="00BB0049">
        <w:rPr>
          <w:rStyle w:val="Hyperlink"/>
          <w:noProof/>
          <w:lang w:val="en-GB"/>
        </w:rPr>
        <w:t>Summary of costs &amp; effort breakdown</w:t>
      </w:r>
      <w:r w:rsidR="0093310C">
        <w:rPr>
          <w:noProof/>
          <w:webHidden/>
        </w:rPr>
        <w:tab/>
      </w:r>
      <w:r w:rsidR="0093310C">
        <w:rPr>
          <w:noProof/>
          <w:webHidden/>
        </w:rPr>
        <w:fldChar w:fldCharType="begin"/>
      </w:r>
      <w:r w:rsidR="0093310C">
        <w:rPr>
          <w:noProof/>
          <w:webHidden/>
        </w:rPr>
        <w:instrText xml:space="preserve"> PAGEREF _Toc122018253 \h </w:instrText>
      </w:r>
      <w:r w:rsidR="0093310C">
        <w:rPr>
          <w:noProof/>
          <w:webHidden/>
        </w:rPr>
      </w:r>
      <w:r w:rsidR="0093310C">
        <w:rPr>
          <w:noProof/>
          <w:webHidden/>
        </w:rPr>
        <w:fldChar w:fldCharType="separate"/>
      </w:r>
      <w:ins w:id="84" w:author="Latvakoski Juhani" w:date="2024-09-27T13:22:00Z">
        <w:r w:rsidR="00834EBD">
          <w:rPr>
            <w:noProof/>
            <w:webHidden/>
          </w:rPr>
          <w:t>82</w:t>
        </w:r>
      </w:ins>
      <w:del w:id="85" w:author="Latvakoski Juhani" w:date="2024-09-27T12:42:00Z">
        <w:r w:rsidR="00F16B72" w:rsidDel="00FD6724">
          <w:rPr>
            <w:noProof/>
            <w:webHidden/>
          </w:rPr>
          <w:delText>72</w:delText>
        </w:r>
      </w:del>
      <w:r w:rsidR="0093310C">
        <w:rPr>
          <w:noProof/>
          <w:webHidden/>
        </w:rPr>
        <w:fldChar w:fldCharType="end"/>
      </w:r>
      <w:r>
        <w:rPr>
          <w:noProof/>
        </w:rPr>
        <w:fldChar w:fldCharType="end"/>
      </w:r>
    </w:p>
    <w:p w14:paraId="25AB48A8" w14:textId="66BE9678" w:rsidR="0093310C" w:rsidRDefault="00000000">
      <w:pPr>
        <w:pStyle w:val="TOC1"/>
        <w:tabs>
          <w:tab w:val="left" w:pos="1200"/>
        </w:tabs>
        <w:rPr>
          <w:rFonts w:cstheme="minorBidi"/>
          <w:b w:val="0"/>
          <w:noProof/>
        </w:rPr>
      </w:pPr>
      <w:r>
        <w:rPr>
          <w:noProof/>
        </w:rPr>
        <w:fldChar w:fldCharType="begin"/>
      </w:r>
      <w:r>
        <w:rPr>
          <w:noProof/>
        </w:rPr>
        <w:instrText>HYPERLINK \l "_Toc122018254"</w:instrText>
      </w:r>
      <w:ins w:id="86" w:author="Latvakoski Juhani" w:date="2024-09-27T13:22:00Z">
        <w:r w:rsidR="00834EBD">
          <w:rPr>
            <w:noProof/>
          </w:rPr>
        </w:r>
      </w:ins>
      <w:r>
        <w:rPr>
          <w:noProof/>
        </w:rPr>
        <w:fldChar w:fldCharType="separate"/>
      </w:r>
      <w:r w:rsidR="0093310C" w:rsidRPr="00BB0049">
        <w:rPr>
          <w:rStyle w:val="Hyperlink"/>
          <w:noProof/>
          <w:lang w:val="en-GB"/>
        </w:rPr>
        <w:t>Annex B:</w:t>
      </w:r>
      <w:r w:rsidR="0093310C">
        <w:rPr>
          <w:rFonts w:cstheme="minorBidi"/>
          <w:b w:val="0"/>
          <w:noProof/>
        </w:rPr>
        <w:tab/>
      </w:r>
      <w:r w:rsidR="0093310C" w:rsidRPr="00BB0049">
        <w:rPr>
          <w:rStyle w:val="Hyperlink"/>
          <w:noProof/>
          <w:lang w:val="en-GB"/>
        </w:rPr>
        <w:t>Consortium feedback on the PO evaluation</w:t>
      </w:r>
      <w:r w:rsidR="0093310C">
        <w:rPr>
          <w:noProof/>
          <w:webHidden/>
        </w:rPr>
        <w:tab/>
      </w:r>
      <w:r w:rsidR="0093310C">
        <w:rPr>
          <w:noProof/>
          <w:webHidden/>
        </w:rPr>
        <w:fldChar w:fldCharType="begin"/>
      </w:r>
      <w:r w:rsidR="0093310C">
        <w:rPr>
          <w:noProof/>
          <w:webHidden/>
        </w:rPr>
        <w:instrText xml:space="preserve"> PAGEREF _Toc122018254 \h </w:instrText>
      </w:r>
      <w:r w:rsidR="0093310C">
        <w:rPr>
          <w:noProof/>
          <w:webHidden/>
        </w:rPr>
      </w:r>
      <w:r w:rsidR="0093310C">
        <w:rPr>
          <w:noProof/>
          <w:webHidden/>
        </w:rPr>
        <w:fldChar w:fldCharType="separate"/>
      </w:r>
      <w:ins w:id="87" w:author="Latvakoski Juhani" w:date="2024-09-27T13:22:00Z">
        <w:r w:rsidR="00834EBD">
          <w:rPr>
            <w:noProof/>
            <w:webHidden/>
          </w:rPr>
          <w:t>83</w:t>
        </w:r>
      </w:ins>
      <w:del w:id="88" w:author="Latvakoski Juhani" w:date="2024-09-27T12:42:00Z">
        <w:r w:rsidR="00F16B72" w:rsidDel="00FD6724">
          <w:rPr>
            <w:noProof/>
            <w:webHidden/>
          </w:rPr>
          <w:delText>73</w:delText>
        </w:r>
      </w:del>
      <w:r w:rsidR="0093310C">
        <w:rPr>
          <w:noProof/>
          <w:webHidden/>
        </w:rPr>
        <w:fldChar w:fldCharType="end"/>
      </w:r>
      <w:r>
        <w:rPr>
          <w:noProof/>
        </w:rPr>
        <w:fldChar w:fldCharType="end"/>
      </w:r>
    </w:p>
    <w:p w14:paraId="370F0B35" w14:textId="59FAA2A6" w:rsidR="0093310C" w:rsidRDefault="00000000">
      <w:pPr>
        <w:pStyle w:val="TOC1"/>
        <w:rPr>
          <w:rFonts w:cstheme="minorBidi"/>
          <w:b w:val="0"/>
          <w:noProof/>
        </w:rPr>
      </w:pPr>
      <w:r>
        <w:rPr>
          <w:noProof/>
        </w:rPr>
        <w:fldChar w:fldCharType="begin"/>
      </w:r>
      <w:r>
        <w:rPr>
          <w:noProof/>
        </w:rPr>
        <w:instrText>HYPERLINK \l "_Toc122018255"</w:instrText>
      </w:r>
      <w:ins w:id="89" w:author="Latvakoski Juhani" w:date="2024-09-27T13:22:00Z">
        <w:r w:rsidR="00834EBD">
          <w:rPr>
            <w:noProof/>
          </w:rPr>
        </w:r>
      </w:ins>
      <w:r>
        <w:rPr>
          <w:noProof/>
        </w:rPr>
        <w:fldChar w:fldCharType="separate"/>
      </w:r>
      <w:r w:rsidR="0093310C" w:rsidRPr="00BB0049">
        <w:rPr>
          <w:rStyle w:val="Hyperlink"/>
          <w:noProof/>
        </w:rPr>
        <w:t>Annex C</w:t>
      </w:r>
      <w:r w:rsidR="0093310C" w:rsidRPr="00BB0049">
        <w:rPr>
          <w:rStyle w:val="Hyperlink"/>
          <w:noProof/>
          <w:lang w:val="en-GB"/>
        </w:rPr>
        <w:t xml:space="preserve"> Additional information related to the use cases</w:t>
      </w:r>
      <w:r w:rsidR="0093310C">
        <w:rPr>
          <w:noProof/>
          <w:webHidden/>
        </w:rPr>
        <w:tab/>
      </w:r>
      <w:r w:rsidR="0093310C">
        <w:rPr>
          <w:noProof/>
          <w:webHidden/>
        </w:rPr>
        <w:fldChar w:fldCharType="begin"/>
      </w:r>
      <w:r w:rsidR="0093310C">
        <w:rPr>
          <w:noProof/>
          <w:webHidden/>
        </w:rPr>
        <w:instrText xml:space="preserve"> PAGEREF _Toc122018255 \h </w:instrText>
      </w:r>
      <w:r w:rsidR="0093310C">
        <w:rPr>
          <w:noProof/>
          <w:webHidden/>
        </w:rPr>
      </w:r>
      <w:r w:rsidR="0093310C">
        <w:rPr>
          <w:noProof/>
          <w:webHidden/>
        </w:rPr>
        <w:fldChar w:fldCharType="separate"/>
      </w:r>
      <w:ins w:id="90" w:author="Latvakoski Juhani" w:date="2024-09-27T13:22:00Z">
        <w:r w:rsidR="00834EBD">
          <w:rPr>
            <w:noProof/>
            <w:webHidden/>
          </w:rPr>
          <w:t>84</w:t>
        </w:r>
      </w:ins>
      <w:del w:id="91" w:author="Latvakoski Juhani" w:date="2024-09-27T12:42:00Z">
        <w:r w:rsidR="00F16B72" w:rsidDel="00FD6724">
          <w:rPr>
            <w:noProof/>
            <w:webHidden/>
          </w:rPr>
          <w:delText>74</w:delText>
        </w:r>
      </w:del>
      <w:r w:rsidR="0093310C">
        <w:rPr>
          <w:noProof/>
          <w:webHidden/>
        </w:rPr>
        <w:fldChar w:fldCharType="end"/>
      </w:r>
      <w:r>
        <w:rPr>
          <w:noProof/>
        </w:rPr>
        <w:fldChar w:fldCharType="end"/>
      </w:r>
    </w:p>
    <w:p w14:paraId="572DB03E" w14:textId="699DE5C7" w:rsidR="0093310C" w:rsidRDefault="00000000">
      <w:pPr>
        <w:pStyle w:val="TOC1"/>
        <w:rPr>
          <w:noProof/>
        </w:rPr>
      </w:pPr>
      <w:r>
        <w:rPr>
          <w:noProof/>
        </w:rPr>
        <w:fldChar w:fldCharType="begin"/>
      </w:r>
      <w:r>
        <w:rPr>
          <w:noProof/>
        </w:rPr>
        <w:instrText>HYPERLINK \l "_Toc122018256"</w:instrText>
      </w:r>
      <w:ins w:id="92" w:author="Latvakoski Juhani" w:date="2024-09-27T13:22:00Z">
        <w:r w:rsidR="00834EBD">
          <w:rPr>
            <w:noProof/>
          </w:rPr>
        </w:r>
      </w:ins>
      <w:r>
        <w:rPr>
          <w:noProof/>
        </w:rPr>
        <w:fldChar w:fldCharType="separate"/>
      </w:r>
      <w:r w:rsidR="0093310C" w:rsidRPr="00BB0049">
        <w:rPr>
          <w:rStyle w:val="Hyperlink"/>
          <w:noProof/>
        </w:rPr>
        <w:t>Annex D</w:t>
      </w:r>
      <w:r w:rsidR="0093310C" w:rsidRPr="00BB0049">
        <w:rPr>
          <w:rStyle w:val="Hyperlink"/>
          <w:noProof/>
          <w:lang w:val="en-GB"/>
        </w:rPr>
        <w:t xml:space="preserve"> An analysis of collaborative research projects</w:t>
      </w:r>
      <w:r w:rsidR="0093310C">
        <w:rPr>
          <w:noProof/>
          <w:webHidden/>
        </w:rPr>
        <w:tab/>
      </w:r>
      <w:r w:rsidR="0093310C">
        <w:rPr>
          <w:noProof/>
          <w:webHidden/>
        </w:rPr>
        <w:fldChar w:fldCharType="begin"/>
      </w:r>
      <w:r w:rsidR="0093310C">
        <w:rPr>
          <w:noProof/>
          <w:webHidden/>
        </w:rPr>
        <w:instrText xml:space="preserve"> PAGEREF _Toc122018256 \h </w:instrText>
      </w:r>
      <w:r w:rsidR="0093310C">
        <w:rPr>
          <w:noProof/>
          <w:webHidden/>
        </w:rPr>
      </w:r>
      <w:r w:rsidR="0093310C">
        <w:rPr>
          <w:noProof/>
          <w:webHidden/>
        </w:rPr>
        <w:fldChar w:fldCharType="separate"/>
      </w:r>
      <w:ins w:id="93" w:author="Latvakoski Juhani" w:date="2024-09-27T13:22:00Z">
        <w:r w:rsidR="00834EBD">
          <w:rPr>
            <w:noProof/>
            <w:webHidden/>
          </w:rPr>
          <w:t>90</w:t>
        </w:r>
      </w:ins>
      <w:del w:id="94" w:author="Latvakoski Juhani" w:date="2024-09-27T12:42:00Z">
        <w:r w:rsidR="00F16B72" w:rsidDel="00FD6724">
          <w:rPr>
            <w:noProof/>
            <w:webHidden/>
          </w:rPr>
          <w:delText>80</w:delText>
        </w:r>
      </w:del>
      <w:r w:rsidR="0093310C">
        <w:rPr>
          <w:noProof/>
          <w:webHidden/>
        </w:rPr>
        <w:fldChar w:fldCharType="end"/>
      </w:r>
      <w:r>
        <w:rPr>
          <w:noProof/>
        </w:rPr>
        <w:fldChar w:fldCharType="end"/>
      </w:r>
    </w:p>
    <w:p w14:paraId="6A986F1E" w14:textId="28A3A0D7" w:rsidR="00132817" w:rsidRPr="004011A6" w:rsidRDefault="0040744F" w:rsidP="00132817">
      <w:pPr>
        <w:rPr>
          <w:b/>
          <w:bCs/>
          <w:noProof/>
          <w:lang w:val="en-US" w:eastAsia="en-US"/>
        </w:rPr>
      </w:pPr>
      <w:r w:rsidRPr="004011A6">
        <w:rPr>
          <w:b/>
          <w:bCs/>
          <w:noProof/>
          <w:lang w:val="en-US" w:eastAsia="en-US"/>
        </w:rPr>
        <w:t>Annex E Partner contributions to Work packages………………………………………</w:t>
      </w:r>
      <w:r w:rsidR="00356FF7">
        <w:rPr>
          <w:b/>
          <w:bCs/>
          <w:noProof/>
          <w:lang w:val="en-US" w:eastAsia="en-US"/>
        </w:rPr>
        <w:t>.</w:t>
      </w:r>
      <w:r w:rsidRPr="004011A6">
        <w:rPr>
          <w:b/>
          <w:bCs/>
          <w:noProof/>
          <w:lang w:val="en-US" w:eastAsia="en-US"/>
        </w:rPr>
        <w:t>………</w:t>
      </w:r>
      <w:r w:rsidR="00401507" w:rsidRPr="004011A6">
        <w:rPr>
          <w:b/>
          <w:bCs/>
          <w:noProof/>
          <w:lang w:val="en-US" w:eastAsia="en-US"/>
        </w:rPr>
        <w:t>...</w:t>
      </w:r>
      <w:r w:rsidRPr="004011A6">
        <w:rPr>
          <w:b/>
          <w:bCs/>
          <w:noProof/>
          <w:lang w:val="en-US" w:eastAsia="en-US"/>
        </w:rPr>
        <w:t>.</w:t>
      </w:r>
      <w:r w:rsidR="00401507" w:rsidRPr="004011A6">
        <w:rPr>
          <w:b/>
          <w:bCs/>
          <w:noProof/>
          <w:lang w:val="en-US" w:eastAsia="en-US"/>
        </w:rPr>
        <w:t>83</w:t>
      </w:r>
    </w:p>
    <w:p w14:paraId="0ECF1903" w14:textId="06CA4433" w:rsidR="0093310C" w:rsidRDefault="00000000">
      <w:pPr>
        <w:pStyle w:val="TOC1"/>
        <w:rPr>
          <w:rFonts w:cstheme="minorBidi"/>
          <w:b w:val="0"/>
          <w:noProof/>
        </w:rPr>
      </w:pPr>
      <w:r>
        <w:rPr>
          <w:noProof/>
        </w:rPr>
        <w:fldChar w:fldCharType="begin"/>
      </w:r>
      <w:r>
        <w:rPr>
          <w:noProof/>
        </w:rPr>
        <w:instrText>HYPERLINK \l "_Toc122018257"</w:instrText>
      </w:r>
      <w:ins w:id="95" w:author="Latvakoski Juhani" w:date="2024-09-27T13:22:00Z">
        <w:r w:rsidR="00834EBD">
          <w:rPr>
            <w:noProof/>
          </w:rPr>
        </w:r>
      </w:ins>
      <w:r>
        <w:rPr>
          <w:noProof/>
        </w:rPr>
        <w:fldChar w:fldCharType="separate"/>
      </w:r>
      <w:r w:rsidR="0093310C" w:rsidRPr="00BB0049">
        <w:rPr>
          <w:rStyle w:val="Hyperlink"/>
          <w:noProof/>
        </w:rPr>
        <w:t xml:space="preserve">Annex </w:t>
      </w:r>
      <w:r w:rsidR="0040744F">
        <w:rPr>
          <w:rStyle w:val="Hyperlink"/>
          <w:noProof/>
        </w:rPr>
        <w:t>F</w:t>
      </w:r>
      <w:r w:rsidR="0093310C" w:rsidRPr="00BB0049">
        <w:rPr>
          <w:rStyle w:val="Hyperlink"/>
          <w:noProof/>
          <w:lang w:val="en-GB"/>
        </w:rPr>
        <w:t xml:space="preserve"> References</w:t>
      </w:r>
      <w:r w:rsidR="0093310C">
        <w:rPr>
          <w:noProof/>
          <w:webHidden/>
        </w:rPr>
        <w:tab/>
      </w:r>
      <w:r w:rsidR="0093310C">
        <w:rPr>
          <w:noProof/>
          <w:webHidden/>
        </w:rPr>
        <w:fldChar w:fldCharType="begin"/>
      </w:r>
      <w:r w:rsidR="0093310C">
        <w:rPr>
          <w:noProof/>
          <w:webHidden/>
        </w:rPr>
        <w:instrText xml:space="preserve"> PAGEREF _Toc122018257 \h </w:instrText>
      </w:r>
      <w:r w:rsidR="0093310C">
        <w:rPr>
          <w:noProof/>
          <w:webHidden/>
        </w:rPr>
      </w:r>
      <w:r w:rsidR="0093310C">
        <w:rPr>
          <w:noProof/>
          <w:webHidden/>
        </w:rPr>
        <w:fldChar w:fldCharType="separate"/>
      </w:r>
      <w:ins w:id="96" w:author="Latvakoski Juhani" w:date="2024-09-27T13:22:00Z">
        <w:r w:rsidR="00834EBD">
          <w:rPr>
            <w:noProof/>
            <w:webHidden/>
          </w:rPr>
          <w:t>125</w:t>
        </w:r>
      </w:ins>
      <w:del w:id="97" w:author="Latvakoski Juhani" w:date="2024-09-27T12:42:00Z">
        <w:r w:rsidR="00F16B72" w:rsidDel="00FD6724">
          <w:rPr>
            <w:noProof/>
            <w:webHidden/>
          </w:rPr>
          <w:delText>109</w:delText>
        </w:r>
      </w:del>
      <w:r w:rsidR="0093310C">
        <w:rPr>
          <w:noProof/>
          <w:webHidden/>
        </w:rPr>
        <w:fldChar w:fldCharType="end"/>
      </w:r>
      <w:r>
        <w:rPr>
          <w:noProof/>
        </w:rPr>
        <w:fldChar w:fldCharType="end"/>
      </w:r>
    </w:p>
    <w:p w14:paraId="7FBF80F5" w14:textId="39FF3D71" w:rsidR="0090646E" w:rsidRPr="009A49D9" w:rsidRDefault="00F252AB" w:rsidP="00587B21">
      <w:pPr>
        <w:pStyle w:val="BodyText"/>
        <w:rPr>
          <w:lang w:eastAsia="en-US"/>
        </w:rPr>
      </w:pPr>
      <w:r w:rsidRPr="009A49D9">
        <w:rPr>
          <w:lang w:eastAsia="en-US"/>
        </w:rPr>
        <w:fldChar w:fldCharType="end"/>
      </w:r>
    </w:p>
    <w:p w14:paraId="0BC242A9" w14:textId="3C19AB2B" w:rsidR="0090646E" w:rsidRPr="009A49D9" w:rsidRDefault="0090646E" w:rsidP="0090646E">
      <w:pPr>
        <w:pStyle w:val="Heading2"/>
        <w:rPr>
          <w:lang w:val="en-GB"/>
        </w:rPr>
      </w:pPr>
      <w:bookmarkStart w:id="98" w:name="_Toc5024155"/>
      <w:bookmarkStart w:id="99" w:name="_Toc122018230"/>
      <w:r w:rsidRPr="009A49D9">
        <w:rPr>
          <w:lang w:val="en-GB"/>
        </w:rPr>
        <w:lastRenderedPageBreak/>
        <w:t>Project key data</w:t>
      </w:r>
      <w:bookmarkEnd w:id="98"/>
      <w:bookmarkEnd w:id="99"/>
    </w:p>
    <w:p>
      <w:pPr>
        <w:pStyle xmlns:default="http://schemas.openxmlformats.org/wordprocessingml/2006/main" w:val="Heading3"/>
      </w:pPr>
      <w:r>
        <w:t>ACRONYM and full-length title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22007</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Sa4CPS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Program Call</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ITEA Call 2022</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Full-length Title</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Secure situational awareness for critical cyber-physical systems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Roadmap Challenge</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Safety and Security</w:t>
            </w:r>
          </w:p>
        </w:tc>
      </w:tr>
    </w:tbl>
    <w:p>
      <w:pPr>
        <w:pStyle xmlns:default="http://schemas.openxmlformats.org/wordprocessingml/2006/main" w:val="Heading3"/>
      </w:pPr>
      <w:r>
        <w:t>Description</w:t>
      </w:r>
    </w:p>
    <w:p>
      <w:pPr>
        <w:pStyle xmlns:default="http://schemas.openxmlformats.org/wordprocessingml/2006/main" w:val="BodyText"/>
      </w:pPr>
      <w:r>
        <w:t>Sa4CPS aims to develop a secure situation awareness concept for critical cyber-physical systems in the logistics, mobility, energy and security sectors, particularly in ports. The targeted innovation will arise from the application of novel solutions for situational awareness with a digital zero-trust approach with distributed ledger technologies (DLT). The aim is to enable situation-aware IoT, operating in a smart way with AI, and DLT for enabling shared digital trust for multiple stakeholders. The Sa4CPS concept is expected to improve the resiliency, security, privacy and safety of people, autonomous physical objects and company digital twins during unexpected events such as accidents and physical or virtual attacks.</w:t>
      </w:r>
    </w:p>
    <w:p>
      <w:pPr>
        <w:pStyle xmlns:default="http://schemas.openxmlformats.org/wordprocessingml/2006/main" w:val="Heading3"/>
      </w:pPr>
      <w:r>
        <w:t>Project duration &amp; size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3000"/>
        <w:gridCol xmlns:default="http://schemas.openxmlformats.org/wordprocessingml/2006/main" w:w="3000"/>
        <w:gridCol xmlns:default="http://schemas.openxmlformats.org/wordprocessingml/2006/main" w:w="3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Size</w:t>
            </w:r>
          </w:p>
        </w:tc>
        <w:tc>
          <w:tcPr>
            <w:tcW xmlns:default="http://schemas.openxmlformats.org/wordprocessingml/2006/main" w:w="3000" w:type="dxa"/>
            <w:vAlign xmlns:default="http://schemas.openxmlformats.org/wordprocessingml/2006/main" w:val="top"/>
          </w:tcPr>
          <w:p>
            <w:pPr>
              <w:pStyle xmlns:default="http://schemas.openxmlformats.org/wordprocessingml/2006/main" w:val="BodyText"/>
              <w:jc xmlns:default="http://schemas.openxmlformats.org/wordprocessingml/2006/main" w:val="right"/>
            </w:pPr>
            <w:r>
              <w:rPr>
                <w:sz xmlns:default="http://schemas.openxmlformats.org/wordprocessingml/2006/main" w:val="20"/>
              </w:rPr>
              <w:t>Effort: 152.62 PY</w:t>
            </w:r>
          </w:p>
        </w:tc>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Costs: 13.5 M€</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Time frame</w:t>
            </w:r>
          </w:p>
        </w:tc>
        <w:tc>
          <w:tcPr>
            <w:tcW xmlns:default="http://schemas.openxmlformats.org/wordprocessingml/2006/main" w:w="3000" w:type="dxa"/>
            <w:vAlign xmlns:default="http://schemas.openxmlformats.org/wordprocessingml/2006/main" w:val="top"/>
          </w:tcPr>
          <w:p>
            <w:pPr>
              <w:pStyle xmlns:default="http://schemas.openxmlformats.org/wordprocessingml/2006/main" w:val="BodyText"/>
              <w:jc xmlns:default="http://schemas.openxmlformats.org/wordprocessingml/2006/main" w:val="right"/>
            </w:pPr>
            <w:r>
              <w:rPr>
                <w:sz xmlns:default="http://schemas.openxmlformats.org/wordprocessingml/2006/main" w:val="20"/>
              </w:rPr>
              <w:t>Start: 01-03-2024</w:t>
            </w:r>
          </w:p>
        </w:tc>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End: 30-09-2027 (43 months)</w:t>
            </w:r>
          </w:p>
        </w:tc>
      </w:tr>
    </w:tbl>
    <w:p>
      <w:pPr>
        <w:pStyle xmlns:default="http://schemas.openxmlformats.org/wordprocessingml/2006/main" w:val="Heading3"/>
      </w:pPr>
      <w:r>
        <w:t>Coordinator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Research Institute</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Juhani Latvakoski</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juhani.latvakoski@vtt.fi</w:t>
            </w:r>
          </w:p>
        </w:tc>
      </w:tr>
    </w:tbl>
    <w:p>
      <w:pPr>
        <w:pStyle xmlns:default="http://schemas.openxmlformats.org/wordprocessingml/2006/main" w:val="Heading3"/>
      </w:pPr>
      <w:r>
        <w:t>Consortium</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4000"/>
        <w:gridCol xmlns:default="http://schemas.openxmlformats.org/wordprocessingml/2006/main" w:w="1000"/>
        <w:gridCol xmlns:default="http://schemas.openxmlformats.org/wordprocessingml/2006/main" w:w="1000"/>
        <w:gridCol xmlns:default="http://schemas.openxmlformats.org/wordprocessingml/2006/main" w:w="600"/>
        <w:gridCol xmlns:default="http://schemas.openxmlformats.org/wordprocessingml/2006/main" w:w="600"/>
        <w:gridCol xmlns:default="http://schemas.openxmlformats.org/wordprocessingml/2006/main" w:w="600"/>
        <w:gridCol xmlns:default="http://schemas.openxmlformats.org/wordprocessingml/2006/main" w:w="600"/>
        <w:gridCol xmlns:default="http://schemas.openxmlformats.org/wordprocessingml/2006/main" w:w="600"/>
      </w:tblGrid>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Organisation</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Role</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 Coordinator</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bv</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Charles University</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 Coordinator</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Corporation</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Natlink Oy</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Oy</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 of Oulu / Oulun Satama</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Project Leader, Country Coordinator</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Cooperativa Elétrica de Loureira, CRL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Novas Tecnologias Comunicação, Lda</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(ISEP)</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 Coordinator</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ERGÜNLER İNŞAAT PETROL ÜRÜNLERİ OTOMOTİV TEKSTİL MADENCİLİK SU ÜRÜNLERİ SANAYİ VE TİCARET LİMİTED ŞİRKETİ</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Necdet Alpata Pazarlama Lojistik ve Turizm Sanayi ve Ticaret A.Ş.</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 Coordinator</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4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Otomotiv ve Savunma Sanayi A.Ş.</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Participant</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X</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6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bl>
    <w:p w14:paraId="7532BC02" w14:textId="77777777" w:rsidR="0090646E" w:rsidRPr="009A49D9" w:rsidRDefault="0090646E" w:rsidP="0090646E">
      <w:pPr>
        <w:pStyle w:val="BodyText"/>
      </w:pPr>
      <w:r w:rsidRPr="009A49D9">
        <w:br w:type="page"/>
      </w:r>
    </w:p>
    <w:p w14:paraId="36639C9A" w14:textId="57D2FB54" w:rsidR="00184B2C" w:rsidRPr="009A49D9" w:rsidRDefault="00184B2C" w:rsidP="00184B2C">
      <w:pPr>
        <w:pStyle w:val="Heading2"/>
        <w:rPr>
          <w:lang w:val="en-GB"/>
        </w:rPr>
      </w:pPr>
      <w:bookmarkStart w:id="100" w:name="_Toc5024157"/>
      <w:bookmarkStart w:id="101" w:name="_Toc122018231"/>
      <w:r w:rsidRPr="009A49D9">
        <w:rPr>
          <w:lang w:val="en-GB"/>
        </w:rPr>
        <w:lastRenderedPageBreak/>
        <w:t>Project acronyms</w:t>
      </w:r>
      <w:bookmarkEnd w:id="100"/>
      <w:bookmarkEnd w:id="101"/>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7355"/>
      </w:tblGrid>
      <w:tr w:rsidR="003D6070" w:rsidRPr="009A49D9" w14:paraId="0B5E8230" w14:textId="77777777" w:rsidTr="00C669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5" w:type="dxa"/>
          </w:tcPr>
          <w:p w14:paraId="267B8DCC" w14:textId="77777777" w:rsidR="003D6070" w:rsidRPr="009A49D9" w:rsidRDefault="003D6070" w:rsidP="0090646E">
            <w:pPr>
              <w:pStyle w:val="BodyText"/>
              <w:rPr>
                <w:rFonts w:cstheme="minorHAnsi"/>
                <w:szCs w:val="20"/>
                <w:lang w:eastAsia="en-US"/>
              </w:rPr>
            </w:pPr>
          </w:p>
        </w:tc>
        <w:tc>
          <w:tcPr>
            <w:tcW w:w="7355" w:type="dxa"/>
          </w:tcPr>
          <w:p w14:paraId="6CFB9A62" w14:textId="77777777" w:rsidR="003D6070" w:rsidRPr="009A49D9" w:rsidRDefault="003D6070" w:rsidP="0090646E">
            <w:pPr>
              <w:pStyle w:val="BodyText"/>
              <w:cnfStyle w:val="100000000000" w:firstRow="1" w:lastRow="0" w:firstColumn="0" w:lastColumn="0" w:oddVBand="0" w:evenVBand="0" w:oddHBand="0" w:evenHBand="0" w:firstRowFirstColumn="0" w:firstRowLastColumn="0" w:lastRowFirstColumn="0" w:lastRowLastColumn="0"/>
              <w:rPr>
                <w:rFonts w:cstheme="minorHAnsi"/>
                <w:szCs w:val="20"/>
                <w:lang w:eastAsia="en-US"/>
              </w:rPr>
            </w:pPr>
          </w:p>
        </w:tc>
      </w:tr>
      <w:tr w:rsidR="003D6070" w:rsidRPr="009A49D9" w14:paraId="00B388F3"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3B52429" w14:textId="1E342166" w:rsidR="003D6070" w:rsidRPr="00D4641C" w:rsidRDefault="00F93926" w:rsidP="0090646E">
            <w:pPr>
              <w:pStyle w:val="BodyText"/>
              <w:rPr>
                <w:rFonts w:cstheme="minorHAnsi"/>
                <w:bCs/>
                <w:szCs w:val="20"/>
                <w:lang w:eastAsia="en-US"/>
              </w:rPr>
            </w:pPr>
            <w:r w:rsidRPr="00D4641C">
              <w:rPr>
                <w:rFonts w:cstheme="minorHAnsi"/>
                <w:bCs/>
                <w:szCs w:val="20"/>
                <w:lang w:eastAsia="en-US"/>
              </w:rPr>
              <w:t>KPI</w:t>
            </w:r>
          </w:p>
        </w:tc>
        <w:tc>
          <w:tcPr>
            <w:tcW w:w="7355" w:type="dxa"/>
          </w:tcPr>
          <w:p w14:paraId="1738FFA1" w14:textId="7EC22B37" w:rsidR="003D6070" w:rsidRPr="009A49D9" w:rsidRDefault="00F93926" w:rsidP="0090646E">
            <w:pPr>
              <w:pStyle w:val="BodyText"/>
              <w:cnfStyle w:val="000000100000" w:firstRow="0" w:lastRow="0" w:firstColumn="0" w:lastColumn="0" w:oddVBand="0" w:evenVBand="0" w:oddHBand="1" w:evenHBand="0" w:firstRowFirstColumn="0" w:firstRowLastColumn="0" w:lastRowFirstColumn="0" w:lastRowLastColumn="0"/>
              <w:rPr>
                <w:rFonts w:cstheme="minorHAnsi"/>
                <w:szCs w:val="20"/>
                <w:lang w:eastAsia="en-US"/>
              </w:rPr>
            </w:pPr>
            <w:r>
              <w:rPr>
                <w:iCs/>
              </w:rPr>
              <w:t>K</w:t>
            </w:r>
            <w:r w:rsidRPr="00D27FA9">
              <w:rPr>
                <w:iCs/>
              </w:rPr>
              <w:t>ey performance indicator</w:t>
            </w:r>
          </w:p>
        </w:tc>
      </w:tr>
      <w:tr w:rsidR="003D6070" w:rsidRPr="009A49D9" w14:paraId="47BFC296"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299945E" w14:textId="7948E5BF" w:rsidR="003D6070" w:rsidRPr="009A49D9" w:rsidRDefault="00BB5FC8" w:rsidP="0090646E">
            <w:pPr>
              <w:pStyle w:val="BodyText"/>
              <w:rPr>
                <w:rFonts w:cstheme="minorHAnsi"/>
                <w:b/>
                <w:szCs w:val="20"/>
                <w:lang w:eastAsia="en-US"/>
              </w:rPr>
            </w:pPr>
            <w:r>
              <w:t>Sa4CPS</w:t>
            </w:r>
          </w:p>
        </w:tc>
        <w:tc>
          <w:tcPr>
            <w:tcW w:w="7355" w:type="dxa"/>
          </w:tcPr>
          <w:p w14:paraId="58DD9591" w14:textId="09A56216" w:rsidR="003D6070" w:rsidRPr="009A49D9" w:rsidRDefault="00BB5FC8" w:rsidP="0090646E">
            <w:pPr>
              <w:pStyle w:val="BodyText"/>
              <w:cnfStyle w:val="000000010000" w:firstRow="0" w:lastRow="0" w:firstColumn="0" w:lastColumn="0" w:oddVBand="0" w:evenVBand="0" w:oddHBand="0" w:evenHBand="1" w:firstRowFirstColumn="0" w:firstRowLastColumn="0" w:lastRowFirstColumn="0" w:lastRowLastColumn="0"/>
              <w:rPr>
                <w:rFonts w:cstheme="minorHAnsi"/>
                <w:szCs w:val="20"/>
                <w:lang w:eastAsia="en-US"/>
              </w:rPr>
            </w:pPr>
            <w:r>
              <w:t>secure situational awareness for critical cyber-physical systems</w:t>
            </w:r>
          </w:p>
        </w:tc>
      </w:tr>
      <w:tr w:rsidR="003D6070" w:rsidRPr="009A49D9" w14:paraId="46BDCB13"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298DD18" w14:textId="754408FB" w:rsidR="003D6070" w:rsidRPr="005740D2" w:rsidRDefault="00DF2F9B" w:rsidP="0090646E">
            <w:pPr>
              <w:pStyle w:val="BodyText"/>
              <w:rPr>
                <w:rFonts w:cstheme="minorHAnsi"/>
                <w:bCs/>
                <w:szCs w:val="20"/>
                <w:lang w:eastAsia="en-US"/>
              </w:rPr>
            </w:pPr>
            <w:r w:rsidRPr="005740D2">
              <w:rPr>
                <w:rFonts w:cstheme="minorHAnsi"/>
                <w:bCs/>
                <w:szCs w:val="20"/>
                <w:lang w:eastAsia="en-US"/>
              </w:rPr>
              <w:t>DL</w:t>
            </w:r>
          </w:p>
        </w:tc>
        <w:tc>
          <w:tcPr>
            <w:tcW w:w="7355" w:type="dxa"/>
          </w:tcPr>
          <w:p w14:paraId="5D66AB12" w14:textId="7525EDEB" w:rsidR="003D6070" w:rsidRPr="009A49D9" w:rsidRDefault="00DF2F9B" w:rsidP="0090646E">
            <w:pPr>
              <w:pStyle w:val="BodyText"/>
              <w:cnfStyle w:val="000000100000" w:firstRow="0" w:lastRow="0" w:firstColumn="0" w:lastColumn="0" w:oddVBand="0" w:evenVBand="0" w:oddHBand="1" w:evenHBand="0" w:firstRowFirstColumn="0" w:firstRowLastColumn="0" w:lastRowFirstColumn="0" w:lastRowLastColumn="0"/>
              <w:rPr>
                <w:rFonts w:cstheme="minorHAnsi"/>
                <w:szCs w:val="20"/>
                <w:lang w:eastAsia="en-US"/>
              </w:rPr>
            </w:pPr>
            <w:r>
              <w:rPr>
                <w:rFonts w:cstheme="minorHAnsi"/>
                <w:szCs w:val="20"/>
                <w:lang w:eastAsia="en-US"/>
              </w:rPr>
              <w:t>distributed ledger</w:t>
            </w:r>
          </w:p>
        </w:tc>
      </w:tr>
      <w:tr w:rsidR="003D6070" w:rsidRPr="009A49D9" w14:paraId="25D0E244"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A246334" w14:textId="3ACCCB49" w:rsidR="003D6070" w:rsidRPr="005740D2" w:rsidRDefault="005740D2" w:rsidP="0090646E">
            <w:pPr>
              <w:pStyle w:val="BodyText"/>
              <w:rPr>
                <w:rFonts w:cstheme="minorHAnsi"/>
                <w:bCs/>
                <w:szCs w:val="20"/>
                <w:lang w:eastAsia="en-US"/>
              </w:rPr>
            </w:pPr>
            <w:r w:rsidRPr="005740D2">
              <w:rPr>
                <w:rFonts w:cstheme="minorHAnsi"/>
                <w:bCs/>
                <w:szCs w:val="20"/>
                <w:lang w:eastAsia="en-US"/>
              </w:rPr>
              <w:t>SA</w:t>
            </w:r>
          </w:p>
        </w:tc>
        <w:tc>
          <w:tcPr>
            <w:tcW w:w="7355" w:type="dxa"/>
          </w:tcPr>
          <w:p w14:paraId="60FEB0C8" w14:textId="15E8D8F2" w:rsidR="003D6070" w:rsidRPr="009A49D9" w:rsidRDefault="005740D2" w:rsidP="0090646E">
            <w:pPr>
              <w:pStyle w:val="BodyText"/>
              <w:cnfStyle w:val="000000010000" w:firstRow="0" w:lastRow="0" w:firstColumn="0" w:lastColumn="0" w:oddVBand="0" w:evenVBand="0" w:oddHBand="0" w:evenHBand="1" w:firstRowFirstColumn="0" w:firstRowLastColumn="0" w:lastRowFirstColumn="0" w:lastRowLastColumn="0"/>
              <w:rPr>
                <w:rFonts w:cstheme="minorHAnsi"/>
                <w:szCs w:val="20"/>
                <w:lang w:eastAsia="en-US"/>
              </w:rPr>
            </w:pPr>
            <w:r>
              <w:rPr>
                <w:rFonts w:cstheme="minorHAnsi"/>
                <w:szCs w:val="20"/>
                <w:lang w:eastAsia="en-US"/>
              </w:rPr>
              <w:t>situational awareness</w:t>
            </w:r>
          </w:p>
        </w:tc>
      </w:tr>
      <w:tr w:rsidR="003D6070" w:rsidRPr="009A49D9" w14:paraId="6446160D"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9851CF9" w14:textId="7E2CC4DF" w:rsidR="003D6070" w:rsidRPr="004F2699" w:rsidRDefault="004F2699" w:rsidP="0090646E">
            <w:pPr>
              <w:pStyle w:val="BodyText"/>
              <w:rPr>
                <w:rFonts w:cstheme="minorHAnsi"/>
                <w:bCs/>
                <w:szCs w:val="20"/>
                <w:lang w:eastAsia="en-US"/>
              </w:rPr>
            </w:pPr>
            <w:r w:rsidRPr="004F2699">
              <w:rPr>
                <w:rFonts w:cstheme="minorHAnsi"/>
                <w:bCs/>
                <w:szCs w:val="20"/>
                <w:lang w:eastAsia="en-US"/>
              </w:rPr>
              <w:t>DR</w:t>
            </w:r>
          </w:p>
        </w:tc>
        <w:tc>
          <w:tcPr>
            <w:tcW w:w="7355" w:type="dxa"/>
          </w:tcPr>
          <w:p w14:paraId="62B5673A" w14:textId="6C89896D" w:rsidR="003D6070" w:rsidRPr="009A49D9" w:rsidRDefault="004F2699" w:rsidP="0090646E">
            <w:pPr>
              <w:pStyle w:val="BodyText"/>
              <w:cnfStyle w:val="000000100000" w:firstRow="0" w:lastRow="0" w:firstColumn="0" w:lastColumn="0" w:oddVBand="0" w:evenVBand="0" w:oddHBand="1" w:evenHBand="0" w:firstRowFirstColumn="0" w:firstRowLastColumn="0" w:lastRowFirstColumn="0" w:lastRowLastColumn="0"/>
              <w:rPr>
                <w:rFonts w:cstheme="minorHAnsi"/>
                <w:szCs w:val="20"/>
                <w:lang w:eastAsia="en-US"/>
              </w:rPr>
            </w:pPr>
            <w:r>
              <w:rPr>
                <w:rFonts w:cstheme="minorHAnsi"/>
                <w:szCs w:val="20"/>
                <w:lang w:eastAsia="en-US"/>
              </w:rPr>
              <w:t>demand response</w:t>
            </w:r>
          </w:p>
        </w:tc>
      </w:tr>
      <w:tr w:rsidR="003D6070" w:rsidRPr="009A49D9" w14:paraId="1596784A"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FC8E5D5" w14:textId="24C6FAB6" w:rsidR="003D6070" w:rsidRPr="004F2699" w:rsidRDefault="004F2699" w:rsidP="0090646E">
            <w:pPr>
              <w:pStyle w:val="BodyText"/>
              <w:rPr>
                <w:rFonts w:cstheme="minorHAnsi"/>
                <w:bCs/>
                <w:szCs w:val="20"/>
                <w:lang w:eastAsia="en-US"/>
              </w:rPr>
            </w:pPr>
            <w:r w:rsidRPr="004F2699">
              <w:rPr>
                <w:rFonts w:cstheme="minorHAnsi"/>
                <w:bCs/>
                <w:szCs w:val="20"/>
                <w:lang w:eastAsia="en-US"/>
              </w:rPr>
              <w:t>DLT</w:t>
            </w:r>
          </w:p>
        </w:tc>
        <w:tc>
          <w:tcPr>
            <w:tcW w:w="7355" w:type="dxa"/>
          </w:tcPr>
          <w:p w14:paraId="092618EA" w14:textId="59318BCF" w:rsidR="003D6070" w:rsidRPr="009A49D9" w:rsidRDefault="004F2699" w:rsidP="0090646E">
            <w:pPr>
              <w:pStyle w:val="BodyText"/>
              <w:cnfStyle w:val="000000010000" w:firstRow="0" w:lastRow="0" w:firstColumn="0" w:lastColumn="0" w:oddVBand="0" w:evenVBand="0" w:oddHBand="0" w:evenHBand="1" w:firstRowFirstColumn="0" w:firstRowLastColumn="0" w:lastRowFirstColumn="0" w:lastRowLastColumn="0"/>
              <w:rPr>
                <w:rFonts w:cstheme="minorHAnsi"/>
                <w:szCs w:val="20"/>
                <w:lang w:eastAsia="en-US"/>
              </w:rPr>
            </w:pPr>
            <w:r>
              <w:rPr>
                <w:rFonts w:cstheme="minorHAnsi"/>
                <w:szCs w:val="20"/>
                <w:lang w:eastAsia="en-US"/>
              </w:rPr>
              <w:t>distributed ledger technology</w:t>
            </w:r>
          </w:p>
        </w:tc>
      </w:tr>
      <w:tr w:rsidR="003D6070" w:rsidRPr="009A49D9" w14:paraId="04E0FEAC"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89179F6" w14:textId="3AA4587E" w:rsidR="003D6070" w:rsidRPr="004F2699" w:rsidRDefault="004F2699" w:rsidP="0090646E">
            <w:pPr>
              <w:pStyle w:val="BodyText"/>
              <w:rPr>
                <w:rFonts w:cstheme="minorHAnsi"/>
                <w:bCs/>
                <w:szCs w:val="20"/>
                <w:lang w:eastAsia="en-US"/>
              </w:rPr>
            </w:pPr>
            <w:r w:rsidRPr="004F2699">
              <w:rPr>
                <w:rFonts w:cstheme="minorHAnsi"/>
                <w:bCs/>
                <w:szCs w:val="20"/>
                <w:lang w:eastAsia="en-US"/>
              </w:rPr>
              <w:t>DSA</w:t>
            </w:r>
          </w:p>
        </w:tc>
        <w:tc>
          <w:tcPr>
            <w:tcW w:w="7355" w:type="dxa"/>
          </w:tcPr>
          <w:p w14:paraId="1000AC5C" w14:textId="24F2A6BA" w:rsidR="003D6070" w:rsidRPr="009A49D9" w:rsidRDefault="004F2699" w:rsidP="0090646E">
            <w:pPr>
              <w:pStyle w:val="BodyText"/>
              <w:cnfStyle w:val="000000100000" w:firstRow="0" w:lastRow="0" w:firstColumn="0" w:lastColumn="0" w:oddVBand="0" w:evenVBand="0" w:oddHBand="1" w:evenHBand="0" w:firstRowFirstColumn="0" w:firstRowLastColumn="0" w:lastRowFirstColumn="0" w:lastRowLastColumn="0"/>
              <w:rPr>
                <w:rFonts w:cstheme="minorHAnsi"/>
                <w:szCs w:val="20"/>
                <w:lang w:eastAsia="en-US"/>
              </w:rPr>
            </w:pPr>
            <w:r>
              <w:rPr>
                <w:rFonts w:cstheme="minorHAnsi"/>
                <w:szCs w:val="20"/>
                <w:lang w:eastAsia="en-US"/>
              </w:rPr>
              <w:t>distributed situational awareness</w:t>
            </w:r>
          </w:p>
        </w:tc>
      </w:tr>
      <w:tr w:rsidR="00394469" w:rsidRPr="009A49D9" w14:paraId="6CF36C73"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99F43C5" w14:textId="3C063407" w:rsidR="00394469" w:rsidRPr="004F2699" w:rsidRDefault="00394469" w:rsidP="0090646E">
            <w:pPr>
              <w:pStyle w:val="BodyText"/>
              <w:rPr>
                <w:rFonts w:cstheme="minorHAnsi"/>
                <w:bCs/>
                <w:szCs w:val="20"/>
                <w:lang w:eastAsia="en-US"/>
              </w:rPr>
            </w:pPr>
            <w:r>
              <w:rPr>
                <w:rFonts w:cstheme="minorHAnsi"/>
                <w:bCs/>
                <w:szCs w:val="20"/>
                <w:lang w:eastAsia="en-US"/>
              </w:rPr>
              <w:t>OCC</w:t>
            </w:r>
          </w:p>
        </w:tc>
        <w:tc>
          <w:tcPr>
            <w:tcW w:w="7355" w:type="dxa"/>
          </w:tcPr>
          <w:p w14:paraId="0DF78D46" w14:textId="0BE4D539" w:rsidR="00394469" w:rsidRDefault="00394469" w:rsidP="0090646E">
            <w:pPr>
              <w:pStyle w:val="BodyText"/>
              <w:cnfStyle w:val="000000010000" w:firstRow="0" w:lastRow="0" w:firstColumn="0" w:lastColumn="0" w:oddVBand="0" w:evenVBand="0" w:oddHBand="0" w:evenHBand="1" w:firstRowFirstColumn="0" w:firstRowLastColumn="0" w:lastRowFirstColumn="0" w:lastRowLastColumn="0"/>
              <w:rPr>
                <w:rFonts w:cstheme="minorHAnsi"/>
                <w:szCs w:val="20"/>
                <w:lang w:eastAsia="en-US"/>
              </w:rPr>
            </w:pPr>
            <w:r w:rsidRPr="548B1EAB">
              <w:rPr>
                <w:szCs w:val="22"/>
              </w:rPr>
              <w:t>Operations Control System</w:t>
            </w:r>
          </w:p>
        </w:tc>
      </w:tr>
      <w:tr w:rsidR="00F6397A" w:rsidRPr="009A49D9" w14:paraId="6E00AF06"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D1600A7" w14:textId="3614A4E5" w:rsidR="00F6397A" w:rsidRDefault="00F6397A" w:rsidP="0090646E">
            <w:pPr>
              <w:pStyle w:val="BodyText"/>
              <w:rPr>
                <w:rFonts w:cstheme="minorHAnsi"/>
                <w:bCs/>
                <w:szCs w:val="20"/>
                <w:lang w:eastAsia="en-US"/>
              </w:rPr>
            </w:pPr>
            <w:r>
              <w:rPr>
                <w:rFonts w:cstheme="minorHAnsi"/>
                <w:bCs/>
                <w:szCs w:val="20"/>
                <w:lang w:eastAsia="en-US"/>
              </w:rPr>
              <w:t>RES</w:t>
            </w:r>
          </w:p>
        </w:tc>
        <w:tc>
          <w:tcPr>
            <w:tcW w:w="7355" w:type="dxa"/>
          </w:tcPr>
          <w:p w14:paraId="3023F1D1" w14:textId="08C76CBE" w:rsidR="00F6397A" w:rsidRPr="548B1EAB" w:rsidRDefault="00F6397A" w:rsidP="0090646E">
            <w:pPr>
              <w:pStyle w:val="BodyText"/>
              <w:cnfStyle w:val="000000100000" w:firstRow="0" w:lastRow="0" w:firstColumn="0" w:lastColumn="0" w:oddVBand="0" w:evenVBand="0" w:oddHBand="1" w:evenHBand="0" w:firstRowFirstColumn="0" w:firstRowLastColumn="0" w:lastRowFirstColumn="0" w:lastRowLastColumn="0"/>
              <w:rPr>
                <w:szCs w:val="22"/>
              </w:rPr>
            </w:pPr>
            <w:r w:rsidRPr="5E9B3575">
              <w:rPr>
                <w:rFonts w:eastAsiaTheme="minorEastAsia" w:cstheme="minorBidi"/>
                <w:lang w:val="en-US" w:eastAsia="en-US"/>
              </w:rPr>
              <w:t>renewable energy sources</w:t>
            </w:r>
          </w:p>
        </w:tc>
      </w:tr>
      <w:tr w:rsidR="00D56282" w:rsidRPr="009A49D9" w14:paraId="5958B463"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C328DB3" w14:textId="2878B650" w:rsidR="00D56282" w:rsidRDefault="00D56282" w:rsidP="0090646E">
            <w:pPr>
              <w:pStyle w:val="BodyText"/>
              <w:rPr>
                <w:rFonts w:cstheme="minorHAnsi"/>
                <w:bCs/>
                <w:szCs w:val="20"/>
                <w:lang w:eastAsia="en-US"/>
              </w:rPr>
            </w:pPr>
            <w:r>
              <w:rPr>
                <w:rFonts w:cstheme="minorHAnsi"/>
                <w:bCs/>
                <w:szCs w:val="20"/>
                <w:lang w:eastAsia="en-US"/>
              </w:rPr>
              <w:t>DSO</w:t>
            </w:r>
          </w:p>
        </w:tc>
        <w:tc>
          <w:tcPr>
            <w:tcW w:w="7355" w:type="dxa"/>
          </w:tcPr>
          <w:p w14:paraId="6A730376" w14:textId="0E5812A4" w:rsidR="00D56282" w:rsidRPr="5E9B3575" w:rsidRDefault="00D56282" w:rsidP="0090646E">
            <w:pPr>
              <w:pStyle w:val="BodyText"/>
              <w:cnfStyle w:val="000000010000" w:firstRow="0" w:lastRow="0" w:firstColumn="0" w:lastColumn="0" w:oddVBand="0" w:evenVBand="0" w:oddHBand="0" w:evenHBand="1" w:firstRowFirstColumn="0" w:firstRowLastColumn="0" w:lastRowFirstColumn="0" w:lastRowLastColumn="0"/>
              <w:rPr>
                <w:rFonts w:eastAsiaTheme="minorEastAsia" w:cstheme="minorBidi"/>
                <w:lang w:val="en-US" w:eastAsia="en-US"/>
              </w:rPr>
            </w:pPr>
            <w:r w:rsidRPr="5E9B3575">
              <w:rPr>
                <w:rFonts w:eastAsiaTheme="minorEastAsia" w:cstheme="minorBidi"/>
                <w:lang w:val="en-US" w:eastAsia="en-US"/>
              </w:rPr>
              <w:t>distribution system operation</w:t>
            </w:r>
          </w:p>
        </w:tc>
      </w:tr>
      <w:tr w:rsidR="00D25B35" w:rsidRPr="00D25B35" w14:paraId="47853C0F"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947E3A0" w14:textId="27161BA9" w:rsidR="00D25B35" w:rsidRDefault="00D25B35" w:rsidP="0090646E">
            <w:pPr>
              <w:pStyle w:val="BodyText"/>
              <w:rPr>
                <w:rFonts w:cstheme="minorHAnsi"/>
                <w:bCs/>
                <w:szCs w:val="20"/>
                <w:lang w:eastAsia="en-US"/>
              </w:rPr>
            </w:pPr>
            <w:r>
              <w:rPr>
                <w:rFonts w:cstheme="minorHAnsi"/>
                <w:bCs/>
                <w:szCs w:val="20"/>
                <w:lang w:eastAsia="en-US"/>
              </w:rPr>
              <w:t>EV</w:t>
            </w:r>
          </w:p>
        </w:tc>
        <w:tc>
          <w:tcPr>
            <w:tcW w:w="7355" w:type="dxa"/>
          </w:tcPr>
          <w:p w14:paraId="45F44844" w14:textId="6BC1853A" w:rsidR="00D25B35" w:rsidRPr="5E9B3575" w:rsidRDefault="00D25B35" w:rsidP="0090646E">
            <w:pPr>
              <w:pStyle w:val="BodyText"/>
              <w:cnfStyle w:val="000000100000" w:firstRow="0" w:lastRow="0" w:firstColumn="0" w:lastColumn="0" w:oddVBand="0" w:evenVBand="0" w:oddHBand="1" w:evenHBand="0" w:firstRowFirstColumn="0" w:firstRowLastColumn="0" w:lastRowFirstColumn="0" w:lastRowLastColumn="0"/>
              <w:rPr>
                <w:rFonts w:eastAsiaTheme="minorEastAsia" w:cstheme="minorBidi"/>
                <w:lang w:val="en-US" w:eastAsia="en-US"/>
              </w:rPr>
            </w:pPr>
            <w:r w:rsidRPr="00243212">
              <w:rPr>
                <w:rFonts w:ascii="Arial" w:hAnsi="Arial" w:cs="Arial"/>
                <w:color w:val="212529"/>
                <w:shd w:val="clear" w:color="auto" w:fill="FFFFFF"/>
                <w:lang w:val="en-US"/>
              </w:rPr>
              <w:t>electric vehicle</w:t>
            </w:r>
          </w:p>
        </w:tc>
      </w:tr>
      <w:tr w:rsidR="00D25B35" w:rsidRPr="00D25B35" w14:paraId="46A84EA8"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36E32E0" w14:textId="0CB613FF" w:rsidR="00D25B35" w:rsidRDefault="00D25B35" w:rsidP="0090646E">
            <w:pPr>
              <w:pStyle w:val="BodyText"/>
              <w:rPr>
                <w:rFonts w:cstheme="minorHAnsi"/>
                <w:bCs/>
                <w:szCs w:val="20"/>
                <w:lang w:eastAsia="en-US"/>
              </w:rPr>
            </w:pPr>
            <w:r>
              <w:rPr>
                <w:rFonts w:cstheme="minorHAnsi"/>
                <w:bCs/>
                <w:szCs w:val="20"/>
                <w:lang w:eastAsia="en-US"/>
              </w:rPr>
              <w:t>IBO</w:t>
            </w:r>
          </w:p>
        </w:tc>
        <w:tc>
          <w:tcPr>
            <w:tcW w:w="7355" w:type="dxa"/>
          </w:tcPr>
          <w:p w14:paraId="05A283D6" w14:textId="5CCEA6B7" w:rsidR="00D25B35" w:rsidRPr="00243212" w:rsidRDefault="00D25B35" w:rsidP="0090646E">
            <w:pPr>
              <w:pStyle w:val="BodyText"/>
              <w:cnfStyle w:val="000000010000" w:firstRow="0" w:lastRow="0" w:firstColumn="0" w:lastColumn="0" w:oddVBand="0" w:evenVBand="0" w:oddHBand="0" w:evenHBand="1" w:firstRowFirstColumn="0" w:firstRowLastColumn="0" w:lastRowFirstColumn="0" w:lastRowLastColumn="0"/>
              <w:rPr>
                <w:rFonts w:ascii="Arial" w:hAnsi="Arial" w:cs="Arial"/>
                <w:color w:val="212529"/>
                <w:shd w:val="clear" w:color="auto" w:fill="FFFFFF"/>
                <w:lang w:val="en-US"/>
              </w:rPr>
            </w:pPr>
            <w:r w:rsidRPr="00243212">
              <w:rPr>
                <w:rFonts w:ascii="Arial" w:hAnsi="Arial" w:cs="Arial"/>
                <w:color w:val="212529"/>
                <w:shd w:val="clear" w:color="auto" w:fill="FFFFFF"/>
                <w:lang w:val="en-US"/>
              </w:rPr>
              <w:t>innovation and business objective</w:t>
            </w:r>
          </w:p>
        </w:tc>
      </w:tr>
      <w:tr w:rsidR="00D25B35" w:rsidRPr="00D25B35" w14:paraId="7D73B02F"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165E526" w14:textId="69EBBC2A" w:rsidR="00D25B35" w:rsidRDefault="00D25B35" w:rsidP="0090646E">
            <w:pPr>
              <w:pStyle w:val="BodyText"/>
              <w:rPr>
                <w:rFonts w:cstheme="minorHAnsi"/>
                <w:bCs/>
                <w:szCs w:val="20"/>
                <w:lang w:eastAsia="en-US"/>
              </w:rPr>
            </w:pPr>
            <w:r>
              <w:rPr>
                <w:rFonts w:cstheme="minorHAnsi"/>
                <w:bCs/>
                <w:szCs w:val="20"/>
                <w:lang w:eastAsia="en-US"/>
              </w:rPr>
              <w:t>M2M</w:t>
            </w:r>
          </w:p>
        </w:tc>
        <w:tc>
          <w:tcPr>
            <w:tcW w:w="7355" w:type="dxa"/>
          </w:tcPr>
          <w:p w14:paraId="5D14AE68" w14:textId="3B115583" w:rsidR="00D25B35" w:rsidRPr="00243212" w:rsidRDefault="00D25B35" w:rsidP="0090646E">
            <w:pPr>
              <w:pStyle w:val="BodyText"/>
              <w:cnfStyle w:val="000000100000" w:firstRow="0" w:lastRow="0" w:firstColumn="0" w:lastColumn="0" w:oddVBand="0" w:evenVBand="0" w:oddHBand="1" w:evenHBand="0" w:firstRowFirstColumn="0" w:firstRowLastColumn="0" w:lastRowFirstColumn="0" w:lastRowLastColumn="0"/>
              <w:rPr>
                <w:rFonts w:ascii="Arial" w:hAnsi="Arial" w:cs="Arial"/>
                <w:color w:val="212529"/>
                <w:shd w:val="clear" w:color="auto" w:fill="FFFFFF"/>
                <w:lang w:val="en-US"/>
              </w:rPr>
            </w:pPr>
            <w:r w:rsidRPr="00243212">
              <w:rPr>
                <w:rFonts w:ascii="Arial" w:hAnsi="Arial" w:cs="Arial"/>
                <w:color w:val="212529"/>
                <w:shd w:val="clear" w:color="auto" w:fill="FFFFFF"/>
                <w:lang w:val="en-US"/>
              </w:rPr>
              <w:t>machine to machine</w:t>
            </w:r>
          </w:p>
        </w:tc>
      </w:tr>
      <w:tr w:rsidR="00EB11E5" w:rsidRPr="00D25B35" w14:paraId="2DA0F44D"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2C0812F" w14:textId="684AF2CF" w:rsidR="00EB11E5" w:rsidRDefault="00EB11E5" w:rsidP="0090646E">
            <w:pPr>
              <w:pStyle w:val="BodyText"/>
              <w:rPr>
                <w:rFonts w:cstheme="minorHAnsi"/>
                <w:bCs/>
                <w:szCs w:val="20"/>
                <w:lang w:eastAsia="en-US"/>
              </w:rPr>
            </w:pPr>
            <w:r>
              <w:rPr>
                <w:rFonts w:cstheme="minorHAnsi"/>
                <w:bCs/>
                <w:szCs w:val="20"/>
                <w:lang w:eastAsia="en-US"/>
              </w:rPr>
              <w:t>SSI</w:t>
            </w:r>
          </w:p>
        </w:tc>
        <w:tc>
          <w:tcPr>
            <w:tcW w:w="7355" w:type="dxa"/>
          </w:tcPr>
          <w:p w14:paraId="6E28C881" w14:textId="2A3A251E" w:rsidR="00EB11E5" w:rsidRPr="00243212" w:rsidRDefault="00EB11E5" w:rsidP="0090646E">
            <w:pPr>
              <w:pStyle w:val="BodyText"/>
              <w:cnfStyle w:val="000000010000" w:firstRow="0" w:lastRow="0" w:firstColumn="0" w:lastColumn="0" w:oddVBand="0" w:evenVBand="0" w:oddHBand="0" w:evenHBand="1" w:firstRowFirstColumn="0" w:firstRowLastColumn="0" w:lastRowFirstColumn="0" w:lastRowLastColumn="0"/>
              <w:rPr>
                <w:rFonts w:ascii="Arial" w:hAnsi="Arial" w:cs="Arial"/>
                <w:color w:val="212529"/>
                <w:shd w:val="clear" w:color="auto" w:fill="FFFFFF"/>
                <w:lang w:val="en-US"/>
              </w:rPr>
            </w:pPr>
            <w:r>
              <w:t>self-sovereign identifiers</w:t>
            </w:r>
          </w:p>
        </w:tc>
      </w:tr>
      <w:tr w:rsidR="006E12FA" w:rsidRPr="00D25B35" w14:paraId="0F045D38"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E19315E" w14:textId="1F9EE06E" w:rsidR="006E12FA" w:rsidRDefault="006E12FA" w:rsidP="0090646E">
            <w:pPr>
              <w:pStyle w:val="BodyText"/>
              <w:rPr>
                <w:rFonts w:cstheme="minorHAnsi"/>
                <w:bCs/>
                <w:szCs w:val="20"/>
                <w:lang w:eastAsia="en-US"/>
              </w:rPr>
            </w:pPr>
            <w:r>
              <w:rPr>
                <w:rFonts w:cstheme="minorHAnsi"/>
                <w:bCs/>
                <w:szCs w:val="20"/>
                <w:lang w:eastAsia="en-US"/>
              </w:rPr>
              <w:t>IDS</w:t>
            </w:r>
          </w:p>
        </w:tc>
        <w:tc>
          <w:tcPr>
            <w:tcW w:w="7355" w:type="dxa"/>
          </w:tcPr>
          <w:p w14:paraId="5787C7AF" w14:textId="2E111B1F" w:rsidR="006E12FA" w:rsidRDefault="006E12FA" w:rsidP="0090646E">
            <w:pPr>
              <w:pStyle w:val="BodyText"/>
              <w:cnfStyle w:val="000000100000" w:firstRow="0" w:lastRow="0" w:firstColumn="0" w:lastColumn="0" w:oddVBand="0" w:evenVBand="0" w:oddHBand="1" w:evenHBand="0" w:firstRowFirstColumn="0" w:firstRowLastColumn="0" w:lastRowFirstColumn="0" w:lastRowLastColumn="0"/>
            </w:pPr>
            <w:r>
              <w:t>I</w:t>
            </w:r>
            <w:r w:rsidR="000D0741">
              <w:t>ndustrial</w:t>
            </w:r>
            <w:r>
              <w:t xml:space="preserve"> data spaces</w:t>
            </w:r>
          </w:p>
        </w:tc>
      </w:tr>
      <w:tr w:rsidR="000D0741" w:rsidRPr="00D25B35" w14:paraId="2437C00D" w14:textId="77777777" w:rsidTr="00C66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3EA4938" w14:textId="44749285" w:rsidR="000D0741" w:rsidRDefault="000D0741" w:rsidP="0090646E">
            <w:pPr>
              <w:pStyle w:val="BodyText"/>
              <w:rPr>
                <w:rFonts w:cstheme="minorHAnsi"/>
                <w:bCs/>
                <w:szCs w:val="20"/>
                <w:lang w:eastAsia="en-US"/>
              </w:rPr>
            </w:pPr>
            <w:r>
              <w:rPr>
                <w:rFonts w:cstheme="minorHAnsi"/>
                <w:bCs/>
                <w:szCs w:val="20"/>
                <w:lang w:eastAsia="en-US"/>
              </w:rPr>
              <w:t>IDSA</w:t>
            </w:r>
          </w:p>
        </w:tc>
        <w:tc>
          <w:tcPr>
            <w:tcW w:w="7355" w:type="dxa"/>
          </w:tcPr>
          <w:p w14:paraId="1E0796FA" w14:textId="44171EBF" w:rsidR="000D0741" w:rsidRDefault="000D0741" w:rsidP="0090646E">
            <w:pPr>
              <w:pStyle w:val="BodyText"/>
              <w:cnfStyle w:val="000000010000" w:firstRow="0" w:lastRow="0" w:firstColumn="0" w:lastColumn="0" w:oddVBand="0" w:evenVBand="0" w:oddHBand="0" w:evenHBand="1" w:firstRowFirstColumn="0" w:firstRowLastColumn="0" w:lastRowFirstColumn="0" w:lastRowLastColumn="0"/>
            </w:pPr>
            <w:r>
              <w:t>Industrial data spaces association</w:t>
            </w:r>
          </w:p>
        </w:tc>
      </w:tr>
      <w:tr w:rsidR="00B970B3" w:rsidRPr="00D25B35" w14:paraId="15CBBE13" w14:textId="77777777" w:rsidTr="00C66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C1963A7" w14:textId="4447A064" w:rsidR="00B970B3" w:rsidRDefault="00B970B3" w:rsidP="0090646E">
            <w:pPr>
              <w:pStyle w:val="BodyText"/>
              <w:rPr>
                <w:rFonts w:cstheme="minorHAnsi"/>
                <w:bCs/>
                <w:szCs w:val="20"/>
                <w:lang w:eastAsia="en-US"/>
              </w:rPr>
            </w:pPr>
            <w:r>
              <w:t>GDPR</w:t>
            </w:r>
          </w:p>
        </w:tc>
        <w:tc>
          <w:tcPr>
            <w:tcW w:w="7355" w:type="dxa"/>
          </w:tcPr>
          <w:p w14:paraId="2510EFC9" w14:textId="7AE0C687" w:rsidR="00B970B3" w:rsidRDefault="001F1189" w:rsidP="0090646E">
            <w:pPr>
              <w:pStyle w:val="BodyText"/>
              <w:cnfStyle w:val="000000100000" w:firstRow="0" w:lastRow="0" w:firstColumn="0" w:lastColumn="0" w:oddVBand="0" w:evenVBand="0" w:oddHBand="1" w:evenHBand="0" w:firstRowFirstColumn="0" w:firstRowLastColumn="0" w:lastRowFirstColumn="0" w:lastRowLastColumn="0"/>
            </w:pPr>
            <w:r>
              <w:t>General data protection regulation</w:t>
            </w:r>
          </w:p>
        </w:tc>
      </w:tr>
    </w:tbl>
    <w:p w14:paraId="4696B745" w14:textId="77777777" w:rsidR="003D6070" w:rsidRPr="009A49D9" w:rsidRDefault="003D6070" w:rsidP="0090646E">
      <w:pPr>
        <w:pStyle w:val="BodyText"/>
        <w:rPr>
          <w:lang w:eastAsia="en-US"/>
        </w:rPr>
      </w:pPr>
    </w:p>
    <w:p w14:paraId="1F01A10B" w14:textId="77777777" w:rsidR="003D6070" w:rsidRPr="009A49D9" w:rsidRDefault="003D6070" w:rsidP="0090646E">
      <w:pPr>
        <w:pStyle w:val="BodyText"/>
        <w:rPr>
          <w:lang w:eastAsia="en-US"/>
        </w:rPr>
      </w:pPr>
    </w:p>
    <w:p w14:paraId="1C8BE7B5" w14:textId="77777777" w:rsidR="00184B2C" w:rsidRPr="009A49D9" w:rsidRDefault="00184B2C" w:rsidP="0090646E">
      <w:pPr>
        <w:pStyle w:val="BodyText"/>
        <w:rPr>
          <w:lang w:eastAsia="en-US"/>
        </w:rPr>
      </w:pPr>
      <w:r w:rsidRPr="009A49D9">
        <w:rPr>
          <w:lang w:eastAsia="en-US"/>
        </w:rPr>
        <w:br w:type="page"/>
      </w:r>
    </w:p>
    <w:p w14:paraId="3E44D3E2" w14:textId="424DD99B" w:rsidR="00184B2C" w:rsidRPr="009A49D9" w:rsidRDefault="00C2722F" w:rsidP="00C81F2A">
      <w:pPr>
        <w:pStyle w:val="Heading2withnumbering"/>
      </w:pPr>
      <w:bookmarkStart w:id="102" w:name="_Toc5024158"/>
      <w:bookmarkStart w:id="103" w:name="_Toc122018232"/>
      <w:r w:rsidRPr="009A49D9">
        <w:lastRenderedPageBreak/>
        <w:t xml:space="preserve">One-page project </w:t>
      </w:r>
      <w:r w:rsidR="00184B2C" w:rsidRPr="009A49D9">
        <w:t>executive summary</w:t>
      </w:r>
      <w:bookmarkEnd w:id="102"/>
      <w:bookmarkEnd w:id="103"/>
    </w:p>
    <w:p w14:paraId="7EB9F82D" w14:textId="6884BEBC" w:rsidR="00EA49AA" w:rsidRDefault="00EA49AA" w:rsidP="00261813">
      <w:pPr>
        <w:pStyle w:val="BodyText"/>
      </w:pPr>
    </w:p>
    <w:p w14:paraId="73155531" w14:textId="6F87073B" w:rsidR="00220193" w:rsidRDefault="00CB2C95" w:rsidP="00357F21">
      <w:pPr>
        <w:pStyle w:val="BodyText"/>
        <w:jc w:val="both"/>
      </w:pPr>
      <w:r>
        <w:t xml:space="preserve"> </w:t>
      </w:r>
      <w:r w:rsidR="00A14518" w:rsidRPr="00261813">
        <w:t xml:space="preserve">The </w:t>
      </w:r>
      <w:r w:rsidR="00ED7CDC">
        <w:t xml:space="preserve">motivation for the </w:t>
      </w:r>
      <w:r w:rsidR="006027D8">
        <w:t>s</w:t>
      </w:r>
      <w:r w:rsidR="008B2381">
        <w:t xml:space="preserve">ecure situational awareness for critical cyber-physical systems (Sa4CPS) </w:t>
      </w:r>
      <w:r w:rsidR="006027D8">
        <w:t xml:space="preserve">project </w:t>
      </w:r>
      <w:r w:rsidR="00ED7CDC">
        <w:t xml:space="preserve">arises </w:t>
      </w:r>
      <w:r w:rsidR="002F648C">
        <w:t xml:space="preserve">from the needs of </w:t>
      </w:r>
      <w:r w:rsidR="0060047E">
        <w:t>targeted end users (</w:t>
      </w:r>
      <w:r w:rsidR="002F648C">
        <w:t xml:space="preserve">people, </w:t>
      </w:r>
      <w:r w:rsidR="00A01389">
        <w:t>autonomous devices</w:t>
      </w:r>
      <w:r w:rsidR="00346700">
        <w:t xml:space="preserve">/physical </w:t>
      </w:r>
      <w:proofErr w:type="gramStart"/>
      <w:r w:rsidR="00346700">
        <w:t>objects</w:t>
      </w:r>
      <w:proofErr w:type="gramEnd"/>
      <w:r w:rsidR="00A01389">
        <w:t xml:space="preserve"> and </w:t>
      </w:r>
      <w:r w:rsidR="004A420A">
        <w:t>compan</w:t>
      </w:r>
      <w:r w:rsidR="0030518D">
        <w:t>y servers</w:t>
      </w:r>
      <w:r w:rsidR="00357DD3">
        <w:t xml:space="preserve"> with d</w:t>
      </w:r>
      <w:r w:rsidR="00745A2B">
        <w:t>igital</w:t>
      </w:r>
      <w:r w:rsidR="00357DD3">
        <w:t xml:space="preserve"> </w:t>
      </w:r>
      <w:r w:rsidR="0014233E">
        <w:t>twins</w:t>
      </w:r>
      <w:r w:rsidR="0060047E">
        <w:t>)</w:t>
      </w:r>
      <w:r w:rsidR="00372C1C">
        <w:t xml:space="preserve"> </w:t>
      </w:r>
      <w:r w:rsidR="008A5606">
        <w:t xml:space="preserve">to be aware of the </w:t>
      </w:r>
      <w:r w:rsidR="00022591">
        <w:t>situation</w:t>
      </w:r>
      <w:r w:rsidR="00767682">
        <w:t xml:space="preserve"> and able to operate </w:t>
      </w:r>
      <w:r w:rsidR="00CD30CF">
        <w:t>in secure manner</w:t>
      </w:r>
      <w:r w:rsidR="00022591">
        <w:t xml:space="preserve"> in </w:t>
      </w:r>
      <w:r w:rsidR="00D477C4">
        <w:t xml:space="preserve">their </w:t>
      </w:r>
      <w:r w:rsidR="007925DD">
        <w:t>CP</w:t>
      </w:r>
      <w:r w:rsidR="0053229A">
        <w:t xml:space="preserve">S </w:t>
      </w:r>
      <w:r w:rsidR="008D2806">
        <w:t xml:space="preserve">spaces and </w:t>
      </w:r>
      <w:r w:rsidR="00312926">
        <w:t>real-time econom</w:t>
      </w:r>
      <w:r w:rsidR="00745A2B">
        <w:t>ies</w:t>
      </w:r>
      <w:r w:rsidR="00BE01F6">
        <w:t>.</w:t>
      </w:r>
      <w:r w:rsidR="00665DBE" w:rsidRPr="00261813">
        <w:t xml:space="preserve"> </w:t>
      </w:r>
      <w:r w:rsidR="0006020D">
        <w:t>In addition,</w:t>
      </w:r>
      <w:r w:rsidR="00162D46">
        <w:t xml:space="preserve"> </w:t>
      </w:r>
      <w:r w:rsidR="00885B5A">
        <w:t>unexpected events such as</w:t>
      </w:r>
      <w:r w:rsidR="007B24B0">
        <w:t>,</w:t>
      </w:r>
      <w:r w:rsidR="00885B5A">
        <w:t xml:space="preserve"> </w:t>
      </w:r>
      <w:r w:rsidR="007B24B0">
        <w:t xml:space="preserve">e.g., </w:t>
      </w:r>
      <w:r w:rsidR="00885B5A">
        <w:t xml:space="preserve">accidents, physical or virtual attacks, can compromise </w:t>
      </w:r>
      <w:r w:rsidR="00162D46">
        <w:t>resilience</w:t>
      </w:r>
      <w:r w:rsidR="0006020D">
        <w:t xml:space="preserve"> of such </w:t>
      </w:r>
      <w:r w:rsidR="00AD6722">
        <w:t xml:space="preserve">critical </w:t>
      </w:r>
      <w:r w:rsidR="0006020D">
        <w:t>CPS systems</w:t>
      </w:r>
      <w:r w:rsidR="003B3DF9">
        <w:t>, a</w:t>
      </w:r>
      <w:r w:rsidR="003B67A0">
        <w:t>nd</w:t>
      </w:r>
      <w:r w:rsidR="00AC2B38">
        <w:t xml:space="preserve"> lead to </w:t>
      </w:r>
      <w:r w:rsidR="00486C7B" w:rsidRPr="00261813">
        <w:t xml:space="preserve">blocked use of critical resources, or misuse of privacy sensitive data, </w:t>
      </w:r>
      <w:r w:rsidR="00486C7B">
        <w:t>loss</w:t>
      </w:r>
      <w:r w:rsidR="00486C7B" w:rsidRPr="00261813">
        <w:t xml:space="preserve"> of human lives</w:t>
      </w:r>
      <w:r w:rsidR="00ED61D9">
        <w:t xml:space="preserve">, </w:t>
      </w:r>
      <w:r w:rsidR="00486C7B" w:rsidRPr="00261813">
        <w:t xml:space="preserve">lack of critical human needed resources, </w:t>
      </w:r>
      <w:r w:rsidR="00486C7B" w:rsidRPr="0052184A">
        <w:t>bankruptcy</w:t>
      </w:r>
      <w:r w:rsidR="00486C7B" w:rsidRPr="00261813">
        <w:t xml:space="preserve"> of companies or even societal </w:t>
      </w:r>
      <w:r w:rsidR="00486C7B">
        <w:t>instability.</w:t>
      </w:r>
      <w:r w:rsidR="00486C7B" w:rsidRPr="00261813">
        <w:t> </w:t>
      </w:r>
      <w:r w:rsidR="00831FAB">
        <w:t xml:space="preserve"> </w:t>
      </w:r>
      <w:r>
        <w:t xml:space="preserve">The objective of the </w:t>
      </w:r>
      <w:r w:rsidR="008910DD">
        <w:t xml:space="preserve">Sa4CPS </w:t>
      </w:r>
      <w:r>
        <w:t>project is to</w:t>
      </w:r>
      <w:r w:rsidR="00746E8B">
        <w:t xml:space="preserve"> contribute towards solving these challenges</w:t>
      </w:r>
      <w:r w:rsidR="004F27E8">
        <w:t xml:space="preserve"> by</w:t>
      </w:r>
      <w:r>
        <w:t xml:space="preserve"> </w:t>
      </w:r>
      <w:r w:rsidR="0017761B">
        <w:t>developing</w:t>
      </w:r>
      <w:r>
        <w:t xml:space="preserve"> secure situation awareness concept (Sa4CPs concept) to be applied in the focused use cases related to logistics, mobility, energy and security sectors, </w:t>
      </w:r>
      <w:r w:rsidR="005D4CAA">
        <w:t xml:space="preserve">especially in the critical </w:t>
      </w:r>
      <w:r w:rsidR="006103F5">
        <w:t>port</w:t>
      </w:r>
      <w:r w:rsidR="005D4CAA">
        <w:t xml:space="preserve"> area, </w:t>
      </w:r>
      <w:r>
        <w:fldChar w:fldCharType="begin"/>
      </w:r>
      <w:r>
        <w:instrText xml:space="preserve"> REF _Ref118379005 \h  \* MERGEFORMAT </w:instrText>
      </w:r>
      <w:r>
        <w:fldChar w:fldCharType="separate"/>
      </w:r>
      <w:r>
        <w:t xml:space="preserve">Figure </w:t>
      </w:r>
      <w:r>
        <w:rPr>
          <w:noProof/>
        </w:rPr>
        <w:t>1</w:t>
      </w:r>
      <w:r>
        <w:fldChar w:fldCharType="end"/>
      </w:r>
      <w:r>
        <w:t>.</w:t>
      </w:r>
    </w:p>
    <w:p w14:paraId="6CB3A25C" w14:textId="4ECF7CA9" w:rsidR="008E4A63" w:rsidRDefault="00F263A2" w:rsidP="00556E48">
      <w:pPr>
        <w:pStyle w:val="BodyText"/>
        <w:jc w:val="center"/>
      </w:pPr>
      <w:r>
        <w:rPr>
          <w:noProof/>
        </w:rPr>
        <w:drawing>
          <wp:inline distT="0" distB="0" distL="0" distR="0" wp14:anchorId="2482A506" wp14:editId="5BFCDAE6">
            <wp:extent cx="5772832" cy="2996816"/>
            <wp:effectExtent l="0" t="0" r="0" b="0"/>
            <wp:docPr id="1594201419" name="Picture 159420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9990" cy="3016106"/>
                    </a:xfrm>
                    <a:prstGeom prst="rect">
                      <a:avLst/>
                    </a:prstGeom>
                    <a:noFill/>
                  </pic:spPr>
                </pic:pic>
              </a:graphicData>
            </a:graphic>
          </wp:inline>
        </w:drawing>
      </w:r>
    </w:p>
    <w:p w14:paraId="0CDB4E5F" w14:textId="49C42F83" w:rsidR="00C338C0" w:rsidRPr="00A00BB4" w:rsidRDefault="00C338C0" w:rsidP="00556E48">
      <w:pPr>
        <w:pStyle w:val="Caption"/>
        <w:jc w:val="center"/>
        <w:rPr>
          <w:color w:val="auto"/>
        </w:rPr>
      </w:pPr>
      <w:bookmarkStart w:id="104" w:name="_Ref118379005"/>
      <w:r w:rsidRPr="00A00BB4">
        <w:rPr>
          <w:color w:val="auto"/>
        </w:rPr>
        <w:t xml:space="preserve">Figure </w:t>
      </w:r>
      <w:r w:rsidRPr="00A00BB4">
        <w:rPr>
          <w:color w:val="auto"/>
        </w:rPr>
        <w:fldChar w:fldCharType="begin"/>
      </w:r>
      <w:r w:rsidRPr="00A00BB4">
        <w:rPr>
          <w:color w:val="auto"/>
        </w:rPr>
        <w:instrText xml:space="preserve"> SEQ Figure \* ARABIC </w:instrText>
      </w:r>
      <w:r w:rsidRPr="00A00BB4">
        <w:rPr>
          <w:color w:val="auto"/>
        </w:rPr>
        <w:fldChar w:fldCharType="separate"/>
      </w:r>
      <w:r w:rsidR="005D738A">
        <w:rPr>
          <w:noProof/>
          <w:color w:val="auto"/>
        </w:rPr>
        <w:t>1</w:t>
      </w:r>
      <w:r w:rsidRPr="00A00BB4">
        <w:rPr>
          <w:color w:val="auto"/>
        </w:rPr>
        <w:fldChar w:fldCharType="end"/>
      </w:r>
      <w:bookmarkEnd w:id="104"/>
      <w:r w:rsidRPr="00A00BB4">
        <w:rPr>
          <w:color w:val="auto"/>
        </w:rPr>
        <w:t xml:space="preserve">. Secure Situational awareness </w:t>
      </w:r>
      <w:r w:rsidR="00547C97" w:rsidRPr="00A00BB4">
        <w:rPr>
          <w:color w:val="auto"/>
        </w:rPr>
        <w:t>for Cyber-physical Systems.</w:t>
      </w:r>
    </w:p>
    <w:p w14:paraId="43FAAECE" w14:textId="1D364087" w:rsidR="00A00BB4" w:rsidRDefault="00A00BB4" w:rsidP="00A00BB4">
      <w:pPr>
        <w:pStyle w:val="BodyText"/>
        <w:jc w:val="both"/>
      </w:pPr>
      <w:r>
        <w:t xml:space="preserve"> </w:t>
      </w:r>
      <w:r w:rsidRPr="00261813">
        <w:t>The targeted innovation</w:t>
      </w:r>
      <w:r>
        <w:t xml:space="preserve"> of the Sa4CPS concept</w:t>
      </w:r>
      <w:r w:rsidRPr="00261813">
        <w:t xml:space="preserve"> is </w:t>
      </w:r>
      <w:r>
        <w:t>envisioned to arise from application of</w:t>
      </w:r>
      <w:r w:rsidRPr="00261813">
        <w:t xml:space="preserve"> </w:t>
      </w:r>
      <w:r w:rsidR="00DB4249">
        <w:t>novel</w:t>
      </w:r>
      <w:r w:rsidR="00D02A92">
        <w:t xml:space="preserve"> solutions </w:t>
      </w:r>
      <w:r w:rsidR="00DB4249">
        <w:rPr>
          <w:lang w:eastAsia="en-US"/>
        </w:rPr>
        <w:t xml:space="preserve">for </w:t>
      </w:r>
      <w:r w:rsidR="00BB49B9">
        <w:rPr>
          <w:lang w:eastAsia="en-US"/>
        </w:rPr>
        <w:t>situational awareness</w:t>
      </w:r>
      <w:r w:rsidR="00DB4249">
        <w:rPr>
          <w:lang w:eastAsia="en-US"/>
        </w:rPr>
        <w:t xml:space="preserve"> with </w:t>
      </w:r>
      <w:r w:rsidR="002E6B93">
        <w:rPr>
          <w:lang w:eastAsia="en-US"/>
        </w:rPr>
        <w:t xml:space="preserve">digital </w:t>
      </w:r>
      <w:r w:rsidRPr="00261813">
        <w:t>zero trust</w:t>
      </w:r>
      <w:r>
        <w:t xml:space="preserve"> </w:t>
      </w:r>
      <w:r w:rsidR="000178E9">
        <w:t>approach</w:t>
      </w:r>
      <w:r w:rsidR="00930944">
        <w:t xml:space="preserve"> with </w:t>
      </w:r>
      <w:r w:rsidR="007C7DCD">
        <w:t>distributed ledger</w:t>
      </w:r>
      <w:r w:rsidR="006E4D84">
        <w:t xml:space="preserve"> technologies</w:t>
      </w:r>
      <w:r w:rsidR="000178E9">
        <w:t xml:space="preserve">. </w:t>
      </w:r>
      <w:r w:rsidR="00AF15F0">
        <w:t xml:space="preserve">The aim is to enable </w:t>
      </w:r>
      <w:r w:rsidRPr="00474A5F">
        <w:t>situation aware Web</w:t>
      </w:r>
      <w:r>
        <w:t>3</w:t>
      </w:r>
      <w:r w:rsidRPr="00474A5F">
        <w:t xml:space="preserve"> of </w:t>
      </w:r>
      <w:r>
        <w:t xml:space="preserve">IoT </w:t>
      </w:r>
      <w:r w:rsidRPr="00474A5F">
        <w:t>things</w:t>
      </w:r>
      <w:r w:rsidR="00AF15F0">
        <w:t xml:space="preserve"> operating in smart way</w:t>
      </w:r>
      <w:r w:rsidR="009D36A6">
        <w:t xml:space="preserve"> </w:t>
      </w:r>
      <w:r>
        <w:t>with</w:t>
      </w:r>
      <w:r w:rsidRPr="00261813">
        <w:t xml:space="preserve"> </w:t>
      </w:r>
      <w:r w:rsidRPr="00261813">
        <w:lastRenderedPageBreak/>
        <w:t>AI</w:t>
      </w:r>
      <w:r w:rsidR="00AF15F0">
        <w:t>,</w:t>
      </w:r>
      <w:r>
        <w:t xml:space="preserve"> and</w:t>
      </w:r>
      <w:r w:rsidRPr="00261813">
        <w:t xml:space="preserve"> </w:t>
      </w:r>
      <w:r w:rsidR="006E4D84">
        <w:t xml:space="preserve">DLT </w:t>
      </w:r>
      <w:r>
        <w:t xml:space="preserve">for enabling </w:t>
      </w:r>
      <w:r w:rsidR="00A2007C">
        <w:t xml:space="preserve">shared </w:t>
      </w:r>
      <w:r>
        <w:t xml:space="preserve">digital trust for multiple stakeholders </w:t>
      </w:r>
      <w:r w:rsidR="002C2FB0">
        <w:t>from</w:t>
      </w:r>
      <w:r>
        <w:t xml:space="preserve"> different </w:t>
      </w:r>
      <w:r w:rsidR="00C902AF">
        <w:t>sectors</w:t>
      </w:r>
      <w:r>
        <w:t xml:space="preserve"> involved in the focused use scenarios. The impact of the main outcomes, technical enablers of the Sa4CPs concept </w:t>
      </w:r>
      <w:r w:rsidR="00911CB9">
        <w:rPr>
          <w:lang w:eastAsia="en-US"/>
        </w:rPr>
        <w:t>such as</w:t>
      </w:r>
      <w:r w:rsidR="00582FB5">
        <w:rPr>
          <w:lang w:eastAsia="en-US"/>
        </w:rPr>
        <w:t xml:space="preserve"> </w:t>
      </w:r>
      <w:r w:rsidR="00FB190E">
        <w:rPr>
          <w:lang w:eastAsia="en-US"/>
        </w:rPr>
        <w:t xml:space="preserve">e.g. </w:t>
      </w:r>
      <w:r w:rsidR="00582FB5">
        <w:rPr>
          <w:lang w:eastAsia="en-US"/>
        </w:rPr>
        <w:t>to</w:t>
      </w:r>
      <w:r w:rsidR="005D6F56">
        <w:rPr>
          <w:lang w:eastAsia="en-US"/>
        </w:rPr>
        <w:t xml:space="preserve"> </w:t>
      </w:r>
      <w:r w:rsidR="005D6F56" w:rsidRPr="00996797">
        <w:rPr>
          <w:i/>
          <w:iCs/>
          <w:lang w:eastAsia="en-US"/>
        </w:rPr>
        <w:t>perception, comprehension, projection, decision, control, actuation</w:t>
      </w:r>
      <w:r w:rsidR="005D6F56">
        <w:rPr>
          <w:lang w:eastAsia="en-US"/>
        </w:rPr>
        <w:t xml:space="preserve">, </w:t>
      </w:r>
      <w:r w:rsidR="00F81995" w:rsidRPr="008A75A5">
        <w:rPr>
          <w:i/>
          <w:iCs/>
          <w:lang w:eastAsia="en-US"/>
        </w:rPr>
        <w:t>digital trust</w:t>
      </w:r>
      <w:r w:rsidR="008D2785" w:rsidRPr="008A75A5">
        <w:rPr>
          <w:i/>
          <w:iCs/>
          <w:lang w:eastAsia="en-US"/>
        </w:rPr>
        <w:t>, security, privacy</w:t>
      </w:r>
      <w:r w:rsidR="005D6F56">
        <w:rPr>
          <w:lang w:eastAsia="en-US"/>
        </w:rPr>
        <w:t xml:space="preserve"> </w:t>
      </w:r>
      <w:r>
        <w:t>and use case</w:t>
      </w:r>
      <w:r w:rsidR="004A2243">
        <w:t xml:space="preserve"> (UC)</w:t>
      </w:r>
      <w:r>
        <w:t xml:space="preserve"> demonstrations, will boost the revenue increase of the partners in logistics, mobility, </w:t>
      </w:r>
      <w:proofErr w:type="gramStart"/>
      <w:r>
        <w:t>energy</w:t>
      </w:r>
      <w:proofErr w:type="gramEnd"/>
      <w:r>
        <w:t xml:space="preserve"> and security related markets. </w:t>
      </w:r>
      <w:r w:rsidR="00014ED9">
        <w:t>The</w:t>
      </w:r>
      <w:r w:rsidR="00465509">
        <w:t xml:space="preserve"> results of the focused UCs and Sa4CPs concept realization </w:t>
      </w:r>
      <w:r w:rsidR="00014ED9">
        <w:t>is envisioned to</w:t>
      </w:r>
      <w:r w:rsidR="00F16E2B">
        <w:t xml:space="preserve"> have</w:t>
      </w:r>
      <w:r w:rsidR="00465509">
        <w:t xml:space="preserve"> </w:t>
      </w:r>
      <w:r w:rsidR="00B911FD">
        <w:t xml:space="preserve">high impact </w:t>
      </w:r>
      <w:r w:rsidR="00F16E2B">
        <w:t>in improving</w:t>
      </w:r>
      <w:r w:rsidR="00465509">
        <w:t xml:space="preserve"> </w:t>
      </w:r>
      <w:r w:rsidR="00D77889">
        <w:t xml:space="preserve">situation awareness </w:t>
      </w:r>
      <w:r w:rsidR="00995558">
        <w:t xml:space="preserve">and security </w:t>
      </w:r>
      <w:r w:rsidR="00F16E2B">
        <w:t xml:space="preserve">of </w:t>
      </w:r>
      <w:r w:rsidR="00465509">
        <w:t>the port operator</w:t>
      </w:r>
      <w:r w:rsidR="00B911FD">
        <w:t xml:space="preserve"> </w:t>
      </w:r>
      <w:r w:rsidR="00465509">
        <w:t xml:space="preserve">in the critical harbour area. </w:t>
      </w:r>
      <w:r>
        <w:t>In addition, the resilienc</w:t>
      </w:r>
      <w:r w:rsidR="00995558">
        <w:t>y</w:t>
      </w:r>
      <w:r w:rsidR="00087B10">
        <w:t>, security, privacy</w:t>
      </w:r>
      <w:r>
        <w:t xml:space="preserve"> and safety of people, autonomous physical objects and company digital twins in unexpected events is envisioned to improve.</w:t>
      </w:r>
      <w:r w:rsidR="00D120A0">
        <w:t xml:space="preserve"> </w:t>
      </w:r>
      <w:r w:rsidR="00B43EC4">
        <w:t xml:space="preserve">The </w:t>
      </w:r>
      <w:r w:rsidR="009E69FD">
        <w:t xml:space="preserve">structure of the </w:t>
      </w:r>
      <w:r w:rsidR="00B43EC4">
        <w:t xml:space="preserve">consortium </w:t>
      </w:r>
      <w:r w:rsidR="002C4F73">
        <w:t>support</w:t>
      </w:r>
      <w:r w:rsidR="000E32B1">
        <w:t xml:space="preserve">s achieving these </w:t>
      </w:r>
      <w:r w:rsidR="006C3400">
        <w:t xml:space="preserve">goals and </w:t>
      </w:r>
      <w:r w:rsidR="000E32B1">
        <w:t xml:space="preserve">targeted impacts in excellent way, because </w:t>
      </w:r>
      <w:r w:rsidR="001963D6">
        <w:t xml:space="preserve">the consortium </w:t>
      </w:r>
      <w:r w:rsidR="0086324C">
        <w:t>has</w:t>
      </w:r>
      <w:r w:rsidR="00643C7B">
        <w:t xml:space="preserve"> a feasible set of LE</w:t>
      </w:r>
      <w:r w:rsidR="00747D1B">
        <w:t xml:space="preserve"> (</w:t>
      </w:r>
      <w:r w:rsidR="0031155C">
        <w:t xml:space="preserve">Polar, F-Secure, </w:t>
      </w:r>
      <w:proofErr w:type="spellStart"/>
      <w:r w:rsidR="0031155C">
        <w:t>Otokar</w:t>
      </w:r>
      <w:proofErr w:type="spellEnd"/>
      <w:r w:rsidR="0031155C">
        <w:t xml:space="preserve">, </w:t>
      </w:r>
      <w:proofErr w:type="spellStart"/>
      <w:r w:rsidR="0031155C">
        <w:t>Enerim</w:t>
      </w:r>
      <w:proofErr w:type="spellEnd"/>
      <w:r w:rsidR="00E71900">
        <w:rPr>
          <w:rStyle w:val="FootnoteReference"/>
        </w:rPr>
        <w:footnoteReference w:id="2"/>
      </w:r>
      <w:r w:rsidR="00747D1B">
        <w:t>)</w:t>
      </w:r>
      <w:r w:rsidR="00643C7B">
        <w:t>, SME</w:t>
      </w:r>
      <w:r w:rsidR="00796347">
        <w:t xml:space="preserve"> </w:t>
      </w:r>
      <w:r w:rsidR="00747D1B">
        <w:t>(</w:t>
      </w:r>
      <w:r w:rsidR="00796347">
        <w:t>1</w:t>
      </w:r>
      <w:r w:rsidR="00692D70">
        <w:t>3</w:t>
      </w:r>
      <w:r w:rsidR="00770DC0">
        <w:t xml:space="preserve"> with</w:t>
      </w:r>
      <w:r w:rsidR="00692D70">
        <w:t xml:space="preserve"> high growth potential</w:t>
      </w:r>
      <w:r w:rsidR="00747D1B">
        <w:t>)</w:t>
      </w:r>
      <w:r w:rsidR="00A4591B">
        <w:t xml:space="preserve">, </w:t>
      </w:r>
      <w:r w:rsidR="00C64272">
        <w:t>researchers</w:t>
      </w:r>
      <w:r w:rsidR="00796347">
        <w:t xml:space="preserve"> (</w:t>
      </w:r>
      <w:r w:rsidR="00770DC0">
        <w:t xml:space="preserve">VTT, </w:t>
      </w:r>
      <w:proofErr w:type="spellStart"/>
      <w:r w:rsidR="00770DC0">
        <w:t>Sirris</w:t>
      </w:r>
      <w:proofErr w:type="spellEnd"/>
      <w:r w:rsidR="00770DC0">
        <w:t>, Charles university, ISEP</w:t>
      </w:r>
      <w:r w:rsidR="00796347">
        <w:t>)</w:t>
      </w:r>
      <w:r w:rsidR="00DA3D47">
        <w:t xml:space="preserve">, and a critical </w:t>
      </w:r>
      <w:r w:rsidR="00910E5B">
        <w:t xml:space="preserve">cross </w:t>
      </w:r>
      <w:r w:rsidR="009600B6">
        <w:t xml:space="preserve">sectorial type of </w:t>
      </w:r>
      <w:r w:rsidR="00DA3D47">
        <w:t>CPS operato</w:t>
      </w:r>
      <w:r w:rsidR="009600B6">
        <w:t>r (Port of Oulu)</w:t>
      </w:r>
      <w:r w:rsidR="00C64272">
        <w:t xml:space="preserve">, which establish </w:t>
      </w:r>
      <w:r w:rsidR="007A504B">
        <w:t xml:space="preserve">together </w:t>
      </w:r>
      <w:r w:rsidR="00955A3F">
        <w:t xml:space="preserve">highly networked collaborative </w:t>
      </w:r>
      <w:r w:rsidR="00B6436C">
        <w:t>group and actions</w:t>
      </w:r>
      <w:r w:rsidR="00245225">
        <w:t xml:space="preserve"> towards developing Sa4CPS </w:t>
      </w:r>
      <w:r w:rsidR="00857AF7">
        <w:t>concept to be applied in businesses of participating companies.</w:t>
      </w:r>
    </w:p>
    <w:p w14:paraId="0CCC90B3" w14:textId="1DD3BF60" w:rsidR="00184B2C" w:rsidRPr="009A49D9" w:rsidRDefault="00184B2C" w:rsidP="00C81F2A">
      <w:pPr>
        <w:pStyle w:val="Heading2withnumbering"/>
      </w:pPr>
      <w:bookmarkStart w:id="105" w:name="_Toc5024159"/>
      <w:bookmarkStart w:id="106" w:name="_Toc122018233"/>
      <w:r w:rsidRPr="009A49D9">
        <w:t>Project overview</w:t>
      </w:r>
      <w:bookmarkEnd w:id="105"/>
      <w:bookmarkEnd w:id="106"/>
    </w:p>
    <w:p w14:paraId="1ED7EB1C" w14:textId="36F3ECEB" w:rsidR="00184B2C" w:rsidRPr="009A49D9" w:rsidRDefault="00184B2C" w:rsidP="00C81F2A">
      <w:pPr>
        <w:pStyle w:val="Heading3withnumbering"/>
        <w:rPr>
          <w:lang w:eastAsia="en-US"/>
        </w:rPr>
      </w:pPr>
      <w:bookmarkStart w:id="107" w:name="_Toc5024160"/>
      <w:bookmarkStart w:id="108" w:name="_Toc122018234"/>
      <w:r w:rsidRPr="009A49D9">
        <w:rPr>
          <w:lang w:eastAsia="en-US"/>
        </w:rPr>
        <w:t>Rationale of the project</w:t>
      </w:r>
      <w:bookmarkEnd w:id="107"/>
      <w:bookmarkEnd w:id="108"/>
      <w:r w:rsidRPr="009A49D9">
        <w:rPr>
          <w:lang w:eastAsia="en-US"/>
        </w:rPr>
        <w:tab/>
      </w:r>
    </w:p>
    <w:p w14:paraId="5C6360F8" w14:textId="1A4BC36A" w:rsidR="00184B2C" w:rsidRPr="009A49D9" w:rsidRDefault="00184B2C" w:rsidP="00C81F2A">
      <w:pPr>
        <w:pStyle w:val="Heading4withnumbering"/>
        <w:rPr>
          <w:lang w:eastAsia="en-US"/>
        </w:rPr>
      </w:pPr>
      <w:bookmarkStart w:id="109" w:name="_Toc122018235"/>
      <w:r w:rsidRPr="009A49D9">
        <w:rPr>
          <w:lang w:eastAsia="en-US"/>
        </w:rPr>
        <w:t>Problem statement</w:t>
      </w:r>
      <w:bookmarkEnd w:id="109"/>
    </w:p>
    <w:p w14:paraId="1740C125" w14:textId="77777777" w:rsidR="003F6FBC" w:rsidRDefault="003F6FBC" w:rsidP="0050508B">
      <w:pPr>
        <w:pStyle w:val="BodyText"/>
        <w:jc w:val="both"/>
      </w:pPr>
    </w:p>
    <w:p w14:paraId="404299B1" w14:textId="1FDE6FDC" w:rsidR="00293E38" w:rsidRDefault="75DC54F4" w:rsidP="0050508B">
      <w:pPr>
        <w:pStyle w:val="BodyText"/>
        <w:jc w:val="both"/>
      </w:pPr>
      <w:r>
        <w:t xml:space="preserve"> </w:t>
      </w:r>
      <w:r w:rsidR="2B3704E3">
        <w:t xml:space="preserve"> </w:t>
      </w:r>
      <w:r w:rsidR="18BAB0C0">
        <w:t xml:space="preserve">When looking at the </w:t>
      </w:r>
      <w:r w:rsidR="001F2F6E">
        <w:t>critical are</w:t>
      </w:r>
      <w:r w:rsidR="00E61979">
        <w:t xml:space="preserve">as such as </w:t>
      </w:r>
      <w:r w:rsidR="000653F7">
        <w:t>ports</w:t>
      </w:r>
      <w:r w:rsidR="002D6BCB">
        <w:t xml:space="preserve">, </w:t>
      </w:r>
      <w:r w:rsidR="00BE5B0E">
        <w:t xml:space="preserve">several different </w:t>
      </w:r>
      <w:r w:rsidR="00A83529">
        <w:t xml:space="preserve">sectors </w:t>
      </w:r>
      <w:r w:rsidR="00475491">
        <w:t xml:space="preserve">related </w:t>
      </w:r>
      <w:r w:rsidR="008270E7">
        <w:t>s</w:t>
      </w:r>
      <w:r w:rsidR="00C45ED5">
        <w:t xml:space="preserve">olutions are needed for the </w:t>
      </w:r>
      <w:r w:rsidR="00AC3833">
        <w:t xml:space="preserve">smart and </w:t>
      </w:r>
      <w:r w:rsidR="000C0A56">
        <w:t xml:space="preserve">secure </w:t>
      </w:r>
      <w:r w:rsidR="002A28BC">
        <w:t xml:space="preserve">situation aware </w:t>
      </w:r>
      <w:r w:rsidR="000C0A56">
        <w:t>operation</w:t>
      </w:r>
      <w:r w:rsidR="009444C4">
        <w:t xml:space="preserve"> such as e.g. logistics, </w:t>
      </w:r>
      <w:r w:rsidR="00D77830">
        <w:t xml:space="preserve">security, </w:t>
      </w:r>
      <w:proofErr w:type="gramStart"/>
      <w:r w:rsidR="00D77830">
        <w:t>mobility</w:t>
      </w:r>
      <w:proofErr w:type="gramEnd"/>
      <w:r w:rsidR="00D77830">
        <w:t xml:space="preserve"> </w:t>
      </w:r>
      <w:r w:rsidR="00C557C6">
        <w:t>and energy</w:t>
      </w:r>
      <w:r w:rsidR="00716F0B">
        <w:t>.</w:t>
      </w:r>
      <w:r w:rsidR="00B918E4">
        <w:t xml:space="preserve"> The </w:t>
      </w:r>
      <w:r w:rsidR="004F3B60">
        <w:t xml:space="preserve">focused use cases </w:t>
      </w:r>
      <w:r w:rsidR="008346C5">
        <w:t xml:space="preserve">from these sectors </w:t>
      </w:r>
      <w:r w:rsidR="00BD0B73">
        <w:t xml:space="preserve">share </w:t>
      </w:r>
      <w:r w:rsidR="556C2B7A">
        <w:t xml:space="preserve">problems and technological needs </w:t>
      </w:r>
      <w:r w:rsidR="26E2F618">
        <w:t xml:space="preserve">related to </w:t>
      </w:r>
      <w:r w:rsidR="26E2F618" w:rsidRPr="6A87560D">
        <w:rPr>
          <w:i/>
          <w:iCs/>
        </w:rPr>
        <w:t>people, physical objects</w:t>
      </w:r>
      <w:r w:rsidR="00DB0F05">
        <w:rPr>
          <w:i/>
          <w:iCs/>
        </w:rPr>
        <w:t>,</w:t>
      </w:r>
      <w:r w:rsidR="26E2F618" w:rsidRPr="6A87560D">
        <w:rPr>
          <w:i/>
          <w:iCs/>
        </w:rPr>
        <w:t xml:space="preserve"> and </w:t>
      </w:r>
      <w:r w:rsidR="00F518BB">
        <w:rPr>
          <w:i/>
          <w:iCs/>
        </w:rPr>
        <w:t>companies/digital twins</w:t>
      </w:r>
      <w:r w:rsidR="29FF9CB7">
        <w:t xml:space="preserve">. </w:t>
      </w:r>
      <w:r w:rsidR="1A0B1216" w:rsidRPr="6A87560D">
        <w:rPr>
          <w:i/>
          <w:iCs/>
        </w:rPr>
        <w:t>An individual person</w:t>
      </w:r>
      <w:r w:rsidR="1A0B1216">
        <w:t xml:space="preserve"> </w:t>
      </w:r>
      <w:r w:rsidR="71DB1E5C">
        <w:t>needs</w:t>
      </w:r>
      <w:r w:rsidR="21780060">
        <w:t xml:space="preserve"> to get information from the </w:t>
      </w:r>
      <w:r w:rsidR="78D7DE27">
        <w:t xml:space="preserve">current state of the environment </w:t>
      </w:r>
      <w:r w:rsidR="00581E55">
        <w:t xml:space="preserve">and </w:t>
      </w:r>
      <w:r w:rsidR="00B11CD1">
        <w:t xml:space="preserve">from all </w:t>
      </w:r>
      <w:r w:rsidR="0C0BDDAD">
        <w:t>the accessible data spaces</w:t>
      </w:r>
      <w:r w:rsidR="00A80ACC">
        <w:t xml:space="preserve"> </w:t>
      </w:r>
      <w:r w:rsidR="00023277">
        <w:t xml:space="preserve">of </w:t>
      </w:r>
      <w:r w:rsidR="006C55E3">
        <w:t xml:space="preserve">the currently active </w:t>
      </w:r>
      <w:r w:rsidR="00D01B5D">
        <w:t xml:space="preserve">personal </w:t>
      </w:r>
      <w:r w:rsidR="006C55E3">
        <w:t>role</w:t>
      </w:r>
      <w:r w:rsidR="00420814">
        <w:t xml:space="preserve"> for perception</w:t>
      </w:r>
      <w:r w:rsidR="002A1693">
        <w:t xml:space="preserve"> of elements in current situation</w:t>
      </w:r>
      <w:r w:rsidR="00027758">
        <w:t>.</w:t>
      </w:r>
      <w:r w:rsidR="0C0BDDAD">
        <w:t xml:space="preserve"> </w:t>
      </w:r>
      <w:r w:rsidR="00117922">
        <w:t>This information</w:t>
      </w:r>
      <w:r w:rsidR="0C0BDDAD">
        <w:t xml:space="preserve"> </w:t>
      </w:r>
      <w:r w:rsidR="00117922">
        <w:t>is</w:t>
      </w:r>
      <w:r w:rsidR="0C0BDDAD">
        <w:t xml:space="preserve"> needed </w:t>
      </w:r>
      <w:r w:rsidR="3ADC54FE">
        <w:t xml:space="preserve">for comprehension of </w:t>
      </w:r>
      <w:r w:rsidR="005F52AC">
        <w:t xml:space="preserve">the </w:t>
      </w:r>
      <w:r w:rsidR="3ADC54FE">
        <w:t>current situation, to reason projection of the future status</w:t>
      </w:r>
      <w:r w:rsidR="6691225A">
        <w:t xml:space="preserve"> </w:t>
      </w:r>
      <w:r w:rsidR="6691225A">
        <w:lastRenderedPageBreak/>
        <w:t xml:space="preserve">and finally to make smart </w:t>
      </w:r>
      <w:r w:rsidR="00A163CB">
        <w:t>decisions and actions</w:t>
      </w:r>
      <w:r w:rsidR="6691225A">
        <w:t xml:space="preserve"> accordingly</w:t>
      </w:r>
      <w:r w:rsidR="65FF2E8C">
        <w:t xml:space="preserve">, </w:t>
      </w:r>
      <w:r w:rsidR="00137D5A">
        <w:fldChar w:fldCharType="begin"/>
      </w:r>
      <w:r w:rsidR="00137D5A">
        <w:instrText xml:space="preserve"> REF _Ref118386740 \h </w:instrText>
      </w:r>
      <w:r w:rsidR="00137D5A">
        <w:fldChar w:fldCharType="separate"/>
      </w:r>
      <w:r w:rsidR="65FF2E8C" w:rsidRPr="6A87560D">
        <w:rPr>
          <w:color w:val="auto"/>
        </w:rPr>
        <w:t xml:space="preserve">Figure </w:t>
      </w:r>
      <w:r w:rsidR="65FF2E8C" w:rsidRPr="6A87560D">
        <w:rPr>
          <w:noProof/>
          <w:color w:val="auto"/>
        </w:rPr>
        <w:t>2</w:t>
      </w:r>
      <w:r w:rsidR="00137D5A">
        <w:fldChar w:fldCharType="end"/>
      </w:r>
      <w:r w:rsidR="6691225A">
        <w:t>.</w:t>
      </w:r>
      <w:r w:rsidR="2D468762">
        <w:t xml:space="preserve"> </w:t>
      </w:r>
      <w:r w:rsidR="2D468762" w:rsidRPr="6A87560D">
        <w:rPr>
          <w:i/>
          <w:iCs/>
        </w:rPr>
        <w:t xml:space="preserve">A specific </w:t>
      </w:r>
      <w:r w:rsidR="1A274A4C" w:rsidRPr="6A87560D">
        <w:rPr>
          <w:i/>
          <w:iCs/>
        </w:rPr>
        <w:t>physical object</w:t>
      </w:r>
      <w:r w:rsidR="1A274A4C">
        <w:t xml:space="preserve"> </w:t>
      </w:r>
      <w:r w:rsidR="00E87536">
        <w:t>may have</w:t>
      </w:r>
      <w:r w:rsidR="430BBF37">
        <w:t xml:space="preserve"> local sensors, cameras, </w:t>
      </w:r>
      <w:r w:rsidR="00BE345D">
        <w:t>l</w:t>
      </w:r>
      <w:r w:rsidR="430BBF37">
        <w:t>idars</w:t>
      </w:r>
      <w:r w:rsidR="7444BD44">
        <w:t xml:space="preserve"> etc.</w:t>
      </w:r>
      <w:r w:rsidR="00E87536">
        <w:t xml:space="preserve"> to sense what is happening</w:t>
      </w:r>
      <w:r w:rsidR="7444BD44">
        <w:t xml:space="preserve"> </w:t>
      </w:r>
      <w:r w:rsidR="00A57055">
        <w:t>nearby</w:t>
      </w:r>
      <w:r w:rsidR="3E219FF6">
        <w:t xml:space="preserve"> </w:t>
      </w:r>
      <w:r w:rsidR="72C9C576">
        <w:t>(local situational awareness)</w:t>
      </w:r>
      <w:r w:rsidR="00A57055">
        <w:t xml:space="preserve">. The physical object may </w:t>
      </w:r>
      <w:r w:rsidR="00192FEF">
        <w:t xml:space="preserve">also use </w:t>
      </w:r>
      <w:r w:rsidR="00C06DAC">
        <w:t xml:space="preserve">ad hoc </w:t>
      </w:r>
      <w:r w:rsidR="00192FEF">
        <w:t>radio capabilities to</w:t>
      </w:r>
      <w:r w:rsidR="3EC742CC">
        <w:t xml:space="preserve"> </w:t>
      </w:r>
      <w:r w:rsidR="3DD7BB10">
        <w:t xml:space="preserve">get information from other </w:t>
      </w:r>
      <w:r w:rsidR="00991CB8">
        <w:t xml:space="preserve">local </w:t>
      </w:r>
      <w:r w:rsidR="3DD7BB10">
        <w:t>physical objects nearby</w:t>
      </w:r>
      <w:r w:rsidR="00192FEF">
        <w:t xml:space="preserve">. </w:t>
      </w:r>
      <w:r w:rsidR="003A2390">
        <w:t>In addition</w:t>
      </w:r>
      <w:r w:rsidR="3DD7BB10">
        <w:t xml:space="preserve">, </w:t>
      </w:r>
      <w:r w:rsidR="003A2390">
        <w:t xml:space="preserve">it </w:t>
      </w:r>
      <w:r w:rsidR="00991CB8">
        <w:t xml:space="preserve">is </w:t>
      </w:r>
      <w:r w:rsidR="003A2390">
        <w:t>maybe possible to</w:t>
      </w:r>
      <w:r w:rsidR="16856222">
        <w:t xml:space="preserve"> enri</w:t>
      </w:r>
      <w:r w:rsidR="321EAD9D">
        <w:t>c</w:t>
      </w:r>
      <w:r w:rsidR="16856222">
        <w:t xml:space="preserve">h the </w:t>
      </w:r>
      <w:r w:rsidR="003A2390">
        <w:t xml:space="preserve">local situational </w:t>
      </w:r>
      <w:r w:rsidR="16856222">
        <w:t xml:space="preserve">awareness </w:t>
      </w:r>
      <w:r w:rsidR="009330F1">
        <w:t>using</w:t>
      </w:r>
      <w:r w:rsidR="16856222">
        <w:t xml:space="preserve"> all the accessible information sources</w:t>
      </w:r>
      <w:r w:rsidR="3844E4F9">
        <w:t xml:space="preserve"> from </w:t>
      </w:r>
      <w:r w:rsidR="005120FA">
        <w:t>networks</w:t>
      </w:r>
      <w:r w:rsidR="009330F1">
        <w:t xml:space="preserve">. All this information can then </w:t>
      </w:r>
      <w:r w:rsidR="00427AD9">
        <w:t xml:space="preserve">be </w:t>
      </w:r>
      <w:r w:rsidR="009330F1">
        <w:t>used</w:t>
      </w:r>
      <w:r w:rsidR="3844E4F9">
        <w:t xml:space="preserve"> to </w:t>
      </w:r>
      <w:r w:rsidR="66A41675">
        <w:t xml:space="preserve">make comprehension of the current situation, make projection of the future status </w:t>
      </w:r>
      <w:r w:rsidR="458A1053">
        <w:t xml:space="preserve">and finally to make smart actions automatically accordingly. </w:t>
      </w:r>
      <w:r w:rsidR="2EB6A8B7">
        <w:t xml:space="preserve">Respectively, </w:t>
      </w:r>
      <w:r w:rsidR="2EB6A8B7" w:rsidRPr="6A87560D">
        <w:rPr>
          <w:i/>
          <w:iCs/>
        </w:rPr>
        <w:t>the digital twin of and company/organization virtual/real world spaces</w:t>
      </w:r>
      <w:r w:rsidR="2EB6A8B7">
        <w:t xml:space="preserve"> </w:t>
      </w:r>
      <w:r w:rsidR="4BC1C573">
        <w:t xml:space="preserve">continuously monitor all kind of accessible resources </w:t>
      </w:r>
      <w:r w:rsidR="6FDE8385">
        <w:t xml:space="preserve">for make perception, comprehension, </w:t>
      </w:r>
      <w:r w:rsidR="00DB0F05">
        <w:t>projection,</w:t>
      </w:r>
      <w:r w:rsidR="6FDE8385">
        <w:t xml:space="preserve"> and decision making </w:t>
      </w:r>
      <w:r w:rsidR="573C3938">
        <w:t>for actions in smart way.</w:t>
      </w:r>
    </w:p>
    <w:p w14:paraId="1D40DE69" w14:textId="5C3E0E21" w:rsidR="00843139" w:rsidRDefault="00843139" w:rsidP="0050508B">
      <w:pPr>
        <w:pStyle w:val="BodyText"/>
        <w:jc w:val="both"/>
      </w:pPr>
      <w:r w:rsidRPr="00843139">
        <w:rPr>
          <w:noProof/>
        </w:rPr>
        <w:drawing>
          <wp:inline distT="0" distB="0" distL="0" distR="0" wp14:anchorId="53B0F8C1" wp14:editId="71870536">
            <wp:extent cx="5759450" cy="1703705"/>
            <wp:effectExtent l="0" t="0" r="0" b="0"/>
            <wp:docPr id="7" name="Picture 2" descr="Towards a Coherent Assessment of Situational Awareness to Support System  Design in the Maritime Contex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Towards a Coherent Assessment of Situational Awareness to Support System  Design in the Maritime Context | SpringerLin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1703705"/>
                    </a:xfrm>
                    <a:prstGeom prst="rect">
                      <a:avLst/>
                    </a:prstGeom>
                    <a:noFill/>
                  </pic:spPr>
                </pic:pic>
              </a:graphicData>
            </a:graphic>
          </wp:inline>
        </w:drawing>
      </w:r>
    </w:p>
    <w:p w14:paraId="41BCBAD8" w14:textId="6F0D059D" w:rsidR="002C029D" w:rsidRDefault="002C029D" w:rsidP="002C029D">
      <w:pPr>
        <w:pStyle w:val="BodyText"/>
        <w:jc w:val="center"/>
      </w:pPr>
    </w:p>
    <w:p w14:paraId="1BD52C1F" w14:textId="64182795" w:rsidR="001C3CA9" w:rsidRPr="0034092F" w:rsidRDefault="0034092F" w:rsidP="0034092F">
      <w:pPr>
        <w:pStyle w:val="Caption"/>
        <w:jc w:val="center"/>
        <w:rPr>
          <w:color w:val="auto"/>
        </w:rPr>
      </w:pPr>
      <w:bookmarkStart w:id="110" w:name="_Ref118386740"/>
      <w:r w:rsidRPr="0034092F">
        <w:rPr>
          <w:color w:val="auto"/>
        </w:rPr>
        <w:t xml:space="preserve">Figure </w:t>
      </w:r>
      <w:r w:rsidRPr="0034092F">
        <w:rPr>
          <w:color w:val="auto"/>
        </w:rPr>
        <w:fldChar w:fldCharType="begin"/>
      </w:r>
      <w:r w:rsidRPr="0034092F">
        <w:rPr>
          <w:color w:val="auto"/>
        </w:rPr>
        <w:instrText xml:space="preserve"> SEQ Figure \* ARABIC </w:instrText>
      </w:r>
      <w:r w:rsidRPr="0034092F">
        <w:rPr>
          <w:color w:val="auto"/>
        </w:rPr>
        <w:fldChar w:fldCharType="separate"/>
      </w:r>
      <w:r w:rsidR="005D738A">
        <w:rPr>
          <w:noProof/>
          <w:color w:val="auto"/>
        </w:rPr>
        <w:t>2</w:t>
      </w:r>
      <w:r w:rsidRPr="0034092F">
        <w:rPr>
          <w:color w:val="auto"/>
        </w:rPr>
        <w:fldChar w:fldCharType="end"/>
      </w:r>
      <w:bookmarkEnd w:id="110"/>
      <w:r w:rsidRPr="0034092F">
        <w:rPr>
          <w:color w:val="auto"/>
        </w:rPr>
        <w:t>. A view to the situational awareness</w:t>
      </w:r>
      <w:r w:rsidR="00CC4C7D">
        <w:rPr>
          <w:color w:val="auto"/>
        </w:rPr>
        <w:t xml:space="preserve"> - </w:t>
      </w:r>
      <w:r w:rsidR="007B34AF">
        <w:rPr>
          <w:color w:val="auto"/>
        </w:rPr>
        <w:t xml:space="preserve">SA is the perception of environmental elements and events with respect to time </w:t>
      </w:r>
      <w:r w:rsidR="005D38FE">
        <w:rPr>
          <w:color w:val="auto"/>
        </w:rPr>
        <w:t>or space, the comprehension of their meaning, and projection of their future status</w:t>
      </w:r>
      <w:r w:rsidR="00447D12">
        <w:rPr>
          <w:color w:val="auto"/>
        </w:rPr>
        <w:t xml:space="preserve"> [1]</w:t>
      </w:r>
      <w:r w:rsidR="005D38FE">
        <w:rPr>
          <w:color w:val="auto"/>
        </w:rPr>
        <w:t>.</w:t>
      </w:r>
    </w:p>
    <w:p w14:paraId="7AD5FDB0" w14:textId="7F6AEFD0" w:rsidR="009A0B5E" w:rsidRDefault="005D38FE" w:rsidP="0050508B">
      <w:pPr>
        <w:pStyle w:val="BodyText"/>
        <w:jc w:val="both"/>
      </w:pPr>
      <w:r>
        <w:t xml:space="preserve"> </w:t>
      </w:r>
      <w:r w:rsidR="18E51548">
        <w:t xml:space="preserve">Today, these processes are </w:t>
      </w:r>
      <w:r w:rsidR="126ABD81">
        <w:t xml:space="preserve">usually executed </w:t>
      </w:r>
      <w:r w:rsidR="00E6027C">
        <w:t xml:space="preserve">using local processing and </w:t>
      </w:r>
      <w:r w:rsidR="126ABD81">
        <w:t>in tightly coupled company specific silos</w:t>
      </w:r>
      <w:r w:rsidR="7BC35E08">
        <w:t xml:space="preserve"> without sharing the information </w:t>
      </w:r>
      <w:r w:rsidR="3DD7BB10">
        <w:t>over the</w:t>
      </w:r>
      <w:r w:rsidR="7BC35E08">
        <w:t xml:space="preserve"> stakeholder borders</w:t>
      </w:r>
      <w:r w:rsidR="320F4B19">
        <w:t xml:space="preserve">. </w:t>
      </w:r>
      <w:r w:rsidR="5B7DFD1A">
        <w:t xml:space="preserve">For example, </w:t>
      </w:r>
      <w:r w:rsidR="64657A84">
        <w:t xml:space="preserve">when the goods proceed in the logistics chain from stakeholder to </w:t>
      </w:r>
      <w:r w:rsidR="00F472BB">
        <w:t>an</w:t>
      </w:r>
      <w:r w:rsidR="64657A84">
        <w:t>other</w:t>
      </w:r>
      <w:r w:rsidR="555201C5">
        <w:t>, crossing the border between data spaces of stakeholders are needed</w:t>
      </w:r>
      <w:r w:rsidR="0E1266FB">
        <w:t>,</w:t>
      </w:r>
      <w:r w:rsidR="64DA3AF5">
        <w:t xml:space="preserve"> because the data needs to be shared to follow the product in the supply chain</w:t>
      </w:r>
      <w:r w:rsidR="0E1266FB">
        <w:t xml:space="preserve"> and finally to the retailer/end user</w:t>
      </w:r>
      <w:r w:rsidR="64DA3AF5">
        <w:t xml:space="preserve">. </w:t>
      </w:r>
      <w:r w:rsidR="00191F54">
        <w:t xml:space="preserve">Another example </w:t>
      </w:r>
      <w:r w:rsidR="002A54E3">
        <w:t xml:space="preserve">can be found out in the mobility environment: </w:t>
      </w:r>
      <w:r w:rsidR="64DA3AF5">
        <w:t xml:space="preserve">There are </w:t>
      </w:r>
      <w:r w:rsidR="00900A1E">
        <w:t xml:space="preserve">mobile </w:t>
      </w:r>
      <w:r w:rsidR="1F2D8BAD">
        <w:t>physical assets from multiple stakeholders and disciplines</w:t>
      </w:r>
      <w:r w:rsidR="007176A9">
        <w:t xml:space="preserve"> </w:t>
      </w:r>
      <w:r w:rsidR="00501DE3">
        <w:t>and</w:t>
      </w:r>
      <w:r w:rsidR="007176A9">
        <w:t xml:space="preserve"> people</w:t>
      </w:r>
      <w:r w:rsidR="00501DE3">
        <w:t xml:space="preserve"> </w:t>
      </w:r>
      <w:r w:rsidR="00420A23">
        <w:t>acting in ad hoc way</w:t>
      </w:r>
      <w:r w:rsidR="007176A9">
        <w:t>.</w:t>
      </w:r>
      <w:r w:rsidR="00501DE3">
        <w:t xml:space="preserve"> </w:t>
      </w:r>
      <w:r w:rsidR="00A13C5F">
        <w:t>Each of these assets have</w:t>
      </w:r>
      <w:r w:rsidR="47C55191">
        <w:t xml:space="preserve"> impact to the safety of the </w:t>
      </w:r>
      <w:r w:rsidR="7A9E766A">
        <w:t>other entities and peop</w:t>
      </w:r>
      <w:r w:rsidR="020C2AC2">
        <w:t xml:space="preserve">le, and therefore situational awareness </w:t>
      </w:r>
      <w:r w:rsidR="1CF9C3B9">
        <w:t>crossing the stakeholder borders</w:t>
      </w:r>
      <w:r w:rsidR="020C2AC2">
        <w:t xml:space="preserve"> is </w:t>
      </w:r>
      <w:r w:rsidR="00D44673">
        <w:t xml:space="preserve">inherently </w:t>
      </w:r>
      <w:r w:rsidR="020C2AC2">
        <w:t>needed.</w:t>
      </w:r>
      <w:r w:rsidR="1CF9C3B9">
        <w:t xml:space="preserve"> </w:t>
      </w:r>
      <w:r w:rsidR="009E0E16">
        <w:t xml:space="preserve">Third example can be found in the </w:t>
      </w:r>
      <w:r w:rsidR="00D70116">
        <w:t xml:space="preserve">energy sector: </w:t>
      </w:r>
      <w:r w:rsidR="1CF9C3B9">
        <w:t>The digital twin</w:t>
      </w:r>
      <w:r w:rsidR="1ADDB0F3">
        <w:t xml:space="preserve">s of energy distribution systems </w:t>
      </w:r>
      <w:r w:rsidR="6C7BF3E6">
        <w:t>need information from</w:t>
      </w:r>
      <w:r w:rsidR="00C85541">
        <w:t xml:space="preserve"> several sources</w:t>
      </w:r>
      <w:r w:rsidR="00265A0D">
        <w:t xml:space="preserve"> hosted by different stakeholders</w:t>
      </w:r>
      <w:r w:rsidR="00A268F6">
        <w:t xml:space="preserve"> to know the situation </w:t>
      </w:r>
      <w:r w:rsidR="004316FF">
        <w:t>properly</w:t>
      </w:r>
      <w:r w:rsidR="00D70116">
        <w:t xml:space="preserve">, </w:t>
      </w:r>
      <w:r w:rsidR="00724C60">
        <w:t>e.g.,</w:t>
      </w:r>
      <w:r w:rsidR="6C7BF3E6">
        <w:t xml:space="preserve"> </w:t>
      </w:r>
      <w:r w:rsidR="00A95B20">
        <w:t xml:space="preserve">frequency of the </w:t>
      </w:r>
      <w:r w:rsidR="6C7BF3E6">
        <w:t>physical</w:t>
      </w:r>
      <w:r w:rsidR="34026372">
        <w:t xml:space="preserve"> electricity</w:t>
      </w:r>
      <w:r w:rsidR="6C7BF3E6">
        <w:t xml:space="preserve"> grid, current demand response balance</w:t>
      </w:r>
      <w:r w:rsidR="34026372">
        <w:t>, future production and consumption</w:t>
      </w:r>
      <w:r w:rsidR="00953063">
        <w:t xml:space="preserve"> estimations</w:t>
      </w:r>
      <w:r w:rsidR="1E232735">
        <w:t xml:space="preserve">, flexibility capabilities of energy </w:t>
      </w:r>
      <w:r w:rsidR="009A2610">
        <w:t>consumers</w:t>
      </w:r>
      <w:r w:rsidR="19EDEBD8">
        <w:t xml:space="preserve">, </w:t>
      </w:r>
      <w:r w:rsidR="00724C60">
        <w:t>producers,</w:t>
      </w:r>
      <w:r w:rsidR="19EDEBD8">
        <w:t xml:space="preserve"> and their distributed energy resources</w:t>
      </w:r>
      <w:r w:rsidR="008A4BE3">
        <w:t>.</w:t>
      </w:r>
      <w:r w:rsidR="1E232735">
        <w:t xml:space="preserve"> </w:t>
      </w:r>
      <w:r w:rsidR="00192300">
        <w:t>Based on th</w:t>
      </w:r>
      <w:r w:rsidR="009A2610">
        <w:t>is</w:t>
      </w:r>
      <w:r w:rsidR="00192300">
        <w:t xml:space="preserve"> situation awareness information, the system </w:t>
      </w:r>
      <w:r w:rsidR="00937700">
        <w:t>may be</w:t>
      </w:r>
      <w:r w:rsidR="00192300">
        <w:t xml:space="preserve"> </w:t>
      </w:r>
      <w:r w:rsidR="1E232735">
        <w:t>able to decide what</w:t>
      </w:r>
      <w:r w:rsidR="4B253227">
        <w:t xml:space="preserve"> actions</w:t>
      </w:r>
      <w:r w:rsidR="00937700">
        <w:t xml:space="preserve"> should be</w:t>
      </w:r>
      <w:r w:rsidR="4B253227">
        <w:t xml:space="preserve"> </w:t>
      </w:r>
      <w:r w:rsidR="00937700">
        <w:t>done</w:t>
      </w:r>
      <w:r w:rsidR="4B253227">
        <w:t xml:space="preserve"> </w:t>
      </w:r>
      <w:r w:rsidR="00CC24E9">
        <w:t xml:space="preserve">in the </w:t>
      </w:r>
      <w:r w:rsidR="7D7140DB">
        <w:t>day-ahead</w:t>
      </w:r>
      <w:r w:rsidR="00CC24E9">
        <w:t xml:space="preserve"> markets,</w:t>
      </w:r>
      <w:r w:rsidR="7D7140DB">
        <w:t xml:space="preserve"> and what </w:t>
      </w:r>
      <w:r w:rsidR="00CC24E9">
        <w:t xml:space="preserve">need to be done </w:t>
      </w:r>
      <w:r w:rsidR="7D7140DB">
        <w:t>in the real-time situations in intra</w:t>
      </w:r>
      <w:r w:rsidR="00007FCC">
        <w:t>-</w:t>
      </w:r>
      <w:r w:rsidR="7D7140DB">
        <w:t xml:space="preserve">day </w:t>
      </w:r>
      <w:r w:rsidR="00CC24E9">
        <w:t>with the energy distribution network</w:t>
      </w:r>
      <w:r w:rsidR="000C38CC">
        <w:t xml:space="preserve"> and </w:t>
      </w:r>
      <w:r w:rsidR="7D7140DB">
        <w:t xml:space="preserve">with related energy flexibility markets. </w:t>
      </w:r>
      <w:r w:rsidR="00960EE9">
        <w:t>The fourth example deals with public safety security systems</w:t>
      </w:r>
      <w:r w:rsidR="00A30101">
        <w:t>,</w:t>
      </w:r>
      <w:r w:rsidR="00960EE9">
        <w:t xml:space="preserve"> </w:t>
      </w:r>
      <w:r w:rsidR="00F33487">
        <w:t xml:space="preserve">which have </w:t>
      </w:r>
      <w:r w:rsidR="00A758CD">
        <w:t xml:space="preserve">traditionally </w:t>
      </w:r>
      <w:r w:rsidR="00F33487">
        <w:t>been</w:t>
      </w:r>
      <w:r w:rsidR="19D08347">
        <w:t xml:space="preserve"> </w:t>
      </w:r>
      <w:r w:rsidR="16289F5D">
        <w:t xml:space="preserve">quite </w:t>
      </w:r>
      <w:r w:rsidR="327CDAD8">
        <w:t xml:space="preserve">separated from </w:t>
      </w:r>
      <w:r w:rsidR="00E148EA">
        <w:t xml:space="preserve">other </w:t>
      </w:r>
      <w:r w:rsidR="327CDAD8">
        <w:t>industrial</w:t>
      </w:r>
      <w:r w:rsidR="1BCE1BF5">
        <w:t xml:space="preserve"> </w:t>
      </w:r>
      <w:r w:rsidR="00E148EA">
        <w:t>systems because of confidentiality reasons</w:t>
      </w:r>
      <w:r w:rsidR="00362109">
        <w:t>.</w:t>
      </w:r>
      <w:r w:rsidR="00E1020A">
        <w:t xml:space="preserve"> </w:t>
      </w:r>
      <w:r w:rsidR="00A758CD">
        <w:t xml:space="preserve">However, </w:t>
      </w:r>
      <w:r w:rsidR="00724C60">
        <w:t>today the critical industrial systems</w:t>
      </w:r>
      <w:r w:rsidR="00C02A75">
        <w:t xml:space="preserve"> </w:t>
      </w:r>
      <w:r w:rsidR="008D058F">
        <w:t>e.g. in logistics, mobility and energy</w:t>
      </w:r>
      <w:r w:rsidR="00724C60">
        <w:t xml:space="preserve"> have</w:t>
      </w:r>
      <w:r w:rsidR="00A2136E">
        <w:t xml:space="preserve"> elements which triggers essential </w:t>
      </w:r>
      <w:r w:rsidR="008D058F">
        <w:t>challenges</w:t>
      </w:r>
      <w:r w:rsidR="002C2F1D">
        <w:t xml:space="preserve"> compromising public safety.</w:t>
      </w:r>
      <w:r w:rsidR="16289F5D">
        <w:t xml:space="preserve"> </w:t>
      </w:r>
      <w:r w:rsidR="00F90BD2">
        <w:t>The</w:t>
      </w:r>
      <w:r w:rsidR="60B50EB3">
        <w:t xml:space="preserve"> situation awareness</w:t>
      </w:r>
      <w:r w:rsidR="00F90BD2">
        <w:t xml:space="preserve"> crossing the sectorial borders</w:t>
      </w:r>
      <w:r w:rsidR="009F2253">
        <w:t xml:space="preserve"> could establish</w:t>
      </w:r>
      <w:r w:rsidR="60B50EB3">
        <w:t xml:space="preserve"> </w:t>
      </w:r>
      <w:r w:rsidR="66790305">
        <w:t>better view what is happening in the situation</w:t>
      </w:r>
      <w:r w:rsidR="009F2253">
        <w:t>, and what should be done by the public authorities.</w:t>
      </w:r>
    </w:p>
    <w:p w14:paraId="24761183" w14:textId="20236A14" w:rsidR="00DA75C6" w:rsidRDefault="001F50FB" w:rsidP="008A3408">
      <w:pPr>
        <w:pStyle w:val="BodyText"/>
        <w:jc w:val="both"/>
      </w:pPr>
      <w:r w:rsidRPr="00EE75B3">
        <w:lastRenderedPageBreak/>
        <w:t xml:space="preserve"> </w:t>
      </w:r>
      <w:r w:rsidR="0039492F" w:rsidRPr="008A3408">
        <w:t xml:space="preserve">Another </w:t>
      </w:r>
      <w:r w:rsidR="00DA75C6" w:rsidRPr="008A3408">
        <w:t xml:space="preserve">shared problem and technological needs arise from the </w:t>
      </w:r>
      <w:r w:rsidR="00EC65A1" w:rsidRPr="008A3408">
        <w:t>security</w:t>
      </w:r>
      <w:r w:rsidR="008D113D" w:rsidRPr="008A3408">
        <w:t xml:space="preserve"> risks</w:t>
      </w:r>
      <w:r w:rsidR="00EC65A1" w:rsidRPr="008A3408">
        <w:t>.</w:t>
      </w:r>
      <w:r w:rsidR="008D113D" w:rsidRPr="008A3408">
        <w:t xml:space="preserve"> </w:t>
      </w:r>
      <w:r w:rsidR="00EC65A1" w:rsidRPr="008A3408">
        <w:t xml:space="preserve"> </w:t>
      </w:r>
      <w:r w:rsidR="008D113D" w:rsidRPr="008A3408">
        <w:t>The result of realization of such risks may be e.g</w:t>
      </w:r>
      <w:r w:rsidR="36DFF5E9" w:rsidRPr="008A3408">
        <w:t>.,</w:t>
      </w:r>
      <w:r w:rsidR="008D113D" w:rsidRPr="008A3408">
        <w:t xml:space="preserve"> accident, physical or virtual attacks, blocked use of critical resources, or misuse of privacy sensitive data, which can lead to </w:t>
      </w:r>
      <w:r w:rsidR="402E265C" w:rsidRPr="008A3408">
        <w:t>loss</w:t>
      </w:r>
      <w:r w:rsidR="008D113D" w:rsidRPr="008A3408">
        <w:t xml:space="preserve"> of human lives, lack of critical human needed resources, </w:t>
      </w:r>
      <w:r w:rsidR="009A284F" w:rsidRPr="0052184A">
        <w:t>bankruptcy</w:t>
      </w:r>
      <w:r w:rsidR="008D113D" w:rsidRPr="008A3408">
        <w:t xml:space="preserve"> of companies or even societal </w:t>
      </w:r>
      <w:r w:rsidR="020377E7" w:rsidRPr="008A3408">
        <w:t>instability</w:t>
      </w:r>
      <w:r w:rsidR="008D113D" w:rsidRPr="008A3408">
        <w:t>. </w:t>
      </w:r>
      <w:r w:rsidR="00001F56" w:rsidRPr="008A3408">
        <w:t xml:space="preserve"> </w:t>
      </w:r>
      <w:r w:rsidR="002E16C6" w:rsidRPr="008A3408">
        <w:t>The traditional perimeter-based network security model</w:t>
      </w:r>
      <w:r w:rsidR="00001F56" w:rsidRPr="008A3408">
        <w:t>,</w:t>
      </w:r>
      <w:r w:rsidR="002E16C6" w:rsidRPr="008A3408">
        <w:t xml:space="preserve"> applied </w:t>
      </w:r>
      <w:r w:rsidR="006F0895" w:rsidRPr="008A3408">
        <w:t xml:space="preserve">today </w:t>
      </w:r>
      <w:r w:rsidR="009A284F">
        <w:t xml:space="preserve">basically </w:t>
      </w:r>
      <w:r w:rsidR="006F0895" w:rsidRPr="008A3408">
        <w:t>in all the</w:t>
      </w:r>
      <w:r w:rsidR="00001F56" w:rsidRPr="008A3408">
        <w:t xml:space="preserve"> focused use</w:t>
      </w:r>
      <w:r w:rsidR="006F0895" w:rsidRPr="008A3408">
        <w:t xml:space="preserve"> cases,</w:t>
      </w:r>
      <w:r w:rsidR="002E16C6" w:rsidRPr="008A3408">
        <w:t xml:space="preserve"> has </w:t>
      </w:r>
      <w:r w:rsidR="006F0895" w:rsidRPr="008A3408">
        <w:t xml:space="preserve">still </w:t>
      </w:r>
      <w:r w:rsidR="002E16C6" w:rsidRPr="008A3408">
        <w:t>serious risks to the assets of the enterprise system, because an attacker may be in a way or other inside the enterprise system.</w:t>
      </w:r>
      <w:r w:rsidR="005250C4" w:rsidRPr="008A3408">
        <w:t xml:space="preserve"> The trusted </w:t>
      </w:r>
      <w:r w:rsidR="000969E4">
        <w:t>I</w:t>
      </w:r>
      <w:r w:rsidR="005250C4" w:rsidRPr="008A3408">
        <w:t>nternet connections and perimeter firewalls provide strong Internet gateways, which can block attackers from the Internet</w:t>
      </w:r>
      <w:r w:rsidR="000969E4">
        <w:t>.</w:t>
      </w:r>
      <w:r w:rsidR="005250C4" w:rsidRPr="008A3408">
        <w:t xml:space="preserve"> </w:t>
      </w:r>
      <w:r w:rsidR="000969E4">
        <w:t>However,</w:t>
      </w:r>
      <w:r w:rsidR="005250C4" w:rsidRPr="008A3408">
        <w:t xml:space="preserve"> they are less useful for detecting and blocking attacks </w:t>
      </w:r>
      <w:r w:rsidR="00AB693C">
        <w:t xml:space="preserve">coming </w:t>
      </w:r>
      <w:r w:rsidR="005250C4" w:rsidRPr="008A3408">
        <w:t xml:space="preserve">from inside network and </w:t>
      </w:r>
      <w:r w:rsidR="00AB693C">
        <w:t xml:space="preserve">they </w:t>
      </w:r>
      <w:r w:rsidR="005250C4" w:rsidRPr="008A3408">
        <w:t>cannot protect subjects outside of the enterprise perimeter such as e.g</w:t>
      </w:r>
      <w:r w:rsidR="00964C62" w:rsidRPr="008A3408">
        <w:t>.,</w:t>
      </w:r>
      <w:r w:rsidR="005250C4" w:rsidRPr="008A3408">
        <w:t xml:space="preserve"> remote workers, cloud-based services, edge devices etc.</w:t>
      </w:r>
      <w:r w:rsidR="007A1DCC" w:rsidRPr="008A3408">
        <w:t xml:space="preserve"> The remotely working employees increases the risks for security threats</w:t>
      </w:r>
      <w:r w:rsidR="009966F8">
        <w:t>.</w:t>
      </w:r>
      <w:r w:rsidR="007A1DCC" w:rsidRPr="008A3408">
        <w:t xml:space="preserve"> </w:t>
      </w:r>
      <w:r w:rsidR="009966F8">
        <w:t>P</w:t>
      </w:r>
      <w:r w:rsidR="007A1DCC" w:rsidRPr="008A3408">
        <w:t>hishing of the credentials (such as username and password) is more likely to happen, and the likelihood for malicious user be able to access the resources in the enterprise system increases.</w:t>
      </w:r>
      <w:r w:rsidR="006D3874" w:rsidRPr="008A3408">
        <w:t xml:space="preserve"> The Zero</w:t>
      </w:r>
      <w:r w:rsidR="00C33F76">
        <w:t xml:space="preserve"> </w:t>
      </w:r>
      <w:r w:rsidR="006D3874" w:rsidRPr="008A3408">
        <w:t>Trust security models have been developed to contribute towards solving these problems</w:t>
      </w:r>
      <w:r w:rsidR="006551C3">
        <w:t>.</w:t>
      </w:r>
      <w:r w:rsidR="006D3874" w:rsidRPr="008A3408">
        <w:t xml:space="preserve"> </w:t>
      </w:r>
      <w:r w:rsidR="006551C3">
        <w:t>It</w:t>
      </w:r>
      <w:r w:rsidR="006D3874" w:rsidRPr="008A3408">
        <w:t xml:space="preserve"> focuse</w:t>
      </w:r>
      <w:r w:rsidR="00D67BEC">
        <w:t>s</w:t>
      </w:r>
      <w:r w:rsidR="006D3874" w:rsidRPr="008A3408">
        <w:t xml:space="preserve"> on resource protection </w:t>
      </w:r>
      <w:r w:rsidR="00D67BEC">
        <w:t>so</w:t>
      </w:r>
      <w:r w:rsidR="006D3874" w:rsidRPr="008A3408">
        <w:t xml:space="preserve"> that trust is never granted implicitly but must be continually evaluated</w:t>
      </w:r>
      <w:r w:rsidR="00760DD7">
        <w:t xml:space="preserve"> [2]</w:t>
      </w:r>
      <w:r w:rsidR="006D3874" w:rsidRPr="008A3408">
        <w:t xml:space="preserve">. It is an end-to-end approach to enterprise resource and data security that encompasses identity (person and non-person entities), credentials, access management, operations, endpoints, hosting environments, and the interconnecting infrastructure. The initial aim is on restricting resources only to those who has need to access and grant only the minimum privileges (e.g., read, write, delete) needed to perform the mission required. When speaking about </w:t>
      </w:r>
      <w:r w:rsidR="00A56B66">
        <w:t>critical</w:t>
      </w:r>
      <w:r w:rsidR="006D3874" w:rsidRPr="008A3408">
        <w:t xml:space="preserve"> </w:t>
      </w:r>
      <w:r w:rsidR="00A56B66">
        <w:t xml:space="preserve">scenarios related to logistics, </w:t>
      </w:r>
      <w:r w:rsidR="00A34AB4">
        <w:t xml:space="preserve">mobility, </w:t>
      </w:r>
      <w:r w:rsidR="00C33F76">
        <w:t>energy,</w:t>
      </w:r>
      <w:r w:rsidR="00A34AB4">
        <w:t xml:space="preserve"> and public safety</w:t>
      </w:r>
      <w:r w:rsidR="006D3874" w:rsidRPr="008A3408">
        <w:t>, it is obvious that the traditional perimeter</w:t>
      </w:r>
      <w:r w:rsidR="47156A84" w:rsidRPr="008A3408">
        <w:t>-</w:t>
      </w:r>
      <w:r w:rsidR="006D3874" w:rsidRPr="008A3408">
        <w:t>based network security model is not enough</w:t>
      </w:r>
      <w:r w:rsidR="006A2D84" w:rsidRPr="008A3408">
        <w:t>,</w:t>
      </w:r>
      <w:r w:rsidR="006D3874" w:rsidRPr="008A3408">
        <w:t xml:space="preserve"> but the </w:t>
      </w:r>
      <w:r w:rsidR="00C33F76" w:rsidRPr="008A3408">
        <w:t>Zero Trust</w:t>
      </w:r>
      <w:r w:rsidR="006D3874" w:rsidRPr="008A3408">
        <w:t xml:space="preserve"> type of security model need to be applied instead.</w:t>
      </w:r>
    </w:p>
    <w:p w14:paraId="20CD400A" w14:textId="1C3AD239" w:rsidR="00C24A09" w:rsidRDefault="009822FE" w:rsidP="008A3408">
      <w:pPr>
        <w:pStyle w:val="BodyText"/>
        <w:jc w:val="both"/>
      </w:pPr>
      <w:r>
        <w:t xml:space="preserve"> When </w:t>
      </w:r>
      <w:r w:rsidR="006776D5">
        <w:rPr>
          <w:lang w:eastAsia="en-US"/>
        </w:rPr>
        <w:t xml:space="preserve">opening the </w:t>
      </w:r>
      <w:r w:rsidR="003B154F">
        <w:rPr>
          <w:lang w:eastAsia="en-US"/>
        </w:rPr>
        <w:t xml:space="preserve">described and </w:t>
      </w:r>
      <w:r w:rsidR="006776D5">
        <w:rPr>
          <w:lang w:eastAsia="en-US"/>
        </w:rPr>
        <w:t>targeted grand challenge</w:t>
      </w:r>
      <w:r w:rsidR="00974722">
        <w:rPr>
          <w:lang w:eastAsia="en-US"/>
        </w:rPr>
        <w:t>,</w:t>
      </w:r>
      <w:r w:rsidR="006776D5">
        <w:rPr>
          <w:lang w:eastAsia="en-US"/>
        </w:rPr>
        <w:t xml:space="preserve"> </w:t>
      </w:r>
      <w:r w:rsidR="006776D5" w:rsidRPr="006776D5">
        <w:rPr>
          <w:i/>
          <w:iCs/>
          <w:u w:val="single"/>
          <w:lang w:eastAsia="en-US"/>
        </w:rPr>
        <w:t>secure situational awareness</w:t>
      </w:r>
      <w:r w:rsidR="006776D5">
        <w:rPr>
          <w:lang w:eastAsia="en-US"/>
        </w:rPr>
        <w:t xml:space="preserve">, several sub-challenges can be identified, </w:t>
      </w:r>
      <w:r w:rsidR="006776D5">
        <w:rPr>
          <w:lang w:eastAsia="en-US"/>
        </w:rPr>
        <w:fldChar w:fldCharType="begin"/>
      </w:r>
      <w:r w:rsidR="006776D5">
        <w:rPr>
          <w:lang w:eastAsia="en-US"/>
        </w:rPr>
        <w:instrText xml:space="preserve"> REF _Ref118734906 \h </w:instrText>
      </w:r>
      <w:r w:rsidR="006776D5">
        <w:rPr>
          <w:lang w:eastAsia="en-US"/>
        </w:rPr>
      </w:r>
      <w:r w:rsidR="006776D5">
        <w:rPr>
          <w:lang w:eastAsia="en-US"/>
        </w:rPr>
        <w:fldChar w:fldCharType="separate"/>
      </w:r>
      <w:r w:rsidR="006776D5" w:rsidRPr="0041313E">
        <w:t xml:space="preserve">Figure </w:t>
      </w:r>
      <w:r w:rsidR="006776D5" w:rsidRPr="0041313E">
        <w:rPr>
          <w:noProof/>
        </w:rPr>
        <w:t>6</w:t>
      </w:r>
      <w:r w:rsidR="006776D5">
        <w:rPr>
          <w:lang w:eastAsia="en-US"/>
        </w:rPr>
        <w:fldChar w:fldCharType="end"/>
      </w:r>
      <w:r w:rsidR="006776D5">
        <w:rPr>
          <w:lang w:eastAsia="en-US"/>
        </w:rPr>
        <w:t xml:space="preserve">. It is obvious that these sub challenges have cross references to the operation of situation awareness in the nodes of end users, autonomous devices, and digital twins. Each of these sub-challenges seem to have at least some technological solutions, however, there is lack of proper solutions combining them to work so that the human end user, autonomous devices and digital twins can be situational aware in </w:t>
      </w:r>
      <w:r w:rsidR="006776D5" w:rsidRPr="387C3D5F">
        <w:rPr>
          <w:i/>
          <w:iCs/>
          <w:lang w:eastAsia="en-US"/>
        </w:rPr>
        <w:t>secure</w:t>
      </w:r>
      <w:r w:rsidR="006776D5">
        <w:rPr>
          <w:lang w:eastAsia="en-US"/>
        </w:rPr>
        <w:t xml:space="preserve"> manner: </w:t>
      </w:r>
      <w:r w:rsidR="006776D5">
        <w:t>get information from the current state of the environment nearby, and from all the virtual data spaces and devices of other stakeholders to which the specific object has verified access (verifiable credentials), the information of which are needed for comprehension of current situation, to be able to reason projection of the future status and finally to make smart actions accordingly.</w:t>
      </w:r>
    </w:p>
    <w:p w14:paraId="269AD35C" w14:textId="77777777" w:rsidR="006E28C6" w:rsidRDefault="006E28C6" w:rsidP="006E28C6">
      <w:pPr>
        <w:pStyle w:val="BodyText"/>
        <w:rPr>
          <w:lang w:eastAsia="en-US"/>
        </w:rPr>
      </w:pPr>
      <w:r>
        <w:rPr>
          <w:noProof/>
          <w:lang w:eastAsia="en-US"/>
        </w:rPr>
        <w:lastRenderedPageBreak/>
        <w:drawing>
          <wp:inline distT="0" distB="0" distL="0" distR="0" wp14:anchorId="6CFD1B2E" wp14:editId="4508AC32">
            <wp:extent cx="5759450" cy="2955925"/>
            <wp:effectExtent l="0" t="0" r="0" b="0"/>
            <wp:docPr id="14" name="Picture 14"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imeline&#10;&#10;Description automatically generated with low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955925"/>
                    </a:xfrm>
                    <a:prstGeom prst="rect">
                      <a:avLst/>
                    </a:prstGeom>
                  </pic:spPr>
                </pic:pic>
              </a:graphicData>
            </a:graphic>
          </wp:inline>
        </w:drawing>
      </w:r>
    </w:p>
    <w:p w14:paraId="1CAB26D3" w14:textId="77777777" w:rsidR="006E28C6" w:rsidRPr="0041313E" w:rsidRDefault="006E28C6" w:rsidP="006E28C6">
      <w:pPr>
        <w:pStyle w:val="Caption"/>
        <w:jc w:val="center"/>
        <w:rPr>
          <w:color w:val="000000" w:themeColor="text1"/>
          <w:lang w:eastAsia="en-US"/>
        </w:rPr>
      </w:pPr>
      <w:bookmarkStart w:id="111" w:name="_Ref118734906"/>
      <w:r w:rsidRPr="6B2C75C5">
        <w:rPr>
          <w:color w:val="000000" w:themeColor="text1"/>
        </w:rPr>
        <w:t xml:space="preserve">Figure </w:t>
      </w:r>
      <w:r w:rsidRPr="6B2C75C5">
        <w:rPr>
          <w:color w:val="000000" w:themeColor="text1"/>
        </w:rPr>
        <w:fldChar w:fldCharType="begin"/>
      </w:r>
      <w:r w:rsidRPr="6B2C75C5">
        <w:rPr>
          <w:color w:val="000000" w:themeColor="text1"/>
        </w:rPr>
        <w:instrText xml:space="preserve"> SEQ Figure \* ARABIC </w:instrText>
      </w:r>
      <w:r w:rsidRPr="6B2C75C5">
        <w:rPr>
          <w:color w:val="000000" w:themeColor="text1"/>
        </w:rPr>
        <w:fldChar w:fldCharType="separate"/>
      </w:r>
      <w:r>
        <w:rPr>
          <w:noProof/>
          <w:color w:val="000000" w:themeColor="text1"/>
        </w:rPr>
        <w:t>9</w:t>
      </w:r>
      <w:r w:rsidRPr="6B2C75C5">
        <w:rPr>
          <w:color w:val="000000" w:themeColor="text1"/>
        </w:rPr>
        <w:fldChar w:fldCharType="end"/>
      </w:r>
      <w:bookmarkEnd w:id="111"/>
      <w:r w:rsidRPr="6B2C75C5">
        <w:rPr>
          <w:color w:val="000000" w:themeColor="text1"/>
        </w:rPr>
        <w:t>. Sub-challenges of the secure situational awareness.</w:t>
      </w:r>
    </w:p>
    <w:p w14:paraId="75231646" w14:textId="77777777" w:rsidR="006E28C6" w:rsidRDefault="006E28C6" w:rsidP="0050508B">
      <w:pPr>
        <w:pStyle w:val="BodyText"/>
        <w:jc w:val="both"/>
      </w:pPr>
    </w:p>
    <w:p w14:paraId="1576D681" w14:textId="77777777" w:rsidR="00DA37A4" w:rsidRPr="008A3408" w:rsidRDefault="00DA37A4" w:rsidP="00DA37A4">
      <w:pPr>
        <w:pStyle w:val="BodyText"/>
        <w:jc w:val="both"/>
      </w:pPr>
    </w:p>
    <w:p w14:paraId="59E58606" w14:textId="7834DD46" w:rsidR="00DA37A4" w:rsidRDefault="00DA37A4" w:rsidP="0050508B">
      <w:pPr>
        <w:pStyle w:val="BodyText"/>
        <w:jc w:val="both"/>
      </w:pPr>
      <w:r>
        <w:t xml:space="preserve"> Summarizing, the focused critical use cases share these problems, and therefore the major objective of the project is to research and develop the secure situational awareness (SA4CPS) concept together. This has been planned to be done so that each use case has identified contribution to the concept, which will be evaluated as the part of the referred use case experimentation. The critical port area of Oulu needs the results from these use cases to enable secure situation awareness for operation, and it can act as a potential pilot environment for conceptual validation.</w:t>
      </w:r>
    </w:p>
    <w:p w14:paraId="469CEF91" w14:textId="5D406A02" w:rsidR="003428FC" w:rsidRPr="009A49D9" w:rsidRDefault="00184B2C" w:rsidP="00C81F2A">
      <w:pPr>
        <w:pStyle w:val="Heading4withnumbering"/>
        <w:rPr>
          <w:lang w:eastAsia="en-US"/>
        </w:rPr>
      </w:pPr>
      <w:bookmarkStart w:id="112" w:name="_Toc122018236"/>
      <w:r w:rsidRPr="009A49D9">
        <w:rPr>
          <w:lang w:eastAsia="en-US"/>
        </w:rPr>
        <w:t>Solution</w:t>
      </w:r>
      <w:r w:rsidR="00C2722F" w:rsidRPr="009A49D9">
        <w:rPr>
          <w:lang w:eastAsia="en-US"/>
        </w:rPr>
        <w:t>s</w:t>
      </w:r>
      <w:r w:rsidRPr="009A49D9">
        <w:rPr>
          <w:lang w:eastAsia="en-US"/>
        </w:rPr>
        <w:t xml:space="preserve"> and challenges</w:t>
      </w:r>
      <w:bookmarkEnd w:id="112"/>
    </w:p>
    <w:p w14:paraId="42AAEA3A" w14:textId="77777777" w:rsidR="00B8080E" w:rsidRDefault="00B8080E" w:rsidP="0090646E">
      <w:pPr>
        <w:pStyle w:val="BodyText"/>
        <w:rPr>
          <w:lang w:eastAsia="en-US"/>
        </w:rPr>
      </w:pPr>
    </w:p>
    <w:p w14:paraId="1804DCEC" w14:textId="0F5C6409" w:rsidR="00D60839" w:rsidRDefault="007D1B46" w:rsidP="0072591D">
      <w:pPr>
        <w:pStyle w:val="BodyText"/>
        <w:jc w:val="both"/>
      </w:pPr>
      <w:r w:rsidRPr="002136B0">
        <w:t xml:space="preserve"> </w:t>
      </w:r>
      <w:r w:rsidR="002136B0">
        <w:t xml:space="preserve"> </w:t>
      </w:r>
      <w:r w:rsidR="00AE4E0B" w:rsidRPr="002136B0">
        <w:t xml:space="preserve">A view to the targeted </w:t>
      </w:r>
      <w:r w:rsidR="002136B0">
        <w:t xml:space="preserve">high-level </w:t>
      </w:r>
      <w:r w:rsidR="00AE4E0B" w:rsidRPr="002136B0">
        <w:t xml:space="preserve">solutions of SA4CPS project is depicted </w:t>
      </w:r>
      <w:r w:rsidR="002136B0" w:rsidRPr="002136B0">
        <w:t>as</w:t>
      </w:r>
      <w:r w:rsidR="00AE4E0B" w:rsidRPr="002136B0">
        <w:t xml:space="preserve"> the Secure situation awareness concept with contributing use cases</w:t>
      </w:r>
      <w:r w:rsidR="006C27E3">
        <w:t xml:space="preserve">, </w:t>
      </w:r>
      <w:r w:rsidR="006C27E3">
        <w:fldChar w:fldCharType="begin"/>
      </w:r>
      <w:r w:rsidR="006C27E3">
        <w:instrText xml:space="preserve"> REF _Ref118448307 \h </w:instrText>
      </w:r>
      <w:r w:rsidR="006C27E3">
        <w:fldChar w:fldCharType="separate"/>
      </w:r>
      <w:r w:rsidR="006C27E3" w:rsidRPr="00C61680">
        <w:rPr>
          <w:color w:val="auto"/>
        </w:rPr>
        <w:t xml:space="preserve">Figure </w:t>
      </w:r>
      <w:r w:rsidR="006C27E3" w:rsidRPr="00C61680">
        <w:rPr>
          <w:noProof/>
          <w:color w:val="auto"/>
        </w:rPr>
        <w:t>3</w:t>
      </w:r>
      <w:r w:rsidR="006C27E3">
        <w:fldChar w:fldCharType="end"/>
      </w:r>
      <w:r w:rsidR="002136B0">
        <w:t xml:space="preserve">. </w:t>
      </w:r>
      <w:r w:rsidR="00E91BE9">
        <w:t xml:space="preserve">The situational awareness </w:t>
      </w:r>
      <w:r w:rsidR="00034333">
        <w:t xml:space="preserve">approach is based on </w:t>
      </w:r>
      <w:r w:rsidR="0024092A">
        <w:t xml:space="preserve">entity (person, device, digital twin) centric model with </w:t>
      </w:r>
      <w:r w:rsidR="0072591D">
        <w:t xml:space="preserve">local and distributed situational </w:t>
      </w:r>
      <w:r w:rsidR="00752341">
        <w:t>awareness (DSA)</w:t>
      </w:r>
      <w:r w:rsidR="0072591D">
        <w:t xml:space="preserve">. </w:t>
      </w:r>
      <w:r w:rsidR="00845910">
        <w:t xml:space="preserve">The final target is to </w:t>
      </w:r>
      <w:r w:rsidR="00752341">
        <w:t xml:space="preserve">combine these and establish basis for secure DSA, which </w:t>
      </w:r>
      <w:r w:rsidR="00752341">
        <w:lastRenderedPageBreak/>
        <w:t xml:space="preserve">considers </w:t>
      </w:r>
      <w:r w:rsidR="00D74CA3">
        <w:t>e.g</w:t>
      </w:r>
      <w:r w:rsidR="00636FBD">
        <w:t>.,</w:t>
      </w:r>
      <w:r w:rsidR="00D74CA3">
        <w:t xml:space="preserve"> access rights, credentials, distributed data spaces, trustworthiness of the data, and role</w:t>
      </w:r>
      <w:r w:rsidR="008B164F">
        <w:t>s</w:t>
      </w:r>
      <w:r w:rsidR="00D74CA3">
        <w:t xml:space="preserve"> of </w:t>
      </w:r>
      <w:r w:rsidR="008B164F">
        <w:t>the</w:t>
      </w:r>
      <w:r w:rsidR="00D74CA3">
        <w:t xml:space="preserve"> entit</w:t>
      </w:r>
      <w:r w:rsidR="008B164F">
        <w:t>ies</w:t>
      </w:r>
      <w:r w:rsidR="00D74CA3">
        <w:t xml:space="preserve">. </w:t>
      </w:r>
      <w:r w:rsidR="008B164F">
        <w:t>A</w:t>
      </w:r>
      <w:r w:rsidR="00062419">
        <w:t xml:space="preserve"> specific </w:t>
      </w:r>
      <w:r w:rsidR="00F04E59">
        <w:t xml:space="preserve">“secure </w:t>
      </w:r>
      <w:r w:rsidR="00062419">
        <w:t>DSA dashboard</w:t>
      </w:r>
      <w:r w:rsidR="00F04E59">
        <w:t>”</w:t>
      </w:r>
      <w:r w:rsidR="00062419">
        <w:t xml:space="preserve"> will be created </w:t>
      </w:r>
      <w:r w:rsidR="00F2197A">
        <w:t xml:space="preserve">based on the accesses and information on the situation for a person. </w:t>
      </w:r>
      <w:r w:rsidR="00E53618">
        <w:t xml:space="preserve">Autonomous operation of the physical assets will be based on </w:t>
      </w:r>
      <w:r w:rsidR="00741C8F">
        <w:t xml:space="preserve">a </w:t>
      </w:r>
      <w:r w:rsidR="00604708">
        <w:t>blackboard</w:t>
      </w:r>
      <w:r w:rsidR="00741C8F">
        <w:t xml:space="preserve"> type</w:t>
      </w:r>
      <w:r w:rsidR="00604708">
        <w:t xml:space="preserve"> of</w:t>
      </w:r>
      <w:r w:rsidR="00E53618">
        <w:t xml:space="preserve"> </w:t>
      </w:r>
      <w:r w:rsidR="00604708">
        <w:t>secure DSA view.</w:t>
      </w:r>
      <w:r w:rsidR="00B62CED">
        <w:t xml:space="preserve"> </w:t>
      </w:r>
      <w:r w:rsidR="003F140E">
        <w:t xml:space="preserve">The security solution approach relies on application of </w:t>
      </w:r>
      <w:r w:rsidR="00C33F76">
        <w:t>Zero Trust</w:t>
      </w:r>
      <w:r w:rsidR="003F140E">
        <w:t xml:space="preserve"> model with W3C verifiable credentials, self-sovereign identities (also called as decentralized identifiers) as the basis for the solutions</w:t>
      </w:r>
      <w:r w:rsidR="001F7EE6">
        <w:t xml:space="preserve"> [3, 4, 5, 6</w:t>
      </w:r>
      <w:r w:rsidR="00064D79">
        <w:t>]</w:t>
      </w:r>
      <w:r w:rsidR="003F140E" w:rsidRPr="005A341C">
        <w:t>.</w:t>
      </w:r>
      <w:r w:rsidR="004A3639">
        <w:t xml:space="preserve"> </w:t>
      </w:r>
      <w:r w:rsidR="00445CBC">
        <w:t xml:space="preserve">Reliability and transparency of the security model will be based on the </w:t>
      </w:r>
      <w:r w:rsidR="00720FA2">
        <w:t xml:space="preserve">application of blockchain/distributed ledger technologies (DLT), which </w:t>
      </w:r>
      <w:r w:rsidR="00B369B0">
        <w:t xml:space="preserve">refers to storage, </w:t>
      </w:r>
      <w:r w:rsidR="00244569">
        <w:t>distribution,</w:t>
      </w:r>
      <w:r w:rsidR="00B369B0">
        <w:t xml:space="preserve"> and exchange (share) data between the users of private or public distributed computer networks located in multiple sites</w:t>
      </w:r>
      <w:r w:rsidR="000256CB">
        <w:t xml:space="preserve"> [7]</w:t>
      </w:r>
      <w:r w:rsidR="00B369B0">
        <w:t>. One example of DLT is blockchain, which is the underlying technology of Bitcoin</w:t>
      </w:r>
      <w:r w:rsidR="000256CB">
        <w:t xml:space="preserve"> [8]</w:t>
      </w:r>
      <w:r w:rsidR="00B369B0">
        <w:t>.</w:t>
      </w:r>
    </w:p>
    <w:p w14:paraId="7A50A28C" w14:textId="1B3D02CC" w:rsidR="001A1E0C" w:rsidRDefault="00EC6BD8" w:rsidP="0072591D">
      <w:pPr>
        <w:pStyle w:val="BodyText"/>
        <w:jc w:val="both"/>
      </w:pPr>
      <w:r>
        <w:rPr>
          <w:noProof/>
        </w:rPr>
        <w:drawing>
          <wp:inline distT="0" distB="0" distL="0" distR="0" wp14:anchorId="69268115" wp14:editId="7F4F8110">
            <wp:extent cx="5970640" cy="3292475"/>
            <wp:effectExtent l="0" t="0" r="0" b="0"/>
            <wp:docPr id="1594201414" name="Picture 159420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8934" cy="3297048"/>
                    </a:xfrm>
                    <a:prstGeom prst="rect">
                      <a:avLst/>
                    </a:prstGeom>
                    <a:noFill/>
                  </pic:spPr>
                </pic:pic>
              </a:graphicData>
            </a:graphic>
          </wp:inline>
        </w:drawing>
      </w:r>
    </w:p>
    <w:p w14:paraId="6B6CC216" w14:textId="62B47E7F" w:rsidR="00537507" w:rsidRDefault="00537507" w:rsidP="0072591D">
      <w:pPr>
        <w:pStyle w:val="BodyText"/>
        <w:jc w:val="both"/>
      </w:pPr>
    </w:p>
    <w:p w14:paraId="58A536D5" w14:textId="1A0E470C" w:rsidR="001E1B8B" w:rsidRPr="00C61680" w:rsidRDefault="00B00517" w:rsidP="00C61680">
      <w:pPr>
        <w:pStyle w:val="Caption"/>
        <w:jc w:val="center"/>
        <w:rPr>
          <w:rFonts w:cs="Arial"/>
          <w:color w:val="auto"/>
          <w:highlight w:val="yellow"/>
          <w:shd w:val="clear" w:color="auto" w:fill="F8F9FA"/>
        </w:rPr>
      </w:pPr>
      <w:bookmarkStart w:id="113" w:name="_Ref118448307"/>
      <w:r w:rsidRPr="00C61680">
        <w:rPr>
          <w:color w:val="auto"/>
        </w:rPr>
        <w:t xml:space="preserve">Figure </w:t>
      </w:r>
      <w:r w:rsidRPr="00C61680">
        <w:rPr>
          <w:color w:val="auto"/>
        </w:rPr>
        <w:fldChar w:fldCharType="begin"/>
      </w:r>
      <w:r w:rsidRPr="00C61680">
        <w:rPr>
          <w:color w:val="auto"/>
        </w:rPr>
        <w:instrText xml:space="preserve"> SEQ Figure \* ARABIC </w:instrText>
      </w:r>
      <w:r w:rsidRPr="00C61680">
        <w:rPr>
          <w:color w:val="auto"/>
        </w:rPr>
        <w:fldChar w:fldCharType="separate"/>
      </w:r>
      <w:r w:rsidR="005D738A">
        <w:rPr>
          <w:noProof/>
          <w:color w:val="auto"/>
        </w:rPr>
        <w:t>3</w:t>
      </w:r>
      <w:r w:rsidRPr="00C61680">
        <w:rPr>
          <w:color w:val="auto"/>
        </w:rPr>
        <w:fldChar w:fldCharType="end"/>
      </w:r>
      <w:bookmarkEnd w:id="113"/>
      <w:r w:rsidRPr="00C61680">
        <w:rPr>
          <w:color w:val="auto"/>
        </w:rPr>
        <w:t>. Secure situation awarenes</w:t>
      </w:r>
      <w:r w:rsidR="00C61680" w:rsidRPr="00C61680">
        <w:rPr>
          <w:color w:val="auto"/>
        </w:rPr>
        <w:t>s concept with contributing use cases.</w:t>
      </w:r>
    </w:p>
    <w:p w14:paraId="6E0C9C28" w14:textId="77777777" w:rsidR="00E75FE3" w:rsidRDefault="00E75FE3" w:rsidP="00C8210F">
      <w:pPr>
        <w:pStyle w:val="BodyText"/>
        <w:jc w:val="both"/>
      </w:pPr>
    </w:p>
    <w:p w14:paraId="0E5EED60" w14:textId="36DA6F9A" w:rsidR="00096516" w:rsidRDefault="00766BBC" w:rsidP="00C8210F">
      <w:pPr>
        <w:pStyle w:val="BodyText"/>
        <w:jc w:val="both"/>
      </w:pPr>
      <w:r>
        <w:t xml:space="preserve">The secure situation awareness concept will be studied and developed to </w:t>
      </w:r>
      <w:r w:rsidR="00244569">
        <w:t>fulfil</w:t>
      </w:r>
      <w:r>
        <w:t xml:space="preserve"> the needs of the </w:t>
      </w:r>
      <w:r w:rsidR="00DF439C">
        <w:t xml:space="preserve">critical </w:t>
      </w:r>
      <w:r>
        <w:t>use case scenarios. Each</w:t>
      </w:r>
      <w:r w:rsidR="00000EF4">
        <w:t xml:space="preserve"> focused</w:t>
      </w:r>
      <w:r>
        <w:t xml:space="preserve"> case, </w:t>
      </w:r>
      <w:r w:rsidR="00445A29">
        <w:t xml:space="preserve">shown </w:t>
      </w:r>
      <w:r>
        <w:t xml:space="preserve">in the </w:t>
      </w:r>
      <w:r>
        <w:fldChar w:fldCharType="begin"/>
      </w:r>
      <w:r>
        <w:instrText xml:space="preserve"> REF _Ref118448307 \h </w:instrText>
      </w:r>
      <w:r>
        <w:fldChar w:fldCharType="separate"/>
      </w:r>
      <w:r w:rsidRPr="00C61680">
        <w:rPr>
          <w:color w:val="auto"/>
        </w:rPr>
        <w:t xml:space="preserve">Figure </w:t>
      </w:r>
      <w:r w:rsidRPr="00C61680">
        <w:rPr>
          <w:noProof/>
          <w:color w:val="auto"/>
        </w:rPr>
        <w:t>3</w:t>
      </w:r>
      <w:r>
        <w:fldChar w:fldCharType="end"/>
      </w:r>
      <w:r>
        <w:t xml:space="preserve">, has an identified contribution area </w:t>
      </w:r>
      <w:r w:rsidR="00000EF4">
        <w:t>into</w:t>
      </w:r>
      <w:r>
        <w:t xml:space="preserve"> the concept.</w:t>
      </w:r>
      <w:r w:rsidRPr="00DE6687">
        <w:t xml:space="preserve"> </w:t>
      </w:r>
      <w:r>
        <w:t>For example, the autonomous driving and operation case contributes mainly</w:t>
      </w:r>
      <w:r w:rsidR="00404A35">
        <w:t xml:space="preserve"> to</w:t>
      </w:r>
      <w:r>
        <w:t xml:space="preserve"> data processing for autonomous operation elements </w:t>
      </w:r>
      <w:r w:rsidR="00614B0C">
        <w:t>into</w:t>
      </w:r>
      <w:r>
        <w:t xml:space="preserve"> the concept. In addition, each case is focusing on the use of specific type physical devices combined with its related </w:t>
      </w:r>
      <w:r w:rsidR="005D21AE">
        <w:t xml:space="preserve">CPS </w:t>
      </w:r>
      <w:r>
        <w:t>services</w:t>
      </w:r>
      <w:r w:rsidR="00F76037">
        <w:t xml:space="preserve"> with </w:t>
      </w:r>
      <w:r w:rsidR="000A47F5">
        <w:t xml:space="preserve">possible </w:t>
      </w:r>
      <w:r w:rsidR="000E47D4">
        <w:t xml:space="preserve">application of </w:t>
      </w:r>
      <w:r w:rsidR="00614B0C">
        <w:t>digital twin</w:t>
      </w:r>
      <w:r w:rsidR="000E47D4">
        <w:t xml:space="preserve"> technology</w:t>
      </w:r>
      <w:r>
        <w:t>. Some of the case</w:t>
      </w:r>
      <w:r w:rsidR="005D21AE">
        <w:t>s</w:t>
      </w:r>
      <w:r>
        <w:t xml:space="preserve"> are focusing into a single sector </w:t>
      </w:r>
      <w:r w:rsidR="00244569">
        <w:t>e.g.,</w:t>
      </w:r>
      <w:r>
        <w:t xml:space="preserve"> advanced maps in public safety, but </w:t>
      </w:r>
      <w:r w:rsidR="005D21AE">
        <w:t>its</w:t>
      </w:r>
      <w:r>
        <w:t xml:space="preserve"> contribution area to the concept could</w:t>
      </w:r>
      <w:r w:rsidR="005D21AE">
        <w:t xml:space="preserve"> potentially</w:t>
      </w:r>
      <w:r>
        <w:t xml:space="preserve"> be appli</w:t>
      </w:r>
      <w:r w:rsidR="005D21AE">
        <w:t>cable</w:t>
      </w:r>
      <w:r>
        <w:t xml:space="preserve"> also in the other sectors</w:t>
      </w:r>
      <w:r w:rsidR="000256CB">
        <w:t xml:space="preserve"> [9]</w:t>
      </w:r>
      <w:r w:rsidR="001C6C50">
        <w:rPr>
          <w:rStyle w:val="FootnoteReference"/>
        </w:rPr>
        <w:footnoteReference w:id="3"/>
      </w:r>
      <w:r>
        <w:t>.</w:t>
      </w:r>
      <w:r w:rsidR="00231BF2">
        <w:t xml:space="preserve"> </w:t>
      </w:r>
      <w:r>
        <w:t>On the other hand, the autonomous lightweight logistics has elements from automotive, transportation, health, logistics and ICT sectors, but also related to energy via the use of electric vehicles</w:t>
      </w:r>
      <w:r w:rsidR="00DF439C">
        <w:t>.</w:t>
      </w:r>
      <w:r w:rsidR="001C6C50">
        <w:t xml:space="preserve"> This highlights the needs for the </w:t>
      </w:r>
      <w:r w:rsidR="009A7A72">
        <w:t xml:space="preserve">solutions </w:t>
      </w:r>
      <w:r w:rsidR="00B05C00">
        <w:t xml:space="preserve">crossing the </w:t>
      </w:r>
      <w:r w:rsidR="00B05C00">
        <w:lastRenderedPageBreak/>
        <w:t>sectorial borders</w:t>
      </w:r>
      <w:r w:rsidR="00454B80">
        <w:t xml:space="preserve">, such as </w:t>
      </w:r>
      <w:r w:rsidR="00244569">
        <w:t>e.g.,</w:t>
      </w:r>
      <w:r w:rsidR="00454B80">
        <w:t xml:space="preserve"> </w:t>
      </w:r>
      <w:r w:rsidR="00016F3D">
        <w:t xml:space="preserve">secure data </w:t>
      </w:r>
      <w:r w:rsidR="000C0C22">
        <w:t xml:space="preserve">spaces and </w:t>
      </w:r>
      <w:r w:rsidR="00016F3D">
        <w:t>sharing</w:t>
      </w:r>
      <w:r w:rsidR="000C0C22">
        <w:t xml:space="preserve">, </w:t>
      </w:r>
      <w:r w:rsidR="00DD1D18">
        <w:t xml:space="preserve">and </w:t>
      </w:r>
      <w:r w:rsidR="00DE59DF">
        <w:t>governance</w:t>
      </w:r>
      <w:r w:rsidR="00DD1D18">
        <w:t>.</w:t>
      </w:r>
      <w:r w:rsidR="00DE59DF">
        <w:t xml:space="preserve"> </w:t>
      </w:r>
      <w:r w:rsidR="00294CE2">
        <w:t xml:space="preserve">Especially, </w:t>
      </w:r>
      <w:r w:rsidR="003F2F88">
        <w:t>thi</w:t>
      </w:r>
      <w:r w:rsidR="000155DF">
        <w:t xml:space="preserve">s kind of solutions are needed in </w:t>
      </w:r>
      <w:r w:rsidR="00C30EFF">
        <w:t xml:space="preserve">situation aware operation </w:t>
      </w:r>
      <w:r w:rsidR="000554AE">
        <w:t>in Port environment.</w:t>
      </w:r>
      <w:r w:rsidR="00DB6F9B">
        <w:t xml:space="preserve"> </w:t>
      </w:r>
      <w:r w:rsidR="00096516">
        <w:t xml:space="preserve">The </w:t>
      </w:r>
      <w:r w:rsidR="00AD04A9">
        <w:t>Sa4CPS solutions</w:t>
      </w:r>
      <w:r w:rsidR="00096516">
        <w:t xml:space="preserve"> </w:t>
      </w:r>
      <w:r w:rsidR="00BE56B3">
        <w:t xml:space="preserve">contribute </w:t>
      </w:r>
      <w:r w:rsidR="00444E24">
        <w:t>towards</w:t>
      </w:r>
      <w:r w:rsidR="00BE56B3">
        <w:t xml:space="preserve"> making </w:t>
      </w:r>
      <w:r w:rsidR="00563A6A">
        <w:t xml:space="preserve">critical CPS areas, such as </w:t>
      </w:r>
      <w:r w:rsidR="00BA261D">
        <w:t xml:space="preserve">e.g. </w:t>
      </w:r>
      <w:r w:rsidR="00563A6A">
        <w:t xml:space="preserve">port </w:t>
      </w:r>
      <w:r w:rsidR="00BA261D">
        <w:t>of Oulu, to be</w:t>
      </w:r>
      <w:r w:rsidR="001C49D2">
        <w:t xml:space="preserve"> </w:t>
      </w:r>
      <w:proofErr w:type="gramStart"/>
      <w:r w:rsidR="001C49D2">
        <w:t>more safe</w:t>
      </w:r>
      <w:proofErr w:type="gramEnd"/>
      <w:r w:rsidR="00FD41DF">
        <w:t>.</w:t>
      </w:r>
      <w:r w:rsidR="00CE135C">
        <w:t xml:space="preserve"> Respectively, the people, </w:t>
      </w:r>
      <w:proofErr w:type="gramStart"/>
      <w:r w:rsidR="00CE135C">
        <w:t>more or less autonomous</w:t>
      </w:r>
      <w:proofErr w:type="gramEnd"/>
      <w:r w:rsidR="00CE135C">
        <w:t xml:space="preserve"> devices and </w:t>
      </w:r>
      <w:r w:rsidR="007366CC">
        <w:t xml:space="preserve">digital </w:t>
      </w:r>
      <w:r w:rsidR="007D48DE">
        <w:t xml:space="preserve">twins of </w:t>
      </w:r>
      <w:r w:rsidR="007122C6">
        <w:t xml:space="preserve">companies </w:t>
      </w:r>
      <w:r w:rsidR="00267156">
        <w:t xml:space="preserve">is envisioned to operate in more trustworthy </w:t>
      </w:r>
      <w:r w:rsidR="00D6728B">
        <w:t>and situation aware way</w:t>
      </w:r>
      <w:r w:rsidR="00FF1092">
        <w:t>.</w:t>
      </w:r>
      <w:r w:rsidR="00BA261D">
        <w:t xml:space="preserve"> </w:t>
      </w:r>
      <w:r w:rsidR="00C96F9B">
        <w:t xml:space="preserve">Thus, the project </w:t>
      </w:r>
      <w:r w:rsidR="00081A1C">
        <w:t xml:space="preserve">addresses </w:t>
      </w:r>
      <w:r w:rsidR="00FC511B">
        <w:t xml:space="preserve">to </w:t>
      </w:r>
      <w:r w:rsidR="00D75204">
        <w:t xml:space="preserve">digital trust </w:t>
      </w:r>
      <w:r w:rsidR="00A614C3">
        <w:t xml:space="preserve">related challenges </w:t>
      </w:r>
      <w:r w:rsidR="008523AE">
        <w:t xml:space="preserve">from societal, </w:t>
      </w:r>
      <w:proofErr w:type="gramStart"/>
      <w:r w:rsidR="008523AE">
        <w:t>economic</w:t>
      </w:r>
      <w:proofErr w:type="gramEnd"/>
      <w:r w:rsidR="008523AE">
        <w:t xml:space="preserve"> and technical </w:t>
      </w:r>
      <w:r w:rsidR="003B4783">
        <w:t>perspectives</w:t>
      </w:r>
      <w:r w:rsidR="008523AE">
        <w:t>.</w:t>
      </w:r>
    </w:p>
    <w:p w14:paraId="0E3D22C1" w14:textId="5C5EEA4C" w:rsidR="00F33D82" w:rsidRPr="00345546" w:rsidRDefault="00B76254" w:rsidP="00C8210F">
      <w:pPr>
        <w:pStyle w:val="BodyText"/>
        <w:jc w:val="both"/>
      </w:pPr>
      <w:r>
        <w:t xml:space="preserve">The </w:t>
      </w:r>
      <w:r w:rsidR="009E5A71" w:rsidRPr="002136B0">
        <w:t xml:space="preserve">targeted </w:t>
      </w:r>
      <w:r w:rsidR="009E5A71">
        <w:t xml:space="preserve">high-level </w:t>
      </w:r>
      <w:r w:rsidR="009E5A71" w:rsidRPr="002136B0">
        <w:t xml:space="preserve">solutions of SA4CPS project </w:t>
      </w:r>
      <w:r w:rsidR="00B93126">
        <w:t xml:space="preserve">are developed with agile and parallel process </w:t>
      </w:r>
      <w:r w:rsidR="00BD519F">
        <w:t>in three iterations, each of which will produce</w:t>
      </w:r>
      <w:r w:rsidR="00EA1A68">
        <w:t xml:space="preserve"> results related to different timescales</w:t>
      </w:r>
      <w:r w:rsidR="00E9709F">
        <w:t xml:space="preserve"> – short, </w:t>
      </w:r>
      <w:r w:rsidR="00244569">
        <w:t>medium,</w:t>
      </w:r>
      <w:r w:rsidR="00E9709F">
        <w:t xml:space="preserve"> and long terms</w:t>
      </w:r>
      <w:r w:rsidR="00BD519F">
        <w:t>.</w:t>
      </w:r>
      <w:r w:rsidR="00EA1A68">
        <w:t xml:space="preserve"> </w:t>
      </w:r>
      <w:r w:rsidR="00C8210F">
        <w:t xml:space="preserve">The objectives of the project are divided to the </w:t>
      </w:r>
      <w:r w:rsidR="006D16BA">
        <w:t xml:space="preserve">levels as depicted in the </w:t>
      </w:r>
      <w:r w:rsidR="00E52639">
        <w:fldChar w:fldCharType="begin"/>
      </w:r>
      <w:r w:rsidR="00E52639">
        <w:instrText xml:space="preserve"> REF _Ref118449436 \h </w:instrText>
      </w:r>
      <w:r w:rsidR="00E52639">
        <w:fldChar w:fldCharType="separate"/>
      </w:r>
      <w:r w:rsidR="00E52639" w:rsidRPr="00CC3041">
        <w:rPr>
          <w:color w:val="auto"/>
        </w:rPr>
        <w:t xml:space="preserve">Figure </w:t>
      </w:r>
      <w:r w:rsidR="00E52639">
        <w:rPr>
          <w:noProof/>
          <w:color w:val="auto"/>
        </w:rPr>
        <w:t>5</w:t>
      </w:r>
      <w:r w:rsidR="00E52639">
        <w:fldChar w:fldCharType="end"/>
      </w:r>
      <w:r w:rsidR="00CC3041">
        <w:t xml:space="preserve">, </w:t>
      </w:r>
      <w:r w:rsidR="00746D3C">
        <w:t xml:space="preserve">and explained in the </w:t>
      </w:r>
      <w:r w:rsidR="009600CA">
        <w:fldChar w:fldCharType="begin"/>
      </w:r>
      <w:r w:rsidR="009600CA">
        <w:instrText xml:space="preserve"> REF _Ref118449582 \h </w:instrText>
      </w:r>
      <w:r w:rsidR="009600CA">
        <w:fldChar w:fldCharType="separate"/>
      </w:r>
      <w:r w:rsidR="009600CA">
        <w:t xml:space="preserve">Table </w:t>
      </w:r>
      <w:r w:rsidR="009600CA">
        <w:rPr>
          <w:noProof/>
        </w:rPr>
        <w:t>1</w:t>
      </w:r>
      <w:r w:rsidR="009600CA">
        <w:t xml:space="preserve">. The objectives of the SA4CPS project, with short explanation of existing solutions, contributions, main targeted </w:t>
      </w:r>
      <w:r w:rsidR="004E471A">
        <w:t>innovation,</w:t>
      </w:r>
      <w:r w:rsidR="009600CA">
        <w:t xml:space="preserve"> and identification of related key performance indicator.</w:t>
      </w:r>
      <w:r w:rsidR="009600CA">
        <w:fldChar w:fldCharType="end"/>
      </w:r>
      <w:r w:rsidR="00DD10F9">
        <w:t xml:space="preserve"> </w:t>
      </w:r>
    </w:p>
    <w:p w14:paraId="67AEA458" w14:textId="5657CF28" w:rsidR="00990157" w:rsidRDefault="00990157" w:rsidP="0090646E">
      <w:pPr>
        <w:pStyle w:val="BodyText"/>
        <w:rPr>
          <w:lang w:eastAsia="en-US"/>
        </w:rPr>
      </w:pPr>
    </w:p>
    <w:p w14:paraId="09F68D0A" w14:textId="6EEBD21C" w:rsidR="00990157" w:rsidRDefault="0022236C" w:rsidP="0090646E">
      <w:pPr>
        <w:pStyle w:val="BodyText"/>
        <w:rPr>
          <w:lang w:eastAsia="en-US"/>
        </w:rPr>
      </w:pPr>
      <w:r>
        <w:rPr>
          <w:noProof/>
          <w:lang w:eastAsia="en-US"/>
        </w:rPr>
        <w:drawing>
          <wp:inline distT="0" distB="0" distL="0" distR="0" wp14:anchorId="67E8721B" wp14:editId="02B57A70">
            <wp:extent cx="5759450" cy="2531110"/>
            <wp:effectExtent l="0" t="0" r="0" b="0"/>
            <wp:docPr id="9" name="Picture 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background patter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531110"/>
                    </a:xfrm>
                    <a:prstGeom prst="rect">
                      <a:avLst/>
                    </a:prstGeom>
                  </pic:spPr>
                </pic:pic>
              </a:graphicData>
            </a:graphic>
          </wp:inline>
        </w:drawing>
      </w:r>
    </w:p>
    <w:p w14:paraId="578E99D7" w14:textId="5A5738FF" w:rsidR="006D16BA" w:rsidRPr="00CC3041" w:rsidRDefault="006D16BA" w:rsidP="00CC3041">
      <w:pPr>
        <w:pStyle w:val="Caption"/>
        <w:jc w:val="center"/>
        <w:rPr>
          <w:color w:val="auto"/>
          <w:lang w:eastAsia="en-US"/>
        </w:rPr>
      </w:pPr>
      <w:bookmarkStart w:id="114" w:name="_Ref118449436"/>
      <w:r w:rsidRPr="00CC3041">
        <w:rPr>
          <w:color w:val="auto"/>
        </w:rPr>
        <w:t xml:space="preserve">Figure </w:t>
      </w:r>
      <w:r w:rsidRPr="00CC3041">
        <w:rPr>
          <w:color w:val="auto"/>
        </w:rPr>
        <w:fldChar w:fldCharType="begin"/>
      </w:r>
      <w:r w:rsidRPr="00CC3041">
        <w:rPr>
          <w:color w:val="auto"/>
        </w:rPr>
        <w:instrText xml:space="preserve"> SEQ Figure \* ARABIC </w:instrText>
      </w:r>
      <w:r w:rsidRPr="00CC3041">
        <w:rPr>
          <w:color w:val="auto"/>
        </w:rPr>
        <w:fldChar w:fldCharType="separate"/>
      </w:r>
      <w:r w:rsidR="005D738A">
        <w:rPr>
          <w:noProof/>
          <w:color w:val="auto"/>
        </w:rPr>
        <w:t>5</w:t>
      </w:r>
      <w:r w:rsidRPr="00CC3041">
        <w:rPr>
          <w:color w:val="auto"/>
        </w:rPr>
        <w:fldChar w:fldCharType="end"/>
      </w:r>
      <w:bookmarkEnd w:id="114"/>
      <w:r w:rsidRPr="00CC3041">
        <w:rPr>
          <w:color w:val="auto"/>
        </w:rPr>
        <w:t xml:space="preserve">. Objectives of the </w:t>
      </w:r>
      <w:r w:rsidR="00CC3041" w:rsidRPr="00CC3041">
        <w:rPr>
          <w:color w:val="auto"/>
        </w:rPr>
        <w:t>Sa4CPs project.</w:t>
      </w:r>
    </w:p>
    <w:p w14:paraId="5FF7B960" w14:textId="77777777" w:rsidR="00460440" w:rsidRDefault="00460440" w:rsidP="0090646E">
      <w:pPr>
        <w:pStyle w:val="BodyText"/>
        <w:rPr>
          <w:lang w:eastAsia="en-US"/>
        </w:rPr>
      </w:pPr>
    </w:p>
    <w:p w14:paraId="6BD2F17E" w14:textId="695E0B17" w:rsidR="00E256FF" w:rsidRPr="00EE6AD2" w:rsidRDefault="00746D3C" w:rsidP="00746D3C">
      <w:pPr>
        <w:pStyle w:val="Caption"/>
        <w:rPr>
          <w:color w:val="auto"/>
          <w:lang w:eastAsia="en-US"/>
        </w:rPr>
      </w:pPr>
      <w:bookmarkStart w:id="115" w:name="_Ref118449582"/>
      <w:r w:rsidRPr="00EE6AD2">
        <w:rPr>
          <w:color w:val="auto"/>
        </w:rPr>
        <w:t xml:space="preserve">Table </w:t>
      </w:r>
      <w:r w:rsidRPr="00EE6AD2">
        <w:rPr>
          <w:color w:val="auto"/>
        </w:rPr>
        <w:fldChar w:fldCharType="begin"/>
      </w:r>
      <w:r w:rsidRPr="00EE6AD2">
        <w:rPr>
          <w:color w:val="auto"/>
        </w:rPr>
        <w:instrText xml:space="preserve"> SEQ Table \* ARABIC </w:instrText>
      </w:r>
      <w:r w:rsidRPr="00EE6AD2">
        <w:rPr>
          <w:color w:val="auto"/>
        </w:rPr>
        <w:fldChar w:fldCharType="separate"/>
      </w:r>
      <w:r w:rsidR="009625EB">
        <w:rPr>
          <w:noProof/>
          <w:color w:val="auto"/>
        </w:rPr>
        <w:t>1</w:t>
      </w:r>
      <w:r w:rsidRPr="00EE6AD2">
        <w:rPr>
          <w:color w:val="auto"/>
        </w:rPr>
        <w:fldChar w:fldCharType="end"/>
      </w:r>
      <w:r w:rsidRPr="00EE6AD2">
        <w:rPr>
          <w:color w:val="auto"/>
        </w:rPr>
        <w:t xml:space="preserve">. The objectives of the SA4CPS project, with </w:t>
      </w:r>
      <w:r w:rsidR="00BE26CD" w:rsidRPr="00EE6AD2">
        <w:rPr>
          <w:color w:val="auto"/>
        </w:rPr>
        <w:t xml:space="preserve">short explanation of existing solutions, contributions, main targeted </w:t>
      </w:r>
      <w:r w:rsidR="004E471A" w:rsidRPr="00EE6AD2">
        <w:rPr>
          <w:color w:val="auto"/>
        </w:rPr>
        <w:t>innovation,</w:t>
      </w:r>
      <w:r w:rsidR="00BE26CD" w:rsidRPr="00EE6AD2">
        <w:rPr>
          <w:color w:val="auto"/>
        </w:rPr>
        <w:t xml:space="preserve"> and </w:t>
      </w:r>
      <w:r w:rsidR="009600CA" w:rsidRPr="00EE6AD2">
        <w:rPr>
          <w:color w:val="auto"/>
        </w:rPr>
        <w:t>identification of related key performance indicator</w:t>
      </w:r>
      <w:r w:rsidR="0039406B">
        <w:rPr>
          <w:color w:val="auto"/>
        </w:rPr>
        <w:t>s</w:t>
      </w:r>
      <w:r w:rsidR="009600CA" w:rsidRPr="00EE6AD2">
        <w:rPr>
          <w:color w:val="auto"/>
        </w:rPr>
        <w:t>.</w:t>
      </w:r>
      <w:bookmarkEnd w:id="115"/>
    </w:p>
    <w:tbl>
      <w:tblPr>
        <w:tblStyle w:val="MediumShading1-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060"/>
      </w:tblGrid>
      <w:tr w:rsidR="007523B6" w14:paraId="132B5590" w14:textId="77777777" w:rsidTr="00027958">
        <w:tc>
          <w:tcPr>
            <w:tcW w:w="9060" w:type="dxa"/>
            <w:shd w:val="clear" w:color="auto" w:fill="BAFFDB" w:themeFill="accent1" w:themeFillTint="33"/>
          </w:tcPr>
          <w:p w14:paraId="7D391D70" w14:textId="728B079C" w:rsidR="007523B6" w:rsidRPr="00F665BB" w:rsidRDefault="00D554CF" w:rsidP="00027958">
            <w:pPr>
              <w:pStyle w:val="ITEABodyText"/>
              <w:jc w:val="both"/>
              <w:rPr>
                <w:highlight w:val="yellow"/>
                <w:u w:val="single"/>
              </w:rPr>
            </w:pPr>
            <w:r w:rsidRPr="009579A0">
              <w:rPr>
                <w:i/>
                <w:iCs/>
                <w:u w:val="single"/>
              </w:rPr>
              <w:t xml:space="preserve">Society and ecosystem level: </w:t>
            </w:r>
            <w:r w:rsidR="007523B6" w:rsidRPr="00EE700E">
              <w:t xml:space="preserve">To </w:t>
            </w:r>
            <w:r w:rsidR="007526B1" w:rsidRPr="00EE700E">
              <w:t xml:space="preserve">boost creation of </w:t>
            </w:r>
            <w:r w:rsidR="00133897" w:rsidRPr="00EE700E">
              <w:t>reliable</w:t>
            </w:r>
            <w:r w:rsidR="00F92C69" w:rsidRPr="00EE700E">
              <w:t xml:space="preserve"> </w:t>
            </w:r>
            <w:r w:rsidR="007526B1" w:rsidRPr="00EE700E">
              <w:t>ecosystem</w:t>
            </w:r>
            <w:r w:rsidR="00312BE4" w:rsidRPr="00EE700E">
              <w:t xml:space="preserve"> for </w:t>
            </w:r>
            <w:r w:rsidR="00133897" w:rsidRPr="00EE700E">
              <w:t xml:space="preserve">secure </w:t>
            </w:r>
            <w:r w:rsidR="007367CA" w:rsidRPr="00EE700E">
              <w:t>situational awareness</w:t>
            </w:r>
            <w:r w:rsidR="00133897" w:rsidRPr="00EE700E">
              <w:t xml:space="preserve"> </w:t>
            </w:r>
            <w:r w:rsidR="002E7B86" w:rsidRPr="00EE700E">
              <w:t xml:space="preserve">via application of Sa4CPS concept </w:t>
            </w:r>
            <w:r w:rsidR="008F728B" w:rsidRPr="00EE700E">
              <w:t xml:space="preserve">in </w:t>
            </w:r>
            <w:r w:rsidR="00312BE4" w:rsidRPr="00EE700E">
              <w:t>critical cyber-physical systems</w:t>
            </w:r>
            <w:r w:rsidR="00F148BC" w:rsidRPr="00EE700E">
              <w:t xml:space="preserve"> of</w:t>
            </w:r>
            <w:r w:rsidR="007526B1" w:rsidRPr="00EE700E">
              <w:t xml:space="preserve"> </w:t>
            </w:r>
            <w:r w:rsidR="009A487A" w:rsidRPr="00EE700E">
              <w:t xml:space="preserve">selected use cases related to </w:t>
            </w:r>
            <w:r w:rsidR="009374FA" w:rsidRPr="00EE700E">
              <w:t xml:space="preserve">logistics, </w:t>
            </w:r>
            <w:r w:rsidR="00A52A92" w:rsidRPr="00EE700E">
              <w:t xml:space="preserve">mobility, </w:t>
            </w:r>
            <w:r w:rsidR="004E471A" w:rsidRPr="00EE700E">
              <w:t>energy,</w:t>
            </w:r>
            <w:r w:rsidR="00A52A92" w:rsidRPr="00EE700E">
              <w:t xml:space="preserve"> and security sectors</w:t>
            </w:r>
            <w:r w:rsidR="009A487A" w:rsidRPr="00EE700E">
              <w:t xml:space="preserve"> </w:t>
            </w:r>
            <w:r w:rsidR="007526B1" w:rsidRPr="00EE700E">
              <w:t xml:space="preserve">for contributing towards establishment of more smart, </w:t>
            </w:r>
            <w:r w:rsidR="004E471A" w:rsidRPr="00EE700E">
              <w:t>interoperable,</w:t>
            </w:r>
            <w:r w:rsidR="007526B1" w:rsidRPr="00EE700E">
              <w:t xml:space="preserve"> and sustainable society </w:t>
            </w:r>
            <w:r w:rsidR="007523B6" w:rsidRPr="00EE700E">
              <w:t>(</w:t>
            </w:r>
            <w:r w:rsidR="00610DCC" w:rsidRPr="00EE700E">
              <w:t xml:space="preserve">Innovation and business objective </w:t>
            </w:r>
            <w:r w:rsidR="00CA419E" w:rsidRPr="00EE700E">
              <w:t>(</w:t>
            </w:r>
            <w:r w:rsidR="007523B6" w:rsidRPr="00EE700E">
              <w:t>IBO.1)</w:t>
            </w:r>
            <w:r w:rsidR="00CA419E" w:rsidRPr="00EE700E">
              <w:t>)</w:t>
            </w:r>
            <w:r w:rsidR="007523B6" w:rsidRPr="00EE700E">
              <w:t xml:space="preserve">. </w:t>
            </w:r>
          </w:p>
        </w:tc>
      </w:tr>
      <w:tr w:rsidR="007523B6" w14:paraId="06E37189" w14:textId="77777777" w:rsidTr="00027958">
        <w:tc>
          <w:tcPr>
            <w:tcW w:w="9060" w:type="dxa"/>
          </w:tcPr>
          <w:p w14:paraId="007E432B" w14:textId="29BBB9CF" w:rsidR="007523B6" w:rsidRPr="00F665BB" w:rsidRDefault="008A5F20" w:rsidP="00027958">
            <w:pPr>
              <w:jc w:val="both"/>
              <w:rPr>
                <w:highlight w:val="yellow"/>
              </w:rPr>
            </w:pPr>
            <w:r w:rsidRPr="0EFC06E9">
              <w:rPr>
                <w:i/>
                <w:iCs/>
                <w:u w:val="single"/>
              </w:rPr>
              <w:t>Today</w:t>
            </w:r>
            <w:r w:rsidRPr="008A5F20">
              <w:rPr>
                <w:u w:val="single"/>
              </w:rPr>
              <w:t>, the</w:t>
            </w:r>
            <w:r>
              <w:t xml:space="preserve"> stakeholders in </w:t>
            </w:r>
            <w:r w:rsidRPr="008A5F20">
              <w:rPr>
                <w:iCs/>
              </w:rPr>
              <w:t xml:space="preserve">logistics, mobility, </w:t>
            </w:r>
            <w:r w:rsidR="004E471A" w:rsidRPr="008A5F20">
              <w:rPr>
                <w:iCs/>
              </w:rPr>
              <w:t>energy,</w:t>
            </w:r>
            <w:r w:rsidRPr="008A5F20">
              <w:rPr>
                <w:iCs/>
              </w:rPr>
              <w:t xml:space="preserve"> and security</w:t>
            </w:r>
            <w:r w:rsidRPr="001D5CF8">
              <w:rPr>
                <w:i/>
              </w:rPr>
              <w:t xml:space="preserve"> </w:t>
            </w:r>
            <w:r>
              <w:t>sectors</w:t>
            </w:r>
            <w:r w:rsidDel="005E5FEF">
              <w:t xml:space="preserve"> </w:t>
            </w:r>
            <w:r>
              <w:t>are usually able to establish</w:t>
            </w:r>
            <w:r w:rsidR="0054113D">
              <w:t xml:space="preserve"> situational awareness view </w:t>
            </w:r>
            <w:r w:rsidR="00223BD7">
              <w:t>based on the resources</w:t>
            </w:r>
            <w:r>
              <w:t xml:space="preserve"> hosted by themselves. There are challenges related to cross use of the data/information required</w:t>
            </w:r>
            <w:r w:rsidR="00251F3F">
              <w:t xml:space="preserve"> </w:t>
            </w:r>
            <w:r w:rsidR="00195D60">
              <w:t>in the situational awareness</w:t>
            </w:r>
            <w:r>
              <w:t>,</w:t>
            </w:r>
            <w:r w:rsidR="00A31F86">
              <w:t xml:space="preserve"> </w:t>
            </w:r>
            <w:r w:rsidR="00A27527">
              <w:t xml:space="preserve">supporting digital trust </w:t>
            </w:r>
            <w:r w:rsidR="00704832">
              <w:t xml:space="preserve">as well as preventing </w:t>
            </w:r>
            <w:r w:rsidR="005638C9">
              <w:t>attacks.</w:t>
            </w:r>
          </w:p>
        </w:tc>
      </w:tr>
      <w:tr w:rsidR="007523B6" w14:paraId="07EE2A6D" w14:textId="77777777" w:rsidTr="00027958">
        <w:tc>
          <w:tcPr>
            <w:tcW w:w="9060" w:type="dxa"/>
          </w:tcPr>
          <w:p w14:paraId="5E874EFD" w14:textId="6A60D543" w:rsidR="007523B6" w:rsidRPr="00F665BB" w:rsidRDefault="007523B6" w:rsidP="00027958">
            <w:pPr>
              <w:jc w:val="both"/>
              <w:rPr>
                <w:i/>
                <w:highlight w:val="yellow"/>
                <w:u w:val="single"/>
              </w:rPr>
            </w:pPr>
            <w:r w:rsidRPr="005951EA">
              <w:rPr>
                <w:i/>
                <w:u w:val="single"/>
              </w:rPr>
              <w:t xml:space="preserve">Sa4CPS </w:t>
            </w:r>
            <w:r w:rsidR="008610D4" w:rsidRPr="00EE31F8">
              <w:rPr>
                <w:u w:val="single"/>
              </w:rPr>
              <w:t>targets</w:t>
            </w:r>
            <w:r w:rsidR="008610D4">
              <w:rPr>
                <w:u w:val="single"/>
              </w:rPr>
              <w:t>/innovation</w:t>
            </w:r>
            <w:r w:rsidR="008610D4">
              <w:t xml:space="preserve"> </w:t>
            </w:r>
            <w:r w:rsidR="008610D4" w:rsidRPr="008610D4">
              <w:t xml:space="preserve">to creation of reliable ecosystem for secure situational awareness via application of Sa4CPS concept in critical cyber-physical systems of selected use cases </w:t>
            </w:r>
            <w:r w:rsidR="008610D4" w:rsidRPr="008610D4">
              <w:lastRenderedPageBreak/>
              <w:t xml:space="preserve">related to logistics, mobility, </w:t>
            </w:r>
            <w:r w:rsidR="004E471A" w:rsidRPr="008610D4">
              <w:t>energy,</w:t>
            </w:r>
            <w:r w:rsidR="008610D4" w:rsidRPr="008610D4">
              <w:t xml:space="preserve"> and security sectors for contributing towards establishment of more smart, </w:t>
            </w:r>
            <w:r w:rsidR="004E471A" w:rsidRPr="008610D4">
              <w:t>interoperable,</w:t>
            </w:r>
            <w:r w:rsidR="008610D4" w:rsidRPr="008610D4">
              <w:t xml:space="preserve"> and sustainable society</w:t>
            </w:r>
            <w:r w:rsidR="006F1789">
              <w:t>.</w:t>
            </w:r>
            <w:r w:rsidR="00E93934">
              <w:t xml:space="preserve"> </w:t>
            </w:r>
            <w:r w:rsidR="0088157C" w:rsidRPr="00F74051">
              <w:rPr>
                <w:i/>
                <w:u w:val="single"/>
              </w:rPr>
              <w:t>Sa4CPS ecosystem KPI</w:t>
            </w:r>
          </w:p>
        </w:tc>
      </w:tr>
      <w:tr w:rsidR="00212112" w14:paraId="0F4D3CEC" w14:textId="77777777" w:rsidTr="00212112">
        <w:tc>
          <w:tcPr>
            <w:tcW w:w="9060" w:type="dxa"/>
            <w:shd w:val="clear" w:color="auto" w:fill="BAFFDB" w:themeFill="accent1" w:themeFillTint="33"/>
          </w:tcPr>
          <w:p w14:paraId="18B91452" w14:textId="0342B023" w:rsidR="00212112" w:rsidRPr="00212112" w:rsidRDefault="009579A0" w:rsidP="00027958">
            <w:pPr>
              <w:pStyle w:val="ITEABodyText"/>
              <w:jc w:val="both"/>
              <w:rPr>
                <w:i/>
                <w:iCs/>
                <w:highlight w:val="green"/>
                <w:u w:val="single"/>
              </w:rPr>
            </w:pPr>
            <w:r w:rsidRPr="009579A0">
              <w:rPr>
                <w:i/>
                <w:iCs/>
                <w:u w:val="single"/>
              </w:rPr>
              <w:lastRenderedPageBreak/>
              <w:t xml:space="preserve">Subsector &amp; stakeholder level: </w:t>
            </w:r>
            <w:r w:rsidR="00212112" w:rsidRPr="00EE700E">
              <w:t xml:space="preserve">To </w:t>
            </w:r>
            <w:r w:rsidR="009355DA">
              <w:t>describe</w:t>
            </w:r>
            <w:r w:rsidR="00AB4FE0">
              <w:t xml:space="preserve">, </w:t>
            </w:r>
            <w:r w:rsidR="009355DA">
              <w:t>develop</w:t>
            </w:r>
            <w:r w:rsidR="00AB4FE0">
              <w:t xml:space="preserve"> and apply</w:t>
            </w:r>
            <w:r w:rsidR="0019306C">
              <w:t xml:space="preserve"> </w:t>
            </w:r>
            <w:r w:rsidR="008E5C46">
              <w:t>secure situational awareness (</w:t>
            </w:r>
            <w:r w:rsidR="00561AE8">
              <w:t>Sa4CPS concept</w:t>
            </w:r>
            <w:r w:rsidR="008E5C46">
              <w:t>)</w:t>
            </w:r>
            <w:r w:rsidR="00561AE8">
              <w:t xml:space="preserve"> </w:t>
            </w:r>
            <w:r w:rsidR="0012504E">
              <w:t xml:space="preserve">in the </w:t>
            </w:r>
            <w:r w:rsidR="00CF5E5F">
              <w:t>9</w:t>
            </w:r>
            <w:r w:rsidR="000A7363">
              <w:t xml:space="preserve"> </w:t>
            </w:r>
            <w:r w:rsidR="000F0182" w:rsidRPr="008610D4">
              <w:t>critical</w:t>
            </w:r>
            <w:r w:rsidR="00A306DF">
              <w:t xml:space="preserve"> scenarios</w:t>
            </w:r>
            <w:r w:rsidR="00B2626B">
              <w:t xml:space="preserve"> </w:t>
            </w:r>
            <w:r w:rsidR="00684861">
              <w:t xml:space="preserve">of </w:t>
            </w:r>
            <w:r w:rsidR="00684861" w:rsidRPr="008610D4">
              <w:t xml:space="preserve">logistics, mobility, </w:t>
            </w:r>
            <w:r w:rsidR="004E471A" w:rsidRPr="008610D4">
              <w:t>energy,</w:t>
            </w:r>
            <w:r w:rsidR="00684861" w:rsidRPr="008610D4">
              <w:t xml:space="preserve"> and security sectors</w:t>
            </w:r>
            <w:r w:rsidR="00684861" w:rsidRPr="0097540A">
              <w:t xml:space="preserve"> </w:t>
            </w:r>
            <w:r w:rsidR="008E5C46">
              <w:t>related to</w:t>
            </w:r>
            <w:r w:rsidR="000F0182" w:rsidRPr="008610D4">
              <w:t xml:space="preserve"> cyber-physical systems </w:t>
            </w:r>
            <w:r w:rsidR="0097540A" w:rsidRPr="0097540A">
              <w:t xml:space="preserve">to increase </w:t>
            </w:r>
            <w:r w:rsidR="00E80403">
              <w:t xml:space="preserve">digital trust, smartness </w:t>
            </w:r>
            <w:r w:rsidR="001F7398">
              <w:t xml:space="preserve">of </w:t>
            </w:r>
            <w:r w:rsidR="00E80403">
              <w:t>situational awareness</w:t>
            </w:r>
            <w:r w:rsidR="001F7398">
              <w:t xml:space="preserve"> and </w:t>
            </w:r>
            <w:r w:rsidR="002F1098">
              <w:t xml:space="preserve">resilience of people, </w:t>
            </w:r>
            <w:r w:rsidR="004E471A">
              <w:t>autonomous</w:t>
            </w:r>
            <w:r w:rsidR="00181F7E">
              <w:t xml:space="preserve"> </w:t>
            </w:r>
            <w:r w:rsidR="007E2BA2">
              <w:t>devices,</w:t>
            </w:r>
            <w:r w:rsidR="00181F7E">
              <w:t xml:space="preserve"> and digital twins</w:t>
            </w:r>
            <w:r w:rsidR="00182453">
              <w:t xml:space="preserve"> of companies </w:t>
            </w:r>
            <w:r w:rsidR="00212112" w:rsidRPr="0097540A">
              <w:t>(IBO.2).</w:t>
            </w:r>
            <w:r w:rsidR="00212112" w:rsidRPr="009579A0">
              <w:rPr>
                <w:i/>
                <w:iCs/>
                <w:u w:val="single"/>
              </w:rPr>
              <w:t xml:space="preserve"> </w:t>
            </w:r>
          </w:p>
        </w:tc>
      </w:tr>
      <w:tr w:rsidR="00212112" w14:paraId="6C74019B" w14:textId="77777777" w:rsidTr="00027958">
        <w:tc>
          <w:tcPr>
            <w:tcW w:w="9060" w:type="dxa"/>
          </w:tcPr>
          <w:p w14:paraId="2126E6E1" w14:textId="35D63D75" w:rsidR="00212112" w:rsidRPr="00182453" w:rsidRDefault="000C70C6" w:rsidP="00027958">
            <w:pPr>
              <w:pStyle w:val="ITEABodyText"/>
              <w:jc w:val="both"/>
              <w:rPr>
                <w:i/>
                <w:iCs/>
                <w:u w:val="single"/>
              </w:rPr>
            </w:pPr>
            <w:r w:rsidRPr="0EFC06E9">
              <w:rPr>
                <w:i/>
                <w:iCs/>
                <w:u w:val="single"/>
              </w:rPr>
              <w:t>Today</w:t>
            </w:r>
            <w:r w:rsidRPr="008A5F20">
              <w:rPr>
                <w:u w:val="single"/>
              </w:rPr>
              <w:t xml:space="preserve">, </w:t>
            </w:r>
            <w:r w:rsidRPr="00827DB9">
              <w:t>th</w:t>
            </w:r>
            <w:r w:rsidR="00827DB9">
              <w:t>e situational awareness of</w:t>
            </w:r>
            <w:r w:rsidRPr="00827DB9">
              <w:t xml:space="preserve"> </w:t>
            </w:r>
            <w:r w:rsidR="00DE1B30">
              <w:t xml:space="preserve">people, </w:t>
            </w:r>
            <w:r w:rsidR="007E2BA2">
              <w:t>autonomous</w:t>
            </w:r>
            <w:r w:rsidR="00DE1B30">
              <w:t xml:space="preserve"> devices and digital twins of companies</w:t>
            </w:r>
            <w:r w:rsidR="00A97D4F">
              <w:t xml:space="preserve"> are </w:t>
            </w:r>
            <w:r w:rsidR="00CD1ED6">
              <w:t xml:space="preserve">usually established </w:t>
            </w:r>
            <w:r w:rsidR="00BA010F">
              <w:t xml:space="preserve">inside the </w:t>
            </w:r>
            <w:r w:rsidR="00D117D1">
              <w:t>perimeter network</w:t>
            </w:r>
            <w:r w:rsidR="0044372D">
              <w:t xml:space="preserve"> </w:t>
            </w:r>
            <w:r w:rsidR="00BA6DEF">
              <w:t xml:space="preserve">relying on the information of </w:t>
            </w:r>
            <w:r w:rsidR="00DB51DB">
              <w:t>the stakeholder</w:t>
            </w:r>
            <w:r w:rsidR="00B0211E">
              <w:t xml:space="preserve"> and</w:t>
            </w:r>
            <w:r w:rsidR="0044372D">
              <w:t xml:space="preserve"> the</w:t>
            </w:r>
            <w:r w:rsidR="00F95AD9">
              <w:t xml:space="preserve"> traditional username and password type of </w:t>
            </w:r>
            <w:r w:rsidR="00487765">
              <w:t>authentication</w:t>
            </w:r>
            <w:r w:rsidR="00B0211E">
              <w:t>.</w:t>
            </w:r>
          </w:p>
        </w:tc>
      </w:tr>
      <w:tr w:rsidR="00212112" w14:paraId="5DB827F6" w14:textId="77777777" w:rsidTr="00027958">
        <w:tc>
          <w:tcPr>
            <w:tcW w:w="9060" w:type="dxa"/>
          </w:tcPr>
          <w:p w14:paraId="396E762B" w14:textId="345E7429" w:rsidR="00212112" w:rsidRPr="00182453" w:rsidRDefault="001C19C2" w:rsidP="00027958">
            <w:pPr>
              <w:pStyle w:val="ITEABodyText"/>
              <w:jc w:val="both"/>
              <w:rPr>
                <w:i/>
                <w:iCs/>
                <w:u w:val="single"/>
              </w:rPr>
            </w:pPr>
            <w:r w:rsidRPr="005951EA">
              <w:rPr>
                <w:i/>
                <w:u w:val="single"/>
              </w:rPr>
              <w:t xml:space="preserve">Sa4CPS </w:t>
            </w:r>
            <w:r w:rsidRPr="00EE31F8">
              <w:rPr>
                <w:u w:val="single"/>
              </w:rPr>
              <w:t>targets</w:t>
            </w:r>
            <w:r>
              <w:rPr>
                <w:u w:val="single"/>
              </w:rPr>
              <w:t>/innovation</w:t>
            </w:r>
            <w:r>
              <w:t xml:space="preserve"> </w:t>
            </w:r>
            <w:r w:rsidRPr="008610D4">
              <w:t>to</w:t>
            </w:r>
            <w:r w:rsidR="00E30264">
              <w:t xml:space="preserve"> </w:t>
            </w:r>
            <w:r w:rsidR="00D745E2">
              <w:t>creat</w:t>
            </w:r>
            <w:r w:rsidR="00CE733D">
              <w:t>ion</w:t>
            </w:r>
            <w:r w:rsidR="00D745E2">
              <w:t xml:space="preserve"> a way to </w:t>
            </w:r>
            <w:r w:rsidR="00CE733D">
              <w:t xml:space="preserve">develop and </w:t>
            </w:r>
            <w:r w:rsidR="00D745E2">
              <w:t xml:space="preserve">apply the Sa4CPs concept for increasing digital trust, smartness of situation awareness and resilience of people, </w:t>
            </w:r>
            <w:r w:rsidR="007E2BA2">
              <w:t>autonomous</w:t>
            </w:r>
            <w:r w:rsidR="00D745E2">
              <w:t xml:space="preserve"> </w:t>
            </w:r>
            <w:r w:rsidR="007E2BA2">
              <w:t>devices,</w:t>
            </w:r>
            <w:r w:rsidR="00D745E2">
              <w:t xml:space="preserve"> and digital twins of companies</w:t>
            </w:r>
            <w:r w:rsidR="00CE733D">
              <w:t xml:space="preserve"> in </w:t>
            </w:r>
            <w:r w:rsidR="00CF5E5F">
              <w:t>9</w:t>
            </w:r>
            <w:r w:rsidR="00D873A0">
              <w:t xml:space="preserve"> </w:t>
            </w:r>
            <w:r w:rsidR="00D873A0" w:rsidRPr="008610D4">
              <w:t>critical</w:t>
            </w:r>
            <w:r w:rsidR="00D873A0">
              <w:t xml:space="preserve"> scenarios of </w:t>
            </w:r>
            <w:r w:rsidR="00D873A0" w:rsidRPr="008610D4">
              <w:t xml:space="preserve">logistics, mobility, </w:t>
            </w:r>
            <w:r w:rsidR="007E2BA2" w:rsidRPr="008610D4">
              <w:t>energy,</w:t>
            </w:r>
            <w:r w:rsidR="00D873A0" w:rsidRPr="008610D4">
              <w:t xml:space="preserve"> and security sectors</w:t>
            </w:r>
            <w:r w:rsidR="00D873A0" w:rsidRPr="0097540A">
              <w:t xml:space="preserve"> </w:t>
            </w:r>
            <w:r w:rsidR="00D873A0">
              <w:t>related to</w:t>
            </w:r>
            <w:r w:rsidR="00D873A0" w:rsidRPr="008610D4">
              <w:t xml:space="preserve"> cyber-physical systems</w:t>
            </w:r>
            <w:r>
              <w:t xml:space="preserve">. </w:t>
            </w:r>
            <w:r w:rsidR="0088157C" w:rsidRPr="00F74051">
              <w:rPr>
                <w:i/>
                <w:u w:val="single"/>
              </w:rPr>
              <w:t>Sa4CPS UC KPI</w:t>
            </w:r>
          </w:p>
        </w:tc>
      </w:tr>
      <w:tr w:rsidR="00212112" w14:paraId="646840FA" w14:textId="77777777" w:rsidTr="00212112">
        <w:tc>
          <w:tcPr>
            <w:tcW w:w="9060" w:type="dxa"/>
            <w:shd w:val="clear" w:color="auto" w:fill="BAFFDB" w:themeFill="accent1" w:themeFillTint="33"/>
          </w:tcPr>
          <w:p w14:paraId="35D91786" w14:textId="070473C5" w:rsidR="00212112" w:rsidRPr="00212112" w:rsidRDefault="002B679D" w:rsidP="00027958">
            <w:pPr>
              <w:pStyle w:val="ITEABodyText"/>
              <w:jc w:val="both"/>
              <w:rPr>
                <w:i/>
                <w:iCs/>
                <w:highlight w:val="green"/>
                <w:u w:val="single"/>
              </w:rPr>
            </w:pPr>
            <w:r w:rsidRPr="009579A0">
              <w:rPr>
                <w:i/>
                <w:iCs/>
                <w:u w:val="single"/>
              </w:rPr>
              <w:t>Architecture level</w:t>
            </w:r>
            <w:r>
              <w:rPr>
                <w:i/>
                <w:iCs/>
                <w:u w:val="single"/>
              </w:rPr>
              <w:t xml:space="preserve">: </w:t>
            </w:r>
            <w:r w:rsidR="00212112" w:rsidRPr="00327BAF">
              <w:t xml:space="preserve">To </w:t>
            </w:r>
            <w:r w:rsidR="00EA24C4">
              <w:t>spe</w:t>
            </w:r>
            <w:r w:rsidR="00892B42">
              <w:t>c</w:t>
            </w:r>
            <w:r w:rsidR="00EA24C4">
              <w:t>ify</w:t>
            </w:r>
            <w:r w:rsidR="00541BD8" w:rsidRPr="00327BAF">
              <w:t xml:space="preserve"> of the methodology and </w:t>
            </w:r>
            <w:r w:rsidR="00FD7CF7" w:rsidRPr="00327BAF">
              <w:t xml:space="preserve">framework </w:t>
            </w:r>
            <w:r w:rsidR="00541BD8" w:rsidRPr="00327BAF">
              <w:t xml:space="preserve">architecture for </w:t>
            </w:r>
            <w:r w:rsidR="00FD7CF7" w:rsidRPr="00327BAF">
              <w:t>the</w:t>
            </w:r>
            <w:r w:rsidR="00541BD8" w:rsidRPr="00327BAF">
              <w:t xml:space="preserve"> </w:t>
            </w:r>
            <w:r w:rsidR="00FD7CF7" w:rsidRPr="00327BAF">
              <w:t>Sa4</w:t>
            </w:r>
            <w:r w:rsidR="00541BD8" w:rsidRPr="00327BAF">
              <w:t>CPS concept</w:t>
            </w:r>
            <w:r w:rsidR="00541BD8" w:rsidRPr="00327BAF">
              <w:rPr>
                <w:lang w:eastAsia="es-ES"/>
              </w:rPr>
              <w:t xml:space="preserve"> </w:t>
            </w:r>
            <w:r w:rsidR="00EA24C4">
              <w:t xml:space="preserve">for </w:t>
            </w:r>
            <w:r w:rsidR="00D81FD3">
              <w:t xml:space="preserve">enabling secure situational awareness for people, </w:t>
            </w:r>
            <w:r w:rsidR="007E2BA2">
              <w:t>autonomous</w:t>
            </w:r>
            <w:r w:rsidR="00D81FD3">
              <w:t xml:space="preserve"> </w:t>
            </w:r>
            <w:r w:rsidR="007E2BA2">
              <w:t>devices,</w:t>
            </w:r>
            <w:r w:rsidR="00D81FD3">
              <w:t xml:space="preserve"> and digital twins of companies</w:t>
            </w:r>
            <w:r w:rsidR="00541BD8" w:rsidRPr="00327BAF">
              <w:rPr>
                <w:lang w:eastAsia="es-ES"/>
              </w:rPr>
              <w:t>.</w:t>
            </w:r>
            <w:r w:rsidR="00541BD8" w:rsidRPr="00327BAF">
              <w:t xml:space="preserve"> </w:t>
            </w:r>
            <w:r w:rsidR="00212112" w:rsidRPr="00327BAF">
              <w:t>(IBO.3).</w:t>
            </w:r>
            <w:r w:rsidR="00212112" w:rsidRPr="009579A0">
              <w:rPr>
                <w:i/>
                <w:iCs/>
                <w:u w:val="single"/>
              </w:rPr>
              <w:t xml:space="preserve"> </w:t>
            </w:r>
          </w:p>
        </w:tc>
      </w:tr>
      <w:tr w:rsidR="00212112" w14:paraId="01DD4FC5" w14:textId="77777777" w:rsidTr="00027958">
        <w:tc>
          <w:tcPr>
            <w:tcW w:w="9060" w:type="dxa"/>
          </w:tcPr>
          <w:p w14:paraId="0E9193BC" w14:textId="320B4A5F" w:rsidR="00887A75" w:rsidRPr="00BA13E0" w:rsidRDefault="00D873A0" w:rsidP="00BA13E0">
            <w:pPr>
              <w:pStyle w:val="ITEABodyText"/>
              <w:jc w:val="both"/>
            </w:pPr>
            <w:r w:rsidRPr="0EFC06E9">
              <w:rPr>
                <w:i/>
                <w:iCs/>
                <w:u w:val="single"/>
              </w:rPr>
              <w:t>Today</w:t>
            </w:r>
            <w:r w:rsidRPr="008A5F20">
              <w:rPr>
                <w:u w:val="single"/>
              </w:rPr>
              <w:t xml:space="preserve">, </w:t>
            </w:r>
            <w:r w:rsidR="003C0CD0">
              <w:t>a specific M2M/IoT Service Provider (SP) usually hosts</w:t>
            </w:r>
            <w:r w:rsidR="003C0CD0" w:rsidRPr="35E06130">
              <w:t xml:space="preserve"> </w:t>
            </w:r>
            <w:r w:rsidR="003C0CD0">
              <w:t>specialized physical resources (</w:t>
            </w:r>
            <w:r w:rsidR="007E2BA2">
              <w:t>e.g.,</w:t>
            </w:r>
            <w:r w:rsidR="003C0CD0">
              <w:t xml:space="preserve"> products of the SP) and the related exposed data/information in their own service</w:t>
            </w:r>
            <w:r w:rsidR="003C0CD0" w:rsidRPr="35E06130">
              <w:t xml:space="preserve"> </w:t>
            </w:r>
            <w:r w:rsidR="003C0CD0">
              <w:t>cloud as a kind of vertical silo</w:t>
            </w:r>
            <w:r w:rsidR="001F2FEA">
              <w:t>.</w:t>
            </w:r>
            <w:r w:rsidR="003C0CD0">
              <w:t xml:space="preserve"> </w:t>
            </w:r>
            <w:r w:rsidR="007E2BA2">
              <w:t>E.g.,</w:t>
            </w:r>
            <w:r w:rsidR="001C5AA0">
              <w:t xml:space="preserve"> Google, </w:t>
            </w:r>
            <w:r w:rsidR="005642AA">
              <w:t>Apple,</w:t>
            </w:r>
            <w:r w:rsidR="001C5AA0">
              <w:t xml:space="preserve"> and Microsof</w:t>
            </w:r>
            <w:r w:rsidR="00211CF7">
              <w:t>t seem to work respectively, and organization centric platforms as a service are provided</w:t>
            </w:r>
            <w:r w:rsidR="00177003">
              <w:t>, which can be deployed by SPs</w:t>
            </w:r>
            <w:r w:rsidR="00211CF7">
              <w:t>.</w:t>
            </w:r>
            <w:r w:rsidR="00177003">
              <w:t xml:space="preserve"> In addition, there are </w:t>
            </w:r>
            <w:r w:rsidR="003E42D2">
              <w:t>aims to make centralized data hubs</w:t>
            </w:r>
            <w:r w:rsidR="004B0223">
              <w:t xml:space="preserve"> (</w:t>
            </w:r>
            <w:r w:rsidR="005642AA">
              <w:t>e.g.,</w:t>
            </w:r>
            <w:r w:rsidR="004B0223">
              <w:t xml:space="preserve"> </w:t>
            </w:r>
            <w:proofErr w:type="spellStart"/>
            <w:r w:rsidR="004B0223">
              <w:t>FinGrid</w:t>
            </w:r>
            <w:proofErr w:type="spellEnd"/>
            <w:r w:rsidR="004B0223">
              <w:t xml:space="preserve"> data hub in Finland)</w:t>
            </w:r>
            <w:r w:rsidR="003E42D2">
              <w:t xml:space="preserve">, </w:t>
            </w:r>
            <w:r w:rsidR="004B0223">
              <w:t>host personal data of people (</w:t>
            </w:r>
            <w:r w:rsidR="005642AA">
              <w:t>e.g.,</w:t>
            </w:r>
            <w:r w:rsidR="004B0223">
              <w:t xml:space="preserve"> </w:t>
            </w:r>
            <w:proofErr w:type="spellStart"/>
            <w:r w:rsidR="004B0223">
              <w:t>MyData</w:t>
            </w:r>
            <w:proofErr w:type="spellEnd"/>
            <w:r w:rsidR="004B0223">
              <w:t>)</w:t>
            </w:r>
            <w:r w:rsidR="00026B9B">
              <w:t>, enable industrial data spaces (IDS</w:t>
            </w:r>
            <w:r w:rsidR="0032041E">
              <w:t xml:space="preserve"> [10]</w:t>
            </w:r>
            <w:r w:rsidR="00026B9B">
              <w:t>), and recently GAIA-X approach.</w:t>
            </w:r>
            <w:r w:rsidR="000542C3">
              <w:t xml:space="preserve"> </w:t>
            </w:r>
          </w:p>
        </w:tc>
      </w:tr>
      <w:tr w:rsidR="00212112" w14:paraId="068CEF38" w14:textId="77777777" w:rsidTr="00027958">
        <w:tc>
          <w:tcPr>
            <w:tcW w:w="9060" w:type="dxa"/>
          </w:tcPr>
          <w:p w14:paraId="0709338E" w14:textId="3990A0D4" w:rsidR="00201F0C" w:rsidRDefault="00D873A0" w:rsidP="00027958">
            <w:pPr>
              <w:pStyle w:val="ITEABodyText"/>
              <w:jc w:val="both"/>
            </w:pPr>
            <w:r w:rsidRPr="005951EA">
              <w:rPr>
                <w:i/>
                <w:u w:val="single"/>
              </w:rPr>
              <w:t xml:space="preserve">Sa4CPS </w:t>
            </w:r>
            <w:r w:rsidRPr="00EE31F8">
              <w:rPr>
                <w:u w:val="single"/>
              </w:rPr>
              <w:t>targets</w:t>
            </w:r>
            <w:r>
              <w:rPr>
                <w:u w:val="single"/>
              </w:rPr>
              <w:t>/innovation</w:t>
            </w:r>
            <w:r>
              <w:t xml:space="preserve"> </w:t>
            </w:r>
            <w:r w:rsidRPr="008610D4">
              <w:t>to</w:t>
            </w:r>
            <w:r>
              <w:t xml:space="preserve"> </w:t>
            </w:r>
            <w:r w:rsidR="00FC190D">
              <w:t xml:space="preserve">specify the methodology and framework architecture for the SA4CPS concept for enabling secure situational awareness for people, </w:t>
            </w:r>
            <w:r w:rsidR="005642AA">
              <w:t>autonomous</w:t>
            </w:r>
            <w:r w:rsidR="00FC190D">
              <w:t xml:space="preserve"> </w:t>
            </w:r>
            <w:r w:rsidR="005642AA">
              <w:t>devices,</w:t>
            </w:r>
            <w:r w:rsidR="00FC190D">
              <w:t xml:space="preserve"> and digital twins of companies.</w:t>
            </w:r>
            <w:r w:rsidR="00193F31">
              <w:t xml:space="preserve"> </w:t>
            </w:r>
            <w:r w:rsidR="009835B8">
              <w:t>The SA4CPS concept applies entity centric model with</w:t>
            </w:r>
            <w:r w:rsidR="00FA081B">
              <w:t xml:space="preserve"> smart</w:t>
            </w:r>
            <w:r w:rsidR="009835B8">
              <w:t xml:space="preserve"> local and distributed situational awareness </w:t>
            </w:r>
            <w:r w:rsidR="00467391">
              <w:t>approach and</w:t>
            </w:r>
            <w:r w:rsidR="009835B8">
              <w:t xml:space="preserve"> combines it to work with </w:t>
            </w:r>
            <w:r w:rsidR="005642AA">
              <w:t>Zero Trust</w:t>
            </w:r>
            <w:r w:rsidR="00FA081B">
              <w:t xml:space="preserve"> model with W3C verifiable credentials, self-sovereign identities (also called as decentralized identifiers) as the basis for the solution.</w:t>
            </w:r>
          </w:p>
          <w:p w14:paraId="2249DC16" w14:textId="70F051E8" w:rsidR="00212112" w:rsidRPr="00F74051" w:rsidRDefault="007F6FCB" w:rsidP="00027958">
            <w:pPr>
              <w:pStyle w:val="ITEABodyText"/>
              <w:jc w:val="both"/>
              <w:rPr>
                <w:i/>
                <w:highlight w:val="yellow"/>
                <w:u w:val="single"/>
              </w:rPr>
            </w:pPr>
            <w:r w:rsidRPr="00F74051">
              <w:rPr>
                <w:i/>
                <w:u w:val="single"/>
              </w:rPr>
              <w:t>Sa4CPS Architecture</w:t>
            </w:r>
            <w:r w:rsidR="00541BD8" w:rsidRPr="00F74051">
              <w:rPr>
                <w:i/>
                <w:u w:val="single"/>
              </w:rPr>
              <w:t xml:space="preserve"> KPI</w:t>
            </w:r>
          </w:p>
        </w:tc>
      </w:tr>
      <w:tr w:rsidR="00212112" w14:paraId="5170E06D" w14:textId="77777777" w:rsidTr="00212112">
        <w:tc>
          <w:tcPr>
            <w:tcW w:w="9060" w:type="dxa"/>
            <w:shd w:val="clear" w:color="auto" w:fill="BAFFDB" w:themeFill="accent1" w:themeFillTint="33"/>
          </w:tcPr>
          <w:p w14:paraId="1DA4AC40" w14:textId="1B4B9E04" w:rsidR="00212112" w:rsidRPr="00F665BB" w:rsidRDefault="002B679D" w:rsidP="00027958">
            <w:pPr>
              <w:pStyle w:val="ITEABodyText"/>
              <w:jc w:val="both"/>
              <w:rPr>
                <w:i/>
                <w:iCs/>
                <w:highlight w:val="yellow"/>
                <w:u w:val="single"/>
              </w:rPr>
            </w:pPr>
            <w:r w:rsidRPr="009579A0">
              <w:rPr>
                <w:i/>
                <w:iCs/>
                <w:u w:val="single"/>
              </w:rPr>
              <w:t>Technology level</w:t>
            </w:r>
            <w:r>
              <w:rPr>
                <w:i/>
                <w:iCs/>
                <w:u w:val="single"/>
              </w:rPr>
              <w:t xml:space="preserve">: </w:t>
            </w:r>
            <w:r w:rsidR="00212112" w:rsidRPr="00C73914">
              <w:t xml:space="preserve">To </w:t>
            </w:r>
            <w:r w:rsidR="00D6627A" w:rsidRPr="00C73914">
              <w:t>R&amp;D&amp;I of the methods, means</w:t>
            </w:r>
            <w:r w:rsidR="008C1C37" w:rsidRPr="00C73914">
              <w:t xml:space="preserve"> and technological solutions</w:t>
            </w:r>
            <w:r w:rsidR="00D6627A" w:rsidRPr="00C73914">
              <w:t xml:space="preserve"> for enabling realization of the targeted </w:t>
            </w:r>
            <w:r w:rsidR="008C1C37" w:rsidRPr="00C73914">
              <w:t>Sa4CPS</w:t>
            </w:r>
            <w:r w:rsidR="00D6627A" w:rsidRPr="00C73914">
              <w:t xml:space="preserve"> concept</w:t>
            </w:r>
            <w:r w:rsidR="00D6627A" w:rsidRPr="00C73914">
              <w:rPr>
                <w:lang w:eastAsia="es-ES"/>
              </w:rPr>
              <w:t xml:space="preserve"> </w:t>
            </w:r>
            <w:r w:rsidR="00D6627A" w:rsidRPr="00C73914">
              <w:t xml:space="preserve">in </w:t>
            </w:r>
            <w:r w:rsidR="00C73914">
              <w:t xml:space="preserve">the form of </w:t>
            </w:r>
            <w:r w:rsidR="00AE4C1A">
              <w:t xml:space="preserve">evaluated technical enablers related to digital trust, situational </w:t>
            </w:r>
            <w:r w:rsidR="00467391">
              <w:t>awareness,</w:t>
            </w:r>
            <w:r w:rsidR="00AE4C1A">
              <w:t xml:space="preserve"> and tools for resilience</w:t>
            </w:r>
            <w:r w:rsidR="00C73914" w:rsidRPr="00C73914">
              <w:t>.</w:t>
            </w:r>
            <w:r w:rsidR="00212112" w:rsidRPr="00C73914">
              <w:t xml:space="preserve"> (IBO.4).</w:t>
            </w:r>
            <w:r w:rsidR="00212112" w:rsidRPr="009579A0">
              <w:rPr>
                <w:i/>
                <w:iCs/>
                <w:u w:val="single"/>
              </w:rPr>
              <w:t xml:space="preserve"> </w:t>
            </w:r>
          </w:p>
        </w:tc>
      </w:tr>
      <w:tr w:rsidR="00212112" w14:paraId="772FE2C7" w14:textId="77777777" w:rsidTr="00027958">
        <w:tc>
          <w:tcPr>
            <w:tcW w:w="9060" w:type="dxa"/>
          </w:tcPr>
          <w:p w14:paraId="3135C769" w14:textId="57EF0544" w:rsidR="00212112" w:rsidRPr="00F665BB" w:rsidRDefault="00D873A0" w:rsidP="00027958">
            <w:pPr>
              <w:pStyle w:val="ITEABodyText"/>
              <w:jc w:val="both"/>
              <w:rPr>
                <w:i/>
                <w:iCs/>
                <w:highlight w:val="yellow"/>
                <w:u w:val="single"/>
              </w:rPr>
            </w:pPr>
            <w:r w:rsidRPr="0EFC06E9">
              <w:rPr>
                <w:i/>
                <w:iCs/>
                <w:u w:val="single"/>
              </w:rPr>
              <w:t>Today</w:t>
            </w:r>
            <w:r w:rsidRPr="008A5F20">
              <w:rPr>
                <w:u w:val="single"/>
              </w:rPr>
              <w:t xml:space="preserve">, </w:t>
            </w:r>
            <w:r w:rsidRPr="00827DB9">
              <w:t>th</w:t>
            </w:r>
            <w:r>
              <w:t>e</w:t>
            </w:r>
            <w:r w:rsidR="004D0A45">
              <w:t xml:space="preserve">re are </w:t>
            </w:r>
            <w:r w:rsidR="006F4DFA">
              <w:t xml:space="preserve">several technologies </w:t>
            </w:r>
            <w:r w:rsidR="00467391">
              <w:t>related e.g.</w:t>
            </w:r>
            <w:r w:rsidR="006F4DFA">
              <w:t xml:space="preserve"> to </w:t>
            </w:r>
            <w:r w:rsidR="00FC1D90">
              <w:t>digital trust</w:t>
            </w:r>
            <w:r w:rsidR="00107FE9">
              <w:t>, situational awareness</w:t>
            </w:r>
            <w:r w:rsidR="004A2998">
              <w:t xml:space="preserve">, </w:t>
            </w:r>
            <w:r w:rsidR="00107FE9">
              <w:t xml:space="preserve">autonomous </w:t>
            </w:r>
            <w:proofErr w:type="gramStart"/>
            <w:r w:rsidR="00107FE9">
              <w:t>operation</w:t>
            </w:r>
            <w:proofErr w:type="gramEnd"/>
            <w:r w:rsidR="00107FE9">
              <w:t xml:space="preserve"> </w:t>
            </w:r>
            <w:r w:rsidR="004A2998">
              <w:t>and distributed ledgers</w:t>
            </w:r>
            <w:r w:rsidR="00107FE9">
              <w:t>. However, the</w:t>
            </w:r>
            <w:r w:rsidR="004A2998">
              <w:t xml:space="preserve">y have not yet been mature enough to be applied in the </w:t>
            </w:r>
            <w:r w:rsidR="00267C88">
              <w:t>real industrial cases nor critical cyber-physical systems.</w:t>
            </w:r>
          </w:p>
        </w:tc>
      </w:tr>
      <w:tr w:rsidR="00212112" w14:paraId="18CE3A94" w14:textId="77777777" w:rsidTr="00027958">
        <w:tc>
          <w:tcPr>
            <w:tcW w:w="9060" w:type="dxa"/>
          </w:tcPr>
          <w:p w14:paraId="13A0BF0E" w14:textId="3916BF33" w:rsidR="00212112" w:rsidRPr="00F665BB" w:rsidRDefault="00D873A0" w:rsidP="00027958">
            <w:pPr>
              <w:pStyle w:val="ITEABodyText"/>
              <w:jc w:val="both"/>
              <w:rPr>
                <w:i/>
                <w:iCs/>
                <w:highlight w:val="yellow"/>
                <w:u w:val="single"/>
              </w:rPr>
            </w:pPr>
            <w:r w:rsidRPr="005951EA">
              <w:rPr>
                <w:i/>
                <w:u w:val="single"/>
              </w:rPr>
              <w:t xml:space="preserve">Sa4CPS </w:t>
            </w:r>
            <w:r w:rsidRPr="00EE31F8">
              <w:rPr>
                <w:u w:val="single"/>
              </w:rPr>
              <w:t>targets</w:t>
            </w:r>
            <w:r>
              <w:rPr>
                <w:u w:val="single"/>
              </w:rPr>
              <w:t>/innovation</w:t>
            </w:r>
            <w:r>
              <w:t xml:space="preserve"> </w:t>
            </w:r>
            <w:r w:rsidRPr="008610D4">
              <w:t>to</w:t>
            </w:r>
            <w:r>
              <w:t xml:space="preserve"> </w:t>
            </w:r>
            <w:r w:rsidR="00AE4C1A" w:rsidRPr="00C73914">
              <w:t>R&amp;D&amp;I of the methods, means and technological solutions for enabling realization of the targeted Sa4CPS concept</w:t>
            </w:r>
            <w:r w:rsidR="00AE4C1A" w:rsidRPr="00C73914">
              <w:rPr>
                <w:lang w:eastAsia="es-ES"/>
              </w:rPr>
              <w:t xml:space="preserve"> </w:t>
            </w:r>
            <w:r w:rsidR="00AE4C1A" w:rsidRPr="00C73914">
              <w:t xml:space="preserve">in </w:t>
            </w:r>
            <w:r w:rsidR="00AE4C1A">
              <w:t xml:space="preserve">the form of evaluated technical enablers related to digital trust, situational </w:t>
            </w:r>
            <w:r w:rsidR="00467391">
              <w:t>awareness,</w:t>
            </w:r>
            <w:r w:rsidR="00AE4C1A">
              <w:t xml:space="preserve"> and tools for resilience</w:t>
            </w:r>
            <w:r>
              <w:t xml:space="preserve">. </w:t>
            </w:r>
            <w:r w:rsidR="00BA13E0" w:rsidRPr="00F74051">
              <w:rPr>
                <w:i/>
                <w:u w:val="single"/>
              </w:rPr>
              <w:t>Sa4CPS technology</w:t>
            </w:r>
            <w:r w:rsidR="009A49D3" w:rsidRPr="00F74051">
              <w:rPr>
                <w:i/>
                <w:u w:val="single"/>
              </w:rPr>
              <w:t xml:space="preserve"> KPI</w:t>
            </w:r>
          </w:p>
        </w:tc>
      </w:tr>
    </w:tbl>
    <w:p w14:paraId="10D66B8D" w14:textId="3D7EC297" w:rsidR="00184B2C" w:rsidRPr="009A49D9" w:rsidRDefault="00184B2C" w:rsidP="00C81F2A">
      <w:pPr>
        <w:pStyle w:val="Heading3withnumbering"/>
        <w:rPr>
          <w:lang w:eastAsia="en-US"/>
        </w:rPr>
      </w:pPr>
      <w:bookmarkStart w:id="116" w:name="_Toc5024161"/>
      <w:bookmarkStart w:id="117" w:name="_Toc122018237"/>
      <w:r w:rsidRPr="009A49D9">
        <w:rPr>
          <w:lang w:eastAsia="en-US"/>
        </w:rPr>
        <w:lastRenderedPageBreak/>
        <w:t>Market view</w:t>
      </w:r>
      <w:bookmarkEnd w:id="116"/>
      <w:bookmarkEnd w:id="117"/>
    </w:p>
    <w:p w14:paraId="0CE8BD71" w14:textId="4E5D507C" w:rsidR="00184B2C" w:rsidRPr="009A49D9" w:rsidRDefault="00184B2C" w:rsidP="00C81F2A">
      <w:pPr>
        <w:pStyle w:val="Heading4withnumbering"/>
        <w:rPr>
          <w:lang w:eastAsia="en-US"/>
        </w:rPr>
      </w:pPr>
      <w:bookmarkStart w:id="118" w:name="_Toc122018238"/>
      <w:r w:rsidRPr="009A49D9">
        <w:rPr>
          <w:lang w:eastAsia="en-US"/>
        </w:rPr>
        <w:t>Market State-of-the-Art analysis and market value chain</w:t>
      </w:r>
      <w:bookmarkEnd w:id="118"/>
    </w:p>
    <w:p w14:paraId="47E93DAF" w14:textId="07C929D5" w:rsidR="00DB2EAE" w:rsidRDefault="00905ACF" w:rsidP="004E6E3A">
      <w:pPr>
        <w:jc w:val="both"/>
        <w:rPr>
          <w:rStyle w:val="ITEABodyTextCar"/>
        </w:rPr>
      </w:pPr>
      <w:r w:rsidRPr="00243212">
        <w:rPr>
          <w:rFonts w:cs="Arial"/>
          <w:color w:val="212529"/>
          <w:lang w:val="en-US"/>
        </w:rPr>
        <w:br/>
      </w:r>
      <w:r w:rsidR="00817B35">
        <w:rPr>
          <w:rStyle w:val="ITEABodyTextCar"/>
        </w:rPr>
        <w:t xml:space="preserve"> </w:t>
      </w:r>
      <w:r w:rsidR="00817B35" w:rsidRPr="008D137A">
        <w:rPr>
          <w:rStyle w:val="ITEABodyTextCar"/>
        </w:rPr>
        <w:t>A view to the</w:t>
      </w:r>
      <w:r w:rsidR="00BD0CF7">
        <w:rPr>
          <w:rStyle w:val="ITEABodyTextCar"/>
        </w:rPr>
        <w:t xml:space="preserve"> </w:t>
      </w:r>
      <w:r w:rsidR="00817B35" w:rsidRPr="008D137A">
        <w:rPr>
          <w:rStyle w:val="ITEABodyTextCar"/>
        </w:rPr>
        <w:t>value network</w:t>
      </w:r>
      <w:r w:rsidR="00BD0CF7">
        <w:rPr>
          <w:rStyle w:val="ITEABodyTextCar"/>
        </w:rPr>
        <w:t>s of cyber-physical systems</w:t>
      </w:r>
      <w:r w:rsidR="00817B35" w:rsidRPr="008D137A">
        <w:rPr>
          <w:rStyle w:val="ITEABodyTextCar"/>
        </w:rPr>
        <w:t xml:space="preserve"> is depicted in the </w:t>
      </w:r>
      <w:r w:rsidR="00817B35">
        <w:rPr>
          <w:rStyle w:val="ITEABodyTextCar"/>
        </w:rPr>
        <w:fldChar w:fldCharType="begin"/>
      </w:r>
      <w:r w:rsidR="00817B35">
        <w:rPr>
          <w:rStyle w:val="ITEABodyTextCar"/>
        </w:rPr>
        <w:instrText xml:space="preserve"> REF _Ref126741950 \h </w:instrText>
      </w:r>
      <w:r w:rsidR="004E6E3A">
        <w:rPr>
          <w:rStyle w:val="ITEABodyTextCar"/>
        </w:rPr>
        <w:instrText xml:space="preserve"> \* MERGEFORMAT </w:instrText>
      </w:r>
      <w:r w:rsidR="00817B35">
        <w:rPr>
          <w:rStyle w:val="ITEABodyTextCar"/>
        </w:rPr>
      </w:r>
      <w:r w:rsidR="00817B35">
        <w:rPr>
          <w:rStyle w:val="ITEABodyTextCar"/>
        </w:rPr>
        <w:fldChar w:fldCharType="separate"/>
      </w:r>
      <w:r w:rsidR="00817B35" w:rsidRPr="00A82D88">
        <w:rPr>
          <w:color w:val="000000" w:themeColor="text1"/>
        </w:rPr>
        <w:t xml:space="preserve">Figure </w:t>
      </w:r>
      <w:r w:rsidR="00817B35" w:rsidRPr="00A82D88">
        <w:rPr>
          <w:noProof/>
          <w:color w:val="000000" w:themeColor="text1"/>
        </w:rPr>
        <w:t>6</w:t>
      </w:r>
      <w:r w:rsidR="00817B35">
        <w:rPr>
          <w:rStyle w:val="ITEABodyTextCar"/>
        </w:rPr>
        <w:fldChar w:fldCharType="end"/>
      </w:r>
      <w:r w:rsidR="00817B35" w:rsidRPr="008D137A">
        <w:rPr>
          <w:rStyle w:val="ITEABodyTextCar"/>
        </w:rPr>
        <w:t xml:space="preserve">, so that the market domains and actors are described in the generic way. </w:t>
      </w:r>
      <w:r w:rsidR="008F6DE8">
        <w:rPr>
          <w:rStyle w:val="ITEABodyTextCar"/>
        </w:rPr>
        <w:t>In the Sa4CPS project, t</w:t>
      </w:r>
      <w:r w:rsidR="00817B35" w:rsidRPr="008D137A">
        <w:rPr>
          <w:rStyle w:val="ITEABodyTextCar"/>
        </w:rPr>
        <w:t xml:space="preserve">he actor roles are deployed as instances in the </w:t>
      </w:r>
      <w:r w:rsidR="003F62AC">
        <w:rPr>
          <w:rStyle w:val="ITEABodyTextCar"/>
        </w:rPr>
        <w:t xml:space="preserve">specific </w:t>
      </w:r>
      <w:r w:rsidR="00F50E80">
        <w:rPr>
          <w:rStyle w:val="ITEABodyTextCar"/>
        </w:rPr>
        <w:t>UCs</w:t>
      </w:r>
      <w:r w:rsidR="00817B35" w:rsidRPr="008D137A">
        <w:rPr>
          <w:rStyle w:val="ITEABodyTextCar"/>
        </w:rPr>
        <w:t xml:space="preserve"> related application areas. </w:t>
      </w:r>
      <w:r w:rsidR="00A60195">
        <w:rPr>
          <w:rStyle w:val="ITEABodyTextCar"/>
        </w:rPr>
        <w:t xml:space="preserve">The </w:t>
      </w:r>
      <w:r w:rsidR="00A60195">
        <w:rPr>
          <w:color w:val="000000" w:themeColor="text1"/>
        </w:rPr>
        <w:t>p</w:t>
      </w:r>
      <w:r w:rsidR="00A60195" w:rsidRPr="00A82D88">
        <w:rPr>
          <w:color w:val="000000" w:themeColor="text1"/>
        </w:rPr>
        <w:t xml:space="preserve">osition of </w:t>
      </w:r>
      <w:r w:rsidR="00A60195">
        <w:rPr>
          <w:color w:val="000000" w:themeColor="text1"/>
        </w:rPr>
        <w:t xml:space="preserve">Sa4CPS </w:t>
      </w:r>
      <w:r w:rsidR="00A60195" w:rsidRPr="00A82D88">
        <w:rPr>
          <w:color w:val="000000" w:themeColor="text1"/>
        </w:rPr>
        <w:t xml:space="preserve">partners in the vertical sectors and </w:t>
      </w:r>
      <w:r w:rsidR="00A60195">
        <w:rPr>
          <w:color w:val="000000" w:themeColor="text1"/>
        </w:rPr>
        <w:t xml:space="preserve">actor </w:t>
      </w:r>
      <w:r w:rsidR="00A60195" w:rsidRPr="00A82D88">
        <w:rPr>
          <w:color w:val="000000" w:themeColor="text1"/>
        </w:rPr>
        <w:t>roles in the CPS value chains</w:t>
      </w:r>
      <w:r w:rsidR="00A60195">
        <w:rPr>
          <w:rStyle w:val="ITEABodyTextCar"/>
        </w:rPr>
        <w:t xml:space="preserve"> are </w:t>
      </w:r>
      <w:r w:rsidR="00705D5A">
        <w:rPr>
          <w:rStyle w:val="ITEABodyTextCar"/>
        </w:rPr>
        <w:t>represented in the</w:t>
      </w:r>
      <w:r w:rsidR="00705D5A" w:rsidRPr="008D137A">
        <w:rPr>
          <w:rStyle w:val="ITEABodyTextCar"/>
        </w:rPr>
        <w:t xml:space="preserve"> </w:t>
      </w:r>
      <w:r w:rsidR="00705D5A">
        <w:rPr>
          <w:rStyle w:val="ITEABodyTextCar"/>
        </w:rPr>
        <w:fldChar w:fldCharType="begin"/>
      </w:r>
      <w:r w:rsidR="00705D5A">
        <w:rPr>
          <w:rStyle w:val="ITEABodyTextCar"/>
        </w:rPr>
        <w:instrText xml:space="preserve"> REF _Ref126742015 \h </w:instrText>
      </w:r>
      <w:r w:rsidR="004E6E3A">
        <w:rPr>
          <w:rStyle w:val="ITEABodyTextCar"/>
        </w:rPr>
        <w:instrText xml:space="preserve"> \* MERGEFORMAT </w:instrText>
      </w:r>
      <w:r w:rsidR="00705D5A">
        <w:rPr>
          <w:rStyle w:val="ITEABodyTextCar"/>
        </w:rPr>
      </w:r>
      <w:r w:rsidR="00705D5A">
        <w:rPr>
          <w:rStyle w:val="ITEABodyTextCar"/>
        </w:rPr>
        <w:fldChar w:fldCharType="separate"/>
      </w:r>
      <w:r w:rsidR="00705D5A" w:rsidRPr="00A82D88">
        <w:rPr>
          <w:color w:val="000000" w:themeColor="text1"/>
        </w:rPr>
        <w:t xml:space="preserve">Figure </w:t>
      </w:r>
      <w:r w:rsidR="00705D5A" w:rsidRPr="00A82D88">
        <w:rPr>
          <w:noProof/>
          <w:color w:val="000000" w:themeColor="text1"/>
        </w:rPr>
        <w:t>7</w:t>
      </w:r>
      <w:r w:rsidR="00705D5A">
        <w:rPr>
          <w:rStyle w:val="ITEABodyTextCar"/>
        </w:rPr>
        <w:fldChar w:fldCharType="end"/>
      </w:r>
      <w:r w:rsidR="00705D5A">
        <w:rPr>
          <w:rStyle w:val="ITEABodyTextCar"/>
        </w:rPr>
        <w:t>. The value chain</w:t>
      </w:r>
      <w:r w:rsidR="00184F54">
        <w:rPr>
          <w:rStyle w:val="ITEABodyTextCar"/>
        </w:rPr>
        <w:t xml:space="preserve"> and targeted markets</w:t>
      </w:r>
      <w:r w:rsidR="00705D5A">
        <w:rPr>
          <w:rStyle w:val="ITEABodyTextCar"/>
        </w:rPr>
        <w:t xml:space="preserve"> in each of the UC </w:t>
      </w:r>
      <w:r w:rsidR="005D7136">
        <w:rPr>
          <w:rStyle w:val="ITEABodyTextCar"/>
        </w:rPr>
        <w:t xml:space="preserve">are specific, but there </w:t>
      </w:r>
      <w:r w:rsidR="00DA6DC5">
        <w:rPr>
          <w:rStyle w:val="ITEABodyTextCar"/>
        </w:rPr>
        <w:t xml:space="preserve">are potentially </w:t>
      </w:r>
      <w:r w:rsidR="00DA6DC5">
        <w:rPr>
          <w:rStyle w:val="ITEABodyTextCar"/>
        </w:rPr>
        <w:lastRenderedPageBreak/>
        <w:t>common roles</w:t>
      </w:r>
      <w:r w:rsidR="000A4BEA">
        <w:rPr>
          <w:rStyle w:val="ITEABodyTextCar"/>
        </w:rPr>
        <w:t xml:space="preserve"> and solutions</w:t>
      </w:r>
      <w:r w:rsidR="00DA6DC5">
        <w:rPr>
          <w:rStyle w:val="ITEABodyTextCar"/>
        </w:rPr>
        <w:t xml:space="preserve"> around situational awareness, which are here </w:t>
      </w:r>
      <w:r w:rsidR="00D66626">
        <w:rPr>
          <w:rStyle w:val="ITEABodyTextCar"/>
        </w:rPr>
        <w:t>in th</w:t>
      </w:r>
      <w:r w:rsidR="00A12775">
        <w:rPr>
          <w:rStyle w:val="ITEABodyTextCar"/>
        </w:rPr>
        <w:t>is</w:t>
      </w:r>
      <w:r w:rsidR="00D66626">
        <w:rPr>
          <w:rStyle w:val="ITEABodyTextCar"/>
        </w:rPr>
        <w:t xml:space="preserve"> project under research</w:t>
      </w:r>
      <w:r w:rsidR="00BE1B4E">
        <w:rPr>
          <w:rStyle w:val="ITEABodyTextCar"/>
        </w:rPr>
        <w:t>. Th</w:t>
      </w:r>
      <w:r w:rsidR="00D66626">
        <w:rPr>
          <w:rStyle w:val="ITEABodyTextCar"/>
        </w:rPr>
        <w:t>us</w:t>
      </w:r>
      <w:r w:rsidR="000A4BEA">
        <w:rPr>
          <w:rStyle w:val="ITEABodyTextCar"/>
        </w:rPr>
        <w:t>,</w:t>
      </w:r>
      <w:r w:rsidR="00D66626">
        <w:rPr>
          <w:rStyle w:val="ITEABodyTextCar"/>
        </w:rPr>
        <w:t xml:space="preserve"> th</w:t>
      </w:r>
      <w:r w:rsidR="00BE1B4E">
        <w:rPr>
          <w:rStyle w:val="ITEABodyTextCar"/>
        </w:rPr>
        <w:t xml:space="preserve">e plan is to focus to the critical elements </w:t>
      </w:r>
      <w:r w:rsidR="0014599D">
        <w:rPr>
          <w:rStyle w:val="ITEABodyTextCar"/>
        </w:rPr>
        <w:t>in each use</w:t>
      </w:r>
      <w:r w:rsidR="0014599D" w:rsidRPr="008D137A">
        <w:rPr>
          <w:rStyle w:val="ITEABodyTextCar"/>
        </w:rPr>
        <w:t xml:space="preserve"> case related value chains</w:t>
      </w:r>
      <w:r w:rsidR="004E6E3A">
        <w:rPr>
          <w:rStyle w:val="ITEABodyTextCar"/>
        </w:rPr>
        <w:t xml:space="preserve"> around </w:t>
      </w:r>
      <w:r w:rsidR="000A4BEA">
        <w:rPr>
          <w:rStyle w:val="ITEABodyTextCar"/>
        </w:rPr>
        <w:t xml:space="preserve">secure </w:t>
      </w:r>
      <w:r w:rsidR="004E6E3A">
        <w:rPr>
          <w:rStyle w:val="ITEABodyTextCar"/>
        </w:rPr>
        <w:t>situational awareness</w:t>
      </w:r>
      <w:r w:rsidR="0014599D" w:rsidRPr="008D137A">
        <w:rPr>
          <w:rStyle w:val="ITEABodyTextCar"/>
        </w:rPr>
        <w:t>, in this way the resources can be used in efficient way</w:t>
      </w:r>
      <w:r w:rsidR="004E6E3A">
        <w:rPr>
          <w:rStyle w:val="ITEABodyTextCar"/>
        </w:rPr>
        <w:t>.</w:t>
      </w:r>
    </w:p>
    <w:p w14:paraId="4CA4E83A" w14:textId="0390D762" w:rsidR="002A03A6" w:rsidRDefault="002A03A6" w:rsidP="005A285D">
      <w:pPr>
        <w:rPr>
          <w:lang w:val="en-US" w:eastAsia="en-US"/>
        </w:rPr>
      </w:pPr>
      <w:r w:rsidRPr="002A03A6">
        <w:rPr>
          <w:noProof/>
        </w:rPr>
        <w:drawing>
          <wp:inline distT="0" distB="0" distL="0" distR="0" wp14:anchorId="24CF4D60" wp14:editId="3DA87B59">
            <wp:extent cx="5756910" cy="2940685"/>
            <wp:effectExtent l="0" t="0" r="0" b="0"/>
            <wp:docPr id="1594201423" name="Picture 159420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6910" cy="2940685"/>
                    </a:xfrm>
                    <a:prstGeom prst="rect">
                      <a:avLst/>
                    </a:prstGeom>
                    <a:noFill/>
                    <a:ln>
                      <a:noFill/>
                    </a:ln>
                  </pic:spPr>
                </pic:pic>
              </a:graphicData>
            </a:graphic>
          </wp:inline>
        </w:drawing>
      </w:r>
    </w:p>
    <w:p w14:paraId="28903DCB" w14:textId="3D4B4AAF" w:rsidR="002A03A6" w:rsidRPr="00A82D88" w:rsidRDefault="002A03A6" w:rsidP="002A03A6">
      <w:pPr>
        <w:pStyle w:val="Caption"/>
        <w:rPr>
          <w:color w:val="000000" w:themeColor="text1"/>
          <w:lang w:val="en-US" w:eastAsia="en-US"/>
        </w:rPr>
      </w:pPr>
      <w:bookmarkStart w:id="120" w:name="_Ref126741950"/>
      <w:r w:rsidRPr="177E6F90">
        <w:rPr>
          <w:color w:val="000000" w:themeColor="text1"/>
        </w:rPr>
        <w:t xml:space="preserve">Figure </w:t>
      </w:r>
      <w:r w:rsidRPr="177E6F90">
        <w:rPr>
          <w:color w:val="000000" w:themeColor="text1"/>
        </w:rPr>
        <w:fldChar w:fldCharType="begin"/>
      </w:r>
      <w:r w:rsidRPr="177E6F90">
        <w:rPr>
          <w:color w:val="000000" w:themeColor="text1"/>
        </w:rPr>
        <w:instrText xml:space="preserve"> SEQ Figure \* ARABIC </w:instrText>
      </w:r>
      <w:r w:rsidRPr="177E6F90">
        <w:rPr>
          <w:color w:val="000000" w:themeColor="text1"/>
        </w:rPr>
        <w:fldChar w:fldCharType="separate"/>
      </w:r>
      <w:r w:rsidR="005D738A" w:rsidRPr="177E6F90">
        <w:rPr>
          <w:noProof/>
          <w:color w:val="000000" w:themeColor="text1"/>
        </w:rPr>
        <w:t>6</w:t>
      </w:r>
      <w:r w:rsidRPr="177E6F90">
        <w:rPr>
          <w:color w:val="000000" w:themeColor="text1"/>
        </w:rPr>
        <w:fldChar w:fldCharType="end"/>
      </w:r>
      <w:bookmarkEnd w:id="120"/>
      <w:r w:rsidRPr="177E6F90">
        <w:rPr>
          <w:color w:val="000000" w:themeColor="text1"/>
        </w:rPr>
        <w:t xml:space="preserve">. An analysis of </w:t>
      </w:r>
      <w:r w:rsidR="00567798" w:rsidRPr="177E6F90">
        <w:rPr>
          <w:color w:val="000000" w:themeColor="text1"/>
        </w:rPr>
        <w:t>roles in the CPS markets.</w:t>
      </w:r>
    </w:p>
    <w:p w14:paraId="764979F7" w14:textId="519688E6" w:rsidR="002A03A6" w:rsidRDefault="00010457" w:rsidP="00B55ECF">
      <w:pPr>
        <w:jc w:val="center"/>
        <w:rPr>
          <w:ins w:id="121" w:author="Latvakoski Juhani" w:date="2024-09-17T11:00:00Z"/>
          <w:lang w:val="en-US" w:eastAsia="en-US"/>
        </w:rPr>
      </w:pPr>
      <w:del w:id="122" w:author="Latvakoski Juhani" w:date="2024-09-17T11:00:00Z">
        <w:r>
          <w:rPr>
            <w:noProof/>
          </w:rPr>
          <w:drawing>
            <wp:inline distT="0" distB="0" distL="0" distR="0" wp14:anchorId="03E26342" wp14:editId="3BBD205F">
              <wp:extent cx="5759450" cy="25133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5759450" cy="2513330"/>
                      </a:xfrm>
                      <a:prstGeom prst="rect">
                        <a:avLst/>
                      </a:prstGeom>
                    </pic:spPr>
                  </pic:pic>
                </a:graphicData>
              </a:graphic>
            </wp:inline>
          </w:drawing>
        </w:r>
      </w:del>
    </w:p>
    <w:p w14:paraId="5C4F1172" w14:textId="170EBC8B" w:rsidR="00935424" w:rsidRDefault="00935424" w:rsidP="00B55ECF">
      <w:pPr>
        <w:jc w:val="center"/>
        <w:rPr>
          <w:lang w:val="en-US" w:eastAsia="en-US"/>
        </w:rPr>
      </w:pPr>
      <w:ins w:id="123" w:author="Latvakoski Juhani" w:date="2024-09-17T11:00:00Z">
        <w:r>
          <w:rPr>
            <w:noProof/>
          </w:rPr>
          <w:drawing>
            <wp:inline distT="0" distB="0" distL="0" distR="0" wp14:anchorId="3E540A43" wp14:editId="29668F33">
              <wp:extent cx="5759450" cy="2488565"/>
              <wp:effectExtent l="0" t="0" r="0" b="6985"/>
              <wp:docPr id="11152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759450" cy="2488565"/>
                      </a:xfrm>
                      <a:prstGeom prst="rect">
                        <a:avLst/>
                      </a:prstGeom>
                    </pic:spPr>
                  </pic:pic>
                </a:graphicData>
              </a:graphic>
            </wp:inline>
          </w:drawing>
        </w:r>
      </w:ins>
    </w:p>
    <w:p w14:paraId="1E5C7024" w14:textId="6C5D2FE1" w:rsidR="00C703D1" w:rsidRPr="00A82D88" w:rsidRDefault="005D738A" w:rsidP="005D738A">
      <w:pPr>
        <w:pStyle w:val="Caption"/>
        <w:rPr>
          <w:color w:val="000000" w:themeColor="text1"/>
          <w:lang w:val="en-US" w:eastAsia="en-US"/>
        </w:rPr>
      </w:pPr>
      <w:bookmarkStart w:id="124" w:name="_Ref126742015"/>
      <w:r w:rsidRPr="00A82D88">
        <w:rPr>
          <w:color w:val="000000" w:themeColor="text1"/>
        </w:rPr>
        <w:t xml:space="preserve">Figure </w:t>
      </w:r>
      <w:r w:rsidRPr="00A82D88">
        <w:rPr>
          <w:color w:val="000000" w:themeColor="text1"/>
        </w:rPr>
        <w:fldChar w:fldCharType="begin"/>
      </w:r>
      <w:r w:rsidRPr="00A82D88">
        <w:rPr>
          <w:color w:val="000000" w:themeColor="text1"/>
        </w:rPr>
        <w:instrText xml:space="preserve"> SEQ Figure \* ARABIC </w:instrText>
      </w:r>
      <w:r w:rsidRPr="00A82D88">
        <w:rPr>
          <w:color w:val="000000" w:themeColor="text1"/>
        </w:rPr>
        <w:fldChar w:fldCharType="separate"/>
      </w:r>
      <w:r w:rsidRPr="00A82D88">
        <w:rPr>
          <w:noProof/>
          <w:color w:val="000000" w:themeColor="text1"/>
        </w:rPr>
        <w:t>7</w:t>
      </w:r>
      <w:r w:rsidRPr="00A82D88">
        <w:rPr>
          <w:color w:val="000000" w:themeColor="text1"/>
        </w:rPr>
        <w:fldChar w:fldCharType="end"/>
      </w:r>
      <w:bookmarkEnd w:id="124"/>
      <w:r w:rsidRPr="00A82D88">
        <w:rPr>
          <w:color w:val="000000" w:themeColor="text1"/>
        </w:rPr>
        <w:t>. Position of partners in the vertical sectors</w:t>
      </w:r>
      <w:r w:rsidR="00FE7A8A">
        <w:rPr>
          <w:color w:val="000000" w:themeColor="text1"/>
        </w:rPr>
        <w:t xml:space="preserve"> related UCs</w:t>
      </w:r>
      <w:r w:rsidRPr="00A82D88">
        <w:rPr>
          <w:color w:val="000000" w:themeColor="text1"/>
        </w:rPr>
        <w:t xml:space="preserve"> and </w:t>
      </w:r>
      <w:r w:rsidR="00E807DC">
        <w:rPr>
          <w:color w:val="000000" w:themeColor="text1"/>
        </w:rPr>
        <w:t xml:space="preserve">example </w:t>
      </w:r>
      <w:r w:rsidR="00A82D88" w:rsidRPr="00A82D88">
        <w:rPr>
          <w:color w:val="000000" w:themeColor="text1"/>
        </w:rPr>
        <w:t>roles in the CPS value chains.</w:t>
      </w:r>
    </w:p>
    <w:p w14:paraId="7DF6DD49" w14:textId="72244784" w:rsidR="00D527B8" w:rsidDel="00106D24" w:rsidRDefault="00271624" w:rsidP="0090646E">
      <w:pPr>
        <w:pStyle w:val="BodyText"/>
        <w:rPr>
          <w:del w:id="125" w:author="Latvakoski Juhani" w:date="2024-09-18T15:17:00Z"/>
          <w:lang w:eastAsia="en-US"/>
        </w:rPr>
      </w:pPr>
      <w:r>
        <w:rPr>
          <w:lang w:eastAsia="en-US"/>
        </w:rPr>
        <w:t xml:space="preserve">The </w:t>
      </w:r>
      <w:r w:rsidR="00FB0941">
        <w:rPr>
          <w:lang w:eastAsia="en-US"/>
        </w:rPr>
        <w:t>analysis of target market</w:t>
      </w:r>
      <w:r w:rsidR="00CF1041">
        <w:rPr>
          <w:lang w:eastAsia="en-US"/>
        </w:rPr>
        <w:t>, related value chains</w:t>
      </w:r>
      <w:r w:rsidR="00FB0941">
        <w:rPr>
          <w:lang w:eastAsia="en-US"/>
        </w:rPr>
        <w:t xml:space="preserve"> </w:t>
      </w:r>
      <w:r w:rsidR="00CF1041">
        <w:rPr>
          <w:lang w:eastAsia="en-US"/>
        </w:rPr>
        <w:t>are</w:t>
      </w:r>
      <w:r w:rsidR="00FB0941">
        <w:rPr>
          <w:lang w:eastAsia="en-US"/>
        </w:rPr>
        <w:t xml:space="preserve"> explained in use case specific manner</w:t>
      </w:r>
      <w:r w:rsidR="00CE6FAB">
        <w:rPr>
          <w:lang w:eastAsia="en-US"/>
        </w:rPr>
        <w:t xml:space="preserve"> in the following.</w:t>
      </w:r>
    </w:p>
    <w:p w14:paraId="20D6BB52" w14:textId="68DCF78A" w:rsidR="00E410E1" w:rsidRDefault="00E410E1" w:rsidP="0090646E">
      <w:pPr>
        <w:pStyle w:val="BodyText"/>
        <w:rPr>
          <w:lang w:eastAsia="en-US"/>
        </w:rPr>
      </w:pPr>
    </w:p>
    <w:p w14:paraId="39D2F5F1" w14:textId="78E00BFF" w:rsidR="76BD7CA2" w:rsidRDefault="76BD7CA2" w:rsidP="76BD7CA2">
      <w:pPr>
        <w:pStyle w:val="BodyText"/>
        <w:rPr>
          <w:lang w:eastAsia="en-US"/>
        </w:rPr>
      </w:pPr>
    </w:p>
    <w:p w14:paraId="50BC7DAC" w14:textId="29A1AA1F" w:rsidR="76BD7CA2" w:rsidRDefault="76BD7CA2" w:rsidP="76BD7CA2">
      <w:pPr>
        <w:pStyle w:val="BodyText"/>
        <w:rPr>
          <w:lang w:eastAsia="en-US"/>
        </w:rPr>
      </w:pPr>
    </w:p>
    <w:p w14:paraId="00115AEA" w14:textId="39138F36" w:rsidR="00E410E1" w:rsidRPr="00E410E1" w:rsidRDefault="51799F6D" w:rsidP="0090646E">
      <w:pPr>
        <w:pStyle w:val="BodyText"/>
        <w:rPr>
          <w:b/>
          <w:bCs/>
          <w:u w:val="single"/>
          <w:lang w:eastAsia="en-US"/>
        </w:rPr>
      </w:pPr>
      <w:r w:rsidRPr="76BD7CA2">
        <w:rPr>
          <w:b/>
          <w:bCs/>
          <w:u w:val="single"/>
          <w:lang w:eastAsia="en-US"/>
        </w:rPr>
        <w:t xml:space="preserve">UC 1: Connected </w:t>
      </w:r>
      <w:proofErr w:type="gramStart"/>
      <w:r w:rsidRPr="76BD7CA2">
        <w:rPr>
          <w:b/>
          <w:bCs/>
          <w:u w:val="single"/>
          <w:lang w:eastAsia="en-US"/>
        </w:rPr>
        <w:t>&amp;  Autonomous</w:t>
      </w:r>
      <w:proofErr w:type="gramEnd"/>
      <w:r w:rsidRPr="76BD7CA2">
        <w:rPr>
          <w:b/>
          <w:bCs/>
          <w:u w:val="single"/>
          <w:lang w:eastAsia="en-US"/>
        </w:rPr>
        <w:t xml:space="preserve"> lightweight logistics for in-factor/out-factory supply chain</w:t>
      </w:r>
    </w:p>
    <w:p w14:paraId="5662D4C5" w14:textId="419E4EA6" w:rsidR="00E410E1" w:rsidRDefault="2A9AF626" w:rsidP="76BD7CA2">
      <w:r>
        <w:rPr>
          <w:noProof/>
        </w:rPr>
        <w:lastRenderedPageBreak/>
        <w:drawing>
          <wp:inline distT="0" distB="0" distL="0" distR="0" wp14:anchorId="48C343B5" wp14:editId="1A19CA2A">
            <wp:extent cx="5953004" cy="3894257"/>
            <wp:effectExtent l="0" t="0" r="0" b="0"/>
            <wp:docPr id="1468033406" name="Picture 146803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53004" cy="3894257"/>
                    </a:xfrm>
                    <a:prstGeom prst="rect">
                      <a:avLst/>
                    </a:prstGeom>
                  </pic:spPr>
                </pic:pic>
              </a:graphicData>
            </a:graphic>
          </wp:inline>
        </w:drawing>
      </w:r>
    </w:p>
    <w:p w14:paraId="63A73093" w14:textId="443DC1C2" w:rsidR="00E410E1" w:rsidRPr="00BE1AD3" w:rsidRDefault="00E410E1" w:rsidP="00BE1AD3">
      <w:pPr>
        <w:pStyle w:val="Caption"/>
        <w:jc w:val="center"/>
        <w:rPr>
          <w:color w:val="auto"/>
        </w:rPr>
      </w:pPr>
    </w:p>
    <w:tbl>
      <w:tblPr>
        <w:tblW w:w="10166"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8"/>
        <w:gridCol w:w="8188"/>
      </w:tblGrid>
      <w:tr w:rsidR="00E410E1" w:rsidRPr="00F85C8F" w14:paraId="20D9A954" w14:textId="77777777" w:rsidTr="76BD7CA2">
        <w:tc>
          <w:tcPr>
            <w:tcW w:w="10166" w:type="dxa"/>
            <w:gridSpan w:val="2"/>
            <w:shd w:val="clear" w:color="auto" w:fill="BAFFDB" w:themeFill="accent1" w:themeFillTint="33"/>
            <w:tcMar>
              <w:top w:w="100" w:type="dxa"/>
              <w:left w:w="100" w:type="dxa"/>
              <w:bottom w:w="100" w:type="dxa"/>
              <w:right w:w="100" w:type="dxa"/>
            </w:tcMar>
          </w:tcPr>
          <w:p w14:paraId="1FFF512B" w14:textId="0C7F1B93" w:rsidR="00E410E1" w:rsidRPr="00F85C8F" w:rsidRDefault="001D3125" w:rsidP="00027958">
            <w:pPr>
              <w:pStyle w:val="ITEABodyText"/>
              <w:rPr>
                <w:b/>
              </w:rPr>
            </w:pPr>
            <w:r>
              <w:rPr>
                <w:b/>
              </w:rPr>
              <w:t xml:space="preserve">UC </w:t>
            </w:r>
            <w:r w:rsidR="00E410E1" w:rsidRPr="00F85C8F">
              <w:rPr>
                <w:b/>
              </w:rPr>
              <w:t xml:space="preserve">1. </w:t>
            </w:r>
            <w:r w:rsidR="00E410E1" w:rsidRPr="00210C73">
              <w:rPr>
                <w:b/>
              </w:rPr>
              <w:t xml:space="preserve">Towards more resilient </w:t>
            </w:r>
            <w:r w:rsidR="00E410E1">
              <w:rPr>
                <w:b/>
              </w:rPr>
              <w:t xml:space="preserve">and cost-effective </w:t>
            </w:r>
            <w:r w:rsidR="00E410E1" w:rsidRPr="00210C73">
              <w:rPr>
                <w:b/>
              </w:rPr>
              <w:t>autonomous lightweight logistics in connected supply chains</w:t>
            </w:r>
            <w:r w:rsidR="00E410E1">
              <w:rPr>
                <w:b/>
              </w:rPr>
              <w:t xml:space="preserve"> of pharmaceuticals</w:t>
            </w:r>
          </w:p>
        </w:tc>
      </w:tr>
      <w:tr w:rsidR="00E410E1" w:rsidRPr="00F85C8F" w14:paraId="4B533451" w14:textId="77777777" w:rsidTr="76BD7CA2">
        <w:tc>
          <w:tcPr>
            <w:tcW w:w="1978" w:type="dxa"/>
            <w:shd w:val="clear" w:color="auto" w:fill="auto"/>
            <w:tcMar>
              <w:top w:w="100" w:type="dxa"/>
              <w:left w:w="100" w:type="dxa"/>
              <w:bottom w:w="100" w:type="dxa"/>
              <w:right w:w="100" w:type="dxa"/>
            </w:tcMar>
          </w:tcPr>
          <w:p w14:paraId="5941B2A9" w14:textId="77777777" w:rsidR="00E410E1" w:rsidRPr="00F85C8F" w:rsidRDefault="00E410E1" w:rsidP="00027958">
            <w:pPr>
              <w:pStyle w:val="ITEABodyText"/>
              <w:rPr>
                <w:b/>
                <w:szCs w:val="20"/>
              </w:rPr>
            </w:pPr>
            <w:r>
              <w:rPr>
                <w:b/>
                <w:i/>
                <w:szCs w:val="20"/>
              </w:rPr>
              <w:t>Description of the scenario</w:t>
            </w:r>
          </w:p>
          <w:p w14:paraId="486FF19C" w14:textId="77777777" w:rsidR="00E410E1" w:rsidRPr="00F85C8F" w:rsidRDefault="00E410E1" w:rsidP="00027958">
            <w:pPr>
              <w:pStyle w:val="ITEABodyText"/>
              <w:rPr>
                <w:szCs w:val="20"/>
              </w:rPr>
            </w:pPr>
          </w:p>
        </w:tc>
        <w:tc>
          <w:tcPr>
            <w:tcW w:w="8188" w:type="dxa"/>
            <w:shd w:val="clear" w:color="auto" w:fill="auto"/>
          </w:tcPr>
          <w:p w14:paraId="7193B9FE" w14:textId="57677EF5" w:rsidR="00E410E1" w:rsidRPr="00F85C8F" w:rsidRDefault="74E492CF">
            <w:pPr>
              <w:pStyle w:val="ITEABodyText"/>
              <w:jc w:val="both"/>
              <w:pPrChange w:id="126" w:author="Latvakoski Juhani" w:date="2024-09-27T12:22:00Z">
                <w:pPr>
                  <w:pStyle w:val="ITEABodyText"/>
                </w:pPr>
              </w:pPrChange>
            </w:pPr>
            <w:r>
              <w:t xml:space="preserve">UC1 will focus on the cross-organisation (out-factory) and internal chain (in-factory) of the automotive parts supply chain over a multi-vendor logistic network. The scenario </w:t>
            </w:r>
            <w:proofErr w:type="gramStart"/>
            <w:r>
              <w:t>starts  from</w:t>
            </w:r>
            <w:proofErr w:type="gramEnd"/>
            <w:r>
              <w:t xml:space="preserve"> the traceability of automotive parts supplied from third-party vendors at cross-organisational level. The traceability of goods will be secured by online asset </w:t>
            </w:r>
            <w:proofErr w:type="gramStart"/>
            <w:r>
              <w:t>integrity  and</w:t>
            </w:r>
            <w:proofErr w:type="gramEnd"/>
            <w:r>
              <w:t xml:space="preserve"> decentralised solutions enabling IoT-based monitorisation and situational awareness. The cross-organisational supply chain procedures will rely on </w:t>
            </w:r>
            <w:proofErr w:type="spellStart"/>
            <w:r>
              <w:t>Otokar’s</w:t>
            </w:r>
            <w:proofErr w:type="spellEnd"/>
            <w:r>
              <w:t xml:space="preserve"> existing services and agreements with third-party suppliers. Once the supplied goods are delivered to OTOKAR, the internal (inside the factory in </w:t>
            </w:r>
            <w:proofErr w:type="spellStart"/>
            <w:r>
              <w:t>Sakarya</w:t>
            </w:r>
            <w:proofErr w:type="spellEnd"/>
            <w:r>
              <w:t xml:space="preserve">/TR </w:t>
            </w:r>
            <w:proofErr w:type="gramStart"/>
            <w:r>
              <w:t>promises)  transportation</w:t>
            </w:r>
            <w:proofErr w:type="gramEnd"/>
            <w:r>
              <w:t xml:space="preserve"> will be realised with autonomous forklifts (e.g. from department A to B).  Forklifts are connected to an internal </w:t>
            </w:r>
            <w:proofErr w:type="spellStart"/>
            <w:r>
              <w:t>WiFi</w:t>
            </w:r>
            <w:proofErr w:type="spellEnd"/>
            <w:r>
              <w:t xml:space="preserve"> system via beacons and instant data (GPS, info about the carriage, etc.) are transmitted through IoT gateways. UC1 will focus on lab-scale test cases and countermeasures dealing with low-level HW-enabled cyber-physical resilience of the communication backend used in OTOKAR premises and safety-</w:t>
            </w:r>
            <w:proofErr w:type="spellStart"/>
            <w:r>
              <w:t>crticial</w:t>
            </w:r>
            <w:proofErr w:type="spellEnd"/>
            <w:r>
              <w:t xml:space="preserve"> situations during the operations by considering the situational awareness of workers, vehicles, </w:t>
            </w:r>
            <w:proofErr w:type="gramStart"/>
            <w:r>
              <w:t>things</w:t>
            </w:r>
            <w:proofErr w:type="gramEnd"/>
            <w:r>
              <w:t xml:space="preserve"> and obstacles within a complex production environment. UC1 will deal with the service-level attacks and their testing and validation at cross-organisational supply chain management (from Vendor A to OTOKAR).</w:t>
            </w:r>
          </w:p>
        </w:tc>
      </w:tr>
      <w:tr w:rsidR="00E410E1" w:rsidRPr="007A7D24" w14:paraId="77069399" w14:textId="77777777" w:rsidTr="76BD7CA2">
        <w:tc>
          <w:tcPr>
            <w:tcW w:w="1978" w:type="dxa"/>
            <w:shd w:val="clear" w:color="auto" w:fill="auto"/>
            <w:tcMar>
              <w:top w:w="100" w:type="dxa"/>
              <w:left w:w="100" w:type="dxa"/>
              <w:bottom w:w="100" w:type="dxa"/>
              <w:right w:w="100" w:type="dxa"/>
            </w:tcMar>
          </w:tcPr>
          <w:p w14:paraId="520AE8C2" w14:textId="77777777" w:rsidR="00E410E1" w:rsidRPr="00F85C8F" w:rsidRDefault="00E410E1" w:rsidP="00027958">
            <w:pPr>
              <w:pStyle w:val="ITEABodyText"/>
              <w:rPr>
                <w:b/>
                <w:i/>
                <w:szCs w:val="20"/>
              </w:rPr>
            </w:pPr>
            <w:r>
              <w:rPr>
                <w:b/>
                <w:i/>
                <w:szCs w:val="20"/>
              </w:rPr>
              <w:lastRenderedPageBreak/>
              <w:t>Targeted market</w:t>
            </w:r>
          </w:p>
        </w:tc>
        <w:tc>
          <w:tcPr>
            <w:tcW w:w="8188" w:type="dxa"/>
            <w:shd w:val="clear" w:color="auto" w:fill="auto"/>
          </w:tcPr>
          <w:p w14:paraId="4770C0D6" w14:textId="6622A947" w:rsidR="00E410E1" w:rsidRPr="00BB1FCF" w:rsidRDefault="1C25E980" w:rsidP="76BD7CA2">
            <w:pPr>
              <w:pStyle w:val="ITEABodyText"/>
            </w:pPr>
            <w:r>
              <w:t>•</w:t>
            </w:r>
            <w:r w:rsidR="00E410E1">
              <w:tab/>
            </w:r>
            <w:r>
              <w:t>Logistics &amp; supply chain</w:t>
            </w:r>
          </w:p>
          <w:p w14:paraId="7CBF1620" w14:textId="340960C2" w:rsidR="00E410E1" w:rsidRPr="00BB1FCF" w:rsidRDefault="1C25E980" w:rsidP="76BD7CA2">
            <w:pPr>
              <w:pStyle w:val="ITEABodyText"/>
            </w:pPr>
            <w:r>
              <w:t>•</w:t>
            </w:r>
            <w:r w:rsidR="00E410E1">
              <w:tab/>
            </w:r>
            <w:r>
              <w:t>Automotive &amp; transportation</w:t>
            </w:r>
          </w:p>
          <w:p w14:paraId="4A85E456" w14:textId="0495ABFC" w:rsidR="00E410E1" w:rsidRPr="00BB1FCF" w:rsidRDefault="1C25E980" w:rsidP="76BD7CA2">
            <w:pPr>
              <w:pStyle w:val="ITEABodyText"/>
            </w:pPr>
            <w:r>
              <w:t>•</w:t>
            </w:r>
            <w:r w:rsidR="00E410E1">
              <w:tab/>
            </w:r>
            <w:r>
              <w:t>Industry 4.0</w:t>
            </w:r>
          </w:p>
          <w:p w14:paraId="3D2CB41D" w14:textId="0B323599" w:rsidR="00E410E1" w:rsidRPr="00BB1FCF" w:rsidRDefault="1C25E980" w:rsidP="76BD7CA2">
            <w:pPr>
              <w:pStyle w:val="ITEABodyText"/>
            </w:pPr>
            <w:r>
              <w:t>•</w:t>
            </w:r>
            <w:r w:rsidR="00E410E1">
              <w:tab/>
            </w:r>
            <w:r>
              <w:t>ICT, cyber-physical systems</w:t>
            </w:r>
          </w:p>
        </w:tc>
      </w:tr>
      <w:tr w:rsidR="00E410E1" w:rsidRPr="00F85C8F" w14:paraId="7006DC50" w14:textId="77777777" w:rsidTr="76BD7CA2">
        <w:tc>
          <w:tcPr>
            <w:tcW w:w="10166" w:type="dxa"/>
            <w:gridSpan w:val="2"/>
            <w:shd w:val="clear" w:color="auto" w:fill="auto"/>
            <w:tcMar>
              <w:top w:w="100" w:type="dxa"/>
              <w:left w:w="100" w:type="dxa"/>
              <w:bottom w:w="100" w:type="dxa"/>
              <w:right w:w="100" w:type="dxa"/>
            </w:tcMar>
          </w:tcPr>
          <w:p w14:paraId="2DB6551D" w14:textId="7867E4D0" w:rsidR="00E410E1" w:rsidRPr="00DE0FDC" w:rsidRDefault="1C25E980">
            <w:pPr>
              <w:pStyle w:val="ITEABodyText"/>
              <w:jc w:val="both"/>
              <w:rPr>
                <w:rFonts w:ascii="Frutiger-Light" w:hAnsi="Frutiger-Light"/>
                <w:b/>
                <w:bCs/>
                <w:color w:val="333333"/>
                <w:lang w:val="en-US"/>
              </w:rPr>
              <w:pPrChange w:id="127" w:author="Latvakoski Juhani" w:date="2024-09-27T12:22:00Z">
                <w:pPr>
                  <w:pStyle w:val="ITEABodyText"/>
                </w:pPr>
              </w:pPrChange>
            </w:pPr>
            <w:r>
              <w:t xml:space="preserve">Clarification of the value chain:  Combined solutions to bridge automotive with smart multimodal logistics and supply chain are still not effective and trustworthy. Workload of AI/ML </w:t>
            </w:r>
            <w:proofErr w:type="gramStart"/>
            <w:r>
              <w:t>and  IoT</w:t>
            </w:r>
            <w:proofErr w:type="gramEnd"/>
            <w:r>
              <w:t xml:space="preserve"> is increasing with the booming needs of safety, autonomy, connectivity and security in relation with the increasing </w:t>
            </w:r>
            <w:proofErr w:type="spellStart"/>
            <w:r>
              <w:t>eond</w:t>
            </w:r>
            <w:proofErr w:type="spellEnd"/>
            <w:r>
              <w:t xml:space="preserve"> on situational awareness. UC1 will contribute to the trustworthiness of the automotive value chain by enabling high-throughput, power-efficient, smart and resilient architectures that are needed to be customised to the changing requirements of in-factory and out-factory supply chain and logistics </w:t>
            </w:r>
            <w:proofErr w:type="gramStart"/>
            <w:r>
              <w:t>domains</w:t>
            </w:r>
            <w:proofErr w:type="gramEnd"/>
          </w:p>
          <w:p w14:paraId="4F9014EE" w14:textId="296860EA" w:rsidR="00E410E1" w:rsidRPr="00DE0FDC" w:rsidRDefault="1C25E980">
            <w:pPr>
              <w:pStyle w:val="ITEABodyText"/>
              <w:jc w:val="both"/>
              <w:pPrChange w:id="128" w:author="Latvakoski Juhani" w:date="2024-09-27T12:22:00Z">
                <w:pPr>
                  <w:pStyle w:val="ITEABodyText"/>
                </w:pPr>
              </w:pPrChange>
            </w:pPr>
            <w:r>
              <w:t>The use case will include in-factory/out-factory logistic and situational data management in terms of secure communication, secure data sharing dynamic routing algorithms, AI based predictive algorithms, safety assurance, data driven predictive algorithms with high prediction accuracy.</w:t>
            </w:r>
          </w:p>
          <w:p w14:paraId="2A4DA54D" w14:textId="7AA6F95E" w:rsidR="00E410E1" w:rsidRPr="00DE0FDC" w:rsidRDefault="1C25E980" w:rsidP="00027958">
            <w:pPr>
              <w:pStyle w:val="ITEABodyText"/>
            </w:pPr>
            <w:r>
              <w:t xml:space="preserve"> </w:t>
            </w:r>
          </w:p>
          <w:p w14:paraId="6317AE82" w14:textId="11465C4B" w:rsidR="00E410E1" w:rsidRPr="00DE0FDC" w:rsidRDefault="1C25E980">
            <w:pPr>
              <w:pStyle w:val="ITEABodyText"/>
              <w:jc w:val="both"/>
              <w:pPrChange w:id="129" w:author="Latvakoski Juhani" w:date="2024-09-27T12:23:00Z">
                <w:pPr>
                  <w:pStyle w:val="ITEABodyText"/>
                </w:pPr>
              </w:pPrChange>
            </w:pPr>
            <w:r>
              <w:t>Clarification of the evaluation case: The use case will focus on the operational efficiency and the trustworthiness of the logistic chain. Target focus on developing hardware and software components including framework and containers.</w:t>
            </w:r>
          </w:p>
          <w:p w14:paraId="09CE75F4" w14:textId="0A50840B" w:rsidR="00E410E1" w:rsidRPr="00DE0FDC" w:rsidRDefault="1C25E980" w:rsidP="00027958">
            <w:pPr>
              <w:pStyle w:val="ITEABodyText"/>
            </w:pPr>
            <w:r>
              <w:t xml:space="preserve"> </w:t>
            </w:r>
          </w:p>
          <w:p w14:paraId="2FECBA8F" w14:textId="56E22031" w:rsidR="00E410E1" w:rsidRPr="00DE0FDC" w:rsidRDefault="1C25E980" w:rsidP="00027958">
            <w:pPr>
              <w:pStyle w:val="ITEABodyText"/>
            </w:pPr>
            <w:r>
              <w:t>Partners involved and their roles description shortly:</w:t>
            </w:r>
          </w:p>
          <w:p w14:paraId="18F46792" w14:textId="1498677A" w:rsidR="00E410E1" w:rsidRPr="00DE0FDC" w:rsidRDefault="1C25E980" w:rsidP="00027958">
            <w:pPr>
              <w:pStyle w:val="ITEABodyText"/>
            </w:pPr>
            <w:r>
              <w:t xml:space="preserve">ERARGE – Providing secure HW and SW solutions; blockchain </w:t>
            </w:r>
            <w:proofErr w:type="gramStart"/>
            <w:r>
              <w:t>infrastructure</w:t>
            </w:r>
            <w:proofErr w:type="gramEnd"/>
          </w:p>
          <w:p w14:paraId="515F2210" w14:textId="2E97EC0B" w:rsidR="00E410E1" w:rsidRPr="00DE0FDC" w:rsidRDefault="1C25E980" w:rsidP="00027958">
            <w:pPr>
              <w:pStyle w:val="ITEABodyText"/>
            </w:pPr>
            <w:r>
              <w:t xml:space="preserve">OTOKAR – End user, safety assurance and safety-oriented situational awareness, testing and </w:t>
            </w:r>
            <w:proofErr w:type="gramStart"/>
            <w:r>
              <w:t>validation</w:t>
            </w:r>
            <w:proofErr w:type="gramEnd"/>
          </w:p>
          <w:p w14:paraId="4D6BE294" w14:textId="44B2FA03" w:rsidR="00E410E1" w:rsidRPr="00DE0FDC" w:rsidRDefault="1C25E980" w:rsidP="00027958">
            <w:pPr>
              <w:pStyle w:val="ITEABodyText"/>
            </w:pPr>
            <w:r>
              <w:t xml:space="preserve">ACD – Providing secure communication components and frameworks for multi-communication </w:t>
            </w:r>
            <w:proofErr w:type="gramStart"/>
            <w:r>
              <w:t>purposes</w:t>
            </w:r>
            <w:proofErr w:type="gramEnd"/>
          </w:p>
          <w:p w14:paraId="5795BEF9" w14:textId="6F42B6C2" w:rsidR="00E410E1" w:rsidRPr="00DE0FDC" w:rsidRDefault="1C25E980" w:rsidP="00027958">
            <w:pPr>
              <w:pStyle w:val="ITEABodyText"/>
            </w:pPr>
            <w:r>
              <w:t xml:space="preserve">INOVASYON -Providing optimization algorithms for EV’s by focusing on AI tools for logistic operations </w:t>
            </w:r>
            <w:proofErr w:type="gramStart"/>
            <w:r>
              <w:t>optimisation</w:t>
            </w:r>
            <w:proofErr w:type="gramEnd"/>
          </w:p>
          <w:p w14:paraId="72965DC0" w14:textId="42DCEA7B" w:rsidR="00E410E1" w:rsidRPr="00DE0FDC" w:rsidRDefault="1C25E980" w:rsidP="00027958">
            <w:pPr>
              <w:pStyle w:val="ITEABodyText"/>
            </w:pPr>
            <w:r>
              <w:t xml:space="preserve">ALPATA -Providing Monitoring software and dashboards, software and system integration, testing &amp; </w:t>
            </w:r>
            <w:proofErr w:type="gramStart"/>
            <w:r>
              <w:t>validation</w:t>
            </w:r>
            <w:proofErr w:type="gramEnd"/>
          </w:p>
          <w:p w14:paraId="18257504" w14:textId="4EDC228E" w:rsidR="00E410E1" w:rsidRPr="00DE0FDC" w:rsidRDefault="00E410E1" w:rsidP="76BD7CA2">
            <w:pPr>
              <w:pStyle w:val="ITEABodyText"/>
              <w:rPr>
                <w:lang w:val="en-US"/>
              </w:rPr>
            </w:pPr>
          </w:p>
        </w:tc>
      </w:tr>
    </w:tbl>
    <w:p w14:paraId="5B503E55" w14:textId="77777777" w:rsidR="00CE6FAB" w:rsidRDefault="00CE6FAB" w:rsidP="0090646E">
      <w:pPr>
        <w:pStyle w:val="BodyText"/>
        <w:rPr>
          <w:lang w:eastAsia="en-US"/>
        </w:rPr>
      </w:pPr>
    </w:p>
    <w:p w14:paraId="65A01571" w14:textId="539EB570" w:rsidR="00307210" w:rsidRPr="00616961" w:rsidRDefault="00616961" w:rsidP="0090646E">
      <w:pPr>
        <w:pStyle w:val="BodyText"/>
        <w:rPr>
          <w:b/>
          <w:u w:val="single"/>
        </w:rPr>
      </w:pPr>
      <w:r w:rsidRPr="00616961">
        <w:rPr>
          <w:b/>
          <w:u w:val="single"/>
        </w:rPr>
        <w:t xml:space="preserve">UC 2: </w:t>
      </w:r>
      <w:r w:rsidR="00641546" w:rsidRPr="00616961">
        <w:rPr>
          <w:b/>
          <w:u w:val="single"/>
        </w:rPr>
        <w:t>People and</w:t>
      </w:r>
      <w:r w:rsidR="0058379D" w:rsidRPr="00616961">
        <w:rPr>
          <w:b/>
          <w:u w:val="single"/>
        </w:rPr>
        <w:t xml:space="preserve"> machine position awareness </w:t>
      </w:r>
      <w:r w:rsidR="00641546" w:rsidRPr="00616961">
        <w:rPr>
          <w:b/>
          <w:u w:val="single"/>
        </w:rPr>
        <w:t>in</w:t>
      </w:r>
      <w:r w:rsidR="0058379D" w:rsidRPr="00616961">
        <w:rPr>
          <w:b/>
          <w:u w:val="single"/>
        </w:rPr>
        <w:t xml:space="preserve"> production or </w:t>
      </w:r>
      <w:r w:rsidR="00641546" w:rsidRPr="00616961">
        <w:rPr>
          <w:b/>
          <w:u w:val="single"/>
        </w:rPr>
        <w:t>logistics</w:t>
      </w:r>
      <w:r w:rsidR="0058379D" w:rsidRPr="00616961">
        <w:rPr>
          <w:b/>
          <w:u w:val="single"/>
        </w:rPr>
        <w:t xml:space="preserve"> area</w:t>
      </w:r>
    </w:p>
    <w:p w14:paraId="22E8AAD8" w14:textId="77777777" w:rsidR="00156B9A" w:rsidRDefault="00156B9A" w:rsidP="0090646E">
      <w:pPr>
        <w:pStyle w:val="BodyText"/>
        <w:rPr>
          <w:lang w:val="en-US" w:eastAsia="en-US"/>
        </w:rPr>
      </w:pPr>
    </w:p>
    <w:p w14:paraId="65097943" w14:textId="3FE088B5" w:rsidR="0B752795" w:rsidRDefault="0B752795" w:rsidP="677E800C">
      <w:pPr>
        <w:pStyle w:val="BodyText"/>
        <w:ind w:left="2124"/>
      </w:pPr>
      <w:r>
        <w:rPr>
          <w:noProof/>
        </w:rPr>
        <w:lastRenderedPageBreak/>
        <w:drawing>
          <wp:inline distT="0" distB="0" distL="0" distR="0" wp14:anchorId="35D6A8D9" wp14:editId="0F810668">
            <wp:extent cx="3505200" cy="2628900"/>
            <wp:effectExtent l="0" t="0" r="0" b="0"/>
            <wp:docPr id="1594201425" name="Picture 159420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05200" cy="2628900"/>
                    </a:xfrm>
                    <a:prstGeom prst="rect">
                      <a:avLst/>
                    </a:prstGeom>
                  </pic:spPr>
                </pic:pic>
              </a:graphicData>
            </a:graphic>
          </wp:inline>
        </w:drawing>
      </w:r>
    </w:p>
    <w:p w14:paraId="1B9E3704" w14:textId="73685407" w:rsidR="677E800C" w:rsidRDefault="677E800C" w:rsidP="677E800C">
      <w:pPr>
        <w:pStyle w:val="BodyText"/>
        <w:rPr>
          <w:lang w:val="en-US" w:eastAsia="en-US"/>
        </w:rPr>
      </w:pPr>
    </w:p>
    <w:tbl>
      <w:tblPr>
        <w:tblW w:w="10166"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8"/>
        <w:gridCol w:w="8188"/>
      </w:tblGrid>
      <w:tr w:rsidR="0058379D" w:rsidRPr="008C3C0D" w14:paraId="31F61712" w14:textId="77777777" w:rsidTr="134600B9">
        <w:tc>
          <w:tcPr>
            <w:tcW w:w="10166" w:type="dxa"/>
            <w:gridSpan w:val="2"/>
            <w:shd w:val="clear" w:color="auto" w:fill="BAFFDB" w:themeFill="accent1" w:themeFillTint="33"/>
            <w:tcMar>
              <w:top w:w="100" w:type="dxa"/>
              <w:left w:w="100" w:type="dxa"/>
              <w:bottom w:w="100" w:type="dxa"/>
              <w:right w:w="100" w:type="dxa"/>
            </w:tcMar>
          </w:tcPr>
          <w:p w14:paraId="31CA1E38" w14:textId="0E53B565" w:rsidR="0058379D" w:rsidRPr="008C3C0D" w:rsidRDefault="001D3125" w:rsidP="00027958">
            <w:pPr>
              <w:pStyle w:val="ITEABodyText"/>
              <w:rPr>
                <w:b/>
                <w:lang w:val="en-US"/>
              </w:rPr>
            </w:pPr>
            <w:r>
              <w:rPr>
                <w:b/>
                <w:lang w:val="en-US"/>
              </w:rPr>
              <w:t>UC 2</w:t>
            </w:r>
            <w:r w:rsidR="0058379D" w:rsidRPr="008C3C0D">
              <w:rPr>
                <w:b/>
                <w:lang w:val="en-US"/>
              </w:rPr>
              <w:t>. Human &amp; machine position awareness within a production or logistic area.</w:t>
            </w:r>
          </w:p>
        </w:tc>
      </w:tr>
      <w:tr w:rsidR="0058379D" w:rsidRPr="00B73CCF" w14:paraId="7043887E" w14:textId="77777777" w:rsidTr="134600B9">
        <w:tc>
          <w:tcPr>
            <w:tcW w:w="1978" w:type="dxa"/>
            <w:shd w:val="clear" w:color="auto" w:fill="auto"/>
            <w:tcMar>
              <w:top w:w="100" w:type="dxa"/>
              <w:left w:w="100" w:type="dxa"/>
              <w:bottom w:w="100" w:type="dxa"/>
              <w:right w:w="100" w:type="dxa"/>
            </w:tcMar>
          </w:tcPr>
          <w:p w14:paraId="48DFE761" w14:textId="77777777" w:rsidR="0058379D" w:rsidRPr="008C3C0D" w:rsidRDefault="0058379D" w:rsidP="00027958">
            <w:pPr>
              <w:pStyle w:val="ITEABodyText"/>
              <w:rPr>
                <w:b/>
                <w:szCs w:val="20"/>
                <w:lang w:val="en-US"/>
              </w:rPr>
            </w:pPr>
            <w:r w:rsidRPr="008C3C0D">
              <w:rPr>
                <w:b/>
                <w:i/>
                <w:szCs w:val="20"/>
                <w:lang w:val="en-US"/>
              </w:rPr>
              <w:t>Description of the scenario</w:t>
            </w:r>
          </w:p>
          <w:p w14:paraId="50BC45E9" w14:textId="77777777" w:rsidR="0058379D" w:rsidRPr="008C3C0D" w:rsidRDefault="0058379D" w:rsidP="00027958">
            <w:pPr>
              <w:pStyle w:val="ITEABodyText"/>
              <w:rPr>
                <w:szCs w:val="20"/>
                <w:lang w:val="en-US"/>
              </w:rPr>
            </w:pPr>
          </w:p>
        </w:tc>
        <w:tc>
          <w:tcPr>
            <w:tcW w:w="8188" w:type="dxa"/>
            <w:shd w:val="clear" w:color="auto" w:fill="auto"/>
          </w:tcPr>
          <w:p w14:paraId="61D2D508" w14:textId="77777777" w:rsidR="0058379D" w:rsidRPr="00B73CCF" w:rsidRDefault="0058379D">
            <w:pPr>
              <w:pStyle w:val="ITEABodyText"/>
              <w:jc w:val="both"/>
              <w:rPr>
                <w:szCs w:val="20"/>
                <w:lang w:val="en-US"/>
              </w:rPr>
              <w:pPrChange w:id="130" w:author="Latvakoski Juhani" w:date="2024-09-27T12:23:00Z">
                <w:pPr>
                  <w:pStyle w:val="ITEABodyText"/>
                </w:pPr>
              </w:pPrChange>
            </w:pPr>
            <w:r w:rsidRPr="00B73CCF">
              <w:rPr>
                <w:szCs w:val="20"/>
                <w:lang w:val="en-US"/>
              </w:rPr>
              <w:t xml:space="preserve">Production and logistic areas are an extremely complex environment with respect to technological, security and process aspects. A highly dynamic demands on the supply chains push on a same dynamicity and adaptability of the production processes. Rapidly changing production is then reflected in an advanced interaction among humans and machines (HM). The risk of unexpected HM contact is more often than in the past when the working environment was changeless and routine. In order to keep HM interaction under control and secure, an advanced sensor systems need to be deployed within the production site to acquire valuable data about position of both human and machines.             </w:t>
            </w:r>
          </w:p>
        </w:tc>
      </w:tr>
      <w:tr w:rsidR="0058379D" w:rsidRPr="00B73CCF" w14:paraId="147B8142" w14:textId="77777777" w:rsidTr="134600B9">
        <w:tc>
          <w:tcPr>
            <w:tcW w:w="1978" w:type="dxa"/>
            <w:shd w:val="clear" w:color="auto" w:fill="auto"/>
            <w:tcMar>
              <w:top w:w="100" w:type="dxa"/>
              <w:left w:w="100" w:type="dxa"/>
              <w:bottom w:w="100" w:type="dxa"/>
              <w:right w:w="100" w:type="dxa"/>
            </w:tcMar>
          </w:tcPr>
          <w:p w14:paraId="69D83BE3" w14:textId="77777777" w:rsidR="0058379D" w:rsidRPr="008C3C0D" w:rsidRDefault="0058379D" w:rsidP="00027958">
            <w:pPr>
              <w:pStyle w:val="ITEABodyText"/>
              <w:rPr>
                <w:b/>
                <w:i/>
                <w:szCs w:val="20"/>
                <w:lang w:val="en-US"/>
              </w:rPr>
            </w:pPr>
            <w:r w:rsidRPr="008C3C0D">
              <w:rPr>
                <w:b/>
                <w:i/>
                <w:szCs w:val="20"/>
                <w:lang w:val="en-US"/>
              </w:rPr>
              <w:t>Targeted market</w:t>
            </w:r>
          </w:p>
        </w:tc>
        <w:tc>
          <w:tcPr>
            <w:tcW w:w="8188" w:type="dxa"/>
            <w:shd w:val="clear" w:color="auto" w:fill="auto"/>
          </w:tcPr>
          <w:p w14:paraId="720C63C5" w14:textId="537B112F" w:rsidR="0058379D" w:rsidRPr="00B73CCF" w:rsidRDefault="002A7BB9" w:rsidP="0283BD17">
            <w:pPr>
              <w:pStyle w:val="ITEABodyText"/>
              <w:rPr>
                <w:lang w:val="en-US"/>
              </w:rPr>
            </w:pPr>
            <w:r w:rsidRPr="38CE9F6C">
              <w:rPr>
                <w:lang w:val="en-US"/>
              </w:rPr>
              <w:t>Manufacturing</w:t>
            </w:r>
            <w:r w:rsidR="0C1FCFA7" w:rsidRPr="38CE9F6C">
              <w:rPr>
                <w:lang w:val="en-US"/>
              </w:rPr>
              <w:t xml:space="preserve"> or logistic processes</w:t>
            </w:r>
            <w:r w:rsidR="767004AE" w:rsidRPr="71604955">
              <w:rPr>
                <w:lang w:val="en-US"/>
              </w:rPr>
              <w:t xml:space="preserve"> </w:t>
            </w:r>
            <w:r w:rsidR="1A2CE47B" w:rsidRPr="14D30F9E">
              <w:rPr>
                <w:lang w:val="en-US"/>
              </w:rPr>
              <w:t xml:space="preserve">require very strong </w:t>
            </w:r>
            <w:r w:rsidR="1A2CE47B" w:rsidRPr="57B64484">
              <w:rPr>
                <w:lang w:val="en-US"/>
              </w:rPr>
              <w:t xml:space="preserve">position control </w:t>
            </w:r>
            <w:r w:rsidR="1A2CE47B" w:rsidRPr="07E47FB4">
              <w:rPr>
                <w:lang w:val="en-US"/>
              </w:rPr>
              <w:t xml:space="preserve">and monitoring </w:t>
            </w:r>
            <w:r w:rsidR="1A2CE47B" w:rsidRPr="01A49992">
              <w:rPr>
                <w:lang w:val="en-US"/>
              </w:rPr>
              <w:t xml:space="preserve">both </w:t>
            </w:r>
            <w:r w:rsidR="6CE5931D" w:rsidRPr="13F450C0">
              <w:rPr>
                <w:lang w:val="en-US"/>
              </w:rPr>
              <w:t xml:space="preserve">when the interaction </w:t>
            </w:r>
            <w:r w:rsidR="6CE5931D" w:rsidRPr="5FB2DE19">
              <w:rPr>
                <w:lang w:val="en-US"/>
              </w:rPr>
              <w:t>is intended (</w:t>
            </w:r>
            <w:r w:rsidR="00F34FF7" w:rsidRPr="5FB2DE19">
              <w:rPr>
                <w:lang w:val="en-US"/>
              </w:rPr>
              <w:t>e.g</w:t>
            </w:r>
            <w:r w:rsidR="00F34FF7" w:rsidRPr="278EC6F0">
              <w:rPr>
                <w:lang w:val="en-US"/>
              </w:rPr>
              <w:t>.,</w:t>
            </w:r>
            <w:r w:rsidR="6CE5931D" w:rsidRPr="5FB2DE19">
              <w:rPr>
                <w:lang w:val="en-US"/>
              </w:rPr>
              <w:t xml:space="preserve"> employee takes </w:t>
            </w:r>
            <w:r w:rsidR="6CE5931D" w:rsidRPr="4DDAAA07">
              <w:rPr>
                <w:lang w:val="en-US"/>
              </w:rPr>
              <w:t xml:space="preserve">or put an object </w:t>
            </w:r>
            <w:r w:rsidR="1F37D85A" w:rsidRPr="4DDAAA07">
              <w:rPr>
                <w:lang w:val="en-US"/>
              </w:rPr>
              <w:t xml:space="preserve">at </w:t>
            </w:r>
            <w:r w:rsidR="1F37D85A" w:rsidRPr="3CE1CC4B">
              <w:rPr>
                <w:lang w:val="en-US"/>
              </w:rPr>
              <w:t xml:space="preserve">a specific place and when the interaction </w:t>
            </w:r>
            <w:r w:rsidR="1F37D85A" w:rsidRPr="4C6D9D90">
              <w:rPr>
                <w:lang w:val="en-US"/>
              </w:rPr>
              <w:t>is unintended (</w:t>
            </w:r>
            <w:r w:rsidR="00F34FF7" w:rsidRPr="4C6D9D90">
              <w:rPr>
                <w:lang w:val="en-US"/>
              </w:rPr>
              <w:t>e.g.,</w:t>
            </w:r>
            <w:r w:rsidR="1F37D85A" w:rsidRPr="4C6D9D90">
              <w:rPr>
                <w:lang w:val="en-US"/>
              </w:rPr>
              <w:t xml:space="preserve"> human could be hit by</w:t>
            </w:r>
            <w:r w:rsidR="683D4DA8" w:rsidRPr="4C6D9D90">
              <w:rPr>
                <w:lang w:val="en-US"/>
              </w:rPr>
              <w:t xml:space="preserve"> a</w:t>
            </w:r>
            <w:r w:rsidR="1F37D85A" w:rsidRPr="4DDAAA07">
              <w:rPr>
                <w:lang w:val="en-US"/>
              </w:rPr>
              <w:t xml:space="preserve"> </w:t>
            </w:r>
            <w:r w:rsidR="683D4DA8" w:rsidRPr="22E291D3">
              <w:rPr>
                <w:lang w:val="en-US"/>
              </w:rPr>
              <w:t>machine</w:t>
            </w:r>
            <w:r w:rsidR="1B3057BE" w:rsidRPr="654C4A64">
              <w:rPr>
                <w:lang w:val="en-US"/>
              </w:rPr>
              <w:t xml:space="preserve">, collision </w:t>
            </w:r>
            <w:r w:rsidR="6CB7CD83" w:rsidRPr="36AECAE2">
              <w:rPr>
                <w:lang w:val="en-US"/>
              </w:rPr>
              <w:t>risk</w:t>
            </w:r>
            <w:r w:rsidR="4BFD319B" w:rsidRPr="676F77F2">
              <w:rPr>
                <w:lang w:val="en-US"/>
              </w:rPr>
              <w:t xml:space="preserve">). </w:t>
            </w:r>
          </w:p>
          <w:p w14:paraId="37175097" w14:textId="4B053A2B" w:rsidR="0058379D" w:rsidRPr="00B73CCF" w:rsidRDefault="0058379D" w:rsidP="38CE9F6C">
            <w:pPr>
              <w:pStyle w:val="ITEABodyText"/>
              <w:rPr>
                <w:lang w:val="en-US"/>
              </w:rPr>
            </w:pPr>
          </w:p>
        </w:tc>
      </w:tr>
      <w:tr w:rsidR="0058379D" w:rsidRPr="00B73CCF" w14:paraId="6AC78072" w14:textId="77777777" w:rsidTr="134600B9">
        <w:tc>
          <w:tcPr>
            <w:tcW w:w="1978" w:type="dxa"/>
            <w:shd w:val="clear" w:color="auto" w:fill="auto"/>
            <w:tcMar>
              <w:top w:w="100" w:type="dxa"/>
              <w:left w:w="100" w:type="dxa"/>
              <w:bottom w:w="100" w:type="dxa"/>
              <w:right w:w="100" w:type="dxa"/>
            </w:tcMar>
          </w:tcPr>
          <w:p w14:paraId="5CDF8A6C" w14:textId="069AE9BB" w:rsidR="0058379D" w:rsidRPr="008C3C0D" w:rsidRDefault="000B18DE" w:rsidP="00027958">
            <w:pPr>
              <w:pStyle w:val="ITEABodyText"/>
              <w:rPr>
                <w:b/>
                <w:bCs/>
                <w:lang w:val="en-US"/>
              </w:rPr>
            </w:pPr>
            <w:r>
              <w:rPr>
                <w:b/>
                <w:bCs/>
                <w:lang w:val="en-US"/>
              </w:rPr>
              <w:t>Market state of the art</w:t>
            </w:r>
          </w:p>
        </w:tc>
        <w:tc>
          <w:tcPr>
            <w:tcW w:w="8188" w:type="dxa"/>
            <w:shd w:val="clear" w:color="auto" w:fill="auto"/>
          </w:tcPr>
          <w:p w14:paraId="06CE4B85" w14:textId="46FBF6D4" w:rsidR="0058379D" w:rsidRDefault="09D9038D" w:rsidP="00C81F2A">
            <w:pPr>
              <w:pStyle w:val="ITEABodyText"/>
              <w:numPr>
                <w:ilvl w:val="0"/>
                <w:numId w:val="23"/>
              </w:numPr>
              <w:rPr>
                <w:lang w:val="en-US"/>
              </w:rPr>
            </w:pPr>
            <w:r w:rsidRPr="134600B9">
              <w:rPr>
                <w:lang w:val="en-US"/>
              </w:rPr>
              <w:t>Mostly l</w:t>
            </w:r>
            <w:r w:rsidR="41AD9B16" w:rsidRPr="134600B9">
              <w:rPr>
                <w:lang w:val="en-US"/>
              </w:rPr>
              <w:t xml:space="preserve">ocal sensor systems protecting close vicinity and dangerous </w:t>
            </w:r>
            <w:r w:rsidR="368A45E1" w:rsidRPr="134600B9">
              <w:rPr>
                <w:lang w:val="en-US"/>
              </w:rPr>
              <w:t>or critical places</w:t>
            </w:r>
            <w:r w:rsidR="41AD9B16" w:rsidRPr="134600B9">
              <w:rPr>
                <w:lang w:val="en-US"/>
              </w:rPr>
              <w:t xml:space="preserve"> round the </w:t>
            </w:r>
            <w:r w:rsidR="04182507" w:rsidRPr="134600B9">
              <w:rPr>
                <w:lang w:val="en-US"/>
              </w:rPr>
              <w:t xml:space="preserve">moving </w:t>
            </w:r>
            <w:r w:rsidR="41AD9B16" w:rsidRPr="134600B9">
              <w:rPr>
                <w:lang w:val="en-US"/>
              </w:rPr>
              <w:t xml:space="preserve">machines, </w:t>
            </w:r>
            <w:r w:rsidR="33B58168" w:rsidRPr="134600B9">
              <w:rPr>
                <w:lang w:val="en-US"/>
              </w:rPr>
              <w:t xml:space="preserve">belts, </w:t>
            </w:r>
            <w:r w:rsidR="41AD9B16" w:rsidRPr="134600B9">
              <w:rPr>
                <w:lang w:val="en-US"/>
              </w:rPr>
              <w:t xml:space="preserve">devices, </w:t>
            </w:r>
            <w:r w:rsidR="00F34FF7" w:rsidRPr="134600B9">
              <w:rPr>
                <w:lang w:val="en-US"/>
              </w:rPr>
              <w:t>appliances,</w:t>
            </w:r>
            <w:r w:rsidR="3B3D25FD" w:rsidRPr="134600B9">
              <w:rPr>
                <w:lang w:val="en-US"/>
              </w:rPr>
              <w:t xml:space="preserve"> or tools.</w:t>
            </w:r>
          </w:p>
          <w:p w14:paraId="3333F194" w14:textId="024E0C2E" w:rsidR="0058379D" w:rsidRPr="00B73CCF" w:rsidRDefault="5E4F08B3" w:rsidP="00C81F2A">
            <w:pPr>
              <w:pStyle w:val="ITEABodyText"/>
              <w:numPr>
                <w:ilvl w:val="0"/>
                <w:numId w:val="23"/>
              </w:numPr>
              <w:rPr>
                <w:lang w:val="en-US"/>
              </w:rPr>
            </w:pPr>
            <w:r w:rsidRPr="134600B9">
              <w:rPr>
                <w:lang w:val="en-US"/>
              </w:rPr>
              <w:t>Sensor s</w:t>
            </w:r>
            <w:r w:rsidR="41AD9B16" w:rsidRPr="134600B9">
              <w:rPr>
                <w:lang w:val="en-US"/>
              </w:rPr>
              <w:t xml:space="preserve">ystems </w:t>
            </w:r>
            <w:r w:rsidR="4CE6EF72" w:rsidRPr="134600B9">
              <w:rPr>
                <w:lang w:val="en-US"/>
              </w:rPr>
              <w:t>based on an</w:t>
            </w:r>
            <w:r w:rsidR="41AD9B16" w:rsidRPr="134600B9">
              <w:rPr>
                <w:lang w:val="en-US"/>
              </w:rPr>
              <w:t xml:space="preserve"> </w:t>
            </w:r>
            <w:r w:rsidR="5ADCE13A" w:rsidRPr="134600B9">
              <w:rPr>
                <w:lang w:val="en-US"/>
              </w:rPr>
              <w:t xml:space="preserve">RF or ultrasonic </w:t>
            </w:r>
            <w:r w:rsidR="41AD9B16" w:rsidRPr="134600B9">
              <w:rPr>
                <w:lang w:val="en-US"/>
              </w:rPr>
              <w:t xml:space="preserve">indoor </w:t>
            </w:r>
            <w:r w:rsidR="18765291" w:rsidRPr="134600B9">
              <w:rPr>
                <w:lang w:val="en-US"/>
              </w:rPr>
              <w:t xml:space="preserve">positioning principals </w:t>
            </w:r>
            <w:r w:rsidR="41AD9B16" w:rsidRPr="134600B9">
              <w:rPr>
                <w:lang w:val="en-US"/>
              </w:rPr>
              <w:t xml:space="preserve">using </w:t>
            </w:r>
            <w:r w:rsidR="35C79743" w:rsidRPr="134600B9">
              <w:rPr>
                <w:lang w:val="en-US"/>
              </w:rPr>
              <w:t>RF</w:t>
            </w:r>
            <w:r w:rsidR="41AD9B16" w:rsidRPr="134600B9">
              <w:rPr>
                <w:lang w:val="en-US"/>
              </w:rPr>
              <w:t>ID</w:t>
            </w:r>
            <w:r w:rsidR="0DD0BFF9" w:rsidRPr="134600B9">
              <w:rPr>
                <w:lang w:val="en-US"/>
              </w:rPr>
              <w:t>,</w:t>
            </w:r>
            <w:r w:rsidR="622FDBE9" w:rsidRPr="134600B9">
              <w:rPr>
                <w:lang w:val="en-US"/>
              </w:rPr>
              <w:t xml:space="preserve"> BT</w:t>
            </w:r>
            <w:r w:rsidR="2C55667F" w:rsidRPr="134600B9">
              <w:rPr>
                <w:lang w:val="en-US"/>
              </w:rPr>
              <w:t xml:space="preserve">, NFC, </w:t>
            </w:r>
            <w:proofErr w:type="spellStart"/>
            <w:r w:rsidR="2C55667F" w:rsidRPr="134600B9">
              <w:rPr>
                <w:lang w:val="en-US"/>
              </w:rPr>
              <w:t>WiFi</w:t>
            </w:r>
            <w:proofErr w:type="spellEnd"/>
            <w:r w:rsidR="2C55667F" w:rsidRPr="134600B9">
              <w:rPr>
                <w:lang w:val="en-US"/>
              </w:rPr>
              <w:t xml:space="preserve"> standards or ultrasound transducers.</w:t>
            </w:r>
            <w:r w:rsidR="622FDBE9" w:rsidRPr="134600B9">
              <w:rPr>
                <w:lang w:val="en-US"/>
              </w:rPr>
              <w:t xml:space="preserve"> </w:t>
            </w:r>
          </w:p>
        </w:tc>
      </w:tr>
      <w:tr w:rsidR="0058379D" w:rsidRPr="008C3C0D" w14:paraId="06398F9E" w14:textId="77777777" w:rsidTr="134600B9">
        <w:tc>
          <w:tcPr>
            <w:tcW w:w="10166" w:type="dxa"/>
            <w:gridSpan w:val="2"/>
            <w:shd w:val="clear" w:color="auto" w:fill="auto"/>
            <w:tcMar>
              <w:top w:w="100" w:type="dxa"/>
              <w:left w:w="100" w:type="dxa"/>
              <w:bottom w:w="100" w:type="dxa"/>
              <w:right w:w="100" w:type="dxa"/>
            </w:tcMar>
          </w:tcPr>
          <w:p w14:paraId="01DEA9E1" w14:textId="7A6CB0B9" w:rsidR="0058379D" w:rsidRDefault="0058379D" w:rsidP="00027958">
            <w:pPr>
              <w:pStyle w:val="ITEABodyText"/>
              <w:rPr>
                <w:rFonts w:cstheme="minorBidi"/>
                <w:b/>
                <w:szCs w:val="22"/>
                <w:lang w:val="en-US"/>
              </w:rPr>
            </w:pPr>
            <w:r w:rsidRPr="37791C28">
              <w:rPr>
                <w:rFonts w:cstheme="minorBidi"/>
                <w:b/>
                <w:lang w:val="en-US"/>
              </w:rPr>
              <w:t>Clarification of the value chain</w:t>
            </w:r>
          </w:p>
          <w:p w14:paraId="096E2158" w14:textId="7A6CB0B9" w:rsidR="37791C28" w:rsidRDefault="37791C28" w:rsidP="37791C28">
            <w:pPr>
              <w:pStyle w:val="ITEABodyText"/>
              <w:rPr>
                <w:rFonts w:cstheme="minorBidi"/>
                <w:lang w:val="en-US"/>
              </w:rPr>
            </w:pPr>
          </w:p>
          <w:p w14:paraId="5627C606" w14:textId="1589A21B" w:rsidR="0058379D" w:rsidRDefault="104493E2" w:rsidP="00027958">
            <w:pPr>
              <w:pStyle w:val="ITEABodyText"/>
              <w:rPr>
                <w:lang w:val="en-US"/>
              </w:rPr>
            </w:pPr>
            <w:r w:rsidRPr="5EC79F29">
              <w:rPr>
                <w:i/>
                <w:iCs/>
                <w:lang w:val="en-US"/>
              </w:rPr>
              <w:t xml:space="preserve">Following value chain aspects will be </w:t>
            </w:r>
            <w:r w:rsidRPr="37791C28">
              <w:rPr>
                <w:lang w:val="en-US"/>
              </w:rPr>
              <w:t>of interest</w:t>
            </w:r>
            <w:r w:rsidR="46B0F10B" w:rsidRPr="04924B37">
              <w:rPr>
                <w:lang w:val="en-US"/>
              </w:rPr>
              <w:t xml:space="preserve"> </w:t>
            </w:r>
            <w:r w:rsidR="46B0F10B" w:rsidRPr="5E199D6E">
              <w:rPr>
                <w:lang w:val="en-US"/>
              </w:rPr>
              <w:t xml:space="preserve">and </w:t>
            </w:r>
            <w:r w:rsidR="25640A58" w:rsidRPr="415ADCC8">
              <w:rPr>
                <w:lang w:val="en-US"/>
              </w:rPr>
              <w:t>elaborated</w:t>
            </w:r>
            <w:r w:rsidR="46B0F10B" w:rsidRPr="5E199D6E">
              <w:rPr>
                <w:lang w:val="en-US"/>
              </w:rPr>
              <w:t xml:space="preserve"> in </w:t>
            </w:r>
            <w:proofErr w:type="gramStart"/>
            <w:r w:rsidR="46B0F10B" w:rsidRPr="5E199D6E">
              <w:rPr>
                <w:lang w:val="en-US"/>
              </w:rPr>
              <w:t>details</w:t>
            </w:r>
            <w:proofErr w:type="gramEnd"/>
            <w:r w:rsidR="46B0F10B" w:rsidRPr="5E199D6E">
              <w:rPr>
                <w:lang w:val="en-US"/>
              </w:rPr>
              <w:t xml:space="preserve"> within </w:t>
            </w:r>
            <w:r w:rsidR="46B0F10B" w:rsidRPr="2509B0D8">
              <w:rPr>
                <w:lang w:val="en-US"/>
              </w:rPr>
              <w:t>the project runtime</w:t>
            </w:r>
            <w:r w:rsidRPr="37791C28">
              <w:rPr>
                <w:lang w:val="en-US"/>
              </w:rPr>
              <w:t>:</w:t>
            </w:r>
          </w:p>
          <w:p w14:paraId="4EE4B13E" w14:textId="77777777" w:rsidR="0058379D" w:rsidRPr="003C21F7" w:rsidRDefault="0058379D" w:rsidP="00027958">
            <w:pPr>
              <w:pStyle w:val="ITEABodyText"/>
              <w:rPr>
                <w:lang w:val="en-US"/>
              </w:rPr>
            </w:pPr>
            <w:r w:rsidRPr="04924B37">
              <w:rPr>
                <w:lang w:val="en-US"/>
              </w:rPr>
              <w:t>1/ Requirements definition by potential customer, market value definition.</w:t>
            </w:r>
          </w:p>
          <w:p w14:paraId="367078EE" w14:textId="77777777" w:rsidR="0058379D" w:rsidRPr="003C21F7" w:rsidRDefault="0058379D" w:rsidP="00027958">
            <w:pPr>
              <w:pStyle w:val="ITEABodyText"/>
              <w:rPr>
                <w:lang w:val="en-US"/>
              </w:rPr>
            </w:pPr>
            <w:r w:rsidRPr="04924B37">
              <w:rPr>
                <w:lang w:val="en-US"/>
              </w:rPr>
              <w:t>2/ Benefits expectations both financial and non-financial revised by stakeholder.</w:t>
            </w:r>
          </w:p>
          <w:p w14:paraId="13DC2166" w14:textId="77777777" w:rsidR="0058379D" w:rsidRPr="003C21F7" w:rsidRDefault="0058379D" w:rsidP="00027958">
            <w:pPr>
              <w:pStyle w:val="ITEABodyText"/>
              <w:rPr>
                <w:lang w:val="en-US"/>
              </w:rPr>
            </w:pPr>
            <w:r w:rsidRPr="04924B37">
              <w:rPr>
                <w:lang w:val="en-US"/>
              </w:rPr>
              <w:lastRenderedPageBreak/>
              <w:t>3/ System design and development based on the requirements.</w:t>
            </w:r>
          </w:p>
          <w:p w14:paraId="57B2BEE5" w14:textId="28B25552" w:rsidR="0058379D" w:rsidRPr="00AF6E8E" w:rsidRDefault="0058379D" w:rsidP="00027958">
            <w:pPr>
              <w:pStyle w:val="ITEABodyText"/>
              <w:rPr>
                <w:lang w:val="en-US"/>
              </w:rPr>
            </w:pPr>
            <w:r w:rsidRPr="04924B37">
              <w:rPr>
                <w:lang w:val="en-US"/>
              </w:rPr>
              <w:t xml:space="preserve">4/ System design evaluation </w:t>
            </w:r>
            <w:r w:rsidRPr="0197E6AF">
              <w:rPr>
                <w:lang w:val="en-US"/>
              </w:rPr>
              <w:t>w</w:t>
            </w:r>
            <w:r w:rsidR="28058FD3" w:rsidRPr="0197E6AF">
              <w:rPr>
                <w:lang w:val="en-US"/>
              </w:rPr>
              <w:t xml:space="preserve">ith respect </w:t>
            </w:r>
            <w:r w:rsidR="28058FD3" w:rsidRPr="0E0CFA44">
              <w:rPr>
                <w:lang w:val="en-US"/>
              </w:rPr>
              <w:t>to</w:t>
            </w:r>
            <w:r w:rsidRPr="04924B37">
              <w:rPr>
                <w:lang w:val="en-US"/>
              </w:rPr>
              <w:t xml:space="preserve"> expected customer benefits.  </w:t>
            </w:r>
          </w:p>
          <w:p w14:paraId="57B0E3D1" w14:textId="77777777" w:rsidR="0058379D" w:rsidRPr="008C3C0D" w:rsidRDefault="0058379D" w:rsidP="00027958">
            <w:pPr>
              <w:pStyle w:val="ITEABodyText"/>
              <w:rPr>
                <w:szCs w:val="20"/>
                <w:lang w:val="en-US"/>
              </w:rPr>
            </w:pPr>
          </w:p>
          <w:p w14:paraId="3820B679" w14:textId="4AF4296A" w:rsidR="0058379D" w:rsidRDefault="0058379D" w:rsidP="00027958">
            <w:pPr>
              <w:pStyle w:val="ITEABodyText"/>
              <w:rPr>
                <w:lang w:val="en-US"/>
              </w:rPr>
            </w:pPr>
            <w:r w:rsidRPr="2509B0D8">
              <w:rPr>
                <w:b/>
                <w:lang w:val="en-US"/>
              </w:rPr>
              <w:t xml:space="preserve">Partners involved and their roles description shortly: </w:t>
            </w:r>
            <w:r w:rsidRPr="2509B0D8">
              <w:rPr>
                <w:lang w:val="en-US"/>
              </w:rPr>
              <w:t>IMA, CUNI</w:t>
            </w:r>
            <w:r w:rsidR="70D234B4" w:rsidRPr="19E716FA">
              <w:rPr>
                <w:lang w:val="en-US"/>
              </w:rPr>
              <w:t>.</w:t>
            </w:r>
          </w:p>
          <w:p w14:paraId="5A0508DC" w14:textId="77777777" w:rsidR="0058379D" w:rsidRPr="00AF6E8E" w:rsidRDefault="0058379D" w:rsidP="00027958">
            <w:pPr>
              <w:rPr>
                <w:rFonts w:asciiTheme="minorHAnsi" w:hAnsiTheme="minorHAnsi" w:cstheme="minorHAnsi"/>
                <w:b/>
                <w:sz w:val="22"/>
                <w:szCs w:val="22"/>
                <w:u w:val="single"/>
              </w:rPr>
            </w:pPr>
            <w:r w:rsidRPr="00AF6E8E">
              <w:rPr>
                <w:rFonts w:asciiTheme="minorHAnsi" w:hAnsiTheme="minorHAnsi" w:cstheme="minorHAnsi"/>
                <w:b/>
                <w:sz w:val="22"/>
                <w:szCs w:val="22"/>
                <w:u w:val="single"/>
              </w:rPr>
              <w:t>IMA</w:t>
            </w:r>
          </w:p>
          <w:p w14:paraId="0E31D603" w14:textId="77777777" w:rsidR="0058379D" w:rsidRDefault="0058379D" w:rsidP="00C81F2A">
            <w:pPr>
              <w:pStyle w:val="ListParagraph"/>
              <w:numPr>
                <w:ilvl w:val="0"/>
                <w:numId w:val="24"/>
              </w:numPr>
              <w:rPr>
                <w:rFonts w:asciiTheme="minorHAnsi" w:hAnsiTheme="minorHAnsi" w:cstheme="minorHAnsi"/>
                <w:sz w:val="22"/>
                <w:szCs w:val="22"/>
              </w:rPr>
            </w:pPr>
            <w:r>
              <w:rPr>
                <w:rFonts w:asciiTheme="minorHAnsi" w:hAnsiTheme="minorHAnsi" w:cstheme="minorHAnsi"/>
                <w:sz w:val="22"/>
                <w:szCs w:val="22"/>
              </w:rPr>
              <w:t>D</w:t>
            </w:r>
            <w:r w:rsidRPr="00AF6E8E">
              <w:rPr>
                <w:rFonts w:asciiTheme="minorHAnsi" w:hAnsiTheme="minorHAnsi" w:cstheme="minorHAnsi"/>
                <w:sz w:val="22"/>
                <w:szCs w:val="22"/>
              </w:rPr>
              <w:t xml:space="preserve">esign, development, implementation and support of comprehensive identification and information </w:t>
            </w:r>
            <w:proofErr w:type="gramStart"/>
            <w:r w:rsidRPr="00AF6E8E">
              <w:rPr>
                <w:rFonts w:asciiTheme="minorHAnsi" w:hAnsiTheme="minorHAnsi" w:cstheme="minorHAnsi"/>
                <w:sz w:val="22"/>
                <w:szCs w:val="22"/>
              </w:rPr>
              <w:t>systems</w:t>
            </w:r>
            <w:proofErr w:type="gramEnd"/>
          </w:p>
          <w:p w14:paraId="28EBEEC2" w14:textId="77777777" w:rsidR="0058379D" w:rsidRPr="00AF6E8E" w:rsidRDefault="0058379D" w:rsidP="00C81F2A">
            <w:pPr>
              <w:pStyle w:val="ListParagraph"/>
              <w:numPr>
                <w:ilvl w:val="0"/>
                <w:numId w:val="24"/>
              </w:numPr>
              <w:rPr>
                <w:bCs/>
                <w:szCs w:val="20"/>
                <w:lang w:val="en-US"/>
              </w:rPr>
            </w:pPr>
            <w:r>
              <w:rPr>
                <w:rFonts w:asciiTheme="minorHAnsi" w:hAnsiTheme="minorHAnsi" w:cstheme="minorHAnsi"/>
                <w:sz w:val="22"/>
                <w:szCs w:val="22"/>
              </w:rPr>
              <w:t>A</w:t>
            </w:r>
            <w:r w:rsidRPr="00AF6E8E">
              <w:rPr>
                <w:rFonts w:asciiTheme="minorHAnsi" w:hAnsiTheme="minorHAnsi" w:cstheme="minorHAnsi"/>
                <w:sz w:val="22"/>
                <w:szCs w:val="22"/>
              </w:rPr>
              <w:t xml:space="preserve">pplied research and development of modern technology and the sale and operation of their </w:t>
            </w:r>
            <w:proofErr w:type="gramStart"/>
            <w:r w:rsidRPr="00AF6E8E">
              <w:rPr>
                <w:rFonts w:asciiTheme="minorHAnsi" w:hAnsiTheme="minorHAnsi" w:cstheme="minorHAnsi"/>
                <w:sz w:val="22"/>
                <w:szCs w:val="22"/>
              </w:rPr>
              <w:t>applications</w:t>
            </w:r>
            <w:proofErr w:type="gramEnd"/>
          </w:p>
          <w:p w14:paraId="7E334EC1" w14:textId="77777777" w:rsidR="0058379D" w:rsidRPr="00E85B30" w:rsidRDefault="0058379D" w:rsidP="00C81F2A">
            <w:pPr>
              <w:pStyle w:val="ListParagraph"/>
              <w:numPr>
                <w:ilvl w:val="0"/>
                <w:numId w:val="24"/>
              </w:numPr>
              <w:rPr>
                <w:bCs/>
                <w:szCs w:val="20"/>
                <w:lang w:val="en-US"/>
              </w:rPr>
            </w:pPr>
            <w:r>
              <w:rPr>
                <w:rFonts w:asciiTheme="minorHAnsi" w:hAnsiTheme="minorHAnsi" w:cstheme="minorHAnsi"/>
                <w:sz w:val="22"/>
                <w:szCs w:val="22"/>
              </w:rPr>
              <w:t>S</w:t>
            </w:r>
            <w:r w:rsidRPr="00AF6E8E">
              <w:rPr>
                <w:rFonts w:asciiTheme="minorHAnsi" w:hAnsiTheme="minorHAnsi" w:cstheme="minorHAnsi"/>
                <w:sz w:val="22"/>
                <w:szCs w:val="22"/>
              </w:rPr>
              <w:t>ensor systems design and implementation, Ultrasonic and Time of Flight technology for object movement detection, AI &amp; ML tool chain application</w:t>
            </w:r>
          </w:p>
          <w:p w14:paraId="116150DB" w14:textId="77777777" w:rsidR="0058379D" w:rsidRPr="00E85B30" w:rsidRDefault="0058379D" w:rsidP="00027958">
            <w:pPr>
              <w:rPr>
                <w:b/>
                <w:szCs w:val="20"/>
                <w:u w:val="single"/>
                <w:lang w:val="en-US"/>
              </w:rPr>
            </w:pPr>
            <w:r w:rsidRPr="00E85B30">
              <w:rPr>
                <w:b/>
                <w:szCs w:val="20"/>
                <w:u w:val="single"/>
                <w:lang w:val="en-US"/>
              </w:rPr>
              <w:t>CUNI</w:t>
            </w:r>
          </w:p>
          <w:p w14:paraId="5D679615" w14:textId="77777777" w:rsidR="0058379D" w:rsidRDefault="0058379D" w:rsidP="00C81F2A">
            <w:pPr>
              <w:pStyle w:val="ListParagraph"/>
              <w:numPr>
                <w:ilvl w:val="0"/>
                <w:numId w:val="25"/>
              </w:numPr>
              <w:rPr>
                <w:bCs/>
                <w:szCs w:val="20"/>
                <w:lang w:val="en-US"/>
              </w:rPr>
            </w:pPr>
            <w:r>
              <w:rPr>
                <w:bCs/>
                <w:szCs w:val="20"/>
                <w:lang w:val="en-US"/>
              </w:rPr>
              <w:t xml:space="preserve">Design, development and implementation (along with IMA) of the identification </w:t>
            </w:r>
            <w:proofErr w:type="gramStart"/>
            <w:r>
              <w:rPr>
                <w:bCs/>
                <w:szCs w:val="20"/>
                <w:lang w:val="en-US"/>
              </w:rPr>
              <w:t>system</w:t>
            </w:r>
            <w:proofErr w:type="gramEnd"/>
          </w:p>
          <w:p w14:paraId="69F58A21" w14:textId="77777777" w:rsidR="0058379D" w:rsidRDefault="0058379D" w:rsidP="00C81F2A">
            <w:pPr>
              <w:pStyle w:val="ListParagraph"/>
              <w:numPr>
                <w:ilvl w:val="0"/>
                <w:numId w:val="25"/>
              </w:numPr>
              <w:rPr>
                <w:bCs/>
                <w:szCs w:val="20"/>
                <w:lang w:val="en-US"/>
              </w:rPr>
            </w:pPr>
            <w:r>
              <w:rPr>
                <w:bCs/>
                <w:szCs w:val="20"/>
                <w:lang w:val="en-US"/>
              </w:rPr>
              <w:t>Design, implementation and training of the identification algorithms (based on neural networks)</w:t>
            </w:r>
          </w:p>
          <w:p w14:paraId="0BC1006A" w14:textId="77777777" w:rsidR="0058379D" w:rsidRPr="00810E3E" w:rsidRDefault="0058379D" w:rsidP="00C81F2A">
            <w:pPr>
              <w:pStyle w:val="ListParagraph"/>
              <w:numPr>
                <w:ilvl w:val="0"/>
                <w:numId w:val="25"/>
              </w:numPr>
              <w:rPr>
                <w:bCs/>
                <w:szCs w:val="20"/>
                <w:lang w:val="en-US"/>
              </w:rPr>
            </w:pPr>
            <w:r>
              <w:rPr>
                <w:bCs/>
                <w:szCs w:val="20"/>
                <w:lang w:val="en-US"/>
              </w:rPr>
              <w:t>Modeling of safe and hazardous human-machine situations – development of the modeling language, tools for reasoning about the situations</w:t>
            </w:r>
          </w:p>
        </w:tc>
      </w:tr>
    </w:tbl>
    <w:p w14:paraId="50DBBD28" w14:textId="77777777" w:rsidR="0058379D" w:rsidRPr="0058379D" w:rsidRDefault="0058379D" w:rsidP="0090646E">
      <w:pPr>
        <w:pStyle w:val="BodyText"/>
        <w:rPr>
          <w:lang w:eastAsia="en-US"/>
        </w:rPr>
      </w:pPr>
    </w:p>
    <w:p w14:paraId="48F182FF" w14:textId="3D4FD420" w:rsidR="0058379D" w:rsidRPr="00470973" w:rsidRDefault="0058379D" w:rsidP="0058379D">
      <w:pPr>
        <w:pStyle w:val="BodyText"/>
        <w:rPr>
          <w:b/>
          <w:bCs/>
          <w:u w:val="single"/>
          <w:lang w:eastAsia="en-US"/>
        </w:rPr>
      </w:pPr>
      <w:r w:rsidRPr="00470973">
        <w:rPr>
          <w:b/>
          <w:bCs/>
          <w:u w:val="single"/>
          <w:lang w:eastAsia="en-US"/>
        </w:rPr>
        <w:t xml:space="preserve">UC 3: </w:t>
      </w:r>
      <w:r w:rsidR="004937E0" w:rsidRPr="00470973">
        <w:rPr>
          <w:b/>
          <w:u w:val="single"/>
          <w:lang w:val="en-US"/>
        </w:rPr>
        <w:t>Application of maps in public safety case</w:t>
      </w:r>
    </w:p>
    <w:p w14:paraId="743B5616" w14:textId="77777777" w:rsidR="0058379D" w:rsidRDefault="0058379D" w:rsidP="0058379D">
      <w:pPr>
        <w:pStyle w:val="BodyText"/>
        <w:rPr>
          <w:lang w:val="en-US" w:eastAsia="en-US"/>
        </w:rPr>
      </w:pPr>
    </w:p>
    <w:p w14:paraId="14DC960D" w14:textId="6D753D72" w:rsidR="00D00388" w:rsidRDefault="00D00388" w:rsidP="00D00388">
      <w:pPr>
        <w:pStyle w:val="BodyText"/>
        <w:jc w:val="center"/>
        <w:rPr>
          <w:lang w:val="en-US" w:eastAsia="en-US"/>
        </w:rPr>
      </w:pPr>
      <w:r>
        <w:rPr>
          <w:noProof/>
          <w:lang w:val="en-US" w:eastAsia="en-US"/>
        </w:rPr>
        <w:drawing>
          <wp:inline distT="0" distB="0" distL="0" distR="0" wp14:anchorId="243FC6F2" wp14:editId="41E07BDE">
            <wp:extent cx="3604260" cy="2808325"/>
            <wp:effectExtent l="0" t="0" r="0" b="0"/>
            <wp:docPr id="1850993044" name="Picture 185099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10881" cy="2813484"/>
                    </a:xfrm>
                    <a:prstGeom prst="rect">
                      <a:avLst/>
                    </a:prstGeom>
                    <a:noFill/>
                  </pic:spPr>
                </pic:pic>
              </a:graphicData>
            </a:graphic>
          </wp:inline>
        </w:drawing>
      </w:r>
    </w:p>
    <w:p w14:paraId="25D22675" w14:textId="77777777" w:rsidR="00763815" w:rsidRDefault="00763815" w:rsidP="0058379D">
      <w:pPr>
        <w:pStyle w:val="BodyText"/>
        <w:rPr>
          <w:lang w:val="en-US" w:eastAsia="en-US"/>
        </w:rPr>
      </w:pP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E71224" w:rsidRPr="00F85C8F" w14:paraId="029124A2" w14:textId="77777777" w:rsidTr="1EBB445C">
        <w:tc>
          <w:tcPr>
            <w:tcW w:w="10740" w:type="dxa"/>
            <w:gridSpan w:val="2"/>
            <w:shd w:val="clear" w:color="auto" w:fill="BAFFDB" w:themeFill="accent1" w:themeFillTint="33"/>
            <w:tcMar>
              <w:top w:w="100" w:type="dxa"/>
              <w:left w:w="100" w:type="dxa"/>
              <w:bottom w:w="100" w:type="dxa"/>
              <w:right w:w="100" w:type="dxa"/>
            </w:tcMar>
          </w:tcPr>
          <w:p w14:paraId="606E4D1C" w14:textId="3215C87D" w:rsidR="00C47EBD" w:rsidRPr="00F85C8F" w:rsidRDefault="001D3125" w:rsidP="00027958">
            <w:pPr>
              <w:pStyle w:val="ITEABodyText"/>
              <w:rPr>
                <w:b/>
              </w:rPr>
            </w:pPr>
            <w:r>
              <w:rPr>
                <w:b/>
              </w:rPr>
              <w:t>UC 3</w:t>
            </w:r>
            <w:r w:rsidR="00C47EBD" w:rsidRPr="00F85C8F">
              <w:rPr>
                <w:b/>
              </w:rPr>
              <w:t xml:space="preserve">. </w:t>
            </w:r>
            <w:r w:rsidR="00763815" w:rsidRPr="00763815">
              <w:rPr>
                <w:rFonts w:eastAsia="Open Sans"/>
                <w:b/>
              </w:rPr>
              <w:t xml:space="preserve">Map at the </w:t>
            </w:r>
            <w:r w:rsidR="00F34FF7" w:rsidRPr="00763815">
              <w:rPr>
                <w:rFonts w:eastAsia="Open Sans"/>
                <w:b/>
              </w:rPr>
              <w:t>centre</w:t>
            </w:r>
            <w:r w:rsidR="00763815" w:rsidRPr="00763815">
              <w:rPr>
                <w:rFonts w:eastAsia="Open Sans"/>
                <w:b/>
              </w:rPr>
              <w:t xml:space="preserve"> of situational awareness in addition to real time video</w:t>
            </w:r>
          </w:p>
        </w:tc>
      </w:tr>
      <w:tr w:rsidR="00E71224" w:rsidRPr="001C4A13" w14:paraId="6C33193C" w14:textId="77777777" w:rsidTr="1EBB445C">
        <w:tc>
          <w:tcPr>
            <w:tcW w:w="2552" w:type="dxa"/>
            <w:shd w:val="clear" w:color="auto" w:fill="auto"/>
            <w:tcMar>
              <w:top w:w="100" w:type="dxa"/>
              <w:left w:w="100" w:type="dxa"/>
              <w:bottom w:w="100" w:type="dxa"/>
              <w:right w:w="100" w:type="dxa"/>
            </w:tcMar>
          </w:tcPr>
          <w:p w14:paraId="15371F30" w14:textId="77777777" w:rsidR="00C47EBD" w:rsidRPr="00F85C8F" w:rsidRDefault="00C47EBD" w:rsidP="00027958">
            <w:pPr>
              <w:pStyle w:val="ITEABodyText"/>
              <w:rPr>
                <w:b/>
                <w:szCs w:val="20"/>
              </w:rPr>
            </w:pPr>
            <w:r>
              <w:rPr>
                <w:b/>
                <w:i/>
                <w:szCs w:val="20"/>
              </w:rPr>
              <w:t>Description of the scenario</w:t>
            </w:r>
          </w:p>
          <w:p w14:paraId="7EB44117" w14:textId="77777777" w:rsidR="00C47EBD" w:rsidRPr="00F85C8F" w:rsidRDefault="00C47EBD" w:rsidP="00027958">
            <w:pPr>
              <w:pStyle w:val="ITEABodyText"/>
              <w:rPr>
                <w:szCs w:val="20"/>
              </w:rPr>
            </w:pPr>
          </w:p>
        </w:tc>
        <w:tc>
          <w:tcPr>
            <w:tcW w:w="8188" w:type="dxa"/>
            <w:shd w:val="clear" w:color="auto" w:fill="auto"/>
          </w:tcPr>
          <w:p w14:paraId="6431F93A" w14:textId="4D8CC4DF" w:rsidR="00C47EBD" w:rsidRPr="00215D00" w:rsidRDefault="3C4E61A2" w:rsidP="00215D00">
            <w:pPr>
              <w:rPr>
                <w:lang w:val="en-US"/>
              </w:rPr>
            </w:pPr>
            <w:r w:rsidRPr="41BA6B3E">
              <w:rPr>
                <w:lang w:val="en-US"/>
              </w:rPr>
              <w:t xml:space="preserve">NSC3 situational awareness platform has been developed with real time video at its core and it </w:t>
            </w:r>
            <w:r w:rsidR="041B6BE6" w:rsidRPr="41BA6B3E">
              <w:rPr>
                <w:lang w:val="en-US"/>
              </w:rPr>
              <w:t xml:space="preserve">is </w:t>
            </w:r>
            <w:r w:rsidRPr="41BA6B3E">
              <w:rPr>
                <w:lang w:val="en-US"/>
              </w:rPr>
              <w:t>serving first responders well. It has a map to locate different video sources and units on the map</w:t>
            </w:r>
            <w:r w:rsidR="4D79E9EA" w:rsidRPr="41BA6B3E">
              <w:rPr>
                <w:lang w:val="en-US"/>
              </w:rPr>
              <w:t xml:space="preserve">, but the </w:t>
            </w:r>
            <w:r w:rsidR="2466E320" w:rsidRPr="41BA6B3E">
              <w:rPr>
                <w:lang w:val="en-US"/>
              </w:rPr>
              <w:t>map-based</w:t>
            </w:r>
            <w:r w:rsidR="4D79E9EA" w:rsidRPr="41BA6B3E">
              <w:rPr>
                <w:lang w:val="en-US"/>
              </w:rPr>
              <w:t xml:space="preserve"> services </w:t>
            </w:r>
            <w:r w:rsidR="5BC8B006" w:rsidRPr="41BA6B3E">
              <w:rPr>
                <w:lang w:val="en-US"/>
              </w:rPr>
              <w:t>ha</w:t>
            </w:r>
            <w:r w:rsidR="1BD7061B" w:rsidRPr="41BA6B3E">
              <w:rPr>
                <w:lang w:val="en-US"/>
              </w:rPr>
              <w:t>ve</w:t>
            </w:r>
            <w:r w:rsidRPr="41BA6B3E">
              <w:rPr>
                <w:lang w:val="en-US"/>
              </w:rPr>
              <w:t xml:space="preserve"> a lot of potential in </w:t>
            </w:r>
            <w:r w:rsidRPr="41BA6B3E">
              <w:rPr>
                <w:lang w:val="en-US"/>
              </w:rPr>
              <w:lastRenderedPageBreak/>
              <w:t>improving situational awareness. Data sources with location data are abundant, for example</w:t>
            </w:r>
            <w:r w:rsidR="00BA5C0D">
              <w:rPr>
                <w:lang w:val="en-US"/>
              </w:rPr>
              <w:t xml:space="preserve">, </w:t>
            </w:r>
            <w:r w:rsidR="00215D00">
              <w:rPr>
                <w:lang w:val="en-US"/>
              </w:rPr>
              <w:t>positioning, videos on 3D map, real-time analytics etc.</w:t>
            </w:r>
          </w:p>
        </w:tc>
      </w:tr>
      <w:tr w:rsidR="00E71224" w:rsidRPr="007A7D24" w14:paraId="7EE727C2" w14:textId="77777777" w:rsidTr="1EBB445C">
        <w:tc>
          <w:tcPr>
            <w:tcW w:w="2552" w:type="dxa"/>
            <w:shd w:val="clear" w:color="auto" w:fill="auto"/>
            <w:tcMar>
              <w:top w:w="100" w:type="dxa"/>
              <w:left w:w="100" w:type="dxa"/>
              <w:bottom w:w="100" w:type="dxa"/>
              <w:right w:w="100" w:type="dxa"/>
            </w:tcMar>
          </w:tcPr>
          <w:p w14:paraId="7F5BF39A" w14:textId="77777777" w:rsidR="00C47EBD" w:rsidRPr="00F85C8F" w:rsidRDefault="00C47EBD" w:rsidP="00027958">
            <w:pPr>
              <w:pStyle w:val="ITEABodyText"/>
              <w:rPr>
                <w:b/>
                <w:i/>
                <w:szCs w:val="20"/>
              </w:rPr>
            </w:pPr>
            <w:r>
              <w:rPr>
                <w:b/>
                <w:i/>
                <w:szCs w:val="20"/>
              </w:rPr>
              <w:lastRenderedPageBreak/>
              <w:t>Targeted market</w:t>
            </w:r>
          </w:p>
        </w:tc>
        <w:tc>
          <w:tcPr>
            <w:tcW w:w="8188" w:type="dxa"/>
            <w:shd w:val="clear" w:color="auto" w:fill="auto"/>
          </w:tcPr>
          <w:p w14:paraId="059D4EDD" w14:textId="5AE9C58C" w:rsidR="00C47EBD" w:rsidRPr="00BB1FCF" w:rsidRDefault="4F41924F" w:rsidP="00027958">
            <w:pPr>
              <w:pStyle w:val="ITEABodyText"/>
            </w:pPr>
            <w:r>
              <w:t>Fire fighters, law enforcement</w:t>
            </w:r>
            <w:r w:rsidR="3C021822">
              <w:t xml:space="preserve"> </w:t>
            </w:r>
            <w:r>
              <w:t xml:space="preserve">and medical services in European </w:t>
            </w:r>
            <w:r w:rsidR="571AE978">
              <w:t xml:space="preserve">and US </w:t>
            </w:r>
            <w:r>
              <w:t>market</w:t>
            </w:r>
            <w:r w:rsidR="2DC980BF">
              <w:t>s</w:t>
            </w:r>
            <w:r>
              <w:t xml:space="preserve">  </w:t>
            </w:r>
          </w:p>
        </w:tc>
      </w:tr>
      <w:tr w:rsidR="00E71224" w:rsidRPr="007A7D24" w14:paraId="6D5EA07A" w14:textId="77777777" w:rsidTr="1EBB445C">
        <w:tc>
          <w:tcPr>
            <w:tcW w:w="2552" w:type="dxa"/>
            <w:shd w:val="clear" w:color="auto" w:fill="auto"/>
            <w:tcMar>
              <w:top w:w="100" w:type="dxa"/>
              <w:left w:w="100" w:type="dxa"/>
              <w:bottom w:w="100" w:type="dxa"/>
              <w:right w:w="100" w:type="dxa"/>
            </w:tcMar>
          </w:tcPr>
          <w:p w14:paraId="45782337" w14:textId="64E2371A" w:rsidR="00C47EBD" w:rsidRDefault="009D15CA" w:rsidP="00027958">
            <w:pPr>
              <w:pStyle w:val="ITEABodyText"/>
              <w:rPr>
                <w:b/>
                <w:i/>
                <w:szCs w:val="20"/>
              </w:rPr>
            </w:pPr>
            <w:r>
              <w:rPr>
                <w:b/>
                <w:bCs/>
              </w:rPr>
              <w:t>Market state of the art</w:t>
            </w:r>
          </w:p>
        </w:tc>
        <w:tc>
          <w:tcPr>
            <w:tcW w:w="8188" w:type="dxa"/>
            <w:shd w:val="clear" w:color="auto" w:fill="auto"/>
          </w:tcPr>
          <w:p w14:paraId="0A2B5E24" w14:textId="32F16A81" w:rsidR="0A180C83" w:rsidRDefault="0A180C83" w:rsidP="1EBB445C">
            <w:pPr>
              <w:pStyle w:val="ITEABodyText"/>
              <w:rPr>
                <w:ins w:id="131" w:author="Miikka Salminen" w:date="2024-09-18T05:51:00Z"/>
              </w:rPr>
            </w:pPr>
            <w:ins w:id="132" w:author="Miikka Salminen" w:date="2024-09-18T05:45:00Z">
              <w:r>
                <w:t xml:space="preserve">Command and control systems: </w:t>
              </w:r>
            </w:ins>
          </w:p>
          <w:p w14:paraId="6DE2F33B" w14:textId="39A5B1EF" w:rsidR="59CA2FD7" w:rsidRDefault="59CA2FD7" w:rsidP="1EBB445C">
            <w:pPr>
              <w:pStyle w:val="ITEABodyText"/>
            </w:pPr>
            <w:r>
              <w:t>Motorola</w:t>
            </w:r>
            <w:ins w:id="133" w:author="Miikka Salminen" w:date="2024-09-18T05:30:00Z">
              <w:r w:rsidR="52631FC1">
                <w:t xml:space="preserve"> Command </w:t>
              </w:r>
              <w:proofErr w:type="spellStart"/>
              <w:r w:rsidR="52631FC1">
                <w:t>Center</w:t>
              </w:r>
            </w:ins>
            <w:proofErr w:type="spellEnd"/>
            <w:r>
              <w:t>, Airbus</w:t>
            </w:r>
            <w:ins w:id="134" w:author="Miikka Salminen" w:date="2024-09-18T05:30:00Z">
              <w:r w:rsidR="1D2231C7">
                <w:t xml:space="preserve"> </w:t>
              </w:r>
              <w:proofErr w:type="spellStart"/>
              <w:r w:rsidR="1D2231C7">
                <w:t>SAFEcommand</w:t>
              </w:r>
            </w:ins>
            <w:proofErr w:type="spellEnd"/>
            <w:ins w:id="135" w:author="Miikka Salminen" w:date="2024-09-18T05:54:00Z">
              <w:r w:rsidR="1D4B09F1">
                <w:t xml:space="preserve">, Airbus </w:t>
              </w:r>
              <w:proofErr w:type="spellStart"/>
              <w:r w:rsidR="1D4B09F1">
                <w:t>Fortion</w:t>
              </w:r>
            </w:ins>
            <w:proofErr w:type="spellEnd"/>
            <w:r>
              <w:t xml:space="preserve">, </w:t>
            </w:r>
            <w:proofErr w:type="spellStart"/>
            <w:r>
              <w:t>Bliksund</w:t>
            </w:r>
            <w:proofErr w:type="spellEnd"/>
            <w:ins w:id="136" w:author="Miikka Salminen" w:date="2024-09-18T05:30:00Z">
              <w:r w:rsidR="489E47AA">
                <w:t xml:space="preserve"> Grid</w:t>
              </w:r>
            </w:ins>
            <w:ins w:id="137" w:author="Miikka Salminen" w:date="2024-09-18T05:31:00Z">
              <w:r w:rsidR="489E47AA">
                <w:t xml:space="preserve">, </w:t>
              </w:r>
              <w:proofErr w:type="spellStart"/>
              <w:r w:rsidR="489E47AA">
                <w:t>Bliksund</w:t>
              </w:r>
            </w:ins>
            <w:proofErr w:type="spellEnd"/>
            <w:ins w:id="138" w:author="Miikka Salminen" w:date="2024-09-18T05:30:00Z">
              <w:r w:rsidR="489E47AA">
                <w:t xml:space="preserve"> </w:t>
              </w:r>
            </w:ins>
            <w:proofErr w:type="spellStart"/>
            <w:ins w:id="139" w:author="Miikka Salminen" w:date="2024-09-18T05:31:00Z">
              <w:r w:rsidR="489E47AA">
                <w:t>IncidentShare</w:t>
              </w:r>
            </w:ins>
            <w:proofErr w:type="spellEnd"/>
            <w:ins w:id="140" w:author="Miikka Salminen" w:date="2024-09-18T05:50:00Z">
              <w:r w:rsidR="6C91AB3A">
                <w:t>, Syst</w:t>
              </w:r>
            </w:ins>
            <w:ins w:id="141" w:author="Miikka Salminen" w:date="2024-09-18T05:51:00Z">
              <w:r w:rsidR="6C91AB3A">
                <w:t xml:space="preserve">ematic </w:t>
              </w:r>
              <w:proofErr w:type="spellStart"/>
              <w:r w:rsidR="6C91AB3A">
                <w:t>SitaWare</w:t>
              </w:r>
            </w:ins>
            <w:proofErr w:type="spellEnd"/>
          </w:p>
          <w:p w14:paraId="345E127E" w14:textId="0FCE67F1" w:rsidR="009D15CA" w:rsidRDefault="009D15CA" w:rsidP="00027958">
            <w:pPr>
              <w:pStyle w:val="ITEABodyText"/>
              <w:rPr>
                <w:ins w:id="142" w:author="Miikka Salminen" w:date="2024-09-18T05:45:00Z"/>
              </w:rPr>
            </w:pPr>
            <w:r>
              <w:t>NSC3 situational awareness system, NSC3 Valor analytics engine</w:t>
            </w:r>
          </w:p>
          <w:p w14:paraId="30DABB5D" w14:textId="2FC64A44" w:rsidR="009D15CA" w:rsidRDefault="6959313C" w:rsidP="00027958">
            <w:pPr>
              <w:pStyle w:val="ITEABodyText"/>
              <w:rPr>
                <w:ins w:id="143" w:author="Miikka Salminen" w:date="2024-09-18T05:45:00Z"/>
              </w:rPr>
            </w:pPr>
            <w:ins w:id="144" w:author="Miikka Salminen" w:date="2024-09-18T05:45:00Z">
              <w:r>
                <w:t>Mapping</w:t>
              </w:r>
            </w:ins>
            <w:ins w:id="145" w:author="Miikka Salminen" w:date="2024-09-18T05:49:00Z">
              <w:r w:rsidR="008690CD">
                <w:t xml:space="preserve"> a</w:t>
              </w:r>
            </w:ins>
            <w:ins w:id="146" w:author="Miikka Salminen" w:date="2024-09-18T05:50:00Z">
              <w:r w:rsidR="008690CD">
                <w:t>nd geospatial information</w:t>
              </w:r>
            </w:ins>
            <w:ins w:id="147" w:author="Miikka Salminen" w:date="2024-09-18T05:45:00Z">
              <w:r>
                <w:t>:</w:t>
              </w:r>
            </w:ins>
          </w:p>
          <w:p w14:paraId="2CEBCE85" w14:textId="02D72755" w:rsidR="009D15CA" w:rsidRDefault="6959313C" w:rsidP="00027958">
            <w:pPr>
              <w:pStyle w:val="ITEABodyText"/>
            </w:pPr>
            <w:ins w:id="148" w:author="Miikka Salminen" w:date="2024-09-18T05:45:00Z">
              <w:r>
                <w:t>ESRI</w:t>
              </w:r>
            </w:ins>
            <w:ins w:id="149" w:author="Miikka Salminen" w:date="2024-09-18T05:49:00Z">
              <w:r w:rsidR="1F14666C">
                <w:t xml:space="preserve"> ArcGIS</w:t>
              </w:r>
            </w:ins>
            <w:ins w:id="150" w:author="Miikka Salminen" w:date="2024-09-18T05:45:00Z">
              <w:r>
                <w:t xml:space="preserve">, </w:t>
              </w:r>
            </w:ins>
            <w:ins w:id="151" w:author="Miikka Salminen" w:date="2024-09-18T05:51:00Z">
              <w:r w:rsidR="5D6AAEA8">
                <w:t xml:space="preserve">Hexagon </w:t>
              </w:r>
            </w:ins>
            <w:proofErr w:type="spellStart"/>
            <w:ins w:id="152" w:author="Miikka Salminen" w:date="2024-09-18T05:46:00Z">
              <w:r>
                <w:t>Luciad</w:t>
              </w:r>
            </w:ins>
            <w:proofErr w:type="spellEnd"/>
          </w:p>
        </w:tc>
      </w:tr>
      <w:tr w:rsidR="00E71224" w:rsidRPr="00F85C8F" w14:paraId="5FE6CE3B" w14:textId="77777777" w:rsidTr="1EBB445C">
        <w:tc>
          <w:tcPr>
            <w:tcW w:w="10740" w:type="dxa"/>
            <w:gridSpan w:val="2"/>
            <w:shd w:val="clear" w:color="auto" w:fill="auto"/>
            <w:tcMar>
              <w:top w:w="100" w:type="dxa"/>
              <w:left w:w="100" w:type="dxa"/>
              <w:bottom w:w="100" w:type="dxa"/>
              <w:right w:w="100" w:type="dxa"/>
            </w:tcMar>
          </w:tcPr>
          <w:p w14:paraId="60CDB235" w14:textId="1D48E9AE" w:rsidR="00C47EBD" w:rsidRDefault="26816B71" w:rsidP="00027958">
            <w:pPr>
              <w:pStyle w:val="ITEABodyText"/>
            </w:pPr>
            <w:r w:rsidRPr="41BA6B3E">
              <w:rPr>
                <w:b/>
                <w:bCs/>
                <w:i/>
                <w:iCs/>
              </w:rPr>
              <w:t>Clarification of the value chain</w:t>
            </w:r>
            <w:r w:rsidRPr="41BA6B3E">
              <w:rPr>
                <w:i/>
                <w:iCs/>
              </w:rPr>
              <w:t>:</w:t>
            </w:r>
            <w:r w:rsidR="20C35C43" w:rsidRPr="41BA6B3E">
              <w:rPr>
                <w:i/>
                <w:iCs/>
              </w:rPr>
              <w:t xml:space="preserve"> </w:t>
            </w:r>
            <w:r w:rsidR="662967C5" w:rsidRPr="41BA6B3E">
              <w:rPr>
                <w:i/>
                <w:iCs/>
              </w:rPr>
              <w:t>This use case would involve relevant l</w:t>
            </w:r>
            <w:r w:rsidR="20C35C43" w:rsidRPr="41BA6B3E">
              <w:rPr>
                <w:i/>
                <w:iCs/>
              </w:rPr>
              <w:t>ocation data providers</w:t>
            </w:r>
            <w:r w:rsidR="4F8BA12B" w:rsidRPr="41BA6B3E">
              <w:rPr>
                <w:i/>
                <w:iCs/>
              </w:rPr>
              <w:t xml:space="preserve"> / sources</w:t>
            </w:r>
            <w:r w:rsidR="20C35C43" w:rsidRPr="41BA6B3E">
              <w:rPr>
                <w:i/>
                <w:iCs/>
              </w:rPr>
              <w:t xml:space="preserve">, like </w:t>
            </w:r>
            <w:r w:rsidR="56C89885" w:rsidRPr="41BA6B3E">
              <w:rPr>
                <w:i/>
                <w:iCs/>
              </w:rPr>
              <w:t xml:space="preserve">satellite companies </w:t>
            </w:r>
            <w:r w:rsidR="125C179B" w:rsidRPr="41BA6B3E">
              <w:rPr>
                <w:i/>
                <w:iCs/>
              </w:rPr>
              <w:t>or</w:t>
            </w:r>
            <w:r w:rsidR="56C89885" w:rsidRPr="41BA6B3E">
              <w:rPr>
                <w:i/>
                <w:iCs/>
              </w:rPr>
              <w:t xml:space="preserve"> personnel </w:t>
            </w:r>
            <w:del w:id="153" w:author="Latvakoski Juhani" w:date="2024-09-11T10:11:00Z">
              <w:r w:rsidR="56C89885" w:rsidRPr="41BA6B3E" w:rsidDel="00444424">
                <w:rPr>
                  <w:i/>
                  <w:iCs/>
                </w:rPr>
                <w:delText>tracker</w:delText>
              </w:r>
            </w:del>
            <w:ins w:id="154" w:author="Latvakoski Juhani" w:date="2024-09-17T13:10:00Z">
              <w:r w:rsidR="002E1D19">
                <w:rPr>
                  <w:i/>
                  <w:iCs/>
                </w:rPr>
                <w:t>tracking</w:t>
              </w:r>
            </w:ins>
            <w:r w:rsidR="56C89885" w:rsidRPr="41BA6B3E">
              <w:rPr>
                <w:i/>
                <w:iCs/>
              </w:rPr>
              <w:t xml:space="preserve"> device companies, to NCS3 and to end user</w:t>
            </w:r>
            <w:r w:rsidR="1AF463ED" w:rsidRPr="41BA6B3E">
              <w:rPr>
                <w:i/>
                <w:iCs/>
              </w:rPr>
              <w:t>s</w:t>
            </w:r>
            <w:r w:rsidR="56C89885" w:rsidRPr="41BA6B3E">
              <w:rPr>
                <w:i/>
                <w:iCs/>
              </w:rPr>
              <w:t xml:space="preserve"> </w:t>
            </w:r>
            <w:r w:rsidR="3F039618" w:rsidRPr="41BA6B3E">
              <w:rPr>
                <w:i/>
                <w:iCs/>
              </w:rPr>
              <w:t xml:space="preserve">in different </w:t>
            </w:r>
            <w:proofErr w:type="gramStart"/>
            <w:r w:rsidR="3F039618" w:rsidRPr="41BA6B3E">
              <w:rPr>
                <w:i/>
                <w:iCs/>
              </w:rPr>
              <w:t>countries</w:t>
            </w:r>
            <w:proofErr w:type="gramEnd"/>
            <w:r>
              <w:t xml:space="preserve"> </w:t>
            </w:r>
          </w:p>
          <w:p w14:paraId="4E3A8F78" w14:textId="465D33E0" w:rsidR="00C47EBD" w:rsidRDefault="26816B71" w:rsidP="00027958">
            <w:pPr>
              <w:pStyle w:val="ITEABodyText"/>
            </w:pPr>
            <w:r w:rsidRPr="41BA6B3E">
              <w:rPr>
                <w:b/>
                <w:bCs/>
                <w:i/>
                <w:iCs/>
              </w:rPr>
              <w:t>Clarification of the evaluation case</w:t>
            </w:r>
            <w:r w:rsidRPr="41BA6B3E">
              <w:rPr>
                <w:i/>
                <w:iCs/>
              </w:rPr>
              <w:t>:</w:t>
            </w:r>
            <w:r w:rsidR="61BE3071" w:rsidRPr="41BA6B3E">
              <w:rPr>
                <w:i/>
                <w:iCs/>
              </w:rPr>
              <w:t xml:space="preserve"> Develop and take into use intuitive </w:t>
            </w:r>
            <w:r w:rsidR="00AC20A3" w:rsidRPr="41BA6B3E">
              <w:rPr>
                <w:i/>
                <w:iCs/>
              </w:rPr>
              <w:t>location-based</w:t>
            </w:r>
            <w:r w:rsidR="61BE3071" w:rsidRPr="41BA6B3E">
              <w:rPr>
                <w:i/>
                <w:iCs/>
              </w:rPr>
              <w:t xml:space="preserve"> services </w:t>
            </w:r>
            <w:r w:rsidR="00AC20A3" w:rsidRPr="41BA6B3E">
              <w:rPr>
                <w:i/>
                <w:iCs/>
              </w:rPr>
              <w:t>in</w:t>
            </w:r>
            <w:r w:rsidR="61BE3071" w:rsidRPr="41BA6B3E">
              <w:rPr>
                <w:i/>
                <w:iCs/>
              </w:rPr>
              <w:t xml:space="preserve"> first responder markets</w:t>
            </w:r>
            <w:r>
              <w:t>.</w:t>
            </w:r>
          </w:p>
          <w:p w14:paraId="379EBDDE" w14:textId="2E2CC1AD" w:rsidR="00C47EBD" w:rsidRPr="00DE0FDC" w:rsidRDefault="25012AA7" w:rsidP="73C5FF8C">
            <w:pPr>
              <w:pStyle w:val="ITEABodyText"/>
              <w:rPr>
                <w:rFonts w:ascii="Frutiger-Light" w:hAnsi="Frutiger-Light"/>
                <w:b/>
                <w:bCs/>
                <w:color w:val="333333"/>
                <w:lang w:val="en-US"/>
              </w:rPr>
            </w:pPr>
            <w:r w:rsidRPr="73C5FF8C">
              <w:rPr>
                <w:b/>
                <w:bCs/>
              </w:rPr>
              <w:t>Partners involved and their roles description shortly</w:t>
            </w:r>
            <w:r w:rsidR="6D269638" w:rsidRPr="73C5FF8C">
              <w:rPr>
                <w:b/>
                <w:bCs/>
              </w:rPr>
              <w:t>:</w:t>
            </w:r>
            <w:r w:rsidR="211968F0" w:rsidRPr="73C5FF8C">
              <w:rPr>
                <w:b/>
                <w:bCs/>
              </w:rPr>
              <w:t xml:space="preserve"> </w:t>
            </w:r>
            <w:del w:id="155" w:author="Miikka Salminen" w:date="2024-06-25T04:43:00Z">
              <w:r w:rsidR="00C47EBD" w:rsidDel="211968F0">
                <w:delText>NSION</w:delText>
              </w:r>
            </w:del>
            <w:proofErr w:type="spellStart"/>
            <w:ins w:id="156" w:author="Miikka Salminen" w:date="2024-06-25T04:43:00Z">
              <w:r w:rsidR="175890FE">
                <w:t>Modirum</w:t>
              </w:r>
              <w:proofErr w:type="spellEnd"/>
              <w:r w:rsidR="175890FE">
                <w:t xml:space="preserve"> Defence</w:t>
              </w:r>
            </w:ins>
            <w:r w:rsidR="211968F0">
              <w:t xml:space="preserve"> </w:t>
            </w:r>
            <w:r w:rsidR="75B2FA78">
              <w:t>to collect location-based data and to develop location-based services. C</w:t>
            </w:r>
            <w:r w:rsidR="211968F0">
              <w:t xml:space="preserve">onsortium members who </w:t>
            </w:r>
            <w:r w:rsidR="1C44F9F9">
              <w:t>generate or require</w:t>
            </w:r>
            <w:r w:rsidR="211968F0">
              <w:t xml:space="preserve"> </w:t>
            </w:r>
            <w:r w:rsidR="21F672C2">
              <w:t>location-based</w:t>
            </w:r>
            <w:r w:rsidR="46308438">
              <w:t xml:space="preserve"> data</w:t>
            </w:r>
            <w:r w:rsidR="211968F0">
              <w:t>, other location data providers need to be identified during the project</w:t>
            </w:r>
            <w:r w:rsidR="6D269638">
              <w:t>.</w:t>
            </w:r>
          </w:p>
        </w:tc>
      </w:tr>
    </w:tbl>
    <w:p w14:paraId="65543580" w14:textId="77777777" w:rsidR="00C47EBD" w:rsidRPr="00C47EBD" w:rsidRDefault="00C47EBD" w:rsidP="0058379D">
      <w:pPr>
        <w:pStyle w:val="BodyText"/>
        <w:rPr>
          <w:lang w:eastAsia="en-US"/>
        </w:rPr>
      </w:pPr>
    </w:p>
    <w:p w14:paraId="7FAF2ECC" w14:textId="77777777" w:rsidR="00C47EBD" w:rsidRDefault="00C47EBD" w:rsidP="0058379D">
      <w:pPr>
        <w:pStyle w:val="BodyText"/>
        <w:rPr>
          <w:lang w:val="en-US" w:eastAsia="en-US"/>
        </w:rPr>
      </w:pPr>
    </w:p>
    <w:p w14:paraId="194176BE" w14:textId="4B17EFDB" w:rsidR="00F132DE" w:rsidRPr="00470973" w:rsidRDefault="00F132DE" w:rsidP="00F132DE">
      <w:pPr>
        <w:pStyle w:val="BodyText"/>
        <w:rPr>
          <w:b/>
          <w:u w:val="single"/>
          <w:lang w:val="en-US"/>
        </w:rPr>
      </w:pPr>
      <w:r w:rsidRPr="00470973">
        <w:rPr>
          <w:b/>
          <w:bCs/>
          <w:u w:val="single"/>
          <w:lang w:eastAsia="en-US"/>
        </w:rPr>
        <w:t xml:space="preserve">UC 4: </w:t>
      </w:r>
      <w:r w:rsidRPr="00470973">
        <w:rPr>
          <w:b/>
          <w:u w:val="single"/>
          <w:lang w:val="en-US"/>
        </w:rPr>
        <w:t>Critical energy distribution</w:t>
      </w:r>
    </w:p>
    <w:p w14:paraId="3A5D7405" w14:textId="5184FA4C" w:rsidR="00F132DE" w:rsidRDefault="00F132DE" w:rsidP="00F132DE">
      <w:pPr>
        <w:pStyle w:val="BodyText"/>
        <w:rPr>
          <w:b/>
          <w:bCs/>
          <w:u w:val="single"/>
          <w:lang w:eastAsia="en-US"/>
        </w:rPr>
      </w:pPr>
    </w:p>
    <w:p w14:paraId="40CC16C0" w14:textId="77777777" w:rsidR="00532784" w:rsidRDefault="00532784" w:rsidP="00532784">
      <w:r>
        <w:rPr>
          <w:noProof/>
        </w:rPr>
        <w:drawing>
          <wp:inline distT="0" distB="0" distL="0" distR="0" wp14:anchorId="28541520" wp14:editId="3CBB226D">
            <wp:extent cx="4572000" cy="1695450"/>
            <wp:effectExtent l="0" t="0" r="0" b="0"/>
            <wp:docPr id="1850993073" name="Picture 185099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2000" cy="1695450"/>
                    </a:xfrm>
                    <a:prstGeom prst="rect">
                      <a:avLst/>
                    </a:prstGeom>
                  </pic:spPr>
                </pic:pic>
              </a:graphicData>
            </a:graphic>
          </wp:inline>
        </w:drawing>
      </w: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E71224" w:rsidRPr="00F85C8F" w14:paraId="1CF5BFED" w14:textId="77777777" w:rsidTr="006C6B02">
        <w:tc>
          <w:tcPr>
            <w:tcW w:w="10740" w:type="dxa"/>
            <w:gridSpan w:val="2"/>
            <w:shd w:val="clear" w:color="auto" w:fill="BAFFDB" w:themeFill="accent1" w:themeFillTint="33"/>
            <w:tcMar>
              <w:top w:w="100" w:type="dxa"/>
              <w:left w:w="100" w:type="dxa"/>
              <w:bottom w:w="100" w:type="dxa"/>
              <w:right w:w="100" w:type="dxa"/>
            </w:tcMar>
          </w:tcPr>
          <w:p w14:paraId="70919B0A" w14:textId="2C851333" w:rsidR="00532784" w:rsidRPr="00F85C8F" w:rsidRDefault="001D3125" w:rsidP="00027958">
            <w:pPr>
              <w:pStyle w:val="ITEABodyText"/>
              <w:rPr>
                <w:b/>
              </w:rPr>
            </w:pPr>
            <w:r>
              <w:rPr>
                <w:b/>
              </w:rPr>
              <w:t>UC 4</w:t>
            </w:r>
            <w:r w:rsidR="00532784" w:rsidRPr="00F85C8F">
              <w:rPr>
                <w:b/>
              </w:rPr>
              <w:t xml:space="preserve">. </w:t>
            </w:r>
            <w:r w:rsidR="00532784">
              <w:rPr>
                <w:b/>
              </w:rPr>
              <w:t>Critical electricity distribution grid operation in energy communities</w:t>
            </w:r>
          </w:p>
        </w:tc>
      </w:tr>
      <w:tr w:rsidR="00E71224" w:rsidRPr="00F85C8F" w14:paraId="59F2DAFA" w14:textId="77777777" w:rsidTr="006C6B02">
        <w:tc>
          <w:tcPr>
            <w:tcW w:w="2552" w:type="dxa"/>
            <w:shd w:val="clear" w:color="auto" w:fill="auto"/>
            <w:tcMar>
              <w:top w:w="100" w:type="dxa"/>
              <w:left w:w="100" w:type="dxa"/>
              <w:bottom w:w="100" w:type="dxa"/>
              <w:right w:w="100" w:type="dxa"/>
            </w:tcMar>
          </w:tcPr>
          <w:p w14:paraId="1AD0B327" w14:textId="77777777" w:rsidR="00532784" w:rsidRPr="00F85C8F" w:rsidRDefault="00532784" w:rsidP="00027958">
            <w:pPr>
              <w:pStyle w:val="ITEABodyText"/>
              <w:rPr>
                <w:b/>
                <w:szCs w:val="20"/>
              </w:rPr>
            </w:pPr>
            <w:r>
              <w:rPr>
                <w:b/>
                <w:i/>
                <w:szCs w:val="20"/>
              </w:rPr>
              <w:t>Description of the scenario</w:t>
            </w:r>
          </w:p>
          <w:p w14:paraId="5375A0A8" w14:textId="77777777" w:rsidR="00532784" w:rsidRPr="00F85C8F" w:rsidRDefault="00532784" w:rsidP="00027958">
            <w:pPr>
              <w:pStyle w:val="ITEABodyText"/>
              <w:rPr>
                <w:szCs w:val="20"/>
              </w:rPr>
            </w:pPr>
          </w:p>
        </w:tc>
        <w:tc>
          <w:tcPr>
            <w:tcW w:w="8188" w:type="dxa"/>
            <w:shd w:val="clear" w:color="auto" w:fill="auto"/>
          </w:tcPr>
          <w:p w14:paraId="62A11D6D" w14:textId="77777777" w:rsidR="00532784" w:rsidRPr="00307F41" w:rsidRDefault="00532784" w:rsidP="00307F41">
            <w:pPr>
              <w:pStyle w:val="ITEABodyText"/>
              <w:jc w:val="both"/>
            </w:pPr>
            <w:r w:rsidRPr="00307F41">
              <w:t>A distribution network operated by an energy community aggregator, as a cooperative, wants to develop the means to use flexibility in case of reliability issues in the distribution grid or when asked by the upstream network operator. At the same time, this operator is managing an energy community composed by a part of the consumers in the area, targeting to optimize the energy contracts definition considering user’s flexibility, energy prices, and operation costs.</w:t>
            </w:r>
          </w:p>
        </w:tc>
      </w:tr>
      <w:tr w:rsidR="00E71224" w:rsidRPr="007A7D24" w14:paraId="0EC97091" w14:textId="77777777" w:rsidTr="006C6B02">
        <w:tc>
          <w:tcPr>
            <w:tcW w:w="2552" w:type="dxa"/>
            <w:shd w:val="clear" w:color="auto" w:fill="auto"/>
            <w:tcMar>
              <w:top w:w="100" w:type="dxa"/>
              <w:left w:w="100" w:type="dxa"/>
              <w:bottom w:w="100" w:type="dxa"/>
              <w:right w:w="100" w:type="dxa"/>
            </w:tcMar>
          </w:tcPr>
          <w:p w14:paraId="54C796BD" w14:textId="77777777" w:rsidR="00532784" w:rsidRPr="00F85C8F" w:rsidRDefault="00532784" w:rsidP="00027958">
            <w:pPr>
              <w:pStyle w:val="ITEABodyText"/>
              <w:rPr>
                <w:b/>
                <w:i/>
                <w:szCs w:val="20"/>
              </w:rPr>
            </w:pPr>
            <w:r>
              <w:rPr>
                <w:b/>
                <w:i/>
                <w:szCs w:val="20"/>
              </w:rPr>
              <w:t>Targeted market</w:t>
            </w:r>
          </w:p>
        </w:tc>
        <w:tc>
          <w:tcPr>
            <w:tcW w:w="8188" w:type="dxa"/>
            <w:shd w:val="clear" w:color="auto" w:fill="auto"/>
          </w:tcPr>
          <w:p w14:paraId="07EEBC69" w14:textId="77777777" w:rsidR="00532784" w:rsidRDefault="00532784" w:rsidP="00027958">
            <w:pPr>
              <w:pStyle w:val="ITEABodyText"/>
              <w:rPr>
                <w:szCs w:val="20"/>
              </w:rPr>
            </w:pPr>
            <w:r>
              <w:rPr>
                <w:szCs w:val="20"/>
              </w:rPr>
              <w:t>Energy communities</w:t>
            </w:r>
          </w:p>
          <w:p w14:paraId="6CBEC343" w14:textId="77777777" w:rsidR="00532784" w:rsidRDefault="00532784" w:rsidP="00027958">
            <w:pPr>
              <w:pStyle w:val="ITEABodyText"/>
              <w:rPr>
                <w:szCs w:val="20"/>
              </w:rPr>
            </w:pPr>
            <w:r>
              <w:rPr>
                <w:szCs w:val="20"/>
              </w:rPr>
              <w:lastRenderedPageBreak/>
              <w:t xml:space="preserve">Electricity consumers participating in energy </w:t>
            </w:r>
            <w:proofErr w:type="gramStart"/>
            <w:r>
              <w:rPr>
                <w:szCs w:val="20"/>
              </w:rPr>
              <w:t>communities</w:t>
            </w:r>
            <w:proofErr w:type="gramEnd"/>
          </w:p>
          <w:p w14:paraId="6D55C73D" w14:textId="77777777" w:rsidR="00532784" w:rsidRPr="00BB1FCF" w:rsidRDefault="00532784" w:rsidP="00027958">
            <w:pPr>
              <w:pStyle w:val="ITEABodyText"/>
              <w:rPr>
                <w:szCs w:val="20"/>
              </w:rPr>
            </w:pPr>
            <w:r>
              <w:rPr>
                <w:szCs w:val="20"/>
              </w:rPr>
              <w:t>Distribution system operators</w:t>
            </w:r>
          </w:p>
        </w:tc>
      </w:tr>
      <w:tr w:rsidR="00E71224" w:rsidRPr="007A7D24" w14:paraId="5BBEC4CA" w14:textId="77777777" w:rsidTr="006C6B02">
        <w:tc>
          <w:tcPr>
            <w:tcW w:w="2552" w:type="dxa"/>
            <w:shd w:val="clear" w:color="auto" w:fill="auto"/>
            <w:tcMar>
              <w:top w:w="100" w:type="dxa"/>
              <w:left w:w="100" w:type="dxa"/>
              <w:bottom w:w="100" w:type="dxa"/>
              <w:right w:w="100" w:type="dxa"/>
            </w:tcMar>
          </w:tcPr>
          <w:p w14:paraId="4E583B95" w14:textId="30632F44" w:rsidR="00532784" w:rsidRDefault="00862587" w:rsidP="00027958">
            <w:pPr>
              <w:pStyle w:val="ITEABodyText"/>
              <w:rPr>
                <w:b/>
                <w:i/>
                <w:szCs w:val="20"/>
              </w:rPr>
            </w:pPr>
            <w:r>
              <w:rPr>
                <w:b/>
                <w:bCs/>
              </w:rPr>
              <w:lastRenderedPageBreak/>
              <w:t>Market state of the art</w:t>
            </w:r>
          </w:p>
        </w:tc>
        <w:tc>
          <w:tcPr>
            <w:tcW w:w="8188" w:type="dxa"/>
            <w:shd w:val="clear" w:color="auto" w:fill="auto"/>
          </w:tcPr>
          <w:p w14:paraId="29F29EB1" w14:textId="77777777" w:rsidR="00532784" w:rsidRDefault="00532784" w:rsidP="00027958">
            <w:pPr>
              <w:pStyle w:val="ITEABodyText"/>
              <w:rPr>
                <w:szCs w:val="20"/>
              </w:rPr>
            </w:pPr>
            <w:r>
              <w:rPr>
                <w:szCs w:val="20"/>
              </w:rPr>
              <w:t>The market problem itself is not yet stable as the energy communities are being introduced by European Union in 2019.</w:t>
            </w:r>
          </w:p>
        </w:tc>
      </w:tr>
      <w:tr w:rsidR="00E71224" w:rsidRPr="00F85C8F" w14:paraId="6090A699" w14:textId="77777777" w:rsidTr="006C6B02">
        <w:tc>
          <w:tcPr>
            <w:tcW w:w="10740" w:type="dxa"/>
            <w:gridSpan w:val="2"/>
            <w:shd w:val="clear" w:color="auto" w:fill="auto"/>
            <w:tcMar>
              <w:top w:w="100" w:type="dxa"/>
              <w:left w:w="100" w:type="dxa"/>
              <w:bottom w:w="100" w:type="dxa"/>
              <w:right w:w="100" w:type="dxa"/>
            </w:tcMar>
          </w:tcPr>
          <w:p w14:paraId="43806C0A" w14:textId="77777777" w:rsidR="00532784" w:rsidRDefault="00532784" w:rsidP="00027958">
            <w:pPr>
              <w:pStyle w:val="ITEABodyText"/>
              <w:rPr>
                <w:szCs w:val="20"/>
              </w:rPr>
            </w:pPr>
            <w:r w:rsidRPr="001B22E9">
              <w:rPr>
                <w:b/>
                <w:i/>
                <w:szCs w:val="20"/>
              </w:rPr>
              <w:t>Clarification of the value chain</w:t>
            </w:r>
            <w:r w:rsidRPr="001B22E9">
              <w:rPr>
                <w:bCs/>
                <w:i/>
                <w:iCs/>
                <w:szCs w:val="20"/>
              </w:rPr>
              <w:t xml:space="preserve">: </w:t>
            </w:r>
            <w:r w:rsidRPr="001B22E9">
              <w:rPr>
                <w:szCs w:val="20"/>
              </w:rPr>
              <w:t>The</w:t>
            </w:r>
            <w:r>
              <w:rPr>
                <w:szCs w:val="20"/>
              </w:rPr>
              <w:t xml:space="preserve"> use case includes DSO, consumer, community manager</w:t>
            </w:r>
            <w:r w:rsidRPr="001B22E9">
              <w:rPr>
                <w:szCs w:val="20"/>
              </w:rPr>
              <w:t>.</w:t>
            </w:r>
            <w:r>
              <w:rPr>
                <w:szCs w:val="20"/>
              </w:rPr>
              <w:t xml:space="preserve"> </w:t>
            </w:r>
          </w:p>
          <w:p w14:paraId="30BD97B9" w14:textId="77777777" w:rsidR="00532784" w:rsidRDefault="00532784" w:rsidP="00027958">
            <w:pPr>
              <w:pStyle w:val="ITEABodyText"/>
              <w:rPr>
                <w:szCs w:val="20"/>
              </w:rPr>
            </w:pPr>
            <w:r w:rsidRPr="001B22E9">
              <w:rPr>
                <w:b/>
                <w:i/>
                <w:szCs w:val="20"/>
              </w:rPr>
              <w:t>Clarification of the evaluation case</w:t>
            </w:r>
            <w:r w:rsidRPr="001B22E9">
              <w:rPr>
                <w:bCs/>
                <w:i/>
                <w:iCs/>
                <w:szCs w:val="20"/>
              </w:rPr>
              <w:t xml:space="preserve">: </w:t>
            </w:r>
            <w:r>
              <w:rPr>
                <w:szCs w:val="20"/>
              </w:rPr>
              <w:t>The DSO will have an issue in the electrical gird, which can be solved by using local activation of flexibility</w:t>
            </w:r>
            <w:r w:rsidRPr="001B22E9">
              <w:rPr>
                <w:szCs w:val="20"/>
              </w:rPr>
              <w:t>.</w:t>
            </w:r>
            <w:r>
              <w:rPr>
                <w:szCs w:val="20"/>
              </w:rPr>
              <w:t xml:space="preserve"> The community manager will provide such flexibility in an intelligent way, supported by XAI and federated learning.</w:t>
            </w:r>
          </w:p>
          <w:p w14:paraId="747250BF" w14:textId="77777777" w:rsidR="00532784" w:rsidRPr="00DE0FDC" w:rsidRDefault="00532784" w:rsidP="00027958">
            <w:pPr>
              <w:pStyle w:val="ITEABodyText"/>
              <w:rPr>
                <w:rFonts w:ascii="Frutiger-Light" w:hAnsi="Frutiger-Light"/>
                <w:b/>
                <w:bCs/>
                <w:color w:val="333333"/>
                <w:szCs w:val="20"/>
                <w:lang w:val="en-US"/>
              </w:rPr>
            </w:pPr>
            <w:r w:rsidRPr="00DE0FDC">
              <w:rPr>
                <w:b/>
                <w:bCs/>
                <w:szCs w:val="20"/>
              </w:rPr>
              <w:t>Partners involved</w:t>
            </w:r>
            <w:r>
              <w:rPr>
                <w:b/>
                <w:bCs/>
                <w:szCs w:val="20"/>
              </w:rPr>
              <w:t xml:space="preserve"> and their roles description shortly</w:t>
            </w:r>
            <w:r w:rsidRPr="00DE0FDC">
              <w:rPr>
                <w:b/>
                <w:bCs/>
                <w:szCs w:val="20"/>
              </w:rPr>
              <w:t>:</w:t>
            </w:r>
            <w:r>
              <w:rPr>
                <w:szCs w:val="20"/>
              </w:rPr>
              <w:t xml:space="preserve"> The PT consortium include DSO/Community manager, one university for AI, and one IT solution provider to develop the product.</w:t>
            </w:r>
          </w:p>
        </w:tc>
      </w:tr>
    </w:tbl>
    <w:p w14:paraId="75831511" w14:textId="77777777" w:rsidR="00532784" w:rsidRPr="00E410E1" w:rsidRDefault="00532784" w:rsidP="00F132DE">
      <w:pPr>
        <w:pStyle w:val="BodyText"/>
        <w:rPr>
          <w:b/>
          <w:bCs/>
          <w:u w:val="single"/>
          <w:lang w:eastAsia="en-US"/>
        </w:rPr>
      </w:pPr>
    </w:p>
    <w:p w14:paraId="4CBE0E70" w14:textId="705978B3" w:rsidR="00532784" w:rsidRDefault="00532784" w:rsidP="00532784">
      <w:pPr>
        <w:pStyle w:val="BodyText"/>
        <w:rPr>
          <w:b/>
          <w:u w:val="single"/>
          <w:lang w:val="en-US"/>
        </w:rPr>
      </w:pPr>
      <w:r w:rsidRPr="00087ADD">
        <w:rPr>
          <w:b/>
          <w:bCs/>
          <w:u w:val="single"/>
          <w:lang w:eastAsia="en-US"/>
        </w:rPr>
        <w:t xml:space="preserve">UC 5: </w:t>
      </w:r>
      <w:r w:rsidRPr="00087ADD">
        <w:rPr>
          <w:b/>
          <w:u w:val="single"/>
          <w:lang w:val="en-US"/>
        </w:rPr>
        <w:t>Security and location awareness of persons</w:t>
      </w:r>
      <w:r w:rsidR="00F873E9">
        <w:rPr>
          <w:b/>
          <w:u w:val="single"/>
          <w:lang w:val="en-US"/>
        </w:rPr>
        <w:t xml:space="preserve"> </w:t>
      </w:r>
    </w:p>
    <w:p w14:paraId="1463DC29" w14:textId="5601BEAD" w:rsidR="007C0242" w:rsidRDefault="007C0242" w:rsidP="00532784">
      <w:pPr>
        <w:pStyle w:val="BodyText"/>
        <w:rPr>
          <w:b/>
          <w:u w:val="single"/>
          <w:lang w:val="en-US"/>
        </w:rPr>
      </w:pPr>
    </w:p>
    <w:p w14:paraId="1BFCCC04" w14:textId="78D41BF9" w:rsidR="007C0242" w:rsidRPr="00BD028B" w:rsidRDefault="0097094C" w:rsidP="0097094C">
      <w:pPr>
        <w:pStyle w:val="BodyText"/>
        <w:jc w:val="center"/>
        <w:rPr>
          <w:bCs/>
          <w:lang w:val="en-US"/>
        </w:rPr>
      </w:pPr>
      <w:r w:rsidRPr="00BD028B">
        <w:rPr>
          <w:bCs/>
          <w:noProof/>
          <w:lang w:val="en-US"/>
        </w:rPr>
        <w:drawing>
          <wp:inline distT="0" distB="0" distL="0" distR="0" wp14:anchorId="7C421F0E" wp14:editId="06235713">
            <wp:extent cx="2850814" cy="1828643"/>
            <wp:effectExtent l="0" t="0" r="6985" b="635"/>
            <wp:docPr id="4" name="Picture 4" descr="A picture containing text, sig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ign, screensho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2210" cy="1842368"/>
                    </a:xfrm>
                    <a:prstGeom prst="rect">
                      <a:avLst/>
                    </a:prstGeom>
                  </pic:spPr>
                </pic:pic>
              </a:graphicData>
            </a:graphic>
          </wp:inline>
        </w:drawing>
      </w:r>
    </w:p>
    <w:p w14:paraId="758B3D4E" w14:textId="79BBD424" w:rsidR="007C0242" w:rsidRDefault="007C0242" w:rsidP="00532784">
      <w:pPr>
        <w:pStyle w:val="BodyText"/>
        <w:rPr>
          <w:b/>
          <w:u w:val="single"/>
          <w:lang w:val="en-US"/>
        </w:rPr>
      </w:pP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487"/>
        <w:gridCol w:w="7967"/>
        <w:gridCol w:w="286"/>
      </w:tblGrid>
      <w:tr w:rsidR="00E71224" w:rsidRPr="00F85C8F" w14:paraId="3E5D0675" w14:textId="77777777" w:rsidTr="006C6B02">
        <w:trPr>
          <w:gridAfter w:val="1"/>
          <w:wAfter w:w="294" w:type="dxa"/>
        </w:trPr>
        <w:tc>
          <w:tcPr>
            <w:tcW w:w="10740" w:type="dxa"/>
            <w:gridSpan w:val="2"/>
            <w:shd w:val="clear" w:color="auto" w:fill="BAFFDB" w:themeFill="accent1" w:themeFillTint="33"/>
            <w:tcMar>
              <w:top w:w="100" w:type="dxa"/>
              <w:left w:w="100" w:type="dxa"/>
              <w:bottom w:w="100" w:type="dxa"/>
              <w:right w:w="100" w:type="dxa"/>
            </w:tcMar>
          </w:tcPr>
          <w:p w14:paraId="1618540C" w14:textId="1C191A0B" w:rsidR="007C0242" w:rsidRPr="00F85C8F" w:rsidRDefault="001D3125" w:rsidP="00027958">
            <w:pPr>
              <w:pStyle w:val="ITEABodyText"/>
              <w:rPr>
                <w:b/>
              </w:rPr>
            </w:pPr>
            <w:r>
              <w:rPr>
                <w:b/>
              </w:rPr>
              <w:t>UC 5</w:t>
            </w:r>
            <w:r w:rsidR="007C0242" w:rsidRPr="00F85C8F">
              <w:rPr>
                <w:b/>
              </w:rPr>
              <w:t xml:space="preserve">. </w:t>
            </w:r>
            <w:r w:rsidR="009F7C90">
              <w:rPr>
                <w:b/>
              </w:rPr>
              <w:t xml:space="preserve">Security and </w:t>
            </w:r>
            <w:r w:rsidR="00AC20A3">
              <w:rPr>
                <w:b/>
              </w:rPr>
              <w:t>location-based</w:t>
            </w:r>
            <w:r w:rsidR="009F7C90">
              <w:rPr>
                <w:b/>
              </w:rPr>
              <w:t xml:space="preserve"> situation awareness of persons</w:t>
            </w:r>
          </w:p>
        </w:tc>
      </w:tr>
      <w:tr w:rsidR="00E71224" w:rsidRPr="0008680F" w14:paraId="0FE168F0" w14:textId="77777777" w:rsidTr="5A8B111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B81BE7" w14:textId="77777777" w:rsidR="0008680F" w:rsidRDefault="0008680F">
            <w:pPr>
              <w:pStyle w:val="ITEABodyText"/>
              <w:rPr>
                <w:rFonts w:ascii="Arial" w:hAnsi="Arial"/>
                <w:b/>
                <w:szCs w:val="20"/>
              </w:rPr>
            </w:pPr>
            <w:r>
              <w:rPr>
                <w:b/>
                <w:i/>
                <w:szCs w:val="20"/>
              </w:rPr>
              <w:t>Description of the scenario</w:t>
            </w:r>
          </w:p>
          <w:p w14:paraId="13135346" w14:textId="77777777" w:rsidR="0008680F" w:rsidRDefault="0008680F">
            <w:pPr>
              <w:pStyle w:val="ITEABodyText"/>
              <w:rPr>
                <w:szCs w:val="20"/>
              </w:rPr>
            </w:pPr>
          </w:p>
        </w:tc>
        <w:tc>
          <w:tcPr>
            <w:tcW w:w="818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91004C" w14:textId="369A8F3B" w:rsidR="0008680F" w:rsidRDefault="0008680F">
            <w:pPr>
              <w:pStyle w:val="ITEABodyText"/>
              <w:jc w:val="both"/>
              <w:rPr>
                <w:lang w:val="en-US"/>
              </w:rPr>
              <w:pPrChange w:id="157" w:author="Latvakoski Juhani" w:date="2024-09-27T12:23:00Z">
                <w:pPr>
                  <w:pStyle w:val="ITEABodyText"/>
                </w:pPr>
              </w:pPrChange>
            </w:pPr>
            <w:r>
              <w:rPr>
                <w:lang w:val="en-US"/>
              </w:rPr>
              <w:t xml:space="preserve">A person represented by a smart device is considered as a mobile object in various contexts, e.g., like a vehicle in traffic. The location, charging and security status and overall situation in the surrounds and information spaces shall be known in real-time. According to the situation, the operation should be scaled e.g., according to the involved security zones in the physical and logical areas, and according to the charging status of the battery of the device. In the highest logical security zone, all the information shall be kept strictly privacy confidential. In the lowest security zone, the anonymous presence can be shared for everyone so that e.g., vehicles can avoid the person on the road. </w:t>
            </w:r>
          </w:p>
          <w:p w14:paraId="48B49649" w14:textId="0D3FE212" w:rsidR="7999CA01" w:rsidRDefault="7999CA01" w:rsidP="7999CA01">
            <w:pPr>
              <w:pStyle w:val="ITEABodyText"/>
              <w:rPr>
                <w:lang w:val="en-US"/>
              </w:rPr>
            </w:pPr>
          </w:p>
          <w:p w14:paraId="676E5C8D" w14:textId="038B4F54" w:rsidR="0008680F" w:rsidRDefault="282EF9D4">
            <w:pPr>
              <w:pStyle w:val="ITEABodyText"/>
              <w:jc w:val="both"/>
              <w:rPr>
                <w:lang w:val="en-US"/>
              </w:rPr>
              <w:pPrChange w:id="158" w:author="Latvakoski Juhani" w:date="2024-09-27T12:23:00Z">
                <w:pPr>
                  <w:pStyle w:val="ITEABodyText"/>
                </w:pPr>
              </w:pPrChange>
            </w:pPr>
            <w:r w:rsidRPr="5A8B111C">
              <w:rPr>
                <w:lang w:val="en-US"/>
              </w:rPr>
              <w:t>A person has an existing digital footprint which increases when a person engages in digital activities. A digital footprint poses a cyber-physical risk for the person and the awareness of the footprint is the first significant step to reduce this risk.</w:t>
            </w:r>
          </w:p>
        </w:tc>
      </w:tr>
      <w:tr w:rsidR="00E71224" w:rsidRPr="0008680F" w14:paraId="42BC93FB" w14:textId="77777777" w:rsidTr="5A8B111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5837F40" w14:textId="77777777" w:rsidR="0008680F" w:rsidRDefault="0008680F">
            <w:pPr>
              <w:pStyle w:val="ITEABodyText"/>
              <w:rPr>
                <w:b/>
                <w:i/>
                <w:szCs w:val="20"/>
              </w:rPr>
            </w:pPr>
            <w:r>
              <w:rPr>
                <w:b/>
                <w:i/>
                <w:szCs w:val="20"/>
              </w:rPr>
              <w:lastRenderedPageBreak/>
              <w:t>Targeted market</w:t>
            </w:r>
          </w:p>
        </w:tc>
        <w:tc>
          <w:tcPr>
            <w:tcW w:w="818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0B59FB4" w14:textId="37CA08FD" w:rsidR="0008680F" w:rsidRDefault="0008680F">
            <w:pPr>
              <w:pStyle w:val="ITEABodyText"/>
            </w:pPr>
            <w:r>
              <w:t>Global consumer market, especially health-, fitness- and sports-related wearable products and services</w:t>
            </w:r>
            <w:r w:rsidR="1B9DCBC0">
              <w:t>, as well as an emergent product market of digital footprint</w:t>
            </w:r>
          </w:p>
        </w:tc>
      </w:tr>
      <w:tr w:rsidR="00E71224" w14:paraId="4D6DC139" w14:textId="77777777" w:rsidTr="5A8B111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6E718D" w14:textId="40433472" w:rsidR="0008680F" w:rsidRDefault="00862587">
            <w:pPr>
              <w:pStyle w:val="ITEABodyText"/>
              <w:rPr>
                <w:b/>
                <w:i/>
                <w:szCs w:val="20"/>
              </w:rPr>
            </w:pPr>
            <w:r>
              <w:rPr>
                <w:b/>
                <w:bCs/>
              </w:rPr>
              <w:t>Market state of the art</w:t>
            </w:r>
          </w:p>
        </w:tc>
        <w:tc>
          <w:tcPr>
            <w:tcW w:w="818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242512F" w14:textId="01ADA2B5" w:rsidR="0008680F" w:rsidRDefault="0008680F">
            <w:pPr>
              <w:pStyle w:val="ITEABodyText"/>
            </w:pPr>
            <w:r>
              <w:t>Apple, Samsung, Garmin, Huawei</w:t>
            </w:r>
            <w:r w:rsidR="72D53275">
              <w:t>, Bitdefender</w:t>
            </w:r>
          </w:p>
          <w:p w14:paraId="0A071999" w14:textId="19ECC4CC" w:rsidR="00862587" w:rsidRDefault="00862587">
            <w:pPr>
              <w:pStyle w:val="ITEABodyText"/>
            </w:pPr>
            <w:r>
              <w:t xml:space="preserve">Cellular connectivity in wearable context exists, but no 5G connectivity nor situation awareness-controlled </w:t>
            </w:r>
            <w:proofErr w:type="spellStart"/>
            <w:r>
              <w:t>security&amp;privacy</w:t>
            </w:r>
            <w:proofErr w:type="spellEnd"/>
            <w:r>
              <w:t xml:space="preserve"> approach exists.</w:t>
            </w:r>
          </w:p>
        </w:tc>
      </w:tr>
      <w:tr w:rsidR="00E71224" w:rsidRPr="0008680F" w14:paraId="3CDF95D8" w14:textId="77777777" w:rsidTr="5A8B111C">
        <w:tc>
          <w:tcPr>
            <w:tcW w:w="1074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10AB362" w14:textId="77777777" w:rsidR="0008680F" w:rsidRPr="00E12C32" w:rsidRDefault="0008680F">
            <w:pPr>
              <w:pStyle w:val="ITEABodyText"/>
              <w:rPr>
                <w:rPrChange w:id="159" w:author="Latvakoski Juhani" w:date="2024-09-27T12:23:00Z">
                  <w:rPr>
                    <w:i/>
                    <w:iCs/>
                  </w:rPr>
                </w:rPrChange>
              </w:rPr>
            </w:pPr>
            <w:r>
              <w:rPr>
                <w:b/>
                <w:bCs/>
                <w:i/>
                <w:iCs/>
              </w:rPr>
              <w:t>Clarification of the value chain</w:t>
            </w:r>
            <w:r>
              <w:rPr>
                <w:i/>
                <w:iCs/>
              </w:rPr>
              <w:t xml:space="preserve">: </w:t>
            </w:r>
            <w:r w:rsidRPr="00E12C32">
              <w:rPr>
                <w:rPrChange w:id="160" w:author="Latvakoski Juhani" w:date="2024-09-27T12:23:00Z">
                  <w:rPr>
                    <w:i/>
                    <w:iCs/>
                  </w:rPr>
                </w:rPrChange>
              </w:rPr>
              <w:t>Security controlled interfaces for third party applications generate revenue for Polar, better knowledge of physical status of the user is beneficial for the third party.</w:t>
            </w:r>
          </w:p>
          <w:p w14:paraId="761BD4B5" w14:textId="2B467490" w:rsidR="032CDFCC" w:rsidRPr="00E12C32" w:rsidRDefault="032CDFCC" w:rsidP="4CA8F110">
            <w:pPr>
              <w:pStyle w:val="ITEABodyText"/>
              <w:rPr>
                <w:rPrChange w:id="161" w:author="Latvakoski Juhani" w:date="2024-09-27T12:23:00Z">
                  <w:rPr>
                    <w:i/>
                    <w:iCs/>
                  </w:rPr>
                </w:rPrChange>
              </w:rPr>
            </w:pPr>
            <w:r w:rsidRPr="00E12C32">
              <w:rPr>
                <w:rPrChange w:id="162" w:author="Latvakoski Juhani" w:date="2024-09-27T12:23:00Z">
                  <w:rPr>
                    <w:i/>
                    <w:iCs/>
                  </w:rPr>
                </w:rPrChange>
              </w:rPr>
              <w:t>F-Secure is a product vendor in the consumer security market.</w:t>
            </w:r>
          </w:p>
          <w:p w14:paraId="02908342" w14:textId="77777777" w:rsidR="0008680F" w:rsidRDefault="0008680F">
            <w:pPr>
              <w:pStyle w:val="ITEABodyText"/>
            </w:pPr>
            <w:r>
              <w:rPr>
                <w:b/>
                <w:bCs/>
                <w:i/>
                <w:iCs/>
              </w:rPr>
              <w:t>Clarification of the evaluation case</w:t>
            </w:r>
            <w:r>
              <w:rPr>
                <w:i/>
                <w:iCs/>
              </w:rPr>
              <w:t>: TBD</w:t>
            </w:r>
          </w:p>
          <w:p w14:paraId="7D08277B" w14:textId="71ACE276" w:rsidR="0008680F" w:rsidRDefault="0008680F">
            <w:pPr>
              <w:pStyle w:val="ITEABodyText"/>
            </w:pPr>
            <w:r>
              <w:rPr>
                <w:b/>
                <w:bCs/>
              </w:rPr>
              <w:t xml:space="preserve">Partners involved and their roles description shortly: </w:t>
            </w:r>
            <w:r>
              <w:t>Polar provides with a watch prototype with 5G connectivity to the radio network</w:t>
            </w:r>
            <w:r w:rsidR="513A9512">
              <w:t>. F-Secure provides a completely new technology and business concept for the emergent product market of digital footprint.</w:t>
            </w:r>
          </w:p>
        </w:tc>
      </w:tr>
    </w:tbl>
    <w:p w14:paraId="35C65E31" w14:textId="77777777" w:rsidR="007C0242" w:rsidRPr="007C0242" w:rsidRDefault="007C0242" w:rsidP="00532784">
      <w:pPr>
        <w:pStyle w:val="BodyText"/>
        <w:rPr>
          <w:b/>
          <w:u w:val="single"/>
        </w:rPr>
      </w:pPr>
    </w:p>
    <w:p w14:paraId="7F75069A" w14:textId="10666830" w:rsidR="00F132DE" w:rsidRDefault="00F132DE" w:rsidP="00F132DE">
      <w:pPr>
        <w:pStyle w:val="BodyText"/>
        <w:rPr>
          <w:lang w:val="en-US" w:eastAsia="en-US"/>
        </w:rPr>
      </w:pPr>
    </w:p>
    <w:p w14:paraId="7946151B" w14:textId="2D9CA96C" w:rsidR="00532784" w:rsidRPr="00510F6B" w:rsidDel="006D0BF6" w:rsidRDefault="00532784" w:rsidP="00532784">
      <w:pPr>
        <w:pStyle w:val="BodyText"/>
        <w:rPr>
          <w:del w:id="163" w:author="Latvakoski Juhani" w:date="2024-09-04T13:04:00Z"/>
          <w:b/>
          <w:u w:val="single"/>
          <w:lang w:val="en-US"/>
        </w:rPr>
      </w:pPr>
      <w:del w:id="164" w:author="Latvakoski Juhani" w:date="2024-09-04T13:04:00Z">
        <w:r w:rsidRPr="00510F6B" w:rsidDel="006D0BF6">
          <w:rPr>
            <w:b/>
            <w:bCs/>
            <w:u w:val="single"/>
            <w:lang w:eastAsia="en-US"/>
          </w:rPr>
          <w:delText xml:space="preserve">UC 6: </w:delText>
        </w:r>
        <w:r w:rsidR="00087ADD" w:rsidRPr="00510F6B" w:rsidDel="006D0BF6">
          <w:rPr>
            <w:b/>
            <w:u w:val="single"/>
            <w:lang w:val="en-US"/>
          </w:rPr>
          <w:delText>Autonomous driving and operation</w:delText>
        </w:r>
      </w:del>
    </w:p>
    <w:p w14:paraId="43B7B275" w14:textId="77777777" w:rsidR="00532784" w:rsidDel="006D0BF6" w:rsidRDefault="00532784" w:rsidP="00F132DE">
      <w:pPr>
        <w:pStyle w:val="BodyText"/>
        <w:rPr>
          <w:del w:id="165" w:author="Latvakoski Juhani" w:date="2024-09-04T13:04:00Z"/>
          <w:lang w:val="en-US" w:eastAsia="en-US"/>
        </w:rPr>
      </w:pPr>
    </w:p>
    <w:p w14:paraId="443BB63A" w14:textId="6CB6A698" w:rsidR="00695C4A" w:rsidDel="006D0BF6" w:rsidRDefault="000119AF" w:rsidP="000119AF">
      <w:pPr>
        <w:jc w:val="center"/>
        <w:rPr>
          <w:del w:id="166" w:author="Latvakoski Juhani" w:date="2024-09-04T13:04:00Z"/>
          <w:lang w:val="en-US"/>
        </w:rPr>
      </w:pPr>
      <w:del w:id="167" w:author="Latvakoski Juhani" w:date="2024-09-04T13:04:00Z">
        <w:r w:rsidDel="006D0BF6">
          <w:rPr>
            <w:noProof/>
            <w:lang w:val="en-US"/>
          </w:rPr>
          <w:drawing>
            <wp:inline distT="0" distB="0" distL="0" distR="0" wp14:anchorId="362209A9" wp14:editId="44909D6B">
              <wp:extent cx="3023060" cy="2946400"/>
              <wp:effectExtent l="0" t="0" r="6350" b="6350"/>
              <wp:docPr id="1850993047" name="Picture 18509930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3047" name="Picture 1850993047" descr="Dia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26689" cy="2949937"/>
                      </a:xfrm>
                      <a:prstGeom prst="rect">
                        <a:avLst/>
                      </a:prstGeom>
                    </pic:spPr>
                  </pic:pic>
                </a:graphicData>
              </a:graphic>
            </wp:inline>
          </w:drawing>
        </w:r>
      </w:del>
    </w:p>
    <w:p w14:paraId="3A63040B" w14:textId="039EF1AB" w:rsidR="00510F6B" w:rsidDel="006D0BF6" w:rsidRDefault="00510F6B" w:rsidP="00E15922">
      <w:pPr>
        <w:rPr>
          <w:del w:id="168" w:author="Latvakoski Juhani" w:date="2024-09-04T13:04:00Z"/>
          <w:lang w:val="en-US"/>
        </w:rPr>
      </w:pP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E71224" w:rsidRPr="00F85C8F" w:rsidDel="006D0BF6" w14:paraId="02D92E48" w14:textId="7D56FF40" w:rsidTr="387C3D5F">
        <w:trPr>
          <w:del w:id="169" w:author="Latvakoski Juhani" w:date="2024-09-04T13:04:00Z"/>
        </w:trPr>
        <w:tc>
          <w:tcPr>
            <w:tcW w:w="10740" w:type="dxa"/>
            <w:gridSpan w:val="2"/>
            <w:shd w:val="clear" w:color="auto" w:fill="BAFFDB" w:themeFill="accent1" w:themeFillTint="33"/>
            <w:tcMar>
              <w:top w:w="100" w:type="dxa"/>
              <w:left w:w="100" w:type="dxa"/>
              <w:bottom w:w="100" w:type="dxa"/>
              <w:right w:w="100" w:type="dxa"/>
            </w:tcMar>
          </w:tcPr>
          <w:p w14:paraId="777C9E7E" w14:textId="081789E8" w:rsidR="00D53DE8" w:rsidRPr="00F85C8F" w:rsidDel="006D0BF6" w:rsidRDefault="001D3125" w:rsidP="00027958">
            <w:pPr>
              <w:pStyle w:val="ITEABodyText"/>
              <w:rPr>
                <w:del w:id="170" w:author="Latvakoski Juhani" w:date="2024-09-04T13:04:00Z"/>
                <w:b/>
              </w:rPr>
            </w:pPr>
            <w:del w:id="171" w:author="Latvakoski Juhani" w:date="2024-09-04T13:04:00Z">
              <w:r w:rsidDel="006D0BF6">
                <w:rPr>
                  <w:b/>
                </w:rPr>
                <w:delText>UC 6</w:delText>
              </w:r>
              <w:r w:rsidR="00D53DE8" w:rsidRPr="00F85C8F" w:rsidDel="006D0BF6">
                <w:rPr>
                  <w:b/>
                </w:rPr>
                <w:delText xml:space="preserve">. </w:delText>
              </w:r>
              <w:r w:rsidR="00D53DE8" w:rsidDel="006D0BF6">
                <w:rPr>
                  <w:b/>
                </w:rPr>
                <w:delText>Autonomous driving and operation</w:delText>
              </w:r>
            </w:del>
          </w:p>
        </w:tc>
      </w:tr>
      <w:tr w:rsidR="00E71224" w:rsidRPr="001C4A13" w:rsidDel="006D0BF6" w14:paraId="6DDF9087" w14:textId="766BFF6F" w:rsidTr="387C3D5F">
        <w:trPr>
          <w:del w:id="172" w:author="Latvakoski Juhani" w:date="2024-09-04T13:04:00Z"/>
        </w:trPr>
        <w:tc>
          <w:tcPr>
            <w:tcW w:w="2552" w:type="dxa"/>
            <w:shd w:val="clear" w:color="auto" w:fill="auto"/>
            <w:tcMar>
              <w:top w:w="100" w:type="dxa"/>
              <w:left w:w="100" w:type="dxa"/>
              <w:bottom w:w="100" w:type="dxa"/>
              <w:right w:w="100" w:type="dxa"/>
            </w:tcMar>
          </w:tcPr>
          <w:p w14:paraId="60D11FD9" w14:textId="77777777" w:rsidR="00D53DE8" w:rsidRPr="00F85C8F" w:rsidDel="006D0BF6" w:rsidRDefault="00D53DE8" w:rsidP="00027958">
            <w:pPr>
              <w:pStyle w:val="ITEABodyText"/>
              <w:rPr>
                <w:del w:id="173" w:author="Latvakoski Juhani" w:date="2024-09-04T13:04:00Z"/>
                <w:b/>
                <w:szCs w:val="20"/>
              </w:rPr>
            </w:pPr>
            <w:del w:id="174" w:author="Latvakoski Juhani" w:date="2024-09-04T13:04:00Z">
              <w:r w:rsidDel="006D0BF6">
                <w:rPr>
                  <w:b/>
                  <w:i/>
                  <w:szCs w:val="20"/>
                </w:rPr>
                <w:delText>Description of the scenario</w:delText>
              </w:r>
            </w:del>
          </w:p>
          <w:p w14:paraId="51BFC1AB" w14:textId="77777777" w:rsidR="00D53DE8" w:rsidRPr="00F85C8F" w:rsidDel="006D0BF6" w:rsidRDefault="00D53DE8" w:rsidP="00027958">
            <w:pPr>
              <w:pStyle w:val="ITEABodyText"/>
              <w:rPr>
                <w:del w:id="175" w:author="Latvakoski Juhani" w:date="2024-09-04T13:04:00Z"/>
                <w:szCs w:val="20"/>
              </w:rPr>
            </w:pPr>
          </w:p>
        </w:tc>
        <w:tc>
          <w:tcPr>
            <w:tcW w:w="8188" w:type="dxa"/>
            <w:shd w:val="clear" w:color="auto" w:fill="auto"/>
          </w:tcPr>
          <w:p w14:paraId="447594F0" w14:textId="7297DFA8" w:rsidR="00D53DE8" w:rsidRPr="00217F9E" w:rsidDel="006D0BF6" w:rsidRDefault="46F8F604" w:rsidP="387C3D5F">
            <w:pPr>
              <w:pStyle w:val="ITEABodyText"/>
              <w:rPr>
                <w:del w:id="176" w:author="Latvakoski Juhani" w:date="2024-09-04T13:04:00Z"/>
                <w:lang w:val="en-US"/>
              </w:rPr>
            </w:pPr>
            <w:del w:id="177" w:author="Latvakoski Juhani" w:date="2024-09-04T13:04:00Z">
              <w:r w:rsidRPr="387C3D5F" w:rsidDel="006D0BF6">
                <w:rPr>
                  <w:lang w:val="en-US"/>
                </w:rPr>
                <w:delText>On and off-road autonomous driving and operation connect two completely separate developed research and business sectors. There are many good examples in the world of how both areas have developed technologically recently. But when th</w:delText>
              </w:r>
              <w:r w:rsidR="3CE098D7" w:rsidRPr="387C3D5F" w:rsidDel="006D0BF6">
                <w:rPr>
                  <w:lang w:val="en-US"/>
                </w:rPr>
                <w:delText>ose</w:delText>
              </w:r>
              <w:r w:rsidRPr="387C3D5F" w:rsidDel="006D0BF6">
                <w:rPr>
                  <w:lang w:val="en-US"/>
                </w:rPr>
                <w:delText xml:space="preserve"> are combined, the amount of data to be processed multiplies and there are completely new requirements for computing power. That's why we should develop our solution so that part of the data is processed in the cloud and part in the vehicle. Which data is directed to the </w:delText>
              </w:r>
              <w:r w:rsidR="00AC20A3" w:rsidRPr="387C3D5F" w:rsidDel="006D0BF6">
                <w:rPr>
                  <w:lang w:val="en-US"/>
                </w:rPr>
                <w:delText>cloud,</w:delText>
              </w:r>
              <w:r w:rsidRPr="387C3D5F" w:rsidDel="006D0BF6">
                <w:rPr>
                  <w:lang w:val="en-US"/>
                </w:rPr>
                <w:delText xml:space="preserve"> and which is processed in the vehicle computer, so that the operation of the work</w:delText>
              </w:r>
              <w:r w:rsidR="7BA0A532" w:rsidRPr="387C3D5F" w:rsidDel="006D0BF6">
                <w:rPr>
                  <w:lang w:val="en-US"/>
                </w:rPr>
                <w:delText xml:space="preserve"> </w:delText>
              </w:r>
              <w:r w:rsidRPr="387C3D5F" w:rsidDel="006D0BF6">
                <w:rPr>
                  <w:lang w:val="en-US"/>
                </w:rPr>
                <w:delText>machine is not disturbed.</w:delText>
              </w:r>
            </w:del>
          </w:p>
        </w:tc>
      </w:tr>
      <w:tr w:rsidR="00E71224" w:rsidRPr="007A7D24" w:rsidDel="006D0BF6" w14:paraId="0AE09051" w14:textId="73765412" w:rsidTr="387C3D5F">
        <w:trPr>
          <w:del w:id="178" w:author="Latvakoski Juhani" w:date="2024-09-04T13:04:00Z"/>
        </w:trPr>
        <w:tc>
          <w:tcPr>
            <w:tcW w:w="2552" w:type="dxa"/>
            <w:shd w:val="clear" w:color="auto" w:fill="auto"/>
            <w:tcMar>
              <w:top w:w="100" w:type="dxa"/>
              <w:left w:w="100" w:type="dxa"/>
              <w:bottom w:w="100" w:type="dxa"/>
              <w:right w:w="100" w:type="dxa"/>
            </w:tcMar>
          </w:tcPr>
          <w:p w14:paraId="34B886FA" w14:textId="77777777" w:rsidR="00D53DE8" w:rsidRPr="00F85C8F" w:rsidDel="006D0BF6" w:rsidRDefault="00D53DE8" w:rsidP="00027958">
            <w:pPr>
              <w:pStyle w:val="ITEABodyText"/>
              <w:rPr>
                <w:del w:id="179" w:author="Latvakoski Juhani" w:date="2024-09-04T13:04:00Z"/>
                <w:b/>
                <w:i/>
                <w:szCs w:val="20"/>
              </w:rPr>
            </w:pPr>
            <w:del w:id="180" w:author="Latvakoski Juhani" w:date="2024-09-04T13:04:00Z">
              <w:r w:rsidDel="006D0BF6">
                <w:rPr>
                  <w:b/>
                  <w:i/>
                  <w:szCs w:val="20"/>
                </w:rPr>
                <w:delText>Targeted market</w:delText>
              </w:r>
            </w:del>
          </w:p>
        </w:tc>
        <w:tc>
          <w:tcPr>
            <w:tcW w:w="8188" w:type="dxa"/>
            <w:shd w:val="clear" w:color="auto" w:fill="auto"/>
          </w:tcPr>
          <w:p w14:paraId="7890D37A" w14:textId="44CDE374" w:rsidR="00D53DE8" w:rsidRPr="00BB1FCF" w:rsidDel="006D0BF6" w:rsidRDefault="238816F9" w:rsidP="00027958">
            <w:pPr>
              <w:pStyle w:val="ITEABodyText"/>
              <w:rPr>
                <w:del w:id="181" w:author="Latvakoski Juhani" w:date="2024-09-04T13:04:00Z"/>
              </w:rPr>
            </w:pPr>
            <w:del w:id="182" w:author="Latvakoski Juhani" w:date="2024-09-04T13:04:00Z">
              <w:r w:rsidRPr="4CCDBFB2" w:rsidDel="006D0BF6">
                <w:delText>Special</w:delText>
              </w:r>
              <w:r w:rsidRPr="2AF927AB" w:rsidDel="006D0BF6">
                <w:delText xml:space="preserve"> vehicle </w:delText>
              </w:r>
              <w:r w:rsidRPr="4CCDBFB2" w:rsidDel="006D0BF6">
                <w:delText>manufacturers</w:delText>
              </w:r>
            </w:del>
          </w:p>
          <w:p w14:paraId="685D8151" w14:textId="761777B1" w:rsidR="00D53DE8" w:rsidRPr="00BB1FCF" w:rsidDel="006D0BF6" w:rsidRDefault="54402B91" w:rsidP="00027958">
            <w:pPr>
              <w:pStyle w:val="ITEABodyText"/>
              <w:rPr>
                <w:del w:id="183" w:author="Latvakoski Juhani" w:date="2024-09-04T13:04:00Z"/>
              </w:rPr>
            </w:pPr>
            <w:del w:id="184" w:author="Latvakoski Juhani" w:date="2024-09-04T13:04:00Z">
              <w:r w:rsidDel="006D0BF6">
                <w:delText>Work</w:delText>
              </w:r>
              <w:r w:rsidR="66CBCC3D" w:rsidDel="006D0BF6">
                <w:delText xml:space="preserve"> </w:delText>
              </w:r>
              <w:r w:rsidDel="006D0BF6">
                <w:delText>machine</w:delText>
              </w:r>
              <w:r w:rsidR="238816F9" w:rsidDel="006D0BF6">
                <w:delText xml:space="preserve"> manufacturers</w:delText>
              </w:r>
            </w:del>
          </w:p>
          <w:p w14:paraId="261EE915" w14:textId="7764C2BE" w:rsidR="00D53DE8" w:rsidRPr="00BB1FCF" w:rsidDel="006D0BF6" w:rsidRDefault="30529988" w:rsidP="387C3D5F">
            <w:pPr>
              <w:pStyle w:val="ITEABodyText"/>
              <w:rPr>
                <w:del w:id="185" w:author="Latvakoski Juhani" w:date="2024-09-04T13:04:00Z"/>
              </w:rPr>
            </w:pPr>
            <w:del w:id="186" w:author="Latvakoski Juhani" w:date="2024-09-04T13:04:00Z">
              <w:r w:rsidDel="006D0BF6">
                <w:delText>Work machine operators</w:delText>
              </w:r>
            </w:del>
          </w:p>
        </w:tc>
      </w:tr>
      <w:tr w:rsidR="00E71224" w:rsidRPr="007A7D24" w:rsidDel="006D0BF6" w14:paraId="65A555D5" w14:textId="62B164B3" w:rsidTr="387C3D5F">
        <w:trPr>
          <w:del w:id="187" w:author="Latvakoski Juhani" w:date="2024-09-04T13:04:00Z"/>
        </w:trPr>
        <w:tc>
          <w:tcPr>
            <w:tcW w:w="2552" w:type="dxa"/>
            <w:shd w:val="clear" w:color="auto" w:fill="auto"/>
            <w:tcMar>
              <w:top w:w="100" w:type="dxa"/>
              <w:left w:w="100" w:type="dxa"/>
              <w:bottom w:w="100" w:type="dxa"/>
              <w:right w:w="100" w:type="dxa"/>
            </w:tcMar>
          </w:tcPr>
          <w:p w14:paraId="53D0F8C5" w14:textId="77929C02" w:rsidR="00D53DE8" w:rsidRPr="009A49D9" w:rsidDel="006D0BF6" w:rsidRDefault="00862587" w:rsidP="00027958">
            <w:pPr>
              <w:pStyle w:val="ITEABodyText"/>
              <w:rPr>
                <w:del w:id="188" w:author="Latvakoski Juhani" w:date="2024-09-04T13:04:00Z"/>
                <w:b/>
                <w:bCs/>
              </w:rPr>
            </w:pPr>
            <w:del w:id="189" w:author="Latvakoski Juhani" w:date="2024-09-04T13:04:00Z">
              <w:r w:rsidDel="006D0BF6">
                <w:rPr>
                  <w:b/>
                  <w:bCs/>
                </w:rPr>
                <w:delText>Market state of the art</w:delText>
              </w:r>
            </w:del>
          </w:p>
        </w:tc>
        <w:tc>
          <w:tcPr>
            <w:tcW w:w="8188" w:type="dxa"/>
            <w:shd w:val="clear" w:color="auto" w:fill="auto"/>
          </w:tcPr>
          <w:p w14:paraId="12E49142" w14:textId="75E61F98" w:rsidR="00D53DE8" w:rsidDel="006D0BF6" w:rsidRDefault="34251C8F" w:rsidP="00027958">
            <w:pPr>
              <w:pStyle w:val="ITEABodyText"/>
              <w:rPr>
                <w:del w:id="190" w:author="Latvakoski Juhani" w:date="2024-09-04T13:04:00Z"/>
              </w:rPr>
            </w:pPr>
            <w:del w:id="191" w:author="Latvakoski Juhani" w:date="2024-09-04T13:04:00Z">
              <w:r w:rsidDel="006D0BF6">
                <w:delText>We have not yet found a similar platform service on this scale. The automotive industry and very large construction machine manufacturers have their own billion-dollar development projects in which this part is included.</w:delText>
              </w:r>
            </w:del>
          </w:p>
        </w:tc>
      </w:tr>
      <w:tr w:rsidR="00E71224" w:rsidRPr="00F85C8F" w:rsidDel="006D0BF6" w14:paraId="04D34D29" w14:textId="16794A91" w:rsidTr="387C3D5F">
        <w:trPr>
          <w:del w:id="192" w:author="Latvakoski Juhani" w:date="2024-09-04T13:04:00Z"/>
        </w:trPr>
        <w:tc>
          <w:tcPr>
            <w:tcW w:w="10740" w:type="dxa"/>
            <w:gridSpan w:val="2"/>
            <w:shd w:val="clear" w:color="auto" w:fill="auto"/>
            <w:tcMar>
              <w:top w:w="100" w:type="dxa"/>
              <w:left w:w="100" w:type="dxa"/>
              <w:bottom w:w="100" w:type="dxa"/>
              <w:right w:w="100" w:type="dxa"/>
            </w:tcMar>
          </w:tcPr>
          <w:p w14:paraId="450F0B02" w14:textId="4FB9E3D0" w:rsidR="00D53DE8" w:rsidDel="006D0BF6" w:rsidRDefault="00D53DE8" w:rsidP="00027958">
            <w:pPr>
              <w:pStyle w:val="ITEABodyText"/>
              <w:rPr>
                <w:del w:id="193" w:author="Latvakoski Juhani" w:date="2024-09-04T13:04:00Z"/>
              </w:rPr>
            </w:pPr>
            <w:del w:id="194" w:author="Latvakoski Juhani" w:date="2024-09-04T13:04:00Z">
              <w:r w:rsidRPr="387C3D5F" w:rsidDel="006D0BF6">
                <w:rPr>
                  <w:b/>
                  <w:bCs/>
                  <w:i/>
                  <w:iCs/>
                </w:rPr>
                <w:delText>Clarification of the value chain</w:delText>
              </w:r>
              <w:r w:rsidRPr="387C3D5F" w:rsidDel="006D0BF6">
                <w:rPr>
                  <w:i/>
                  <w:iCs/>
                </w:rPr>
                <w:delText>:</w:delText>
              </w:r>
              <w:r w:rsidR="70EC7395" w:rsidRPr="387C3D5F" w:rsidDel="006D0BF6">
                <w:rPr>
                  <w:i/>
                  <w:iCs/>
                </w:rPr>
                <w:delText xml:space="preserve"> The work</w:delText>
              </w:r>
              <w:r w:rsidR="7DE6ACA1" w:rsidRPr="387C3D5F" w:rsidDel="006D0BF6">
                <w:rPr>
                  <w:i/>
                  <w:iCs/>
                </w:rPr>
                <w:delText xml:space="preserve"> </w:delText>
              </w:r>
              <w:r w:rsidR="70EC7395" w:rsidRPr="387C3D5F" w:rsidDel="006D0BF6">
                <w:rPr>
                  <w:i/>
                  <w:iCs/>
                </w:rPr>
                <w:delText>machine manufacturer integrates Deal Comp's products or services as part of their own product and sells the overall service to their own customers.</w:delText>
              </w:r>
            </w:del>
          </w:p>
          <w:p w14:paraId="6D2626B0" w14:textId="21005000" w:rsidR="00D53DE8" w:rsidDel="006D0BF6" w:rsidRDefault="00D53DE8" w:rsidP="00027958">
            <w:pPr>
              <w:pStyle w:val="ITEABodyText"/>
              <w:rPr>
                <w:del w:id="195" w:author="Latvakoski Juhani" w:date="2024-09-04T13:04:00Z"/>
                <w:szCs w:val="20"/>
              </w:rPr>
            </w:pPr>
            <w:del w:id="196" w:author="Latvakoski Juhani" w:date="2024-09-04T13:04:00Z">
              <w:r w:rsidRPr="001B22E9" w:rsidDel="006D0BF6">
                <w:rPr>
                  <w:b/>
                  <w:i/>
                  <w:szCs w:val="20"/>
                </w:rPr>
                <w:delText xml:space="preserve">Clarification of the evaluation </w:delText>
              </w:r>
              <w:r w:rsidR="009B5CDE" w:rsidRPr="001B22E9" w:rsidDel="006D0BF6">
                <w:rPr>
                  <w:b/>
                  <w:i/>
                  <w:szCs w:val="20"/>
                </w:rPr>
                <w:delText>case</w:delText>
              </w:r>
              <w:r w:rsidR="009B5CDE" w:rsidRPr="001B22E9" w:rsidDel="006D0BF6">
                <w:rPr>
                  <w:bCs/>
                  <w:i/>
                  <w:iCs/>
                  <w:szCs w:val="20"/>
                </w:rPr>
                <w:delText>:</w:delText>
              </w:r>
            </w:del>
          </w:p>
          <w:p w14:paraId="6BA71B68" w14:textId="6444FD4F" w:rsidR="00D53DE8" w:rsidRPr="00DE0FDC" w:rsidDel="006D0BF6" w:rsidRDefault="00D53DE8" w:rsidP="00027958">
            <w:pPr>
              <w:pStyle w:val="ITEABodyText"/>
              <w:rPr>
                <w:del w:id="197" w:author="Latvakoski Juhani" w:date="2024-09-04T13:04:00Z"/>
              </w:rPr>
            </w:pPr>
            <w:del w:id="198" w:author="Latvakoski Juhani" w:date="2024-09-04T13:04:00Z">
              <w:r w:rsidRPr="387C3D5F" w:rsidDel="006D0BF6">
                <w:rPr>
                  <w:b/>
                  <w:bCs/>
                </w:rPr>
                <w:delText>Partners involved and their roles description shortly:</w:delText>
              </w:r>
              <w:r w:rsidR="4E589A7F" w:rsidRPr="387C3D5F" w:rsidDel="006D0BF6">
                <w:rPr>
                  <w:b/>
                  <w:bCs/>
                </w:rPr>
                <w:delText xml:space="preserve"> </w:delText>
              </w:r>
              <w:r w:rsidR="4E589A7F" w:rsidDel="006D0BF6">
                <w:delText>Software houses that make software for autonomous/automatic driving and operation. Sensor and processor manufacturers who develop new components.</w:delText>
              </w:r>
            </w:del>
          </w:p>
        </w:tc>
      </w:tr>
    </w:tbl>
    <w:p w14:paraId="3943D26C" w14:textId="77777777" w:rsidR="00D53DE8" w:rsidRPr="007C0242" w:rsidRDefault="00D53DE8" w:rsidP="00D53DE8">
      <w:pPr>
        <w:pStyle w:val="BodyText"/>
        <w:rPr>
          <w:b/>
          <w:u w:val="single"/>
        </w:rPr>
      </w:pPr>
    </w:p>
    <w:p w14:paraId="1D409C4D" w14:textId="77777777" w:rsidR="00D53DE8" w:rsidRDefault="00D53DE8" w:rsidP="00E15922">
      <w:pPr>
        <w:rPr>
          <w:lang w:val="en-US"/>
        </w:rPr>
      </w:pPr>
    </w:p>
    <w:p w14:paraId="3EBC14B5" w14:textId="4FCC6DB5" w:rsidR="00510F6B" w:rsidRPr="00510F6B" w:rsidRDefault="00510F6B" w:rsidP="00510F6B">
      <w:pPr>
        <w:pStyle w:val="BodyText"/>
        <w:rPr>
          <w:b/>
          <w:u w:val="single"/>
          <w:lang w:val="en-US"/>
        </w:rPr>
      </w:pPr>
      <w:r w:rsidRPr="00510F6B">
        <w:rPr>
          <w:b/>
          <w:bCs/>
          <w:u w:val="single"/>
          <w:lang w:eastAsia="en-US"/>
        </w:rPr>
        <w:t xml:space="preserve">UC </w:t>
      </w:r>
      <w:r>
        <w:rPr>
          <w:b/>
          <w:bCs/>
          <w:u w:val="single"/>
          <w:lang w:eastAsia="en-US"/>
        </w:rPr>
        <w:t>7</w:t>
      </w:r>
      <w:r w:rsidRPr="00510F6B">
        <w:rPr>
          <w:b/>
          <w:bCs/>
          <w:u w:val="single"/>
          <w:lang w:eastAsia="en-US"/>
        </w:rPr>
        <w:t xml:space="preserve">: </w:t>
      </w:r>
      <w:proofErr w:type="spellStart"/>
      <w:r w:rsidR="009851C7">
        <w:rPr>
          <w:b/>
          <w:u w:val="single"/>
          <w:lang w:val="en-US"/>
        </w:rPr>
        <w:t>Multirouting</w:t>
      </w:r>
      <w:proofErr w:type="spellEnd"/>
      <w:r w:rsidR="009851C7">
        <w:rPr>
          <w:b/>
          <w:u w:val="single"/>
          <w:lang w:val="en-US"/>
        </w:rPr>
        <w:t xml:space="preserve"> secure awareness system for hunting and outdoors</w:t>
      </w:r>
    </w:p>
    <w:p w14:paraId="507345D6" w14:textId="4347A2FD" w:rsidR="00510F6B" w:rsidRDefault="00510F6B" w:rsidP="00510F6B">
      <w:pPr>
        <w:pStyle w:val="BodyText"/>
        <w:rPr>
          <w:lang w:val="en-US" w:eastAsia="en-US"/>
        </w:rPr>
      </w:pPr>
    </w:p>
    <w:p w14:paraId="78BDDE90" w14:textId="77777777" w:rsidR="005C487D" w:rsidRDefault="005C487D" w:rsidP="005C487D">
      <w:pPr>
        <w:rPr>
          <w:ins w:id="199" w:author="Hannu Lohi" w:date="2024-09-27T07:24:00Z"/>
          <w:b/>
          <w:bCs/>
        </w:rPr>
      </w:pPr>
      <w:r>
        <w:rPr>
          <w:noProof/>
        </w:rPr>
        <w:lastRenderedPageBreak/>
        <mc:AlternateContent>
          <mc:Choice Requires="wps">
            <w:drawing>
              <wp:anchor distT="0" distB="0" distL="114300" distR="114300" simplePos="0" relativeHeight="251658240" behindDoc="0" locked="0" layoutInCell="1" allowOverlap="1" wp14:anchorId="5B283D4D" wp14:editId="31C486E5">
                <wp:simplePos x="0" y="0"/>
                <wp:positionH relativeFrom="column">
                  <wp:posOffset>3645967</wp:posOffset>
                </wp:positionH>
                <wp:positionV relativeFrom="paragraph">
                  <wp:posOffset>562621</wp:posOffset>
                </wp:positionV>
                <wp:extent cx="198313" cy="352934"/>
                <wp:effectExtent l="38100" t="38100" r="49530" b="47625"/>
                <wp:wrapNone/>
                <wp:docPr id="34" name="Connector: Curved 34"/>
                <wp:cNvGraphicFramePr/>
                <a:graphic xmlns:a="http://schemas.openxmlformats.org/drawingml/2006/main">
                  <a:graphicData uri="http://schemas.microsoft.com/office/word/2010/wordprocessingShape">
                    <wps:wsp>
                      <wps:cNvCnPr/>
                      <wps:spPr>
                        <a:xfrm rot="10800000" flipH="1">
                          <a:off x="0" y="0"/>
                          <a:ext cx="198313" cy="352934"/>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11="http://schemas.microsoft.com/office/drawing/2016/11/main" xmlns:a16="http://schemas.microsoft.com/office/drawing/2014/main" xmlns:a14="http://schemas.microsoft.com/office/drawing/2010/main" xmlns:pic="http://schemas.openxmlformats.org/drawingml/2006/picture" xmlns:a="http://schemas.openxmlformats.org/drawingml/2006/main" xmlns:w16du="http://schemas.microsoft.com/office/word/2023/wordml/word16du">
            <w:pict w14:anchorId="65AFFA1A">
              <v:shapetype id="_x0000_t38" coordsize="21600,21600" o:oned="t" filled="f" o:spt="38" path="m,c@0,0@1,5400@1,10800@1,16200@2,21600,21600,21600e" w14:anchorId="24F78FDB">
                <v:formulas>
                  <v:f eqn="mid #0 0"/>
                  <v:f eqn="val #0"/>
                  <v:f eqn="mid #0 21600"/>
                </v:formulas>
                <v:path fillok="f" arrowok="t" o:connecttype="none"/>
                <v:handles>
                  <v:h position="#0,center"/>
                </v:handles>
                <o:lock v:ext="edit" shapetype="t"/>
              </v:shapetype>
              <v:shape id="Connector: Curved 34" style="position:absolute;margin-left:287.1pt;margin-top:44.3pt;width:15.6pt;height:27.8pt;rotation:18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9d4c [3044]"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">
                <v:stroke startarrow="block" endarrow="block"/>
              </v:shape>
            </w:pict>
          </mc:Fallback>
        </mc:AlternateContent>
      </w:r>
      <w:r>
        <w:rPr>
          <w:b/>
          <w:bCs/>
          <w:noProof/>
        </w:rPr>
        <mc:AlternateContent>
          <mc:Choice Requires="wpc">
            <w:drawing>
              <wp:inline distT="0" distB="0" distL="0" distR="0" wp14:anchorId="5B77C373" wp14:editId="36037291">
                <wp:extent cx="6106160" cy="4414925"/>
                <wp:effectExtent l="0" t="0" r="8890" b="5080"/>
                <wp:docPr id="1850993041" name="Canvas 185099304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 name="Picture 1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2760480" y="874750"/>
                            <a:ext cx="106101" cy="449616"/>
                          </a:xfrm>
                          <a:prstGeom prst="rect">
                            <a:avLst/>
                          </a:prstGeom>
                        </pic:spPr>
                      </pic:pic>
                      <pic:pic xmlns:pic="http://schemas.openxmlformats.org/drawingml/2006/picture">
                        <pic:nvPicPr>
                          <pic:cNvPr id="13" name="Picture 13" descr="A picture containing orange&#10;&#10;Description automatically generated"/>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3385241" y="740849"/>
                            <a:ext cx="313709" cy="470434"/>
                          </a:xfrm>
                          <a:prstGeom prst="rect">
                            <a:avLst/>
                          </a:prstGeom>
                        </pic:spPr>
                      </pic:pic>
                      <pic:pic xmlns:pic="http://schemas.openxmlformats.org/drawingml/2006/picture">
                        <pic:nvPicPr>
                          <pic:cNvPr id="15" name="Picture 15" descr="A picture containing red, connector&#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2457009" y="283280"/>
                            <a:ext cx="186698" cy="280022"/>
                          </a:xfrm>
                          <a:prstGeom prst="rect">
                            <a:avLst/>
                          </a:prstGeom>
                        </pic:spPr>
                      </pic:pic>
                      <pic:pic xmlns:pic="http://schemas.openxmlformats.org/drawingml/2006/picture">
                        <pic:nvPicPr>
                          <pic:cNvPr id="16" name="Picture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2350964" y="895048"/>
                            <a:ext cx="106045" cy="448945"/>
                          </a:xfrm>
                          <a:prstGeom prst="rect">
                            <a:avLst/>
                          </a:prstGeom>
                        </pic:spPr>
                      </pic:pic>
                      <pic:pic xmlns:pic="http://schemas.openxmlformats.org/drawingml/2006/picture">
                        <pic:nvPicPr>
                          <pic:cNvPr id="17" name="Picture 1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963885" y="875378"/>
                            <a:ext cx="106045" cy="448945"/>
                          </a:xfrm>
                          <a:prstGeom prst="rect">
                            <a:avLst/>
                          </a:prstGeom>
                        </pic:spPr>
                      </pic:pic>
                      <pic:pic xmlns:pic="http://schemas.openxmlformats.org/drawingml/2006/picture">
                        <pic:nvPicPr>
                          <pic:cNvPr id="18" name="Picture 18" descr="A picture containing orange&#10;&#10;Description automatically generated"/>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3970613" y="748833"/>
                            <a:ext cx="313879" cy="470323"/>
                          </a:xfrm>
                          <a:prstGeom prst="rect">
                            <a:avLst/>
                          </a:prstGeom>
                        </pic:spPr>
                      </pic:pic>
                      <pic:pic xmlns:pic="http://schemas.openxmlformats.org/drawingml/2006/picture">
                        <pic:nvPicPr>
                          <pic:cNvPr id="19" name="Picture 19" descr="Map&#10;&#10;Description automatically generated"/>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714875" y="1683271"/>
                            <a:ext cx="151706" cy="319434"/>
                          </a:xfrm>
                          <a:prstGeom prst="rect">
                            <a:avLst/>
                          </a:prstGeom>
                        </pic:spPr>
                      </pic:pic>
                      <pic:pic xmlns:pic="http://schemas.openxmlformats.org/drawingml/2006/picture">
                        <pic:nvPicPr>
                          <pic:cNvPr id="20" name="Picture 20" descr="Map&#10;&#10;Description automatically generated"/>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4544402" y="789064"/>
                            <a:ext cx="134150" cy="282468"/>
                          </a:xfrm>
                          <a:prstGeom prst="rect">
                            <a:avLst/>
                          </a:prstGeom>
                        </pic:spPr>
                      </pic:pic>
                      <pic:pic xmlns:pic="http://schemas.openxmlformats.org/drawingml/2006/picture">
                        <pic:nvPicPr>
                          <pic:cNvPr id="21" name="Picture 21" descr="Map&#10;&#10;Description automatically generated"/>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3984712" y="1913251"/>
                            <a:ext cx="127732" cy="268954"/>
                          </a:xfrm>
                          <a:prstGeom prst="rect">
                            <a:avLst/>
                          </a:prstGeom>
                        </pic:spPr>
                      </pic:pic>
                      <pic:pic xmlns:pic="http://schemas.openxmlformats.org/drawingml/2006/picture">
                        <pic:nvPicPr>
                          <pic:cNvPr id="22" name="Picture 22" descr="black"/>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3650122" y="2356165"/>
                            <a:ext cx="212935" cy="2129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23" descr="black"/>
                          <pic:cNvPicPr>
                            <a:picLocks noChangeAspect="1" noChangeArrowheads="1"/>
                          </pic:cNvPicPr>
                        </pic:nvPicPr>
                        <pic:blipFill>
                          <a:blip r:embed="rId38" cstate="screen">
                            <a:extLst>
                              <a:ext uri="{28A0092B-C50C-407E-A947-70E740481C1C}">
                                <a14:useLocalDpi xmlns:a14="http://schemas.microsoft.com/office/drawing/2010/main"/>
                              </a:ext>
                            </a:extLst>
                          </a:blip>
                          <a:srcRect/>
                          <a:stretch>
                            <a:fillRect/>
                          </a:stretch>
                        </pic:blipFill>
                        <pic:spPr bwMode="auto">
                          <a:xfrm>
                            <a:off x="1862816" y="353888"/>
                            <a:ext cx="207114" cy="207095"/>
                          </a:xfrm>
                          <a:prstGeom prst="rect">
                            <a:avLst/>
                          </a:prstGeom>
                          <a:noFill/>
                          <a:extLst>
                            <a:ext uri="{909E8E84-426E-40DD-AFC4-6F175D3DCCD1}">
                              <a14:hiddenFill xmlns:a14="http://schemas.microsoft.com/office/drawing/2010/main">
                                <a:solidFill>
                                  <a:srgbClr val="FFFFFF"/>
                                </a:solidFill>
                              </a14:hiddenFill>
                            </a:ext>
                          </a:extLst>
                        </pic:spPr>
                      </pic:pic>
                      <wps:wsp>
                        <wps:cNvPr id="24" name="Cloud 24"/>
                        <wps:cNvSpPr/>
                        <wps:spPr>
                          <a:xfrm>
                            <a:off x="3701057" y="2936901"/>
                            <a:ext cx="539119" cy="44746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4C59F6" w14:textId="77777777" w:rsidR="005C487D" w:rsidRDefault="005C487D" w:rsidP="005C487D">
                              <w:pPr>
                                <w:jc w:val="center"/>
                                <w:rPr>
                                  <w:rFonts w:asciiTheme="minorHAnsi" w:hAnsi="Calibri" w:cstheme="minorBidi"/>
                                  <w:color w:val="73C052" w:themeColor="accent5"/>
                                  <w:kern w:val="24"/>
                                  <w:sz w:val="24"/>
                                  <w:lang w:val="en-US"/>
                                </w:rPr>
                              </w:pPr>
                              <w:r>
                                <w:rPr>
                                  <w:rFonts w:asciiTheme="minorHAnsi" w:hAnsi="Calibri" w:cstheme="minorBidi"/>
                                  <w:color w:val="73C052" w:themeColor="accent5"/>
                                  <w:kern w:val="24"/>
                                  <w:lang w:val="en-US"/>
                                </w:rPr>
                                <w:t>Internet</w:t>
                              </w:r>
                            </w:p>
                          </w:txbxContent>
                        </wps:txbx>
                        <wps:bodyPr rtlCol="0" anchor="ctr"/>
                      </wps:wsp>
                      <pic:pic xmlns:pic="http://schemas.openxmlformats.org/drawingml/2006/picture">
                        <pic:nvPicPr>
                          <pic:cNvPr id="25" name="Picture 25" descr="Icon&#10;&#10;Description automatically generated"/>
                          <pic:cNvPicPr>
                            <a:picLocks noChangeAspect="1"/>
                          </pic:cNvPicPr>
                        </pic:nvPicPr>
                        <pic:blipFill>
                          <a:blip r:embed="rId39" cstate="print">
                            <a:extLst>
                              <a:ext uri="{28A0092B-C50C-407E-A947-70E740481C1C}">
                                <a14:useLocalDpi xmlns:a14="http://schemas.microsoft.com/office/drawing/2010/main" val="0"/>
                              </a:ext>
                              <a:ext uri="{837473B0-CC2E-450A-ABE3-18F120FF3D39}">
                                <a1611:picAttrSrcUrl xmlns:a1611="http://schemas.microsoft.com/office/drawing/2016/11/main" r:id="rId40"/>
                              </a:ext>
                            </a:extLst>
                          </a:blip>
                          <a:stretch>
                            <a:fillRect/>
                          </a:stretch>
                        </pic:blipFill>
                        <pic:spPr>
                          <a:xfrm>
                            <a:off x="3854751" y="3646004"/>
                            <a:ext cx="350777" cy="517991"/>
                          </a:xfrm>
                          <a:prstGeom prst="rect">
                            <a:avLst/>
                          </a:prstGeom>
                        </pic:spPr>
                      </pic:pic>
                      <pic:pic xmlns:pic="http://schemas.openxmlformats.org/drawingml/2006/picture">
                        <pic:nvPicPr>
                          <pic:cNvPr id="26" name="Picture 26"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 uri="{837473B0-CC2E-450A-ABE3-18F120FF3D39}">
                                <a1611:picAttrSrcUrl xmlns:a1611="http://schemas.microsoft.com/office/drawing/2016/11/main" r:id="rId42"/>
                              </a:ext>
                            </a:extLst>
                          </a:blip>
                          <a:stretch>
                            <a:fillRect/>
                          </a:stretch>
                        </pic:blipFill>
                        <pic:spPr>
                          <a:xfrm>
                            <a:off x="2557757" y="2655737"/>
                            <a:ext cx="311017" cy="367999"/>
                          </a:xfrm>
                          <a:prstGeom prst="rect">
                            <a:avLst/>
                          </a:prstGeom>
                        </pic:spPr>
                      </pic:pic>
                      <wps:wsp>
                        <wps:cNvPr id="27" name="Connector: Curved 27"/>
                        <wps:cNvCnPr>
                          <a:cxnSpLocks/>
                        </wps:cNvCnPr>
                        <wps:spPr>
                          <a:xfrm>
                            <a:off x="2868774" y="2839737"/>
                            <a:ext cx="833955" cy="320894"/>
                          </a:xfrm>
                          <a:prstGeom prst="curvedConnector3">
                            <a:avLst/>
                          </a:prstGeom>
                          <a:ln w="38100">
                            <a:solidFill>
                              <a:schemeClr val="accent5"/>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28" name="Connector: Curved 28"/>
                        <wps:cNvCnPr>
                          <a:cxnSpLocks/>
                        </wps:cNvCnPr>
                        <wps:spPr>
                          <a:xfrm rot="5400000">
                            <a:off x="3652151" y="3586175"/>
                            <a:ext cx="521067" cy="115866"/>
                          </a:xfrm>
                          <a:prstGeom prst="curvedConnector4">
                            <a:avLst>
                              <a:gd name="adj1" fmla="val 25104"/>
                              <a:gd name="adj2" fmla="val 297297"/>
                            </a:avLst>
                          </a:prstGeom>
                          <a:ln w="38100">
                            <a:solidFill>
                              <a:schemeClr val="accent5"/>
                            </a:solidFill>
                            <a:headEnd type="none"/>
                            <a:tailEnd type="non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9" name="Picture 29"/>
                          <pic:cNvPicPr>
                            <a:picLocks noChangeAspect="1"/>
                          </pic:cNvPicPr>
                        </pic:nvPicPr>
                        <pic:blipFill>
                          <a:blip r:embed="rId43"/>
                          <a:stretch>
                            <a:fillRect/>
                          </a:stretch>
                        </pic:blipFill>
                        <pic:spPr>
                          <a:xfrm>
                            <a:off x="1794432" y="3384384"/>
                            <a:ext cx="460672" cy="460544"/>
                          </a:xfrm>
                          <a:prstGeom prst="rect">
                            <a:avLst/>
                          </a:prstGeom>
                        </pic:spPr>
                      </pic:pic>
                      <pic:pic xmlns:pic="http://schemas.openxmlformats.org/drawingml/2006/picture">
                        <pic:nvPicPr>
                          <pic:cNvPr id="30" name="Picture 30"/>
                          <pic:cNvPicPr>
                            <a:picLocks noChangeAspect="1"/>
                          </pic:cNvPicPr>
                        </pic:nvPicPr>
                        <pic:blipFill>
                          <a:blip r:embed="rId43"/>
                          <a:stretch>
                            <a:fillRect/>
                          </a:stretch>
                        </pic:blipFill>
                        <pic:spPr>
                          <a:xfrm>
                            <a:off x="4370258" y="1268122"/>
                            <a:ext cx="460375" cy="460375"/>
                          </a:xfrm>
                          <a:prstGeom prst="rect">
                            <a:avLst/>
                          </a:prstGeom>
                        </pic:spPr>
                      </pic:pic>
                      <pic:pic xmlns:pic="http://schemas.openxmlformats.org/drawingml/2006/picture">
                        <pic:nvPicPr>
                          <pic:cNvPr id="31" name="Picture 31"/>
                          <pic:cNvPicPr>
                            <a:picLocks noChangeAspect="1"/>
                          </pic:cNvPicPr>
                        </pic:nvPicPr>
                        <pic:blipFill>
                          <a:blip r:embed="rId44"/>
                          <a:stretch>
                            <a:fillRect/>
                          </a:stretch>
                        </pic:blipFill>
                        <pic:spPr>
                          <a:xfrm>
                            <a:off x="3698950" y="216375"/>
                            <a:ext cx="653418" cy="367480"/>
                          </a:xfrm>
                          <a:prstGeom prst="rect">
                            <a:avLst/>
                          </a:prstGeom>
                        </pic:spPr>
                      </pic:pic>
                      <pic:pic xmlns:pic="http://schemas.openxmlformats.org/drawingml/2006/picture">
                        <pic:nvPicPr>
                          <pic:cNvPr id="32" name="Picture 32"/>
                          <pic:cNvPicPr>
                            <a:picLocks noChangeAspect="1"/>
                          </pic:cNvPicPr>
                        </pic:nvPicPr>
                        <pic:blipFill>
                          <a:blip r:embed="rId44"/>
                          <a:stretch>
                            <a:fillRect/>
                          </a:stretch>
                        </pic:blipFill>
                        <pic:spPr>
                          <a:xfrm>
                            <a:off x="5026845" y="704348"/>
                            <a:ext cx="653415" cy="367030"/>
                          </a:xfrm>
                          <a:prstGeom prst="rect">
                            <a:avLst/>
                          </a:prstGeom>
                        </pic:spPr>
                      </pic:pic>
                      <wps:wsp>
                        <wps:cNvPr id="33" name="Connector: Curved 33"/>
                        <wps:cNvCnPr/>
                        <wps:spPr>
                          <a:xfrm rot="16200000" flipV="1">
                            <a:off x="1834458" y="692847"/>
                            <a:ext cx="314366" cy="50535"/>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5" name="Connector: Curved 35"/>
                        <wps:cNvCnPr/>
                        <wps:spPr>
                          <a:xfrm rot="5400000">
                            <a:off x="3815609" y="2229654"/>
                            <a:ext cx="280418" cy="185521"/>
                          </a:xfrm>
                          <a:prstGeom prst="curved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6" name="Connector: Curved 36"/>
                        <wps:cNvCnPr/>
                        <wps:spPr>
                          <a:xfrm rot="10800000" flipV="1">
                            <a:off x="2866581" y="975976"/>
                            <a:ext cx="518660" cy="123481"/>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7" name="Picture 37" descr="Map&#10;&#10;Description automatically generated"/>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2154748" y="1683134"/>
                            <a:ext cx="151130" cy="319405"/>
                          </a:xfrm>
                          <a:prstGeom prst="rect">
                            <a:avLst/>
                          </a:prstGeom>
                        </pic:spPr>
                      </pic:pic>
                      <wps:wsp>
                        <wps:cNvPr id="38" name="Connector: Curved 38"/>
                        <wps:cNvCnPr/>
                        <wps:spPr>
                          <a:xfrm rot="10800000">
                            <a:off x="3698951" y="976067"/>
                            <a:ext cx="271663" cy="7929"/>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9" name="Connector: Curved 39"/>
                        <wps:cNvCnPr/>
                        <wps:spPr>
                          <a:xfrm flipV="1">
                            <a:off x="4734548" y="887781"/>
                            <a:ext cx="292297" cy="57509"/>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0" name="Connector: Curved 40"/>
                        <wps:cNvCnPr/>
                        <wps:spPr>
                          <a:xfrm rot="16200000" flipH="1">
                            <a:off x="4109328" y="1237380"/>
                            <a:ext cx="279154" cy="242705"/>
                          </a:xfrm>
                          <a:prstGeom prst="curvedConnector2">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wps:wsp>
                        <wps:cNvPr id="41" name="Connector: Curved 41"/>
                        <wps:cNvCnPr/>
                        <wps:spPr>
                          <a:xfrm rot="16200000" flipH="1">
                            <a:off x="4292518" y="1421513"/>
                            <a:ext cx="1554643" cy="910328"/>
                          </a:xfrm>
                          <a:prstGeom prst="curvedConnector3">
                            <a:avLst>
                              <a:gd name="adj1" fmla="val 5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42" name="Picture 42" descr="Icon&#10;&#10;Description automatically generated"/>
                          <pic:cNvPicPr>
                            <a:picLocks noChangeAspect="1"/>
                          </pic:cNvPicPr>
                        </pic:nvPicPr>
                        <pic:blipFill>
                          <a:blip r:embed="rId41" cstate="print">
                            <a:extLst>
                              <a:ext uri="{28A0092B-C50C-407E-A947-70E740481C1C}">
                                <a14:useLocalDpi xmlns:a14="http://schemas.microsoft.com/office/drawing/2010/main" val="0"/>
                              </a:ext>
                              <a:ext uri="{837473B0-CC2E-450A-ABE3-18F120FF3D39}">
                                <a1611:picAttrSrcUrl xmlns:a1611="http://schemas.microsoft.com/office/drawing/2016/11/main" r:id="rId42"/>
                              </a:ext>
                            </a:extLst>
                          </a:blip>
                          <a:stretch>
                            <a:fillRect/>
                          </a:stretch>
                        </pic:blipFill>
                        <pic:spPr>
                          <a:xfrm>
                            <a:off x="5369745" y="2654242"/>
                            <a:ext cx="310515" cy="367665"/>
                          </a:xfrm>
                          <a:prstGeom prst="rect">
                            <a:avLst/>
                          </a:prstGeom>
                        </pic:spPr>
                      </pic:pic>
                      <wps:wsp>
                        <wps:cNvPr id="43" name="Connector: Curved 43"/>
                        <wps:cNvCnPr/>
                        <wps:spPr>
                          <a:xfrm rot="16200000" flipH="1">
                            <a:off x="4647918" y="1776914"/>
                            <a:ext cx="1582720" cy="171450"/>
                          </a:xfrm>
                          <a:prstGeom prst="curvedConnector3">
                            <a:avLst>
                              <a:gd name="adj1" fmla="val 5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44" name="Connector: Curved 44"/>
                        <wps:cNvCnPr/>
                        <wps:spPr>
                          <a:xfrm rot="16200000" flipH="1">
                            <a:off x="4607009" y="1736005"/>
                            <a:ext cx="925660" cy="910328"/>
                          </a:xfrm>
                          <a:prstGeom prst="curvedConnector3">
                            <a:avLst>
                              <a:gd name="adj1" fmla="val 5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45" name="Connector: Curved 45"/>
                        <wps:cNvCnPr>
                          <a:cxnSpLocks/>
                        </wps:cNvCnPr>
                        <wps:spPr>
                          <a:xfrm flipV="1">
                            <a:off x="4239727" y="2839215"/>
                            <a:ext cx="1113834" cy="321127"/>
                          </a:xfrm>
                          <a:prstGeom prst="curvedConnector3">
                            <a:avLst/>
                          </a:prstGeom>
                          <a:ln w="38100">
                            <a:solidFill>
                              <a:schemeClr val="accent5"/>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6" name="Connector: Curved 46"/>
                        <wps:cNvCnPr/>
                        <wps:spPr>
                          <a:xfrm rot="10800000" flipV="1">
                            <a:off x="2457010" y="1099557"/>
                            <a:ext cx="303471" cy="19963"/>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7" name="Connector: Curved 47"/>
                        <wps:cNvCnPr/>
                        <wps:spPr>
                          <a:xfrm rot="10800000">
                            <a:off x="2069930" y="1099851"/>
                            <a:ext cx="281034" cy="19670"/>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8" name="Connector: Curved 48"/>
                        <wps:cNvCnPr/>
                        <wps:spPr>
                          <a:xfrm rot="16200000" flipV="1">
                            <a:off x="1944206" y="1397026"/>
                            <a:ext cx="358811" cy="213405"/>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9" name="Connector: Curved 49"/>
                        <wps:cNvCnPr/>
                        <wps:spPr>
                          <a:xfrm rot="5400000" flipH="1" flipV="1">
                            <a:off x="2627141" y="1495792"/>
                            <a:ext cx="357937" cy="14844"/>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0" name="Picture 50" descr="Map&#10;&#10;Description automatically generated"/>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1812755" y="1682062"/>
                            <a:ext cx="151130" cy="318770"/>
                          </a:xfrm>
                          <a:prstGeom prst="rect">
                            <a:avLst/>
                          </a:prstGeom>
                        </pic:spPr>
                      </pic:pic>
                      <wps:wsp>
                        <wps:cNvPr id="51" name="Connector: Curved 51"/>
                        <wps:cNvCnPr/>
                        <wps:spPr>
                          <a:xfrm rot="5400000" flipH="1" flipV="1">
                            <a:off x="1799447" y="1464449"/>
                            <a:ext cx="306332" cy="128586"/>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2" name="Connector: Curved 52"/>
                        <wps:cNvCnPr/>
                        <wps:spPr>
                          <a:xfrm rot="5400000">
                            <a:off x="2311315" y="655923"/>
                            <a:ext cx="331716" cy="146371"/>
                          </a:xfrm>
                          <a:prstGeom prst="curvedConnector3">
                            <a:avLst>
                              <a:gd name="adj1" fmla="val 50000"/>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wps:wsp>
                        <wps:cNvPr id="53" name="Connector: Curved 53"/>
                        <wps:cNvCnPr/>
                        <wps:spPr>
                          <a:xfrm rot="16200000" flipV="1">
                            <a:off x="1904501" y="1843356"/>
                            <a:ext cx="1309798" cy="310825"/>
                          </a:xfrm>
                          <a:prstGeom prst="curvedConnector3">
                            <a:avLst>
                              <a:gd name="adj1" fmla="val 5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4" name="Connector: Curved 54"/>
                        <wps:cNvCnPr/>
                        <wps:spPr>
                          <a:xfrm rot="16200000" flipV="1">
                            <a:off x="1973371" y="1915598"/>
                            <a:ext cx="654844" cy="824946"/>
                          </a:xfrm>
                          <a:prstGeom prst="curvedConnector3">
                            <a:avLst>
                              <a:gd name="adj1" fmla="val 5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5" name="Connector: Curved 55"/>
                        <wps:cNvCnPr/>
                        <wps:spPr>
                          <a:xfrm rot="5400000">
                            <a:off x="2080568" y="3012794"/>
                            <a:ext cx="622035" cy="643363"/>
                          </a:xfrm>
                          <a:prstGeom prst="curvedConnector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6" name="Connector: Curved 56"/>
                        <wps:cNvCnPr/>
                        <wps:spPr>
                          <a:xfrm rot="10800000" flipV="1">
                            <a:off x="2868774" y="2462396"/>
                            <a:ext cx="781348" cy="377079"/>
                          </a:xfrm>
                          <a:prstGeom prst="curvedConnector3">
                            <a:avLst>
                              <a:gd name="adj1" fmla="val 50000"/>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7" name="Connector: Curved 57"/>
                        <wps:cNvCnPr/>
                        <wps:spPr>
                          <a:xfrm rot="10800000" flipV="1">
                            <a:off x="1794433" y="1099749"/>
                            <a:ext cx="169453" cy="2514575"/>
                          </a:xfrm>
                          <a:prstGeom prst="curvedConnector3">
                            <a:avLst>
                              <a:gd name="adj1" fmla="val 234905"/>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58" name="Connector: Curved 58"/>
                        <wps:cNvCnPr/>
                        <wps:spPr>
                          <a:xfrm rot="10800000" flipV="1">
                            <a:off x="4284492" y="930297"/>
                            <a:ext cx="259910" cy="53697"/>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9" name="Picture 59"/>
                          <pic:cNvPicPr>
                            <a:picLocks noChangeAspect="1"/>
                          </pic:cNvPicPr>
                        </pic:nvPicPr>
                        <pic:blipFill>
                          <a:blip r:embed="rId46"/>
                          <a:stretch>
                            <a:fillRect/>
                          </a:stretch>
                        </pic:blipFill>
                        <pic:spPr>
                          <a:xfrm>
                            <a:off x="3459285" y="1434614"/>
                            <a:ext cx="243444" cy="243399"/>
                          </a:xfrm>
                          <a:prstGeom prst="rect">
                            <a:avLst/>
                          </a:prstGeom>
                        </pic:spPr>
                      </pic:pic>
                      <wps:wsp>
                        <wps:cNvPr id="60" name="Connector: Curved 60"/>
                        <wps:cNvCnPr/>
                        <wps:spPr>
                          <a:xfrm rot="16200000" flipV="1">
                            <a:off x="3367073" y="1303504"/>
                            <a:ext cx="223331" cy="38911"/>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1" name="Connector: Curved 61"/>
                        <wps:cNvCnPr/>
                        <wps:spPr>
                          <a:xfrm rot="10800000" flipV="1">
                            <a:off x="2868774" y="1088010"/>
                            <a:ext cx="518160" cy="123190"/>
                          </a:xfrm>
                          <a:prstGeom prst="curvedConnector3">
                            <a:avLst>
                              <a:gd name="adj1" fmla="val 50000"/>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wps:wsp>
                        <wps:cNvPr id="62" name="Connector: Curved 62"/>
                        <wps:cNvCnPr/>
                        <wps:spPr>
                          <a:xfrm rot="10800000" flipV="1">
                            <a:off x="2457010" y="1210934"/>
                            <a:ext cx="256219" cy="41023"/>
                          </a:xfrm>
                          <a:prstGeom prst="curvedConnector3">
                            <a:avLst>
                              <a:gd name="adj1" fmla="val 50000"/>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wps:wsp>
                        <wps:cNvPr id="63" name="Connector: Curved 63"/>
                        <wps:cNvCnPr/>
                        <wps:spPr>
                          <a:xfrm rot="10800000" flipV="1">
                            <a:off x="2095059" y="1210840"/>
                            <a:ext cx="255905" cy="40640"/>
                          </a:xfrm>
                          <a:prstGeom prst="curvedConnector3">
                            <a:avLst>
                              <a:gd name="adj1" fmla="val 50000"/>
                            </a:avLst>
                          </a:prstGeom>
                          <a:ln>
                            <a:headEnd type="triangle"/>
                            <a:tailEnd type="triangle"/>
                          </a:ln>
                        </wps:spPr>
                        <wps:style>
                          <a:lnRef idx="2">
                            <a:schemeClr val="accent2"/>
                          </a:lnRef>
                          <a:fillRef idx="0">
                            <a:schemeClr val="accent2"/>
                          </a:fillRef>
                          <a:effectRef idx="1">
                            <a:schemeClr val="accent2"/>
                          </a:effectRef>
                          <a:fontRef idx="minor">
                            <a:schemeClr val="tx1"/>
                          </a:fontRef>
                        </wps:style>
                        <wps:bodyPr/>
                      </wps:wsp>
                      <wps:wsp>
                        <wps:cNvPr id="1850993024" name="Connector: Curved 1850993024"/>
                        <wps:cNvCnPr/>
                        <wps:spPr>
                          <a:xfrm rot="16200000" flipV="1">
                            <a:off x="3457060" y="1311243"/>
                            <a:ext cx="222885" cy="38735"/>
                          </a:xfrm>
                          <a:prstGeom prst="curvedConnector3">
                            <a:avLst>
                              <a:gd name="adj1" fmla="val 50000"/>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wps:wsp>
                        <wps:cNvPr id="1850993025" name="Connector: Curved 1850993025"/>
                        <wps:cNvCnPr/>
                        <wps:spPr>
                          <a:xfrm flipV="1">
                            <a:off x="4734548" y="971265"/>
                            <a:ext cx="308758" cy="49924"/>
                          </a:xfrm>
                          <a:prstGeom prst="curvedConnector3">
                            <a:avLst>
                              <a:gd name="adj1" fmla="val 50000"/>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wps:wsp>
                        <wps:cNvPr id="1850993026" name="Connector: Curved 1850993026"/>
                        <wps:cNvCnPr/>
                        <wps:spPr>
                          <a:xfrm rot="10800000">
                            <a:off x="106881" y="1256352"/>
                            <a:ext cx="902523" cy="32"/>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50993027" name="Text Box 1850993027"/>
                        <wps:cNvSpPr txBox="1"/>
                        <wps:spPr>
                          <a:xfrm>
                            <a:off x="110623" y="977707"/>
                            <a:ext cx="950595" cy="380444"/>
                          </a:xfrm>
                          <a:prstGeom prst="rect">
                            <a:avLst/>
                          </a:prstGeom>
                          <a:noFill/>
                          <a:ln w="6350">
                            <a:noFill/>
                          </a:ln>
                        </wps:spPr>
                        <wps:txbx>
                          <w:txbxContent>
                            <w:p w14:paraId="64822419" w14:textId="77777777" w:rsidR="005C487D" w:rsidRDefault="005C487D" w:rsidP="005C487D">
                              <w:pPr>
                                <w:jc w:val="center"/>
                                <w:rPr>
                                  <w:szCs w:val="20"/>
                                  <w:lang w:val="en-US"/>
                                </w:rPr>
                              </w:pPr>
                              <w:r w:rsidRPr="00033ADF">
                                <w:rPr>
                                  <w:szCs w:val="20"/>
                                  <w:lang w:val="en-US"/>
                                </w:rPr>
                                <w:t>Bluetooth</w:t>
                              </w:r>
                              <w:r>
                                <w:rPr>
                                  <w:szCs w:val="20"/>
                                  <w:lang w:val="en-US"/>
                                </w:rPr>
                                <w:t xml:space="preserve"> / LE</w:t>
                              </w:r>
                            </w:p>
                            <w:p w14:paraId="6FAFB7DC" w14:textId="77777777" w:rsidR="005C487D" w:rsidRPr="00033ADF" w:rsidRDefault="005C487D" w:rsidP="005C487D">
                              <w:pPr>
                                <w:jc w:val="center"/>
                                <w:rPr>
                                  <w:szCs w:val="20"/>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0993028" name="Connector: Curved 1850993028"/>
                        <wps:cNvCnPr/>
                        <wps:spPr>
                          <a:xfrm rot="10800000">
                            <a:off x="107069" y="1606860"/>
                            <a:ext cx="902335" cy="0"/>
                          </a:xfrm>
                          <a:prstGeom prst="curvedConnector3">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50993029" name="Connector: Curved 1850993029"/>
                        <wps:cNvCnPr/>
                        <wps:spPr>
                          <a:xfrm rot="10800000">
                            <a:off x="107069" y="1972941"/>
                            <a:ext cx="902335" cy="0"/>
                          </a:xfrm>
                          <a:prstGeom prst="curvedConnector3">
                            <a:avLst/>
                          </a:prstGeom>
                          <a:ln>
                            <a:headEnd type="triangle"/>
                            <a:tailEnd type="triangle"/>
                          </a:ln>
                        </wps:spPr>
                        <wps:style>
                          <a:lnRef idx="1">
                            <a:schemeClr val="accent3"/>
                          </a:lnRef>
                          <a:fillRef idx="0">
                            <a:schemeClr val="accent3"/>
                          </a:fillRef>
                          <a:effectRef idx="0">
                            <a:schemeClr val="accent3"/>
                          </a:effectRef>
                          <a:fontRef idx="minor">
                            <a:schemeClr val="tx1"/>
                          </a:fontRef>
                        </wps:style>
                        <wps:bodyPr/>
                      </wps:wsp>
                      <wps:wsp>
                        <wps:cNvPr id="1850993030" name="Connector: Curved 1850993030"/>
                        <wps:cNvCnPr/>
                        <wps:spPr>
                          <a:xfrm rot="10800000">
                            <a:off x="106881" y="2324440"/>
                            <a:ext cx="902335" cy="0"/>
                          </a:xfrm>
                          <a:prstGeom prst="curvedConnector3">
                            <a:avLst>
                              <a:gd name="adj1" fmla="val 52632"/>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50993031" name="Text Box 65"/>
                        <wps:cNvSpPr txBox="1"/>
                        <wps:spPr>
                          <a:xfrm>
                            <a:off x="180000" y="1358193"/>
                            <a:ext cx="799465" cy="333375"/>
                          </a:xfrm>
                          <a:prstGeom prst="rect">
                            <a:avLst/>
                          </a:prstGeom>
                          <a:noFill/>
                          <a:ln w="6350">
                            <a:noFill/>
                          </a:ln>
                        </wps:spPr>
                        <wps:txbx>
                          <w:txbxContent>
                            <w:p w14:paraId="3DA9F235" w14:textId="77777777" w:rsidR="005C487D" w:rsidRDefault="005C487D" w:rsidP="005C487D">
                              <w:pPr>
                                <w:jc w:val="center"/>
                                <w:rPr>
                                  <w:szCs w:val="20"/>
                                  <w:lang w:val="en-US"/>
                                </w:rPr>
                              </w:pPr>
                              <w:r>
                                <w:rPr>
                                  <w:szCs w:val="20"/>
                                  <w:lang w:val="en-US"/>
                                </w:rPr>
                                <w:t>LoRa</w:t>
                              </w:r>
                            </w:p>
                          </w:txbxContent>
                        </wps:txbx>
                        <wps:bodyPr rot="0" spcFirstLastPara="0" vert="horz" wrap="square" lIns="0" tIns="0" rIns="0" bIns="0" numCol="1" spcCol="0" rtlCol="0" fromWordArt="0" anchor="t" anchorCtr="0" forceAA="0" compatLnSpc="1">
                          <a:prstTxWarp prst="textNoShape">
                            <a:avLst/>
                          </a:prstTxWarp>
                          <a:spAutoFit/>
                        </wps:bodyPr>
                      </wps:wsp>
                      <wps:wsp>
                        <wps:cNvPr id="1850993032" name="Connector: Curved 1850993032"/>
                        <wps:cNvCnPr/>
                        <wps:spPr>
                          <a:xfrm rot="10800000">
                            <a:off x="107069" y="2688361"/>
                            <a:ext cx="902335" cy="0"/>
                          </a:xfrm>
                          <a:prstGeom prst="curvedConnector3">
                            <a:avLst>
                              <a:gd name="adj1" fmla="val 52632"/>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wps:wsp>
                        <wps:cNvPr id="1850993033" name="Connector: Curved 1850993033"/>
                        <wps:cNvCnPr/>
                        <wps:spPr>
                          <a:xfrm rot="10800000" flipV="1">
                            <a:off x="2457009" y="1334528"/>
                            <a:ext cx="256219" cy="41023"/>
                          </a:xfrm>
                          <a:prstGeom prst="curvedConnector3">
                            <a:avLst>
                              <a:gd name="adj1" fmla="val 50000"/>
                            </a:avLst>
                          </a:prstGeom>
                          <a:ln>
                            <a:headEnd type="triangle"/>
                            <a:tailEnd type="triangle"/>
                          </a:ln>
                        </wps:spPr>
                        <wps:style>
                          <a:lnRef idx="2">
                            <a:schemeClr val="accent4"/>
                          </a:lnRef>
                          <a:fillRef idx="0">
                            <a:schemeClr val="accent4"/>
                          </a:fillRef>
                          <a:effectRef idx="1">
                            <a:schemeClr val="accent4"/>
                          </a:effectRef>
                          <a:fontRef idx="minor">
                            <a:schemeClr val="tx1"/>
                          </a:fontRef>
                        </wps:style>
                        <wps:bodyPr/>
                      </wps:wsp>
                      <wps:wsp>
                        <wps:cNvPr id="1850993034" name="Connector: Curved 1850993034"/>
                        <wps:cNvCnPr/>
                        <wps:spPr>
                          <a:xfrm rot="10800000" flipV="1">
                            <a:off x="2095059" y="1359548"/>
                            <a:ext cx="255905" cy="40640"/>
                          </a:xfrm>
                          <a:prstGeom prst="curvedConnector3">
                            <a:avLst>
                              <a:gd name="adj1" fmla="val 50000"/>
                            </a:avLst>
                          </a:prstGeom>
                          <a:ln>
                            <a:headEnd type="triangle"/>
                            <a:tailEnd type="triangle"/>
                          </a:ln>
                        </wps:spPr>
                        <wps:style>
                          <a:lnRef idx="2">
                            <a:schemeClr val="accent4"/>
                          </a:lnRef>
                          <a:fillRef idx="0">
                            <a:schemeClr val="accent4"/>
                          </a:fillRef>
                          <a:effectRef idx="1">
                            <a:schemeClr val="accent4"/>
                          </a:effectRef>
                          <a:fontRef idx="minor">
                            <a:schemeClr val="tx1"/>
                          </a:fontRef>
                        </wps:style>
                        <wps:bodyPr/>
                      </wps:wsp>
                      <wps:wsp>
                        <wps:cNvPr id="1850993035" name="Connector: Curved 1850993035"/>
                        <wps:cNvCnPr/>
                        <wps:spPr>
                          <a:xfrm rot="10800000">
                            <a:off x="107069" y="3084712"/>
                            <a:ext cx="902335" cy="0"/>
                          </a:xfrm>
                          <a:prstGeom prst="curvedConnector3">
                            <a:avLst>
                              <a:gd name="adj1" fmla="val 52632"/>
                            </a:avLst>
                          </a:prstGeom>
                          <a:ln>
                            <a:headEnd type="triangle"/>
                            <a:tailEnd type="triangle"/>
                          </a:ln>
                        </wps:spPr>
                        <wps:style>
                          <a:lnRef idx="1">
                            <a:schemeClr val="accent4"/>
                          </a:lnRef>
                          <a:fillRef idx="0">
                            <a:schemeClr val="accent4"/>
                          </a:fillRef>
                          <a:effectRef idx="0">
                            <a:schemeClr val="accent4"/>
                          </a:effectRef>
                          <a:fontRef idx="minor">
                            <a:schemeClr val="tx1"/>
                          </a:fontRef>
                        </wps:style>
                        <wps:bodyPr/>
                      </wps:wsp>
                      <wps:wsp>
                        <wps:cNvPr id="1850993036" name="Text Box 65"/>
                        <wps:cNvSpPr txBox="1"/>
                        <wps:spPr>
                          <a:xfrm>
                            <a:off x="160053" y="1705465"/>
                            <a:ext cx="799465" cy="332740"/>
                          </a:xfrm>
                          <a:prstGeom prst="rect">
                            <a:avLst/>
                          </a:prstGeom>
                          <a:noFill/>
                          <a:ln w="6350">
                            <a:noFill/>
                          </a:ln>
                        </wps:spPr>
                        <wps:txbx>
                          <w:txbxContent>
                            <w:p w14:paraId="788E433D" w14:textId="77777777" w:rsidR="005C487D" w:rsidRDefault="005C487D" w:rsidP="005C487D">
                              <w:pPr>
                                <w:jc w:val="center"/>
                                <w:rPr>
                                  <w:szCs w:val="20"/>
                                  <w:lang w:val="en-US"/>
                                </w:rPr>
                              </w:pPr>
                              <w:r>
                                <w:rPr>
                                  <w:szCs w:val="20"/>
                                  <w:lang w:val="en-US"/>
                                </w:rPr>
                                <w:t>WiFi</w:t>
                              </w:r>
                            </w:p>
                          </w:txbxContent>
                        </wps:txbx>
                        <wps:bodyPr rot="0" spcFirstLastPara="0" vert="horz" wrap="square" lIns="0" tIns="0" rIns="0" bIns="0" numCol="1" spcCol="0" rtlCol="0" fromWordArt="0" anchor="t" anchorCtr="0" forceAA="0" compatLnSpc="1">
                          <a:prstTxWarp prst="textNoShape">
                            <a:avLst/>
                          </a:prstTxWarp>
                          <a:spAutoFit/>
                        </wps:bodyPr>
                      </wps:wsp>
                      <wps:wsp>
                        <wps:cNvPr id="1850993037" name="Text Box 65"/>
                        <wps:cNvSpPr txBox="1"/>
                        <wps:spPr>
                          <a:xfrm>
                            <a:off x="160053" y="1909332"/>
                            <a:ext cx="799465" cy="509270"/>
                          </a:xfrm>
                          <a:prstGeom prst="rect">
                            <a:avLst/>
                          </a:prstGeom>
                          <a:noFill/>
                          <a:ln w="6350">
                            <a:noFill/>
                          </a:ln>
                        </wps:spPr>
                        <wps:txbx>
                          <w:txbxContent>
                            <w:p w14:paraId="68EC41D7" w14:textId="77777777" w:rsidR="005C487D" w:rsidRDefault="005C487D" w:rsidP="005C487D">
                              <w:pPr>
                                <w:jc w:val="center"/>
                                <w:rPr>
                                  <w:szCs w:val="20"/>
                                  <w:lang w:val="en-US"/>
                                </w:rPr>
                              </w:pPr>
                              <w:r>
                                <w:rPr>
                                  <w:szCs w:val="20"/>
                                  <w:lang w:val="en-US"/>
                                </w:rPr>
                                <w:t>LTE CAT M1 / Nb-IoT / 4G</w:t>
                              </w:r>
                            </w:p>
                          </w:txbxContent>
                        </wps:txbx>
                        <wps:bodyPr rot="0" spcFirstLastPara="0" vert="horz" wrap="square" lIns="0" tIns="0" rIns="0" bIns="0" numCol="1" spcCol="0" rtlCol="0" fromWordArt="0" anchor="t" anchorCtr="0" forceAA="0" compatLnSpc="1">
                          <a:prstTxWarp prst="textNoShape">
                            <a:avLst/>
                          </a:prstTxWarp>
                          <a:spAutoFit/>
                        </wps:bodyPr>
                      </wps:wsp>
                      <wps:wsp>
                        <wps:cNvPr id="1850993038" name="Text Box 65"/>
                        <wps:cNvSpPr txBox="1"/>
                        <wps:spPr>
                          <a:xfrm>
                            <a:off x="180000" y="2423023"/>
                            <a:ext cx="799465" cy="333375"/>
                          </a:xfrm>
                          <a:prstGeom prst="rect">
                            <a:avLst/>
                          </a:prstGeom>
                          <a:noFill/>
                          <a:ln w="6350">
                            <a:noFill/>
                          </a:ln>
                        </wps:spPr>
                        <wps:txbx>
                          <w:txbxContent>
                            <w:p w14:paraId="7C74B353" w14:textId="77777777" w:rsidR="005C487D" w:rsidRDefault="005C487D" w:rsidP="005C487D">
                              <w:pPr>
                                <w:jc w:val="center"/>
                                <w:rPr>
                                  <w:szCs w:val="20"/>
                                  <w:lang w:val="en-US"/>
                                </w:rPr>
                              </w:pPr>
                              <w:r>
                                <w:rPr>
                                  <w:szCs w:val="20"/>
                                  <w:lang w:val="en-US"/>
                                </w:rPr>
                                <w:t>VHF</w:t>
                              </w:r>
                            </w:p>
                          </w:txbxContent>
                        </wps:txbx>
                        <wps:bodyPr rot="0" spcFirstLastPara="0" vert="horz" wrap="square" lIns="0" tIns="0" rIns="0" bIns="0" numCol="1" spcCol="0" rtlCol="0" fromWordArt="0" anchor="t" anchorCtr="0" forceAA="0" compatLnSpc="1">
                          <a:prstTxWarp prst="textNoShape">
                            <a:avLst/>
                          </a:prstTxWarp>
                          <a:spAutoFit/>
                        </wps:bodyPr>
                      </wps:wsp>
                      <wps:wsp>
                        <wps:cNvPr id="1850993039" name="Text Box 65"/>
                        <wps:cNvSpPr txBox="1"/>
                        <wps:spPr>
                          <a:xfrm>
                            <a:off x="180000" y="2856473"/>
                            <a:ext cx="799465" cy="333375"/>
                          </a:xfrm>
                          <a:prstGeom prst="rect">
                            <a:avLst/>
                          </a:prstGeom>
                          <a:noFill/>
                          <a:ln w="6350">
                            <a:noFill/>
                          </a:ln>
                        </wps:spPr>
                        <wps:txbx>
                          <w:txbxContent>
                            <w:p w14:paraId="283DFE88" w14:textId="77777777" w:rsidR="005C487D" w:rsidRDefault="005C487D" w:rsidP="005C487D">
                              <w:pPr>
                                <w:jc w:val="center"/>
                                <w:rPr>
                                  <w:szCs w:val="20"/>
                                  <w:lang w:val="en-US"/>
                                </w:rPr>
                              </w:pPr>
                              <w:r>
                                <w:rPr>
                                  <w:szCs w:val="20"/>
                                  <w:lang w:val="en-US"/>
                                </w:rPr>
                                <w:t>DECT</w:t>
                              </w:r>
                            </w:p>
                          </w:txbxContent>
                        </wps:txbx>
                        <wps:bodyPr rot="0" spcFirstLastPara="0" vert="horz" wrap="square" lIns="0" tIns="0" rIns="0" bIns="0" numCol="1" spcCol="0" rtlCol="0" fromWordArt="0" anchor="t" anchorCtr="0" forceAA="0" compatLnSpc="1">
                          <a:prstTxWarp prst="textNoShape">
                            <a:avLst/>
                          </a:prstTxWarp>
                          <a:spAutoFit/>
                        </wps:bodyPr>
                      </wps:wsp>
                      <wps:wsp>
                        <wps:cNvPr id="1850993040" name="Text Box 65"/>
                        <wps:cNvSpPr txBox="1"/>
                        <wps:spPr>
                          <a:xfrm>
                            <a:off x="0" y="248925"/>
                            <a:ext cx="1963886" cy="455400"/>
                          </a:xfrm>
                          <a:prstGeom prst="rect">
                            <a:avLst/>
                          </a:prstGeom>
                          <a:noFill/>
                          <a:ln w="6350">
                            <a:noFill/>
                          </a:ln>
                        </wps:spPr>
                        <wps:txbx>
                          <w:txbxContent>
                            <w:p w14:paraId="42655358" w14:textId="77777777" w:rsidR="005C487D" w:rsidRPr="00EA20B3" w:rsidRDefault="005C487D" w:rsidP="005C487D">
                              <w:pPr>
                                <w:rPr>
                                  <w:b/>
                                  <w:bCs/>
                                  <w:sz w:val="22"/>
                                  <w:szCs w:val="22"/>
                                  <w:lang w:val="en-US"/>
                                </w:rPr>
                              </w:pPr>
                              <w:r w:rsidRPr="00EA20B3">
                                <w:rPr>
                                  <w:b/>
                                  <w:bCs/>
                                  <w:sz w:val="22"/>
                                  <w:szCs w:val="22"/>
                                  <w:lang w:val="en-US"/>
                                </w:rPr>
                                <w:t>Example of communication interfaces</w:t>
                              </w:r>
                            </w:p>
                            <w:p w14:paraId="443B4124" w14:textId="77777777" w:rsidR="005C487D" w:rsidRDefault="005C487D" w:rsidP="005C487D">
                              <w:pPr>
                                <w:rPr>
                                  <w:szCs w:val="20"/>
                                  <w:lang w:val="en-US"/>
                                </w:rPr>
                              </w:pPr>
                              <w:r>
                                <w:rPr>
                                  <w:szCs w:val="20"/>
                                  <w:lang w:val="en-US"/>
                                </w:rPr>
                                <w:t> </w:t>
                              </w:r>
                            </w:p>
                          </w:txbxContent>
                        </wps:txbx>
                        <wps:bodyPr rot="0" spcFirstLastPara="0" vert="horz" wrap="square" lIns="0" tIns="0" rIns="0" bIns="0" numCol="1" spcCol="0" rtlCol="0" fromWordArt="0" anchor="t" anchorCtr="0" forceAA="0" compatLnSpc="1">
                          <a:prstTxWarp prst="textNoShape">
                            <a:avLst/>
                          </a:prstTxWarp>
                          <a:noAutofit/>
                        </wps:bodyPr>
                      </wps:wsp>
                    </wpc:wpc>
                  </a:graphicData>
                </a:graphic>
              </wp:inline>
            </w:drawing>
          </mc:Choice>
          <mc:Fallback>
            <w:pict>
              <v:group w14:anchorId="5B77C373" id="Canvas 1850993041" o:spid="_x0000_s1026" editas="canvas" style="width:480.8pt;height:347.65pt;mso-position-horizontal-relative:char;mso-position-vertical-relative:line" coordsize="61061,441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061;height:44145;visibility:visible;mso-wrap-style:square" filled="t">
                  <v:fill o:detectmouseclick="t"/>
                  <v:path o:connecttype="none"/>
                </v:shape>
                <v:shape id="Picture 12" o:spid="_x0000_s1028" type="#_x0000_t75" style="position:absolute;left:27604;top:8747;width:1061;height:4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">
                  <v:imagedata r:id="rId47" o:title=""/>
                </v:shape>
                <v:shape id="Picture 13" o:spid="_x0000_s1029" type="#_x0000_t75" alt="A picture containing orange&#10;&#10;Description automatically generated" style="position:absolute;left:33852;top:7408;width:313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">
                  <v:imagedata r:id="rId48" o:title="A picture containing orange&#10;&#10;Description automatically generated"/>
                </v:shape>
                <v:shape id="Picture 15" o:spid="_x0000_s1030" type="#_x0000_t75" alt="A picture containing red, connector&#10;&#10;Description automatically generated" style="position:absolute;left:24570;top:2832;width:1867;height: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">
                  <v:imagedata r:id="rId49" o:title="A picture containing red, connector&#10;&#10;Description automatically generated"/>
                </v:shape>
                <v:shape id="Picture 16" o:spid="_x0000_s1031" type="#_x0000_t75" style="position:absolute;left:23509;top:8950;width:1061;height:4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">
                  <v:imagedata r:id="rId47" o:title=""/>
                </v:shape>
                <v:shape id="Picture 17" o:spid="_x0000_s1032" type="#_x0000_t75" style="position:absolute;left:19638;top:8753;width:1061;height:4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">
                  <v:imagedata r:id="rId47" o:title=""/>
                </v:shape>
                <v:shape id="Picture 18" o:spid="_x0000_s1033" type="#_x0000_t75" alt="A picture containing orange&#10;&#10;Description automatically generated" style="position:absolute;left:39706;top:7488;width:3138;height:4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">
                  <v:imagedata r:id="rId50" o:title="A picture containing orange&#10;&#10;Description automatically generated"/>
                </v:shape>
                <v:shape id="Picture 19" o:spid="_x0000_s1034" type="#_x0000_t75" alt="Map&#10;&#10;Description automatically generated" style="position:absolute;left:27148;top:16832;width:1517;height: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">
                  <v:imagedata r:id="rId51" o:title="Map&#10;&#10;Description automatically generated"/>
                </v:shape>
                <v:shape id="Picture 20" o:spid="_x0000_s1035" type="#_x0000_t75" alt="Map&#10;&#10;Description automatically generated" style="position:absolute;left:45444;top:7890;width:1341;height:2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">
                  <v:imagedata r:id="rId52" o:title="Map&#10;&#10;Description automatically generated"/>
                </v:shape>
                <v:shape id="Picture 21" o:spid="_x0000_s1036" type="#_x0000_t75" alt="Map&#10;&#10;Description automatically generated" style="position:absolute;left:39847;top:19132;width:1277;height:2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">
                  <v:imagedata r:id="rId53" o:title="Map&#10;&#10;Description automatically generated"/>
                </v:shape>
                <v:shape id="Picture 22" o:spid="_x0000_s1037" type="#_x0000_t75" alt="black" style="position:absolute;left:36501;top:23561;width:2129;height: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">
                  <v:imagedata r:id="rId54" o:title="black"/>
                </v:shape>
                <v:shape id="Picture 23" o:spid="_x0000_s1038" type="#_x0000_t75" alt="black" style="position:absolute;left:18628;top:3538;width:2071;height:2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">
                  <v:imagedata r:id="rId54" o:title="black"/>
                </v:shape>
                <v:shape id="Cloud 24" o:spid="_x0000_s1039" style="position:absolute;left:37010;top:29369;width:5391;height:4474;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0a651 [3204]" strokecolor="#005228 [1604]" strokeweight="2pt">
                  <v:stroke joinstyle="miter"/>
                  <v:formulas/>
                  <v:path arrowok="t" o:connecttype="custom" o:connectlocs="58567,271138;26956,262883;86459,361479;72631,365426;205639,404889;197303,386866;359750,359946;356418,379720;425916,237755;466488,311668;521623,159035;503552,186752;478268,56202;479217,69294;362882,40934;372142,24237;276311,48889;280791,34492;174714,53778;190938,67740;51503,163540;48670,148843" o:connectangles="0,0,0,0,0,0,0,0,0,0,0,0,0,0,0,0,0,0,0,0,0,0" textboxrect="0,0,43200,43200"/>
                  <v:textbox>
                    <w:txbxContent>
                      <w:p w14:paraId="4F4C59F6" w14:textId="77777777" w:rsidR="005C487D" w:rsidRDefault="005C487D" w:rsidP="005C487D">
                        <w:pPr>
                          <w:jc w:val="center"/>
                          <w:rPr>
                            <w:rFonts w:asciiTheme="minorHAnsi" w:hAnsi="Calibri" w:cstheme="minorBidi"/>
                            <w:color w:val="73C052" w:themeColor="accent5"/>
                            <w:kern w:val="24"/>
                            <w:sz w:val="24"/>
                            <w:lang w:val="en-US"/>
                          </w:rPr>
                        </w:pPr>
                        <w:r>
                          <w:rPr>
                            <w:rFonts w:asciiTheme="minorHAnsi" w:hAnsi="Calibri" w:cstheme="minorBidi"/>
                            <w:color w:val="73C052" w:themeColor="accent5"/>
                            <w:kern w:val="24"/>
                            <w:lang w:val="en-US"/>
                          </w:rPr>
                          <w:t>Internet</w:t>
                        </w:r>
                      </w:p>
                    </w:txbxContent>
                  </v:textbox>
                </v:shape>
                <v:shape id="Picture 25" o:spid="_x0000_s1040" type="#_x0000_t75" alt="Icon&#10;&#10;Description automatically generated" style="position:absolute;left:38547;top:36460;width:3508;height:5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">
                  <v:imagedata r:id="rId55" o:title="Icon&#10;&#10;Description automatically generated"/>
                </v:shape>
                <v:shape id="Picture 26" o:spid="_x0000_s1041" type="#_x0000_t75" alt="Icon&#10;&#10;Description automatically generated" style="position:absolute;left:25577;top:26557;width:3110;height: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">
                  <v:imagedata r:id="rId56" o:title="Icon&#10;&#10;Description automatically generated"/>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7" o:spid="_x0000_s1042" type="#_x0000_t38" style="position:absolute;left:28687;top:28397;width:8340;height:320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" adj="10800" strokecolor="#73c052 [3208]" strokeweight="3pt">
                  <o:lock v:ext="edit" shapetype="f"/>
                </v:shape>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Connector: Curved 28" o:spid="_x0000_s1043" type="#_x0000_t39" style="position:absolute;left:36521;top:35861;width:5211;height:1159;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" adj="5422,64216" strokecolor="#73c052 [3208]" strokeweight="3pt">
                  <o:lock v:ext="edit" shapetype="f"/>
                </v:shape>
                <v:shape id="Picture 29" o:spid="_x0000_s1044" type="#_x0000_t75" style="position:absolute;left:17944;top:33843;width:4607;height:4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">
                  <v:imagedata r:id="rId57" o:title=""/>
                </v:shape>
                <v:shape id="Picture 30" o:spid="_x0000_s1045" type="#_x0000_t75" style="position:absolute;left:43702;top:12681;width:4604;height:4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">
                  <v:imagedata r:id="rId57" o:title=""/>
                </v:shape>
                <v:shape id="Picture 31" o:spid="_x0000_s1046" type="#_x0000_t75" style="position:absolute;left:36989;top:2163;width:6534;height:3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">
                  <v:imagedata r:id="rId58" o:title=""/>
                </v:shape>
                <v:shape id="Picture 32" o:spid="_x0000_s1047" type="#_x0000_t75" style="position:absolute;left:50268;top:7043;width:6534;height:3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">
                  <v:imagedata r:id="rId58" o:title=""/>
                </v:shape>
                <v:shape id="Connector: Curved 33" o:spid="_x0000_s1048" type="#_x0000_t38" style="position:absolute;left:18344;top:6928;width:3143;height:506;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" adj="10800" strokecolor="#009d4c [3044]">
                  <v:stroke startarrow="block" endarrow="block"/>
                </v:shape>
                <v:shapetype id="_x0000_t37" coordsize="21600,21600" o:spt="37" o:oned="t" path="m,c10800,,21600,10800,21600,21600e" filled="f">
                  <v:path arrowok="t" fillok="f" o:connecttype="none"/>
                  <o:lock v:ext="edit" shapetype="t"/>
                </v:shapetype>
                <v:shape id="Connector: Curved 35" o:spid="_x0000_s1049" type="#_x0000_t37" style="position:absolute;left:38156;top:22296;width:2804;height:185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" strokecolor="#009d4c [3044]">
                  <v:stroke startarrow="block" endarrow="block"/>
                </v:shape>
                <v:shape id="Connector: Curved 36" o:spid="_x0000_s1050" type="#_x0000_t38" style="position:absolute;left:28665;top:9759;width:5187;height:1235;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" adj="10800" strokecolor="#009d4c [3044]">
                  <v:stroke startarrow="block" endarrow="block"/>
                </v:shape>
                <v:shape id="Picture 37" o:spid="_x0000_s1051" type="#_x0000_t75" alt="Map&#10;&#10;Description automatically generated" style="position:absolute;left:21547;top:16831;width:1511;height:3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">
                  <v:imagedata r:id="rId59" o:title="Map&#10;&#10;Description automatically generated"/>
                </v:shape>
                <v:shape id="Connector: Curved 38" o:spid="_x0000_s1052" type="#_x0000_t38" style="position:absolute;left:36989;top:9760;width:2717;height:79;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" adj="10800" strokecolor="#009d4c [3044]">
                  <v:stroke startarrow="block" endarrow="block"/>
                </v:shape>
                <v:shape id="Connector: Curved 39" o:spid="_x0000_s1053" type="#_x0000_t38" style="position:absolute;left:47345;top:8877;width:2923;height:57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" adj="10800" strokecolor="#009d4c [3044]">
                  <v:stroke startarrow="block" endarrow="block"/>
                </v:shape>
                <v:shape id="Connector: Curved 40" o:spid="_x0000_s1054" type="#_x0000_t37" style="position:absolute;left:41093;top:12373;width:2792;height:242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" strokecolor="#f26513 [3046]">
                  <v:stroke startarrow="block" endarrow="block"/>
                </v:shape>
                <v:shape id="Connector: Curved 41" o:spid="_x0000_s1055" type="#_x0000_t38" style="position:absolute;left:42925;top:14214;width:15546;height:910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" adj="10800" strokecolor="black [3040]">
                  <v:stroke startarrow="block" endarrow="block"/>
                </v:shape>
                <v:shape id="Picture 42" o:spid="_x0000_s1056" type="#_x0000_t75" alt="Icon&#10;&#10;Description automatically generated" style="position:absolute;left:53697;top:26542;width:3105;height:3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">
                  <v:imagedata r:id="rId56" o:title="Icon&#10;&#10;Description automatically generated"/>
                </v:shape>
                <v:shape id="Connector: Curved 43" o:spid="_x0000_s1057" type="#_x0000_t38" style="position:absolute;left:46479;top:17768;width:15827;height:171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" adj="10800" strokecolor="black [3040]">
                  <v:stroke startarrow="block" endarrow="block"/>
                </v:shape>
                <v:shape id="Connector: Curved 44" o:spid="_x0000_s1058" type="#_x0000_t38" style="position:absolute;left:46070;top:17359;width:9256;height:910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" adj="10800" strokecolor="black [3040]">
                  <v:stroke startarrow="block" endarrow="block"/>
                </v:shape>
                <v:shape id="Connector: Curved 45" o:spid="_x0000_s1059" type="#_x0000_t38" style="position:absolute;left:42397;top:28392;width:11138;height:321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" adj="10800" strokecolor="#73c052 [3208]" strokeweight="3pt">
                  <o:lock v:ext="edit" shapetype="f"/>
                </v:shape>
                <v:shape id="Connector: Curved 46" o:spid="_x0000_s1060" type="#_x0000_t38" style="position:absolute;left:24570;top:10995;width:3034;height:200;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" adj="10800" strokecolor="#009d4c [3044]">
                  <v:stroke startarrow="block" endarrow="block"/>
                </v:shape>
                <v:shape id="Connector: Curved 47" o:spid="_x0000_s1061" type="#_x0000_t38" style="position:absolute;left:20699;top:10998;width:2810;height:197;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" adj="10800" strokecolor="#009d4c [3044]">
                  <v:stroke startarrow="block" endarrow="block"/>
                </v:shape>
                <v:shape id="Connector: Curved 48" o:spid="_x0000_s1062" type="#_x0000_t38" style="position:absolute;left:19442;top:13970;width:3588;height:2134;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" adj="10800" strokecolor="#009d4c [3044]">
                  <v:stroke startarrow="block" endarrow="block"/>
                </v:shape>
                <v:shape id="Connector: Curved 49" o:spid="_x0000_s1063" type="#_x0000_t38" style="position:absolute;left:26271;top:14957;width:3579;height:149;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" adj="10800" strokecolor="#009d4c [3044]">
                  <v:stroke startarrow="block" endarrow="block"/>
                </v:shape>
                <v:shape id="Picture 50" o:spid="_x0000_s1064" type="#_x0000_t75" alt="Map&#10;&#10;Description automatically generated" style="position:absolute;left:18127;top:16820;width:1511;height:3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">
                  <v:imagedata r:id="rId59" o:title="Map&#10;&#10;Description automatically generated"/>
                </v:shape>
                <v:shape id="Connector: Curved 51" o:spid="_x0000_s1065" type="#_x0000_t38" style="position:absolute;left:17994;top:14644;width:3064;height:128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" adj="10800" strokecolor="#009d4c [3044]">
                  <v:stroke startarrow="block" endarrow="block"/>
                </v:shape>
                <v:shape id="Connector: Curved 52" o:spid="_x0000_s1066" type="#_x0000_t38" style="position:absolute;left:23112;top:6559;width:3317;height:1464;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" adj="10800" strokecolor="#227dbb [3049]">
                  <v:stroke startarrow="block" endarrow="block"/>
                </v:shape>
                <v:shape id="Connector: Curved 53" o:spid="_x0000_s1067" type="#_x0000_t38" style="position:absolute;left:19045;top:18432;width:13098;height:310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" adj="10800" strokecolor="black [3040]">
                  <v:stroke startarrow="block" endarrow="block"/>
                </v:shape>
                <v:shape id="Connector: Curved 54" o:spid="_x0000_s1068" type="#_x0000_t38" style="position:absolute;left:19734;top:19155;width:6548;height:824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" adj="10800" strokecolor="black [3040]">
                  <v:stroke startarrow="block" endarrow="block"/>
                </v:shape>
                <v:shape id="Connector: Curved 55" o:spid="_x0000_s1069" type="#_x0000_t37" style="position:absolute;left:20806;top:30127;width:6220;height:643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" strokecolor="black [3040]">
                  <v:stroke startarrow="block" endarrow="block"/>
                </v:shape>
                <v:shape id="Connector: Curved 56" o:spid="_x0000_s1070" type="#_x0000_t38" style="position:absolute;left:28687;top:24623;width:7814;height:377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" adj="10800" strokecolor="black [3040]">
                  <v:stroke startarrow="block" endarrow="block"/>
                </v:shape>
                <v:shape id="Connector: Curved 57" o:spid="_x0000_s1071" type="#_x0000_t38" style="position:absolute;left:17944;top:10997;width:1694;height:2514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" adj="50739" strokecolor="#787878 [3045]">
                  <v:stroke startarrow="block" endarrow="block"/>
                </v:shape>
                <v:shape id="Connector: Curved 58" o:spid="_x0000_s1072" type="#_x0000_t38" style="position:absolute;left:42844;top:9302;width:2600;height:537;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" adj="10800" strokecolor="#009d4c [3044]">
                  <v:stroke startarrow="block" endarrow="block"/>
                </v:shape>
                <v:shape id="Picture 59" o:spid="_x0000_s1073" type="#_x0000_t75" style="position:absolute;left:34592;top:14346;width:2435;height:2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">
                  <v:imagedata r:id="rId60" o:title=""/>
                </v:shape>
                <v:shape id="Connector: Curved 60" o:spid="_x0000_s1074" type="#_x0000_t38" style="position:absolute;left:33670;top:13034;width:2234;height:38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" adj="10800" strokecolor="#009d4c [3044]">
                  <v:stroke startarrow="block" endarrow="block"/>
                </v:shape>
                <v:shape id="Connector: Curved 61" o:spid="_x0000_s1075" type="#_x0000_t38" style="position:absolute;left:28687;top:10880;width:5182;height:1232;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" adj="10800" strokecolor="#7f7f7f [3205]" strokeweight="2pt">
                  <v:stroke startarrow="block" endarrow="block"/>
                  <v:shadow on="t" color="black" opacity="24903f" origin=",.5" offset="0,.55556mm"/>
                </v:shape>
                <v:shape id="Connector: Curved 62" o:spid="_x0000_s1076" type="#_x0000_t38" style="position:absolute;left:24570;top:12109;width:2562;height:410;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" adj="10800" strokecolor="#7f7f7f [3205]" strokeweight="2pt">
                  <v:stroke startarrow="block" endarrow="block"/>
                  <v:shadow on="t" color="black" opacity="24903f" origin=",.5" offset="0,.55556mm"/>
                </v:shape>
                <v:shape id="Connector: Curved 63" o:spid="_x0000_s1077" type="#_x0000_t38" style="position:absolute;left:20950;top:12108;width:2559;height:40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" adj="10800" strokecolor="#7f7f7f [3205]" strokeweight="2pt">
                  <v:stroke startarrow="block" endarrow="block"/>
                  <v:shadow on="t" color="black" opacity="24903f" origin=",.5" offset="0,.55556mm"/>
                </v:shape>
                <v:shape id="Connector: Curved 1850993024" o:spid="_x0000_s1078" type="#_x0000_t38" style="position:absolute;left:34570;top:13112;width:2229;height:387;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" adj="10800" strokecolor="#f26513 [3046]">
                  <v:stroke startarrow="block" endarrow="block"/>
                </v:shape>
                <v:shape id="Connector: Curved 1850993025" o:spid="_x0000_s1079" type="#_x0000_t38" style="position:absolute;left:47345;top:9712;width:3088;height:49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" adj="10800" strokecolor="#f26513 [3046]">
                  <v:stroke startarrow="block" endarrow="block"/>
                </v:shape>
                <v:shape id="Connector: Curved 1850993026" o:spid="_x0000_s1080" type="#_x0000_t38" style="position:absolute;left:1068;top:12563;width:9026;height: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" adj="10800" strokecolor="#009d4c [3044]">
                  <v:stroke startarrow="block" endarrow="block"/>
                </v:shape>
                <v:shapetype id="_x0000_t202" coordsize="21600,21600" o:spt="202" path="m,l,21600r21600,l21600,xe">
                  <v:stroke joinstyle="miter"/>
                  <v:path gradientshapeok="t" o:connecttype="rect"/>
                </v:shapetype>
                <v:shape id="Text Box 1850993027" o:spid="_x0000_s1081" type="#_x0000_t202" style="position:absolute;left:1106;top:9777;width:9506;height:3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" filled="f" stroked="f" strokeweight=".5pt">
                  <v:textbox inset="0,0,0,0">
                    <w:txbxContent>
                      <w:p w14:paraId="64822419" w14:textId="77777777" w:rsidR="005C487D" w:rsidRDefault="005C487D" w:rsidP="005C487D">
                        <w:pPr>
                          <w:jc w:val="center"/>
                          <w:rPr>
                            <w:szCs w:val="20"/>
                            <w:lang w:val="en-US"/>
                          </w:rPr>
                        </w:pPr>
                        <w:r w:rsidRPr="00033ADF">
                          <w:rPr>
                            <w:szCs w:val="20"/>
                            <w:lang w:val="en-US"/>
                          </w:rPr>
                          <w:t>Bluetooth</w:t>
                        </w:r>
                        <w:r>
                          <w:rPr>
                            <w:szCs w:val="20"/>
                            <w:lang w:val="en-US"/>
                          </w:rPr>
                          <w:t xml:space="preserve"> / LE</w:t>
                        </w:r>
                      </w:p>
                      <w:p w14:paraId="6FAFB7DC" w14:textId="77777777" w:rsidR="005C487D" w:rsidRPr="00033ADF" w:rsidRDefault="005C487D" w:rsidP="005C487D">
                        <w:pPr>
                          <w:jc w:val="center"/>
                          <w:rPr>
                            <w:szCs w:val="20"/>
                            <w:lang w:val="en-US"/>
                          </w:rPr>
                        </w:pPr>
                      </w:p>
                    </w:txbxContent>
                  </v:textbox>
                </v:shape>
                <v:shape id="Connector: Curved 1850993028" o:spid="_x0000_s1082" type="#_x0000_t38" style="position:absolute;left:1070;top:16068;width:9024;height: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" adj="10800" strokecolor="#787878 [3045]">
                  <v:stroke startarrow="block" endarrow="block"/>
                </v:shape>
                <v:shape id="Connector: Curved 1850993029" o:spid="_x0000_s1083" type="#_x0000_t38" style="position:absolute;left:1070;top:19729;width:9024;height: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" adj="10800" strokecolor="#f26513 [3046]">
                  <v:stroke startarrow="block" endarrow="block"/>
                </v:shape>
                <v:shape id="Connector: Curved 1850993030" o:spid="_x0000_s1084" type="#_x0000_t38" style="position:absolute;left:1068;top:23244;width:9024;height: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" adj="11369" strokecolor="black [3040]">
                  <v:stroke startarrow="block" endarrow="block"/>
                </v:shape>
                <v:shape id="Text Box 65" o:spid="_x0000_s1085" type="#_x0000_t202" style="position:absolute;left:1800;top:13581;width:799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" filled="f" stroked="f" strokeweight=".5pt">
                  <v:textbox style="mso-fit-shape-to-text:t" inset="0,0,0,0">
                    <w:txbxContent>
                      <w:p w14:paraId="3DA9F235" w14:textId="77777777" w:rsidR="005C487D" w:rsidRDefault="005C487D" w:rsidP="005C487D">
                        <w:pPr>
                          <w:jc w:val="center"/>
                          <w:rPr>
                            <w:szCs w:val="20"/>
                            <w:lang w:val="en-US"/>
                          </w:rPr>
                        </w:pPr>
                        <w:r>
                          <w:rPr>
                            <w:szCs w:val="20"/>
                            <w:lang w:val="en-US"/>
                          </w:rPr>
                          <w:t>LoRa</w:t>
                        </w:r>
                      </w:p>
                    </w:txbxContent>
                  </v:textbox>
                </v:shape>
                <v:shape id="Connector: Curved 1850993032" o:spid="_x0000_s1086" type="#_x0000_t38" style="position:absolute;left:1070;top:26883;width:9024;height: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" adj="11369" strokecolor="#227dbb [3049]">
                  <v:stroke startarrow="block" endarrow="block"/>
                </v:shape>
                <v:shape id="Connector: Curved 1850993033" o:spid="_x0000_s1087" type="#_x0000_t38" style="position:absolute;left:24570;top:13345;width:2562;height:410;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" adj="10800" strokecolor="#fbdc57 [3207]" strokeweight="2pt">
                  <v:stroke startarrow="block" endarrow="block"/>
                  <v:shadow on="t" color="black" opacity="24903f" origin=",.5" offset="0,.55556mm"/>
                </v:shape>
                <v:shape id="Connector: Curved 1850993034" o:spid="_x0000_s1088" type="#_x0000_t38" style="position:absolute;left:20950;top:13595;width:2559;height:40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" adj="10800" strokecolor="#fbdc57 [3207]" strokeweight="2pt">
                  <v:stroke startarrow="block" endarrow="block"/>
                  <v:shadow on="t" color="black" opacity="24903f" origin=",.5" offset="0,.55556mm"/>
                </v:shape>
                <v:shape id="Connector: Curved 1850993035" o:spid="_x0000_s1089" type="#_x0000_t38" style="position:absolute;left:1070;top:30847;width:9024;height: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" adj="11369" strokecolor="#fad746 [3047]">
                  <v:stroke startarrow="block" endarrow="block"/>
                </v:shape>
                <v:shape id="Text Box 65" o:spid="_x0000_s1090" type="#_x0000_t202" style="position:absolute;left:1600;top:17054;width:7995;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" filled="f" stroked="f" strokeweight=".5pt">
                  <v:textbox style="mso-fit-shape-to-text:t" inset="0,0,0,0">
                    <w:txbxContent>
                      <w:p w14:paraId="788E433D" w14:textId="77777777" w:rsidR="005C487D" w:rsidRDefault="005C487D" w:rsidP="005C487D">
                        <w:pPr>
                          <w:jc w:val="center"/>
                          <w:rPr>
                            <w:szCs w:val="20"/>
                            <w:lang w:val="en-US"/>
                          </w:rPr>
                        </w:pPr>
                        <w:r>
                          <w:rPr>
                            <w:szCs w:val="20"/>
                            <w:lang w:val="en-US"/>
                          </w:rPr>
                          <w:t>WiFi</w:t>
                        </w:r>
                      </w:p>
                    </w:txbxContent>
                  </v:textbox>
                </v:shape>
                <v:shape id="Text Box 65" o:spid="_x0000_s1091" type="#_x0000_t202" style="position:absolute;left:1600;top:19093;width:7995;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" filled="f" stroked="f" strokeweight=".5pt">
                  <v:textbox style="mso-fit-shape-to-text:t" inset="0,0,0,0">
                    <w:txbxContent>
                      <w:p w14:paraId="68EC41D7" w14:textId="77777777" w:rsidR="005C487D" w:rsidRDefault="005C487D" w:rsidP="005C487D">
                        <w:pPr>
                          <w:jc w:val="center"/>
                          <w:rPr>
                            <w:szCs w:val="20"/>
                            <w:lang w:val="en-US"/>
                          </w:rPr>
                        </w:pPr>
                        <w:r>
                          <w:rPr>
                            <w:szCs w:val="20"/>
                            <w:lang w:val="en-US"/>
                          </w:rPr>
                          <w:t>LTE CAT M1 / Nb-IoT / 4G</w:t>
                        </w:r>
                      </w:p>
                    </w:txbxContent>
                  </v:textbox>
                </v:shape>
                <v:shape id="Text Box 65" o:spid="_x0000_s1092" type="#_x0000_t202" style="position:absolute;left:1800;top:24230;width:7994;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" filled="f" stroked="f" strokeweight=".5pt">
                  <v:textbox style="mso-fit-shape-to-text:t" inset="0,0,0,0">
                    <w:txbxContent>
                      <w:p w14:paraId="7C74B353" w14:textId="77777777" w:rsidR="005C487D" w:rsidRDefault="005C487D" w:rsidP="005C487D">
                        <w:pPr>
                          <w:jc w:val="center"/>
                          <w:rPr>
                            <w:szCs w:val="20"/>
                            <w:lang w:val="en-US"/>
                          </w:rPr>
                        </w:pPr>
                        <w:r>
                          <w:rPr>
                            <w:szCs w:val="20"/>
                            <w:lang w:val="en-US"/>
                          </w:rPr>
                          <w:t>VHF</w:t>
                        </w:r>
                      </w:p>
                    </w:txbxContent>
                  </v:textbox>
                </v:shape>
                <v:shape id="Text Box 65" o:spid="_x0000_s1093" type="#_x0000_t202" style="position:absolute;left:1800;top:28564;width:799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" filled="f" stroked="f" strokeweight=".5pt">
                  <v:textbox style="mso-fit-shape-to-text:t" inset="0,0,0,0">
                    <w:txbxContent>
                      <w:p w14:paraId="283DFE88" w14:textId="77777777" w:rsidR="005C487D" w:rsidRDefault="005C487D" w:rsidP="005C487D">
                        <w:pPr>
                          <w:jc w:val="center"/>
                          <w:rPr>
                            <w:szCs w:val="20"/>
                            <w:lang w:val="en-US"/>
                          </w:rPr>
                        </w:pPr>
                        <w:r>
                          <w:rPr>
                            <w:szCs w:val="20"/>
                            <w:lang w:val="en-US"/>
                          </w:rPr>
                          <w:t>DECT</w:t>
                        </w:r>
                      </w:p>
                    </w:txbxContent>
                  </v:textbox>
                </v:shape>
                <v:shape id="Text Box 65" o:spid="_x0000_s1094" type="#_x0000_t202" style="position:absolute;top:2489;width:19638;height:4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" filled="f" stroked="f" strokeweight=".5pt">
                  <v:textbox inset="0,0,0,0">
                    <w:txbxContent>
                      <w:p w14:paraId="42655358" w14:textId="77777777" w:rsidR="005C487D" w:rsidRPr="00EA20B3" w:rsidRDefault="005C487D" w:rsidP="005C487D">
                        <w:pPr>
                          <w:rPr>
                            <w:b/>
                            <w:bCs/>
                            <w:sz w:val="22"/>
                            <w:szCs w:val="22"/>
                            <w:lang w:val="en-US"/>
                          </w:rPr>
                        </w:pPr>
                        <w:r w:rsidRPr="00EA20B3">
                          <w:rPr>
                            <w:b/>
                            <w:bCs/>
                            <w:sz w:val="22"/>
                            <w:szCs w:val="22"/>
                            <w:lang w:val="en-US"/>
                          </w:rPr>
                          <w:t>Example of communication interfaces</w:t>
                        </w:r>
                      </w:p>
                      <w:p w14:paraId="443B4124" w14:textId="77777777" w:rsidR="005C487D" w:rsidRDefault="005C487D" w:rsidP="005C487D">
                        <w:pPr>
                          <w:rPr>
                            <w:szCs w:val="20"/>
                            <w:lang w:val="en-US"/>
                          </w:rPr>
                        </w:pPr>
                        <w:r>
                          <w:rPr>
                            <w:szCs w:val="20"/>
                            <w:lang w:val="en-US"/>
                          </w:rPr>
                          <w:t> </w:t>
                        </w:r>
                      </w:p>
                    </w:txbxContent>
                  </v:textbox>
                </v:shape>
                <w10:anchorlock/>
              </v:group>
            </w:pict>
          </mc:Fallback>
        </mc:AlternateContent>
      </w:r>
    </w:p>
    <w:p w14:paraId="1FFAC3E4" w14:textId="20F5D216" w:rsidR="005C487D" w:rsidRDefault="005C487D" w:rsidP="2E722F59">
      <w:pPr>
        <w:rPr>
          <w:del w:id="200" w:author="Hannu Lohi" w:date="2024-09-27T07:24:00Z"/>
          <w:b/>
          <w:bCs/>
        </w:rPr>
      </w:pPr>
    </w:p>
    <w:p w14:paraId="271033D9" w14:textId="10939966" w:rsidR="005C487D" w:rsidRDefault="20755209" w:rsidP="2E722F59">
      <w:pPr>
        <w:rPr>
          <w:ins w:id="201" w:author="Hannu Lohi" w:date="2024-09-27T07:24:00Z"/>
        </w:rPr>
      </w:pPr>
      <w:ins w:id="202" w:author="Hannu Lohi" w:date="2024-09-27T07:24:00Z">
        <w:r>
          <w:rPr>
            <w:noProof/>
          </w:rPr>
          <w:drawing>
            <wp:inline distT="0" distB="0" distL="0" distR="0" wp14:anchorId="6405B78F" wp14:editId="2D5CEDAB">
              <wp:extent cx="5677692" cy="4153480"/>
              <wp:effectExtent l="0" t="0" r="0" b="0"/>
              <wp:docPr id="1343512743" name="Picture 134351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677692" cy="4153480"/>
                      </a:xfrm>
                      <a:prstGeom prst="rect">
                        <a:avLst/>
                      </a:prstGeom>
                    </pic:spPr>
                  </pic:pic>
                </a:graphicData>
              </a:graphic>
            </wp:inline>
          </w:drawing>
        </w:r>
      </w:ins>
    </w:p>
    <w:p w14:paraId="2B0EE010" w14:textId="7EEE12BE" w:rsidR="2E722F59" w:rsidRDefault="2E722F59" w:rsidP="2E722F59"/>
    <w:tbl>
      <w:tblPr>
        <w:tblW w:w="10166"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8"/>
        <w:gridCol w:w="8188"/>
      </w:tblGrid>
      <w:tr w:rsidR="005C487D" w:rsidRPr="00F85C8F" w14:paraId="62CCE1FC" w14:textId="77777777" w:rsidTr="2E722F59">
        <w:tc>
          <w:tcPr>
            <w:tcW w:w="10166" w:type="dxa"/>
            <w:gridSpan w:val="2"/>
            <w:shd w:val="clear" w:color="auto" w:fill="BAFFDB" w:themeFill="accent1" w:themeFillTint="33"/>
            <w:tcMar>
              <w:top w:w="100" w:type="dxa"/>
              <w:left w:w="100" w:type="dxa"/>
              <w:bottom w:w="100" w:type="dxa"/>
              <w:right w:w="100" w:type="dxa"/>
            </w:tcMar>
          </w:tcPr>
          <w:p w14:paraId="33A1D749" w14:textId="4DB84C55" w:rsidR="005C487D" w:rsidRPr="00F85C8F" w:rsidRDefault="001D3125" w:rsidP="00027958">
            <w:pPr>
              <w:pStyle w:val="ITEABodyText"/>
              <w:rPr>
                <w:b/>
              </w:rPr>
            </w:pPr>
            <w:r>
              <w:rPr>
                <w:b/>
              </w:rPr>
              <w:t>UC 7</w:t>
            </w:r>
            <w:r w:rsidR="005C487D" w:rsidRPr="00F85C8F">
              <w:rPr>
                <w:b/>
              </w:rPr>
              <w:t xml:space="preserve">. </w:t>
            </w:r>
            <w:proofErr w:type="spellStart"/>
            <w:r w:rsidR="005C487D">
              <w:rPr>
                <w:b/>
              </w:rPr>
              <w:t>Multirouting</w:t>
            </w:r>
            <w:proofErr w:type="spellEnd"/>
            <w:r w:rsidR="005C487D">
              <w:rPr>
                <w:b/>
              </w:rPr>
              <w:t xml:space="preserve"> secure </w:t>
            </w:r>
            <w:r w:rsidR="005C487D" w:rsidRPr="00A9021F">
              <w:rPr>
                <w:b/>
              </w:rPr>
              <w:t>awareness</w:t>
            </w:r>
            <w:r w:rsidR="005C487D">
              <w:rPr>
                <w:b/>
              </w:rPr>
              <w:t xml:space="preserve"> system for hunting and outdoors</w:t>
            </w:r>
          </w:p>
        </w:tc>
      </w:tr>
      <w:tr w:rsidR="005C487D" w:rsidRPr="00F85C8F" w14:paraId="0B143E63" w14:textId="77777777" w:rsidTr="2E722F59">
        <w:tc>
          <w:tcPr>
            <w:tcW w:w="1978" w:type="dxa"/>
            <w:shd w:val="clear" w:color="auto" w:fill="auto"/>
            <w:tcMar>
              <w:top w:w="100" w:type="dxa"/>
              <w:left w:w="100" w:type="dxa"/>
              <w:bottom w:w="100" w:type="dxa"/>
              <w:right w:w="100" w:type="dxa"/>
            </w:tcMar>
          </w:tcPr>
          <w:p w14:paraId="690671E9" w14:textId="77777777" w:rsidR="005C487D" w:rsidRPr="00F85C8F" w:rsidRDefault="005C487D" w:rsidP="00027958">
            <w:pPr>
              <w:pStyle w:val="ITEABodyText"/>
              <w:rPr>
                <w:b/>
                <w:szCs w:val="20"/>
              </w:rPr>
            </w:pPr>
            <w:r>
              <w:rPr>
                <w:b/>
                <w:i/>
                <w:szCs w:val="20"/>
              </w:rPr>
              <w:t>Description of the scenario</w:t>
            </w:r>
          </w:p>
          <w:p w14:paraId="374CF107" w14:textId="77777777" w:rsidR="005C487D" w:rsidRPr="00F85C8F" w:rsidRDefault="005C487D" w:rsidP="00027958">
            <w:pPr>
              <w:pStyle w:val="ITEABodyText"/>
              <w:rPr>
                <w:szCs w:val="20"/>
              </w:rPr>
            </w:pPr>
          </w:p>
        </w:tc>
        <w:tc>
          <w:tcPr>
            <w:tcW w:w="8188" w:type="dxa"/>
            <w:shd w:val="clear" w:color="auto" w:fill="auto"/>
          </w:tcPr>
          <w:p w14:paraId="1DC77D46" w14:textId="77777777" w:rsidR="005C487D" w:rsidRPr="003D5FEB" w:rsidRDefault="005C487D">
            <w:pPr>
              <w:pStyle w:val="ITEABodyText"/>
              <w:jc w:val="both"/>
              <w:rPr>
                <w:bCs/>
                <w:szCs w:val="20"/>
              </w:rPr>
              <w:pPrChange w:id="203" w:author="Latvakoski Juhani" w:date="2024-09-27T12:24:00Z">
                <w:pPr>
                  <w:pStyle w:val="ITEABodyText"/>
                </w:pPr>
              </w:pPrChange>
            </w:pPr>
            <w:r w:rsidRPr="003D5FEB">
              <w:rPr>
                <w:bCs/>
                <w:szCs w:val="20"/>
              </w:rPr>
              <w:t>The system is listening devices aware and is connected to internet-based backend, as well as to mobile phones. Devices and applications within system can route each other’s information to others and route securely information that is not belonging to them. In the network can be utilized several different technologies.</w:t>
            </w:r>
          </w:p>
          <w:p w14:paraId="091DB735" w14:textId="77777777" w:rsidR="005C487D" w:rsidRPr="003D5FEB" w:rsidRDefault="005C487D">
            <w:pPr>
              <w:pStyle w:val="ITEABodyText"/>
              <w:jc w:val="both"/>
              <w:rPr>
                <w:bCs/>
                <w:szCs w:val="20"/>
              </w:rPr>
              <w:pPrChange w:id="204" w:author="Latvakoski Juhani" w:date="2024-09-27T12:24:00Z">
                <w:pPr>
                  <w:pStyle w:val="ITEABodyText"/>
                </w:pPr>
              </w:pPrChange>
            </w:pPr>
          </w:p>
          <w:p w14:paraId="540A1863" w14:textId="77777777" w:rsidR="005C487D" w:rsidRPr="003D5FEB" w:rsidRDefault="005C487D">
            <w:pPr>
              <w:pStyle w:val="ITEABodyText"/>
              <w:jc w:val="both"/>
              <w:rPr>
                <w:bCs/>
                <w:szCs w:val="20"/>
              </w:rPr>
              <w:pPrChange w:id="205" w:author="Latvakoski Juhani" w:date="2024-09-27T12:24:00Z">
                <w:pPr>
                  <w:pStyle w:val="ITEABodyText"/>
                </w:pPr>
              </w:pPrChange>
            </w:pPr>
            <w:r w:rsidRPr="003D5FEB">
              <w:rPr>
                <w:bCs/>
                <w:szCs w:val="20"/>
              </w:rPr>
              <w:t>The system combines mesh like network, several radio technologies, cellular network, and point to point communications. System contains specific hardware(s), embedded software, mobile phone software and server backend software. Some part of the system might be taken from 3. Parties.</w:t>
            </w:r>
          </w:p>
          <w:p w14:paraId="22566748" w14:textId="77777777" w:rsidR="005C487D" w:rsidRPr="003D5FEB" w:rsidRDefault="005C487D">
            <w:pPr>
              <w:pStyle w:val="ITEABodyText"/>
              <w:jc w:val="both"/>
              <w:rPr>
                <w:bCs/>
                <w:szCs w:val="20"/>
              </w:rPr>
              <w:pPrChange w:id="206" w:author="Latvakoski Juhani" w:date="2024-09-27T12:24:00Z">
                <w:pPr>
                  <w:pStyle w:val="ITEABodyText"/>
                </w:pPr>
              </w:pPrChange>
            </w:pPr>
          </w:p>
          <w:p w14:paraId="67C4FC69" w14:textId="77777777" w:rsidR="005C487D" w:rsidRPr="00A9021F" w:rsidRDefault="005C487D">
            <w:pPr>
              <w:pStyle w:val="ITEABodyText"/>
              <w:jc w:val="both"/>
              <w:rPr>
                <w:b/>
                <w:szCs w:val="20"/>
              </w:rPr>
              <w:pPrChange w:id="207" w:author="Latvakoski Juhani" w:date="2024-09-27T12:24:00Z">
                <w:pPr>
                  <w:pStyle w:val="ITEABodyText"/>
                </w:pPr>
              </w:pPrChange>
            </w:pPr>
            <w:r w:rsidRPr="003D5FEB">
              <w:rPr>
                <w:bCs/>
                <w:szCs w:val="20"/>
              </w:rPr>
              <w:t>Biggest advantage of today’s systems is better functioning in bad cellular network coverage. The fact is that mobile phone’s internet is not enough for continuous service in large amount of land area in every country. Every country has spots with bad connection and majority of the countries bad connections are biggest barrier for tracking systems.</w:t>
            </w:r>
          </w:p>
        </w:tc>
      </w:tr>
      <w:tr w:rsidR="005C487D" w:rsidRPr="007A7D24" w14:paraId="3A54DE3B" w14:textId="77777777" w:rsidTr="2E722F59">
        <w:tc>
          <w:tcPr>
            <w:tcW w:w="1978" w:type="dxa"/>
            <w:shd w:val="clear" w:color="auto" w:fill="auto"/>
            <w:tcMar>
              <w:top w:w="100" w:type="dxa"/>
              <w:left w:w="100" w:type="dxa"/>
              <w:bottom w:w="100" w:type="dxa"/>
              <w:right w:w="100" w:type="dxa"/>
            </w:tcMar>
          </w:tcPr>
          <w:p w14:paraId="22AA0135" w14:textId="77777777" w:rsidR="005C487D" w:rsidRPr="00F85C8F" w:rsidRDefault="005C487D" w:rsidP="00027958">
            <w:pPr>
              <w:pStyle w:val="ITEABodyText"/>
              <w:rPr>
                <w:b/>
                <w:i/>
                <w:szCs w:val="20"/>
              </w:rPr>
            </w:pPr>
            <w:r>
              <w:rPr>
                <w:b/>
                <w:i/>
                <w:szCs w:val="20"/>
              </w:rPr>
              <w:t>Targeted market</w:t>
            </w:r>
          </w:p>
        </w:tc>
        <w:tc>
          <w:tcPr>
            <w:tcW w:w="8188" w:type="dxa"/>
            <w:shd w:val="clear" w:color="auto" w:fill="auto"/>
          </w:tcPr>
          <w:p w14:paraId="6EFD0C4B" w14:textId="77777777" w:rsidR="005C487D" w:rsidRDefault="005C487D" w:rsidP="00027958">
            <w:pPr>
              <w:pStyle w:val="ITEABodyText"/>
              <w:rPr>
                <w:szCs w:val="20"/>
              </w:rPr>
            </w:pPr>
            <w:r>
              <w:rPr>
                <w:szCs w:val="20"/>
              </w:rPr>
              <w:t xml:space="preserve">Hunting in the area where is bad cellular </w:t>
            </w:r>
            <w:proofErr w:type="gramStart"/>
            <w:r>
              <w:rPr>
                <w:szCs w:val="20"/>
              </w:rPr>
              <w:t>coverage</w:t>
            </w:r>
            <w:proofErr w:type="gramEnd"/>
          </w:p>
          <w:p w14:paraId="7CCD825E" w14:textId="77777777" w:rsidR="005C487D" w:rsidRDefault="005C487D" w:rsidP="00027958">
            <w:pPr>
              <w:pStyle w:val="ITEABodyText"/>
              <w:rPr>
                <w:szCs w:val="20"/>
              </w:rPr>
            </w:pPr>
            <w:r>
              <w:rPr>
                <w:szCs w:val="20"/>
              </w:rPr>
              <w:t xml:space="preserve">Hunting in the area where is no cellular </w:t>
            </w:r>
            <w:proofErr w:type="gramStart"/>
            <w:r>
              <w:rPr>
                <w:szCs w:val="20"/>
              </w:rPr>
              <w:t>coverage</w:t>
            </w:r>
            <w:proofErr w:type="gramEnd"/>
          </w:p>
          <w:p w14:paraId="730F4A5B" w14:textId="77777777" w:rsidR="005C487D" w:rsidRDefault="005C487D" w:rsidP="00027958">
            <w:pPr>
              <w:pStyle w:val="ITEABodyText"/>
              <w:rPr>
                <w:szCs w:val="20"/>
              </w:rPr>
            </w:pPr>
            <w:r>
              <w:rPr>
                <w:szCs w:val="20"/>
              </w:rPr>
              <w:lastRenderedPageBreak/>
              <w:t xml:space="preserve">Outdoor users where is need for </w:t>
            </w:r>
            <w:proofErr w:type="gramStart"/>
            <w:r>
              <w:rPr>
                <w:szCs w:val="20"/>
              </w:rPr>
              <w:t>safety</w:t>
            </w:r>
            <w:proofErr w:type="gramEnd"/>
          </w:p>
          <w:p w14:paraId="2CA468CA" w14:textId="77777777" w:rsidR="005C487D" w:rsidRPr="00BB1FCF" w:rsidRDefault="005C487D" w:rsidP="00027958">
            <w:pPr>
              <w:pStyle w:val="ITEABodyText"/>
              <w:rPr>
                <w:szCs w:val="20"/>
              </w:rPr>
            </w:pPr>
            <w:r>
              <w:rPr>
                <w:szCs w:val="20"/>
              </w:rPr>
              <w:t>Connectivity for items outside hunting, as traffic, wildlife, sports / outdoor people, roads etc.</w:t>
            </w:r>
          </w:p>
        </w:tc>
      </w:tr>
      <w:tr w:rsidR="005C487D" w:rsidRPr="007A7D24" w14:paraId="438C68B5" w14:textId="77777777" w:rsidTr="2E722F59">
        <w:tc>
          <w:tcPr>
            <w:tcW w:w="1978" w:type="dxa"/>
            <w:shd w:val="clear" w:color="auto" w:fill="auto"/>
            <w:tcMar>
              <w:top w:w="100" w:type="dxa"/>
              <w:left w:w="100" w:type="dxa"/>
              <w:bottom w:w="100" w:type="dxa"/>
              <w:right w:w="100" w:type="dxa"/>
            </w:tcMar>
          </w:tcPr>
          <w:p w14:paraId="67DB259B" w14:textId="311BEF87" w:rsidR="005C487D" w:rsidRDefault="006C0A4B" w:rsidP="00027958">
            <w:pPr>
              <w:pStyle w:val="ITEABodyText"/>
              <w:rPr>
                <w:b/>
                <w:i/>
                <w:szCs w:val="20"/>
              </w:rPr>
            </w:pPr>
            <w:r>
              <w:rPr>
                <w:b/>
                <w:bCs/>
              </w:rPr>
              <w:lastRenderedPageBreak/>
              <w:t>Market state of the art</w:t>
            </w:r>
          </w:p>
        </w:tc>
        <w:tc>
          <w:tcPr>
            <w:tcW w:w="8188" w:type="dxa"/>
            <w:shd w:val="clear" w:color="auto" w:fill="auto"/>
          </w:tcPr>
          <w:p w14:paraId="780A46DD" w14:textId="77777777" w:rsidR="005C487D" w:rsidRDefault="005C487D" w:rsidP="00027958">
            <w:pPr>
              <w:pStyle w:val="ITEABodyText"/>
              <w:rPr>
                <w:szCs w:val="20"/>
              </w:rPr>
            </w:pPr>
            <w:r>
              <w:rPr>
                <w:szCs w:val="20"/>
              </w:rPr>
              <w:t>No direct competitors. Indirect competitor, Garmin.</w:t>
            </w:r>
          </w:p>
          <w:p w14:paraId="5D3E8BF7" w14:textId="3D4D8838" w:rsidR="006C0A4B" w:rsidRDefault="006C0A4B" w:rsidP="00027958">
            <w:pPr>
              <w:pStyle w:val="ITEABodyText"/>
              <w:rPr>
                <w:szCs w:val="20"/>
              </w:rPr>
            </w:pPr>
            <w:r>
              <w:rPr>
                <w:szCs w:val="20"/>
              </w:rPr>
              <w:t xml:space="preserve">Not available, but single mesh systems are available e.g. </w:t>
            </w:r>
            <w:proofErr w:type="spellStart"/>
            <w:r>
              <w:rPr>
                <w:szCs w:val="20"/>
              </w:rPr>
              <w:t>Wirepass</w:t>
            </w:r>
            <w:proofErr w:type="spellEnd"/>
          </w:p>
        </w:tc>
      </w:tr>
      <w:tr w:rsidR="005C487D" w:rsidRPr="00F85C8F" w14:paraId="4AB349EF" w14:textId="77777777" w:rsidTr="2E722F59">
        <w:tc>
          <w:tcPr>
            <w:tcW w:w="10166" w:type="dxa"/>
            <w:gridSpan w:val="2"/>
            <w:shd w:val="clear" w:color="auto" w:fill="auto"/>
            <w:tcMar>
              <w:top w:w="100" w:type="dxa"/>
              <w:left w:w="100" w:type="dxa"/>
              <w:bottom w:w="100" w:type="dxa"/>
              <w:right w:w="100" w:type="dxa"/>
            </w:tcMar>
          </w:tcPr>
          <w:p w14:paraId="41F2B002" w14:textId="566BD18E" w:rsidR="005C487D" w:rsidRDefault="005C487D" w:rsidP="00027958">
            <w:pPr>
              <w:pStyle w:val="ITEABodyText"/>
            </w:pPr>
            <w:r w:rsidRPr="0FE279F8">
              <w:rPr>
                <w:b/>
                <w:bCs/>
                <w:i/>
                <w:iCs/>
              </w:rPr>
              <w:t>Clarification of the value chain</w:t>
            </w:r>
            <w:r w:rsidRPr="0FE279F8">
              <w:rPr>
                <w:i/>
                <w:iCs/>
              </w:rPr>
              <w:t xml:space="preserve">: </w:t>
            </w:r>
            <w:r>
              <w:t xml:space="preserve">The devices are sold by </w:t>
            </w:r>
            <w:del w:id="208" w:author="Latvakoski Juhani" w:date="2024-09-04T14:44:00Z">
              <w:r w:rsidDel="005C487D">
                <w:delText>Tracker</w:delText>
              </w:r>
            </w:del>
            <w:ins w:id="209" w:author="Latvakoski Juhani" w:date="2024-09-11T10:11:00Z">
              <w:del w:id="210" w:author="Hannu Lohi" w:date="2024-09-18T13:35:00Z">
                <w:r w:rsidDel="00444424">
                  <w:delText>Natlink</w:delText>
                </w:r>
              </w:del>
            </w:ins>
            <w:proofErr w:type="spellStart"/>
            <w:ins w:id="211" w:author="Latvakoski Juhani" w:date="2024-09-04T14:44:00Z">
              <w:r w:rsidR="00EA1417">
                <w:t>Natlink</w:t>
              </w:r>
            </w:ins>
            <w:proofErr w:type="spellEnd"/>
            <w:r>
              <w:t>.  App licenses are sold to end users.</w:t>
            </w:r>
          </w:p>
          <w:p w14:paraId="1657088F" w14:textId="77777777" w:rsidR="005C487D" w:rsidRPr="001B22E9" w:rsidRDefault="005C487D" w:rsidP="00027958">
            <w:pPr>
              <w:pStyle w:val="ITEABodyText"/>
              <w:rPr>
                <w:szCs w:val="20"/>
              </w:rPr>
            </w:pPr>
          </w:p>
          <w:p w14:paraId="0EBE4E7E" w14:textId="14F40D16" w:rsidR="00307F41" w:rsidRDefault="005C487D" w:rsidP="00027958">
            <w:pPr>
              <w:pStyle w:val="ITEABodyText"/>
              <w:rPr>
                <w:szCs w:val="20"/>
              </w:rPr>
            </w:pPr>
            <w:r w:rsidRPr="001B22E9">
              <w:rPr>
                <w:b/>
                <w:i/>
                <w:szCs w:val="20"/>
              </w:rPr>
              <w:t>Clarification of the evaluation case</w:t>
            </w:r>
            <w:r w:rsidRPr="001B22E9">
              <w:rPr>
                <w:bCs/>
                <w:i/>
                <w:iCs/>
                <w:szCs w:val="20"/>
              </w:rPr>
              <w:t xml:space="preserve">: </w:t>
            </w:r>
            <w:r w:rsidRPr="001B22E9">
              <w:rPr>
                <w:szCs w:val="20"/>
              </w:rPr>
              <w:t>In</w:t>
            </w:r>
            <w:r>
              <w:rPr>
                <w:szCs w:val="20"/>
              </w:rPr>
              <w:t xml:space="preserve"> the devices there is initial payment and recurring revenue in case they are connected to internet. In apps there is yearly payment.</w:t>
            </w:r>
          </w:p>
          <w:p w14:paraId="71A6BC49" w14:textId="6043B4EB" w:rsidR="00307F41" w:rsidRDefault="00307F41" w:rsidP="00027958">
            <w:pPr>
              <w:pStyle w:val="ITEABodyText"/>
              <w:rPr>
                <w:szCs w:val="20"/>
              </w:rPr>
            </w:pPr>
            <w:r>
              <w:rPr>
                <w:szCs w:val="20"/>
              </w:rPr>
              <w:t xml:space="preserve">Potential </w:t>
            </w:r>
            <w:r w:rsidR="00086EA3">
              <w:rPr>
                <w:szCs w:val="20"/>
              </w:rPr>
              <w:t xml:space="preserve">co-evaluation with </w:t>
            </w:r>
            <w:proofErr w:type="gramStart"/>
            <w:r w:rsidR="00086EA3">
              <w:rPr>
                <w:szCs w:val="20"/>
              </w:rPr>
              <w:t>UC:s</w:t>
            </w:r>
            <w:proofErr w:type="gramEnd"/>
            <w:r w:rsidR="00086EA3">
              <w:rPr>
                <w:szCs w:val="20"/>
              </w:rPr>
              <w:t xml:space="preserve"> application of maps, and security and location awareness of persons.</w:t>
            </w:r>
          </w:p>
          <w:p w14:paraId="499DF82B" w14:textId="42F10ADE" w:rsidR="005C487D" w:rsidRDefault="005C487D" w:rsidP="00027958">
            <w:pPr>
              <w:pStyle w:val="ITEABodyText"/>
            </w:pPr>
          </w:p>
          <w:p w14:paraId="4C465E84" w14:textId="77777777" w:rsidR="005C487D" w:rsidRDefault="005C487D" w:rsidP="00027958">
            <w:pPr>
              <w:pStyle w:val="ITEABodyText"/>
              <w:rPr>
                <w:b/>
                <w:bCs/>
                <w:szCs w:val="20"/>
              </w:rPr>
            </w:pPr>
            <w:r w:rsidRPr="00DE0FDC">
              <w:rPr>
                <w:b/>
                <w:bCs/>
                <w:szCs w:val="20"/>
              </w:rPr>
              <w:t>Partners involved</w:t>
            </w:r>
            <w:r>
              <w:rPr>
                <w:b/>
                <w:bCs/>
                <w:szCs w:val="20"/>
              </w:rPr>
              <w:t xml:space="preserve"> and their roles description shortly</w:t>
            </w:r>
            <w:r w:rsidRPr="00DE0FDC">
              <w:rPr>
                <w:b/>
                <w:bCs/>
                <w:szCs w:val="20"/>
              </w:rPr>
              <w:t>:</w:t>
            </w:r>
          </w:p>
          <w:p w14:paraId="42A4C013" w14:textId="77777777" w:rsidR="005C487D" w:rsidRPr="00866676"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Huld</w:t>
            </w:r>
            <w:proofErr w:type="spellEnd"/>
            <w:r>
              <w:rPr>
                <w:b/>
                <w:bCs/>
                <w:szCs w:val="20"/>
              </w:rPr>
              <w:t xml:space="preserve"> or similar design house: </w:t>
            </w:r>
            <w:r>
              <w:rPr>
                <w:szCs w:val="20"/>
              </w:rPr>
              <w:t>mechanical design for prototype device(s)</w:t>
            </w:r>
          </w:p>
          <w:p w14:paraId="456975BD" w14:textId="77777777" w:rsidR="005C487D" w:rsidRPr="00B612BE"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Jotwire</w:t>
            </w:r>
            <w:proofErr w:type="spellEnd"/>
            <w:r>
              <w:rPr>
                <w:b/>
                <w:bCs/>
                <w:szCs w:val="20"/>
              </w:rPr>
              <w:t xml:space="preserve"> or similar manufacturer</w:t>
            </w:r>
            <w:r>
              <w:rPr>
                <w:szCs w:val="20"/>
              </w:rPr>
              <w:t>: manufacturing of prototype device</w:t>
            </w:r>
          </w:p>
          <w:p w14:paraId="79D6AF85" w14:textId="77777777" w:rsidR="005C487D" w:rsidRPr="00B612BE"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Exellant</w:t>
            </w:r>
            <w:proofErr w:type="spellEnd"/>
            <w:r>
              <w:rPr>
                <w:b/>
                <w:bCs/>
                <w:szCs w:val="20"/>
              </w:rPr>
              <w:t xml:space="preserve"> or similar antenna designer</w:t>
            </w:r>
            <w:r>
              <w:rPr>
                <w:szCs w:val="20"/>
              </w:rPr>
              <w:t xml:space="preserve">: Designing of </w:t>
            </w:r>
            <w:proofErr w:type="gramStart"/>
            <w:r>
              <w:rPr>
                <w:szCs w:val="20"/>
              </w:rPr>
              <w:t>antenna</w:t>
            </w:r>
            <w:proofErr w:type="gramEnd"/>
          </w:p>
          <w:p w14:paraId="3C1875AE" w14:textId="77777777" w:rsidR="005C487D" w:rsidRPr="00D72037" w:rsidRDefault="005C487D" w:rsidP="00C81F2A">
            <w:pPr>
              <w:pStyle w:val="ITEABodyText"/>
              <w:numPr>
                <w:ilvl w:val="0"/>
                <w:numId w:val="26"/>
              </w:numPr>
              <w:rPr>
                <w:rFonts w:ascii="Frutiger-Light" w:hAnsi="Frutiger-Light"/>
                <w:b/>
                <w:bCs/>
                <w:color w:val="333333"/>
                <w:szCs w:val="20"/>
                <w:lang w:val="en-US"/>
              </w:rPr>
            </w:pPr>
            <w:r>
              <w:rPr>
                <w:b/>
                <w:bCs/>
                <w:szCs w:val="20"/>
              </w:rPr>
              <w:t xml:space="preserve">Nordic semiconductor, </w:t>
            </w:r>
            <w:proofErr w:type="spellStart"/>
            <w:r>
              <w:rPr>
                <w:b/>
                <w:bCs/>
                <w:szCs w:val="20"/>
              </w:rPr>
              <w:t>Semtech</w:t>
            </w:r>
            <w:proofErr w:type="spellEnd"/>
            <w:r>
              <w:rPr>
                <w:b/>
                <w:bCs/>
                <w:szCs w:val="20"/>
              </w:rPr>
              <w:t xml:space="preserve"> etc</w:t>
            </w:r>
            <w:r w:rsidRPr="00D72037">
              <w:rPr>
                <w:rFonts w:ascii="Frutiger-Light" w:hAnsi="Frutiger-Light"/>
                <w:b/>
                <w:bCs/>
                <w:color w:val="333333"/>
                <w:szCs w:val="20"/>
                <w:lang w:val="en-US"/>
              </w:rPr>
              <w:t>.</w:t>
            </w:r>
            <w:r>
              <w:rPr>
                <w:rFonts w:ascii="Frutiger-Light" w:hAnsi="Frutiger-Light"/>
                <w:color w:val="333333"/>
                <w:szCs w:val="20"/>
                <w:lang w:val="en-US"/>
              </w:rPr>
              <w:t xml:space="preserve">: </w:t>
            </w:r>
            <w:r>
              <w:rPr>
                <w:szCs w:val="20"/>
              </w:rPr>
              <w:t>Chip and electronic component and platform creators</w:t>
            </w:r>
          </w:p>
          <w:p w14:paraId="11677180" w14:textId="77777777" w:rsidR="005C487D" w:rsidRPr="00D72037"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Wirepass</w:t>
            </w:r>
            <w:proofErr w:type="spellEnd"/>
            <w:r>
              <w:rPr>
                <w:b/>
                <w:bCs/>
                <w:szCs w:val="20"/>
              </w:rPr>
              <w:t>, and similar</w:t>
            </w:r>
            <w:r>
              <w:rPr>
                <w:szCs w:val="20"/>
              </w:rPr>
              <w:t>: Mesh technologies creators</w:t>
            </w:r>
          </w:p>
          <w:p w14:paraId="4879F472" w14:textId="77777777" w:rsidR="005C487D" w:rsidRPr="00D72037"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Ohmix</w:t>
            </w:r>
            <w:proofErr w:type="spellEnd"/>
            <w:r>
              <w:rPr>
                <w:szCs w:val="20"/>
              </w:rPr>
              <w:t>: Electronic design, Antenna design consultancy</w:t>
            </w:r>
          </w:p>
          <w:p w14:paraId="09A3950E" w14:textId="77777777" w:rsidR="005C487D" w:rsidRPr="00224E73"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Bitbungalow</w:t>
            </w:r>
            <w:proofErr w:type="spellEnd"/>
            <w:r>
              <w:rPr>
                <w:b/>
                <w:bCs/>
                <w:szCs w:val="20"/>
              </w:rPr>
              <w:t xml:space="preserve">, </w:t>
            </w:r>
            <w:proofErr w:type="spellStart"/>
            <w:r>
              <w:rPr>
                <w:b/>
                <w:bCs/>
                <w:szCs w:val="20"/>
              </w:rPr>
              <w:t>Apprikoodi</w:t>
            </w:r>
            <w:proofErr w:type="spellEnd"/>
            <w:r>
              <w:rPr>
                <w:b/>
                <w:bCs/>
                <w:szCs w:val="20"/>
              </w:rPr>
              <w:t>:</w:t>
            </w:r>
            <w:r>
              <w:rPr>
                <w:szCs w:val="20"/>
              </w:rPr>
              <w:t xml:space="preserve"> Mobile and server applications for demonstrations</w:t>
            </w:r>
          </w:p>
          <w:p w14:paraId="6399F32E" w14:textId="77777777" w:rsidR="005C487D" w:rsidRPr="00224E73" w:rsidRDefault="005C487D" w:rsidP="00C81F2A">
            <w:pPr>
              <w:pStyle w:val="ITEABodyText"/>
              <w:numPr>
                <w:ilvl w:val="0"/>
                <w:numId w:val="26"/>
              </w:numPr>
              <w:rPr>
                <w:rFonts w:ascii="Frutiger-Light" w:hAnsi="Frutiger-Light"/>
                <w:b/>
                <w:bCs/>
                <w:color w:val="333333"/>
                <w:szCs w:val="20"/>
                <w:lang w:val="en-US"/>
              </w:rPr>
            </w:pPr>
            <w:proofErr w:type="spellStart"/>
            <w:r>
              <w:rPr>
                <w:b/>
                <w:bCs/>
                <w:szCs w:val="20"/>
              </w:rPr>
              <w:t>Sako</w:t>
            </w:r>
            <w:proofErr w:type="spellEnd"/>
            <w:r>
              <w:rPr>
                <w:b/>
                <w:bCs/>
                <w:szCs w:val="20"/>
              </w:rPr>
              <w:t xml:space="preserve"> / Beretta: </w:t>
            </w:r>
            <w:r>
              <w:rPr>
                <w:szCs w:val="20"/>
              </w:rPr>
              <w:t>Possible gun contact for awareness</w:t>
            </w:r>
          </w:p>
          <w:p w14:paraId="24131549" w14:textId="77777777" w:rsidR="005C487D" w:rsidRPr="00224E73" w:rsidRDefault="005C487D" w:rsidP="00C81F2A">
            <w:pPr>
              <w:pStyle w:val="ITEABodyText"/>
              <w:numPr>
                <w:ilvl w:val="0"/>
                <w:numId w:val="26"/>
              </w:numPr>
              <w:rPr>
                <w:rFonts w:ascii="Frutiger-Light" w:hAnsi="Frutiger-Light"/>
                <w:b/>
                <w:bCs/>
                <w:color w:val="333333"/>
                <w:szCs w:val="20"/>
                <w:lang w:val="en-US"/>
              </w:rPr>
            </w:pPr>
            <w:r>
              <w:rPr>
                <w:b/>
                <w:bCs/>
                <w:szCs w:val="20"/>
              </w:rPr>
              <w:t>Polar:</w:t>
            </w:r>
            <w:r>
              <w:rPr>
                <w:rFonts w:ascii="Frutiger-Light" w:hAnsi="Frutiger-Light"/>
                <w:b/>
                <w:bCs/>
                <w:color w:val="333333"/>
                <w:szCs w:val="20"/>
                <w:lang w:val="en-US"/>
              </w:rPr>
              <w:t xml:space="preserve"> </w:t>
            </w:r>
            <w:r>
              <w:rPr>
                <w:szCs w:val="20"/>
              </w:rPr>
              <w:t>Possible contact for outdoor users’ awareness</w:t>
            </w:r>
          </w:p>
          <w:p w14:paraId="068E7CCC" w14:textId="56A26419" w:rsidR="2BB93ABA" w:rsidRDefault="005C487D" w:rsidP="2BB93ABA">
            <w:pPr>
              <w:pStyle w:val="ITEABodyText"/>
              <w:numPr>
                <w:ilvl w:val="0"/>
                <w:numId w:val="26"/>
              </w:numPr>
              <w:rPr>
                <w:ins w:id="212" w:author="Hannu Lohi" w:date="2024-09-27T06:59:00Z"/>
                <w:rFonts w:ascii="Frutiger-Light" w:hAnsi="Frutiger-Light"/>
                <w:b/>
                <w:bCs/>
                <w:color w:val="333333"/>
                <w:lang w:val="en-US"/>
              </w:rPr>
            </w:pPr>
            <w:r w:rsidRPr="2E722F59">
              <w:rPr>
                <w:b/>
                <w:bCs/>
              </w:rPr>
              <w:t xml:space="preserve">Safety4traffic: </w:t>
            </w:r>
            <w:r>
              <w:t>Possible contact for road alarms</w:t>
            </w:r>
          </w:p>
          <w:p w14:paraId="3E8F8B3C" w14:textId="38A55088" w:rsidR="6FFD7445" w:rsidRDefault="6FFD7445" w:rsidP="2E722F59">
            <w:pPr>
              <w:pStyle w:val="ITEABodyText"/>
              <w:numPr>
                <w:ilvl w:val="0"/>
                <w:numId w:val="26"/>
              </w:numPr>
              <w:rPr>
                <w:b/>
                <w:bCs/>
              </w:rPr>
            </w:pPr>
            <w:proofErr w:type="spellStart"/>
            <w:ins w:id="213" w:author="Hannu Lohi" w:date="2024-09-27T07:00:00Z">
              <w:r w:rsidRPr="2E722F59">
                <w:rPr>
                  <w:b/>
                  <w:bCs/>
                </w:rPr>
                <w:t>PehuTech</w:t>
              </w:r>
            </w:ins>
            <w:proofErr w:type="spellEnd"/>
            <w:ins w:id="214" w:author="Hannu Lohi" w:date="2024-09-27T06:59:00Z">
              <w:r w:rsidRPr="2E722F59">
                <w:rPr>
                  <w:b/>
                  <w:bCs/>
                </w:rPr>
                <w:t>:</w:t>
              </w:r>
              <w:r w:rsidRPr="2E722F59">
                <w:rPr>
                  <w:rPrChange w:id="215" w:author="Hannu Lohi" w:date="2024-09-27T07:00:00Z">
                    <w:rPr>
                      <w:b/>
                      <w:bCs/>
                    </w:rPr>
                  </w:rPrChange>
                </w:rPr>
                <w:t xml:space="preserve"> </w:t>
              </w:r>
            </w:ins>
            <w:ins w:id="216" w:author="Hannu Lohi" w:date="2024-09-27T07:00:00Z">
              <w:r w:rsidRPr="2E722F59">
                <w:rPr>
                  <w:rPrChange w:id="217" w:author="Hannu Lohi" w:date="2024-09-27T07:00:00Z">
                    <w:rPr>
                      <w:b/>
                      <w:bCs/>
                    </w:rPr>
                  </w:rPrChange>
                </w:rPr>
                <w:t>research technology partner in FW and HW</w:t>
              </w:r>
            </w:ins>
          </w:p>
          <w:p w14:paraId="0ED2DEA0" w14:textId="7331D1C9" w:rsidR="005C487D" w:rsidRPr="00224E73" w:rsidRDefault="005C487D" w:rsidP="0FE279F8">
            <w:pPr>
              <w:pStyle w:val="ITEABodyText"/>
              <w:numPr>
                <w:ilvl w:val="0"/>
                <w:numId w:val="26"/>
              </w:numPr>
              <w:rPr>
                <w:rFonts w:ascii="Frutiger-Light" w:hAnsi="Frutiger-Light"/>
                <w:b/>
                <w:bCs/>
                <w:color w:val="333333"/>
                <w:lang w:val="en-US"/>
              </w:rPr>
            </w:pPr>
            <w:del w:id="218" w:author="Hannu Lohi" w:date="2024-09-18T13:38:00Z">
              <w:r w:rsidRPr="0FE279F8" w:rsidDel="005C487D">
                <w:rPr>
                  <w:b/>
                  <w:bCs/>
                </w:rPr>
                <w:delText>WeHunt Ab</w:delText>
              </w:r>
            </w:del>
            <w:proofErr w:type="spellStart"/>
            <w:ins w:id="219" w:author="Hannu Lohi" w:date="2024-09-18T13:38:00Z">
              <w:r w:rsidR="78535916" w:rsidRPr="0FE279F8">
                <w:rPr>
                  <w:b/>
                  <w:bCs/>
                </w:rPr>
                <w:t>Natlink</w:t>
              </w:r>
              <w:proofErr w:type="spellEnd"/>
              <w:r w:rsidR="78535916" w:rsidRPr="0FE279F8">
                <w:rPr>
                  <w:b/>
                  <w:bCs/>
                </w:rPr>
                <w:t xml:space="preserve"> Ab</w:t>
              </w:r>
            </w:ins>
            <w:r w:rsidRPr="0FE279F8">
              <w:rPr>
                <w:b/>
                <w:bCs/>
              </w:rPr>
              <w:t xml:space="preserve"> and </w:t>
            </w:r>
            <w:del w:id="220" w:author="Hannu Lohi" w:date="2024-09-18T13:39:00Z">
              <w:r w:rsidRPr="0FE279F8" w:rsidDel="005C487D">
                <w:rPr>
                  <w:b/>
                  <w:bCs/>
                </w:rPr>
                <w:delText>Open Air Group Tech</w:delText>
              </w:r>
            </w:del>
            <w:proofErr w:type="spellStart"/>
            <w:ins w:id="221" w:author="Hannu Lohi" w:date="2024-09-18T13:39:00Z">
              <w:r w:rsidR="4138C157" w:rsidRPr="0FE279F8">
                <w:rPr>
                  <w:b/>
                  <w:bCs/>
                </w:rPr>
                <w:t>Natlink</w:t>
              </w:r>
              <w:proofErr w:type="spellEnd"/>
              <w:r w:rsidR="4138C157" w:rsidRPr="0FE279F8">
                <w:rPr>
                  <w:b/>
                  <w:bCs/>
                </w:rPr>
                <w:t xml:space="preserve"> Group</w:t>
              </w:r>
            </w:ins>
            <w:r w:rsidRPr="0FE279F8">
              <w:rPr>
                <w:b/>
                <w:bCs/>
              </w:rPr>
              <w:t xml:space="preserve"> Ab:</w:t>
            </w:r>
            <w:r w:rsidRPr="0FE279F8">
              <w:rPr>
                <w:rFonts w:ascii="Frutiger-Light" w:hAnsi="Frutiger-Light"/>
                <w:color w:val="333333"/>
                <w:lang w:val="en-US"/>
              </w:rPr>
              <w:t xml:space="preserve"> </w:t>
            </w:r>
            <w:r>
              <w:t>Owner and sister companies, connections to users in other countries and trail cam technology</w:t>
            </w:r>
          </w:p>
        </w:tc>
      </w:tr>
    </w:tbl>
    <w:p w14:paraId="2E44A83E" w14:textId="77777777" w:rsidR="005C487D" w:rsidRDefault="005C487D" w:rsidP="00510F6B">
      <w:pPr>
        <w:pStyle w:val="BodyText"/>
        <w:rPr>
          <w:lang w:eastAsia="en-US"/>
        </w:rPr>
      </w:pPr>
    </w:p>
    <w:p w14:paraId="2F433B39" w14:textId="515CC313" w:rsidR="00721345" w:rsidRPr="00510F6B" w:rsidRDefault="42884AF7" w:rsidP="548B1EAB">
      <w:pPr>
        <w:pStyle w:val="BodyText"/>
        <w:rPr>
          <w:b/>
          <w:bCs/>
          <w:u w:val="single"/>
          <w:lang w:val="en-US"/>
        </w:rPr>
      </w:pPr>
      <w:r w:rsidRPr="5E9B3575">
        <w:rPr>
          <w:b/>
          <w:bCs/>
          <w:u w:val="single"/>
          <w:lang w:eastAsia="en-US"/>
        </w:rPr>
        <w:t xml:space="preserve">UC 8: </w:t>
      </w:r>
      <w:r w:rsidR="00461C35" w:rsidRPr="5E9B3575">
        <w:rPr>
          <w:b/>
          <w:bCs/>
          <w:u w:val="single"/>
          <w:lang w:val="en-US"/>
        </w:rPr>
        <w:t>S</w:t>
      </w:r>
      <w:r w:rsidR="684EC99D" w:rsidRPr="5E9B3575">
        <w:rPr>
          <w:b/>
          <w:bCs/>
          <w:u w:val="single"/>
          <w:lang w:val="en-US"/>
        </w:rPr>
        <w:t xml:space="preserve">ecure, </w:t>
      </w:r>
      <w:proofErr w:type="gramStart"/>
      <w:r w:rsidR="684EC99D" w:rsidRPr="5E9B3575">
        <w:rPr>
          <w:b/>
          <w:bCs/>
          <w:u w:val="single"/>
          <w:lang w:val="en-US"/>
        </w:rPr>
        <w:t>trustworthy</w:t>
      </w:r>
      <w:proofErr w:type="gramEnd"/>
      <w:r w:rsidR="684EC99D" w:rsidRPr="5E9B3575">
        <w:rPr>
          <w:b/>
          <w:bCs/>
          <w:u w:val="single"/>
          <w:lang w:val="en-US"/>
        </w:rPr>
        <w:t xml:space="preserve"> and reliable drone operation control system</w:t>
      </w:r>
    </w:p>
    <w:p w14:paraId="278E4A5B" w14:textId="736E3C12" w:rsidR="548B1EAB" w:rsidRDefault="548B1EAB" w:rsidP="548B1EAB">
      <w:pPr>
        <w:pStyle w:val="BodyText"/>
        <w:rPr>
          <w:b/>
          <w:bCs/>
          <w:u w:val="single"/>
          <w:lang w:val="en-US"/>
        </w:rPr>
      </w:pPr>
    </w:p>
    <w:p w14:paraId="185EA105" w14:textId="64301BDD" w:rsidR="2F1C7097" w:rsidRDefault="2F1C7097" w:rsidP="548B1EAB">
      <w:pPr>
        <w:spacing w:line="257" w:lineRule="auto"/>
        <w:jc w:val="both"/>
      </w:pPr>
      <w:r>
        <w:rPr>
          <w:noProof/>
        </w:rPr>
        <w:drawing>
          <wp:inline distT="0" distB="0" distL="0" distR="0" wp14:anchorId="7E32D5DF" wp14:editId="32556D93">
            <wp:extent cx="6095999" cy="2057400"/>
            <wp:effectExtent l="0" t="0" r="0" b="0"/>
            <wp:docPr id="992110301" name="Picture 99211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6105031" cy="2060448"/>
                    </a:xfrm>
                    <a:prstGeom prst="rect">
                      <a:avLst/>
                    </a:prstGeom>
                  </pic:spPr>
                </pic:pic>
              </a:graphicData>
            </a:graphic>
          </wp:inline>
        </w:drawing>
      </w:r>
    </w:p>
    <w:p w14:paraId="53014279" w14:textId="1373A3F6" w:rsidR="548B1EAB" w:rsidRDefault="548B1EAB" w:rsidP="548B1EAB">
      <w:pPr>
        <w:spacing w:line="257" w:lineRule="auto"/>
        <w:jc w:val="both"/>
      </w:pP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E71224" w:rsidRPr="00F85C8F" w14:paraId="481B95D0" w14:textId="77777777" w:rsidTr="2E1560A9">
        <w:tc>
          <w:tcPr>
            <w:tcW w:w="10740" w:type="dxa"/>
            <w:gridSpan w:val="2"/>
            <w:shd w:val="clear" w:color="auto" w:fill="BAFFDB" w:themeFill="accent1" w:themeFillTint="33"/>
            <w:tcMar>
              <w:top w:w="100" w:type="dxa"/>
              <w:left w:w="100" w:type="dxa"/>
              <w:bottom w:w="100" w:type="dxa"/>
              <w:right w:w="100" w:type="dxa"/>
            </w:tcMar>
          </w:tcPr>
          <w:p w14:paraId="53859E6D" w14:textId="5BE7696B" w:rsidR="00721345" w:rsidRPr="00F85C8F" w:rsidRDefault="001D3125" w:rsidP="548B1EAB">
            <w:pPr>
              <w:pStyle w:val="ITEABodyText"/>
            </w:pPr>
            <w:r>
              <w:rPr>
                <w:b/>
                <w:bCs/>
              </w:rPr>
              <w:lastRenderedPageBreak/>
              <w:t>UC 8</w:t>
            </w:r>
            <w:r w:rsidR="42884AF7" w:rsidRPr="548B1EAB">
              <w:rPr>
                <w:b/>
                <w:bCs/>
              </w:rPr>
              <w:t xml:space="preserve">. </w:t>
            </w:r>
            <w:r w:rsidR="1955C449" w:rsidRPr="548B1EAB">
              <w:rPr>
                <w:szCs w:val="22"/>
              </w:rPr>
              <w:t>Operations Control System</w:t>
            </w:r>
            <w:r w:rsidR="00394469">
              <w:rPr>
                <w:szCs w:val="22"/>
              </w:rPr>
              <w:t xml:space="preserve"> (OCC)</w:t>
            </w:r>
            <w:r w:rsidR="1955C449" w:rsidRPr="548B1EAB">
              <w:rPr>
                <w:szCs w:val="22"/>
              </w:rPr>
              <w:t xml:space="preserve"> for drone</w:t>
            </w:r>
          </w:p>
        </w:tc>
      </w:tr>
      <w:tr w:rsidR="00E71224" w:rsidRPr="001C4A13" w14:paraId="1F1D93FC" w14:textId="77777777" w:rsidTr="2E1560A9">
        <w:tc>
          <w:tcPr>
            <w:tcW w:w="2552" w:type="dxa"/>
            <w:shd w:val="clear" w:color="auto" w:fill="auto"/>
            <w:tcMar>
              <w:top w:w="100" w:type="dxa"/>
              <w:left w:w="100" w:type="dxa"/>
              <w:bottom w:w="100" w:type="dxa"/>
              <w:right w:w="100" w:type="dxa"/>
            </w:tcMar>
          </w:tcPr>
          <w:p w14:paraId="654F1AB6" w14:textId="77777777" w:rsidR="00721345" w:rsidRPr="00F85C8F" w:rsidRDefault="00721345" w:rsidP="00027958">
            <w:pPr>
              <w:pStyle w:val="ITEABodyText"/>
              <w:rPr>
                <w:b/>
                <w:szCs w:val="20"/>
              </w:rPr>
            </w:pPr>
            <w:r>
              <w:rPr>
                <w:b/>
                <w:i/>
                <w:szCs w:val="20"/>
              </w:rPr>
              <w:t>Description of the scenario</w:t>
            </w:r>
          </w:p>
          <w:p w14:paraId="26C0A344" w14:textId="77777777" w:rsidR="00721345" w:rsidRPr="00F85C8F" w:rsidRDefault="00721345" w:rsidP="00027958">
            <w:pPr>
              <w:pStyle w:val="ITEABodyText"/>
              <w:rPr>
                <w:szCs w:val="20"/>
              </w:rPr>
            </w:pPr>
          </w:p>
        </w:tc>
        <w:tc>
          <w:tcPr>
            <w:tcW w:w="8188" w:type="dxa"/>
            <w:shd w:val="clear" w:color="auto" w:fill="auto"/>
          </w:tcPr>
          <w:p w14:paraId="474437CD" w14:textId="67FF5F16" w:rsidR="00721345" w:rsidRPr="00086EA3" w:rsidRDefault="00394469" w:rsidP="2E1560A9">
            <w:pPr>
              <w:spacing w:line="257" w:lineRule="auto"/>
              <w:jc w:val="both"/>
              <w:rPr>
                <w:rFonts w:ascii="Calibri" w:eastAsia="Calibri" w:hAnsi="Calibri" w:cs="Calibri"/>
                <w:sz w:val="22"/>
                <w:szCs w:val="22"/>
              </w:rPr>
            </w:pPr>
            <w:r w:rsidRPr="2E1560A9">
              <w:rPr>
                <w:rFonts w:ascii="Calibri" w:eastAsia="Calibri" w:hAnsi="Calibri" w:cs="Calibri"/>
                <w:sz w:val="22"/>
                <w:szCs w:val="22"/>
              </w:rPr>
              <w:t>The</w:t>
            </w:r>
            <w:r w:rsidR="5CFB3EB4" w:rsidRPr="2E1560A9">
              <w:rPr>
                <w:rFonts w:ascii="Calibri" w:eastAsia="Calibri" w:hAnsi="Calibri" w:cs="Calibri"/>
                <w:sz w:val="22"/>
                <w:szCs w:val="22"/>
              </w:rPr>
              <w:t xml:space="preserve"> OCC will be at the core of various communication flows and used by ADLC’s operators to monitor the status of an </w:t>
            </w:r>
            <w:r w:rsidR="0092567C" w:rsidRPr="2E1560A9">
              <w:rPr>
                <w:rFonts w:ascii="Calibri" w:eastAsia="Calibri" w:hAnsi="Calibri" w:cs="Calibri"/>
                <w:sz w:val="22"/>
                <w:szCs w:val="22"/>
              </w:rPr>
              <w:t>ever-growing</w:t>
            </w:r>
            <w:r w:rsidR="5CFB3EB4" w:rsidRPr="2E1560A9">
              <w:rPr>
                <w:rFonts w:ascii="Calibri" w:eastAsia="Calibri" w:hAnsi="Calibri" w:cs="Calibri"/>
                <w:sz w:val="22"/>
                <w:szCs w:val="22"/>
              </w:rPr>
              <w:t xml:space="preserve"> fleet of autonomous systems. The high security and reliability of this system and its communications with other systems and services will be key to ensure</w:t>
            </w:r>
            <w:ins w:id="222" w:author="Grégoire Moreau" w:date="2024-09-08T11:38:00Z">
              <w:r w:rsidR="6100ADFD" w:rsidRPr="2E1560A9">
                <w:rPr>
                  <w:rFonts w:ascii="Calibri" w:eastAsia="Calibri" w:hAnsi="Calibri" w:cs="Calibri"/>
                  <w:sz w:val="22"/>
                  <w:szCs w:val="22"/>
                </w:rPr>
                <w:t xml:space="preserve"> high situational awareness</w:t>
              </w:r>
            </w:ins>
            <w:r w:rsidR="5CFB3EB4" w:rsidRPr="2E1560A9">
              <w:rPr>
                <w:rFonts w:ascii="Calibri" w:eastAsia="Calibri" w:hAnsi="Calibri" w:cs="Calibri"/>
                <w:sz w:val="22"/>
                <w:szCs w:val="22"/>
              </w:rPr>
              <w:t xml:space="preserve"> </w:t>
            </w:r>
            <w:ins w:id="223" w:author="Grégoire Moreau" w:date="2024-09-08T11:39:00Z">
              <w:r w:rsidR="7FDE63A7" w:rsidRPr="2E1560A9">
                <w:rPr>
                  <w:rFonts w:ascii="Calibri" w:eastAsia="Calibri" w:hAnsi="Calibri" w:cs="Calibri"/>
                  <w:sz w:val="22"/>
                  <w:szCs w:val="22"/>
                </w:rPr>
                <w:t>in</w:t>
              </w:r>
            </w:ins>
            <w:del w:id="224" w:author="Grégoire Moreau" w:date="2024-09-08T11:39:00Z">
              <w:r w:rsidRPr="2E1560A9" w:rsidDel="5CFB3EB4">
                <w:rPr>
                  <w:rFonts w:ascii="Calibri" w:eastAsia="Calibri" w:hAnsi="Calibri" w:cs="Calibri"/>
                  <w:sz w:val="22"/>
                  <w:szCs w:val="22"/>
                </w:rPr>
                <w:delText>that</w:delText>
              </w:r>
            </w:del>
            <w:r w:rsidR="5CFB3EB4" w:rsidRPr="2E1560A9">
              <w:rPr>
                <w:rFonts w:ascii="Calibri" w:eastAsia="Calibri" w:hAnsi="Calibri" w:cs="Calibri"/>
                <w:sz w:val="22"/>
                <w:szCs w:val="22"/>
              </w:rPr>
              <w:t xml:space="preserve"> decisions taken automatically or by an ADLC operator </w:t>
            </w:r>
            <w:del w:id="225" w:author="Grégoire Moreau" w:date="2024-09-08T11:39:00Z">
              <w:r w:rsidRPr="2E1560A9" w:rsidDel="5CFB3EB4">
                <w:rPr>
                  <w:rFonts w:ascii="Calibri" w:eastAsia="Calibri" w:hAnsi="Calibri" w:cs="Calibri"/>
                  <w:sz w:val="22"/>
                  <w:szCs w:val="22"/>
                </w:rPr>
                <w:delText xml:space="preserve">based on information provided by the OCC keep humans, </w:delText>
              </w:r>
              <w:r w:rsidRPr="2E1560A9" w:rsidDel="0092567C">
                <w:rPr>
                  <w:rFonts w:ascii="Calibri" w:eastAsia="Calibri" w:hAnsi="Calibri" w:cs="Calibri"/>
                  <w:sz w:val="22"/>
                  <w:szCs w:val="22"/>
                </w:rPr>
                <w:delText>infrastructure,</w:delText>
              </w:r>
              <w:r w:rsidRPr="2E1560A9" w:rsidDel="5CFB3EB4">
                <w:rPr>
                  <w:rFonts w:ascii="Calibri" w:eastAsia="Calibri" w:hAnsi="Calibri" w:cs="Calibri"/>
                  <w:sz w:val="22"/>
                  <w:szCs w:val="22"/>
                </w:rPr>
                <w:delText xml:space="preserve"> and the physical autonomous systems safe.</w:delText>
              </w:r>
            </w:del>
            <w:ins w:id="226" w:author="Grégoire Moreau" w:date="2024-09-08T11:39:00Z">
              <w:r w:rsidR="26389919" w:rsidRPr="2E1560A9">
                <w:rPr>
                  <w:rFonts w:ascii="Calibri" w:eastAsia="Calibri" w:hAnsi="Calibri" w:cs="Calibri"/>
                  <w:sz w:val="22"/>
                  <w:szCs w:val="22"/>
                </w:rPr>
                <w:t xml:space="preserve"> This will increase the automation of drone operations, while minimizing reaction time to abnormal situations, increasing the viability of large scale Beyond Visual Line of Sight (BVLOS) operations.</w:t>
              </w:r>
            </w:ins>
          </w:p>
        </w:tc>
      </w:tr>
      <w:tr w:rsidR="00E71224" w:rsidRPr="007A7D24" w14:paraId="669F6035" w14:textId="77777777" w:rsidTr="2E1560A9">
        <w:tc>
          <w:tcPr>
            <w:tcW w:w="2552" w:type="dxa"/>
            <w:shd w:val="clear" w:color="auto" w:fill="auto"/>
            <w:tcMar>
              <w:top w:w="100" w:type="dxa"/>
              <w:left w:w="100" w:type="dxa"/>
              <w:bottom w:w="100" w:type="dxa"/>
              <w:right w:w="100" w:type="dxa"/>
            </w:tcMar>
          </w:tcPr>
          <w:p w14:paraId="4CC2DC39" w14:textId="77777777" w:rsidR="00721345" w:rsidRPr="00F85C8F" w:rsidRDefault="00721345" w:rsidP="00027958">
            <w:pPr>
              <w:pStyle w:val="ITEABodyText"/>
              <w:rPr>
                <w:b/>
                <w:i/>
                <w:szCs w:val="20"/>
              </w:rPr>
            </w:pPr>
            <w:r>
              <w:rPr>
                <w:b/>
                <w:i/>
                <w:szCs w:val="20"/>
              </w:rPr>
              <w:t>Targeted market</w:t>
            </w:r>
          </w:p>
        </w:tc>
        <w:tc>
          <w:tcPr>
            <w:tcW w:w="8188" w:type="dxa"/>
            <w:shd w:val="clear" w:color="auto" w:fill="auto"/>
          </w:tcPr>
          <w:p w14:paraId="4FCEE0DF" w14:textId="5FD09E71" w:rsidR="00721345" w:rsidRPr="00BB1FCF" w:rsidRDefault="612C2FFD" w:rsidP="5E9B3575">
            <w:pPr>
              <w:pStyle w:val="ITEABodyText"/>
            </w:pPr>
            <w:r>
              <w:t>Industrial companies in need of express transportation solutions</w:t>
            </w:r>
          </w:p>
          <w:p w14:paraId="6A8760F4" w14:textId="4BCDE971" w:rsidR="00721345" w:rsidRPr="00BB1FCF" w:rsidRDefault="612C2FFD" w:rsidP="5E9B3575">
            <w:pPr>
              <w:pStyle w:val="ITEABodyText"/>
            </w:pPr>
            <w:r>
              <w:t>Logistics companies willing to integrate new solutions in their transportation chains</w:t>
            </w:r>
          </w:p>
        </w:tc>
      </w:tr>
      <w:tr w:rsidR="00E71224" w:rsidRPr="007A7D24" w14:paraId="6FA55C9A" w14:textId="77777777" w:rsidTr="2E1560A9">
        <w:tc>
          <w:tcPr>
            <w:tcW w:w="2552" w:type="dxa"/>
            <w:shd w:val="clear" w:color="auto" w:fill="auto"/>
            <w:tcMar>
              <w:top w:w="100" w:type="dxa"/>
              <w:left w:w="100" w:type="dxa"/>
              <w:bottom w:w="100" w:type="dxa"/>
              <w:right w:w="100" w:type="dxa"/>
            </w:tcMar>
          </w:tcPr>
          <w:p w14:paraId="653F2232" w14:textId="4075CBC7" w:rsidR="00721345" w:rsidRDefault="006C0A4B" w:rsidP="00027958">
            <w:pPr>
              <w:pStyle w:val="ITEABodyText"/>
              <w:rPr>
                <w:b/>
                <w:i/>
                <w:szCs w:val="20"/>
              </w:rPr>
            </w:pPr>
            <w:r>
              <w:rPr>
                <w:b/>
                <w:bCs/>
              </w:rPr>
              <w:t>Market state of the art</w:t>
            </w:r>
          </w:p>
        </w:tc>
        <w:tc>
          <w:tcPr>
            <w:tcW w:w="8188" w:type="dxa"/>
            <w:shd w:val="clear" w:color="auto" w:fill="auto"/>
          </w:tcPr>
          <w:p w14:paraId="2B0E609F" w14:textId="20D0311A" w:rsidR="00721345" w:rsidRDefault="50DDA64A" w:rsidP="5E9B3575">
            <w:pPr>
              <w:pStyle w:val="ITEABodyText"/>
            </w:pPr>
            <w:r>
              <w:t xml:space="preserve">On the drone delivery aspect: competitors principally in other markets: </w:t>
            </w:r>
            <w:del w:id="227" w:author="Grégoire Moreau" w:date="2024-09-08T11:39:00Z">
              <w:r w:rsidDel="50DDA64A">
                <w:delText xml:space="preserve">Wing, </w:delText>
              </w:r>
            </w:del>
            <w:r>
              <w:t>Nordic Unmanned, F-Drones</w:t>
            </w:r>
            <w:ins w:id="228" w:author="Grégoire Moreau" w:date="2024-09-08T11:39:00Z">
              <w:r w:rsidR="150AA7C1">
                <w:t xml:space="preserve">, </w:t>
              </w:r>
              <w:proofErr w:type="spellStart"/>
              <w:r w:rsidR="150AA7C1">
                <w:t>Skyports</w:t>
              </w:r>
            </w:ins>
            <w:proofErr w:type="spellEnd"/>
          </w:p>
          <w:p w14:paraId="0981EA0D" w14:textId="7E692010" w:rsidR="00721345" w:rsidRDefault="50DDA64A" w:rsidP="5E9B3575">
            <w:pPr>
              <w:pStyle w:val="ITEABodyText"/>
            </w:pPr>
            <w:r>
              <w:t xml:space="preserve">On the operations control software aspect: </w:t>
            </w:r>
            <w:proofErr w:type="spellStart"/>
            <w:r>
              <w:t>Auterion</w:t>
            </w:r>
            <w:proofErr w:type="spellEnd"/>
            <w:ins w:id="229" w:author="Grégoire Moreau" w:date="2024-09-08T11:39:00Z">
              <w:r w:rsidR="1EEA0B21">
                <w:t>, HHLA Sky</w:t>
              </w:r>
            </w:ins>
          </w:p>
          <w:p w14:paraId="420FB526" w14:textId="57FC9E3B" w:rsidR="006C0A4B" w:rsidRDefault="006C0A4B" w:rsidP="5E9B3575">
            <w:pPr>
              <w:pStyle w:val="ITEABodyText"/>
            </w:pPr>
            <w:r>
              <w:t>Drone and Operation control system for drone.</w:t>
            </w:r>
          </w:p>
        </w:tc>
      </w:tr>
      <w:tr w:rsidR="00E71224" w:rsidRPr="00F85C8F" w14:paraId="3A3E5928" w14:textId="77777777" w:rsidTr="2E1560A9">
        <w:tc>
          <w:tcPr>
            <w:tcW w:w="10740" w:type="dxa"/>
            <w:gridSpan w:val="2"/>
            <w:shd w:val="clear" w:color="auto" w:fill="auto"/>
            <w:tcMar>
              <w:top w:w="100" w:type="dxa"/>
              <w:left w:w="100" w:type="dxa"/>
              <w:bottom w:w="100" w:type="dxa"/>
              <w:right w:w="100" w:type="dxa"/>
            </w:tcMar>
          </w:tcPr>
          <w:p w14:paraId="01178579" w14:textId="5BD7FACB" w:rsidR="00721345" w:rsidRDefault="0ADD7CD8" w:rsidP="00027958">
            <w:pPr>
              <w:pStyle w:val="ITEABodyText"/>
            </w:pPr>
            <w:r w:rsidRPr="134600B9">
              <w:rPr>
                <w:b/>
                <w:bCs/>
                <w:i/>
                <w:iCs/>
              </w:rPr>
              <w:t xml:space="preserve">Clarification of the value </w:t>
            </w:r>
            <w:r w:rsidR="0092567C" w:rsidRPr="134600B9">
              <w:rPr>
                <w:b/>
                <w:bCs/>
                <w:i/>
                <w:iCs/>
              </w:rPr>
              <w:t>chain</w:t>
            </w:r>
            <w:r w:rsidR="0092567C" w:rsidRPr="134600B9">
              <w:rPr>
                <w:i/>
                <w:iCs/>
              </w:rPr>
              <w:t>:</w:t>
            </w:r>
            <w:r>
              <w:t xml:space="preserve"> </w:t>
            </w:r>
            <w:r w:rsidR="0867BC08">
              <w:t xml:space="preserve"> </w:t>
            </w:r>
            <w:r w:rsidR="0231C153">
              <w:t>ADLC</w:t>
            </w:r>
            <w:r w:rsidR="4C2F97BF">
              <w:t xml:space="preserve"> will</w:t>
            </w:r>
            <w:r w:rsidR="00183370">
              <w:t xml:space="preserve"> be the</w:t>
            </w:r>
            <w:r w:rsidR="4C2F97BF">
              <w:t xml:space="preserve"> operator a fleet of autonomous drones to perform express deliveries based on client orders. Drones will be </w:t>
            </w:r>
            <w:r w:rsidR="0092567C">
              <w:t>developed</w:t>
            </w:r>
            <w:r w:rsidR="4C2F97BF">
              <w:t xml:space="preserve"> by ADLC’s partners, while ADLC </w:t>
            </w:r>
            <w:r w:rsidR="6873BABC">
              <w:t>is developing an ordering platform and an Operations Control Centre software to safely streamline its operations.</w:t>
            </w:r>
            <w:r w:rsidR="4C2F97BF">
              <w:t xml:space="preserve"> </w:t>
            </w:r>
          </w:p>
          <w:p w14:paraId="7E682348" w14:textId="4D114DED" w:rsidR="00721345" w:rsidRDefault="0ADD7CD8" w:rsidP="134600B9">
            <w:pPr>
              <w:pStyle w:val="ITEABodyText"/>
              <w:rPr>
                <w:highlight w:val="yellow"/>
              </w:rPr>
            </w:pPr>
            <w:r w:rsidRPr="134600B9">
              <w:rPr>
                <w:b/>
                <w:bCs/>
                <w:i/>
                <w:iCs/>
              </w:rPr>
              <w:t>Clarification of the evaluation case</w:t>
            </w:r>
            <w:r w:rsidRPr="134600B9">
              <w:rPr>
                <w:i/>
                <w:iCs/>
              </w:rPr>
              <w:t>:</w:t>
            </w:r>
            <w:r w:rsidR="28692C2B">
              <w:t xml:space="preserve"> </w:t>
            </w:r>
          </w:p>
          <w:p w14:paraId="1B26BB83" w14:textId="0102A338" w:rsidR="00721345" w:rsidRPr="00DE0FDC" w:rsidRDefault="42884AF7" w:rsidP="548B1EAB">
            <w:pPr>
              <w:pStyle w:val="ITEABodyText"/>
              <w:rPr>
                <w:rFonts w:ascii="Frutiger-Light" w:hAnsi="Frutiger-Light"/>
                <w:b/>
                <w:bCs/>
                <w:color w:val="333333"/>
                <w:lang w:val="en-US"/>
              </w:rPr>
            </w:pPr>
            <w:r w:rsidRPr="548B1EAB">
              <w:rPr>
                <w:b/>
                <w:bCs/>
              </w:rPr>
              <w:t>Partners involved and their roles description shortly:</w:t>
            </w:r>
            <w:r w:rsidR="2AE21FFC" w:rsidRPr="548B1EAB">
              <w:rPr>
                <w:b/>
                <w:bCs/>
              </w:rPr>
              <w:t xml:space="preserve"> </w:t>
            </w:r>
            <w:proofErr w:type="spellStart"/>
            <w:r w:rsidR="2AE21FFC">
              <w:t>Sirris</w:t>
            </w:r>
            <w:proofErr w:type="spellEnd"/>
            <w:r w:rsidR="2AE21FFC">
              <w:t xml:space="preserve"> and ADLC</w:t>
            </w:r>
          </w:p>
          <w:p w14:paraId="625B7EA1" w14:textId="0A65E349" w:rsidR="00721345" w:rsidRPr="00DE0FDC" w:rsidRDefault="2AE21FFC" w:rsidP="00027958">
            <w:pPr>
              <w:pStyle w:val="ITEABodyText"/>
            </w:pPr>
            <w:r>
              <w:t xml:space="preserve">ADLC: </w:t>
            </w:r>
          </w:p>
          <w:p w14:paraId="42F6877C" w14:textId="382ECCEF" w:rsidR="00721345" w:rsidRPr="00DE0FDC" w:rsidRDefault="2AE21FFC" w:rsidP="2E1560A9">
            <w:pPr>
              <w:pStyle w:val="ITEABodyText"/>
              <w:rPr>
                <w:color w:val="212529"/>
                <w:sz w:val="24"/>
              </w:rPr>
            </w:pPr>
            <w:r w:rsidRPr="2E1560A9">
              <w:rPr>
                <w:color w:val="212529"/>
                <w:sz w:val="24"/>
              </w:rPr>
              <w:t>Use case provider</w:t>
            </w:r>
            <w:proofErr w:type="gramStart"/>
            <w:r w:rsidRPr="2E1560A9">
              <w:rPr>
                <w:color w:val="212529"/>
                <w:sz w:val="24"/>
              </w:rPr>
              <w:t xml:space="preserve">, </w:t>
            </w:r>
            <w:ins w:id="230" w:author="Grégoire Moreau" w:date="2024-09-08T11:39:00Z">
              <w:r w:rsidR="34EC63CF" w:rsidRPr="2E1560A9">
                <w:rPr>
                  <w:color w:val="212529"/>
                  <w:sz w:val="24"/>
                </w:rPr>
                <w:t>,</w:t>
              </w:r>
              <w:proofErr w:type="gramEnd"/>
              <w:r w:rsidR="34EC63CF" w:rsidRPr="2E1560A9">
                <w:rPr>
                  <w:color w:val="212529"/>
                  <w:sz w:val="24"/>
                </w:rPr>
                <w:t xml:space="preserve"> development of the platform, functional analysis of the platform, selection of the data sources, </w:t>
              </w:r>
            </w:ins>
            <w:r w:rsidRPr="2E1560A9">
              <w:rPr>
                <w:color w:val="212529"/>
                <w:sz w:val="24"/>
              </w:rPr>
              <w:t>Cybersecurity of platform in control of critical physical assets and of the communication between this platform and external services, Assessment of cybersecurity risks in the remote monitoring and control of critical physical assets</w:t>
            </w:r>
          </w:p>
          <w:p w14:paraId="636F8CDF" w14:textId="2C098881" w:rsidR="00721345" w:rsidRPr="00DE0FDC" w:rsidRDefault="00721345" w:rsidP="548B1EAB">
            <w:pPr>
              <w:pStyle w:val="ITEABodyText"/>
              <w:rPr>
                <w:color w:val="212529"/>
                <w:sz w:val="24"/>
              </w:rPr>
            </w:pPr>
          </w:p>
          <w:p w14:paraId="30935FEF" w14:textId="2AC0CAF5" w:rsidR="00721345" w:rsidRPr="00DE0FDC" w:rsidRDefault="2AE21FFC" w:rsidP="548B1EAB">
            <w:pPr>
              <w:pStyle w:val="ITEABodyText"/>
              <w:rPr>
                <w:color w:val="212529"/>
                <w:sz w:val="24"/>
              </w:rPr>
            </w:pPr>
            <w:proofErr w:type="spellStart"/>
            <w:r w:rsidRPr="548B1EAB">
              <w:rPr>
                <w:color w:val="212529"/>
                <w:sz w:val="24"/>
              </w:rPr>
              <w:t>Sirris</w:t>
            </w:r>
            <w:proofErr w:type="spellEnd"/>
            <w:r w:rsidRPr="548B1EAB">
              <w:rPr>
                <w:color w:val="212529"/>
                <w:sz w:val="24"/>
              </w:rPr>
              <w:t xml:space="preserve">: </w:t>
            </w:r>
          </w:p>
          <w:p w14:paraId="7C1E876D" w14:textId="7D0E2DC5" w:rsidR="00721345" w:rsidRPr="00DE0FDC" w:rsidRDefault="2AE21FFC" w:rsidP="00027958">
            <w:pPr>
              <w:pStyle w:val="ITEABodyText"/>
            </w:pPr>
            <w:r w:rsidRPr="548B1EAB">
              <w:rPr>
                <w:color w:val="212529"/>
                <w:sz w:val="24"/>
              </w:rPr>
              <w:t xml:space="preserve">Country coordinator, secure data sharing and cybersecurity situational awareness assessment for cyber physical device. </w:t>
            </w:r>
          </w:p>
        </w:tc>
      </w:tr>
    </w:tbl>
    <w:p w14:paraId="04EF376A" w14:textId="77777777" w:rsidR="00721345" w:rsidRPr="007C0242" w:rsidRDefault="00721345" w:rsidP="00721345">
      <w:pPr>
        <w:pStyle w:val="BodyText"/>
        <w:rPr>
          <w:b/>
          <w:u w:val="single"/>
        </w:rPr>
      </w:pPr>
    </w:p>
    <w:p w14:paraId="6311F95C" w14:textId="2250EA74" w:rsidR="007F1D61" w:rsidRDefault="007F1D61" w:rsidP="00721345">
      <w:pPr>
        <w:pStyle w:val="BodyText"/>
        <w:rPr>
          <w:b/>
          <w:u w:val="single"/>
          <w:lang w:val="en-US"/>
        </w:rPr>
      </w:pPr>
      <w:r w:rsidRPr="5E9B3575">
        <w:rPr>
          <w:b/>
          <w:bCs/>
          <w:u w:val="single"/>
          <w:lang w:eastAsia="en-US"/>
        </w:rPr>
        <w:t xml:space="preserve">UC </w:t>
      </w:r>
      <w:r>
        <w:rPr>
          <w:b/>
          <w:bCs/>
          <w:u w:val="single"/>
          <w:lang w:eastAsia="en-US"/>
        </w:rPr>
        <w:t>9</w:t>
      </w:r>
      <w:r w:rsidRPr="5E9B3575">
        <w:rPr>
          <w:b/>
          <w:bCs/>
          <w:u w:val="single"/>
          <w:lang w:eastAsia="en-US"/>
        </w:rPr>
        <w:t xml:space="preserve">: </w:t>
      </w:r>
      <w:r w:rsidR="00E61CF1">
        <w:rPr>
          <w:b/>
          <w:bCs/>
          <w:u w:val="single"/>
          <w:lang w:val="en-US"/>
        </w:rPr>
        <w:t>M</w:t>
      </w:r>
      <w:r w:rsidR="00577449" w:rsidRPr="00577449">
        <w:rPr>
          <w:b/>
          <w:bCs/>
          <w:u w:val="single"/>
          <w:lang w:val="en-US"/>
        </w:rPr>
        <w:t>anagement of cyber physical assets</w:t>
      </w:r>
    </w:p>
    <w:p w14:paraId="4E1F7BD3" w14:textId="77777777" w:rsidR="00577449" w:rsidRDefault="00577449" w:rsidP="00721345">
      <w:pPr>
        <w:pStyle w:val="BodyText"/>
        <w:rPr>
          <w:b/>
          <w:bCs/>
          <w:u w:val="single"/>
          <w:lang w:val="en-US"/>
        </w:rPr>
      </w:pPr>
    </w:p>
    <w:p w14:paraId="6BD1F323" w14:textId="339DB356" w:rsidR="00577449" w:rsidRPr="007C0242" w:rsidRDefault="009271CF" w:rsidP="00721345">
      <w:pPr>
        <w:pStyle w:val="BodyText"/>
        <w:rPr>
          <w:b/>
          <w:u w:val="single"/>
        </w:rPr>
      </w:pPr>
      <w:r w:rsidRPr="0062175A">
        <w:rPr>
          <w:noProof/>
        </w:rPr>
        <w:lastRenderedPageBreak/>
        <w:drawing>
          <wp:inline distT="0" distB="0" distL="0" distR="0" wp14:anchorId="43F5B4B9" wp14:editId="17C0288E">
            <wp:extent cx="5731510" cy="4839942"/>
            <wp:effectExtent l="0" t="0" r="2540" b="0"/>
            <wp:docPr id="1594201409" name="Afbeelding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Graphical user interface&#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4839942"/>
                    </a:xfrm>
                    <a:prstGeom prst="rect">
                      <a:avLst/>
                    </a:prstGeom>
                  </pic:spPr>
                </pic:pic>
              </a:graphicData>
            </a:graphic>
          </wp:inline>
        </w:drawing>
      </w:r>
    </w:p>
    <w:p w14:paraId="65FF3591" w14:textId="77777777" w:rsidR="009271CF" w:rsidRDefault="009271CF" w:rsidP="00721345">
      <w:pPr>
        <w:pStyle w:val="BodyText"/>
        <w:rPr>
          <w:b/>
          <w:u w:val="single"/>
        </w:rPr>
      </w:pPr>
    </w:p>
    <w:tbl>
      <w:tblPr>
        <w:tblpPr w:leftFromText="180" w:rightFromText="180" w:vertAnchor="text" w:horzAnchor="margin" w:tblpXSpec="center" w:tblpYSpec="bottom"/>
        <w:tblOverlap w:val="never"/>
        <w:tblW w:w="10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C7555C" w:rsidRPr="00F85C8F" w14:paraId="4D1C70B6" w14:textId="77777777">
        <w:tc>
          <w:tcPr>
            <w:tcW w:w="10740" w:type="dxa"/>
            <w:gridSpan w:val="2"/>
            <w:shd w:val="clear" w:color="auto" w:fill="BAFFDB" w:themeFill="accent1" w:themeFillTint="33"/>
            <w:tcMar>
              <w:top w:w="100" w:type="dxa"/>
              <w:left w:w="100" w:type="dxa"/>
              <w:bottom w:w="100" w:type="dxa"/>
              <w:right w:w="100" w:type="dxa"/>
            </w:tcMar>
          </w:tcPr>
          <w:p w14:paraId="2BAAA8DA" w14:textId="4CFC4118" w:rsidR="00C7555C" w:rsidRPr="00F85C8F" w:rsidRDefault="007429BB">
            <w:pPr>
              <w:pStyle w:val="ITEABodyText"/>
            </w:pPr>
            <w:r>
              <w:rPr>
                <w:b/>
                <w:bCs/>
              </w:rPr>
              <w:lastRenderedPageBreak/>
              <w:t>UC 9</w:t>
            </w:r>
            <w:r w:rsidR="00C7555C" w:rsidRPr="548B1EAB">
              <w:rPr>
                <w:b/>
                <w:bCs/>
              </w:rPr>
              <w:t xml:space="preserve">. </w:t>
            </w:r>
            <w:r>
              <w:rPr>
                <w:szCs w:val="22"/>
              </w:rPr>
              <w:t>M</w:t>
            </w:r>
            <w:r w:rsidR="00C7555C">
              <w:rPr>
                <w:szCs w:val="22"/>
              </w:rPr>
              <w:t>anagement of cyber physical assets.</w:t>
            </w:r>
          </w:p>
        </w:tc>
      </w:tr>
      <w:tr w:rsidR="00C7555C" w:rsidRPr="00086EA3" w14:paraId="0B6E9B1B" w14:textId="77777777">
        <w:tc>
          <w:tcPr>
            <w:tcW w:w="2552" w:type="dxa"/>
            <w:shd w:val="clear" w:color="auto" w:fill="auto"/>
            <w:tcMar>
              <w:top w:w="100" w:type="dxa"/>
              <w:left w:w="100" w:type="dxa"/>
              <w:bottom w:w="100" w:type="dxa"/>
              <w:right w:w="100" w:type="dxa"/>
            </w:tcMar>
          </w:tcPr>
          <w:p w14:paraId="571CD4D3" w14:textId="77777777" w:rsidR="00C7555C" w:rsidRPr="00F85C8F" w:rsidRDefault="00C7555C">
            <w:pPr>
              <w:pStyle w:val="ITEABodyText"/>
              <w:rPr>
                <w:b/>
                <w:szCs w:val="20"/>
              </w:rPr>
            </w:pPr>
            <w:r>
              <w:rPr>
                <w:b/>
                <w:i/>
                <w:szCs w:val="20"/>
              </w:rPr>
              <w:t>Description of the scenario</w:t>
            </w:r>
          </w:p>
          <w:p w14:paraId="081D9346" w14:textId="77777777" w:rsidR="00C7555C" w:rsidRPr="00F85C8F" w:rsidRDefault="00C7555C">
            <w:pPr>
              <w:pStyle w:val="ITEABodyText"/>
              <w:rPr>
                <w:szCs w:val="20"/>
              </w:rPr>
            </w:pPr>
          </w:p>
        </w:tc>
        <w:tc>
          <w:tcPr>
            <w:tcW w:w="8188" w:type="dxa"/>
            <w:shd w:val="clear" w:color="auto" w:fill="auto"/>
          </w:tcPr>
          <w:p w14:paraId="71A79821" w14:textId="77777777" w:rsidR="00C7555C" w:rsidRDefault="00C7555C">
            <w:pPr>
              <w:spacing w:line="257" w:lineRule="auto"/>
              <w:jc w:val="both"/>
              <w:rPr>
                <w:lang w:val="en-US"/>
              </w:rPr>
            </w:pPr>
            <w:r>
              <w:rPr>
                <w:lang w:val="en-US"/>
              </w:rPr>
              <w:t xml:space="preserve">Capture is an asset software management platform that connects a </w:t>
            </w:r>
            <w:proofErr w:type="gramStart"/>
            <w:r>
              <w:rPr>
                <w:lang w:val="en-US"/>
              </w:rPr>
              <w:t>fleets of smart machines</w:t>
            </w:r>
            <w:proofErr w:type="gramEnd"/>
            <w:r>
              <w:rPr>
                <w:lang w:val="en-US"/>
              </w:rPr>
              <w:t xml:space="preserve"> with a cloud instance. The edge component is able to collect and overwrite data from various data sources such as PLC’s and sensors. Next to that, the edge component has a mechanism to perform remote software updates on the edge device. </w:t>
            </w:r>
          </w:p>
          <w:p w14:paraId="45841091" w14:textId="77777777" w:rsidR="00C7555C" w:rsidRDefault="00C7555C">
            <w:pPr>
              <w:spacing w:line="257" w:lineRule="auto"/>
              <w:jc w:val="both"/>
              <w:rPr>
                <w:lang w:val="en-US"/>
              </w:rPr>
            </w:pPr>
            <w:r>
              <w:rPr>
                <w:lang w:val="en-US"/>
              </w:rPr>
              <w:t xml:space="preserve">Both overriding machine parameters and performing remote software updates are a dangerous thing to do when there is no awareness of the current situation of the machine.  </w:t>
            </w:r>
          </w:p>
          <w:p w14:paraId="767C57C6" w14:textId="77777777" w:rsidR="00C7555C" w:rsidRDefault="00C7555C">
            <w:pPr>
              <w:spacing w:line="257" w:lineRule="auto"/>
              <w:jc w:val="both"/>
              <w:rPr>
                <w:lang w:val="en-US"/>
              </w:rPr>
            </w:pPr>
            <w:r>
              <w:rPr>
                <w:lang w:val="en-US"/>
              </w:rPr>
              <w:t xml:space="preserve">The cloud environment should be aware of the current machine situation and should decide if it’s a safe moment to perform a parameter or software update. </w:t>
            </w:r>
          </w:p>
          <w:p w14:paraId="1B40439D" w14:textId="77777777" w:rsidR="00C7555C" w:rsidRPr="003010BF" w:rsidRDefault="00C7555C">
            <w:pPr>
              <w:spacing w:line="257" w:lineRule="auto"/>
              <w:jc w:val="both"/>
              <w:rPr>
                <w:lang w:val="en-US"/>
              </w:rPr>
            </w:pPr>
            <w:r>
              <w:rPr>
                <w:lang w:val="en-US"/>
              </w:rPr>
              <w:t xml:space="preserve">Next to </w:t>
            </w:r>
            <w:proofErr w:type="gramStart"/>
            <w:r>
              <w:rPr>
                <w:lang w:val="en-US"/>
              </w:rPr>
              <w:t>that,  wrong</w:t>
            </w:r>
            <w:proofErr w:type="gramEnd"/>
            <w:r>
              <w:rPr>
                <w:lang w:val="en-US"/>
              </w:rPr>
              <w:t xml:space="preserve"> parameters or a wrong software update can make a machine unstable which can lead to production standstill and worse – human injury. </w:t>
            </w:r>
            <w:proofErr w:type="gramStart"/>
            <w:r>
              <w:rPr>
                <w:lang w:val="en-US"/>
              </w:rPr>
              <w:t>Therefore</w:t>
            </w:r>
            <w:proofErr w:type="gramEnd"/>
            <w:r>
              <w:rPr>
                <w:lang w:val="en-US"/>
              </w:rPr>
              <w:t xml:space="preserve"> the edge needs to be protected to external attacks.</w:t>
            </w:r>
          </w:p>
        </w:tc>
      </w:tr>
      <w:tr w:rsidR="00C7555C" w:rsidRPr="00BB1FCF" w14:paraId="2A25851D" w14:textId="77777777">
        <w:tc>
          <w:tcPr>
            <w:tcW w:w="2552" w:type="dxa"/>
            <w:shd w:val="clear" w:color="auto" w:fill="auto"/>
            <w:tcMar>
              <w:top w:w="100" w:type="dxa"/>
              <w:left w:w="100" w:type="dxa"/>
              <w:bottom w:w="100" w:type="dxa"/>
              <w:right w:w="100" w:type="dxa"/>
            </w:tcMar>
          </w:tcPr>
          <w:p w14:paraId="2D410FB6" w14:textId="77777777" w:rsidR="00C7555C" w:rsidRPr="00F85C8F" w:rsidRDefault="00C7555C">
            <w:pPr>
              <w:pStyle w:val="ITEABodyText"/>
              <w:rPr>
                <w:b/>
                <w:i/>
                <w:szCs w:val="20"/>
              </w:rPr>
            </w:pPr>
            <w:r>
              <w:rPr>
                <w:b/>
                <w:i/>
                <w:szCs w:val="20"/>
              </w:rPr>
              <w:t>Targeted market</w:t>
            </w:r>
          </w:p>
        </w:tc>
        <w:tc>
          <w:tcPr>
            <w:tcW w:w="8188" w:type="dxa"/>
            <w:shd w:val="clear" w:color="auto" w:fill="auto"/>
          </w:tcPr>
          <w:p w14:paraId="340475BC" w14:textId="77777777" w:rsidR="00C7555C" w:rsidRPr="00BB1FCF" w:rsidRDefault="00C7555C">
            <w:pPr>
              <w:pStyle w:val="ITEABodyText"/>
            </w:pPr>
            <w:r>
              <w:t xml:space="preserve">Industrial machine builders who want to manage their machine fleet software and parameters from a centralized cloud environment. </w:t>
            </w:r>
          </w:p>
        </w:tc>
      </w:tr>
      <w:tr w:rsidR="00C7555C" w:rsidRPr="00DE0FDC" w14:paraId="1F520E57" w14:textId="77777777">
        <w:tc>
          <w:tcPr>
            <w:tcW w:w="10740" w:type="dxa"/>
            <w:gridSpan w:val="2"/>
            <w:shd w:val="clear" w:color="auto" w:fill="auto"/>
            <w:tcMar>
              <w:top w:w="100" w:type="dxa"/>
              <w:left w:w="100" w:type="dxa"/>
              <w:bottom w:w="100" w:type="dxa"/>
              <w:right w:w="100" w:type="dxa"/>
            </w:tcMar>
          </w:tcPr>
          <w:p w14:paraId="7C707EE0" w14:textId="77777777" w:rsidR="00C7555C" w:rsidRDefault="00C7555C">
            <w:pPr>
              <w:pStyle w:val="ITEABodyText"/>
              <w:rPr>
                <w:b/>
                <w:bCs/>
                <w:i/>
                <w:iCs/>
              </w:rPr>
            </w:pPr>
            <w:r>
              <w:rPr>
                <w:b/>
                <w:bCs/>
                <w:i/>
                <w:iCs/>
              </w:rPr>
              <w:t xml:space="preserve">Market state of the art:   </w:t>
            </w:r>
            <w:r>
              <w:rPr>
                <w:i/>
                <w:iCs/>
              </w:rPr>
              <w:t xml:space="preserve">We have not yet found a similar platform aimed at machine builders with similar features. </w:t>
            </w:r>
            <w:proofErr w:type="gramStart"/>
            <w:r>
              <w:rPr>
                <w:i/>
                <w:iCs/>
              </w:rPr>
              <w:t>Typically</w:t>
            </w:r>
            <w:proofErr w:type="gramEnd"/>
            <w:r>
              <w:rPr>
                <w:i/>
                <w:iCs/>
              </w:rPr>
              <w:t xml:space="preserve"> big companies build a complete custom solution which is expensive.</w:t>
            </w:r>
          </w:p>
          <w:p w14:paraId="02C0534F" w14:textId="77777777" w:rsidR="00C7555C" w:rsidRDefault="00C7555C">
            <w:pPr>
              <w:pStyle w:val="ITEABodyText"/>
              <w:rPr>
                <w:b/>
                <w:bCs/>
                <w:i/>
                <w:iCs/>
              </w:rPr>
            </w:pPr>
          </w:p>
          <w:p w14:paraId="2748C1F6" w14:textId="77777777" w:rsidR="00C7555C" w:rsidRDefault="00C7555C">
            <w:pPr>
              <w:pStyle w:val="ITEABodyText"/>
            </w:pPr>
            <w:r w:rsidRPr="134600B9">
              <w:rPr>
                <w:b/>
                <w:bCs/>
                <w:i/>
                <w:iCs/>
              </w:rPr>
              <w:t>Clarification of the value chain</w:t>
            </w:r>
            <w:r w:rsidRPr="134600B9">
              <w:rPr>
                <w:i/>
                <w:iCs/>
              </w:rPr>
              <w:t>:</w:t>
            </w:r>
            <w:r>
              <w:t xml:space="preserve">  capture is offered as an enterprise framework enabling machine builders to operate their machinery as efficient as possible. Partners (software companies) that are supporting machine builders </w:t>
            </w:r>
            <w:proofErr w:type="spellStart"/>
            <w:proofErr w:type="gramStart"/>
            <w:r>
              <w:t>world wide</w:t>
            </w:r>
            <w:proofErr w:type="spellEnd"/>
            <w:proofErr w:type="gramEnd"/>
            <w:r>
              <w:t xml:space="preserve"> can use capture and offer it to their customers by making us of partnership agreement. </w:t>
            </w:r>
          </w:p>
          <w:p w14:paraId="2D45C00E" w14:textId="77777777" w:rsidR="00C7555C" w:rsidRDefault="00C7555C">
            <w:pPr>
              <w:pStyle w:val="ITEABodyText"/>
            </w:pPr>
          </w:p>
          <w:p w14:paraId="67E5A0B7" w14:textId="77777777" w:rsidR="00C7555C" w:rsidRDefault="00C7555C">
            <w:pPr>
              <w:pStyle w:val="ITEABodyText"/>
            </w:pPr>
            <w:r w:rsidRPr="134600B9">
              <w:rPr>
                <w:b/>
                <w:bCs/>
                <w:i/>
                <w:iCs/>
              </w:rPr>
              <w:t>Clarification of the evaluation case</w:t>
            </w:r>
            <w:r w:rsidRPr="134600B9">
              <w:rPr>
                <w:i/>
                <w:iCs/>
              </w:rPr>
              <w:t>:</w:t>
            </w:r>
            <w:r>
              <w:t xml:space="preserve">  Evaluation case will focus on a 24/7 autonomous system (</w:t>
            </w:r>
            <w:proofErr w:type="spellStart"/>
            <w:r>
              <w:t>fe</w:t>
            </w:r>
            <w:proofErr w:type="spellEnd"/>
            <w:r>
              <w:t xml:space="preserve"> warehouse) where parameters and software </w:t>
            </w:r>
            <w:proofErr w:type="gramStart"/>
            <w:r>
              <w:t>needs</w:t>
            </w:r>
            <w:proofErr w:type="gramEnd"/>
            <w:r>
              <w:t xml:space="preserve"> to be updated without impacting operations</w:t>
            </w:r>
          </w:p>
          <w:p w14:paraId="6F537F31" w14:textId="77777777" w:rsidR="00C7555C" w:rsidRDefault="00C7555C">
            <w:pPr>
              <w:pStyle w:val="ITEABodyText"/>
              <w:rPr>
                <w:highlight w:val="yellow"/>
              </w:rPr>
            </w:pPr>
          </w:p>
          <w:p w14:paraId="71437E86" w14:textId="1BABBD84" w:rsidR="00C7555C" w:rsidRPr="00DE0FDC" w:rsidRDefault="00C7555C">
            <w:pPr>
              <w:pStyle w:val="ITEABodyText"/>
              <w:rPr>
                <w:rFonts w:ascii="Frutiger-Light" w:hAnsi="Frutiger-Light"/>
                <w:b/>
                <w:bCs/>
                <w:color w:val="333333"/>
                <w:lang w:val="en-US"/>
              </w:rPr>
            </w:pPr>
            <w:r w:rsidRPr="548B1EAB">
              <w:rPr>
                <w:b/>
                <w:bCs/>
              </w:rPr>
              <w:t xml:space="preserve">Partners involved and their roles description shortly: </w:t>
            </w:r>
            <w:r w:rsidR="00F717A8">
              <w:t xml:space="preserve"> </w:t>
            </w:r>
            <w:r w:rsidR="00F717A8" w:rsidRPr="009E0A65">
              <w:t xml:space="preserve">Country coordinator, secure data sharing and cybersecurity situational awareness assessment for cyber physical device. </w:t>
            </w:r>
            <w:r w:rsidRPr="009E0A65">
              <w:t xml:space="preserve"> </w:t>
            </w:r>
          </w:p>
          <w:p w14:paraId="4559C11B" w14:textId="77777777" w:rsidR="00C7555C" w:rsidRPr="00DE0FDC" w:rsidRDefault="00C7555C">
            <w:pPr>
              <w:pStyle w:val="ITEABodyText"/>
            </w:pPr>
            <w:r w:rsidRPr="548B1EAB">
              <w:rPr>
                <w:color w:val="212529"/>
                <w:sz w:val="24"/>
              </w:rPr>
              <w:t xml:space="preserve"> </w:t>
            </w:r>
          </w:p>
        </w:tc>
      </w:tr>
    </w:tbl>
    <w:p w14:paraId="0B57FD8F" w14:textId="77777777" w:rsidR="009271CF" w:rsidRPr="007C0242" w:rsidRDefault="009271CF" w:rsidP="00721345">
      <w:pPr>
        <w:pStyle w:val="BodyText"/>
        <w:rPr>
          <w:b/>
          <w:u w:val="single"/>
        </w:rPr>
      </w:pPr>
    </w:p>
    <w:p w14:paraId="79E79FEC" w14:textId="2258EF44" w:rsidR="00184B2C" w:rsidRPr="009A49D9" w:rsidRDefault="00184B2C" w:rsidP="00C81F2A">
      <w:pPr>
        <w:pStyle w:val="Heading4withnumbering"/>
        <w:rPr>
          <w:lang w:eastAsia="en-US"/>
        </w:rPr>
      </w:pPr>
      <w:bookmarkStart w:id="231" w:name="_Toc122018239"/>
      <w:r w:rsidRPr="009A49D9">
        <w:rPr>
          <w:lang w:eastAsia="en-US"/>
        </w:rPr>
        <w:t xml:space="preserve">Target </w:t>
      </w:r>
      <w:r w:rsidR="007718B0" w:rsidRPr="009A49D9">
        <w:rPr>
          <w:lang w:eastAsia="en-US"/>
        </w:rPr>
        <w:t>business impact of the project</w:t>
      </w:r>
      <w:bookmarkEnd w:id="231"/>
    </w:p>
    <w:p w14:paraId="68C81BD2" w14:textId="77777777" w:rsidR="007A35C7" w:rsidRDefault="007A35C7" w:rsidP="00AF19AB">
      <w:pPr>
        <w:pStyle w:val="BodyText"/>
        <w:rPr>
          <w:lang w:eastAsia="en-US"/>
        </w:rPr>
      </w:pPr>
    </w:p>
    <w:p w14:paraId="76AEFA67" w14:textId="398EB6AD" w:rsidR="00716360" w:rsidRDefault="00716360" w:rsidP="00716360">
      <w:pPr>
        <w:pStyle w:val="Caption"/>
        <w:jc w:val="center"/>
        <w:rPr>
          <w:i w:val="0"/>
          <w:iCs w:val="0"/>
          <w:color w:val="auto"/>
        </w:rPr>
      </w:pPr>
      <w:r w:rsidRPr="0076663B">
        <w:rPr>
          <w:i w:val="0"/>
          <w:iCs w:val="0"/>
          <w:color w:val="auto"/>
        </w:rPr>
        <w:t xml:space="preserve">Table </w:t>
      </w:r>
      <w:r w:rsidRPr="0076663B">
        <w:rPr>
          <w:i w:val="0"/>
          <w:iCs w:val="0"/>
          <w:color w:val="auto"/>
        </w:rPr>
        <w:fldChar w:fldCharType="begin"/>
      </w:r>
      <w:r w:rsidRPr="0076663B">
        <w:rPr>
          <w:i w:val="0"/>
          <w:iCs w:val="0"/>
          <w:color w:val="auto"/>
        </w:rPr>
        <w:instrText xml:space="preserve"> SEQ Table \* ARABIC </w:instrText>
      </w:r>
      <w:r w:rsidRPr="0076663B">
        <w:rPr>
          <w:i w:val="0"/>
          <w:iCs w:val="0"/>
          <w:color w:val="auto"/>
        </w:rPr>
        <w:fldChar w:fldCharType="separate"/>
      </w:r>
      <w:r w:rsidR="009625EB">
        <w:rPr>
          <w:i w:val="0"/>
          <w:iCs w:val="0"/>
          <w:noProof/>
          <w:color w:val="auto"/>
        </w:rPr>
        <w:t>2</w:t>
      </w:r>
      <w:r w:rsidRPr="0076663B">
        <w:rPr>
          <w:i w:val="0"/>
          <w:iCs w:val="0"/>
          <w:color w:val="auto"/>
        </w:rPr>
        <w:fldChar w:fldCharType="end"/>
      </w:r>
      <w:r w:rsidRPr="0076663B">
        <w:rPr>
          <w:i w:val="0"/>
          <w:iCs w:val="0"/>
          <w:color w:val="auto"/>
        </w:rPr>
        <w:t xml:space="preserve">. The </w:t>
      </w:r>
      <w:r w:rsidR="00745CC5">
        <w:rPr>
          <w:i w:val="0"/>
          <w:iCs w:val="0"/>
          <w:color w:val="auto"/>
        </w:rPr>
        <w:t xml:space="preserve">main </w:t>
      </w:r>
      <w:r w:rsidRPr="0076663B">
        <w:rPr>
          <w:i w:val="0"/>
          <w:iCs w:val="0"/>
          <w:color w:val="auto"/>
        </w:rPr>
        <w:t>contribution areas</w:t>
      </w:r>
      <w:r>
        <w:rPr>
          <w:i w:val="0"/>
          <w:iCs w:val="0"/>
          <w:color w:val="auto"/>
        </w:rPr>
        <w:t xml:space="preserve"> </w:t>
      </w:r>
      <w:r w:rsidR="005E1CB6">
        <w:rPr>
          <w:i w:val="0"/>
          <w:iCs w:val="0"/>
          <w:color w:val="auto"/>
        </w:rPr>
        <w:t xml:space="preserve">of the use cases to the Sa4CPS concept, </w:t>
      </w:r>
      <w:r w:rsidR="00745CC5">
        <w:rPr>
          <w:i w:val="0"/>
          <w:iCs w:val="0"/>
          <w:color w:val="auto"/>
        </w:rPr>
        <w:t>targeted innovation boosted by</w:t>
      </w:r>
      <w:r w:rsidR="00AE6896">
        <w:rPr>
          <w:i w:val="0"/>
          <w:iCs w:val="0"/>
          <w:color w:val="auto"/>
        </w:rPr>
        <w:t xml:space="preserve"> Sa4CPS concept </w:t>
      </w:r>
      <w:r w:rsidR="00C67DCD">
        <w:rPr>
          <w:i w:val="0"/>
          <w:iCs w:val="0"/>
          <w:color w:val="auto"/>
        </w:rPr>
        <w:t>and description of the</w:t>
      </w:r>
      <w:r>
        <w:rPr>
          <w:i w:val="0"/>
          <w:iCs w:val="0"/>
          <w:color w:val="auto"/>
        </w:rPr>
        <w:t xml:space="preserve"> target business im</w:t>
      </w:r>
      <w:r w:rsidR="005F645D">
        <w:rPr>
          <w:i w:val="0"/>
          <w:iCs w:val="0"/>
          <w:color w:val="auto"/>
        </w:rPr>
        <w:t>p</w:t>
      </w:r>
      <w:r>
        <w:rPr>
          <w:i w:val="0"/>
          <w:iCs w:val="0"/>
          <w:color w:val="auto"/>
        </w:rPr>
        <w:t>acts</w:t>
      </w:r>
      <w:r w:rsidRPr="0076663B">
        <w:rPr>
          <w:i w:val="0"/>
          <w:iCs w:val="0"/>
          <w:color w:val="auto"/>
        </w:rPr>
        <w:t xml:space="preserve"> </w:t>
      </w:r>
      <w:r w:rsidR="00C67DCD">
        <w:rPr>
          <w:i w:val="0"/>
          <w:iCs w:val="0"/>
          <w:color w:val="auto"/>
        </w:rPr>
        <w:t>in the use cases</w:t>
      </w:r>
      <w:r w:rsidR="00D23B34">
        <w:rPr>
          <w:i w:val="0"/>
          <w:iCs w:val="0"/>
          <w:color w:val="auto"/>
        </w:rPr>
        <w:t>/contributing partners</w:t>
      </w:r>
      <w:r w:rsidR="00C67DCD">
        <w:rPr>
          <w:i w:val="0"/>
          <w:iCs w:val="0"/>
          <w:color w:val="auto"/>
        </w:rPr>
        <w:t xml:space="preserve"> related markets</w:t>
      </w:r>
      <w:r w:rsidRPr="0076663B">
        <w:rPr>
          <w:i w:val="0"/>
          <w:iCs w:val="0"/>
          <w:color w:val="auto"/>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Change w:id="232">
          <w:tblGrid>
            <w:gridCol w:w="9060"/>
          </w:tblGrid>
        </w:tblGridChange>
      </w:tblGrid>
      <w:tr w:rsidR="001415A0" w14:paraId="5D048A65" w14:textId="77777777" w:rsidTr="1EBB44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13DB3ECA" w14:textId="4140A2D6" w:rsidR="001415A0" w:rsidRDefault="4FE5E5D1" w:rsidP="76BD7CA2">
            <w:r>
              <w:t xml:space="preserve">UC1: </w:t>
            </w:r>
            <w:r w:rsidR="15140835">
              <w:t xml:space="preserve">Connected </w:t>
            </w:r>
            <w:proofErr w:type="gramStart"/>
            <w:r w:rsidR="15140835">
              <w:t>&amp;  Autonomous</w:t>
            </w:r>
            <w:proofErr w:type="gramEnd"/>
            <w:r w:rsidR="15140835">
              <w:t xml:space="preserve"> lightweight logistics for in-factory/out-factory supply chain</w:t>
            </w:r>
          </w:p>
        </w:tc>
      </w:tr>
      <w:tr w:rsidR="001415A0" w14:paraId="059BD520" w14:textId="77777777" w:rsidTr="1EBB44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FFFFFF" w:themeFill="background1"/>
          </w:tcPr>
          <w:p w14:paraId="1387DCC5" w14:textId="77777777" w:rsidR="005240F9" w:rsidRPr="00BF3E98" w:rsidRDefault="005240F9" w:rsidP="005240F9">
            <w:pPr>
              <w:rPr>
                <w:ins w:id="233" w:author="Latvakoski Juhani" w:date="2024-09-18T15:23:00Z"/>
                <w:b/>
                <w:bCs/>
              </w:rPr>
            </w:pPr>
            <w:ins w:id="234" w:author="Latvakoski Juhani" w:date="2024-09-18T15:23:00Z">
              <w:r w:rsidRPr="00BF3E98">
                <w:rPr>
                  <w:b/>
                  <w:bCs/>
                </w:rPr>
                <w:t>Main contribution area to the Sa4CPs concept</w:t>
              </w:r>
            </w:ins>
          </w:p>
          <w:p w14:paraId="4850688F" w14:textId="07F2B41D" w:rsidR="00630354" w:rsidRDefault="02015176" w:rsidP="00C14540">
            <w:pPr>
              <w:pStyle w:val="BodyText"/>
              <w:jc w:val="both"/>
            </w:pPr>
            <w:r>
              <w:t xml:space="preserve">The purpose of a traceability system is to track where a product is and where it goes along the supply chain (SC). End-to-end supply chain traceability enables organizations in the supply chain network to respond to volatile demand. Automotive SC is a specialized production-distribution chain that includes a comprehensive combination of participants and processes. In recent years, new tools have been developed to improve SC transparency, visibility, and traceability, especially in health and safety sensitive sectors such as food and pharmaceuticals. According to the study carried by </w:t>
            </w:r>
            <w:proofErr w:type="spellStart"/>
            <w:r>
              <w:t>AlliedMarket</w:t>
            </w:r>
            <w:proofErr w:type="spellEnd"/>
            <w:r>
              <w:t xml:space="preserve"> </w:t>
            </w:r>
            <w:proofErr w:type="gramStart"/>
            <w:r>
              <w:t>Research  [</w:t>
            </w:r>
            <w:proofErr w:type="gramEnd"/>
            <w:r>
              <w:t>19], the global automotive logistics market was valued at $241.7 billion in 2021, and is projected to reach $433.6 billion by 2031, growing at a CAGR of 6.1% from 2022 to 2031.</w:t>
            </w:r>
          </w:p>
          <w:p w14:paraId="204C5A56" w14:textId="6A7456F7" w:rsidR="00630354" w:rsidRDefault="02015176" w:rsidP="00C14540">
            <w:pPr>
              <w:pStyle w:val="BodyText"/>
              <w:jc w:val="both"/>
            </w:pPr>
            <w:r>
              <w:t xml:space="preserve">Since traditional central server-client technical solutions cannot meet expectations in terms of data integrity, confidentiality, system flexibility and adaptability, different solutions have been presented in the literature. Ding et al. [20] proposed a dual-layer framework for product traceability based on the use of blockchain-based smart contracts. Westerkamp et al. [21] presented a blockchain-based SC management system that allows tracking of goods and their transformation during the production process, using smart contracts and tokens. The feasibility of their approach was demonstrated using the Ethereum Virtual Machine (EVM). Liu et al. [22], developed an effective drug traceability system using a five-layer blockchain platform architecture. Smart contracts and IoT related applications have been used to manage drug identity and enable on-chain/off-chain mechanisms. A custom Ethereum blockchain-based solution for the management of controlled drugs is presented by </w:t>
            </w:r>
            <w:proofErr w:type="spellStart"/>
            <w:r>
              <w:t>Musamih</w:t>
            </w:r>
            <w:proofErr w:type="spellEnd"/>
            <w:r>
              <w:t xml:space="preserve"> et al. [23]. Smart contracts record all actions on the ledger, thus providing transparency, accountability, security, and data source. Authors use IPFS-based off-chain storage to store large-scale content-like images. Proposed study by Ahmed et al. [24</w:t>
            </w:r>
            <w:proofErr w:type="gramStart"/>
            <w:r>
              <w:t>] ,</w:t>
            </w:r>
            <w:proofErr w:type="gramEnd"/>
            <w:r>
              <w:t xml:space="preserve"> a distributed architecture is used to improve the quality of IoT-related data in the context of logistics traceability. The proposed approach has been applied in a medical equipment use case involving perishable medical diagnostic kits. Yong et al. [25], developed a vaccine blockchain system that combines blockchain and machine learning technologies. Another study explored how to link supply chain visibility, information transparency with the automotive supply chain and logistics by considering the situational awareness. [26]. </w:t>
            </w:r>
            <w:proofErr w:type="spellStart"/>
            <w:r>
              <w:t>Everledger</w:t>
            </w:r>
            <w:proofErr w:type="spellEnd"/>
            <w:r>
              <w:t xml:space="preserve"> [27] works with various industries to improve sourcing, traceability </w:t>
            </w:r>
            <w:r>
              <w:lastRenderedPageBreak/>
              <w:t xml:space="preserve">and compliance through smart contracts, artificial intelligence, and smart </w:t>
            </w:r>
            <w:proofErr w:type="spellStart"/>
            <w:r>
              <w:t>labeling</w:t>
            </w:r>
            <w:proofErr w:type="spellEnd"/>
            <w:r>
              <w:t xml:space="preserve"> solutions. </w:t>
            </w:r>
            <w:proofErr w:type="spellStart"/>
            <w:r>
              <w:t>ScanTrust</w:t>
            </w:r>
            <w:proofErr w:type="spellEnd"/>
            <w:r>
              <w:t xml:space="preserve"> [28] provides visibility in the supply chain by using technologies such as QR code, RFID, NFC etc. Using blockchain technology, </w:t>
            </w:r>
            <w:proofErr w:type="spellStart"/>
            <w:r>
              <w:t>TrustTrace</w:t>
            </w:r>
            <w:proofErr w:type="spellEnd"/>
            <w:r>
              <w:t xml:space="preserve"> [29</w:t>
            </w:r>
            <w:proofErr w:type="gramStart"/>
            <w:r>
              <w:t>]  provides</w:t>
            </w:r>
            <w:proofErr w:type="gramEnd"/>
            <w:r>
              <w:t xml:space="preserve"> the ability to track products throughout the supply chain, from the source of each raw material to various stages of the value chain.</w:t>
            </w:r>
          </w:p>
          <w:p w14:paraId="396D383F" w14:textId="77777777" w:rsidR="005240F9" w:rsidRDefault="005240F9" w:rsidP="005240F9">
            <w:pPr>
              <w:rPr>
                <w:ins w:id="235" w:author="Latvakoski Juhani" w:date="2024-09-18T15:23:00Z"/>
                <w:b/>
                <w:bCs/>
              </w:rPr>
            </w:pPr>
            <w:ins w:id="236" w:author="Latvakoski Juhani" w:date="2024-09-18T15:23:00Z">
              <w:r w:rsidRPr="005F28DC">
                <w:rPr>
                  <w:b/>
                  <w:bCs/>
                </w:rPr>
                <w:t>Targeted innovation</w:t>
              </w:r>
              <w:r>
                <w:rPr>
                  <w:b/>
                  <w:bCs/>
                </w:rPr>
                <w:t xml:space="preserve"> boosted by the Sa4CPS </w:t>
              </w:r>
              <w:proofErr w:type="gramStart"/>
              <w:r>
                <w:rPr>
                  <w:b/>
                  <w:bCs/>
                </w:rPr>
                <w:t>concept</w:t>
              </w:r>
              <w:proofErr w:type="gramEnd"/>
            </w:ins>
          </w:p>
          <w:p w14:paraId="6CB7358E" w14:textId="77777777" w:rsidR="00B80F86" w:rsidRDefault="00B80F86" w:rsidP="00B80F86">
            <w:pPr>
              <w:pStyle w:val="BodyText"/>
              <w:numPr>
                <w:ilvl w:val="0"/>
                <w:numId w:val="85"/>
              </w:numPr>
              <w:jc w:val="both"/>
              <w:rPr>
                <w:ins w:id="237" w:author="Latvakoski Juhani" w:date="2024-09-23T13:19:00Z"/>
              </w:rPr>
            </w:pPr>
            <w:ins w:id="238" w:author="Latvakoski Juhani" w:date="2024-09-23T13:19:00Z">
              <w:r>
                <w:t>Achieving higher location accuracy using new AI-based techniques with a single gateway</w:t>
              </w:r>
            </w:ins>
          </w:p>
          <w:p w14:paraId="4B8E8545" w14:textId="77777777" w:rsidR="00B80F86" w:rsidRDefault="00B80F86" w:rsidP="00B80F86">
            <w:pPr>
              <w:pStyle w:val="BodyText"/>
              <w:numPr>
                <w:ilvl w:val="0"/>
                <w:numId w:val="85"/>
              </w:numPr>
              <w:jc w:val="both"/>
              <w:rPr>
                <w:ins w:id="239" w:author="Latvakoski Juhani" w:date="2024-09-23T13:19:00Z"/>
              </w:rPr>
            </w:pPr>
            <w:ins w:id="240" w:author="Latvakoski Juhani" w:date="2024-09-23T13:19:00Z">
              <w:r>
                <w:t xml:space="preserve">Cryptographic functions such as symmetric/asymmetric encryption, key generation, hashing </w:t>
              </w:r>
            </w:ins>
          </w:p>
          <w:p w14:paraId="359B7C36" w14:textId="77777777" w:rsidR="00B80F86" w:rsidRDefault="00B80F86" w:rsidP="00B80F86">
            <w:pPr>
              <w:pStyle w:val="BodyText"/>
              <w:numPr>
                <w:ilvl w:val="0"/>
                <w:numId w:val="85"/>
              </w:numPr>
              <w:jc w:val="both"/>
              <w:rPr>
                <w:ins w:id="241" w:author="Latvakoski Juhani" w:date="2024-09-23T13:19:00Z"/>
              </w:rPr>
            </w:pPr>
            <w:ins w:id="242" w:author="Latvakoski Juhani" w:date="2024-09-23T13:19:00Z">
              <w:r>
                <w:t xml:space="preserve">Artificial Intelligence based Prognostic Health </w:t>
              </w:r>
              <w:proofErr w:type="gramStart"/>
              <w:r>
                <w:t>Management(</w:t>
              </w:r>
              <w:proofErr w:type="gramEnd"/>
              <w:r>
                <w:t>PHM) tool</w:t>
              </w:r>
            </w:ins>
          </w:p>
          <w:p w14:paraId="28F8FCC9" w14:textId="77777777" w:rsidR="00B80F86" w:rsidRDefault="00B80F86" w:rsidP="00B80F86">
            <w:pPr>
              <w:pStyle w:val="BodyText"/>
              <w:numPr>
                <w:ilvl w:val="0"/>
                <w:numId w:val="85"/>
              </w:numPr>
              <w:jc w:val="both"/>
              <w:rPr>
                <w:ins w:id="243" w:author="Latvakoski Juhani" w:date="2024-09-23T13:19:00Z"/>
              </w:rPr>
            </w:pPr>
            <w:ins w:id="244" w:author="Latvakoski Juhani" w:date="2024-09-23T13:19:00Z">
              <w:r>
                <w:t xml:space="preserve">Providing end-to-end holistic cyber-physical security aimed at reducing the attack surface of critical assets in critical </w:t>
              </w:r>
              <w:proofErr w:type="gramStart"/>
              <w:r>
                <w:t>infrastructures</w:t>
              </w:r>
              <w:proofErr w:type="gramEnd"/>
              <w:r>
                <w:t xml:space="preserve"> </w:t>
              </w:r>
            </w:ins>
          </w:p>
          <w:p w14:paraId="73066456" w14:textId="77777777" w:rsidR="00B80F86" w:rsidRDefault="00B80F86" w:rsidP="00B80F86">
            <w:pPr>
              <w:pStyle w:val="BodyText"/>
              <w:numPr>
                <w:ilvl w:val="0"/>
                <w:numId w:val="85"/>
              </w:numPr>
              <w:jc w:val="both"/>
              <w:rPr>
                <w:ins w:id="245" w:author="Latvakoski Juhani" w:date="2024-09-23T13:19:00Z"/>
              </w:rPr>
            </w:pPr>
            <w:ins w:id="246" w:author="Latvakoski Juhani" w:date="2024-09-23T13:19:00Z">
              <w:r>
                <w:t>Building a situational awareness ontology</w:t>
              </w:r>
            </w:ins>
          </w:p>
          <w:p w14:paraId="574435B8" w14:textId="77777777" w:rsidR="00B80F86" w:rsidRDefault="00B80F86" w:rsidP="00B80F86">
            <w:pPr>
              <w:pStyle w:val="BodyText"/>
              <w:numPr>
                <w:ilvl w:val="0"/>
                <w:numId w:val="85"/>
              </w:numPr>
              <w:jc w:val="both"/>
              <w:rPr>
                <w:ins w:id="247" w:author="Latvakoski Juhani" w:date="2024-09-23T13:19:00Z"/>
              </w:rPr>
            </w:pPr>
            <w:ins w:id="248" w:author="Latvakoski Juhani" w:date="2024-09-23T13:19:00Z">
              <w:r>
                <w:t>M2M Communication and Secure IoT Platform</w:t>
              </w:r>
            </w:ins>
          </w:p>
          <w:p w14:paraId="6ECDC50F" w14:textId="77777777" w:rsidR="00B80F86" w:rsidRPr="009F455E" w:rsidRDefault="00B80F86" w:rsidP="00B80F86">
            <w:pPr>
              <w:pStyle w:val="BodyText"/>
              <w:numPr>
                <w:ilvl w:val="0"/>
                <w:numId w:val="85"/>
              </w:numPr>
              <w:jc w:val="both"/>
              <w:rPr>
                <w:ins w:id="249" w:author="Latvakoski Juhani" w:date="2024-09-23T13:19:00Z"/>
              </w:rPr>
            </w:pPr>
            <w:ins w:id="250" w:author="Latvakoski Juhani" w:date="2024-09-23T13:19:00Z">
              <w:r>
                <w:t xml:space="preserve">Ensure GDPR compliance for better </w:t>
              </w:r>
              <w:proofErr w:type="gramStart"/>
              <w:r>
                <w:t>privacy</w:t>
              </w:r>
              <w:proofErr w:type="gramEnd"/>
              <w:r>
                <w:t xml:space="preserve"> </w:t>
              </w:r>
            </w:ins>
          </w:p>
          <w:p w14:paraId="1FD98488" w14:textId="18934C2A" w:rsidR="00630354" w:rsidRDefault="00630354">
            <w:pPr>
              <w:pStyle w:val="BodyText"/>
              <w:numPr>
                <w:ilvl w:val="0"/>
                <w:numId w:val="85"/>
              </w:numPr>
              <w:jc w:val="both"/>
              <w:rPr>
                <w:ins w:id="251" w:author="Latvakoski Juhani" w:date="2024-09-18T15:23:00Z"/>
              </w:rPr>
              <w:pPrChange w:id="252" w:author="Latvakoski Juhani" w:date="2024-09-18T15:23:00Z">
                <w:pPr>
                  <w:pStyle w:val="BodyText"/>
                  <w:jc w:val="both"/>
                </w:pPr>
              </w:pPrChange>
            </w:pPr>
          </w:p>
          <w:p w14:paraId="39CFD46C" w14:textId="49F15FEA" w:rsidR="00F467E9" w:rsidRPr="00C83A69" w:rsidRDefault="00F467E9" w:rsidP="00F467E9">
            <w:pPr>
              <w:rPr>
                <w:ins w:id="253" w:author="Latvakoski Juhani" w:date="2024-09-18T15:23:00Z"/>
                <w:b/>
                <w:bCs/>
              </w:rPr>
            </w:pPr>
            <w:ins w:id="254" w:author="Latvakoski Juhani" w:date="2024-09-18T15:23:00Z">
              <w:r w:rsidRPr="00C83A69">
                <w:rPr>
                  <w:b/>
                  <w:bCs/>
                </w:rPr>
                <w:t>Target business impact:</w:t>
              </w:r>
            </w:ins>
          </w:p>
          <w:p w14:paraId="6612BAC2" w14:textId="77777777" w:rsidR="007E5D93" w:rsidRPr="00D43D84" w:rsidRDefault="007E5D93" w:rsidP="007E5D93">
            <w:pPr>
              <w:pStyle w:val="ITEABodyText"/>
              <w:numPr>
                <w:ilvl w:val="0"/>
                <w:numId w:val="20"/>
              </w:numPr>
              <w:rPr>
                <w:ins w:id="255" w:author="Latvakoski Juhani" w:date="2024-09-23T13:19:00Z"/>
                <w:szCs w:val="20"/>
                <w:lang w:val="en-US"/>
              </w:rPr>
            </w:pPr>
            <w:ins w:id="256" w:author="Latvakoski Juhani" w:date="2024-09-23T13:19:00Z">
              <w:r w:rsidRPr="00D43D84">
                <w:rPr>
                  <w:szCs w:val="20"/>
                  <w:lang w:val="en-US"/>
                </w:rPr>
                <w:t>Direct sales as a component</w:t>
              </w:r>
            </w:ins>
          </w:p>
          <w:p w14:paraId="77938EB9" w14:textId="77777777" w:rsidR="007E5D93" w:rsidRPr="00D43D84" w:rsidRDefault="007E5D93" w:rsidP="007E5D93">
            <w:pPr>
              <w:pStyle w:val="ITEABodyText"/>
              <w:ind w:left="720"/>
              <w:rPr>
                <w:ins w:id="257" w:author="Latvakoski Juhani" w:date="2024-09-23T13:19:00Z"/>
                <w:szCs w:val="20"/>
                <w:lang w:val="en-US"/>
              </w:rPr>
            </w:pPr>
            <w:ins w:id="258" w:author="Latvakoski Juhani" w:date="2024-09-23T13:19:00Z">
              <w:r>
                <w:rPr>
                  <w:szCs w:val="20"/>
                  <w:lang w:val="en-US"/>
                </w:rPr>
                <w:t xml:space="preserve">- </w:t>
              </w:r>
              <w:r w:rsidRPr="00D43D84">
                <w:rPr>
                  <w:szCs w:val="20"/>
                  <w:lang w:val="en-US"/>
                </w:rPr>
                <w:t xml:space="preserve">HSM, secure gateway, </w:t>
              </w:r>
              <w:proofErr w:type="spellStart"/>
              <w:r w:rsidRPr="00D43D84">
                <w:rPr>
                  <w:szCs w:val="20"/>
                  <w:lang w:val="en-US"/>
                </w:rPr>
                <w:t>cyberphysica</w:t>
              </w:r>
              <w:r>
                <w:rPr>
                  <w:szCs w:val="20"/>
                  <w:lang w:val="en-US"/>
                </w:rPr>
                <w:t>l</w:t>
              </w:r>
              <w:proofErr w:type="spellEnd"/>
              <w:r>
                <w:rPr>
                  <w:szCs w:val="20"/>
                  <w:lang w:val="en-US"/>
                </w:rPr>
                <w:t xml:space="preserve"> security components (50K-500K</w:t>
              </w:r>
              <w:r w:rsidRPr="00D43D84">
                <w:rPr>
                  <w:szCs w:val="20"/>
                  <w:lang w:val="en-US"/>
                </w:rPr>
                <w:t>₺)</w:t>
              </w:r>
            </w:ins>
          </w:p>
          <w:p w14:paraId="72D73EC6" w14:textId="77777777" w:rsidR="007E5D93" w:rsidRPr="00D43D84" w:rsidRDefault="007E5D93" w:rsidP="007E5D93">
            <w:pPr>
              <w:pStyle w:val="ITEABodyText"/>
              <w:ind w:left="720"/>
              <w:rPr>
                <w:ins w:id="259" w:author="Latvakoski Juhani" w:date="2024-09-23T13:19:00Z"/>
                <w:szCs w:val="20"/>
                <w:lang w:val="en-US"/>
              </w:rPr>
            </w:pPr>
            <w:ins w:id="260" w:author="Latvakoski Juhani" w:date="2024-09-23T13:19:00Z">
              <w:r>
                <w:rPr>
                  <w:szCs w:val="20"/>
                  <w:lang w:val="en-US"/>
                </w:rPr>
                <w:t xml:space="preserve">- </w:t>
              </w:r>
              <w:r w:rsidRPr="00D43D84">
                <w:rPr>
                  <w:szCs w:val="20"/>
                  <w:lang w:val="en-US"/>
                </w:rPr>
                <w:t xml:space="preserve">Internal/External situational awareness, </w:t>
              </w:r>
              <w:proofErr w:type="gramStart"/>
              <w:r w:rsidRPr="00D43D84">
                <w:rPr>
                  <w:szCs w:val="20"/>
                  <w:lang w:val="en-US"/>
                </w:rPr>
                <w:t>monitoring</w:t>
              </w:r>
              <w:proofErr w:type="gramEnd"/>
              <w:r w:rsidRPr="00D43D84">
                <w:rPr>
                  <w:szCs w:val="20"/>
                  <w:lang w:val="en-US"/>
                </w:rPr>
                <w:t xml:space="preserve"> and data analysis solutions (100K+ ₺)</w:t>
              </w:r>
            </w:ins>
          </w:p>
          <w:p w14:paraId="46901D9A" w14:textId="77777777" w:rsidR="007E5D93" w:rsidRPr="00D43D84" w:rsidRDefault="007E5D93" w:rsidP="007E5D93">
            <w:pPr>
              <w:pStyle w:val="ITEABodyText"/>
              <w:ind w:left="720"/>
              <w:rPr>
                <w:ins w:id="261" w:author="Latvakoski Juhani" w:date="2024-09-23T13:19:00Z"/>
                <w:szCs w:val="20"/>
                <w:lang w:val="en-US"/>
              </w:rPr>
            </w:pPr>
            <w:ins w:id="262" w:author="Latvakoski Juhani" w:date="2024-09-23T13:19:00Z">
              <w:r>
                <w:rPr>
                  <w:szCs w:val="20"/>
                  <w:lang w:val="en-US"/>
                </w:rPr>
                <w:t xml:space="preserve">- </w:t>
              </w:r>
              <w:r w:rsidRPr="00D43D84">
                <w:rPr>
                  <w:szCs w:val="20"/>
                  <w:lang w:val="en-US"/>
                </w:rPr>
                <w:t>Routing optimization software (75K-500K ₺)</w:t>
              </w:r>
            </w:ins>
          </w:p>
          <w:p w14:paraId="21CC7789" w14:textId="77777777" w:rsidR="007E5D93" w:rsidRDefault="007E5D93" w:rsidP="007E5D93">
            <w:pPr>
              <w:pStyle w:val="ITEABodyText"/>
              <w:ind w:left="720"/>
              <w:rPr>
                <w:ins w:id="263" w:author="Latvakoski Juhani" w:date="2024-09-23T13:19:00Z"/>
                <w:szCs w:val="20"/>
                <w:lang w:val="en-US"/>
              </w:rPr>
            </w:pPr>
            <w:ins w:id="264" w:author="Latvakoski Juhani" w:date="2024-09-23T13:19:00Z">
              <w:r>
                <w:rPr>
                  <w:szCs w:val="20"/>
                  <w:lang w:val="en-US"/>
                </w:rPr>
                <w:t xml:space="preserve">- </w:t>
              </w:r>
              <w:r w:rsidRPr="00D43D84">
                <w:rPr>
                  <w:szCs w:val="20"/>
                  <w:lang w:val="en-US"/>
                </w:rPr>
                <w:t>Secure data sharing tool (50K License)</w:t>
              </w:r>
            </w:ins>
          </w:p>
          <w:p w14:paraId="3C128D66" w14:textId="77777777" w:rsidR="007E5D93" w:rsidRPr="00D43D84" w:rsidRDefault="007E5D93" w:rsidP="007E5D93">
            <w:pPr>
              <w:pStyle w:val="ITEABodyText"/>
              <w:numPr>
                <w:ilvl w:val="0"/>
                <w:numId w:val="86"/>
              </w:numPr>
              <w:rPr>
                <w:ins w:id="265" w:author="Latvakoski Juhani" w:date="2024-09-23T13:19:00Z"/>
                <w:szCs w:val="20"/>
                <w:lang w:val="en-US"/>
              </w:rPr>
            </w:pPr>
            <w:ins w:id="266" w:author="Latvakoski Juhani" w:date="2024-09-23T13:19:00Z">
              <w:r w:rsidRPr="00D43D84">
                <w:rPr>
                  <w:szCs w:val="20"/>
                  <w:lang w:val="en-US"/>
                </w:rPr>
                <w:t>Direct selling as a whole</w:t>
              </w:r>
            </w:ins>
          </w:p>
          <w:p w14:paraId="2EC75899" w14:textId="77777777" w:rsidR="007E5D93" w:rsidRPr="00D43D84" w:rsidRDefault="007E5D93" w:rsidP="007E5D93">
            <w:pPr>
              <w:pStyle w:val="ITEABodyText"/>
              <w:ind w:left="720"/>
              <w:rPr>
                <w:ins w:id="267" w:author="Latvakoski Juhani" w:date="2024-09-23T13:19:00Z"/>
                <w:szCs w:val="20"/>
                <w:lang w:val="en-US"/>
              </w:rPr>
            </w:pPr>
            <w:ins w:id="268" w:author="Latvakoski Juhani" w:date="2024-09-23T13:19:00Z">
              <w:r>
                <w:rPr>
                  <w:szCs w:val="20"/>
                  <w:lang w:val="en-US"/>
                </w:rPr>
                <w:t xml:space="preserve">- </w:t>
              </w:r>
              <w:r w:rsidRPr="00D43D84">
                <w:rPr>
                  <w:szCs w:val="20"/>
                  <w:lang w:val="en-US"/>
                </w:rPr>
                <w:t>Sa4CPS integrated system sales fo</w:t>
              </w:r>
              <w:r>
                <w:rPr>
                  <w:szCs w:val="20"/>
                  <w:lang w:val="en-US"/>
                </w:rPr>
                <w:t>r sectoral applications (3 - 5M</w:t>
              </w:r>
              <w:r w:rsidRPr="00D43D84">
                <w:rPr>
                  <w:szCs w:val="20"/>
                  <w:lang w:val="en-US"/>
                </w:rPr>
                <w:t>₺)</w:t>
              </w:r>
            </w:ins>
          </w:p>
          <w:p w14:paraId="309EB78E" w14:textId="77777777" w:rsidR="007E5D93" w:rsidRPr="00D43D84" w:rsidRDefault="007E5D93" w:rsidP="007E5D93">
            <w:pPr>
              <w:pStyle w:val="ITEABodyText"/>
              <w:ind w:left="720"/>
              <w:rPr>
                <w:ins w:id="269" w:author="Latvakoski Juhani" w:date="2024-09-23T13:19:00Z"/>
                <w:szCs w:val="20"/>
                <w:lang w:val="en-US"/>
              </w:rPr>
            </w:pPr>
            <w:ins w:id="270" w:author="Latvakoski Juhani" w:date="2024-09-23T13:19:00Z">
              <w:r>
                <w:rPr>
                  <w:szCs w:val="20"/>
                  <w:lang w:val="en-US"/>
                </w:rPr>
                <w:t xml:space="preserve">- </w:t>
              </w:r>
              <w:r w:rsidRPr="00D43D84">
                <w:rPr>
                  <w:szCs w:val="20"/>
                  <w:lang w:val="en-US"/>
                </w:rPr>
                <w:t xml:space="preserve">Internal logistics tracking </w:t>
              </w:r>
              <w:r>
                <w:rPr>
                  <w:szCs w:val="20"/>
                  <w:lang w:val="en-US"/>
                </w:rPr>
                <w:t>and optimization system (1-1.5M</w:t>
              </w:r>
              <w:r w:rsidRPr="00D43D84">
                <w:rPr>
                  <w:szCs w:val="20"/>
                  <w:lang w:val="en-US"/>
                </w:rPr>
                <w:t>₺)</w:t>
              </w:r>
            </w:ins>
          </w:p>
          <w:p w14:paraId="53F4917C" w14:textId="77777777" w:rsidR="007E5D93" w:rsidRPr="00D43D84" w:rsidRDefault="007E5D93" w:rsidP="007E5D93">
            <w:pPr>
              <w:pStyle w:val="ITEABodyText"/>
              <w:ind w:left="720"/>
              <w:rPr>
                <w:ins w:id="271" w:author="Latvakoski Juhani" w:date="2024-09-23T13:19:00Z"/>
                <w:szCs w:val="20"/>
                <w:lang w:val="en-US"/>
              </w:rPr>
            </w:pPr>
            <w:ins w:id="272" w:author="Latvakoski Juhani" w:date="2024-09-23T13:19:00Z">
              <w:r>
                <w:rPr>
                  <w:szCs w:val="20"/>
                  <w:lang w:val="en-US"/>
                </w:rPr>
                <w:t xml:space="preserve">- </w:t>
              </w:r>
              <w:r w:rsidRPr="00D43D84">
                <w:rPr>
                  <w:szCs w:val="20"/>
                  <w:lang w:val="en-US"/>
                </w:rPr>
                <w:t>External logistics tracking and optimization system (2-4M₺)</w:t>
              </w:r>
            </w:ins>
          </w:p>
          <w:p w14:paraId="687E2626" w14:textId="77777777" w:rsidR="007E5D93" w:rsidRDefault="007E5D93" w:rsidP="007E5D93">
            <w:pPr>
              <w:pStyle w:val="ITEABodyText"/>
              <w:ind w:left="720"/>
              <w:rPr>
                <w:ins w:id="273" w:author="Latvakoski Juhani" w:date="2024-09-23T13:19:00Z"/>
                <w:szCs w:val="20"/>
                <w:lang w:val="en-US"/>
              </w:rPr>
            </w:pPr>
            <w:ins w:id="274" w:author="Latvakoski Juhani" w:date="2024-09-23T13:19:00Z">
              <w:r>
                <w:rPr>
                  <w:szCs w:val="20"/>
                  <w:lang w:val="en-US"/>
                </w:rPr>
                <w:t xml:space="preserve">- </w:t>
              </w:r>
              <w:r w:rsidRPr="00D43D84">
                <w:rPr>
                  <w:szCs w:val="20"/>
                  <w:lang w:val="en-US"/>
                </w:rPr>
                <w:t>Integrated situational awareness IoT Platform (1.5M₺)</w:t>
              </w:r>
            </w:ins>
          </w:p>
          <w:p w14:paraId="4A8A736B" w14:textId="77777777" w:rsidR="007E5D93" w:rsidRPr="00D43D84" w:rsidRDefault="007E5D93" w:rsidP="007E5D93">
            <w:pPr>
              <w:pStyle w:val="ITEABodyText"/>
              <w:numPr>
                <w:ilvl w:val="0"/>
                <w:numId w:val="86"/>
              </w:numPr>
              <w:rPr>
                <w:ins w:id="275" w:author="Latvakoski Juhani" w:date="2024-09-23T13:19:00Z"/>
                <w:szCs w:val="20"/>
                <w:lang w:val="en-US"/>
              </w:rPr>
            </w:pPr>
            <w:ins w:id="276" w:author="Latvakoski Juhani" w:date="2024-09-23T13:19:00Z">
              <w:r w:rsidRPr="00D43D84">
                <w:rPr>
                  <w:szCs w:val="20"/>
                  <w:lang w:val="en-US"/>
                </w:rPr>
                <w:t>Sales as a service</w:t>
              </w:r>
            </w:ins>
          </w:p>
          <w:p w14:paraId="3C7AB420" w14:textId="77777777" w:rsidR="007E5D93" w:rsidRPr="00D43D84" w:rsidRDefault="007E5D93" w:rsidP="007E5D93">
            <w:pPr>
              <w:pStyle w:val="ITEABodyText"/>
              <w:ind w:left="720"/>
              <w:rPr>
                <w:ins w:id="277" w:author="Latvakoski Juhani" w:date="2024-09-23T13:19:00Z"/>
                <w:szCs w:val="20"/>
                <w:lang w:val="en-US"/>
              </w:rPr>
            </w:pPr>
            <w:ins w:id="278" w:author="Latvakoski Juhani" w:date="2024-09-23T13:19:00Z">
              <w:r>
                <w:rPr>
                  <w:szCs w:val="20"/>
                  <w:lang w:val="en-US"/>
                </w:rPr>
                <w:t xml:space="preserve">- </w:t>
              </w:r>
              <w:r w:rsidRPr="00D43D84">
                <w:rPr>
                  <w:szCs w:val="20"/>
                  <w:lang w:val="en-US"/>
                </w:rPr>
                <w:t>500-1K ₺ per month via subscription (personal or corporate)</w:t>
              </w:r>
            </w:ins>
          </w:p>
          <w:p w14:paraId="4A5D0AD0" w14:textId="77777777" w:rsidR="007E5D93" w:rsidRPr="00D43D84" w:rsidRDefault="007E5D93" w:rsidP="007E5D93">
            <w:pPr>
              <w:pStyle w:val="ITEABodyText"/>
              <w:ind w:left="720"/>
              <w:rPr>
                <w:ins w:id="279" w:author="Latvakoski Juhani" w:date="2024-09-23T13:19:00Z"/>
                <w:szCs w:val="20"/>
                <w:lang w:val="en-US"/>
              </w:rPr>
            </w:pPr>
            <w:ins w:id="280" w:author="Latvakoski Juhani" w:date="2024-09-23T13:19:00Z">
              <w:r>
                <w:rPr>
                  <w:szCs w:val="20"/>
                  <w:lang w:val="en-US"/>
                </w:rPr>
                <w:t xml:space="preserve">- </w:t>
              </w:r>
              <w:r w:rsidRPr="00D43D84">
                <w:rPr>
                  <w:szCs w:val="20"/>
                  <w:lang w:val="en-US"/>
                </w:rPr>
                <w:t xml:space="preserve">X-as-a-Service (X=AI, blockchain, Crypto, SA, </w:t>
              </w:r>
              <w:proofErr w:type="gramStart"/>
              <w:r w:rsidRPr="00D43D84">
                <w:rPr>
                  <w:szCs w:val="20"/>
                  <w:lang w:val="en-US"/>
                </w:rPr>
                <w:t>Auth,...</w:t>
              </w:r>
              <w:proofErr w:type="gramEnd"/>
              <w:r w:rsidRPr="00D43D84">
                <w:rPr>
                  <w:szCs w:val="20"/>
                  <w:lang w:val="en-US"/>
                </w:rPr>
                <w:t>)</w:t>
              </w:r>
            </w:ins>
          </w:p>
          <w:p w14:paraId="6E74A992" w14:textId="77777777" w:rsidR="007E5D93" w:rsidRDefault="007E5D93" w:rsidP="007E5D93">
            <w:pPr>
              <w:pStyle w:val="ITEABodyText"/>
              <w:ind w:left="720"/>
              <w:rPr>
                <w:ins w:id="281" w:author="Latvakoski Juhani" w:date="2024-09-23T13:19:00Z"/>
                <w:szCs w:val="20"/>
                <w:lang w:val="en-US"/>
              </w:rPr>
            </w:pPr>
            <w:ins w:id="282" w:author="Latvakoski Juhani" w:date="2024-09-23T13:19:00Z">
              <w:r>
                <w:rPr>
                  <w:szCs w:val="20"/>
                  <w:lang w:val="en-US"/>
                </w:rPr>
                <w:t xml:space="preserve">- </w:t>
              </w:r>
              <w:r w:rsidRPr="00D43D84">
                <w:rPr>
                  <w:szCs w:val="20"/>
                  <w:lang w:val="en-US"/>
                </w:rPr>
                <w:t>AI As a Service (depending on usage)</w:t>
              </w:r>
            </w:ins>
          </w:p>
          <w:p w14:paraId="0C9A4858" w14:textId="77777777" w:rsidR="007E5D93" w:rsidRPr="00D43D84" w:rsidRDefault="007E5D93" w:rsidP="007E5D93">
            <w:pPr>
              <w:pStyle w:val="ITEABodyText"/>
              <w:numPr>
                <w:ilvl w:val="0"/>
                <w:numId w:val="86"/>
              </w:numPr>
              <w:rPr>
                <w:ins w:id="283" w:author="Latvakoski Juhani" w:date="2024-09-23T13:19:00Z"/>
                <w:szCs w:val="20"/>
                <w:lang w:val="en-US"/>
              </w:rPr>
            </w:pPr>
            <w:ins w:id="284" w:author="Latvakoski Juhani" w:date="2024-09-23T13:19:00Z">
              <w:r w:rsidRPr="00D43D84">
                <w:rPr>
                  <w:szCs w:val="20"/>
                  <w:lang w:val="en-US"/>
                </w:rPr>
                <w:t>Consulting and Systems Engineering</w:t>
              </w:r>
            </w:ins>
          </w:p>
          <w:p w14:paraId="7515091A" w14:textId="0C800DA4" w:rsidR="00F467E9" w:rsidRDefault="007E5D93">
            <w:pPr>
              <w:pStyle w:val="ITEABodyText"/>
              <w:ind w:left="720"/>
              <w:rPr>
                <w:ins w:id="285" w:author="Latvakoski Juhani" w:date="2024-09-18T15:23:00Z"/>
                <w:szCs w:val="20"/>
                <w:lang w:val="en-US"/>
              </w:rPr>
              <w:pPrChange w:id="286" w:author="Latvakoski Juhani" w:date="2024-09-23T13:19:00Z">
                <w:pPr>
                  <w:pStyle w:val="ITEABodyText"/>
                  <w:numPr>
                    <w:numId w:val="20"/>
                  </w:numPr>
                  <w:ind w:left="720" w:hanging="360"/>
                </w:pPr>
              </w:pPrChange>
            </w:pPr>
            <w:ins w:id="287" w:author="Latvakoski Juhani" w:date="2024-09-23T13:19:00Z">
              <w:r>
                <w:rPr>
                  <w:szCs w:val="20"/>
                  <w:lang w:val="en-US"/>
                </w:rPr>
                <w:t xml:space="preserve">- </w:t>
              </w:r>
              <w:r w:rsidRPr="00D43D84">
                <w:rPr>
                  <w:szCs w:val="20"/>
                  <w:lang w:val="en-US"/>
                </w:rPr>
                <w:t>Adaptation and integration into other existing systems (10K-100K ₺ per project)</w:t>
              </w:r>
            </w:ins>
          </w:p>
          <w:p w14:paraId="788446C4" w14:textId="3D3B330F" w:rsidR="00F467E9" w:rsidRPr="00F467E9" w:rsidRDefault="00F467E9" w:rsidP="76BD7CA2">
            <w:pPr>
              <w:pStyle w:val="BodyText"/>
              <w:jc w:val="both"/>
              <w:rPr>
                <w:lang w:val="en-US"/>
                <w:rPrChange w:id="288" w:author="Latvakoski Juhani" w:date="2024-09-18T15:23:00Z">
                  <w:rPr/>
                </w:rPrChange>
              </w:rPr>
            </w:pPr>
          </w:p>
        </w:tc>
      </w:tr>
      <w:tr w:rsidR="0034269D" w14:paraId="016F614D" w14:textId="77777777" w:rsidTr="1EBB44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493B28" w14:textId="1EB480B9" w:rsidR="0034269D" w:rsidRPr="0034269D" w:rsidRDefault="0007368E" w:rsidP="001415A0">
            <w:pPr>
              <w:rPr>
                <w:b/>
                <w:bCs/>
              </w:rPr>
            </w:pPr>
            <w:r>
              <w:rPr>
                <w:b/>
                <w:bCs/>
              </w:rPr>
              <w:lastRenderedPageBreak/>
              <w:t xml:space="preserve">UC2: </w:t>
            </w:r>
            <w:r w:rsidR="0034269D" w:rsidRPr="0034269D">
              <w:rPr>
                <w:b/>
                <w:bCs/>
              </w:rPr>
              <w:t>People and machine position awareness in production or logistics area</w:t>
            </w:r>
          </w:p>
        </w:tc>
      </w:tr>
      <w:tr w:rsidR="0034269D" w14:paraId="74094303" w14:textId="77777777" w:rsidTr="1EBB4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FFFFFF" w:themeFill="background1"/>
          </w:tcPr>
          <w:p w14:paraId="56F8DDD6" w14:textId="2D858629" w:rsidR="005358EC" w:rsidRPr="00BF3E98" w:rsidRDefault="227BBF14" w:rsidP="005358EC">
            <w:pPr>
              <w:rPr>
                <w:b/>
                <w:bCs/>
              </w:rPr>
            </w:pPr>
            <w:r w:rsidRPr="00BF3E98">
              <w:rPr>
                <w:b/>
                <w:bCs/>
              </w:rPr>
              <w:t>Main contribution area to the Sa4CPs concept</w:t>
            </w:r>
          </w:p>
          <w:p w14:paraId="43084C07" w14:textId="53E70DC8" w:rsidR="00BF3E98" w:rsidRPr="0034269D" w:rsidRDefault="00BF3E98">
            <w:pPr>
              <w:jc w:val="both"/>
              <w:pPrChange w:id="289" w:author="Latvakoski Juhani" w:date="2024-09-27T12:25:00Z">
                <w:pPr/>
              </w:pPrChange>
            </w:pPr>
            <w:r w:rsidRPr="00A25839">
              <w:t>Situation modelling &amp; data sets AI, positioning, alerting and digital twins for dynamicity and adaptation:</w:t>
            </w:r>
            <w:r w:rsidR="00A301BE">
              <w:t xml:space="preserve"> The contribution is to analyse and specify the system with respect to extremely complex technological environment, </w:t>
            </w:r>
            <w:r w:rsidR="00011B0F">
              <w:t>security,</w:t>
            </w:r>
            <w:r w:rsidR="00A301BE">
              <w:t xml:space="preserve"> and process aspects. More than that the contribution will address highly dynamic demands on the supply chains pushing on a same dynamicity and adaptability of the production processes. Rapidly changing production is then reflected in an advanced interaction among humans and machines (HM)</w:t>
            </w:r>
          </w:p>
          <w:p w14:paraId="610362F0" w14:textId="00880F48" w:rsidR="00444ABC" w:rsidRDefault="091D767B">
            <w:pPr>
              <w:jc w:val="both"/>
              <w:pPrChange w:id="290" w:author="Latvakoski Juhani" w:date="2024-09-27T12:25:00Z">
                <w:pPr/>
              </w:pPrChange>
            </w:pPr>
            <w:r>
              <w:lastRenderedPageBreak/>
              <w:t>The systems will create living and dynamically changing organism composed of a new specialized sensor technologies supported by AI components.</w:t>
            </w:r>
            <w:r w:rsidR="39A5BE0A">
              <w:t xml:space="preserve"> Project concept will be done thr</w:t>
            </w:r>
            <w:r w:rsidR="2ABE7456">
              <w:t xml:space="preserve">ough a </w:t>
            </w:r>
            <w:r w:rsidR="39A5BE0A">
              <w:t xml:space="preserve">design, </w:t>
            </w:r>
            <w:r w:rsidR="00011B0F">
              <w:t>development,</w:t>
            </w:r>
            <w:r w:rsidR="39A5BE0A">
              <w:t xml:space="preserve"> and implement</w:t>
            </w:r>
            <w:r w:rsidR="16EE67FE">
              <w:t xml:space="preserve">ation </w:t>
            </w:r>
            <w:r w:rsidR="39A5BE0A">
              <w:t>an AI based sensor system for a monitoring of an interaction among humans and machines within production site.</w:t>
            </w:r>
            <w:r w:rsidR="73A82D02">
              <w:t xml:space="preserve"> </w:t>
            </w:r>
            <w:r w:rsidR="39A5BE0A">
              <w:t>An early alert service for collision avoidance</w:t>
            </w:r>
            <w:r w:rsidR="671E89CB">
              <w:t xml:space="preserve"> will be developed, d</w:t>
            </w:r>
            <w:r w:rsidR="39A5BE0A">
              <w:t xml:space="preserve">ata sets acquisition </w:t>
            </w:r>
            <w:r w:rsidR="6E773AB5">
              <w:t xml:space="preserve">process </w:t>
            </w:r>
            <w:r w:rsidR="39A5BE0A">
              <w:t>for objects (HM) featuring</w:t>
            </w:r>
            <w:r w:rsidR="5ADD08AE">
              <w:t xml:space="preserve"> will take place. </w:t>
            </w:r>
            <w:r w:rsidR="39A5BE0A">
              <w:t>In cooperation with Charles university a situation awareness model</w:t>
            </w:r>
            <w:r w:rsidR="6B412A80">
              <w:t>l</w:t>
            </w:r>
            <w:r w:rsidR="39A5BE0A">
              <w:t>ing will be develop</w:t>
            </w:r>
            <w:r w:rsidR="2D9BC8D3">
              <w:t>ed</w:t>
            </w:r>
            <w:r w:rsidR="39A5BE0A">
              <w:t>.</w:t>
            </w:r>
          </w:p>
          <w:p w14:paraId="665496B6" w14:textId="77777777" w:rsidR="00C83A69" w:rsidRDefault="00C83A69" w:rsidP="00C83A69">
            <w:pPr>
              <w:rPr>
                <w:b/>
                <w:bCs/>
              </w:rPr>
            </w:pPr>
            <w:r w:rsidRPr="005F28DC">
              <w:rPr>
                <w:b/>
                <w:bCs/>
              </w:rPr>
              <w:t>Targeted innovation</w:t>
            </w:r>
            <w:r>
              <w:rPr>
                <w:b/>
                <w:bCs/>
              </w:rPr>
              <w:t xml:space="preserve"> boosted by the Sa4CPS </w:t>
            </w:r>
            <w:proofErr w:type="gramStart"/>
            <w:r>
              <w:rPr>
                <w:b/>
                <w:bCs/>
              </w:rPr>
              <w:t>concept</w:t>
            </w:r>
            <w:proofErr w:type="gramEnd"/>
          </w:p>
          <w:p w14:paraId="48DB09E2" w14:textId="77777777" w:rsidR="00841378" w:rsidRDefault="00841378" w:rsidP="00C81F2A">
            <w:pPr>
              <w:pStyle w:val="ITEABodyText"/>
              <w:numPr>
                <w:ilvl w:val="0"/>
                <w:numId w:val="21"/>
              </w:numPr>
              <w:rPr>
                <w:szCs w:val="20"/>
                <w:lang w:val="en-US"/>
              </w:rPr>
            </w:pPr>
            <w:r>
              <w:rPr>
                <w:szCs w:val="20"/>
                <w:lang w:val="en-US"/>
              </w:rPr>
              <w:t>AI based sensor system for a monitoring of an interaction among humans and machines (based on neural networks)</w:t>
            </w:r>
          </w:p>
          <w:p w14:paraId="16170F9A" w14:textId="77777777" w:rsidR="00841378" w:rsidRDefault="00841378" w:rsidP="00C81F2A">
            <w:pPr>
              <w:pStyle w:val="ITEABodyText"/>
              <w:numPr>
                <w:ilvl w:val="0"/>
                <w:numId w:val="21"/>
              </w:numPr>
              <w:rPr>
                <w:szCs w:val="20"/>
                <w:lang w:val="en-US"/>
              </w:rPr>
            </w:pPr>
            <w:r>
              <w:rPr>
                <w:szCs w:val="20"/>
                <w:lang w:val="en-US"/>
              </w:rPr>
              <w:t>An early alert service for collision avoidance</w:t>
            </w:r>
          </w:p>
          <w:p w14:paraId="0DBE3B06" w14:textId="77777777" w:rsidR="00841378" w:rsidRDefault="00841378" w:rsidP="00C81F2A">
            <w:pPr>
              <w:pStyle w:val="ITEABodyText"/>
              <w:numPr>
                <w:ilvl w:val="0"/>
                <w:numId w:val="21"/>
              </w:numPr>
              <w:rPr>
                <w:szCs w:val="20"/>
                <w:lang w:val="en-US"/>
              </w:rPr>
            </w:pPr>
            <w:r>
              <w:rPr>
                <w:szCs w:val="20"/>
                <w:lang w:val="en-US"/>
              </w:rPr>
              <w:t xml:space="preserve">Data sets acquisition for objects (HM) </w:t>
            </w:r>
            <w:proofErr w:type="gramStart"/>
            <w:r>
              <w:rPr>
                <w:szCs w:val="20"/>
                <w:lang w:val="en-US"/>
              </w:rPr>
              <w:t>featuring</w:t>
            </w:r>
            <w:proofErr w:type="gramEnd"/>
          </w:p>
          <w:p w14:paraId="55EB11DF" w14:textId="77777777" w:rsidR="00841378" w:rsidRDefault="00841378" w:rsidP="00C81F2A">
            <w:pPr>
              <w:pStyle w:val="ITEABodyText"/>
              <w:numPr>
                <w:ilvl w:val="0"/>
                <w:numId w:val="21"/>
              </w:numPr>
              <w:rPr>
                <w:szCs w:val="20"/>
                <w:lang w:val="en-US"/>
              </w:rPr>
            </w:pPr>
            <w:r>
              <w:rPr>
                <w:szCs w:val="20"/>
                <w:lang w:val="en-US"/>
              </w:rPr>
              <w:t>Situation modeling</w:t>
            </w:r>
          </w:p>
          <w:p w14:paraId="425C14FC" w14:textId="77777777" w:rsidR="00841378" w:rsidRPr="00841378" w:rsidRDefault="00841378" w:rsidP="00C81F2A">
            <w:pPr>
              <w:pStyle w:val="ListParagraph"/>
              <w:numPr>
                <w:ilvl w:val="0"/>
                <w:numId w:val="21"/>
              </w:numPr>
              <w:rPr>
                <w:szCs w:val="20"/>
                <w:lang w:val="en-US"/>
              </w:rPr>
            </w:pPr>
            <w:r w:rsidRPr="00841378">
              <w:rPr>
                <w:szCs w:val="20"/>
                <w:lang w:val="en-US"/>
              </w:rPr>
              <w:t xml:space="preserve">Digital twin approach for system testing and </w:t>
            </w:r>
            <w:proofErr w:type="gramStart"/>
            <w:r w:rsidRPr="00841378">
              <w:rPr>
                <w:szCs w:val="20"/>
                <w:lang w:val="en-US"/>
              </w:rPr>
              <w:t>training</w:t>
            </w:r>
            <w:proofErr w:type="gramEnd"/>
          </w:p>
          <w:p w14:paraId="6DACA25A" w14:textId="14314CCD" w:rsidR="1A5A2999" w:rsidRDefault="1A5A2999" w:rsidP="00841378">
            <w:r>
              <w:t>Sa4CPS outcomes will help IMA to expand its portfolio of the new components for security and object monitoring at the production site. Utilizing the project achievements IMA could enter the new market segments.</w:t>
            </w:r>
          </w:p>
          <w:p w14:paraId="4FD0AF17" w14:textId="5CC3F97E" w:rsidR="0034269D" w:rsidRPr="00C83A69" w:rsidRDefault="227BBF14" w:rsidP="005358EC">
            <w:pPr>
              <w:rPr>
                <w:b/>
                <w:bCs/>
              </w:rPr>
            </w:pPr>
            <w:r w:rsidRPr="00C83A69">
              <w:rPr>
                <w:b/>
                <w:bCs/>
              </w:rPr>
              <w:t>Target business impact:</w:t>
            </w:r>
          </w:p>
          <w:p w14:paraId="067E275B" w14:textId="77777777" w:rsidR="001E5644" w:rsidRDefault="001E5644" w:rsidP="00C81F2A">
            <w:pPr>
              <w:pStyle w:val="ITEABodyText"/>
              <w:numPr>
                <w:ilvl w:val="0"/>
                <w:numId w:val="20"/>
              </w:numPr>
              <w:rPr>
                <w:szCs w:val="20"/>
                <w:lang w:val="en-US"/>
              </w:rPr>
            </w:pPr>
            <w:r>
              <w:rPr>
                <w:szCs w:val="20"/>
                <w:lang w:val="en-US"/>
              </w:rPr>
              <w:t xml:space="preserve">Variability and smoothness of the production process  </w:t>
            </w:r>
          </w:p>
          <w:p w14:paraId="30B880A3" w14:textId="77777777" w:rsidR="001E5644" w:rsidRDefault="001E5644" w:rsidP="00C81F2A">
            <w:pPr>
              <w:pStyle w:val="ITEABodyText"/>
              <w:numPr>
                <w:ilvl w:val="0"/>
                <w:numId w:val="20"/>
              </w:numPr>
              <w:rPr>
                <w:szCs w:val="20"/>
                <w:lang w:val="en-US"/>
              </w:rPr>
            </w:pPr>
            <w:r>
              <w:rPr>
                <w:szCs w:val="20"/>
                <w:lang w:val="en-US"/>
              </w:rPr>
              <w:t>Position awareness of all process components</w:t>
            </w:r>
          </w:p>
          <w:p w14:paraId="312BB7FF" w14:textId="77777777" w:rsidR="001E5644" w:rsidRDefault="001E5644" w:rsidP="00C81F2A">
            <w:pPr>
              <w:pStyle w:val="ITEABodyText"/>
              <w:numPr>
                <w:ilvl w:val="0"/>
                <w:numId w:val="20"/>
              </w:numPr>
              <w:rPr>
                <w:szCs w:val="20"/>
                <w:lang w:val="en-US"/>
              </w:rPr>
            </w:pPr>
            <w:r>
              <w:rPr>
                <w:szCs w:val="20"/>
                <w:lang w:val="en-US"/>
              </w:rPr>
              <w:t>Human safety</w:t>
            </w:r>
          </w:p>
          <w:p w14:paraId="6C120BF4" w14:textId="77777777" w:rsidR="001E5644" w:rsidRPr="001E5644" w:rsidRDefault="001E5644" w:rsidP="00C81F2A">
            <w:pPr>
              <w:pStyle w:val="ListParagraph"/>
              <w:numPr>
                <w:ilvl w:val="0"/>
                <w:numId w:val="20"/>
              </w:numPr>
              <w:rPr>
                <w:szCs w:val="20"/>
                <w:lang w:val="en-US"/>
              </w:rPr>
            </w:pPr>
            <w:r w:rsidRPr="001E5644">
              <w:rPr>
                <w:szCs w:val="20"/>
                <w:lang w:val="en-US"/>
              </w:rPr>
              <w:t xml:space="preserve">Cost savings </w:t>
            </w:r>
          </w:p>
          <w:p w14:paraId="088BBE1E" w14:textId="79BBBC49" w:rsidR="0034269D" w:rsidRPr="0034269D" w:rsidRDefault="00011B0F">
            <w:pPr>
              <w:jc w:val="both"/>
              <w:pPrChange w:id="291" w:author="Latvakoski Juhani" w:date="2024-09-27T12:25:00Z">
                <w:pPr/>
              </w:pPrChange>
            </w:pPr>
            <w:r>
              <w:t>Considering</w:t>
            </w:r>
            <w:r w:rsidR="05C72808">
              <w:t xml:space="preserve"> the new company business strategy after acquisition of IMA by automotive enterprise, IMA will pursue an effort to exploit the project results within company products development. Exploitation focus will aim at specific industrial automation, objects monitoring and tracking </w:t>
            </w:r>
            <w:r>
              <w:t>and</w:t>
            </w:r>
            <w:r w:rsidR="05C72808">
              <w:t xml:space="preserve"> at utilization of project results within production ecosystems. New generation of subsystem components, tested on prototypes, will help IMA </w:t>
            </w:r>
            <w:r w:rsidR="54B93015">
              <w:t xml:space="preserve">to have a system implementing </w:t>
            </w:r>
            <w:r w:rsidR="05C72808">
              <w:t>new components for security and object monitoring at the production site.</w:t>
            </w:r>
            <w:r w:rsidR="312E12DF">
              <w:t xml:space="preserve"> The competitiveness of IMA company </w:t>
            </w:r>
            <w:r w:rsidR="207C1438">
              <w:t>will be increased.</w:t>
            </w:r>
            <w:r w:rsidR="312E12DF">
              <w:t xml:space="preserve"> </w:t>
            </w:r>
          </w:p>
        </w:tc>
      </w:tr>
      <w:tr w:rsidR="00681B56" w14:paraId="0B1428C3"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1DE91" w14:textId="53F2E479" w:rsidR="00681B56" w:rsidRPr="00434CF0" w:rsidRDefault="00AC568C" w:rsidP="00027958">
            <w:pPr>
              <w:rPr>
                <w:b/>
                <w:bCs/>
              </w:rPr>
            </w:pPr>
            <w:r>
              <w:rPr>
                <w:b/>
                <w:bCs/>
              </w:rPr>
              <w:lastRenderedPageBreak/>
              <w:t xml:space="preserve">UC3: </w:t>
            </w:r>
            <w:r w:rsidR="00434CF0" w:rsidRPr="00434CF0">
              <w:rPr>
                <w:b/>
                <w:bCs/>
              </w:rPr>
              <w:t>Application of advanced maps in public safety</w:t>
            </w:r>
          </w:p>
        </w:tc>
      </w:tr>
      <w:tr w:rsidR="00681B56" w14:paraId="386F4020"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59A8BCC6" w14:textId="2D858629" w:rsidR="005358EC" w:rsidRPr="00A301BE" w:rsidRDefault="005358EC" w:rsidP="005358EC">
            <w:pPr>
              <w:rPr>
                <w:b/>
                <w:bCs/>
              </w:rPr>
            </w:pPr>
            <w:r w:rsidRPr="00A301BE">
              <w:rPr>
                <w:b/>
                <w:bCs/>
              </w:rPr>
              <w:t>Main contribution area to the Sa4CPs concept</w:t>
            </w:r>
          </w:p>
          <w:p w14:paraId="52BE564E" w14:textId="02997A27" w:rsidR="00A301BE" w:rsidRPr="00A25839" w:rsidRDefault="00A301BE" w:rsidP="005358EC">
            <w:r w:rsidRPr="00A25839">
              <w:t xml:space="preserve">Maps (3D, multilevel) with real-time videos, </w:t>
            </w:r>
            <w:r w:rsidR="00011B0F" w:rsidRPr="00A25839">
              <w:t>sensors,</w:t>
            </w:r>
            <w:r w:rsidRPr="00A25839">
              <w:t xml:space="preserve"> and devices geolocated for SA</w:t>
            </w:r>
          </w:p>
          <w:p w14:paraId="4135FAA4" w14:textId="77777777" w:rsidR="0051730C" w:rsidRDefault="0051730C" w:rsidP="0051730C">
            <w:pPr>
              <w:rPr>
                <w:b/>
                <w:bCs/>
              </w:rPr>
            </w:pPr>
            <w:r w:rsidRPr="005F28DC">
              <w:rPr>
                <w:b/>
                <w:bCs/>
              </w:rPr>
              <w:t>Targeted innovation</w:t>
            </w:r>
            <w:r>
              <w:rPr>
                <w:b/>
                <w:bCs/>
              </w:rPr>
              <w:t xml:space="preserve"> boosted by the Sa4CPS </w:t>
            </w:r>
            <w:proofErr w:type="gramStart"/>
            <w:r>
              <w:rPr>
                <w:b/>
                <w:bCs/>
              </w:rPr>
              <w:t>concept</w:t>
            </w:r>
            <w:proofErr w:type="gramEnd"/>
          </w:p>
          <w:p w14:paraId="45F49522" w14:textId="77777777" w:rsidR="00396C38" w:rsidRDefault="00396C38" w:rsidP="00396C38">
            <w:pPr>
              <w:pStyle w:val="ITEABodyText"/>
            </w:pPr>
            <w:r w:rsidRPr="5E9B3575">
              <w:t xml:space="preserve">What kind of location-based solutions would best serve first responders and especially firefighting? </w:t>
            </w:r>
            <w:r>
              <w:t>Research and find</w:t>
            </w:r>
            <w:r w:rsidRPr="5E9B3575">
              <w:t xml:space="preserve"> out what the fire fighters would need the most and improve the situational awareness solution to better fit the customer needs.</w:t>
            </w:r>
          </w:p>
          <w:p w14:paraId="13DDFB0B" w14:textId="530A25C6" w:rsidR="00396C38" w:rsidRPr="00FE217F" w:rsidRDefault="00396C38" w:rsidP="00396C38">
            <w:pPr>
              <w:pStyle w:val="ITEABodyText"/>
              <w:rPr>
                <w:b/>
                <w:bCs/>
              </w:rPr>
            </w:pPr>
            <w:r w:rsidRPr="5E9B3575">
              <w:t xml:space="preserve">Abundant possible data sources pose a challenge to SW design and development. How to present the information in easy to use and intuitive way. What data sources are relevant and how the get that information in real use with reasonable </w:t>
            </w:r>
            <w:proofErr w:type="gramStart"/>
            <w:r w:rsidRPr="5E9B3575">
              <w:t>effort</w:t>
            </w:r>
            <w:proofErr w:type="gramEnd"/>
          </w:p>
          <w:p w14:paraId="28BA2209" w14:textId="66C2EF6F" w:rsidR="00681B56" w:rsidRPr="0034269D" w:rsidRDefault="691281E7" w:rsidP="1EBB445C">
            <w:pPr>
              <w:rPr>
                <w:ins w:id="292" w:author="Miikka Salminen" w:date="2024-09-18T06:04:00Z"/>
                <w:b/>
                <w:bCs/>
              </w:rPr>
            </w:pPr>
            <w:r w:rsidRPr="1EBB445C">
              <w:rPr>
                <w:b/>
                <w:bCs/>
              </w:rPr>
              <w:t>Target business impact:</w:t>
            </w:r>
            <w:r w:rsidR="3BE981F1">
              <w:t xml:space="preserve"> </w:t>
            </w:r>
          </w:p>
          <w:p w14:paraId="1D35EA6E" w14:textId="0270E158" w:rsidR="00681B56" w:rsidRPr="0034269D" w:rsidRDefault="060CA30C" w:rsidP="005358EC">
            <w:pPr>
              <w:rPr>
                <w:b/>
                <w:bCs/>
              </w:rPr>
            </w:pPr>
            <w:ins w:id="293" w:author="Miikka Salminen" w:date="2024-09-18T06:04:00Z">
              <w:r>
                <w:lastRenderedPageBreak/>
                <w:t>Enhanced first responder safety and operational efficiency</w:t>
              </w:r>
            </w:ins>
            <w:ins w:id="294" w:author="Miikka Salminen" w:date="2024-09-18T06:05:00Z">
              <w:r>
                <w:t xml:space="preserve"> via</w:t>
              </w:r>
            </w:ins>
            <w:ins w:id="295" w:author="Miikka Salminen" w:date="2024-09-18T06:04:00Z">
              <w:r>
                <w:t xml:space="preserve"> improved situational awareness </w:t>
              </w:r>
            </w:ins>
            <w:del w:id="296" w:author="Miikka Salminen" w:date="2024-09-18T06:04:00Z">
              <w:r w:rsidR="005358EC" w:rsidDel="3BE981F1">
                <w:delText>10 to 20 M€ additional increase in revenue in three years</w:delText>
              </w:r>
            </w:del>
          </w:p>
        </w:tc>
      </w:tr>
      <w:tr w:rsidR="00434CF0" w:rsidRPr="00434CF0" w14:paraId="0CF2B837"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397963" w14:textId="551154C5" w:rsidR="00434CF0" w:rsidRPr="00434CF0" w:rsidRDefault="009A4B3A" w:rsidP="00027958">
            <w:pPr>
              <w:rPr>
                <w:b/>
                <w:bCs/>
              </w:rPr>
            </w:pPr>
            <w:r>
              <w:rPr>
                <w:b/>
                <w:bCs/>
              </w:rPr>
              <w:lastRenderedPageBreak/>
              <w:t xml:space="preserve">UC4: </w:t>
            </w:r>
            <w:r w:rsidR="00434CF0" w:rsidRPr="00434CF0">
              <w:rPr>
                <w:b/>
                <w:bCs/>
              </w:rPr>
              <w:t>Critical energy distribution</w:t>
            </w:r>
          </w:p>
        </w:tc>
      </w:tr>
      <w:tr w:rsidR="00434CF0" w14:paraId="7BAA8823"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07B6A29C" w14:textId="5B72D8E1" w:rsidR="003B3306" w:rsidRPr="00A301BE" w:rsidRDefault="003B3306" w:rsidP="003B3306">
            <w:pPr>
              <w:rPr>
                <w:b/>
                <w:bCs/>
              </w:rPr>
            </w:pPr>
            <w:r w:rsidRPr="00A301BE">
              <w:rPr>
                <w:b/>
                <w:bCs/>
              </w:rPr>
              <w:t>Main contribution area to the Sa4CPs concept</w:t>
            </w:r>
          </w:p>
          <w:p w14:paraId="10F4A071" w14:textId="77777777" w:rsidR="00C07256" w:rsidRPr="006B215C" w:rsidRDefault="00C07256" w:rsidP="00CE48ED">
            <w:pPr>
              <w:pStyle w:val="ITEABodyText"/>
            </w:pPr>
            <w:r w:rsidRPr="006B215C">
              <w:t xml:space="preserve">Distributed AI/explainable AI, digital twin: </w:t>
            </w:r>
          </w:p>
          <w:p w14:paraId="1480F557" w14:textId="77777777" w:rsidR="003B3306" w:rsidRDefault="003B3306" w:rsidP="003B3306">
            <w:pPr>
              <w:rPr>
                <w:b/>
                <w:bCs/>
              </w:rPr>
            </w:pPr>
            <w:r w:rsidRPr="005F28DC">
              <w:rPr>
                <w:b/>
                <w:bCs/>
              </w:rPr>
              <w:t>Targeted innovation</w:t>
            </w:r>
            <w:r>
              <w:rPr>
                <w:b/>
                <w:bCs/>
              </w:rPr>
              <w:t xml:space="preserve"> boosted by the Sa4CPS </w:t>
            </w:r>
            <w:proofErr w:type="gramStart"/>
            <w:r>
              <w:rPr>
                <w:b/>
                <w:bCs/>
              </w:rPr>
              <w:t>concept</w:t>
            </w:r>
            <w:proofErr w:type="gramEnd"/>
          </w:p>
          <w:p w14:paraId="2D6EA41E" w14:textId="77777777" w:rsidR="00AE5845" w:rsidRDefault="00AE5845" w:rsidP="00CE48ED">
            <w:pPr>
              <w:pStyle w:val="ITEABodyText"/>
            </w:pPr>
            <w:r>
              <w:t>Use of Explainable AI (XAI) for situational awareness</w:t>
            </w:r>
          </w:p>
          <w:p w14:paraId="089AD13E" w14:textId="77777777" w:rsidR="00AE5845" w:rsidRDefault="00AE5845" w:rsidP="00CE48ED">
            <w:pPr>
              <w:pStyle w:val="ITEABodyText"/>
            </w:pPr>
            <w:r>
              <w:t>Activation of Flexibility with XAI</w:t>
            </w:r>
          </w:p>
          <w:p w14:paraId="60FB69FB" w14:textId="77777777" w:rsidR="00AE5845" w:rsidRDefault="00AE5845" w:rsidP="00CE48ED">
            <w:pPr>
              <w:pStyle w:val="ITEABodyText"/>
              <w:rPr>
                <w:b/>
                <w:bCs/>
              </w:rPr>
            </w:pPr>
            <w:r>
              <w:t>Use of federated learning models for energy communities</w:t>
            </w:r>
            <w:r w:rsidRPr="003B3306">
              <w:rPr>
                <w:b/>
                <w:bCs/>
              </w:rPr>
              <w:t xml:space="preserve"> </w:t>
            </w:r>
          </w:p>
          <w:p w14:paraId="6F5B89E2" w14:textId="77777777" w:rsidR="00434CF0" w:rsidRDefault="003B3306" w:rsidP="00CE48ED">
            <w:pPr>
              <w:rPr>
                <w:b/>
                <w:bCs/>
              </w:rPr>
            </w:pPr>
            <w:r w:rsidRPr="003B3306">
              <w:rPr>
                <w:b/>
                <w:bCs/>
              </w:rPr>
              <w:t>Target business impact:</w:t>
            </w:r>
          </w:p>
          <w:p w14:paraId="25C59598" w14:textId="77777777" w:rsidR="00CE48ED" w:rsidRDefault="00CE48ED" w:rsidP="00CE48ED">
            <w:pPr>
              <w:pStyle w:val="ITEABodyText"/>
              <w:rPr>
                <w:szCs w:val="20"/>
              </w:rPr>
            </w:pPr>
            <w:r>
              <w:rPr>
                <w:szCs w:val="20"/>
              </w:rPr>
              <w:t>Use of flexibility</w:t>
            </w:r>
          </w:p>
          <w:p w14:paraId="30F32A4D" w14:textId="2808B0AD" w:rsidR="00CE48ED" w:rsidRPr="0034269D" w:rsidRDefault="00CE48ED" w:rsidP="00CE48ED">
            <w:pPr>
              <w:rPr>
                <w:b/>
                <w:bCs/>
              </w:rPr>
            </w:pPr>
            <w:r>
              <w:rPr>
                <w:szCs w:val="20"/>
              </w:rPr>
              <w:t>Optimization of resource use</w:t>
            </w:r>
          </w:p>
        </w:tc>
      </w:tr>
      <w:tr w:rsidR="004F00FF" w:rsidRPr="004F00FF" w14:paraId="2B7B7D58"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3BF6E5" w14:textId="0533AA91" w:rsidR="004F00FF" w:rsidRPr="004F00FF" w:rsidRDefault="003E20B6" w:rsidP="00027958">
            <w:pPr>
              <w:rPr>
                <w:b/>
                <w:bCs/>
              </w:rPr>
            </w:pPr>
            <w:r>
              <w:rPr>
                <w:b/>
                <w:bCs/>
              </w:rPr>
              <w:t xml:space="preserve">UC5: </w:t>
            </w:r>
            <w:r w:rsidR="004F00FF" w:rsidRPr="004F00FF">
              <w:rPr>
                <w:b/>
                <w:bCs/>
              </w:rPr>
              <w:t>Security and location awareness of persons</w:t>
            </w:r>
          </w:p>
        </w:tc>
      </w:tr>
      <w:tr w:rsidR="004F00FF" w14:paraId="01BC4921"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375F34A3" w14:textId="5B72D8E1" w:rsidR="007E6800" w:rsidRPr="00A301BE" w:rsidRDefault="007E6800" w:rsidP="007E6800">
            <w:pPr>
              <w:rPr>
                <w:b/>
                <w:bCs/>
              </w:rPr>
            </w:pPr>
            <w:r w:rsidRPr="00A301BE">
              <w:rPr>
                <w:b/>
                <w:bCs/>
              </w:rPr>
              <w:t>Main contribution area to the Sa4CPs concept</w:t>
            </w:r>
          </w:p>
          <w:p w14:paraId="1A05A7FD" w14:textId="66BF2449" w:rsidR="007E6800" w:rsidRPr="00A25839" w:rsidRDefault="007E6800" w:rsidP="007E6800">
            <w:pPr>
              <w:rPr>
                <w:rFonts w:ascii="Segoe UI" w:hAnsi="Segoe UI" w:cs="Segoe UI"/>
                <w:color w:val="242424"/>
                <w:shd w:val="clear" w:color="auto" w:fill="FFFFFF"/>
              </w:rPr>
            </w:pPr>
            <w:r w:rsidRPr="00A25839">
              <w:t>Adaptive and context sensitive security and privacy trust zones (</w:t>
            </w:r>
            <w:r w:rsidR="00181CC6">
              <w:t>Z</w:t>
            </w:r>
            <w:r w:rsidRPr="00A25839">
              <w:t xml:space="preserve">ero </w:t>
            </w:r>
            <w:r w:rsidR="00181CC6">
              <w:t>T</w:t>
            </w:r>
            <w:r w:rsidRPr="00A25839">
              <w:t>rust):</w:t>
            </w:r>
          </w:p>
          <w:p w14:paraId="660A641B" w14:textId="77777777" w:rsidR="007E6800" w:rsidRPr="0034269D" w:rsidRDefault="007E6800" w:rsidP="007E6800">
            <w:r>
              <w:rPr>
                <w:rFonts w:ascii="Segoe UI" w:hAnsi="Segoe UI" w:cs="Segoe UI"/>
                <w:color w:val="242424"/>
                <w:shd w:val="clear" w:color="auto" w:fill="FFFFFF"/>
              </w:rPr>
              <w:t>Polar will provide a wearable smart tracking pilot device with an embedded internet connection, capable of defining position as well as transferring data to internet in real time.</w:t>
            </w:r>
          </w:p>
          <w:p w14:paraId="06C76061" w14:textId="5C039F17" w:rsidR="2EB327F8" w:rsidRDefault="2EB327F8" w:rsidP="7D2E8931">
            <w:pPr>
              <w:rPr>
                <w:rFonts w:ascii="Segoe UI" w:hAnsi="Segoe UI" w:cs="Segoe UI"/>
                <w:color w:val="242424"/>
              </w:rPr>
            </w:pPr>
            <w:r w:rsidRPr="7D2E8931">
              <w:rPr>
                <w:rFonts w:ascii="Segoe UI" w:hAnsi="Segoe UI" w:cs="Segoe UI"/>
                <w:color w:val="242424"/>
              </w:rPr>
              <w:t>F-Secure will provide a new concept for illustrating the digital footprint of each end-user that shall increase their cyber-security awareness.</w:t>
            </w:r>
          </w:p>
          <w:p w14:paraId="0FEE4243" w14:textId="77777777" w:rsidR="007E6800" w:rsidRDefault="007E6800" w:rsidP="007E6800">
            <w:pPr>
              <w:rPr>
                <w:b/>
                <w:bCs/>
              </w:rPr>
            </w:pPr>
            <w:r w:rsidRPr="005F28DC">
              <w:rPr>
                <w:b/>
                <w:bCs/>
              </w:rPr>
              <w:t>Targeted innovation</w:t>
            </w:r>
            <w:r>
              <w:rPr>
                <w:b/>
                <w:bCs/>
              </w:rPr>
              <w:t xml:space="preserve"> boosted by the Sa4CPS </w:t>
            </w:r>
            <w:proofErr w:type="gramStart"/>
            <w:r>
              <w:rPr>
                <w:b/>
                <w:bCs/>
              </w:rPr>
              <w:t>concept</w:t>
            </w:r>
            <w:proofErr w:type="gramEnd"/>
          </w:p>
          <w:p w14:paraId="130D6DC8" w14:textId="4D4938BC" w:rsidR="00D017FD" w:rsidRDefault="00D017FD">
            <w:pPr>
              <w:pStyle w:val="ITEABodyText"/>
              <w:jc w:val="both"/>
              <w:rPr>
                <w:rFonts w:ascii="Segoe UI" w:hAnsi="Segoe UI" w:cs="Segoe UI"/>
                <w:color w:val="242424"/>
                <w:shd w:val="clear" w:color="auto" w:fill="FFFFFF"/>
              </w:rPr>
              <w:pPrChange w:id="297" w:author="Latvakoski Juhani" w:date="2024-09-27T12:25:00Z">
                <w:pPr>
                  <w:pStyle w:val="ITEABodyText"/>
                </w:pPr>
              </w:pPrChange>
            </w:pPr>
            <w:r w:rsidRPr="00FA1787">
              <w:rPr>
                <w:rFonts w:ascii="Segoe UI" w:hAnsi="Segoe UI" w:cs="Segoe UI"/>
                <w:color w:val="242424"/>
                <w:shd w:val="clear" w:color="auto" w:fill="FFFFFF"/>
              </w:rPr>
              <w:t xml:space="preserve">Low-latency, low-power cellular 5G </w:t>
            </w:r>
            <w:r w:rsidR="00EC0AD1">
              <w:rPr>
                <w:rFonts w:ascii="Segoe UI" w:hAnsi="Segoe UI" w:cs="Segoe UI"/>
                <w:color w:val="242424"/>
                <w:shd w:val="clear" w:color="auto" w:fill="FFFFFF"/>
              </w:rPr>
              <w:t>(or similar)</w:t>
            </w:r>
            <w:r w:rsidRPr="00FA1787">
              <w:rPr>
                <w:rFonts w:ascii="Segoe UI" w:hAnsi="Segoe UI" w:cs="Segoe UI"/>
                <w:color w:val="242424"/>
                <w:shd w:val="clear" w:color="auto" w:fill="FFFFFF"/>
              </w:rPr>
              <w:t xml:space="preserve"> connectivity in a wearable device with situation awareness-controlled security</w:t>
            </w:r>
            <w:r w:rsidR="3B95E510" w:rsidRPr="00FA1787">
              <w:rPr>
                <w:rFonts w:ascii="Segoe UI" w:hAnsi="Segoe UI" w:cs="Segoe UI"/>
                <w:color w:val="242424"/>
                <w:shd w:val="clear" w:color="auto" w:fill="FFFFFF"/>
              </w:rPr>
              <w:t xml:space="preserve"> </w:t>
            </w:r>
            <w:r w:rsidRPr="00FA1787">
              <w:rPr>
                <w:rFonts w:ascii="Segoe UI" w:hAnsi="Segoe UI" w:cs="Segoe UI"/>
                <w:color w:val="242424"/>
                <w:shd w:val="clear" w:color="auto" w:fill="FFFFFF"/>
              </w:rPr>
              <w:t>&amp;</w:t>
            </w:r>
            <w:r w:rsidR="3B95E510" w:rsidRPr="00FA1787">
              <w:rPr>
                <w:rFonts w:ascii="Segoe UI" w:hAnsi="Segoe UI" w:cs="Segoe UI"/>
                <w:color w:val="242424"/>
                <w:shd w:val="clear" w:color="auto" w:fill="FFFFFF"/>
              </w:rPr>
              <w:t xml:space="preserve"> </w:t>
            </w:r>
            <w:r w:rsidRPr="00FA1787">
              <w:rPr>
                <w:rFonts w:ascii="Segoe UI" w:hAnsi="Segoe UI" w:cs="Segoe UI"/>
                <w:color w:val="242424"/>
                <w:shd w:val="clear" w:color="auto" w:fill="FFFFFF"/>
              </w:rPr>
              <w:t>privacy protocol</w:t>
            </w:r>
            <w:r>
              <w:rPr>
                <w:rFonts w:ascii="Segoe UI" w:hAnsi="Segoe UI" w:cs="Segoe UI"/>
                <w:color w:val="242424"/>
                <w:shd w:val="clear" w:color="auto" w:fill="FFFFFF"/>
              </w:rPr>
              <w:t xml:space="preserve"> </w:t>
            </w:r>
          </w:p>
          <w:p w14:paraId="5EC99749" w14:textId="7A20D3CD" w:rsidR="007E6800" w:rsidRPr="00D017FD" w:rsidRDefault="007E6800">
            <w:pPr>
              <w:pStyle w:val="ITEABodyText"/>
              <w:jc w:val="both"/>
              <w:rPr>
                <w:rFonts w:ascii="Segoe UI" w:hAnsi="Segoe UI" w:cs="Segoe UI"/>
                <w:color w:val="242424"/>
                <w:shd w:val="clear" w:color="auto" w:fill="FFFFFF"/>
              </w:rPr>
              <w:pPrChange w:id="298" w:author="Latvakoski Juhani" w:date="2024-09-27T12:25:00Z">
                <w:pPr>
                  <w:pStyle w:val="ITEABodyText"/>
                </w:pPr>
              </w:pPrChange>
            </w:pPr>
            <w:r>
              <w:rPr>
                <w:rFonts w:ascii="Segoe UI" w:hAnsi="Segoe UI" w:cs="Segoe UI"/>
                <w:color w:val="242424"/>
                <w:shd w:val="clear" w:color="auto" w:fill="FFFFFF"/>
              </w:rPr>
              <w:t>The outcome of the project will be a continuation to the current product and service offering with expanded connectivity and scalability, and thus will be exploited with regular product and service release methods. The new customer basis intended to be reached after this project will be primarily accessed with the conventional manners, since the shift to the new customer groups provide a continuity from the existing user groups.</w:t>
            </w:r>
          </w:p>
          <w:p w14:paraId="7D3AC1F2" w14:textId="09D63BCE" w:rsidR="60331D93" w:rsidRDefault="60331D93">
            <w:pPr>
              <w:pStyle w:val="ITEABodyText"/>
              <w:jc w:val="both"/>
              <w:rPr>
                <w:rFonts w:ascii="Segoe UI" w:hAnsi="Segoe UI" w:cs="Segoe UI"/>
                <w:color w:val="242424"/>
              </w:rPr>
              <w:pPrChange w:id="299" w:author="Latvakoski Juhani" w:date="2024-09-27T12:25:00Z">
                <w:pPr>
                  <w:pStyle w:val="ITEABodyText"/>
                </w:pPr>
              </w:pPrChange>
            </w:pPr>
            <w:r w:rsidRPr="7D2E8931">
              <w:rPr>
                <w:rFonts w:ascii="Segoe UI" w:hAnsi="Segoe UI" w:cs="Segoe UI"/>
                <w:color w:val="242424"/>
              </w:rPr>
              <w:t>Recognizing the moments where consumers expect sense of security and protection, recognizing the means how consumers expect to be protected and to carry out security self-assessment and digital-footprint analysis.</w:t>
            </w:r>
          </w:p>
          <w:p w14:paraId="6648419D" w14:textId="4280B5C1" w:rsidR="007E6800" w:rsidRDefault="007E6800" w:rsidP="007E6800">
            <w:pPr>
              <w:rPr>
                <w:b/>
                <w:bCs/>
              </w:rPr>
            </w:pPr>
            <w:r w:rsidRPr="003B3306">
              <w:rPr>
                <w:b/>
                <w:bCs/>
              </w:rPr>
              <w:t>Target business impact:</w:t>
            </w:r>
          </w:p>
          <w:p w14:paraId="177C56E8" w14:textId="3B609E08" w:rsidR="007D7481" w:rsidRPr="000B76F9" w:rsidRDefault="007D7481" w:rsidP="005358EC">
            <w:pPr>
              <w:rPr>
                <w:rFonts w:asciiTheme="minorHAnsi" w:hAnsiTheme="minorHAnsi" w:cstheme="minorBidi"/>
                <w:color w:val="000000" w:themeColor="text1"/>
              </w:rPr>
            </w:pPr>
            <w:r w:rsidRPr="7D2E8931">
              <w:rPr>
                <w:rFonts w:asciiTheme="minorHAnsi" w:hAnsiTheme="minorHAnsi" w:cstheme="minorBidi"/>
                <w:color w:val="000000" w:themeColor="text1"/>
              </w:rPr>
              <w:t>Removal of cellular phone-dependency of wearables and achieved autonomy. Market share and revenue growth with attractive and competitive products. Revenue increase of 30M€ in target year 2028</w:t>
            </w:r>
            <w:r w:rsidR="416739D5" w:rsidRPr="7D2E8931">
              <w:rPr>
                <w:rFonts w:asciiTheme="minorHAnsi" w:hAnsiTheme="minorHAnsi" w:cstheme="minorBidi"/>
                <w:color w:val="000000" w:themeColor="text1"/>
              </w:rPr>
              <w:t>, and over 20M€ for the market of digital footprint in 2030</w:t>
            </w:r>
            <w:r w:rsidRPr="7D2E8931">
              <w:rPr>
                <w:rFonts w:asciiTheme="minorHAnsi" w:hAnsiTheme="minorHAnsi" w:cstheme="minorBidi"/>
                <w:color w:val="000000" w:themeColor="text1"/>
              </w:rPr>
              <w:t>.</w:t>
            </w:r>
          </w:p>
          <w:p w14:paraId="600D8536" w14:textId="09DFD346" w:rsidR="004F00FF" w:rsidRPr="0034269D" w:rsidRDefault="00231505" w:rsidP="005358EC">
            <w:pPr>
              <w:rPr>
                <w:rFonts w:asciiTheme="minorHAnsi" w:hAnsiTheme="minorHAnsi" w:cstheme="minorBidi"/>
                <w:color w:val="000000" w:themeColor="text1"/>
              </w:rPr>
            </w:pPr>
            <w:r w:rsidRPr="55C3B6E8">
              <w:rPr>
                <w:rFonts w:asciiTheme="minorHAnsi" w:hAnsiTheme="minorHAnsi" w:cstheme="minorBidi"/>
                <w:color w:val="000000" w:themeColor="text1"/>
                <w:shd w:val="clear" w:color="auto" w:fill="FFFFFF"/>
              </w:rPr>
              <w:lastRenderedPageBreak/>
              <w:t xml:space="preserve">The targeted markets include global consumer electronics markets, especially domains of health, </w:t>
            </w:r>
            <w:r w:rsidR="00181CC6" w:rsidRPr="55C3B6E8">
              <w:rPr>
                <w:rFonts w:asciiTheme="minorHAnsi" w:hAnsiTheme="minorHAnsi" w:cstheme="minorBidi"/>
                <w:color w:val="000000" w:themeColor="text1"/>
                <w:shd w:val="clear" w:color="auto" w:fill="FFFFFF"/>
              </w:rPr>
              <w:t>wellness,</w:t>
            </w:r>
            <w:r w:rsidRPr="55C3B6E8">
              <w:rPr>
                <w:rFonts w:asciiTheme="minorHAnsi" w:hAnsiTheme="minorHAnsi" w:cstheme="minorBidi"/>
                <w:color w:val="000000" w:themeColor="text1"/>
                <w:shd w:val="clear" w:color="auto" w:fill="FFFFFF"/>
              </w:rPr>
              <w:t xml:space="preserve"> and sports</w:t>
            </w:r>
            <w:r w:rsidR="37C9A273" w:rsidRPr="2DC3728B">
              <w:rPr>
                <w:rFonts w:asciiTheme="minorHAnsi" w:hAnsiTheme="minorHAnsi" w:cstheme="minorBidi"/>
                <w:color w:val="000000" w:themeColor="text1"/>
                <w:shd w:val="clear" w:color="auto" w:fill="FFFFFF"/>
              </w:rPr>
              <w:t xml:space="preserve">, </w:t>
            </w:r>
            <w:r w:rsidR="37C9A273" w:rsidRPr="55C3B6E8">
              <w:rPr>
                <w:rFonts w:asciiTheme="minorHAnsi" w:eastAsia="Calibri" w:hAnsiTheme="minorHAnsi" w:cstheme="minorBidi"/>
                <w:color w:val="000000" w:themeColor="text1"/>
              </w:rPr>
              <w:t xml:space="preserve">as well as </w:t>
            </w:r>
            <w:r w:rsidR="209A8F1F" w:rsidRPr="7D2E8931">
              <w:rPr>
                <w:rFonts w:asciiTheme="minorHAnsi" w:eastAsia="Calibri" w:hAnsiTheme="minorHAnsi" w:cstheme="minorBidi"/>
                <w:color w:val="000000" w:themeColor="text1"/>
              </w:rPr>
              <w:t>the</w:t>
            </w:r>
            <w:r w:rsidR="37C9A273" w:rsidRPr="55C3B6E8">
              <w:rPr>
                <w:rFonts w:asciiTheme="minorHAnsi" w:eastAsia="Calibri" w:hAnsiTheme="minorHAnsi" w:cstheme="minorBidi"/>
                <w:color w:val="000000" w:themeColor="text1"/>
              </w:rPr>
              <w:t xml:space="preserve"> emergent product market of digital footprint</w:t>
            </w:r>
            <w:r w:rsidR="37C9A273" w:rsidRPr="55C3B6E8">
              <w:rPr>
                <w:rFonts w:asciiTheme="minorHAnsi" w:hAnsiTheme="minorHAnsi" w:cstheme="minorBidi"/>
                <w:color w:val="000000" w:themeColor="text1"/>
              </w:rPr>
              <w:t>.</w:t>
            </w:r>
            <w:r w:rsidRPr="55C3B6E8">
              <w:rPr>
                <w:rFonts w:asciiTheme="minorHAnsi" w:hAnsiTheme="minorHAnsi" w:cstheme="minorBidi"/>
                <w:color w:val="000000" w:themeColor="text1"/>
                <w:shd w:val="clear" w:color="auto" w:fill="FFFFFF"/>
              </w:rPr>
              <w:t xml:space="preserve"> The results are scalable to wide target groups including a broad age range and all genders.</w:t>
            </w:r>
          </w:p>
        </w:tc>
      </w:tr>
      <w:tr w:rsidR="00AC568C" w:rsidRPr="004F00FF" w:rsidDel="00E204F0" w14:paraId="4BEE8BA4" w14:textId="0C1E44D5"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del w:id="300" w:author="Latvakoski Juhani" w:date="2024-09-11T10:15: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A94CA7" w14:textId="4CDB176B" w:rsidR="00AC568C" w:rsidRPr="004F00FF" w:rsidDel="00E204F0" w:rsidRDefault="00AC568C">
            <w:pPr>
              <w:rPr>
                <w:del w:id="301" w:author="Latvakoski Juhani" w:date="2024-09-11T10:15:00Z"/>
                <w:b/>
                <w:bCs/>
              </w:rPr>
            </w:pPr>
            <w:del w:id="302" w:author="Latvakoski Juhani" w:date="2024-09-11T10:15:00Z">
              <w:r w:rsidDel="00E204F0">
                <w:rPr>
                  <w:b/>
                  <w:bCs/>
                </w:rPr>
                <w:lastRenderedPageBreak/>
                <w:delText xml:space="preserve">UC6: </w:delText>
              </w:r>
              <w:r w:rsidRPr="004F00FF" w:rsidDel="00E204F0">
                <w:rPr>
                  <w:b/>
                  <w:bCs/>
                </w:rPr>
                <w:delText>Autonomous driving on and off</w:delText>
              </w:r>
              <w:r w:rsidRPr="491BCF79" w:rsidDel="00E204F0">
                <w:rPr>
                  <w:b/>
                  <w:bCs/>
                </w:rPr>
                <w:delText>-</w:delText>
              </w:r>
              <w:r w:rsidRPr="004F00FF" w:rsidDel="00E204F0">
                <w:rPr>
                  <w:b/>
                  <w:bCs/>
                </w:rPr>
                <w:delText>road</w:delText>
              </w:r>
            </w:del>
          </w:p>
        </w:tc>
      </w:tr>
      <w:tr w:rsidR="00AC568C" w:rsidDel="00E204F0" w14:paraId="34C6D0F7" w14:textId="035D1112"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del w:id="303" w:author="Latvakoski Juhani" w:date="2024-09-11T10:15: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196FFEDA" w14:textId="320DAA63" w:rsidR="00AC568C" w:rsidRPr="00A301BE" w:rsidDel="00E204F0" w:rsidRDefault="00AC568C">
            <w:pPr>
              <w:rPr>
                <w:del w:id="304" w:author="Latvakoski Juhani" w:date="2024-09-11T10:15:00Z"/>
                <w:b/>
                <w:bCs/>
              </w:rPr>
            </w:pPr>
            <w:del w:id="305" w:author="Latvakoski Juhani" w:date="2024-09-11T10:15:00Z">
              <w:r w:rsidRPr="00A301BE" w:rsidDel="00E204F0">
                <w:rPr>
                  <w:b/>
                  <w:bCs/>
                </w:rPr>
                <w:delText>Main contribution area to the Sa4CPs concept</w:delText>
              </w:r>
            </w:del>
          </w:p>
          <w:p w14:paraId="7890B6BA" w14:textId="527B79C7" w:rsidR="00AC568C" w:rsidDel="00E204F0" w:rsidRDefault="00AC568C">
            <w:pPr>
              <w:rPr>
                <w:del w:id="306" w:author="Latvakoski Juhani" w:date="2024-09-11T10:15:00Z"/>
              </w:rPr>
            </w:pPr>
            <w:del w:id="307" w:author="Latvakoski Juhani" w:date="2024-09-11T10:15:00Z">
              <w:r w:rsidRPr="00A25839" w:rsidDel="00E204F0">
                <w:delText xml:space="preserve">Data processing for autonomous operation: </w:delText>
              </w:r>
              <w:r w:rsidDel="00E204F0">
                <w:delText>The contribution is to study the data processing of automatic/autonomous operation and find out whether it is better to process data in the vehicle or in the cloud, so that the solutions are scalable and more cost-effective than the current ones.</w:delText>
              </w:r>
            </w:del>
          </w:p>
          <w:p w14:paraId="62BEECFD" w14:textId="1281F187" w:rsidR="00AC568C" w:rsidDel="00E204F0" w:rsidRDefault="00AC568C">
            <w:pPr>
              <w:rPr>
                <w:del w:id="308" w:author="Latvakoski Juhani" w:date="2024-09-11T10:15:00Z"/>
                <w:b/>
                <w:bCs/>
              </w:rPr>
            </w:pPr>
            <w:del w:id="309" w:author="Latvakoski Juhani" w:date="2024-09-11T10:15:00Z">
              <w:r w:rsidRPr="005F28DC" w:rsidDel="00E204F0">
                <w:rPr>
                  <w:b/>
                  <w:bCs/>
                </w:rPr>
                <w:delText>Targeted innovation</w:delText>
              </w:r>
              <w:r w:rsidDel="00E204F0">
                <w:rPr>
                  <w:b/>
                  <w:bCs/>
                </w:rPr>
                <w:delText xml:space="preserve"> boosted by the Sa4CPS concept</w:delText>
              </w:r>
            </w:del>
          </w:p>
          <w:p w14:paraId="519683A5" w14:textId="73014AAD" w:rsidR="00AC568C" w:rsidDel="00E204F0" w:rsidRDefault="00AC568C">
            <w:pPr>
              <w:rPr>
                <w:del w:id="310" w:author="Latvakoski Juhani" w:date="2024-09-11T10:15:00Z"/>
              </w:rPr>
            </w:pPr>
            <w:del w:id="311" w:author="Latvakoski Juhani" w:date="2024-09-11T10:15:00Z">
              <w:r w:rsidDel="00E204F0">
                <w:delText xml:space="preserve">The platform for autonomous driving and operation and its low-level software are optimized according to the needs of sensors and data transfer. A vehicle computer that processes a large amount of data from highly precise sensors, and a very fast modem is required for the transfer large amounts of </w:delText>
              </w:r>
              <w:r w:rsidR="00181CC6" w:rsidDel="00E204F0">
                <w:delText>data</w:delText>
              </w:r>
              <w:r w:rsidDel="00E204F0">
                <w:delText>. mmWave 5G technology, which combines object detection and communication technology, is being studied. The solution must consume as little electricity as possible, work in harsh conditions, be reliable and fault tolerant.</w:delText>
              </w:r>
            </w:del>
          </w:p>
          <w:p w14:paraId="164533B3" w14:textId="11B0C8FA" w:rsidR="00AC568C" w:rsidDel="00E204F0" w:rsidRDefault="00AC568C">
            <w:pPr>
              <w:rPr>
                <w:del w:id="312" w:author="Latvakoski Juhani" w:date="2024-09-11T10:15:00Z"/>
              </w:rPr>
            </w:pPr>
            <w:del w:id="313" w:author="Latvakoski Juhani" w:date="2024-09-11T10:15:00Z">
              <w:r w:rsidDel="00E204F0">
                <w:delText xml:space="preserve">With the help of the research results, </w:delText>
              </w:r>
            </w:del>
            <w:del w:id="314" w:author="Latvakoski Juhani" w:date="2024-09-11T10:12:00Z">
              <w:r w:rsidDel="00E204F0">
                <w:delText>Deal Comp</w:delText>
              </w:r>
            </w:del>
            <w:del w:id="315" w:author="Latvakoski Juhani" w:date="2024-09-11T10:15:00Z">
              <w:r w:rsidDel="00E204F0">
                <w:delText xml:space="preserve"> Oy approaches low-volume special vehicle and work machine manufacturers who aim to increase the degree of automation/autonomy. </w:delText>
              </w:r>
            </w:del>
            <w:del w:id="316" w:author="Latvakoski Juhani" w:date="2024-09-11T10:12:00Z">
              <w:r w:rsidDel="00E204F0">
                <w:delText>Deal Comp</w:delText>
              </w:r>
            </w:del>
            <w:del w:id="317" w:author="Latvakoski Juhani" w:date="2024-09-11T10:15:00Z">
              <w:r w:rsidDel="00E204F0">
                <w:delText xml:space="preserve"> has a lot of contacts with existing customers in the Nordic countries, such as Sandvik and Sensible4, but all European special vehicle and work machine manufacturers have the same challenges. So, </w:delText>
              </w:r>
            </w:del>
            <w:del w:id="318" w:author="Latvakoski Juhani" w:date="2024-09-11T10:12:00Z">
              <w:r w:rsidDel="00E204F0">
                <w:delText>Deal Comp</w:delText>
              </w:r>
            </w:del>
            <w:del w:id="319" w:author="Latvakoski Juhani" w:date="2024-09-11T10:15:00Z">
              <w:r w:rsidDel="00E204F0">
                <w:delText xml:space="preserve"> has an opportunity export solutions/products/services in the European area. Special vehicle and work machine companies are taking the first steps in the development of automation/</w:delText>
              </w:r>
              <w:r w:rsidR="00D9612B" w:rsidDel="00E204F0">
                <w:delText>autonomy,</w:delText>
              </w:r>
              <w:r w:rsidDel="00E204F0">
                <w:delText xml:space="preserve"> and they are trying to solve challenges cost-effectively. </w:delText>
              </w:r>
            </w:del>
            <w:del w:id="320" w:author="Latvakoski Juhani" w:date="2024-09-11T10:12:00Z">
              <w:r w:rsidDel="00E204F0">
                <w:delText>Deal Comp</w:delText>
              </w:r>
            </w:del>
            <w:del w:id="321" w:author="Latvakoski Juhani" w:date="2024-09-11T10:15:00Z">
              <w:r w:rsidDel="00E204F0">
                <w:delText xml:space="preserve"> Oy offers the design, manufacture and operation of computers, </w:delText>
              </w:r>
              <w:r w:rsidR="00D9612B" w:rsidDel="00E204F0">
                <w:delText>sensors,</w:delText>
              </w:r>
              <w:r w:rsidDel="00E204F0">
                <w:delText xml:space="preserve"> and the cloud according to the customer's needs by selling the products or arranging everything as a service. The work machine manufacturer integrates </w:delText>
              </w:r>
            </w:del>
            <w:del w:id="322" w:author="Latvakoski Juhani" w:date="2024-09-11T10:12:00Z">
              <w:r w:rsidDel="00E204F0">
                <w:delText>Deal Comp</w:delText>
              </w:r>
            </w:del>
            <w:del w:id="323" w:author="Latvakoski Juhani" w:date="2024-09-11T10:15:00Z">
              <w:r w:rsidDel="00E204F0">
                <w:delText>'s products or services as part of their own product and sells the overall service to their own customers.</w:delText>
              </w:r>
            </w:del>
          </w:p>
          <w:p w14:paraId="77DD1CEF" w14:textId="0F27B218" w:rsidR="00AC568C" w:rsidDel="00E204F0" w:rsidRDefault="00AC568C">
            <w:pPr>
              <w:rPr>
                <w:del w:id="324" w:author="Latvakoski Juhani" w:date="2024-09-11T10:15:00Z"/>
                <w:b/>
                <w:bCs/>
              </w:rPr>
            </w:pPr>
            <w:del w:id="325" w:author="Latvakoski Juhani" w:date="2024-09-11T10:15:00Z">
              <w:r w:rsidRPr="003B3306" w:rsidDel="00E204F0">
                <w:rPr>
                  <w:b/>
                  <w:bCs/>
                </w:rPr>
                <w:delText>Target business impact:</w:delText>
              </w:r>
            </w:del>
          </w:p>
          <w:p w14:paraId="78AC04E4" w14:textId="5E0AABC4" w:rsidR="00AC568C" w:rsidDel="00E204F0" w:rsidRDefault="00AC568C">
            <w:pPr>
              <w:rPr>
                <w:del w:id="326" w:author="Latvakoski Juhani" w:date="2024-09-11T10:15:00Z"/>
              </w:rPr>
            </w:pPr>
            <w:del w:id="327" w:author="Latvakoski Juhani" w:date="2024-09-11T10:15:00Z">
              <w:r w:rsidDel="00E204F0">
                <w:delText>Our solution enables manufacturers of low-volume work machines and special vehicles to gradually move into the business of automatic/autonomous driving/operation.</w:delText>
              </w:r>
            </w:del>
          </w:p>
          <w:p w14:paraId="7A4499A2" w14:textId="2CC7ADA3" w:rsidR="00AC568C" w:rsidRPr="0034269D" w:rsidDel="00E204F0" w:rsidRDefault="00AC568C">
            <w:pPr>
              <w:rPr>
                <w:del w:id="328" w:author="Latvakoski Juhani" w:date="2024-09-11T10:15:00Z"/>
              </w:rPr>
            </w:pPr>
            <w:del w:id="329" w:author="Latvakoski Juhani" w:date="2024-09-11T10:15:00Z">
              <w:r w:rsidDel="00E204F0">
                <w:delText xml:space="preserve">Develops </w:delText>
              </w:r>
            </w:del>
            <w:del w:id="330" w:author="Latvakoski Juhani" w:date="2024-09-11T10:12:00Z">
              <w:r w:rsidDel="00E204F0">
                <w:delText>Deal Comp</w:delText>
              </w:r>
            </w:del>
            <w:del w:id="331" w:author="Latvakoski Juhani" w:date="2024-09-11T10:15:00Z">
              <w:r w:rsidDel="00E204F0">
                <w:delText>'s own expertise and enables the development of new products that increase the degree of automation/autonomy. At the same time, an opportunity for export business to the European region opens for us. We expect the new business to increase our turnover annually by at least the same ratio +20% year on year as the robotics and automation/autonomous market develops.</w:delText>
              </w:r>
            </w:del>
          </w:p>
        </w:tc>
      </w:tr>
      <w:tr w:rsidR="004F00FF" w:rsidRPr="004F00FF" w14:paraId="318D3EF9"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86AC50" w14:textId="34E748E7" w:rsidR="004F00FF" w:rsidRPr="005358EC" w:rsidRDefault="00F53569" w:rsidP="00027958">
            <w:pPr>
              <w:rPr>
                <w:b/>
                <w:bCs/>
              </w:rPr>
            </w:pPr>
            <w:r>
              <w:rPr>
                <w:b/>
                <w:bCs/>
              </w:rPr>
              <w:t>UC</w:t>
            </w:r>
            <w:r w:rsidR="00910583">
              <w:rPr>
                <w:b/>
                <w:bCs/>
              </w:rPr>
              <w:t xml:space="preserve">7: </w:t>
            </w:r>
            <w:proofErr w:type="spellStart"/>
            <w:r w:rsidR="004F00FF" w:rsidRPr="005358EC">
              <w:rPr>
                <w:b/>
                <w:bCs/>
              </w:rPr>
              <w:t>Multirouting</w:t>
            </w:r>
            <w:proofErr w:type="spellEnd"/>
            <w:r w:rsidR="004F00FF" w:rsidRPr="005358EC">
              <w:rPr>
                <w:b/>
                <w:bCs/>
              </w:rPr>
              <w:t xml:space="preserve"> secure awareness system for hunting and outdoors</w:t>
            </w:r>
          </w:p>
        </w:tc>
      </w:tr>
      <w:tr w:rsidR="004F00FF" w14:paraId="71CDFC2C"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5FBACDF2" w14:textId="5B72D8E1" w:rsidR="007D7481" w:rsidRPr="00A301BE" w:rsidRDefault="007D7481" w:rsidP="002B0F70">
            <w:pPr>
              <w:rPr>
                <w:b/>
                <w:bCs/>
              </w:rPr>
            </w:pPr>
            <w:r w:rsidRPr="00A301BE">
              <w:rPr>
                <w:b/>
                <w:bCs/>
              </w:rPr>
              <w:t>Main contribution area to the Sa4CPs concept</w:t>
            </w:r>
          </w:p>
          <w:p w14:paraId="365E0555" w14:textId="4EA81FD2" w:rsidR="007D7481" w:rsidRPr="007D7481" w:rsidRDefault="007D7481" w:rsidP="007D7481">
            <w:r w:rsidRPr="007D7481">
              <w:rPr>
                <w:szCs w:val="20"/>
              </w:rPr>
              <w:t xml:space="preserve">Energy efficiency, security, </w:t>
            </w:r>
            <w:proofErr w:type="gramStart"/>
            <w:r w:rsidRPr="007D7481">
              <w:rPr>
                <w:szCs w:val="20"/>
              </w:rPr>
              <w:t>safety</w:t>
            </w:r>
            <w:proofErr w:type="gramEnd"/>
            <w:r w:rsidRPr="007D7481">
              <w:rPr>
                <w:szCs w:val="20"/>
              </w:rPr>
              <w:t xml:space="preserve"> and interoperability of data sharing</w:t>
            </w:r>
            <w:r w:rsidR="000D083F">
              <w:rPr>
                <w:szCs w:val="20"/>
              </w:rPr>
              <w:t>.</w:t>
            </w:r>
          </w:p>
          <w:p w14:paraId="4F66D859" w14:textId="77777777" w:rsidR="007D7481" w:rsidRDefault="007D7481" w:rsidP="007D7481">
            <w:pPr>
              <w:rPr>
                <w:b/>
                <w:bCs/>
              </w:rPr>
            </w:pPr>
            <w:r w:rsidRPr="005F28DC">
              <w:rPr>
                <w:b/>
                <w:bCs/>
              </w:rPr>
              <w:t>Targeted innovation</w:t>
            </w:r>
            <w:r>
              <w:rPr>
                <w:b/>
                <w:bCs/>
              </w:rPr>
              <w:t xml:space="preserve"> boosted by the Sa4CPS </w:t>
            </w:r>
            <w:proofErr w:type="gramStart"/>
            <w:r>
              <w:rPr>
                <w:b/>
                <w:bCs/>
              </w:rPr>
              <w:t>concept</w:t>
            </w:r>
            <w:proofErr w:type="gramEnd"/>
          </w:p>
          <w:p w14:paraId="65F57FF2" w14:textId="1A79EB51" w:rsidR="008D57CD" w:rsidRDefault="008D57CD" w:rsidP="007D7481">
            <w:pPr>
              <w:rPr>
                <w:szCs w:val="20"/>
              </w:rPr>
            </w:pPr>
            <w:r>
              <w:rPr>
                <w:szCs w:val="20"/>
              </w:rPr>
              <w:t>Bring connectivity and awareness into area where is bad mobile phone coverage or no coverage at all</w:t>
            </w:r>
            <w:r w:rsidR="00C3135E">
              <w:rPr>
                <w:szCs w:val="20"/>
              </w:rPr>
              <w:t xml:space="preserve">, by utilizing different radio technologies, devices </w:t>
            </w:r>
            <w:r w:rsidR="00D9612B">
              <w:rPr>
                <w:szCs w:val="20"/>
              </w:rPr>
              <w:t>and</w:t>
            </w:r>
            <w:r w:rsidR="00C3135E">
              <w:rPr>
                <w:szCs w:val="20"/>
              </w:rPr>
              <w:t xml:space="preserve"> utilizing devices of other brands.</w:t>
            </w:r>
          </w:p>
          <w:p w14:paraId="741DDE0B" w14:textId="266AB02D" w:rsidR="007D7481" w:rsidRDefault="007D7481" w:rsidP="007D7481">
            <w:pPr>
              <w:rPr>
                <w:b/>
                <w:bCs/>
              </w:rPr>
            </w:pPr>
            <w:r w:rsidRPr="003B3306">
              <w:rPr>
                <w:b/>
                <w:bCs/>
              </w:rPr>
              <w:t>Target business impact:</w:t>
            </w:r>
          </w:p>
          <w:p w14:paraId="5C2E2854" w14:textId="23E4B219" w:rsidR="004F00FF" w:rsidRPr="00E23F3D" w:rsidRDefault="00E23F3D" w:rsidP="005358EC">
            <w:pPr>
              <w:rPr>
                <w:b/>
                <w:bCs/>
                <w:szCs w:val="20"/>
              </w:rPr>
            </w:pPr>
            <w:r>
              <w:rPr>
                <w:szCs w:val="20"/>
              </w:rPr>
              <w:t xml:space="preserve">38 M€ in 5 years. Starting from 4 M€ and ending to 12 M€ </w:t>
            </w:r>
          </w:p>
        </w:tc>
      </w:tr>
      <w:tr w:rsidR="00461C35" w14:paraId="4EB759DC"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AC2FED" w14:textId="397E468D" w:rsidR="00461C35" w:rsidRPr="0034269D" w:rsidRDefault="00AC568C" w:rsidP="005358EC">
            <w:r w:rsidRPr="00AC568C">
              <w:rPr>
                <w:b/>
                <w:bCs/>
                <w:lang w:val="en-US"/>
              </w:rPr>
              <w:t xml:space="preserve">UC8: </w:t>
            </w:r>
            <w:r w:rsidR="00461C35" w:rsidRPr="00AC568C">
              <w:rPr>
                <w:b/>
                <w:lang w:val="en-US"/>
              </w:rPr>
              <w:t xml:space="preserve">Secure, </w:t>
            </w:r>
            <w:proofErr w:type="gramStart"/>
            <w:r w:rsidR="00461C35" w:rsidRPr="00AC568C">
              <w:rPr>
                <w:b/>
                <w:lang w:val="en-US"/>
              </w:rPr>
              <w:t>trustworthy</w:t>
            </w:r>
            <w:proofErr w:type="gramEnd"/>
            <w:r w:rsidR="00461C35" w:rsidRPr="00AC568C">
              <w:rPr>
                <w:b/>
                <w:lang w:val="en-US"/>
              </w:rPr>
              <w:t xml:space="preserve"> and reliable drone operation control system</w:t>
            </w:r>
          </w:p>
        </w:tc>
      </w:tr>
      <w:tr w:rsidR="00461C35" w14:paraId="4F07D4DB"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79B524C6" w14:textId="5B72D8E1" w:rsidR="00E23F3D" w:rsidRDefault="00E23F3D" w:rsidP="00E23F3D">
            <w:pPr>
              <w:rPr>
                <w:b/>
                <w:bCs/>
              </w:rPr>
            </w:pPr>
            <w:r w:rsidRPr="00A301BE">
              <w:rPr>
                <w:b/>
                <w:bCs/>
              </w:rPr>
              <w:t>Main contribution area to the Sa4CPs concept</w:t>
            </w:r>
          </w:p>
          <w:p w14:paraId="1D6CA582" w14:textId="70DB224D" w:rsidR="00E23F3D" w:rsidRPr="00E23F3D" w:rsidRDefault="001B7986">
            <w:pPr>
              <w:jc w:val="both"/>
              <w:pPrChange w:id="332" w:author="Latvakoski Juhani" w:date="2024-09-27T12:25:00Z">
                <w:pPr/>
              </w:pPrChange>
            </w:pPr>
            <w:r>
              <w:t>Awareness of risk to the operations of drones through the perception of</w:t>
            </w:r>
            <w:r w:rsidR="006F45F5">
              <w:t xml:space="preserve"> the environment via multiple sensors and external services, </w:t>
            </w:r>
            <w:r w:rsidR="00E23F3D" w:rsidRPr="00E23F3D">
              <w:t xml:space="preserve">secure remote </w:t>
            </w:r>
            <w:proofErr w:type="gramStart"/>
            <w:r w:rsidR="00E23F3D" w:rsidRPr="00E23F3D">
              <w:t>monitoring</w:t>
            </w:r>
            <w:proofErr w:type="gramEnd"/>
            <w:r w:rsidR="00E23F3D" w:rsidRPr="00E23F3D">
              <w:t xml:space="preserve"> and control</w:t>
            </w:r>
            <w:r w:rsidR="00C4496F">
              <w:t xml:space="preserve"> of this operation via automated actions and “digital twin” dashboard</w:t>
            </w:r>
            <w:r w:rsidR="00E23F3D" w:rsidRPr="00E23F3D">
              <w:t xml:space="preserve">, </w:t>
            </w:r>
            <w:r w:rsidR="00C4496F">
              <w:t>cybersecurity analysis of the developed solution.</w:t>
            </w:r>
          </w:p>
          <w:p w14:paraId="7221D58D" w14:textId="77777777" w:rsidR="00E23F3D" w:rsidRDefault="00E23F3D" w:rsidP="00E23F3D">
            <w:pPr>
              <w:rPr>
                <w:b/>
                <w:bCs/>
              </w:rPr>
            </w:pPr>
            <w:r w:rsidRPr="005F28DC">
              <w:rPr>
                <w:b/>
                <w:bCs/>
              </w:rPr>
              <w:t>Targeted innovation</w:t>
            </w:r>
            <w:r>
              <w:rPr>
                <w:b/>
                <w:bCs/>
              </w:rPr>
              <w:t xml:space="preserve"> boosted by the Sa4CPS </w:t>
            </w:r>
            <w:proofErr w:type="gramStart"/>
            <w:r>
              <w:rPr>
                <w:b/>
                <w:bCs/>
              </w:rPr>
              <w:t>concept</w:t>
            </w:r>
            <w:proofErr w:type="gramEnd"/>
          </w:p>
          <w:p w14:paraId="332DB1C2" w14:textId="6759630B" w:rsidR="00685991" w:rsidRPr="008A0278" w:rsidRDefault="00BB4C44">
            <w:pPr>
              <w:jc w:val="both"/>
              <w:rPr>
                <w:rFonts w:cs="Arial"/>
                <w:b/>
                <w:bCs/>
              </w:rPr>
              <w:pPrChange w:id="333" w:author="Latvakoski Juhani" w:date="2024-09-27T12:25:00Z">
                <w:pPr/>
              </w:pPrChange>
            </w:pPr>
            <w:r>
              <w:t>The development of</w:t>
            </w:r>
            <w:r>
              <w:rPr>
                <w:rFonts w:cs="Arial"/>
              </w:rPr>
              <w:t xml:space="preserve"> a</w:t>
            </w:r>
            <w:r w:rsidR="00685991" w:rsidRPr="008A0278">
              <w:rPr>
                <w:rFonts w:cs="Arial"/>
              </w:rPr>
              <w:t xml:space="preserve"> secure, trustworthy, </w:t>
            </w:r>
            <w:r w:rsidR="00D9612B" w:rsidRPr="008A0278">
              <w:rPr>
                <w:rFonts w:cs="Arial"/>
              </w:rPr>
              <w:t>resilient,</w:t>
            </w:r>
            <w:r w:rsidR="00685991" w:rsidRPr="008A0278">
              <w:rPr>
                <w:rFonts w:cs="Arial"/>
              </w:rPr>
              <w:t xml:space="preserve"> and reliable operation control system for drone</w:t>
            </w:r>
            <w:r>
              <w:rPr>
                <w:rFonts w:cs="Arial"/>
              </w:rPr>
              <w:t>s</w:t>
            </w:r>
            <w:r w:rsidR="00685991" w:rsidRPr="008A0278">
              <w:rPr>
                <w:rFonts w:cs="Arial"/>
              </w:rPr>
              <w:t xml:space="preserve"> that </w:t>
            </w:r>
            <w:r w:rsidR="00685991" w:rsidRPr="008A0278">
              <w:rPr>
                <w:rFonts w:eastAsia="Calibri" w:cs="Arial"/>
              </w:rPr>
              <w:t xml:space="preserve">keeps humans, </w:t>
            </w:r>
            <w:r w:rsidR="00D9612B" w:rsidRPr="008A0278">
              <w:rPr>
                <w:rFonts w:eastAsia="Calibri" w:cs="Arial"/>
              </w:rPr>
              <w:t>infrastructure,</w:t>
            </w:r>
            <w:r w:rsidR="00685991" w:rsidRPr="008A0278">
              <w:rPr>
                <w:rFonts w:eastAsia="Calibri" w:cs="Arial"/>
              </w:rPr>
              <w:t xml:space="preserve"> and the physical autonomous systems safe</w:t>
            </w:r>
            <w:r>
              <w:rPr>
                <w:rFonts w:cs="Arial"/>
                <w:b/>
                <w:bCs/>
              </w:rPr>
              <w:t xml:space="preserve">. </w:t>
            </w:r>
            <w:r>
              <w:rPr>
                <w:rFonts w:cs="Arial"/>
              </w:rPr>
              <w:t xml:space="preserve">This enables </w:t>
            </w:r>
            <w:r w:rsidR="001B44A7">
              <w:rPr>
                <w:rFonts w:cs="Arial"/>
              </w:rPr>
              <w:t xml:space="preserve">the switch from drone operations within visual line of sight of a pilot to </w:t>
            </w:r>
            <w:r w:rsidR="0023317E">
              <w:rPr>
                <w:rFonts w:cs="Arial"/>
              </w:rPr>
              <w:t xml:space="preserve">the remote control of a large fleet of autonomous drones through </w:t>
            </w:r>
            <w:r w:rsidR="004E53D8">
              <w:rPr>
                <w:rFonts w:cs="Arial"/>
              </w:rPr>
              <w:t>automated systems and a small team of operators, leading to the profitable use of drones in civil drone operations.</w:t>
            </w:r>
            <w:r w:rsidR="00C34520">
              <w:rPr>
                <w:rFonts w:cs="Arial"/>
              </w:rPr>
              <w:t xml:space="preserve"> This is in line with the vision of the European Aviation Safety Agency (that creates rules for drone operations in the EU</w:t>
            </w:r>
            <w:proofErr w:type="gramStart"/>
            <w:r w:rsidR="00C34520">
              <w:rPr>
                <w:rFonts w:cs="Arial"/>
              </w:rPr>
              <w:t>), and</w:t>
            </w:r>
            <w:proofErr w:type="gramEnd"/>
            <w:r w:rsidR="00C34520">
              <w:rPr>
                <w:rFonts w:cs="Arial"/>
              </w:rPr>
              <w:t xml:space="preserve"> could lead to the creation of standards in the future.</w:t>
            </w:r>
          </w:p>
          <w:p w14:paraId="04FEB22E" w14:textId="2901552F" w:rsidR="00E23F3D" w:rsidRDefault="00E23F3D" w:rsidP="00E23F3D">
            <w:pPr>
              <w:rPr>
                <w:b/>
                <w:bCs/>
              </w:rPr>
            </w:pPr>
            <w:r w:rsidRPr="003B3306">
              <w:rPr>
                <w:b/>
                <w:bCs/>
              </w:rPr>
              <w:t>Target business impact:</w:t>
            </w:r>
          </w:p>
          <w:p w14:paraId="61E7E6D4" w14:textId="6B39879E" w:rsidR="00461C35" w:rsidRDefault="0024563F">
            <w:pPr>
              <w:jc w:val="both"/>
              <w:pPrChange w:id="334" w:author="Latvakoski Juhani" w:date="2024-09-27T12:26:00Z">
                <w:pPr/>
              </w:pPrChange>
            </w:pPr>
            <w:r>
              <w:t xml:space="preserve">The development </w:t>
            </w:r>
            <w:r w:rsidR="00105E96">
              <w:t xml:space="preserve">of a highly secure and reliable drone operations control system will lead to a fast scale-up of ADLC’s transportation </w:t>
            </w:r>
            <w:proofErr w:type="gramStart"/>
            <w:r w:rsidR="00105E96">
              <w:t>service, and</w:t>
            </w:r>
            <w:proofErr w:type="gramEnd"/>
            <w:r w:rsidR="00105E96">
              <w:t xml:space="preserve"> could make it a leader in th</w:t>
            </w:r>
            <w:r w:rsidR="00DA1F05">
              <w:t xml:space="preserve">e drone transportation industry. Further, it </w:t>
            </w:r>
            <w:r w:rsidR="006A294A">
              <w:t xml:space="preserve">could reduce the costs linked to ADLC’s operations, improving its profitability, and </w:t>
            </w:r>
            <w:r w:rsidR="008C574A">
              <w:t>enabling the access to more complex situations for its service.</w:t>
            </w:r>
          </w:p>
          <w:p w14:paraId="0DFD71EA" w14:textId="75D53555" w:rsidR="003F06BD" w:rsidRPr="00E23F3D" w:rsidRDefault="003F06BD" w:rsidP="00DA1F05">
            <w:pPr>
              <w:rPr>
                <w:szCs w:val="20"/>
              </w:rPr>
            </w:pPr>
            <w:r>
              <w:t xml:space="preserve">As a result, ADLC expects to grow to a team of </w:t>
            </w:r>
            <w:r w:rsidR="005F5898">
              <w:t xml:space="preserve">more than 10 FTEs in 2027, with </w:t>
            </w:r>
            <w:r w:rsidR="005D6DF6">
              <w:t xml:space="preserve">a </w:t>
            </w:r>
            <w:r w:rsidR="00C77EEC">
              <w:t>revenue</w:t>
            </w:r>
            <w:r w:rsidR="00697F50">
              <w:t xml:space="preserve"> forecast of 10</w:t>
            </w:r>
            <w:r w:rsidR="009265FD">
              <w:t xml:space="preserve"> M€.</w:t>
            </w:r>
          </w:p>
        </w:tc>
      </w:tr>
      <w:tr w:rsidR="00DB4279" w14:paraId="42AD9C3E" w14:textId="77777777" w:rsidTr="005643B6">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335" w:author="Latvakoski Juhani" w:date="2024-09-24T14:53: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Change w:id="336" w:author="Latvakoski Juhani" w:date="2024-09-24T14:53:00Z">
              <w:tcPr>
                <w:tcW w:w="9060" w:type="dxa"/>
                <w:tcBorders>
                  <w:top w:val="single" w:sz="4" w:space="0" w:color="auto"/>
                  <w:left w:val="single" w:sz="4" w:space="0" w:color="auto"/>
                  <w:bottom w:val="single" w:sz="4" w:space="0" w:color="auto"/>
                  <w:right w:val="single" w:sz="4" w:space="0" w:color="auto"/>
                </w:tcBorders>
              </w:tcPr>
            </w:tcPrChange>
          </w:tcPr>
          <w:p w14:paraId="21C5F751" w14:textId="06303653" w:rsidR="00DB4279" w:rsidRPr="00A301BE" w:rsidRDefault="00C52B92" w:rsidP="00E23F3D">
            <w:pPr>
              <w:cnfStyle w:val="001000010000" w:firstRow="0" w:lastRow="0" w:firstColumn="1" w:lastColumn="0" w:oddVBand="0" w:evenVBand="0" w:oddHBand="0" w:evenHBand="1" w:firstRowFirstColumn="0" w:firstRowLastColumn="0" w:lastRowFirstColumn="0" w:lastRowLastColumn="0"/>
              <w:rPr>
                <w:b/>
                <w:bCs/>
              </w:rPr>
            </w:pPr>
            <w:r w:rsidRPr="00C52B92">
              <w:rPr>
                <w:b/>
                <w:bCs/>
                <w:lang w:val="en-US"/>
              </w:rPr>
              <w:t>UC 9: A secure-situational awareness and trustworthy management of cyber physical assets.</w:t>
            </w:r>
          </w:p>
        </w:tc>
      </w:tr>
      <w:tr w:rsidR="00C52B92" w14:paraId="3388541B" w14:textId="77777777" w:rsidTr="1EBB445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100F6408" w14:textId="77777777" w:rsidR="00C52B92" w:rsidRPr="00A301BE" w:rsidRDefault="00C52B92" w:rsidP="00C52B92">
            <w:pPr>
              <w:rPr>
                <w:b/>
                <w:bCs/>
              </w:rPr>
            </w:pPr>
            <w:r w:rsidRPr="00A301BE">
              <w:rPr>
                <w:b/>
                <w:bCs/>
              </w:rPr>
              <w:t>Main contribution area to the Sa4CPs concept</w:t>
            </w:r>
          </w:p>
          <w:p w14:paraId="397D40AD" w14:textId="77777777" w:rsidR="00C52B92" w:rsidRDefault="00C52B92" w:rsidP="00C52B92">
            <w:r>
              <w:lastRenderedPageBreak/>
              <w:t>Safe and secure situation aware remote monitoring and control</w:t>
            </w:r>
            <w:r w:rsidRPr="00E23F3D">
              <w:t>, cyber security, and safety</w:t>
            </w:r>
          </w:p>
          <w:p w14:paraId="1527086A" w14:textId="77777777" w:rsidR="00C52B92" w:rsidRDefault="00C52B92" w:rsidP="00C52B92">
            <w:pPr>
              <w:rPr>
                <w:b/>
                <w:bCs/>
              </w:rPr>
            </w:pPr>
            <w:r w:rsidRPr="005F28DC">
              <w:rPr>
                <w:b/>
                <w:bCs/>
              </w:rPr>
              <w:t>Targeted innovation</w:t>
            </w:r>
            <w:r>
              <w:rPr>
                <w:b/>
                <w:bCs/>
              </w:rPr>
              <w:t xml:space="preserve"> boosted by the Sa4CPS </w:t>
            </w:r>
            <w:proofErr w:type="gramStart"/>
            <w:r>
              <w:rPr>
                <w:b/>
                <w:bCs/>
              </w:rPr>
              <w:t>concept</w:t>
            </w:r>
            <w:proofErr w:type="gramEnd"/>
          </w:p>
          <w:p w14:paraId="157A7CA3" w14:textId="77777777" w:rsidR="00C52B92" w:rsidRPr="008A0278" w:rsidRDefault="00C52B92" w:rsidP="00C52B92">
            <w:pPr>
              <w:rPr>
                <w:rFonts w:cs="Arial"/>
                <w:b/>
                <w:bCs/>
              </w:rPr>
            </w:pPr>
            <w:r w:rsidRPr="008A0278">
              <w:rPr>
                <w:rFonts w:cs="Arial"/>
              </w:rPr>
              <w:t>A secure</w:t>
            </w:r>
            <w:r>
              <w:rPr>
                <w:rFonts w:cs="Arial"/>
              </w:rPr>
              <w:t xml:space="preserve"> parameter and software update mechanism</w:t>
            </w:r>
            <w:r w:rsidRPr="008A0278">
              <w:rPr>
                <w:rFonts w:cs="Arial"/>
              </w:rPr>
              <w:t xml:space="preserve"> that </w:t>
            </w:r>
            <w:r w:rsidRPr="008A0278">
              <w:rPr>
                <w:rFonts w:eastAsia="Calibri" w:cs="Arial"/>
              </w:rPr>
              <w:t xml:space="preserve">keeps humans, infrastructure, and the </w:t>
            </w:r>
            <w:r>
              <w:rPr>
                <w:rFonts w:eastAsia="Calibri" w:cs="Arial"/>
              </w:rPr>
              <w:t>connected</w:t>
            </w:r>
            <w:r w:rsidRPr="008A0278">
              <w:rPr>
                <w:rFonts w:eastAsia="Calibri" w:cs="Arial"/>
              </w:rPr>
              <w:t xml:space="preserve"> autonomous systems </w:t>
            </w:r>
            <w:proofErr w:type="gramStart"/>
            <w:r w:rsidRPr="008A0278">
              <w:rPr>
                <w:rFonts w:eastAsia="Calibri" w:cs="Arial"/>
              </w:rPr>
              <w:t>safe</w:t>
            </w:r>
            <w:r w:rsidRPr="008A0278">
              <w:rPr>
                <w:rFonts w:cs="Arial"/>
                <w:b/>
                <w:bCs/>
              </w:rPr>
              <w:t xml:space="preserve"> </w:t>
            </w:r>
            <w:r>
              <w:rPr>
                <w:rFonts w:cs="Arial"/>
                <w:b/>
                <w:bCs/>
              </w:rPr>
              <w:t>.</w:t>
            </w:r>
            <w:proofErr w:type="gramEnd"/>
          </w:p>
          <w:p w14:paraId="170C408D" w14:textId="77777777" w:rsidR="00C52B92" w:rsidRDefault="00C52B92" w:rsidP="00C52B92">
            <w:pPr>
              <w:rPr>
                <w:b/>
                <w:bCs/>
              </w:rPr>
            </w:pPr>
            <w:r w:rsidRPr="003B3306">
              <w:rPr>
                <w:b/>
                <w:bCs/>
              </w:rPr>
              <w:t>Target business impact:</w:t>
            </w:r>
          </w:p>
          <w:p w14:paraId="4C1511B3" w14:textId="77777777" w:rsidR="00C52B92" w:rsidDel="0007106D" w:rsidRDefault="00C52B92">
            <w:pPr>
              <w:jc w:val="both"/>
              <w:rPr>
                <w:del w:id="337" w:author="Latvakoski Juhani" w:date="2024-09-24T14:54:00Z"/>
              </w:rPr>
              <w:pPrChange w:id="338" w:author="Latvakoski Juhani" w:date="2024-09-27T12:26:00Z">
                <w:pPr/>
              </w:pPrChange>
            </w:pPr>
            <w:r>
              <w:t>In automobile industry, over the air software updates are common. Take Tesla as an example. Industry is more cautious as a complete factory/production can depend on the stability of a machine. Our solution connects machines to a central cloud platform. Having the ability to change parameters and update software of smart assets (smart production lines, smart co-working systems, vision systems and robots) in a safe and secure way will allow production companies, machine builders and integrators to operate their machines in a more optimal way.</w:t>
            </w:r>
          </w:p>
          <w:p w14:paraId="340EB6D2" w14:textId="77777777" w:rsidR="00C52B92" w:rsidRPr="00A301BE" w:rsidRDefault="00C52B92" w:rsidP="00E23F3D">
            <w:pPr>
              <w:rPr>
                <w:b/>
                <w:bCs/>
              </w:rPr>
            </w:pPr>
          </w:p>
        </w:tc>
      </w:tr>
    </w:tbl>
    <w:p w14:paraId="3494C46C" w14:textId="56041BE5" w:rsidR="00EC6D49" w:rsidRDefault="00EC6D49" w:rsidP="00AF19AB">
      <w:pPr>
        <w:pStyle w:val="BodyText"/>
        <w:rPr>
          <w:lang w:eastAsia="en-US"/>
        </w:rPr>
      </w:pPr>
    </w:p>
    <w:p w14:paraId="542F8C38" w14:textId="77777777" w:rsidR="00F717A8" w:rsidRDefault="00F717A8" w:rsidP="00AF19AB">
      <w:pPr>
        <w:pStyle w:val="BodyText"/>
        <w:rPr>
          <w:lang w:eastAsia="en-US"/>
        </w:rPr>
      </w:pPr>
    </w:p>
    <w:p w14:paraId="4A4028FE" w14:textId="7AE18581" w:rsidR="00184B2C" w:rsidRPr="009A49D9" w:rsidRDefault="00184B2C" w:rsidP="00C81F2A">
      <w:pPr>
        <w:pStyle w:val="Heading4withnumbering"/>
        <w:rPr>
          <w:lang w:eastAsia="en-US"/>
        </w:rPr>
      </w:pPr>
      <w:bookmarkStart w:id="339" w:name="_Toc122018240"/>
      <w:r w:rsidRPr="009A49D9">
        <w:rPr>
          <w:lang w:eastAsia="en-US"/>
        </w:rPr>
        <w:t>Partner market access</w:t>
      </w:r>
      <w:bookmarkEnd w:id="339"/>
      <w:r w:rsidRPr="009A49D9">
        <w:rPr>
          <w:lang w:eastAsia="en-US"/>
        </w:rPr>
        <w:t xml:space="preserve"> </w:t>
      </w:r>
    </w:p>
    <w:p>
      <w:pPr>
        <w:pStyle xmlns:default="http://schemas.openxmlformats.org/wordprocessingml/2006/main" w:val="Heading4"/>
      </w:pPr>
      <w:r>
        <w:t>Belgium</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Project Partner</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Market Access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It is expected that the developed system will significantly improve the safety and automation of ADLC's flight operations. This will enable it to better convince clients to use the service, improve the profitability of existing use cases, and reduce costs ensuring potential viability of currently unviable use cases. This will enable a rapid scaleup of ADLC's drone transport service.</w:t>
            </w:r>
            <w:r>
              <w:rPr>
                <w:sz xmlns:default="http://schemas.openxmlformats.org/wordprocessingml/2006/main" w:val="20"/>
              </w:rPr>
              <w:br/>
            </w:r>
            <w:r>
              <w:rPr>
                <w:sz xmlns:default="http://schemas.openxmlformats.org/wordprocessingml/2006/main" w:val="20"/>
              </w:rPr>
              <w:t>Meetings are being held regularly with aviation regulatory authorities to ensure that the current approach will enable a long term exploitation of the system.</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 will exploit the results of this project toward the Belgian technology industry for which the topic of this project is important. To this end, Sirris will use the various channels it has access to (network, advisory services, etc.). Based on the project results, a short and medium term commercial service offered to companies (especially, SME with limited resources) in need of support is envisaged. </w:t>
            </w:r>
            <w:r>
              <w:rPr>
                <w:sz xmlns:default="http://schemas.openxmlformats.org/wordprocessingml/2006/main" w:val="20"/>
              </w:rPr>
              <w:br/>
            </w:r>
            <w:r>
              <w:rPr>
                <w:sz xmlns:default="http://schemas.openxmlformats.org/wordprocessingml/2006/main" w:val="20"/>
              </w:rPr>
              <w:t>Dissemination plan: Sirris will disseminate the project results through our industrial partners, relevant conferences and exhibitions, at national and international level.</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bv</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Capture is offered as an enterprise framework enabling machine builders to operate their machinery as efficient as possible. </w:t>
            </w:r>
            <w:r>
              <w:rPr>
                <w:sz xmlns:default="http://schemas.openxmlformats.org/wordprocessingml/2006/main" w:val="20"/>
              </w:rPr>
              <w:br/>
            </w:r>
            <w:r>
              <w:rPr>
                <w:sz xmlns:default="http://schemas.openxmlformats.org/wordprocessingml/2006/main" w:val="20"/>
              </w:rPr>
              <w:t>Target market are Industrial machine builders who want to manage their machine fleet software and parameters from a centralized cloud environment. </w:t>
            </w:r>
            <w:r>
              <w:rPr>
                <w:sz xmlns:default="http://schemas.openxmlformats.org/wordprocessingml/2006/main" w:val="20"/>
              </w:rPr>
              <w:br/>
            </w:r>
            <w:r>
              <w:rPr>
                <w:sz xmlns:default="http://schemas.openxmlformats.org/wordprocessingml/2006/main" w:val="20"/>
              </w:rPr>
              <w:t>The ability to remotely control important industrial assets in a secure way will allow us to offer our framework to an extended number of customers .</w:t>
            </w:r>
            <w:r>
              <w:rPr>
                <w:sz xmlns:default="http://schemas.openxmlformats.org/wordprocessingml/2006/main" w:val="20"/>
              </w:rPr>
              <w:br/>
            </w:r>
            <w:r>
              <w:rPr>
                <w:sz xmlns:default="http://schemas.openxmlformats.org/wordprocessingml/2006/main" w:val="20"/>
              </w:rPr>
              <w:t>We have not yet found a similar platform aimed at machine builders with similar features. Typically big companies build a complete custom solution which is expensive. Partners (software companies) that are supporting machine builders world wide can use capture and offer it to their customers by making us of partnership agreement.</w:t>
            </w:r>
          </w:p>
        </w:tc>
      </w:tr>
    </w:tbl>
    <w:p>
      <w:pPr>
        <w:pStyle xmlns:default="http://schemas.openxmlformats.org/wordprocessingml/2006/main" w:val="Heading4"/>
      </w:pPr>
      <w:r>
        <w:t>Czech Republic</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Project Partner</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Market Access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Charles University</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planned, CUNI exploits the project results and the expertise developed within the project through the project's industrial partners, namely the Czech ones, with whose CUNI primarily cooperates. All the results (already created and also future ones) developed by CUNI are (will be) available under an open-source license (a BSD-like one), which allows for easy distribution and general usage of the results even in commercial products. Also, the project results and expertise will be further exploited in PhD hiring/supervision and teaching at the master/PhD level. Tangible results will also be considered for start-ups where relevant.</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IMA specializes on HW and SW design and development and its main field focus is the identification and sensor systems installed in an industrial domain. New trends in automotive segment brings a new intelligent sensor technologies closer not only to a product user but also to production processes fulfilling number of new challenges addressing production efficiency, safety and an advanced human-machine interaction. The systems will create living and dynamically changing organism composed of a new specialized sensor technologies supported by AI components. Taking into account the new company business strategy after acquisition of IMA by automotive enterprise, IMA will pursue an effort to exploit the project results within company products development. Exploitation focus will aim at specific industrial automation, objects monitoring and tracking and also at utilization of project results within production ecosystems. New generation of subsystem components, tested on prototypes, will help IMA to expand its portfolio of the new components for security and object monitoring at the production site. Utilizing the project achievements IMA could enter the new market segments.</w:t>
            </w:r>
          </w:p>
        </w:tc>
      </w:tr>
    </w:tbl>
    <w:p>
      <w:pPr>
        <w:pStyle xmlns:default="http://schemas.openxmlformats.org/wordprocessingml/2006/main" w:val="Heading4"/>
      </w:pPr>
      <w:r>
        <w:t>Finland</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Project Partner</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Market Access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Lately, the energy sector and society has been in a great struggle due to the events involving; high price of electricity, imbalance between supply and demand of electricity, and increasing risks of cyber and physical attacks to the modern energy infrastructure in Europe. A simple remedy requires strengthening and developing more resilient and secure energy infrastructure. Sa4CPS project has great potential to address the issues listed above.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Through Sa4CPS, Enerim seeks to gain a competitive edge by further developing models of flexibility aggregation, market bidding, end-customer energy contract management, and integrations between e. g. flexibility service providers and market operators. All of these require robust and trustworthy data exchange infrastructure which is one of the core business and expertise within Enerim itself. Moreover, Enerim has already taken a big step towards the international growth by localizing EnerimCIS to Swedish market both DSO and retail business. This effort can serve as a benchmark for our future customer information-based projects aimed at reliable and secure data exchange among market parties, end-customer information privacy preserving, mitigating cyber attacks, access to energy consumption data and behaviors at customer / community-level etc.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In a nutshell, Sa4CPS will provide Enerim a great potential for future in the following topics:</w:t>
            </w:r>
            <w:r>
              <w:rPr>
                <w:sz xmlns:default="http://schemas.openxmlformats.org/wordprocessingml/2006/main" w:val="20"/>
              </w:rPr>
              <w:br/>
            </w:r>
            <w:r>
              <w:rPr>
                <w:sz xmlns:default="http://schemas.openxmlformats.org/wordprocessingml/2006/main" w:val="20"/>
              </w:rPr>
              <w:t>Security &amp; Privacy: data transmissions, energy communities and individuals.</w:t>
            </w:r>
            <w:r>
              <w:rPr>
                <w:sz xmlns:default="http://schemas.openxmlformats.org/wordprocessingml/2006/main" w:val="20"/>
              </w:rPr>
              <w:br/>
            </w:r>
            <w:r>
              <w:rPr>
                <w:sz xmlns:default="http://schemas.openxmlformats.org/wordprocessingml/2006/main" w:val="20"/>
              </w:rPr>
              <w:t>Digital contracts: energy community governance and revenue sharing.</w:t>
            </w:r>
            <w:r>
              <w:rPr>
                <w:sz xmlns:default="http://schemas.openxmlformats.org/wordprocessingml/2006/main" w:val="20"/>
              </w:rPr>
              <w:br/>
            </w:r>
            <w:r>
              <w:rPr>
                <w:sz xmlns:default="http://schemas.openxmlformats.org/wordprocessingml/2006/main" w:val="20"/>
              </w:rPr>
              <w:t>Data sharing: data of energy communities, market operators, and DSO’s (baseline consumptions and flexibility potentials).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Corporation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results of the Sa4CPS project will be exploited in the existing business model of F-Secure across F-Secure's main channels: partner channel (mainly communication service providers) and direct business. F-Secure is a global leader in the communication service provider channel model, and has currently millions of end users and the exploitable market of approximately 100 million end users. F-Secure is a well-known cyber security brand with existing access in the Nordic, European and Japanese markets. Cyber security consumer market size is 6.8 billion and expected to increase 15% during the next 5 years.</w:t>
            </w:r>
            <w:r>
              <w:rPr>
                <w:sz xmlns:default="http://schemas.openxmlformats.org/wordprocessingml/2006/main" w:val="20"/>
              </w:rPr>
              <w:br/>
            </w:r>
            <w:r>
              <w:rPr>
                <w:sz xmlns:default="http://schemas.openxmlformats.org/wordprocessingml/2006/main" w:val="20"/>
              </w:rPr>
              <w:t>The research of the project targets an emerging product market, and the aim is to increase F-Secure's market share in the existing global consumer mass market complementing the existing offering with a new product. In addition to increasing market share, the aim is to increase ARPU (average revenue per user) both in the partner channel and direct business.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This project will enable Modirum Gespi to interact directly between end users in our target markets in Europe. Plan is to develop our offering to better fit real end user needs together with potential customers. We have patented and very well functioning real time video engine, but we see a clear potential in improving geolocation based services in our situational awareness platform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NSC3 is in use in Finland by fire departments and law enforcement, provided by national security operator, Erillisverkot. But Finnish market is small. Through this project (and traditional sales activities) we plan to get access to several larger European countries and significantly, 20 to 100 times, increase revenue in next three years in first responder markets.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Natlink Oy</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By the solutions and methods created within the project. Natlink is able to create technologies, HW and SW products, services and business models for customers Hunting in the area where is bad cellular coverage, Hunting in the area where is no cellular coverage and outdoor users where is need for safety and providing connectivity for items from and to hunting world from and to outside hunting, as traffic, wildlife, sports / outdoor people, roads etc.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Natlink's current customer base is majority in the area where is available reasonable or good cellular coverage and biggest technological bottleneck to increase sales is lack of communication. Especially this is in Europe and North America. In Finland there is the best coverage in cellular networks, and this is the reason we are strongest in Finland.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Natlink technology can be utilized also by 3 parties in their own business environments which are not hunting related but have similar needs from e.g. operating environment and conditions.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Oy</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owns the full value-add chain from the very beginning of the research phase up to the sales organization. Polar has access to over 35000 retail contact points globally as well as the large web distribution channels including large partners (Amazon) and Polar Web shop. Polar also operates a marketing team and network globally which apply the most modern digital marketing tools.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The targeted markets include global consumer electronics markets, especially domains of health, wellness and sports. The results are scalable to wide target groups including a broad age range and all genders.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The outcome of the project will be a continuation to the current product and service offering with expanded connectivity and scalability, and thus will be exploited with regular product and service release methods. The new B2B customer basis intended to be reached after this project will be primarily accessed with the conventional manners, since the shift to the new customer groups provide a continuity from the existing user groups.</w:t>
            </w:r>
            <w:r>
              <w:rPr>
                <w:sz xmlns:default="http://schemas.openxmlformats.org/wordprocessingml/2006/main" w:val="20"/>
              </w:rPr>
              <w:br/>
            </w:r>
            <w:r>
              <w:rPr>
                <w:sz xmlns:default="http://schemas.openxmlformats.org/wordprocessingml/2006/main" w:val="20"/>
              </w:rPr>
              <w:t>The business prospects arise from the good scalability of the current offering. The technologies apply well to the new customer groups, and the body of the services, especially ecosystem architecture, is easily scalable.</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 of Oulu / Oulun Satama</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Port of Oulu will exploit the results of the project by developing concepts in the continuous development of Digital Twin and other software used to control and monitor port operations.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project will enhance the substance competences, knowledge and technologies, which VTT plans to apply in multiple different kinds of research collaboration projects, bi-lateral with companies, international research, start-ups, etc. Especially, VTT plans to develop its competences around digital trust and smart situational awareness related capabilities of cyber-physical systems.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Exploitation and dissemination plan: VTT will use the outcomes of the SA4CPS project as seeds that will grow up into larger co-operational project consortiums, customer projects, spin-offs, doctoral studies, publications, and for focusing the future work of research teams. Especially, VTT targets to evaluate and apply the achieved results related to digital trust and smart situational awareness in academic publications, future research collaboration actions and customer projects.</w:t>
            </w:r>
          </w:p>
        </w:tc>
      </w:tr>
    </w:tbl>
    <w:p>
      <w:pPr>
        <w:pStyle xmlns:default="http://schemas.openxmlformats.org/wordprocessingml/2006/main" w:val="Heading4"/>
      </w:pPr>
      <w:r>
        <w:t>Portugal</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Project Partner</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Market Access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Cooperativa Elétrica de Loureira, CRL</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CEL is a local energy provider operating in the municipality of Loureiro. Participating in the Sa4CPS project, we hope to enhance our current technological capabilities and strengthen related resources. The implementation of derived results should provide the basis for the introduction of AI enabled technologies, hopefully allowing for increased operational efficiency and infrastructure optimization.</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Novas Tecnologias Comunicação, Lda</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is a technology and energy services provider. By participating in the Sa4CPS project, we will enhance our competitive advantage by adopting new cognitive (AI) technologies into our solutions focused on smart energy management. Improving the value that can be retrieved from data collected in distributed energy resources and introducing more intelligent AI methodologies to reduce service providing costs will be key to improve competitive advantage of the company to our customers. Thus, this project will provide a huge opportunity for Digitalmente to make a new entry in the market jointly exploiting new energy efficiency solutions.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(ISEP)</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a research centre that works closely with a diversity of companies and associations, ISEP will develop, promote, install, and undertake the maintenance of the results of the Sa4CPS. ISEP expects to develop and promote new models and services for energy communities supported by IoT devices data considering the trustworthiness and ownership of data. The seamless use of artificial intelligence, in the developed models, will enable intelligent management solutions suitable for the complex environment of citizen energy communities taking into account privacy and security issues. Also, we will contribute to project dissemination actions such as marketing leaflets, press releases, and disseminating project results in conferences, journals, seminars, or other events as a writer or a co-writer, an organiser or a participant.</w:t>
            </w:r>
          </w:p>
        </w:tc>
      </w:tr>
    </w:tbl>
    <w:p>
      <w:pPr>
        <w:pStyle xmlns:default="http://schemas.openxmlformats.org/wordprocessingml/2006/main" w:val="Heading4"/>
      </w:pPr>
      <w:r>
        <w:t>Türkiye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Project Partner</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Market Access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develops electronic devices and digital solutions for the industrial market, with a focus on secure communication, data integrity, and system reliability. Based on its contributions in Sa4CPs project, including secure IoT data management, blockchain and IPFS-based data exchange, web platform integration, and 5G-mesh network experimentation, ACD plans to transfer the outcomes of the Sa4CPS project into its industrial products and solutions. These results address key market needs for secure, trustworthy, and resilient device communication in safety-critical and mission-critical industrial infrastructures, supporting future market access and commercialization.</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ERGÜNLER İNŞAAT PETROL ÜRÜNLERİ OTOMOTİV TEKSTİL MADENCİLİK SU ÜRÜNLERİ SANAYİ VE TİCARET LİMİTED ŞİRKETİ</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ERARGE has strong relations with the companies and industrial organizations having cyber-physical industries, as the company sells smart solutions including cyber-physical solution product portfolio to solution partners. ERARGE has two branches abroad, in Switzerland and in Poland, namely Ergtech, which makes the access to EU and global market easier with a high reputation. ERARGE has close contacts with Middle East countries like Qatar and Turkic countries like Azerbaijan.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ERARGE has the potential to carry the following Sa4CPS outputs to the smart industry, smart transportation, and smart city areas as the technology and solution providers. We are targeting solution partners instead of very final end-users, and exploit project results by providing interim solutions that can be used within a large system. Thus, ERARGE will apply proof of concept and prototyping activities and promote the results to a wider industrial community.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ERARGE has participated actively in relevant fairs and conferences, like Busworld Europe 2025 and ESCAR 2025, and promoted the decentralised blockchain in heterogeneous complex systems.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ERARGE sees potential for the security certification of project outputs, like common criteria evaluation of the hardware-based cyber resilience solution stack and security testing methodologies (has the capacity to be even patented).</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 is a company with an academic background in AI-based solutions. IM has released an open-source ROS-based PHM tool previously developed for mobile robots. Within the SA4CPS project, IM aims to extend its expertise to battery management systems (BMS) by developing an AI-based PHM tool for autonomous vehicles. The expected results address a broad market covering robotics and electric vehicle ecosystems, with particular relevance for smart factories and smart city applications, supporting future market access and commercialization of the developed solutions.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Necdet Alpata Pazarlama Lojistik ve Turizm Sanayi ve Ticaret A.Ş.</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Success of Sa4CPS project will give opportunity to develop new technologies to the market. Alpata Technology will get benefit from project results with building skills on realtime tracking system of supplychain management . Alpata Technology exploit results of Sa4CPS project with developing monitoring solutions for logistics  and creating new projects. After exploitation process of project results, Alpata Technology will disseminate project results with optimizing products through different industrial needs. Project outcomes will be disseminated with attending demo days, web site blogs and conference procedings.</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Otomotiv ve Savunma Sanayi A.Ş.</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with the widest product range from 7m to 21m autobuses, has been the market leader in Turkey for the last 13 years. OTOKAR is dominating the market with approximately 50% market share. OTOKAR demonstrated that its activities in the automotive sector are sustainable with an average 16% growth rate over the last 10 years. The customers are generally municipalities and public transport companies. OTOKAR has thousands of vehicles carrying millions of people running in more than 70 countries on 5 continents.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The innovations of Sa4CPS will improve the cybersecurity of automotive logistics processes with implementation of secure cyber-physical systems and blockchain adaptations. Optimizing the processes with AI will enable better management of logistics processes. Better management of processes with secure components will make OTOKAR more competitive in the market. In addition to this, OTOKAR can transfer the knowledge acquired by Sa4CPS to other processes in automotive production. On the other hand, OTOKAR is a member of Koç Group, which has 26 companies operating in automotive, durable consumer goods, fast moving consumer goods, energy, retail and service industries. Sa4CPS framework can be disseminated to these companies, especially to Ford Otosan (a joint venture with Ford Motor Company), to Tofaş (a joint venture with Fiat Chrysler Automobiles) and to Türk Traktör (a joint venture with CNH Industrial).</w:t>
            </w:r>
          </w:p>
        </w:tc>
      </w:tr>
    </w:tbl>
    <w:p w14:paraId="3FEA4EA1" w14:textId="77777777" w:rsidR="00184B2C" w:rsidRPr="009A49D9" w:rsidRDefault="00184B2C">
      <w:pPr>
        <w:spacing w:before="0" w:after="200" w:line="276" w:lineRule="auto"/>
        <w:rPr>
          <w:rFonts w:eastAsiaTheme="majorEastAsia" w:cs="Arial"/>
          <w:b/>
          <w:bCs/>
          <w:color w:val="7F7F7F" w:themeColor="text1" w:themeTint="80"/>
          <w:sz w:val="24"/>
          <w:lang w:eastAsia="en-US"/>
        </w:rPr>
      </w:pPr>
      <w:r w:rsidRPr="009A49D9">
        <w:rPr>
          <w:lang w:eastAsia="en-US"/>
        </w:rPr>
        <w:br w:type="page"/>
      </w:r>
    </w:p>
    <w:p w14:paraId="1AD75952" w14:textId="2C57BF44" w:rsidR="00184B2C" w:rsidRPr="009A49D9" w:rsidRDefault="00184B2C" w:rsidP="00C81F2A">
      <w:pPr>
        <w:pStyle w:val="Heading3withnumbering"/>
        <w:rPr>
          <w:lang w:eastAsia="en-US"/>
        </w:rPr>
      </w:pPr>
      <w:bookmarkStart w:id="340" w:name="_Toc5024162"/>
      <w:bookmarkStart w:id="341" w:name="_Toc122018241"/>
      <w:r w:rsidRPr="009A49D9">
        <w:rPr>
          <w:lang w:eastAsia="en-US"/>
        </w:rPr>
        <w:lastRenderedPageBreak/>
        <w:t>Technolog</w:t>
      </w:r>
      <w:r w:rsidR="00751F41" w:rsidRPr="009A49D9">
        <w:rPr>
          <w:lang w:eastAsia="en-US"/>
        </w:rPr>
        <w:t>ical view</w:t>
      </w:r>
      <w:bookmarkEnd w:id="340"/>
      <w:bookmarkEnd w:id="341"/>
    </w:p>
    <w:p w14:paraId="528A68AB" w14:textId="239FD557" w:rsidR="00184B2C" w:rsidRPr="009A49D9" w:rsidRDefault="00184B2C" w:rsidP="00C81F2A">
      <w:pPr>
        <w:pStyle w:val="Heading4withnumbering"/>
        <w:rPr>
          <w:lang w:eastAsia="en-US"/>
        </w:rPr>
      </w:pPr>
      <w:bookmarkStart w:id="342" w:name="_Ref17383338"/>
      <w:bookmarkStart w:id="343" w:name="_Toc122018242"/>
      <w:r w:rsidRPr="009A49D9">
        <w:rPr>
          <w:lang w:eastAsia="en-US"/>
        </w:rPr>
        <w:t>State-of-the-Art (</w:t>
      </w:r>
      <w:proofErr w:type="spellStart"/>
      <w:r w:rsidRPr="009A49D9">
        <w:rPr>
          <w:lang w:eastAsia="en-US"/>
        </w:rPr>
        <w:t>SotA</w:t>
      </w:r>
      <w:proofErr w:type="spellEnd"/>
      <w:r w:rsidRPr="009A49D9">
        <w:rPr>
          <w:lang w:eastAsia="en-US"/>
        </w:rPr>
        <w:t>) analysis</w:t>
      </w:r>
      <w:bookmarkEnd w:id="342"/>
      <w:bookmarkEnd w:id="343"/>
    </w:p>
    <w:p w14:paraId="2E5DD7EB" w14:textId="77777777" w:rsidR="00DB743C" w:rsidRPr="00DB743C" w:rsidRDefault="00DB743C" w:rsidP="00B80691">
      <w:pPr>
        <w:pStyle w:val="ITEABodyText"/>
        <w:jc w:val="both"/>
        <w:rPr>
          <w:lang w:val="en-US"/>
        </w:rPr>
      </w:pPr>
    </w:p>
    <w:p w14:paraId="61A12AE8" w14:textId="4690C187" w:rsidR="007F3256" w:rsidRDefault="000C6D33" w:rsidP="00B80691">
      <w:pPr>
        <w:pStyle w:val="ITEABodyText"/>
        <w:jc w:val="both"/>
      </w:pPr>
      <w:r>
        <w:t xml:space="preserve"> </w:t>
      </w:r>
      <w:r w:rsidR="00B8420B">
        <w:t xml:space="preserve">The </w:t>
      </w:r>
      <w:r w:rsidR="00F67BD8">
        <w:t xml:space="preserve">background of the </w:t>
      </w:r>
      <w:r w:rsidR="00B8420B">
        <w:t>Sa4CP</w:t>
      </w:r>
      <w:r w:rsidR="00F67BD8">
        <w:t>S</w:t>
      </w:r>
      <w:r w:rsidR="00B8420B">
        <w:t xml:space="preserve"> project proposal </w:t>
      </w:r>
      <w:r w:rsidR="00F67BD8">
        <w:t xml:space="preserve">arises from </w:t>
      </w:r>
      <w:r w:rsidR="00780697">
        <w:t>preceding</w:t>
      </w:r>
      <w:r w:rsidR="008D4559">
        <w:t xml:space="preserve"> research carried </w:t>
      </w:r>
      <w:r w:rsidR="00D359EA">
        <w:t>out related to machine-to-machine</w:t>
      </w:r>
      <w:r w:rsidR="000E435A">
        <w:t xml:space="preserve"> (M2M)</w:t>
      </w:r>
      <w:r w:rsidR="00D359EA">
        <w:t>, internet of things (IoT)</w:t>
      </w:r>
      <w:r w:rsidR="00810BE2">
        <w:t xml:space="preserve">, </w:t>
      </w:r>
      <w:r w:rsidR="00D359EA">
        <w:t>horizontal architectures</w:t>
      </w:r>
      <w:r w:rsidR="003A1740">
        <w:t xml:space="preserve"> for such </w:t>
      </w:r>
      <w:r w:rsidR="00585704">
        <w:t xml:space="preserve">cyber-physical </w:t>
      </w:r>
      <w:r w:rsidR="003A1740">
        <w:t>systems in industrial contexts</w:t>
      </w:r>
      <w:r w:rsidR="00810BE2">
        <w:t>, data/information sharing</w:t>
      </w:r>
      <w:r w:rsidR="005766FF">
        <w:t xml:space="preserve"> and digital trust</w:t>
      </w:r>
      <w:r w:rsidR="00682CA3">
        <w:t xml:space="preserve"> [11-18</w:t>
      </w:r>
      <w:r w:rsidR="00533612">
        <w:t>]</w:t>
      </w:r>
      <w:r w:rsidR="00C667F8">
        <w:t>.</w:t>
      </w:r>
      <w:r w:rsidR="005766FF">
        <w:t xml:space="preserve"> </w:t>
      </w:r>
      <w:r w:rsidR="00DF3E52">
        <w:t xml:space="preserve">From the project and collaborations perspectives, there are </w:t>
      </w:r>
      <w:r w:rsidR="00C234F6">
        <w:t>several</w:t>
      </w:r>
      <w:r w:rsidR="00DF3E52">
        <w:t xml:space="preserve"> </w:t>
      </w:r>
      <w:r w:rsidR="00780697">
        <w:t>preceding</w:t>
      </w:r>
      <w:r w:rsidR="002E66DA">
        <w:t xml:space="preserve"> and ongoing</w:t>
      </w:r>
      <w:r w:rsidR="00DF3E52">
        <w:t xml:space="preserve"> projects that has had impact to the discussions and preparation of Sa4CPS project</w:t>
      </w:r>
      <w:r w:rsidR="00EC0C96">
        <w:t>. Please have a look at</w:t>
      </w:r>
      <w:r w:rsidR="00BE1935">
        <w:t xml:space="preserve"> the </w:t>
      </w:r>
      <w:r w:rsidR="00BE1935">
        <w:lastRenderedPageBreak/>
        <w:t>analysis in the Annex C/</w:t>
      </w:r>
      <w:r w:rsidR="00BE1935">
        <w:fldChar w:fldCharType="begin"/>
      </w:r>
      <w:r w:rsidR="00BE1935">
        <w:instrText xml:space="preserve"> REF _Ref118715531 \h </w:instrText>
      </w:r>
      <w:r w:rsidR="00BE1935">
        <w:fldChar w:fldCharType="separate"/>
      </w:r>
      <w:r w:rsidR="00BE1935" w:rsidRPr="00C902D5">
        <w:t xml:space="preserve">Table </w:t>
      </w:r>
      <w:r w:rsidR="00BE1935" w:rsidRPr="00C902D5">
        <w:rPr>
          <w:noProof/>
        </w:rPr>
        <w:t>4</w:t>
      </w:r>
      <w:r w:rsidR="00BE1935">
        <w:fldChar w:fldCharType="end"/>
      </w:r>
      <w:r w:rsidR="00DF3E52">
        <w:t xml:space="preserve">. </w:t>
      </w:r>
      <w:r w:rsidR="00CE5578">
        <w:t>M2MGrids, TIoCPS and Transact projects</w:t>
      </w:r>
      <w:r w:rsidR="0071486B">
        <w:t xml:space="preserve"> has/are producing technological </w:t>
      </w:r>
      <w:r w:rsidR="00D05942">
        <w:t>basis</w:t>
      </w:r>
      <w:r w:rsidR="004413FA">
        <w:t>,</w:t>
      </w:r>
      <w:r w:rsidR="00D05942">
        <w:t xml:space="preserve"> which may be </w:t>
      </w:r>
      <w:r w:rsidR="00EC0C96">
        <w:t xml:space="preserve">enhanced and </w:t>
      </w:r>
      <w:r w:rsidR="00D05942">
        <w:t xml:space="preserve">applied </w:t>
      </w:r>
      <w:r w:rsidR="002F4718">
        <w:t xml:space="preserve">at least partly </w:t>
      </w:r>
      <w:r w:rsidR="00D05942">
        <w:t>in the Sa4CPS project.</w:t>
      </w:r>
      <w:r w:rsidR="00762321">
        <w:t xml:space="preserve"> </w:t>
      </w:r>
      <w:r w:rsidR="000D3323">
        <w:t>Trust4.0</w:t>
      </w:r>
      <w:r w:rsidR="000D4777">
        <w:t xml:space="preserve">, AI-Ready, </w:t>
      </w:r>
      <w:proofErr w:type="spellStart"/>
      <w:r w:rsidR="000D4777">
        <w:t>AFarCloud</w:t>
      </w:r>
      <w:proofErr w:type="spellEnd"/>
      <w:r w:rsidR="000D4777">
        <w:t xml:space="preserve">, </w:t>
      </w:r>
      <w:proofErr w:type="spellStart"/>
      <w:r w:rsidR="000D4777">
        <w:t>FitOptiVis</w:t>
      </w:r>
      <w:proofErr w:type="spellEnd"/>
      <w:r w:rsidR="00043C8C">
        <w:t xml:space="preserve"> and Establish are estimated to establish </w:t>
      </w:r>
      <w:r w:rsidR="005A1C0F">
        <w:t>state-of-the art views to specific technological areas each.</w:t>
      </w:r>
    </w:p>
    <w:p w14:paraId="17819395" w14:textId="380C50A0" w:rsidR="00B80691" w:rsidRDefault="008925D7" w:rsidP="00B80691">
      <w:pPr>
        <w:pStyle w:val="ITEABodyText"/>
        <w:jc w:val="both"/>
      </w:pPr>
      <w:r>
        <w:t xml:space="preserve"> </w:t>
      </w:r>
      <w:r w:rsidR="002E29DC">
        <w:t>Information sharing</w:t>
      </w:r>
      <w:r w:rsidR="00452943">
        <w:t xml:space="preserve"> solutions </w:t>
      </w:r>
      <w:r w:rsidR="002E29DC">
        <w:t>have been</w:t>
      </w:r>
      <w:r w:rsidR="00C22BDE">
        <w:t>/are</w:t>
      </w:r>
      <w:r w:rsidR="00DD1C72">
        <w:t xml:space="preserve"> under investigation</w:t>
      </w:r>
      <w:r w:rsidR="00452943">
        <w:t xml:space="preserve"> e.g. in GAIA-X</w:t>
      </w:r>
      <w:r w:rsidR="00CB1A1F">
        <w:rPr>
          <w:rStyle w:val="FootnoteReference"/>
        </w:rPr>
        <w:footnoteReference w:id="4"/>
      </w:r>
      <w:r w:rsidR="00DD1C72">
        <w:t>, IDS</w:t>
      </w:r>
      <w:r w:rsidR="0017498A">
        <w:rPr>
          <w:rStyle w:val="FootnoteReference"/>
        </w:rPr>
        <w:footnoteReference w:id="5"/>
      </w:r>
      <w:r w:rsidR="00944195">
        <w:t xml:space="preserve">, </w:t>
      </w:r>
      <w:proofErr w:type="spellStart"/>
      <w:r w:rsidR="00DD1C72">
        <w:t>MyData</w:t>
      </w:r>
      <w:proofErr w:type="spellEnd"/>
      <w:r w:rsidR="00FC6F1A">
        <w:rPr>
          <w:rStyle w:val="FootnoteReference"/>
        </w:rPr>
        <w:footnoteReference w:id="6"/>
      </w:r>
      <w:r w:rsidR="00944195">
        <w:t xml:space="preserve"> and </w:t>
      </w:r>
      <w:proofErr w:type="spellStart"/>
      <w:r w:rsidR="00944195">
        <w:t>EnergyWeb</w:t>
      </w:r>
      <w:proofErr w:type="spellEnd"/>
      <w:r w:rsidR="005B3876">
        <w:rPr>
          <w:rStyle w:val="FootnoteReference"/>
        </w:rPr>
        <w:footnoteReference w:id="7"/>
      </w:r>
      <w:r w:rsidR="00DD1C72">
        <w:t xml:space="preserve"> forums. GAIA-X approach try to avoid monolithic, centralized authorization and rather approach the problem via the use of decentralized identifiers and data services which allow </w:t>
      </w:r>
      <w:r w:rsidR="00DD1C72" w:rsidRPr="00D67C6F">
        <w:t xml:space="preserve">each company </w:t>
      </w:r>
      <w:r w:rsidR="004E0497">
        <w:t xml:space="preserve">to </w:t>
      </w:r>
      <w:r w:rsidR="00DD1C72" w:rsidRPr="00D67C6F">
        <w:t>decide</w:t>
      </w:r>
      <w:r w:rsidR="00DD1C72">
        <w:t xml:space="preserve"> </w:t>
      </w:r>
      <w:r w:rsidR="00DD1C72" w:rsidRPr="00D67C6F">
        <w:t>itself where its</w:t>
      </w:r>
      <w:r w:rsidR="00DD1C72">
        <w:t>’</w:t>
      </w:r>
      <w:r w:rsidR="00DD1C72" w:rsidRPr="00D67C6F">
        <w:t xml:space="preserve"> data is stored, as well as who may process it and for what purpos</w:t>
      </w:r>
      <w:r w:rsidR="00DD1C72">
        <w:t xml:space="preserve">e. </w:t>
      </w:r>
      <w:proofErr w:type="spellStart"/>
      <w:r w:rsidR="00944195">
        <w:t>MyData</w:t>
      </w:r>
      <w:proofErr w:type="spellEnd"/>
      <w:r w:rsidR="00944195">
        <w:t xml:space="preserve"> approach suggests the use of self-sovereign identifiers (SSI) with technology support provided by operators to help users remain in control of their data. The authorization and permissions are kept separated from data flows, and the verifying is allocated to be done by data operators.</w:t>
      </w:r>
      <w:r w:rsidR="00944195" w:rsidRPr="00403EE5">
        <w:t xml:space="preserve"> </w:t>
      </w:r>
      <w:r w:rsidR="00944195">
        <w:t xml:space="preserve">The reference architecture model of IDSA has so called IDS connectors as components for enabling heterogeneous partner data sources to </w:t>
      </w:r>
      <w:proofErr w:type="gramStart"/>
      <w:r w:rsidR="00944195">
        <w:t>join  the</w:t>
      </w:r>
      <w:proofErr w:type="gramEnd"/>
      <w:r w:rsidR="00944195">
        <w:t xml:space="preserve"> common data sharing ecosystem.</w:t>
      </w:r>
      <w:r w:rsidR="00944195" w:rsidRPr="00FA68CD">
        <w:t xml:space="preserve"> </w:t>
      </w:r>
      <w:r w:rsidR="00944195">
        <w:t xml:space="preserve">IDS relies on centralized certification authority where the trustworthiness of participants are ensured, which leads to a high level of trust but a heavy onboarding process relying on centralized identification, authentication, and authorization. </w:t>
      </w:r>
      <w:r w:rsidR="00944195" w:rsidRPr="00421387">
        <w:t>Energy Web</w:t>
      </w:r>
      <w:r w:rsidR="00944195">
        <w:t xml:space="preserve"> has not central authentication, and the solution is based on decentralized, blockchain-anchored identities, decentralized identifiers, verifiable claims, and smart contracts.</w:t>
      </w:r>
      <w:r w:rsidR="00944195" w:rsidRPr="00866FFC">
        <w:t xml:space="preserve"> </w:t>
      </w:r>
      <w:r w:rsidR="00944195">
        <w:t>User control over their data is the core principle of self-sovereign identities. With DIDs and verifiable claims, trust establishment is fine-grained and based on selective exposure of personal data. The application of self-sovereignty seems to ease GDPR compliance and make data sharing to third parties to be decided by the users. The concept of application registry with identities and verifiable claims in a way establish possibility to set-up a community for a specific geographical area of local energy grid.</w:t>
      </w:r>
      <w:r w:rsidR="002E29DC" w:rsidRPr="002E29DC">
        <w:t xml:space="preserve"> </w:t>
      </w:r>
      <w:r w:rsidR="004115BB">
        <w:t>Respective type of solutions</w:t>
      </w:r>
      <w:r w:rsidR="00F062F9">
        <w:t xml:space="preserve"> </w:t>
      </w:r>
      <w:proofErr w:type="gramStart"/>
      <w:r w:rsidR="00F062F9">
        <w:t>have</w:t>
      </w:r>
      <w:proofErr w:type="gramEnd"/>
      <w:r w:rsidR="00F062F9">
        <w:t xml:space="preserve"> been under work in the </w:t>
      </w:r>
      <w:r w:rsidR="002E29DC">
        <w:t xml:space="preserve">TIoCPS </w:t>
      </w:r>
      <w:r w:rsidR="00F062F9">
        <w:t>project, which</w:t>
      </w:r>
      <w:r w:rsidR="002E29DC">
        <w:t xml:space="preserve"> has prototyped application of</w:t>
      </w:r>
      <w:r w:rsidR="00F062F9">
        <w:t xml:space="preserve"> experimental shared trust solutions e.g. in energy flexibility and hunting safety cases</w:t>
      </w:r>
      <w:r w:rsidR="00F062F9">
        <w:rPr>
          <w:rStyle w:val="FootnoteReference"/>
        </w:rPr>
        <w:footnoteReference w:id="8"/>
      </w:r>
      <w:r w:rsidR="002E29DC">
        <w:t xml:space="preserve">. </w:t>
      </w:r>
      <w:r w:rsidR="00065D70">
        <w:t>Respective</w:t>
      </w:r>
      <w:r w:rsidR="00D620D8">
        <w:t xml:space="preserve"> solutions are </w:t>
      </w:r>
      <w:r w:rsidR="00B919DA">
        <w:t xml:space="preserve">also </w:t>
      </w:r>
      <w:r w:rsidR="00D620D8">
        <w:t>under investi</w:t>
      </w:r>
      <w:r w:rsidR="00CA2814">
        <w:t>g</w:t>
      </w:r>
      <w:r w:rsidR="00D620D8">
        <w:t>ation in Transact project</w:t>
      </w:r>
      <w:r w:rsidR="002E29DC">
        <w:t xml:space="preserve"> </w:t>
      </w:r>
      <w:r w:rsidR="00756D75">
        <w:t>for</w:t>
      </w:r>
      <w:r w:rsidR="002E29DC">
        <w:t xml:space="preserve"> digital trust</w:t>
      </w:r>
      <w:r w:rsidR="00756D75">
        <w:t xml:space="preserve"> in remote driving case</w:t>
      </w:r>
      <w:r w:rsidR="002E29DC">
        <w:t>.</w:t>
      </w:r>
      <w:r w:rsidR="009F33E8">
        <w:t xml:space="preserve"> </w:t>
      </w:r>
      <w:r w:rsidR="003A03AF">
        <w:t>It is estimated that these s</w:t>
      </w:r>
      <w:r w:rsidR="0092691C">
        <w:t>olutions are still in prototype level</w:t>
      </w:r>
      <w:r w:rsidR="000E3227">
        <w:t xml:space="preserve">, and </w:t>
      </w:r>
      <w:r w:rsidR="00D26C67">
        <w:t>further research is needed</w:t>
      </w:r>
      <w:r w:rsidR="0008731D">
        <w:t xml:space="preserve"> after the referred projects</w:t>
      </w:r>
      <w:r w:rsidR="00D26C67">
        <w:t xml:space="preserve">. </w:t>
      </w:r>
      <w:r w:rsidR="009F33E8">
        <w:t xml:space="preserve">The </w:t>
      </w:r>
      <w:r w:rsidR="0067074A">
        <w:t xml:space="preserve">lessons learned from these cases can be feed into the innovation process of the SA4CPs project relying on the </w:t>
      </w:r>
      <w:r w:rsidR="001F5E38">
        <w:t>partners</w:t>
      </w:r>
      <w:r w:rsidR="00DF0C98">
        <w:t xml:space="preserve"> knowhow</w:t>
      </w:r>
      <w:r w:rsidR="001F5E38">
        <w:t xml:space="preserve">. </w:t>
      </w:r>
      <w:r w:rsidR="0008731D">
        <w:t>In addition</w:t>
      </w:r>
      <w:r w:rsidR="00B63F0F">
        <w:t xml:space="preserve">, </w:t>
      </w:r>
      <w:r w:rsidR="005D13D7">
        <w:t xml:space="preserve">Sa4CPS project start from different perspective, </w:t>
      </w:r>
      <w:r w:rsidR="005D13D7" w:rsidRPr="00627A34">
        <w:rPr>
          <w:i/>
          <w:iCs/>
          <w:u w:val="single"/>
        </w:rPr>
        <w:t xml:space="preserve">enabling the secure situational awareness </w:t>
      </w:r>
      <w:r w:rsidR="005A4859" w:rsidRPr="00627A34">
        <w:rPr>
          <w:i/>
          <w:iCs/>
          <w:u w:val="single"/>
        </w:rPr>
        <w:t>for the end user</w:t>
      </w:r>
      <w:r w:rsidR="0051691D" w:rsidRPr="00627A34">
        <w:rPr>
          <w:i/>
          <w:iCs/>
          <w:u w:val="single"/>
        </w:rPr>
        <w:t xml:space="preserve"> </w:t>
      </w:r>
      <w:r w:rsidR="005A4859" w:rsidRPr="00627A34">
        <w:rPr>
          <w:i/>
          <w:iCs/>
          <w:u w:val="single"/>
        </w:rPr>
        <w:t>entities</w:t>
      </w:r>
      <w:r w:rsidR="00FB5333" w:rsidRPr="00627A34">
        <w:rPr>
          <w:i/>
          <w:iCs/>
          <w:u w:val="single"/>
        </w:rPr>
        <w:t xml:space="preserve">: people, autonomous </w:t>
      </w:r>
      <w:proofErr w:type="gramStart"/>
      <w:r w:rsidR="00FB5333" w:rsidRPr="00627A34">
        <w:rPr>
          <w:i/>
          <w:iCs/>
          <w:u w:val="single"/>
        </w:rPr>
        <w:t>devices</w:t>
      </w:r>
      <w:proofErr w:type="gramEnd"/>
      <w:r w:rsidR="00FB5333" w:rsidRPr="00627A34">
        <w:rPr>
          <w:i/>
          <w:iCs/>
          <w:u w:val="single"/>
        </w:rPr>
        <w:t xml:space="preserve"> and digital twins of companies, in the selected set of use cases</w:t>
      </w:r>
      <w:r w:rsidR="00C74C7B">
        <w:t>, which</w:t>
      </w:r>
      <w:r w:rsidR="00FB5333">
        <w:t xml:space="preserve"> </w:t>
      </w:r>
      <w:r w:rsidR="7F6B2A7F">
        <w:t xml:space="preserve">technological state of the art </w:t>
      </w:r>
      <w:r w:rsidR="01BB5B66">
        <w:t>is</w:t>
      </w:r>
      <w:r w:rsidR="7F6B2A7F">
        <w:t xml:space="preserve"> discussed </w:t>
      </w:r>
      <w:r w:rsidR="0207E42D">
        <w:t xml:space="preserve">in the </w:t>
      </w:r>
      <w:r w:rsidR="00A329AD">
        <w:fldChar w:fldCharType="begin"/>
      </w:r>
      <w:r w:rsidR="00A329AD">
        <w:instrText xml:space="preserve"> REF _Ref118717791 \h </w:instrText>
      </w:r>
      <w:r w:rsidR="00A329AD">
        <w:fldChar w:fldCharType="separate"/>
      </w:r>
      <w:r w:rsidR="35811FA4">
        <w:t xml:space="preserve">Table </w:t>
      </w:r>
      <w:r w:rsidR="35811FA4" w:rsidRPr="387C3D5F">
        <w:rPr>
          <w:noProof/>
        </w:rPr>
        <w:t>5</w:t>
      </w:r>
      <w:r w:rsidR="00A329AD">
        <w:fldChar w:fldCharType="end"/>
      </w:r>
      <w:r w:rsidR="0207E42D">
        <w:t>.</w:t>
      </w:r>
    </w:p>
    <w:p w14:paraId="012E9ED4" w14:textId="77777777" w:rsidR="00B70C30" w:rsidRDefault="00B70C30" w:rsidP="00B80691">
      <w:pPr>
        <w:pStyle w:val="ITEABodyText"/>
        <w:jc w:val="both"/>
      </w:pPr>
    </w:p>
    <w:p w14:paraId="15541D18" w14:textId="08A4FF22" w:rsidR="0030334A" w:rsidRPr="00E0167B" w:rsidRDefault="005566A9" w:rsidP="005566A9">
      <w:pPr>
        <w:pStyle w:val="Caption"/>
        <w:rPr>
          <w:color w:val="000000" w:themeColor="text1"/>
          <w:lang w:eastAsia="en-US"/>
        </w:rPr>
      </w:pPr>
      <w:bookmarkStart w:id="344" w:name="_Ref118717791"/>
      <w:r w:rsidRPr="00E0167B">
        <w:rPr>
          <w:color w:val="000000" w:themeColor="text1"/>
        </w:rPr>
        <w:t xml:space="preserve">Table </w:t>
      </w:r>
      <w:r w:rsidRPr="00E0167B">
        <w:rPr>
          <w:color w:val="000000" w:themeColor="text1"/>
        </w:rPr>
        <w:fldChar w:fldCharType="begin"/>
      </w:r>
      <w:r w:rsidRPr="00E0167B">
        <w:rPr>
          <w:color w:val="000000" w:themeColor="text1"/>
        </w:rPr>
        <w:instrText xml:space="preserve"> SEQ Table \* ARABIC </w:instrText>
      </w:r>
      <w:r w:rsidRPr="00E0167B">
        <w:rPr>
          <w:color w:val="000000" w:themeColor="text1"/>
        </w:rPr>
        <w:fldChar w:fldCharType="separate"/>
      </w:r>
      <w:r w:rsidR="009625EB">
        <w:rPr>
          <w:noProof/>
          <w:color w:val="000000" w:themeColor="text1"/>
        </w:rPr>
        <w:t>3</w:t>
      </w:r>
      <w:r w:rsidRPr="00E0167B">
        <w:rPr>
          <w:color w:val="000000" w:themeColor="text1"/>
        </w:rPr>
        <w:fldChar w:fldCharType="end"/>
      </w:r>
      <w:bookmarkEnd w:id="344"/>
      <w:r w:rsidRPr="00E0167B">
        <w:rPr>
          <w:color w:val="000000" w:themeColor="text1"/>
        </w:rPr>
        <w:t xml:space="preserve">. Technological state of the art </w:t>
      </w:r>
      <w:r w:rsidR="00E0167B" w:rsidRPr="00E0167B">
        <w:rPr>
          <w:color w:val="000000" w:themeColor="text1"/>
        </w:rPr>
        <w:t>in the main contribution areas of the use cases</w:t>
      </w:r>
      <w:r w:rsidR="009F7530">
        <w:rPr>
          <w:color w:val="000000" w:themeColor="text1"/>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C13593" w14:paraId="19E97964" w14:textId="77777777" w:rsidTr="2E722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02413060" w14:textId="49130B95" w:rsidR="00C13593" w:rsidRDefault="00CD6146" w:rsidP="00027958">
            <w:pPr>
              <w:rPr>
                <w:highlight w:val="yellow"/>
              </w:rPr>
            </w:pPr>
            <w:r>
              <w:lastRenderedPageBreak/>
              <w:t xml:space="preserve">UC1: </w:t>
            </w:r>
            <w:r w:rsidR="00C13593" w:rsidRPr="00557224">
              <w:t>Autonomous lightweight logistics</w:t>
            </w:r>
          </w:p>
        </w:tc>
      </w:tr>
      <w:tr w:rsidR="00C13593" w14:paraId="6908A5C5" w14:textId="77777777" w:rsidTr="2E72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22E4229B" w14:textId="09444DC3" w:rsidR="004D16E1" w:rsidRDefault="38CD737B">
            <w:pPr>
              <w:jc w:val="both"/>
              <w:rPr>
                <w:rFonts w:asciiTheme="minorHAnsi" w:eastAsiaTheme="minorEastAsia" w:hAnsiTheme="minorHAnsi" w:cstheme="minorBidi"/>
                <w:lang w:val="en-US" w:eastAsia="en-US"/>
              </w:rPr>
              <w:pPrChange w:id="345" w:author="Latvakoski Juhani" w:date="2024-09-27T12:26:00Z">
                <w:pPr/>
              </w:pPrChange>
            </w:pPr>
            <w:r w:rsidRPr="7C15C95A">
              <w:rPr>
                <w:rFonts w:asciiTheme="minorHAnsi" w:eastAsiaTheme="minorEastAsia" w:hAnsiTheme="minorHAnsi" w:cstheme="minorBidi"/>
                <w:lang w:val="en-US" w:eastAsia="en-US"/>
              </w:rPr>
              <w:t xml:space="preserve">The purpose of a traceability system is to track where a product is and where it goes along the supply chain (SC). End-to-end supply chain traceability enables organizations in the supply chain network to respond to volatile demand. Pharmaceutical SC is a specialized production-distribution chain that includes a comprehensive combination of participants and processes. In recent years, new tools have been developed to improve SC transparency, </w:t>
            </w:r>
            <w:r w:rsidR="00780697" w:rsidRPr="7C15C95A">
              <w:rPr>
                <w:rFonts w:asciiTheme="minorHAnsi" w:eastAsiaTheme="minorEastAsia" w:hAnsiTheme="minorHAnsi" w:cstheme="minorBidi"/>
                <w:lang w:val="en-US" w:eastAsia="en-US"/>
              </w:rPr>
              <w:t>visibility,</w:t>
            </w:r>
            <w:r w:rsidRPr="7C15C95A">
              <w:rPr>
                <w:rFonts w:asciiTheme="minorHAnsi" w:eastAsiaTheme="minorEastAsia" w:hAnsiTheme="minorHAnsi" w:cstheme="minorBidi"/>
                <w:lang w:val="en-US" w:eastAsia="en-US"/>
              </w:rPr>
              <w:t xml:space="preserve"> and traceability, especially in health and safety sensitive sectors such as food and pharmaceuticals. </w:t>
            </w:r>
            <w:r w:rsidR="004D16E1" w:rsidRPr="7C15C95A">
              <w:rPr>
                <w:rFonts w:asciiTheme="minorHAnsi" w:eastAsiaTheme="minorEastAsia" w:hAnsiTheme="minorHAnsi" w:cstheme="minorBidi"/>
                <w:lang w:eastAsia="en-US"/>
              </w:rPr>
              <w:t>According to the study carried by Zion Market Research</w:t>
            </w:r>
            <w:r w:rsidR="004D16E1" w:rsidRPr="7C15C95A">
              <w:rPr>
                <w:rFonts w:asciiTheme="minorHAnsi" w:eastAsiaTheme="minorEastAsia" w:hAnsiTheme="minorHAnsi" w:cstheme="minorBidi"/>
                <w:lang w:eastAsia="en-US"/>
              </w:rPr>
              <w:footnoteReference w:id="9"/>
            </w:r>
            <w:r w:rsidR="009D0FE7">
              <w:rPr>
                <w:rFonts w:asciiTheme="minorHAnsi" w:eastAsiaTheme="minorEastAsia" w:hAnsiTheme="minorHAnsi" w:cstheme="minorBidi"/>
                <w:lang w:eastAsia="en-US"/>
              </w:rPr>
              <w:t xml:space="preserve"> [19]</w:t>
            </w:r>
            <w:r w:rsidR="004D16E1" w:rsidRPr="7C15C95A">
              <w:rPr>
                <w:rFonts w:asciiTheme="minorHAnsi" w:eastAsiaTheme="minorEastAsia" w:hAnsiTheme="minorHAnsi" w:cstheme="minorBidi"/>
                <w:lang w:eastAsia="en-US"/>
              </w:rPr>
              <w:t>, the global Medical Transport Service Market accounted for USD 86 Billion in 2020 and is expected to reach USD 126 Billion by 2028, growing at a CAGR of 4.8% from 2021 to 2028.</w:t>
            </w:r>
          </w:p>
          <w:p w14:paraId="3268B4B5" w14:textId="69F0CB3B" w:rsidR="38CD737B" w:rsidRDefault="38CD737B">
            <w:pPr>
              <w:jc w:val="both"/>
              <w:rPr>
                <w:rFonts w:asciiTheme="minorHAnsi" w:eastAsiaTheme="minorEastAsia" w:hAnsiTheme="minorHAnsi" w:cstheme="minorBidi"/>
                <w:lang w:val="en-US" w:eastAsia="en-US"/>
              </w:rPr>
              <w:pPrChange w:id="346" w:author="Latvakoski Juhani" w:date="2024-09-27T12:26:00Z">
                <w:pPr/>
              </w:pPrChange>
            </w:pPr>
            <w:r w:rsidRPr="7C15C95A">
              <w:rPr>
                <w:rFonts w:asciiTheme="minorHAnsi" w:eastAsiaTheme="minorEastAsia" w:hAnsiTheme="minorHAnsi" w:cstheme="minorBidi"/>
                <w:lang w:val="en-US" w:eastAsia="en-US"/>
              </w:rPr>
              <w:t xml:space="preserve">Since traditional central server-client technical solutions cannot meet expectations in terms of data integrity, confidentiality, system flexibility and adaptability, different solutions have been presented in the literature. </w:t>
            </w:r>
            <w:r w:rsidRPr="7C15C95A">
              <w:rPr>
                <w:rFonts w:asciiTheme="minorHAnsi" w:eastAsiaTheme="minorEastAsia" w:hAnsiTheme="minorHAnsi" w:cstheme="minorBidi"/>
                <w:lang w:eastAsia="en-US"/>
              </w:rPr>
              <w:t>Ding et al.</w:t>
            </w:r>
            <w:r w:rsidR="00682CA3">
              <w:rPr>
                <w:rFonts w:asciiTheme="minorHAnsi" w:eastAsiaTheme="minorEastAsia" w:hAnsiTheme="minorHAnsi" w:cstheme="minorBidi"/>
                <w:lang w:eastAsia="en-US"/>
              </w:rPr>
              <w:t xml:space="preserve"> [20]</w:t>
            </w:r>
            <w:r w:rsidR="009D0FE7">
              <w:rPr>
                <w:rStyle w:val="FootnoteReference"/>
                <w:rFonts w:eastAsiaTheme="minorEastAsia"/>
              </w:rPr>
              <w:t xml:space="preserve"> </w:t>
            </w:r>
            <w:r w:rsidRPr="7C15C95A">
              <w:rPr>
                <w:rFonts w:asciiTheme="minorHAnsi" w:eastAsiaTheme="minorEastAsia" w:hAnsiTheme="minorHAnsi" w:cstheme="minorBidi"/>
                <w:lang w:val="en-US" w:eastAsia="en-US"/>
              </w:rPr>
              <w:t xml:space="preserve">proposed a dual-layer framework for product traceability based on the use of blockchain-based smart contracts. Westerkamp et </w:t>
            </w:r>
            <w:r w:rsidRPr="7C15C95A">
              <w:rPr>
                <w:rFonts w:asciiTheme="minorHAnsi" w:eastAsiaTheme="minorEastAsia" w:hAnsiTheme="minorHAnsi" w:cstheme="minorBidi"/>
                <w:lang w:eastAsia="en-US"/>
              </w:rPr>
              <w:t>al.</w:t>
            </w:r>
            <w:r w:rsidR="002427BD">
              <w:rPr>
                <w:rFonts w:asciiTheme="minorHAnsi" w:eastAsiaTheme="minorEastAsia" w:hAnsiTheme="minorHAnsi" w:cstheme="minorBidi"/>
                <w:lang w:eastAsia="en-US"/>
              </w:rPr>
              <w:t xml:space="preserve"> </w:t>
            </w:r>
            <w:r w:rsidR="00682CA3">
              <w:rPr>
                <w:rFonts w:asciiTheme="minorHAnsi" w:eastAsiaTheme="minorEastAsia" w:hAnsiTheme="minorHAnsi" w:cstheme="minorBidi"/>
                <w:lang w:eastAsia="en-US"/>
              </w:rPr>
              <w:t>[21]</w:t>
            </w:r>
            <w:r w:rsidR="009D0FE7">
              <w:rPr>
                <w:rStyle w:val="FootnoteReference"/>
                <w:rFonts w:eastAsiaTheme="minorEastAsia"/>
              </w:rPr>
              <w:t xml:space="preserve"> </w:t>
            </w:r>
            <w:r w:rsidRPr="7C15C95A">
              <w:rPr>
                <w:rFonts w:asciiTheme="minorHAnsi" w:eastAsiaTheme="minorEastAsia" w:hAnsiTheme="minorHAnsi" w:cstheme="minorBidi"/>
                <w:lang w:val="en-US" w:eastAsia="en-US"/>
              </w:rPr>
              <w:t xml:space="preserve">presented a blockchain-based SC management system that allows tracking of goods and their transformation during the production process, using smart contracts and tokens. The feasibility of their approach was demonstrated using the Ethereum Virtual Machine (EVM). Liu et </w:t>
            </w:r>
            <w:r w:rsidRPr="7C15C95A">
              <w:rPr>
                <w:rFonts w:asciiTheme="minorHAnsi" w:eastAsiaTheme="minorEastAsia" w:hAnsiTheme="minorHAnsi" w:cstheme="minorBidi"/>
                <w:lang w:eastAsia="en-US"/>
              </w:rPr>
              <w:t>al.</w:t>
            </w:r>
            <w:r w:rsidR="00A83A07">
              <w:rPr>
                <w:rFonts w:asciiTheme="minorHAnsi" w:eastAsiaTheme="minorEastAsia" w:hAnsiTheme="minorHAnsi" w:cstheme="minorBidi"/>
                <w:lang w:eastAsia="en-US"/>
              </w:rPr>
              <w:t xml:space="preserve"> </w:t>
            </w:r>
            <w:r w:rsidR="00682CA3">
              <w:rPr>
                <w:rFonts w:asciiTheme="minorHAnsi" w:eastAsiaTheme="minorEastAsia" w:hAnsiTheme="minorHAnsi" w:cstheme="minorBidi"/>
                <w:lang w:eastAsia="en-US"/>
              </w:rPr>
              <w:t>[22]</w:t>
            </w:r>
            <w:r w:rsidRPr="7C15C95A">
              <w:rPr>
                <w:rFonts w:asciiTheme="minorHAnsi" w:eastAsiaTheme="minorEastAsia" w:hAnsiTheme="minorHAnsi" w:cstheme="minorBidi"/>
                <w:lang w:val="en-US" w:eastAsia="en-US"/>
              </w:rPr>
              <w:t xml:space="preserve">, developed an effective drug traceability system using a five-layer blockchain platform architecture. Smart contracts and IoT related applications have been used to manage drug identity and enable on-chain/off-chain mechanisms. A custom Ethereum blockchain-based solution for the management of controlled drugs is presented by </w:t>
            </w:r>
            <w:proofErr w:type="spellStart"/>
            <w:r w:rsidRPr="7C15C95A">
              <w:rPr>
                <w:rFonts w:asciiTheme="minorHAnsi" w:eastAsiaTheme="minorEastAsia" w:hAnsiTheme="minorHAnsi" w:cstheme="minorBidi"/>
                <w:lang w:val="en-US" w:eastAsia="en-US"/>
              </w:rPr>
              <w:t>Musamih</w:t>
            </w:r>
            <w:proofErr w:type="spellEnd"/>
            <w:r w:rsidRPr="7C15C95A">
              <w:rPr>
                <w:rFonts w:asciiTheme="minorHAnsi" w:eastAsiaTheme="minorEastAsia" w:hAnsiTheme="minorHAnsi" w:cstheme="minorBidi"/>
                <w:lang w:val="en-US" w:eastAsia="en-US"/>
              </w:rPr>
              <w:t xml:space="preserve"> et </w:t>
            </w:r>
            <w:r w:rsidRPr="7C15C95A">
              <w:rPr>
                <w:rFonts w:asciiTheme="minorHAnsi" w:eastAsiaTheme="minorEastAsia" w:hAnsiTheme="minorHAnsi" w:cstheme="minorBidi"/>
                <w:lang w:eastAsia="en-US"/>
              </w:rPr>
              <w:t>al.</w:t>
            </w:r>
            <w:r w:rsidR="00682CA3">
              <w:rPr>
                <w:rFonts w:asciiTheme="minorHAnsi" w:eastAsiaTheme="minorEastAsia" w:hAnsiTheme="minorHAnsi" w:cstheme="minorBidi"/>
                <w:lang w:eastAsia="en-US"/>
              </w:rPr>
              <w:t xml:space="preserve"> [23]</w:t>
            </w:r>
            <w:r w:rsidRPr="7C15C95A">
              <w:rPr>
                <w:rFonts w:asciiTheme="minorHAnsi" w:eastAsiaTheme="minorEastAsia" w:hAnsiTheme="minorHAnsi" w:cstheme="minorBidi"/>
                <w:lang w:val="en-US" w:eastAsia="en-US"/>
              </w:rPr>
              <w:t xml:space="preserve">. Smart contracts record all actions on the ledger, thus providing transparency, accountability, </w:t>
            </w:r>
            <w:r w:rsidR="00780697" w:rsidRPr="7C15C95A">
              <w:rPr>
                <w:rFonts w:asciiTheme="minorHAnsi" w:eastAsiaTheme="minorEastAsia" w:hAnsiTheme="minorHAnsi" w:cstheme="minorBidi"/>
                <w:lang w:val="en-US" w:eastAsia="en-US"/>
              </w:rPr>
              <w:t>security,</w:t>
            </w:r>
            <w:r w:rsidRPr="7C15C95A">
              <w:rPr>
                <w:rFonts w:asciiTheme="minorHAnsi" w:eastAsiaTheme="minorEastAsia" w:hAnsiTheme="minorHAnsi" w:cstheme="minorBidi"/>
                <w:lang w:val="en-US" w:eastAsia="en-US"/>
              </w:rPr>
              <w:t xml:space="preserve"> and data source. Authors use IPFS-based off-chain storage to store large-scale content-like images. Proposed study by Ahmed et </w:t>
            </w:r>
            <w:r w:rsidRPr="7C15C95A">
              <w:rPr>
                <w:rFonts w:asciiTheme="minorHAnsi" w:eastAsiaTheme="minorEastAsia" w:hAnsiTheme="minorHAnsi" w:cstheme="minorBidi"/>
                <w:lang w:eastAsia="en-US"/>
              </w:rPr>
              <w:t>al.</w:t>
            </w:r>
            <w:r w:rsidR="00682CA3">
              <w:rPr>
                <w:rFonts w:asciiTheme="minorHAnsi" w:eastAsiaTheme="minorEastAsia" w:hAnsiTheme="minorHAnsi" w:cstheme="minorBidi"/>
                <w:lang w:eastAsia="en-US"/>
              </w:rPr>
              <w:t xml:space="preserve"> [24</w:t>
            </w:r>
            <w:proofErr w:type="gramStart"/>
            <w:r w:rsidR="00682CA3">
              <w:rPr>
                <w:rFonts w:asciiTheme="minorHAnsi" w:eastAsiaTheme="minorEastAsia" w:hAnsiTheme="minorHAnsi" w:cstheme="minorBidi"/>
                <w:lang w:eastAsia="en-US"/>
              </w:rPr>
              <w:t>]</w:t>
            </w:r>
            <w:r w:rsidR="0026515A">
              <w:rPr>
                <w:rFonts w:asciiTheme="minorHAnsi" w:eastAsiaTheme="minorEastAsia" w:hAnsiTheme="minorHAnsi" w:cstheme="minorBidi"/>
                <w:lang w:eastAsia="en-US"/>
              </w:rPr>
              <w:t xml:space="preserve"> </w:t>
            </w:r>
            <w:r w:rsidRPr="7C15C95A">
              <w:rPr>
                <w:rFonts w:asciiTheme="minorHAnsi" w:eastAsiaTheme="minorEastAsia" w:hAnsiTheme="minorHAnsi" w:cstheme="minorBidi"/>
                <w:lang w:val="en-US" w:eastAsia="en-US"/>
              </w:rPr>
              <w:t>,</w:t>
            </w:r>
            <w:proofErr w:type="gramEnd"/>
            <w:r w:rsidRPr="7C15C95A">
              <w:rPr>
                <w:rFonts w:asciiTheme="minorHAnsi" w:eastAsiaTheme="minorEastAsia" w:hAnsiTheme="minorHAnsi" w:cstheme="minorBidi"/>
                <w:lang w:val="en-US" w:eastAsia="en-US"/>
              </w:rPr>
              <w:t xml:space="preserve"> a distributed architecture is used to improve the quality of IoT-related data in the context of logistics traceability. The proposed approach has been applied in a medical equipment use case involving perishable medical diagnostic kits. Yong et </w:t>
            </w:r>
            <w:r w:rsidRPr="7C15C95A">
              <w:rPr>
                <w:rFonts w:asciiTheme="minorHAnsi" w:eastAsiaTheme="minorEastAsia" w:hAnsiTheme="minorHAnsi" w:cstheme="minorBidi"/>
                <w:lang w:eastAsia="en-US"/>
              </w:rPr>
              <w:t>al.</w:t>
            </w:r>
            <w:r w:rsidR="00682CA3">
              <w:rPr>
                <w:rFonts w:asciiTheme="minorHAnsi" w:eastAsiaTheme="minorEastAsia" w:hAnsiTheme="minorHAnsi" w:cstheme="minorBidi"/>
                <w:lang w:eastAsia="en-US"/>
              </w:rPr>
              <w:t xml:space="preserve"> [25]</w:t>
            </w:r>
            <w:r w:rsidRPr="7C15C95A">
              <w:rPr>
                <w:rFonts w:asciiTheme="minorHAnsi" w:eastAsiaTheme="minorEastAsia" w:hAnsiTheme="minorHAnsi" w:cstheme="minorBidi"/>
                <w:lang w:val="en-US" w:eastAsia="en-US"/>
              </w:rPr>
              <w:t>, developed a vaccine blockchain system that combines blockchain and machine learning technologies. The proposed system facilitates vaccine traceability and smart contract functions and prevents vaccine expiration and registration fraud</w:t>
            </w:r>
            <w:r w:rsidR="00682CA3">
              <w:rPr>
                <w:rFonts w:asciiTheme="minorHAnsi" w:eastAsiaTheme="minorEastAsia" w:hAnsiTheme="minorHAnsi" w:cstheme="minorBidi"/>
                <w:lang w:val="en-US" w:eastAsia="en-US"/>
              </w:rPr>
              <w:t xml:space="preserve"> [26]</w:t>
            </w:r>
            <w:r w:rsidRPr="7C15C95A">
              <w:rPr>
                <w:rFonts w:asciiTheme="minorHAnsi" w:eastAsiaTheme="minorEastAsia" w:hAnsiTheme="minorHAnsi" w:cstheme="minorBidi"/>
                <w:lang w:val="en-US" w:eastAsia="en-US"/>
              </w:rPr>
              <w:t>.</w:t>
            </w:r>
            <w:r w:rsidR="00806F9E">
              <w:rPr>
                <w:rFonts w:asciiTheme="minorHAnsi" w:eastAsiaTheme="minorEastAsia" w:hAnsiTheme="minorHAnsi" w:cstheme="minorBidi"/>
                <w:lang w:val="en-US" w:eastAsia="en-US"/>
              </w:rPr>
              <w:t xml:space="preserve"> </w:t>
            </w:r>
            <w:proofErr w:type="spellStart"/>
            <w:r w:rsidR="00806F9E" w:rsidRPr="5E9B3575">
              <w:rPr>
                <w:rFonts w:asciiTheme="minorHAnsi" w:eastAsiaTheme="minorEastAsia" w:hAnsiTheme="minorHAnsi" w:cstheme="minorBidi"/>
                <w:lang w:val="en-US" w:eastAsia="en-US"/>
              </w:rPr>
              <w:t>Everledg</w:t>
            </w:r>
            <w:r w:rsidR="00806F9E" w:rsidRPr="5E9B3575">
              <w:rPr>
                <w:rFonts w:asciiTheme="minorHAnsi" w:eastAsiaTheme="minorEastAsia" w:hAnsiTheme="minorHAnsi" w:cstheme="minorBidi"/>
                <w:szCs w:val="20"/>
                <w:lang w:val="en-US" w:eastAsia="en-US"/>
              </w:rPr>
              <w:t>er</w:t>
            </w:r>
            <w:proofErr w:type="spellEnd"/>
            <w:r w:rsidR="00682CA3">
              <w:rPr>
                <w:rFonts w:asciiTheme="minorHAnsi" w:eastAsiaTheme="minorEastAsia" w:hAnsiTheme="minorHAnsi" w:cstheme="minorBidi"/>
                <w:szCs w:val="20"/>
                <w:lang w:val="en-US" w:eastAsia="en-US"/>
              </w:rPr>
              <w:t xml:space="preserve"> [27]</w:t>
            </w:r>
            <w:r w:rsidR="00806F9E" w:rsidRPr="5E9B3575">
              <w:rPr>
                <w:rFonts w:asciiTheme="minorHAnsi" w:eastAsiaTheme="minorEastAsia" w:hAnsiTheme="minorHAnsi" w:cstheme="minorBidi"/>
                <w:szCs w:val="20"/>
                <w:lang w:val="en-US" w:eastAsia="en-US"/>
              </w:rPr>
              <w:t xml:space="preserve"> </w:t>
            </w:r>
            <w:r w:rsidR="00806F9E" w:rsidRPr="5E9B3575">
              <w:rPr>
                <w:rFonts w:asciiTheme="minorHAnsi" w:eastAsiaTheme="minorEastAsia" w:hAnsiTheme="minorHAnsi" w:cstheme="minorBidi"/>
                <w:lang w:val="en-US" w:eastAsia="en-US"/>
              </w:rPr>
              <w:t xml:space="preserve">works with various industries to improve sourcing, traceability and compliance through smart contracts, artificial </w:t>
            </w:r>
            <w:r w:rsidR="00780697" w:rsidRPr="5E9B3575">
              <w:rPr>
                <w:rFonts w:asciiTheme="minorHAnsi" w:eastAsiaTheme="minorEastAsia" w:hAnsiTheme="minorHAnsi" w:cstheme="minorBidi"/>
                <w:lang w:val="en-US" w:eastAsia="en-US"/>
              </w:rPr>
              <w:t>intelligence,</w:t>
            </w:r>
            <w:r w:rsidR="00806F9E" w:rsidRPr="5E9B3575">
              <w:rPr>
                <w:rFonts w:asciiTheme="minorHAnsi" w:eastAsiaTheme="minorEastAsia" w:hAnsiTheme="minorHAnsi" w:cstheme="minorBidi"/>
                <w:lang w:val="en-US" w:eastAsia="en-US"/>
              </w:rPr>
              <w:t xml:space="preserve"> and smart labeling solutions. </w:t>
            </w:r>
            <w:proofErr w:type="spellStart"/>
            <w:r w:rsidR="00806F9E" w:rsidRPr="5E9B3575">
              <w:rPr>
                <w:rFonts w:asciiTheme="minorHAnsi" w:eastAsiaTheme="minorEastAsia" w:hAnsiTheme="minorHAnsi" w:cstheme="minorBidi"/>
                <w:lang w:val="en-US" w:eastAsia="en-US"/>
              </w:rPr>
              <w:t>ScanTru</w:t>
            </w:r>
            <w:r w:rsidR="00806F9E" w:rsidRPr="5E9B3575">
              <w:rPr>
                <w:rFonts w:asciiTheme="minorHAnsi" w:eastAsiaTheme="minorEastAsia" w:hAnsiTheme="minorHAnsi" w:cstheme="minorBidi"/>
                <w:szCs w:val="20"/>
                <w:lang w:val="en-US" w:eastAsia="en-US"/>
              </w:rPr>
              <w:t>st</w:t>
            </w:r>
            <w:proofErr w:type="spellEnd"/>
            <w:r w:rsidR="00682CA3">
              <w:rPr>
                <w:rFonts w:asciiTheme="minorHAnsi" w:eastAsiaTheme="minorEastAsia" w:hAnsiTheme="minorHAnsi" w:cstheme="minorBidi"/>
                <w:szCs w:val="20"/>
                <w:lang w:val="en-US" w:eastAsia="en-US"/>
              </w:rPr>
              <w:t xml:space="preserve"> [28]</w:t>
            </w:r>
            <w:r w:rsidR="00806F9E" w:rsidRPr="5E9B3575">
              <w:rPr>
                <w:rFonts w:asciiTheme="minorHAnsi" w:eastAsiaTheme="minorEastAsia" w:hAnsiTheme="minorHAnsi" w:cstheme="minorBidi"/>
                <w:szCs w:val="20"/>
                <w:lang w:val="en-US" w:eastAsia="en-US"/>
              </w:rPr>
              <w:t xml:space="preserve"> </w:t>
            </w:r>
            <w:r w:rsidR="00806F9E" w:rsidRPr="5E9B3575">
              <w:rPr>
                <w:rFonts w:asciiTheme="minorHAnsi" w:eastAsiaTheme="minorEastAsia" w:hAnsiTheme="minorHAnsi" w:cstheme="minorBidi"/>
                <w:lang w:val="en-US" w:eastAsia="en-US"/>
              </w:rPr>
              <w:t xml:space="preserve">provides visibility in the supply chain by using technologies such as QR code, RFID, NFC etc. Using blockchain technology, </w:t>
            </w:r>
            <w:proofErr w:type="spellStart"/>
            <w:r w:rsidR="00806F9E" w:rsidRPr="5E9B3575">
              <w:rPr>
                <w:rFonts w:asciiTheme="minorHAnsi" w:eastAsiaTheme="minorEastAsia" w:hAnsiTheme="minorHAnsi" w:cstheme="minorBidi"/>
                <w:lang w:val="en-US" w:eastAsia="en-US"/>
              </w:rPr>
              <w:t>Trus</w:t>
            </w:r>
            <w:r w:rsidR="000F7866">
              <w:rPr>
                <w:rFonts w:asciiTheme="minorHAnsi" w:eastAsiaTheme="minorEastAsia" w:hAnsiTheme="minorHAnsi" w:cstheme="minorBidi"/>
                <w:lang w:val="en-US" w:eastAsia="en-US"/>
              </w:rPr>
              <w:t>t</w:t>
            </w:r>
            <w:r w:rsidR="00806F9E" w:rsidRPr="5E9B3575">
              <w:rPr>
                <w:rFonts w:asciiTheme="minorHAnsi" w:eastAsiaTheme="minorEastAsia" w:hAnsiTheme="minorHAnsi" w:cstheme="minorBidi"/>
                <w:lang w:val="en-US" w:eastAsia="en-US"/>
              </w:rPr>
              <w:t>Tra</w:t>
            </w:r>
            <w:r w:rsidR="00806F9E" w:rsidRPr="5E9B3575">
              <w:rPr>
                <w:rFonts w:asciiTheme="minorHAnsi" w:eastAsiaTheme="minorEastAsia" w:hAnsiTheme="minorHAnsi" w:cstheme="minorBidi"/>
                <w:szCs w:val="20"/>
                <w:lang w:val="en-US" w:eastAsia="en-US"/>
              </w:rPr>
              <w:t>ce</w:t>
            </w:r>
            <w:proofErr w:type="spellEnd"/>
            <w:r w:rsidR="00682CA3">
              <w:rPr>
                <w:rFonts w:asciiTheme="minorHAnsi" w:eastAsiaTheme="minorEastAsia" w:hAnsiTheme="minorHAnsi" w:cstheme="minorBidi"/>
                <w:szCs w:val="20"/>
                <w:lang w:val="en-US" w:eastAsia="en-US"/>
              </w:rPr>
              <w:t xml:space="preserve"> [29</w:t>
            </w:r>
            <w:proofErr w:type="gramStart"/>
            <w:r w:rsidR="00682CA3">
              <w:rPr>
                <w:rFonts w:asciiTheme="minorHAnsi" w:eastAsiaTheme="minorEastAsia" w:hAnsiTheme="minorHAnsi" w:cstheme="minorBidi"/>
                <w:szCs w:val="20"/>
                <w:lang w:val="en-US" w:eastAsia="en-US"/>
              </w:rPr>
              <w:t>]</w:t>
            </w:r>
            <w:r w:rsidR="00806F9E">
              <w:rPr>
                <w:rFonts w:asciiTheme="minorHAnsi" w:eastAsiaTheme="minorEastAsia" w:hAnsiTheme="minorHAnsi" w:cstheme="minorBidi"/>
                <w:szCs w:val="20"/>
                <w:lang w:val="en-US" w:eastAsia="en-US"/>
              </w:rPr>
              <w:t xml:space="preserve"> </w:t>
            </w:r>
            <w:r w:rsidR="00806F9E" w:rsidRPr="5E9B3575">
              <w:rPr>
                <w:rFonts w:asciiTheme="minorHAnsi" w:eastAsiaTheme="minorEastAsia" w:hAnsiTheme="minorHAnsi" w:cstheme="minorBidi"/>
                <w:szCs w:val="20"/>
                <w:lang w:eastAsia="en-US"/>
              </w:rPr>
              <w:t xml:space="preserve"> </w:t>
            </w:r>
            <w:r w:rsidR="00806F9E" w:rsidRPr="5E9B3575">
              <w:rPr>
                <w:rFonts w:asciiTheme="minorHAnsi" w:eastAsiaTheme="minorEastAsia" w:hAnsiTheme="minorHAnsi" w:cstheme="minorBidi"/>
                <w:lang w:val="en-US" w:eastAsia="en-US"/>
              </w:rPr>
              <w:t>provides</w:t>
            </w:r>
            <w:proofErr w:type="gramEnd"/>
            <w:r w:rsidR="00806F9E" w:rsidRPr="5E9B3575">
              <w:rPr>
                <w:rFonts w:asciiTheme="minorHAnsi" w:eastAsiaTheme="minorEastAsia" w:hAnsiTheme="minorHAnsi" w:cstheme="minorBidi"/>
                <w:lang w:val="en-US" w:eastAsia="en-US"/>
              </w:rPr>
              <w:t xml:space="preserve"> the ability to track products throughout the supply chain, from the source of each raw material to various stages of the value chain.</w:t>
            </w:r>
          </w:p>
          <w:p w14:paraId="05C17095" w14:textId="065D1171" w:rsidR="00C13593" w:rsidRPr="00B74D45" w:rsidRDefault="5E457DFF">
            <w:pPr>
              <w:jc w:val="both"/>
              <w:rPr>
                <w:rFonts w:asciiTheme="minorHAnsi" w:eastAsiaTheme="minorEastAsia" w:hAnsiTheme="minorHAnsi" w:cstheme="minorBidi"/>
                <w:lang w:val="en-US" w:eastAsia="en-US"/>
              </w:rPr>
              <w:pPrChange w:id="347" w:author="Latvakoski Juhani" w:date="2024-09-27T12:26:00Z">
                <w:pPr/>
              </w:pPrChange>
            </w:pPr>
            <w:r w:rsidRPr="5E9B3575">
              <w:rPr>
                <w:rFonts w:asciiTheme="minorHAnsi" w:eastAsiaTheme="minorEastAsia" w:hAnsiTheme="minorHAnsi" w:cstheme="minorBidi"/>
                <w:lang w:val="en-US" w:eastAsia="en-US"/>
              </w:rPr>
              <w:t xml:space="preserve">To provide supplies in an increasingly volatile business environment, companies need more flexible networks. A transparent and circular value chain that reduces costs awaits us in the next decade. A survey by Bain of 150 top supply chain leaders found that 68% view traceability as very important </w:t>
            </w:r>
            <w:r>
              <w:fldChar w:fldCharType="begin"/>
            </w:r>
            <w:r>
              <w:instrText>HYPERLINK "https://euc-word-edit.officeapps.live.com/we/wordeditorframe.aspx?ui=tr-tr&amp;rs=tr-tr&amp;wopisrc=https%3A%2F%2Fvttgroup.sharepoint.com%2Fsites%2FITEASa4CPS%2F_vti_bin%2Fwopi.ashx%2Ffiles%2F4d7e4845b1684e8782574874f8f302a4&amp;wdenableroaming=1&amp;mscc=1&amp;hid=8e1de7f4-cfbf-4a85-04ad-b88aa74fc693-562&amp;uiembed=1&amp;uih=teams&amp;uihit=files&amp;hhdr=1&amp;dchat=1&amp;sc=%7B%22pmo%22%3A%22https%3A%2F%2Fteams.microsoft.com%22%2C%22pmshare%22%3Atrue%2C%22surl%22%3A%22%22%2C%22curl%22%3A%22%22%2C%22vurl%22%3A%22%22%2C%22eurl%22%3A%22https%3A%2F%2Fteams.microsoft.com%2Ffiles%2Fapps%2Fcom.microsoft.teams.files%2Ffiles%2F2055471692%2Fopen%3Fagent%3Dpostmessage%26objectUrl%3Dhttps%253A%252F%252Fvttgroup.sharepoint.com%252Fsites%252FITEASa4CPS%252FShared%2520Documents%252FProject%2520outline%252FITEA%2520Call%25202022%2520PO%2520SA4CPS%2520v1.docx%26fileId%3D4d7e4845-b168-4e87-8257-4874f8f302a4%26fileType%3Ddocx%26ctx%3DopenFilePreview%26scenarioId%3D562%26locale%3Dtr-tr%26theme%3Ddefault%26version%3D22093001500%26setting%3Dring.id%3Ageneral%26setting%3DcreatedTime%3A1667980084016%22%7D&amp;wdorigin=TEAMS-ELECTRON.teamsSdk.openFilePreview&amp;wdhostclicktime=1667980083895&amp;jsapi=1&amp;jsapiver=v1&amp;newsession=1&amp;corrid=ec6c6f91-102e-40df-9e64-7c8cefe66628&amp;usid=ec6c6f91-102e-40df-9e64-7c8cefe66628&amp;sftc=1&amp;sams=1&amp;accloop=1&amp;sdr=6&amp;scnd=1&amp;sat=1&amp;hbcv=1&amp;htv=1&amp;hodflp=1&amp;instantedit=1&amp;wopicomplete=1&amp;wdredirectionreason=Unified_SingleFlush&amp;rct=Medium&amp;ctp=LeastProtected" \l "_ftn7" \h</w:instrText>
            </w:r>
            <w:r>
              <w:fldChar w:fldCharType="separate"/>
            </w:r>
            <w:r w:rsidRPr="5E9B3575">
              <w:rPr>
                <w:rFonts w:asciiTheme="minorHAnsi" w:eastAsiaTheme="minorEastAsia" w:hAnsiTheme="minorHAnsi" w:cstheme="minorBidi"/>
                <w:lang w:eastAsia="en-US"/>
              </w:rPr>
              <w:t>[</w:t>
            </w:r>
            <w:r w:rsidR="00D822D3">
              <w:rPr>
                <w:rFonts w:asciiTheme="minorHAnsi" w:eastAsiaTheme="minorEastAsia" w:hAnsiTheme="minorHAnsi" w:cstheme="minorBidi"/>
                <w:lang w:eastAsia="en-US"/>
              </w:rPr>
              <w:t>30</w:t>
            </w:r>
            <w:r w:rsidRPr="5E9B3575">
              <w:rPr>
                <w:rFonts w:asciiTheme="minorHAnsi" w:eastAsiaTheme="minorEastAsia" w:hAnsiTheme="minorHAnsi" w:cstheme="minorBidi"/>
                <w:lang w:eastAsia="en-US"/>
              </w:rPr>
              <w:t>]</w:t>
            </w:r>
            <w:r>
              <w:rPr>
                <w:rFonts w:asciiTheme="minorHAnsi" w:eastAsiaTheme="minorEastAsia" w:hAnsiTheme="minorHAnsi" w:cstheme="minorBidi"/>
                <w:lang w:eastAsia="en-US"/>
              </w:rPr>
              <w:fldChar w:fldCharType="end"/>
            </w:r>
            <w:r w:rsidRPr="5E9B3575">
              <w:rPr>
                <w:rFonts w:asciiTheme="minorHAnsi" w:eastAsiaTheme="minorEastAsia" w:hAnsiTheme="minorHAnsi" w:cstheme="minorBidi"/>
                <w:lang w:val="en-US" w:eastAsia="en-US"/>
              </w:rPr>
              <w:t>. This is spawning new technologies and organizations to monitor each raw material that goes into a product and to track how a product is used and where it is disposed of.</w:t>
            </w:r>
          </w:p>
        </w:tc>
      </w:tr>
      <w:tr w:rsidR="00C13593" w14:paraId="3B68B299" w14:textId="77777777" w:rsidTr="2E722F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CC65C3" w14:textId="7DE93566" w:rsidR="00C13593" w:rsidRPr="0034269D" w:rsidRDefault="00667CE0" w:rsidP="00027958">
            <w:pPr>
              <w:rPr>
                <w:b/>
                <w:bCs/>
              </w:rPr>
            </w:pPr>
            <w:r>
              <w:rPr>
                <w:b/>
                <w:bCs/>
              </w:rPr>
              <w:t xml:space="preserve">UC2: </w:t>
            </w:r>
            <w:r w:rsidR="00C13593" w:rsidRPr="0034269D">
              <w:rPr>
                <w:b/>
                <w:bCs/>
              </w:rPr>
              <w:t>People and machine position awareness in production or logistics area</w:t>
            </w:r>
          </w:p>
        </w:tc>
      </w:tr>
      <w:tr w:rsidR="00C13593" w14:paraId="7D17419F" w14:textId="77777777" w:rsidTr="2E722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bottom w:val="single" w:sz="4" w:space="0" w:color="auto"/>
            </w:tcBorders>
            <w:shd w:val="clear" w:color="auto" w:fill="FFFFFF" w:themeFill="background1"/>
          </w:tcPr>
          <w:p w14:paraId="25D26F25" w14:textId="054BB084" w:rsidR="00C13593" w:rsidRPr="0034269D" w:rsidRDefault="5832C4C9">
            <w:pPr>
              <w:jc w:val="both"/>
              <w:rPr>
                <w:rFonts w:asciiTheme="minorHAnsi" w:eastAsiaTheme="minorEastAsia" w:hAnsiTheme="minorHAnsi" w:cstheme="minorBidi"/>
                <w:b/>
                <w:bCs/>
              </w:rPr>
              <w:pPrChange w:id="348" w:author="Latvakoski Juhani" w:date="2024-09-27T12:26:00Z">
                <w:pPr/>
              </w:pPrChange>
            </w:pPr>
            <w:r w:rsidRPr="134600B9">
              <w:rPr>
                <w:rFonts w:asciiTheme="minorHAnsi" w:eastAsiaTheme="minorEastAsia" w:hAnsiTheme="minorHAnsi" w:cstheme="minorBidi"/>
                <w:lang w:val="en-US" w:eastAsia="en-US"/>
              </w:rPr>
              <w:lastRenderedPageBreak/>
              <w:t>There are numerous approaches to objects and people tracking and pose and action recognition neural networks which operate on video feed</w:t>
            </w:r>
            <w:r w:rsidR="00195A97">
              <w:rPr>
                <w:rFonts w:asciiTheme="minorHAnsi" w:eastAsiaTheme="minorEastAsia" w:hAnsiTheme="minorHAnsi" w:cstheme="minorBidi"/>
                <w:lang w:val="en-US" w:eastAsia="en-US"/>
              </w:rPr>
              <w:t xml:space="preserve"> [31-35]</w:t>
            </w:r>
            <w:r w:rsidR="29E1C9F5" w:rsidRPr="7C15C95A">
              <w:rPr>
                <w:rFonts w:asciiTheme="minorHAnsi" w:eastAsiaTheme="minorEastAsia" w:hAnsiTheme="minorHAnsi" w:cstheme="minorBidi"/>
                <w:lang w:val="en-US" w:eastAsia="en-US"/>
              </w:rPr>
              <w:t>. The</w:t>
            </w:r>
            <w:r w:rsidR="712DE9BB" w:rsidRPr="7C15C95A">
              <w:rPr>
                <w:rFonts w:asciiTheme="minorHAnsi" w:eastAsiaTheme="minorEastAsia" w:hAnsiTheme="minorHAnsi" w:cstheme="minorBidi"/>
                <w:lang w:val="en-US" w:eastAsia="en-US"/>
              </w:rPr>
              <w:t xml:space="preserve"> approaches</w:t>
            </w:r>
            <w:r w:rsidRPr="134600B9">
              <w:rPr>
                <w:rFonts w:asciiTheme="minorHAnsi" w:eastAsiaTheme="minorEastAsia" w:hAnsiTheme="minorHAnsi" w:cstheme="minorBidi"/>
                <w:lang w:val="en-US" w:eastAsia="en-US"/>
              </w:rPr>
              <w:t xml:space="preserve"> typically employ </w:t>
            </w:r>
            <w:r w:rsidR="352A994F" w:rsidRPr="7C15C95A">
              <w:rPr>
                <w:rFonts w:asciiTheme="minorHAnsi" w:eastAsiaTheme="minorEastAsia" w:hAnsiTheme="minorHAnsi" w:cstheme="minorBidi"/>
                <w:lang w:val="en-US" w:eastAsia="en-US"/>
              </w:rPr>
              <w:t>machine-learning methods, e.g.,</w:t>
            </w:r>
            <w:r w:rsidRPr="134600B9">
              <w:rPr>
                <w:rFonts w:asciiTheme="minorHAnsi" w:eastAsiaTheme="minorEastAsia" w:hAnsiTheme="minorHAnsi" w:cstheme="minorBidi"/>
                <w:lang w:val="en-US" w:eastAsia="en-US"/>
              </w:rPr>
              <w:t xml:space="preserve"> a deep neural network composed of multiple convolutional layers. </w:t>
            </w:r>
            <w:r w:rsidR="542F84B4" w:rsidRPr="7C15C95A">
              <w:rPr>
                <w:rFonts w:asciiTheme="minorHAnsi" w:eastAsiaTheme="minorEastAsia" w:hAnsiTheme="minorHAnsi" w:cstheme="minorBidi"/>
                <w:lang w:val="en-US" w:eastAsia="en-US"/>
              </w:rPr>
              <w:t>Overviews of such recent approaches are available in survey papers</w:t>
            </w:r>
            <w:r w:rsidR="00195A97">
              <w:rPr>
                <w:rFonts w:asciiTheme="minorHAnsi" w:eastAsiaTheme="minorEastAsia" w:hAnsiTheme="minorHAnsi" w:cstheme="minorBidi"/>
                <w:lang w:val="en-US" w:eastAsia="en-US"/>
              </w:rPr>
              <w:t xml:space="preserve"> [36, 37]</w:t>
            </w:r>
            <w:r w:rsidR="542F84B4" w:rsidRPr="7C15C95A">
              <w:rPr>
                <w:rFonts w:asciiTheme="minorHAnsi" w:eastAsiaTheme="minorEastAsia" w:hAnsiTheme="minorHAnsi" w:cstheme="minorBidi"/>
                <w:lang w:val="en-US" w:eastAsia="en-US"/>
              </w:rPr>
              <w:t>.</w:t>
            </w:r>
          </w:p>
          <w:p w14:paraId="588B8FC4" w14:textId="17F6E0D2" w:rsidR="00C13593" w:rsidRPr="005C25F1" w:rsidRDefault="5832C4C9">
            <w:pPr>
              <w:jc w:val="both"/>
              <w:rPr>
                <w:rFonts w:asciiTheme="minorHAnsi" w:eastAsiaTheme="minorEastAsia" w:hAnsiTheme="minorHAnsi" w:cstheme="minorBidi"/>
                <w:b/>
                <w:bCs/>
              </w:rPr>
              <w:pPrChange w:id="349" w:author="Latvakoski Juhani" w:date="2024-09-27T12:26:00Z">
                <w:pPr/>
              </w:pPrChange>
            </w:pPr>
            <w:r w:rsidRPr="134600B9">
              <w:rPr>
                <w:rFonts w:asciiTheme="minorHAnsi" w:eastAsiaTheme="minorEastAsia" w:hAnsiTheme="minorHAnsi" w:cstheme="minorBidi"/>
                <w:lang w:val="en-US" w:eastAsia="en-US"/>
              </w:rPr>
              <w:t xml:space="preserve">The detection is typically based on a single image, or in some cases on a short video segment. In case of video segments, the neural network further contains 3D convolutional layers or recursive layers. The images used in these methods are typically full color images in at least VGA resolution (640x480). To process a stream of such images requires typically relatively high computation demands. In addition to higher cost caused by higher computation demands, these solutions typically </w:t>
            </w:r>
            <w:r w:rsidR="638B9AA4" w:rsidRPr="134600B9">
              <w:rPr>
                <w:rFonts w:asciiTheme="minorHAnsi" w:eastAsiaTheme="minorEastAsia" w:hAnsiTheme="minorHAnsi" w:cstheme="minorBidi"/>
                <w:lang w:val="en-US" w:eastAsia="en-US"/>
              </w:rPr>
              <w:t>suffer</w:t>
            </w:r>
            <w:r w:rsidRPr="134600B9">
              <w:rPr>
                <w:rFonts w:asciiTheme="minorHAnsi" w:eastAsiaTheme="minorEastAsia" w:hAnsiTheme="minorHAnsi" w:cstheme="minorBidi"/>
                <w:lang w:val="en-US" w:eastAsia="en-US"/>
              </w:rPr>
              <w:t xml:space="preserve"> from adverse situations like bad light condition, partial occlusion. Also, due to the fact that the images are in a relatively good resolution, there are privacy issues and security issues connected with these methods. In this project, we intend to take advantage of the fact that we have complete control over the monitored place and that we have knowledge of actions that are performed in the place. This will allow </w:t>
            </w:r>
            <w:r w:rsidR="3B8C0585" w:rsidRPr="134600B9">
              <w:rPr>
                <w:rFonts w:asciiTheme="minorHAnsi" w:eastAsiaTheme="minorEastAsia" w:hAnsiTheme="minorHAnsi" w:cstheme="minorBidi"/>
                <w:lang w:val="en-US" w:eastAsia="en-US"/>
              </w:rPr>
              <w:t>us</w:t>
            </w:r>
            <w:r w:rsidRPr="134600B9">
              <w:rPr>
                <w:rFonts w:asciiTheme="minorHAnsi" w:eastAsiaTheme="minorEastAsia" w:hAnsiTheme="minorHAnsi" w:cstheme="minorBidi"/>
                <w:lang w:val="en-US" w:eastAsia="en-US"/>
              </w:rPr>
              <w:t xml:space="preserve"> to employ an approach where we combine data from a number of low-cost low-resolution sensors and low-cost and low-resolution </w:t>
            </w:r>
            <w:proofErr w:type="spellStart"/>
            <w:r w:rsidRPr="134600B9">
              <w:rPr>
                <w:rFonts w:asciiTheme="minorHAnsi" w:eastAsiaTheme="minorEastAsia" w:hAnsiTheme="minorHAnsi" w:cstheme="minorBidi"/>
                <w:lang w:val="en-US" w:eastAsia="en-US"/>
              </w:rPr>
              <w:t>ToF</w:t>
            </w:r>
            <w:proofErr w:type="spellEnd"/>
            <w:r w:rsidRPr="134600B9">
              <w:rPr>
                <w:rFonts w:asciiTheme="minorHAnsi" w:eastAsiaTheme="minorEastAsia" w:hAnsiTheme="minorHAnsi" w:cstheme="minorBidi"/>
                <w:lang w:val="en-US" w:eastAsia="en-US"/>
              </w:rPr>
              <w:t xml:space="preserve"> cameras to determine presence or activity. The low resolution prevents privacy and security issues and also requires lesser computation demands.</w:t>
            </w:r>
          </w:p>
        </w:tc>
      </w:tr>
      <w:tr w:rsidR="00314A6F" w14:paraId="179461BF" w14:textId="77777777" w:rsidTr="2E722F59">
        <w:trPr>
          <w:cnfStyle w:val="000000010000" w:firstRow="0" w:lastRow="0" w:firstColumn="0" w:lastColumn="0" w:oddVBand="0" w:evenVBand="0" w:oddHBand="0" w:evenHBand="1" w:firstRowFirstColumn="0" w:firstRowLastColumn="0" w:lastRowFirstColumn="0" w:lastRowLastColumn="0"/>
          <w:ins w:id="350" w:author="Latvakoski Juhani" w:date="2024-09-17T13:15: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bottom w:val="single" w:sz="4" w:space="0" w:color="auto"/>
            </w:tcBorders>
            <w:shd w:val="clear" w:color="auto" w:fill="FFFFFF" w:themeFill="background1"/>
          </w:tcPr>
          <w:p w14:paraId="08F0C3CE" w14:textId="3BAF455E" w:rsidR="00314A6F" w:rsidRPr="134600B9" w:rsidRDefault="009F18A2" w:rsidP="7C15C95A">
            <w:pPr>
              <w:rPr>
                <w:ins w:id="351" w:author="Latvakoski Juhani" w:date="2024-09-17T13:15:00Z"/>
                <w:rFonts w:asciiTheme="minorHAnsi" w:eastAsiaTheme="minorEastAsia" w:hAnsiTheme="minorHAnsi" w:cstheme="minorBidi"/>
                <w:lang w:val="en-US" w:eastAsia="en-US"/>
              </w:rPr>
            </w:pPr>
            <w:ins w:id="352" w:author="Latvakoski Juhani" w:date="2024-09-17T13:16:00Z">
              <w:r>
                <w:rPr>
                  <w:b/>
                </w:rPr>
                <w:t>UC 3</w:t>
              </w:r>
              <w:r w:rsidRPr="00F85C8F">
                <w:rPr>
                  <w:b/>
                </w:rPr>
                <w:t xml:space="preserve">. </w:t>
              </w:r>
              <w:r w:rsidRPr="00763815">
                <w:rPr>
                  <w:rFonts w:eastAsia="Open Sans"/>
                  <w:b/>
                </w:rPr>
                <w:t>Map at the centre of situational awareness in addition to real time video</w:t>
              </w:r>
            </w:ins>
          </w:p>
        </w:tc>
      </w:tr>
      <w:tr w:rsidR="009F18A2" w14:paraId="3FC206F8" w14:textId="77777777" w:rsidTr="2E722F59">
        <w:trPr>
          <w:cnfStyle w:val="000000100000" w:firstRow="0" w:lastRow="0" w:firstColumn="0" w:lastColumn="0" w:oddVBand="0" w:evenVBand="0" w:oddHBand="1" w:evenHBand="0" w:firstRowFirstColumn="0" w:firstRowLastColumn="0" w:lastRowFirstColumn="0" w:lastRowLastColumn="0"/>
          <w:ins w:id="353" w:author="Latvakoski Juhani" w:date="2024-09-17T13:15: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bottom w:val="single" w:sz="4" w:space="0" w:color="auto"/>
            </w:tcBorders>
            <w:shd w:val="clear" w:color="auto" w:fill="FFFFFF" w:themeFill="background1"/>
          </w:tcPr>
          <w:p w14:paraId="6C8604BE" w14:textId="6BC73C98" w:rsidR="009F18A2" w:rsidRPr="134600B9" w:rsidRDefault="009F18A2" w:rsidP="502B5C9D">
            <w:pPr>
              <w:rPr>
                <w:ins w:id="354" w:author="Miikka Salminen" w:date="2024-09-24T05:27:00Z"/>
                <w:rFonts w:asciiTheme="minorHAnsi" w:eastAsiaTheme="minorEastAsia" w:hAnsiTheme="minorHAnsi" w:cstheme="minorBidi"/>
                <w:lang w:val="en-US" w:eastAsia="en-US"/>
              </w:rPr>
            </w:pPr>
            <w:ins w:id="355" w:author="Latvakoski Juhani" w:date="2024-09-17T13:16:00Z">
              <w:del w:id="356" w:author="Miikka Salminen" w:date="2024-09-24T05:27:00Z">
                <w:r w:rsidRPr="502B5C9D" w:rsidDel="2543FB22">
                  <w:rPr>
                    <w:rFonts w:asciiTheme="minorHAnsi" w:eastAsiaTheme="minorEastAsia" w:hAnsiTheme="minorHAnsi" w:cstheme="minorBidi"/>
                    <w:lang w:val="en-US" w:eastAsia="en-US"/>
                  </w:rPr>
                  <w:delText>&lt;&gt;</w:delText>
                </w:r>
              </w:del>
            </w:ins>
          </w:p>
          <w:p w14:paraId="3F0B8C0A" w14:textId="2141922A" w:rsidR="009F18A2" w:rsidRPr="134600B9" w:rsidDel="00D92996" w:rsidRDefault="3AE6F074">
            <w:pPr>
              <w:jc w:val="both"/>
              <w:rPr>
                <w:ins w:id="357" w:author="Miikka Salminen" w:date="2024-09-24T05:27:00Z"/>
                <w:del w:id="358" w:author="Latvakoski Juhani" w:date="2024-09-24T14:54:00Z"/>
                <w:rFonts w:asciiTheme="minorHAnsi" w:eastAsiaTheme="minorEastAsia" w:hAnsiTheme="minorHAnsi" w:cstheme="minorBidi"/>
                <w:lang w:val="en-US" w:eastAsia="en-US"/>
              </w:rPr>
              <w:pPrChange w:id="359" w:author="Latvakoski Juhani" w:date="2024-09-27T12:26:00Z">
                <w:pPr/>
              </w:pPrChange>
            </w:pPr>
            <w:ins w:id="360" w:author="Miikka Salminen" w:date="2024-09-24T05:27:00Z">
              <w:r w:rsidRPr="502B5C9D">
                <w:rPr>
                  <w:rFonts w:asciiTheme="minorHAnsi" w:eastAsiaTheme="minorEastAsia" w:hAnsiTheme="minorHAnsi" w:cstheme="minorBidi"/>
                  <w:lang w:val="en-US" w:eastAsia="en-US"/>
                </w:rPr>
                <w:t xml:space="preserve">Integration of real-time mapping and live video feeds can significantly enhance situational awareness. By developing user-friendly solutions that combine geospatial data and visual information, we can provide first responders with improved contextual understanding. The challenge lies in identifying and applying the best technological solutions to create innovative tools for this purpose. </w:t>
              </w:r>
            </w:ins>
          </w:p>
          <w:p w14:paraId="181DC1DF" w14:textId="62EBD6D4" w:rsidR="009F18A2" w:rsidRPr="134600B9" w:rsidDel="00D92996" w:rsidRDefault="3AE6F074">
            <w:pPr>
              <w:jc w:val="both"/>
              <w:rPr>
                <w:ins w:id="361" w:author="Miikka Salminen" w:date="2024-09-24T05:27:00Z"/>
                <w:del w:id="362" w:author="Latvakoski Juhani" w:date="2024-09-24T14:54:00Z"/>
                <w:rFonts w:asciiTheme="minorHAnsi" w:eastAsiaTheme="minorEastAsia" w:hAnsiTheme="minorHAnsi" w:cstheme="minorBidi"/>
                <w:lang w:val="en-US" w:eastAsia="en-US"/>
              </w:rPr>
              <w:pPrChange w:id="363" w:author="Latvakoski Juhani" w:date="2024-09-27T12:26:00Z">
                <w:pPr/>
              </w:pPrChange>
            </w:pPr>
            <w:ins w:id="364" w:author="Miikka Salminen" w:date="2024-09-24T05:27:00Z">
              <w:del w:id="365" w:author="Latvakoski Juhani" w:date="2024-09-24T14:54:00Z">
                <w:r w:rsidRPr="502B5C9D" w:rsidDel="00D92996">
                  <w:rPr>
                    <w:rFonts w:asciiTheme="minorHAnsi" w:eastAsiaTheme="minorEastAsia" w:hAnsiTheme="minorHAnsi" w:cstheme="minorBidi"/>
                    <w:lang w:val="en-US" w:eastAsia="en-US"/>
                  </w:rPr>
                  <w:delText xml:space="preserve"> </w:delText>
                </w:r>
              </w:del>
            </w:ins>
          </w:p>
          <w:p w14:paraId="7AD6D381" w14:textId="6C048762" w:rsidR="009F18A2" w:rsidRPr="134600B9" w:rsidRDefault="3AE6F074">
            <w:pPr>
              <w:jc w:val="both"/>
              <w:rPr>
                <w:ins w:id="366" w:author="Miikka Salminen" w:date="2024-09-24T05:27:00Z"/>
                <w:rFonts w:asciiTheme="minorHAnsi" w:eastAsiaTheme="minorEastAsia" w:hAnsiTheme="minorHAnsi" w:cstheme="minorBidi"/>
                <w:lang w:val="en-US" w:eastAsia="en-US"/>
              </w:rPr>
              <w:pPrChange w:id="367" w:author="Latvakoski Juhani" w:date="2024-09-27T12:26:00Z">
                <w:pPr/>
              </w:pPrChange>
            </w:pPr>
            <w:ins w:id="368" w:author="Miikka Salminen" w:date="2024-09-24T05:27:00Z">
              <w:r w:rsidRPr="502B5C9D">
                <w:rPr>
                  <w:rFonts w:asciiTheme="minorHAnsi" w:eastAsiaTheme="minorEastAsia" w:hAnsiTheme="minorHAnsi" w:cstheme="minorBidi"/>
                  <w:lang w:val="en-US" w:eastAsia="en-US"/>
                </w:rPr>
                <w:t xml:space="preserve">Geographic Information Systems (GIS) play a crucial role in any advanced mapping solution, allowing basic maps to be enhanced with information tailored for particular </w:t>
              </w:r>
            </w:ins>
            <w:ins w:id="369" w:author="Miikka Salminen" w:date="2024-09-24T05:28:00Z">
              <w:r w:rsidRPr="502B5C9D">
                <w:rPr>
                  <w:rFonts w:asciiTheme="minorHAnsi" w:eastAsiaTheme="minorEastAsia" w:hAnsiTheme="minorHAnsi" w:cstheme="minorBidi"/>
                  <w:lang w:val="en-US" w:eastAsia="en-US"/>
                </w:rPr>
                <w:t>use cases</w:t>
              </w:r>
            </w:ins>
            <w:ins w:id="370" w:author="Miikka Salminen" w:date="2024-09-24T05:27:00Z">
              <w:r w:rsidRPr="502B5C9D">
                <w:rPr>
                  <w:rFonts w:asciiTheme="minorHAnsi" w:eastAsiaTheme="minorEastAsia" w:hAnsiTheme="minorHAnsi" w:cstheme="minorBidi"/>
                  <w:lang w:val="en-US" w:eastAsia="en-US"/>
                </w:rPr>
                <w:t xml:space="preserve">. ESRI is the GIS market </w:t>
              </w:r>
            </w:ins>
            <w:ins w:id="371" w:author="Miikka Salminen" w:date="2024-09-24T05:28:00Z">
              <w:r w:rsidRPr="502B5C9D">
                <w:rPr>
                  <w:rFonts w:asciiTheme="minorHAnsi" w:eastAsiaTheme="minorEastAsia" w:hAnsiTheme="minorHAnsi" w:cstheme="minorBidi"/>
                  <w:lang w:val="en-US" w:eastAsia="en-US"/>
                </w:rPr>
                <w:t>leader</w:t>
              </w:r>
            </w:ins>
            <w:ins w:id="372" w:author="Miikka Salminen" w:date="2024-09-24T05:27:00Z">
              <w:r w:rsidRPr="502B5C9D">
                <w:rPr>
                  <w:rFonts w:asciiTheme="minorHAnsi" w:eastAsiaTheme="minorEastAsia" w:hAnsiTheme="minorHAnsi" w:cstheme="minorBidi"/>
                  <w:lang w:val="en-US" w:eastAsia="en-US"/>
                </w:rPr>
                <w:t xml:space="preserve"> through its flagship product, ArcGIS [68].  ArcGIS integrates and connects data to maps for creating, managing, analyzing, mapping, and sharing all types of data [69]. In addition to GIS, object detection is a technology that has potential for situational awareness improving applications.</w:t>
              </w:r>
            </w:ins>
          </w:p>
          <w:p w14:paraId="283F448E" w14:textId="647C4A93" w:rsidR="009F18A2" w:rsidRPr="134600B9" w:rsidRDefault="3AE6F074">
            <w:pPr>
              <w:jc w:val="both"/>
              <w:rPr>
                <w:ins w:id="373" w:author="Miikka Salminen" w:date="2024-09-24T05:27:00Z"/>
                <w:rFonts w:asciiTheme="minorHAnsi" w:eastAsiaTheme="minorEastAsia" w:hAnsiTheme="minorHAnsi" w:cstheme="minorBidi"/>
                <w:lang w:val="en-US" w:eastAsia="en-US"/>
              </w:rPr>
              <w:pPrChange w:id="374" w:author="Latvakoski Juhani" w:date="2024-09-27T12:26:00Z">
                <w:pPr/>
              </w:pPrChange>
            </w:pPr>
            <w:ins w:id="375" w:author="Miikka Salminen" w:date="2024-09-24T05:27:00Z">
              <w:r w:rsidRPr="502B5C9D">
                <w:rPr>
                  <w:rFonts w:asciiTheme="minorHAnsi" w:eastAsiaTheme="minorEastAsia" w:hAnsiTheme="minorHAnsi" w:cstheme="minorBidi"/>
                  <w:lang w:val="en-US" w:eastAsia="en-US"/>
                </w:rPr>
                <w:t xml:space="preserve"> </w:t>
              </w:r>
            </w:ins>
          </w:p>
          <w:p w14:paraId="3C34A07A" w14:textId="1E6919DC" w:rsidR="009F18A2" w:rsidRPr="134600B9" w:rsidRDefault="3AE6F074">
            <w:pPr>
              <w:jc w:val="both"/>
              <w:rPr>
                <w:ins w:id="376" w:author="Miikka Salminen" w:date="2024-09-24T05:27:00Z"/>
                <w:rFonts w:asciiTheme="minorHAnsi" w:eastAsiaTheme="minorEastAsia" w:hAnsiTheme="minorHAnsi" w:cstheme="minorBidi"/>
                <w:lang w:val="en-US" w:eastAsia="en-US"/>
              </w:rPr>
              <w:pPrChange w:id="377" w:author="Latvakoski Juhani" w:date="2024-09-27T12:26:00Z">
                <w:pPr/>
              </w:pPrChange>
            </w:pPr>
            <w:ins w:id="378" w:author="Miikka Salminen" w:date="2024-09-24T05:27:00Z">
              <w:r w:rsidRPr="502B5C9D">
                <w:rPr>
                  <w:rFonts w:asciiTheme="minorHAnsi" w:eastAsiaTheme="minorEastAsia" w:hAnsiTheme="minorHAnsi" w:cstheme="minorBidi"/>
                  <w:lang w:val="en-US" w:eastAsia="en-US"/>
                </w:rPr>
                <w:t xml:space="preserve">Yolo object detection has stood out with </w:t>
              </w:r>
            </w:ins>
            <w:ins w:id="379" w:author="Miikka Salminen" w:date="2024-09-24T05:28:00Z">
              <w:r w:rsidRPr="502B5C9D">
                <w:rPr>
                  <w:rFonts w:asciiTheme="minorHAnsi" w:eastAsiaTheme="minorEastAsia" w:hAnsiTheme="minorHAnsi" w:cstheme="minorBidi"/>
                  <w:lang w:val="en-US" w:eastAsia="en-US"/>
                </w:rPr>
                <w:t>its</w:t>
              </w:r>
            </w:ins>
            <w:ins w:id="380" w:author="Miikka Salminen" w:date="2024-09-24T05:27:00Z">
              <w:r w:rsidRPr="502B5C9D">
                <w:rPr>
                  <w:rFonts w:asciiTheme="minorHAnsi" w:eastAsiaTheme="minorEastAsia" w:hAnsiTheme="minorHAnsi" w:cstheme="minorBidi"/>
                  <w:lang w:val="en-US" w:eastAsia="en-US"/>
                </w:rPr>
                <w:t xml:space="preserve"> balance of speed and accuracy, aiming to provide real-time performance and it is widely used in various fields like autonomous vehicles, agriculture, medical field, </w:t>
              </w:r>
              <w:proofErr w:type="gramStart"/>
              <w:r w:rsidRPr="502B5C9D">
                <w:rPr>
                  <w:rFonts w:asciiTheme="minorHAnsi" w:eastAsiaTheme="minorEastAsia" w:hAnsiTheme="minorHAnsi" w:cstheme="minorBidi"/>
                  <w:lang w:val="en-US" w:eastAsia="en-US"/>
                </w:rPr>
                <w:t>security</w:t>
              </w:r>
              <w:proofErr w:type="gramEnd"/>
              <w:r w:rsidRPr="502B5C9D">
                <w:rPr>
                  <w:rFonts w:asciiTheme="minorHAnsi" w:eastAsiaTheme="minorEastAsia" w:hAnsiTheme="minorHAnsi" w:cstheme="minorBidi"/>
                  <w:lang w:val="en-US" w:eastAsia="en-US"/>
                </w:rPr>
                <w:t xml:space="preserve"> and traffic. Since </w:t>
              </w:r>
            </w:ins>
            <w:ins w:id="381" w:author="Miikka Salminen" w:date="2024-09-24T05:28:00Z">
              <w:r w:rsidRPr="502B5C9D">
                <w:rPr>
                  <w:rFonts w:asciiTheme="minorHAnsi" w:eastAsiaTheme="minorEastAsia" w:hAnsiTheme="minorHAnsi" w:cstheme="minorBidi"/>
                  <w:lang w:val="en-US" w:eastAsia="en-US"/>
                </w:rPr>
                <w:t>its</w:t>
              </w:r>
            </w:ins>
            <w:ins w:id="382" w:author="Miikka Salminen" w:date="2024-09-24T05:27:00Z">
              <w:r w:rsidRPr="502B5C9D">
                <w:rPr>
                  <w:rFonts w:asciiTheme="minorHAnsi" w:eastAsiaTheme="minorEastAsia" w:hAnsiTheme="minorHAnsi" w:cstheme="minorBidi"/>
                  <w:lang w:val="en-US" w:eastAsia="en-US"/>
                </w:rPr>
                <w:t xml:space="preserve"> publishing in 2016 it has evolved through various versions improving performance and addressing limitations of previous versions. [70] For situational awareness application, Yolo is especially suitable due to </w:t>
              </w:r>
            </w:ins>
            <w:ins w:id="383" w:author="Miikka Salminen" w:date="2024-09-24T05:28:00Z">
              <w:r w:rsidRPr="502B5C9D">
                <w:rPr>
                  <w:rFonts w:asciiTheme="minorHAnsi" w:eastAsiaTheme="minorEastAsia" w:hAnsiTheme="minorHAnsi" w:cstheme="minorBidi"/>
                  <w:lang w:val="en-US" w:eastAsia="en-US"/>
                </w:rPr>
                <w:t>its</w:t>
              </w:r>
            </w:ins>
            <w:ins w:id="384" w:author="Miikka Salminen" w:date="2024-09-24T05:27:00Z">
              <w:r w:rsidRPr="502B5C9D">
                <w:rPr>
                  <w:rFonts w:asciiTheme="minorHAnsi" w:eastAsiaTheme="minorEastAsia" w:hAnsiTheme="minorHAnsi" w:cstheme="minorBidi"/>
                  <w:lang w:val="en-US" w:eastAsia="en-US"/>
                </w:rPr>
                <w:t xml:space="preserve"> real-time detection ability.</w:t>
              </w:r>
            </w:ins>
          </w:p>
          <w:p w14:paraId="0303B7C7" w14:textId="4E247720" w:rsidR="009F18A2" w:rsidRPr="134600B9" w:rsidRDefault="3AE6F074">
            <w:pPr>
              <w:jc w:val="both"/>
              <w:rPr>
                <w:ins w:id="385" w:author="Miikka Salminen" w:date="2024-09-24T05:27:00Z"/>
                <w:rFonts w:asciiTheme="minorHAnsi" w:eastAsiaTheme="minorEastAsia" w:hAnsiTheme="minorHAnsi" w:cstheme="minorBidi"/>
                <w:lang w:val="en-US" w:eastAsia="en-US"/>
              </w:rPr>
              <w:pPrChange w:id="386" w:author="Latvakoski Juhani" w:date="2024-09-27T12:26:00Z">
                <w:pPr/>
              </w:pPrChange>
            </w:pPr>
            <w:ins w:id="387" w:author="Miikka Salminen" w:date="2024-09-24T05:27:00Z">
              <w:r w:rsidRPr="502B5C9D">
                <w:rPr>
                  <w:rFonts w:asciiTheme="minorHAnsi" w:eastAsiaTheme="minorEastAsia" w:hAnsiTheme="minorHAnsi" w:cstheme="minorBidi"/>
                  <w:lang w:val="en-US" w:eastAsia="en-US"/>
                </w:rPr>
                <w:t xml:space="preserve"> </w:t>
              </w:r>
            </w:ins>
          </w:p>
          <w:p w14:paraId="6FEF05E5" w14:textId="6E03852A" w:rsidR="009F18A2" w:rsidRPr="134600B9" w:rsidRDefault="3AE6F074">
            <w:pPr>
              <w:jc w:val="both"/>
              <w:rPr>
                <w:ins w:id="388" w:author="Latvakoski Juhani" w:date="2024-09-17T13:15:00Z"/>
              </w:rPr>
              <w:pPrChange w:id="389" w:author="Latvakoski Juhani" w:date="2024-09-27T12:26:00Z">
                <w:pPr/>
              </w:pPrChange>
            </w:pPr>
            <w:ins w:id="390" w:author="Miikka Salminen" w:date="2024-09-24T05:27:00Z">
              <w:r w:rsidRPr="502B5C9D">
                <w:rPr>
                  <w:rFonts w:asciiTheme="minorHAnsi" w:eastAsiaTheme="minorEastAsia" w:hAnsiTheme="minorHAnsi" w:cstheme="minorBidi"/>
                  <w:lang w:val="en-US" w:eastAsia="en-US"/>
                </w:rPr>
                <w:t xml:space="preserve">Integration of GIS technologies with advanced object detection </w:t>
              </w:r>
            </w:ins>
            <w:ins w:id="391" w:author="Miikka Salminen" w:date="2024-09-24T05:28:00Z">
              <w:r w:rsidRPr="502B5C9D">
                <w:rPr>
                  <w:rFonts w:asciiTheme="minorHAnsi" w:eastAsiaTheme="minorEastAsia" w:hAnsiTheme="minorHAnsi" w:cstheme="minorBidi"/>
                  <w:lang w:val="en-US" w:eastAsia="en-US"/>
                </w:rPr>
                <w:t>systems</w:t>
              </w:r>
            </w:ins>
            <w:ins w:id="392" w:author="Miikka Salminen" w:date="2024-09-24T05:27:00Z">
              <w:r w:rsidRPr="502B5C9D">
                <w:rPr>
                  <w:rFonts w:asciiTheme="minorHAnsi" w:eastAsiaTheme="minorEastAsia" w:hAnsiTheme="minorHAnsi" w:cstheme="minorBidi"/>
                  <w:lang w:val="en-US" w:eastAsia="en-US"/>
                </w:rPr>
                <w:t xml:space="preserve"> presents a promising avenue for enhancing situational awareness tools. By combining real-time mapping capabilities with live video analysis, we can create new solutions that provide first responders with comprehensive, actionable </w:t>
              </w:r>
            </w:ins>
            <w:ins w:id="393" w:author="Miikka Salminen" w:date="2024-09-24T05:28:00Z">
              <w:r w:rsidRPr="502B5C9D">
                <w:rPr>
                  <w:rFonts w:asciiTheme="minorHAnsi" w:eastAsiaTheme="minorEastAsia" w:hAnsiTheme="minorHAnsi" w:cstheme="minorBidi"/>
                  <w:lang w:val="en-US" w:eastAsia="en-US"/>
                </w:rPr>
                <w:t>context-based</w:t>
              </w:r>
            </w:ins>
            <w:ins w:id="394" w:author="Miikka Salminen" w:date="2024-09-24T05:27:00Z">
              <w:r w:rsidRPr="502B5C9D">
                <w:rPr>
                  <w:rFonts w:asciiTheme="minorHAnsi" w:eastAsiaTheme="minorEastAsia" w:hAnsiTheme="minorHAnsi" w:cstheme="minorBidi"/>
                  <w:lang w:val="en-US" w:eastAsia="en-US"/>
                </w:rPr>
                <w:t xml:space="preserve"> information.</w:t>
              </w:r>
            </w:ins>
          </w:p>
        </w:tc>
      </w:tr>
      <w:tr w:rsidR="00C13593" w:rsidRPr="00434CF0" w14:paraId="0430E55B"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99FAA2" w14:textId="0F697574" w:rsidR="00C13593" w:rsidRPr="00434CF0" w:rsidRDefault="00667CE0" w:rsidP="00027958">
            <w:pPr>
              <w:rPr>
                <w:b/>
                <w:bCs/>
              </w:rPr>
            </w:pPr>
            <w:r>
              <w:rPr>
                <w:b/>
                <w:bCs/>
              </w:rPr>
              <w:lastRenderedPageBreak/>
              <w:t xml:space="preserve">UC4: </w:t>
            </w:r>
            <w:r w:rsidR="00C13593" w:rsidRPr="00434CF0">
              <w:rPr>
                <w:b/>
                <w:bCs/>
              </w:rPr>
              <w:t>Critical energy distribution</w:t>
            </w:r>
          </w:p>
        </w:tc>
      </w:tr>
      <w:tr w:rsidR="00C13593" w14:paraId="68B9E885"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318F7CF7" w14:textId="152A7D33" w:rsidR="00C13593" w:rsidRPr="00D21DBE" w:rsidRDefault="00E0167B">
            <w:pPr>
              <w:jc w:val="both"/>
              <w:rPr>
                <w:rFonts w:asciiTheme="minorHAnsi" w:eastAsiaTheme="minorEastAsia" w:hAnsiTheme="minorHAnsi" w:cstheme="minorBidi"/>
                <w:lang w:val="en-US" w:eastAsia="en-US"/>
              </w:rPr>
              <w:pPrChange w:id="395" w:author="Latvakoski Juhani" w:date="2024-09-27T12:26:00Z">
                <w:pPr/>
              </w:pPrChange>
            </w:pPr>
            <w:r w:rsidRPr="5E9B3575">
              <w:rPr>
                <w:rFonts w:asciiTheme="minorHAnsi" w:eastAsiaTheme="minorEastAsia" w:hAnsiTheme="minorHAnsi" w:cstheme="minorBidi"/>
                <w:lang w:val="en-US" w:eastAsia="en-US"/>
              </w:rPr>
              <w:t>With the concerns of the European Commission (EC) to increase the share of renewable energy sources (RES), the distribution grid is moving from a central to a decentralized operational paradigm</w:t>
            </w:r>
            <w:r w:rsidR="00195A97">
              <w:rPr>
                <w:rFonts w:asciiTheme="minorHAnsi" w:eastAsiaTheme="minorEastAsia" w:hAnsiTheme="minorHAnsi" w:cstheme="minorBidi"/>
                <w:lang w:val="en-US" w:eastAsia="en-US"/>
              </w:rPr>
              <w:t xml:space="preserve"> [38]</w:t>
            </w:r>
            <w:r w:rsidRPr="5E9B3575">
              <w:rPr>
                <w:rFonts w:asciiTheme="minorHAnsi" w:eastAsiaTheme="minorEastAsia" w:hAnsiTheme="minorHAnsi" w:cstheme="minorBidi"/>
                <w:lang w:val="en-US" w:eastAsia="en-US"/>
              </w:rPr>
              <w:t>. However, to lead with the uncertainty provoked by the massive increment of RES installation, it is important to add flexibility to the power consumption patterns of distribution grid users</w:t>
            </w:r>
            <w:r w:rsidR="00E6435F">
              <w:rPr>
                <w:rFonts w:asciiTheme="minorHAnsi" w:eastAsiaTheme="minorEastAsia" w:hAnsiTheme="minorHAnsi" w:cstheme="minorBidi"/>
                <w:lang w:val="en-US" w:eastAsia="en-US"/>
              </w:rPr>
              <w:t xml:space="preserve"> [39]</w:t>
            </w:r>
            <w:r w:rsidRPr="5E9B3575">
              <w:rPr>
                <w:rFonts w:asciiTheme="minorHAnsi" w:eastAsiaTheme="minorEastAsia" w:hAnsiTheme="minorHAnsi" w:cstheme="minorBidi"/>
                <w:lang w:val="en-US" w:eastAsia="en-US"/>
              </w:rPr>
              <w:t>. The aggregated demand response (DR) capabilities of each user provide flexibility to distribution system operation (DSO), enabling flexible resources to preserve balance, ensure the security of supply, and improve the efficiency of the system. In contrast to traditional and expensive methods for increasing generation capacity or network expansion, DR is therefore regarded as a cost-effective tool for demand reduction and ancillary services (AS)</w:t>
            </w:r>
            <w:r w:rsidR="00E6435F">
              <w:rPr>
                <w:rFonts w:asciiTheme="minorHAnsi" w:eastAsiaTheme="minorEastAsia" w:hAnsiTheme="minorHAnsi" w:cstheme="minorBidi"/>
                <w:lang w:val="en-US" w:eastAsia="en-US"/>
              </w:rPr>
              <w:t xml:space="preserve"> [40]</w:t>
            </w:r>
            <w:r w:rsidRPr="5E9B3575">
              <w:rPr>
                <w:rFonts w:asciiTheme="minorHAnsi" w:eastAsiaTheme="minorEastAsia" w:hAnsiTheme="minorHAnsi" w:cstheme="minorBidi"/>
                <w:lang w:val="en-US" w:eastAsia="en-US"/>
              </w:rPr>
              <w:t xml:space="preserve"> and can provide economic profits to the system as a whole and the consumers that provide it</w:t>
            </w:r>
            <w:r w:rsidR="00E6435F">
              <w:rPr>
                <w:rFonts w:asciiTheme="minorHAnsi" w:eastAsiaTheme="minorEastAsia" w:hAnsiTheme="minorHAnsi" w:cstheme="minorBidi"/>
                <w:lang w:val="en-US" w:eastAsia="en-US"/>
              </w:rPr>
              <w:t xml:space="preserve"> [41]</w:t>
            </w:r>
            <w:r w:rsidRPr="5E9B3575">
              <w:rPr>
                <w:rFonts w:asciiTheme="minorHAnsi" w:eastAsiaTheme="minorEastAsia" w:hAnsiTheme="minorHAnsi" w:cstheme="minorBidi"/>
                <w:lang w:val="en-US" w:eastAsia="en-US"/>
              </w:rPr>
              <w:t>. Furthermore, DR can provide cheap and reliable AS that were exclusively provided by generators, as well as other consumer-based solutions that can help to reduce market power</w:t>
            </w:r>
            <w:r w:rsidR="00E6435F">
              <w:rPr>
                <w:rFonts w:asciiTheme="minorHAnsi" w:eastAsiaTheme="minorEastAsia" w:hAnsiTheme="minorHAnsi" w:cstheme="minorBidi"/>
                <w:lang w:val="en-US" w:eastAsia="en-US"/>
              </w:rPr>
              <w:t xml:space="preserve"> [42]</w:t>
            </w:r>
            <w:r w:rsidRPr="5E9B3575">
              <w:rPr>
                <w:rFonts w:asciiTheme="minorHAnsi" w:eastAsiaTheme="minorEastAsia" w:hAnsiTheme="minorHAnsi" w:cstheme="minorBidi"/>
                <w:lang w:val="en-US" w:eastAsia="en-US"/>
              </w:rPr>
              <w:t>. When flexibility needs arise due to RES variability, thanks to the advances in Information and Communication Technologies (ICT), DR counts as necessary infrastructure to fully participate in the system flexibility throughout DR products</w:t>
            </w:r>
            <w:r w:rsidR="00E6435F">
              <w:rPr>
                <w:rFonts w:asciiTheme="minorHAnsi" w:eastAsiaTheme="minorEastAsia" w:hAnsiTheme="minorHAnsi" w:cstheme="minorBidi"/>
                <w:lang w:val="en-US" w:eastAsia="en-US"/>
              </w:rPr>
              <w:t xml:space="preserve"> [43]</w:t>
            </w:r>
            <w:r w:rsidRPr="5E9B3575">
              <w:rPr>
                <w:rFonts w:asciiTheme="minorHAnsi" w:eastAsiaTheme="minorEastAsia" w:hAnsiTheme="minorHAnsi" w:cstheme="minorBidi"/>
                <w:lang w:val="en-US" w:eastAsia="en-US"/>
              </w:rPr>
              <w:t>. However, for the DSO to directly manage flexible loads or to provide DR programs to electricity end-users, many technological and legal restrictions need to be overcome</w:t>
            </w:r>
            <w:r w:rsidR="00E6435F">
              <w:rPr>
                <w:rFonts w:asciiTheme="minorHAnsi" w:eastAsiaTheme="minorEastAsia" w:hAnsiTheme="minorHAnsi" w:cstheme="minorBidi"/>
                <w:lang w:val="en-US" w:eastAsia="en-US"/>
              </w:rPr>
              <w:t xml:space="preserve"> [44]</w:t>
            </w:r>
            <w:r w:rsidR="00D21DBE">
              <w:rPr>
                <w:rFonts w:asciiTheme="minorHAnsi" w:eastAsiaTheme="minorEastAsia" w:hAnsiTheme="minorHAnsi" w:cstheme="minorBidi"/>
                <w:lang w:val="en-US" w:eastAsia="en-US"/>
              </w:rPr>
              <w:t>.</w:t>
            </w:r>
          </w:p>
        </w:tc>
      </w:tr>
      <w:tr w:rsidR="00C13593" w:rsidRPr="004F00FF" w14:paraId="34B74813"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68EF75" w14:textId="3E7B8792" w:rsidR="00C13593" w:rsidRPr="004F00FF" w:rsidRDefault="00CE5EB5" w:rsidP="00027958">
            <w:pPr>
              <w:rPr>
                <w:b/>
                <w:bCs/>
              </w:rPr>
            </w:pPr>
            <w:r>
              <w:rPr>
                <w:b/>
                <w:bCs/>
              </w:rPr>
              <w:t xml:space="preserve">UC5: </w:t>
            </w:r>
            <w:r w:rsidR="3C774006" w:rsidRPr="5F3243F6">
              <w:rPr>
                <w:b/>
                <w:bCs/>
              </w:rPr>
              <w:t>Security and location awareness of persons</w:t>
            </w:r>
          </w:p>
        </w:tc>
      </w:tr>
      <w:tr w:rsidR="00C13593" w14:paraId="707275A9"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79E16C41" w14:textId="76EB69A4" w:rsidR="00C13593" w:rsidRPr="005F2DB9" w:rsidRDefault="00AF12A4">
            <w:pPr>
              <w:jc w:val="both"/>
              <w:rPr>
                <w:rFonts w:asciiTheme="minorHAnsi" w:hAnsiTheme="minorHAnsi" w:cstheme="minorHAnsi"/>
                <w:lang w:eastAsia="en-US"/>
              </w:rPr>
              <w:pPrChange w:id="396" w:author="Latvakoski Juhani" w:date="2024-09-27T12:27:00Z">
                <w:pPr/>
              </w:pPrChange>
            </w:pPr>
            <w:r w:rsidRPr="005F2DB9">
              <w:rPr>
                <w:rFonts w:asciiTheme="minorHAnsi" w:hAnsiTheme="minorHAnsi" w:cstheme="minorHAnsi"/>
                <w:lang w:eastAsia="en-US"/>
              </w:rPr>
              <w:t>S</w:t>
            </w:r>
            <w:r w:rsidR="00113A11" w:rsidRPr="005F2DB9">
              <w:rPr>
                <w:rFonts w:asciiTheme="minorHAnsi" w:hAnsiTheme="minorHAnsi" w:cstheme="minorHAnsi"/>
                <w:lang w:eastAsia="en-US"/>
              </w:rPr>
              <w:t xml:space="preserve">port Watches </w:t>
            </w:r>
            <w:r w:rsidR="00752EC6" w:rsidRPr="005F2DB9">
              <w:rPr>
                <w:rFonts w:asciiTheme="minorHAnsi" w:hAnsiTheme="minorHAnsi" w:cstheme="minorHAnsi"/>
                <w:lang w:eastAsia="en-US"/>
              </w:rPr>
              <w:t xml:space="preserve">have become </w:t>
            </w:r>
            <w:r w:rsidR="00453F84" w:rsidRPr="005F2DB9">
              <w:rPr>
                <w:rFonts w:asciiTheme="minorHAnsi" w:hAnsiTheme="minorHAnsi" w:cstheme="minorHAnsi"/>
                <w:lang w:eastAsia="en-US"/>
              </w:rPr>
              <w:t>efficient tools to determine persons</w:t>
            </w:r>
            <w:r w:rsidR="00C518E5" w:rsidRPr="005F2DB9">
              <w:rPr>
                <w:rFonts w:asciiTheme="minorHAnsi" w:hAnsiTheme="minorHAnsi" w:cstheme="minorHAnsi"/>
                <w:lang w:eastAsia="en-US"/>
              </w:rPr>
              <w:t xml:space="preserve"> </w:t>
            </w:r>
            <w:r w:rsidR="00B2658C" w:rsidRPr="005F2DB9">
              <w:rPr>
                <w:rFonts w:asciiTheme="minorHAnsi" w:hAnsiTheme="minorHAnsi" w:cstheme="minorHAnsi"/>
                <w:lang w:eastAsia="en-US"/>
              </w:rPr>
              <w:t>health</w:t>
            </w:r>
            <w:r w:rsidR="00650238" w:rsidRPr="005F2DB9">
              <w:rPr>
                <w:rFonts w:asciiTheme="minorHAnsi" w:hAnsiTheme="minorHAnsi" w:cstheme="minorHAnsi"/>
                <w:lang w:eastAsia="en-US"/>
              </w:rPr>
              <w:t xml:space="preserve">. </w:t>
            </w:r>
            <w:r w:rsidR="00665F34" w:rsidRPr="005F2DB9">
              <w:rPr>
                <w:rFonts w:asciiTheme="minorHAnsi" w:hAnsiTheme="minorHAnsi" w:cstheme="minorHAnsi"/>
                <w:lang w:eastAsia="en-US"/>
              </w:rPr>
              <w:t xml:space="preserve">Majority </w:t>
            </w:r>
            <w:r w:rsidR="00D15493" w:rsidRPr="005F2DB9">
              <w:rPr>
                <w:rFonts w:asciiTheme="minorHAnsi" w:hAnsiTheme="minorHAnsi" w:cstheme="minorHAnsi"/>
                <w:lang w:eastAsia="en-US"/>
              </w:rPr>
              <w:t xml:space="preserve">of the </w:t>
            </w:r>
            <w:r w:rsidR="00F0690E" w:rsidRPr="005F2DB9">
              <w:rPr>
                <w:rFonts w:asciiTheme="minorHAnsi" w:hAnsiTheme="minorHAnsi" w:cstheme="minorHAnsi"/>
                <w:lang w:eastAsia="en-US"/>
              </w:rPr>
              <w:t xml:space="preserve">sport </w:t>
            </w:r>
            <w:r w:rsidR="00D15493" w:rsidRPr="005F2DB9">
              <w:rPr>
                <w:rFonts w:asciiTheme="minorHAnsi" w:hAnsiTheme="minorHAnsi" w:cstheme="minorHAnsi"/>
                <w:lang w:eastAsia="en-US"/>
              </w:rPr>
              <w:t xml:space="preserve">watches </w:t>
            </w:r>
            <w:r w:rsidR="00F639F8" w:rsidRPr="005F2DB9">
              <w:rPr>
                <w:rFonts w:asciiTheme="minorHAnsi" w:hAnsiTheme="minorHAnsi" w:cstheme="minorHAnsi"/>
                <w:lang w:eastAsia="en-US"/>
              </w:rPr>
              <w:t xml:space="preserve">know their position </w:t>
            </w:r>
            <w:r w:rsidR="005245CB" w:rsidRPr="005F2DB9">
              <w:rPr>
                <w:rFonts w:asciiTheme="minorHAnsi" w:hAnsiTheme="minorHAnsi" w:cstheme="minorHAnsi"/>
                <w:lang w:eastAsia="en-US"/>
              </w:rPr>
              <w:t>using</w:t>
            </w:r>
            <w:r w:rsidR="00F639F8" w:rsidRPr="005F2DB9">
              <w:rPr>
                <w:rFonts w:asciiTheme="minorHAnsi" w:hAnsiTheme="minorHAnsi" w:cstheme="minorHAnsi"/>
                <w:lang w:eastAsia="en-US"/>
              </w:rPr>
              <w:t xml:space="preserve"> GPS and </w:t>
            </w:r>
            <w:r w:rsidR="002F3A2A" w:rsidRPr="005F2DB9">
              <w:rPr>
                <w:rFonts w:asciiTheme="minorHAnsi" w:hAnsiTheme="minorHAnsi" w:cstheme="minorHAnsi"/>
                <w:lang w:eastAsia="en-US"/>
              </w:rPr>
              <w:t>sensor fusion</w:t>
            </w:r>
            <w:r w:rsidR="00E6435F" w:rsidRPr="005F2DB9">
              <w:rPr>
                <w:rFonts w:asciiTheme="minorHAnsi" w:hAnsiTheme="minorHAnsi" w:cstheme="minorHAnsi"/>
                <w:lang w:eastAsia="en-US"/>
              </w:rPr>
              <w:t xml:space="preserve"> [45]</w:t>
            </w:r>
            <w:r w:rsidR="002F3A2A" w:rsidRPr="005F2DB9">
              <w:rPr>
                <w:rFonts w:asciiTheme="minorHAnsi" w:hAnsiTheme="minorHAnsi" w:cstheme="minorHAnsi"/>
                <w:lang w:eastAsia="en-US"/>
              </w:rPr>
              <w:t>.</w:t>
            </w:r>
            <w:r w:rsidR="00AC2683" w:rsidRPr="005F2DB9">
              <w:rPr>
                <w:rFonts w:asciiTheme="minorHAnsi" w:hAnsiTheme="minorHAnsi" w:cstheme="minorHAnsi"/>
                <w:lang w:eastAsia="en-US"/>
              </w:rPr>
              <w:t xml:space="preserve"> </w:t>
            </w:r>
            <w:r w:rsidR="008D1635" w:rsidRPr="005F2DB9">
              <w:rPr>
                <w:rFonts w:asciiTheme="minorHAnsi" w:hAnsiTheme="minorHAnsi" w:cstheme="minorHAnsi"/>
                <w:lang w:eastAsia="en-US"/>
              </w:rPr>
              <w:t>Most of the information</w:t>
            </w:r>
            <w:r w:rsidR="00EE7C12" w:rsidRPr="005F2DB9">
              <w:rPr>
                <w:rFonts w:asciiTheme="minorHAnsi" w:hAnsiTheme="minorHAnsi" w:cstheme="minorHAnsi"/>
                <w:lang w:eastAsia="en-US"/>
              </w:rPr>
              <w:t xml:space="preserve"> </w:t>
            </w:r>
            <w:r w:rsidR="00163607" w:rsidRPr="005F2DB9">
              <w:rPr>
                <w:rFonts w:asciiTheme="minorHAnsi" w:hAnsiTheme="minorHAnsi" w:cstheme="minorHAnsi"/>
                <w:lang w:eastAsia="en-US"/>
              </w:rPr>
              <w:t xml:space="preserve">is </w:t>
            </w:r>
            <w:r w:rsidR="00E53BBF" w:rsidRPr="005F2DB9">
              <w:rPr>
                <w:rFonts w:asciiTheme="minorHAnsi" w:hAnsiTheme="minorHAnsi" w:cstheme="minorHAnsi"/>
                <w:lang w:eastAsia="en-US"/>
              </w:rPr>
              <w:t>personal</w:t>
            </w:r>
            <w:r w:rsidR="002D5195" w:rsidRPr="005F2DB9">
              <w:rPr>
                <w:rFonts w:asciiTheme="minorHAnsi" w:hAnsiTheme="minorHAnsi" w:cstheme="minorHAnsi"/>
                <w:lang w:eastAsia="en-US"/>
              </w:rPr>
              <w:t>, so</w:t>
            </w:r>
            <w:r w:rsidR="00E53BBF" w:rsidRPr="005F2DB9">
              <w:rPr>
                <w:rFonts w:asciiTheme="minorHAnsi" w:hAnsiTheme="minorHAnsi" w:cstheme="minorHAnsi"/>
                <w:lang w:eastAsia="en-US"/>
              </w:rPr>
              <w:t xml:space="preserve"> there is </w:t>
            </w:r>
            <w:r w:rsidR="008F0A6A" w:rsidRPr="005F2DB9">
              <w:rPr>
                <w:rFonts w:asciiTheme="minorHAnsi" w:hAnsiTheme="minorHAnsi" w:cstheme="minorHAnsi"/>
                <w:lang w:eastAsia="en-US"/>
              </w:rPr>
              <w:t>high</w:t>
            </w:r>
            <w:r w:rsidR="00E53BBF" w:rsidRPr="005F2DB9">
              <w:rPr>
                <w:rFonts w:asciiTheme="minorHAnsi" w:hAnsiTheme="minorHAnsi" w:cstheme="minorHAnsi"/>
                <w:lang w:eastAsia="en-US"/>
              </w:rPr>
              <w:t xml:space="preserve"> </w:t>
            </w:r>
            <w:r w:rsidR="00D27828" w:rsidRPr="005F2DB9">
              <w:rPr>
                <w:rFonts w:asciiTheme="minorHAnsi" w:hAnsiTheme="minorHAnsi" w:cstheme="minorHAnsi"/>
                <w:lang w:eastAsia="en-US"/>
              </w:rPr>
              <w:t>demand</w:t>
            </w:r>
            <w:r w:rsidR="00E53BBF" w:rsidRPr="005F2DB9">
              <w:rPr>
                <w:rFonts w:asciiTheme="minorHAnsi" w:hAnsiTheme="minorHAnsi" w:cstheme="minorHAnsi"/>
                <w:lang w:eastAsia="en-US"/>
              </w:rPr>
              <w:t xml:space="preserve"> for security </w:t>
            </w:r>
            <w:r w:rsidR="00F47326" w:rsidRPr="005F2DB9">
              <w:rPr>
                <w:rFonts w:asciiTheme="minorHAnsi" w:hAnsiTheme="minorHAnsi" w:cstheme="minorHAnsi"/>
                <w:lang w:eastAsia="en-US"/>
              </w:rPr>
              <w:t xml:space="preserve">solutions </w:t>
            </w:r>
            <w:r w:rsidR="00614872" w:rsidRPr="005F2DB9">
              <w:rPr>
                <w:rFonts w:asciiTheme="minorHAnsi" w:hAnsiTheme="minorHAnsi" w:cstheme="minorHAnsi"/>
                <w:lang w:eastAsia="en-US"/>
              </w:rPr>
              <w:t>to maintain privacy.</w:t>
            </w:r>
          </w:p>
          <w:p w14:paraId="063FC88F" w14:textId="428F59E7" w:rsidR="00AC2683" w:rsidRPr="005F2DB9" w:rsidRDefault="00AC2683">
            <w:pPr>
              <w:jc w:val="both"/>
              <w:rPr>
                <w:rFonts w:asciiTheme="minorHAnsi" w:hAnsiTheme="minorHAnsi" w:cstheme="minorHAnsi"/>
                <w:lang w:eastAsia="en-US"/>
              </w:rPr>
              <w:pPrChange w:id="397" w:author="Latvakoski Juhani" w:date="2024-09-27T12:27:00Z">
                <w:pPr/>
              </w:pPrChange>
            </w:pPr>
            <w:r w:rsidRPr="005F2DB9">
              <w:rPr>
                <w:rFonts w:asciiTheme="minorHAnsi" w:hAnsiTheme="minorHAnsi" w:cstheme="minorHAnsi"/>
                <w:lang w:eastAsia="en-US"/>
              </w:rPr>
              <w:t>The</w:t>
            </w:r>
            <w:r w:rsidR="00106E64" w:rsidRPr="005F2DB9">
              <w:rPr>
                <w:rFonts w:asciiTheme="minorHAnsi" w:hAnsiTheme="minorHAnsi" w:cstheme="minorHAnsi"/>
                <w:lang w:eastAsia="en-US"/>
              </w:rPr>
              <w:t xml:space="preserve"> </w:t>
            </w:r>
            <w:r w:rsidR="00B76058" w:rsidRPr="005F2DB9">
              <w:rPr>
                <w:rFonts w:asciiTheme="minorHAnsi" w:hAnsiTheme="minorHAnsi" w:cstheme="minorHAnsi"/>
                <w:lang w:eastAsia="en-US"/>
              </w:rPr>
              <w:t xml:space="preserve">above thing makes Sport Watches </w:t>
            </w:r>
            <w:proofErr w:type="gramStart"/>
            <w:r w:rsidR="00EA6928" w:rsidRPr="005F2DB9">
              <w:rPr>
                <w:rFonts w:asciiTheme="minorHAnsi" w:hAnsiTheme="minorHAnsi" w:cstheme="minorHAnsi"/>
                <w:lang w:eastAsia="en-US"/>
              </w:rPr>
              <w:t>a</w:t>
            </w:r>
            <w:r w:rsidR="004E43E2" w:rsidRPr="005F2DB9">
              <w:rPr>
                <w:rFonts w:asciiTheme="minorHAnsi" w:hAnsiTheme="minorHAnsi" w:cstheme="minorHAnsi"/>
                <w:lang w:eastAsia="en-US"/>
              </w:rPr>
              <w:t xml:space="preserve"> valuable asset</w:t>
            </w:r>
            <w:proofErr w:type="gramEnd"/>
            <w:r w:rsidR="00514EA3" w:rsidRPr="005F2DB9">
              <w:rPr>
                <w:rFonts w:asciiTheme="minorHAnsi" w:hAnsiTheme="minorHAnsi" w:cstheme="minorHAnsi"/>
                <w:lang w:eastAsia="en-US"/>
              </w:rPr>
              <w:t xml:space="preserve"> </w:t>
            </w:r>
            <w:r w:rsidR="00335DDE" w:rsidRPr="005F2DB9">
              <w:rPr>
                <w:rFonts w:asciiTheme="minorHAnsi" w:hAnsiTheme="minorHAnsi" w:cstheme="minorHAnsi"/>
                <w:lang w:eastAsia="en-US"/>
              </w:rPr>
              <w:t>to</w:t>
            </w:r>
            <w:r w:rsidR="006E5953" w:rsidRPr="005F2DB9">
              <w:rPr>
                <w:rFonts w:asciiTheme="minorHAnsi" w:hAnsiTheme="minorHAnsi" w:cstheme="minorHAnsi"/>
                <w:lang w:eastAsia="en-US"/>
              </w:rPr>
              <w:t xml:space="preserve"> </w:t>
            </w:r>
            <w:r w:rsidR="008E3E17" w:rsidRPr="005F2DB9">
              <w:rPr>
                <w:rFonts w:asciiTheme="minorHAnsi" w:hAnsiTheme="minorHAnsi" w:cstheme="minorHAnsi"/>
                <w:lang w:eastAsia="en-US"/>
              </w:rPr>
              <w:t>other</w:t>
            </w:r>
            <w:r w:rsidR="004E43E2" w:rsidRPr="005F2DB9">
              <w:rPr>
                <w:rFonts w:asciiTheme="minorHAnsi" w:hAnsiTheme="minorHAnsi" w:cstheme="minorHAnsi"/>
                <w:lang w:eastAsia="en-US"/>
              </w:rPr>
              <w:t xml:space="preserve"> parties</w:t>
            </w:r>
            <w:r w:rsidR="00B24D04" w:rsidRPr="005F2DB9">
              <w:rPr>
                <w:rFonts w:asciiTheme="minorHAnsi" w:hAnsiTheme="minorHAnsi" w:cstheme="minorHAnsi"/>
                <w:lang w:eastAsia="en-US"/>
              </w:rPr>
              <w:t>.</w:t>
            </w:r>
            <w:r w:rsidR="004E43E2" w:rsidRPr="005F2DB9">
              <w:rPr>
                <w:rFonts w:asciiTheme="minorHAnsi" w:hAnsiTheme="minorHAnsi" w:cstheme="minorHAnsi"/>
                <w:lang w:eastAsia="en-US"/>
              </w:rPr>
              <w:t xml:space="preserve"> </w:t>
            </w:r>
            <w:r w:rsidR="00357879" w:rsidRPr="005F2DB9">
              <w:rPr>
                <w:rFonts w:asciiTheme="minorHAnsi" w:hAnsiTheme="minorHAnsi" w:cstheme="minorHAnsi"/>
                <w:lang w:eastAsia="en-US"/>
              </w:rPr>
              <w:t xml:space="preserve">Sport </w:t>
            </w:r>
            <w:r w:rsidR="00705CA6" w:rsidRPr="005F2DB9">
              <w:rPr>
                <w:rFonts w:asciiTheme="minorHAnsi" w:hAnsiTheme="minorHAnsi" w:cstheme="minorHAnsi"/>
                <w:lang w:eastAsia="en-US"/>
              </w:rPr>
              <w:t xml:space="preserve">Watches </w:t>
            </w:r>
            <w:r w:rsidR="004E43E2" w:rsidRPr="005F2DB9">
              <w:rPr>
                <w:rFonts w:asciiTheme="minorHAnsi" w:hAnsiTheme="minorHAnsi" w:cstheme="minorHAnsi"/>
                <w:lang w:eastAsia="en-US"/>
              </w:rPr>
              <w:t xml:space="preserve">can provide </w:t>
            </w:r>
            <w:r w:rsidR="00FB1C7E" w:rsidRPr="005F2DB9">
              <w:rPr>
                <w:rFonts w:asciiTheme="minorHAnsi" w:hAnsiTheme="minorHAnsi" w:cstheme="minorHAnsi"/>
                <w:lang w:eastAsia="en-US"/>
              </w:rPr>
              <w:t>presence information and health status (for example sleep status, stress level</w:t>
            </w:r>
            <w:r w:rsidR="006D3023" w:rsidRPr="005F2DB9">
              <w:rPr>
                <w:rFonts w:asciiTheme="minorHAnsi" w:hAnsiTheme="minorHAnsi" w:cstheme="minorHAnsi"/>
                <w:lang w:eastAsia="en-US"/>
              </w:rPr>
              <w:t xml:space="preserve"> and fatigue</w:t>
            </w:r>
            <w:r w:rsidR="00E6435F" w:rsidRPr="005F2DB9">
              <w:rPr>
                <w:rFonts w:asciiTheme="minorHAnsi" w:hAnsiTheme="minorHAnsi" w:cstheme="minorHAnsi"/>
                <w:lang w:eastAsia="en-US"/>
              </w:rPr>
              <w:t xml:space="preserve"> [46]</w:t>
            </w:r>
            <w:r w:rsidR="00FB1C7E" w:rsidRPr="005F2DB9">
              <w:rPr>
                <w:rFonts w:asciiTheme="minorHAnsi" w:hAnsiTheme="minorHAnsi" w:cstheme="minorHAnsi"/>
                <w:lang w:eastAsia="en-US"/>
              </w:rPr>
              <w:t xml:space="preserve">) </w:t>
            </w:r>
            <w:r w:rsidR="00211EF4" w:rsidRPr="005F2DB9">
              <w:rPr>
                <w:rFonts w:asciiTheme="minorHAnsi" w:hAnsiTheme="minorHAnsi" w:cstheme="minorHAnsi"/>
                <w:lang w:eastAsia="en-US"/>
              </w:rPr>
              <w:t xml:space="preserve">for </w:t>
            </w:r>
            <w:r w:rsidR="00B37AED" w:rsidRPr="005F2DB9">
              <w:rPr>
                <w:rFonts w:asciiTheme="minorHAnsi" w:hAnsiTheme="minorHAnsi" w:cstheme="minorHAnsi"/>
                <w:lang w:eastAsia="en-US"/>
              </w:rPr>
              <w:t>multiple other entities and stakeholders</w:t>
            </w:r>
            <w:r w:rsidR="00211EF4" w:rsidRPr="005F2DB9">
              <w:rPr>
                <w:rFonts w:asciiTheme="minorHAnsi" w:hAnsiTheme="minorHAnsi" w:cstheme="minorHAnsi"/>
                <w:lang w:eastAsia="en-US"/>
              </w:rPr>
              <w:t>.</w:t>
            </w:r>
            <w:r w:rsidR="00B37AED" w:rsidRPr="005F2DB9">
              <w:rPr>
                <w:rFonts w:asciiTheme="minorHAnsi" w:hAnsiTheme="minorHAnsi" w:cstheme="minorHAnsi"/>
                <w:lang w:eastAsia="en-US"/>
              </w:rPr>
              <w:t xml:space="preserve"> However, the data is strictly security and privacy sensitive, and it cannot be shared for </w:t>
            </w:r>
            <w:r w:rsidR="00D96DCF" w:rsidRPr="005F2DB9">
              <w:rPr>
                <w:rFonts w:asciiTheme="minorHAnsi" w:hAnsiTheme="minorHAnsi" w:cstheme="minorHAnsi"/>
                <w:lang w:eastAsia="en-US"/>
              </w:rPr>
              <w:t>anyone, but only to the allowed trusted parties</w:t>
            </w:r>
            <w:r w:rsidR="00A17EBC" w:rsidRPr="005F2DB9">
              <w:rPr>
                <w:rFonts w:asciiTheme="minorHAnsi" w:hAnsiTheme="minorHAnsi" w:cstheme="minorHAnsi"/>
                <w:lang w:eastAsia="en-US"/>
              </w:rPr>
              <w:t xml:space="preserve"> like in the Zero Trust approach</w:t>
            </w:r>
            <w:r w:rsidR="00D96DCF" w:rsidRPr="005F2DB9">
              <w:rPr>
                <w:rFonts w:asciiTheme="minorHAnsi" w:hAnsiTheme="minorHAnsi" w:cstheme="minorHAnsi"/>
                <w:lang w:eastAsia="en-US"/>
              </w:rPr>
              <w:t>.</w:t>
            </w:r>
            <w:r w:rsidR="00211EF4" w:rsidRPr="005F2DB9">
              <w:rPr>
                <w:rFonts w:asciiTheme="minorHAnsi" w:hAnsiTheme="minorHAnsi" w:cstheme="minorHAnsi"/>
                <w:lang w:eastAsia="en-US"/>
              </w:rPr>
              <w:t xml:space="preserve"> </w:t>
            </w:r>
            <w:r w:rsidR="00FD4FD0" w:rsidRPr="005F2DB9">
              <w:rPr>
                <w:rFonts w:asciiTheme="minorHAnsi" w:hAnsiTheme="minorHAnsi" w:cstheme="minorHAnsi"/>
                <w:lang w:eastAsia="en-US"/>
              </w:rPr>
              <w:t xml:space="preserve">However, </w:t>
            </w:r>
            <w:r w:rsidR="00461238" w:rsidRPr="005F2DB9">
              <w:rPr>
                <w:rFonts w:asciiTheme="minorHAnsi" w:hAnsiTheme="minorHAnsi" w:cstheme="minorHAnsi"/>
                <w:lang w:eastAsia="en-US"/>
              </w:rPr>
              <w:t xml:space="preserve">an anonymous </w:t>
            </w:r>
            <w:r w:rsidR="007571A4" w:rsidRPr="005F2DB9">
              <w:rPr>
                <w:rFonts w:asciiTheme="minorHAnsi" w:hAnsiTheme="minorHAnsi" w:cstheme="minorHAnsi"/>
                <w:lang w:eastAsia="en-US"/>
              </w:rPr>
              <w:t xml:space="preserve">location </w:t>
            </w:r>
            <w:r w:rsidR="00B71A1E" w:rsidRPr="005F2DB9">
              <w:rPr>
                <w:rFonts w:asciiTheme="minorHAnsi" w:hAnsiTheme="minorHAnsi" w:cstheme="minorHAnsi"/>
                <w:lang w:eastAsia="en-US"/>
              </w:rPr>
              <w:t>might</w:t>
            </w:r>
            <w:r w:rsidR="007571A4" w:rsidRPr="005F2DB9">
              <w:rPr>
                <w:rFonts w:asciiTheme="minorHAnsi" w:hAnsiTheme="minorHAnsi" w:cstheme="minorHAnsi"/>
                <w:lang w:eastAsia="en-US"/>
              </w:rPr>
              <w:t xml:space="preserve"> be used </w:t>
            </w:r>
            <w:r w:rsidR="00461238" w:rsidRPr="005F2DB9">
              <w:rPr>
                <w:rFonts w:asciiTheme="minorHAnsi" w:hAnsiTheme="minorHAnsi" w:cstheme="minorHAnsi"/>
                <w:lang w:eastAsia="en-US"/>
              </w:rPr>
              <w:t>in the safety applications</w:t>
            </w:r>
            <w:r w:rsidR="007571A4" w:rsidRPr="005F2DB9">
              <w:rPr>
                <w:rFonts w:asciiTheme="minorHAnsi" w:hAnsiTheme="minorHAnsi" w:cstheme="minorHAnsi"/>
                <w:lang w:eastAsia="en-US"/>
              </w:rPr>
              <w:t xml:space="preserve"> without any trust requirements, e.g. in traffic context</w:t>
            </w:r>
            <w:r w:rsidR="00461238" w:rsidRPr="005F2DB9">
              <w:rPr>
                <w:rFonts w:asciiTheme="minorHAnsi" w:hAnsiTheme="minorHAnsi" w:cstheme="minorHAnsi"/>
                <w:lang w:eastAsia="en-US"/>
              </w:rPr>
              <w:t xml:space="preserve">. </w:t>
            </w:r>
            <w:r w:rsidR="00B71A1E" w:rsidRPr="005F2DB9">
              <w:rPr>
                <w:rFonts w:asciiTheme="minorHAnsi" w:hAnsiTheme="minorHAnsi" w:cstheme="minorHAnsi"/>
                <w:lang w:eastAsia="en-US"/>
              </w:rPr>
              <w:t>Thus, l</w:t>
            </w:r>
            <w:r w:rsidR="00211EF4" w:rsidRPr="005F2DB9">
              <w:rPr>
                <w:rFonts w:asciiTheme="minorHAnsi" w:hAnsiTheme="minorHAnsi" w:cstheme="minorHAnsi"/>
                <w:lang w:eastAsia="en-US"/>
              </w:rPr>
              <w:t>oca</w:t>
            </w:r>
            <w:r w:rsidR="00BC4FC9" w:rsidRPr="005F2DB9">
              <w:rPr>
                <w:rFonts w:asciiTheme="minorHAnsi" w:hAnsiTheme="minorHAnsi" w:cstheme="minorHAnsi"/>
                <w:lang w:eastAsia="en-US"/>
              </w:rPr>
              <w:t xml:space="preserve">tion awareness </w:t>
            </w:r>
            <w:r w:rsidR="00C63B87" w:rsidRPr="005F2DB9">
              <w:rPr>
                <w:rFonts w:asciiTheme="minorHAnsi" w:hAnsiTheme="minorHAnsi" w:cstheme="minorHAnsi"/>
                <w:lang w:eastAsia="en-US"/>
              </w:rPr>
              <w:t xml:space="preserve">can be used in </w:t>
            </w:r>
            <w:r w:rsidR="00BE730B" w:rsidRPr="005F2DB9">
              <w:rPr>
                <w:rFonts w:asciiTheme="minorHAnsi" w:hAnsiTheme="minorHAnsi" w:cstheme="minorHAnsi"/>
                <w:lang w:eastAsia="en-US"/>
              </w:rPr>
              <w:t xml:space="preserve">person safety applications and </w:t>
            </w:r>
            <w:r w:rsidR="00576F72" w:rsidRPr="005F2DB9">
              <w:rPr>
                <w:rFonts w:asciiTheme="minorHAnsi" w:hAnsiTheme="minorHAnsi" w:cstheme="minorHAnsi"/>
                <w:lang w:eastAsia="en-US"/>
              </w:rPr>
              <w:t>as a</w:t>
            </w:r>
            <w:r w:rsidR="00A4650F" w:rsidRPr="005F2DB9">
              <w:rPr>
                <w:rFonts w:asciiTheme="minorHAnsi" w:hAnsiTheme="minorHAnsi" w:cstheme="minorHAnsi"/>
                <w:lang w:eastAsia="en-US"/>
              </w:rPr>
              <w:t>n</w:t>
            </w:r>
            <w:r w:rsidR="00576F72" w:rsidRPr="005F2DB9">
              <w:rPr>
                <w:rFonts w:asciiTheme="minorHAnsi" w:hAnsiTheme="minorHAnsi" w:cstheme="minorHAnsi"/>
                <w:lang w:eastAsia="en-US"/>
              </w:rPr>
              <w:t xml:space="preserve"> </w:t>
            </w:r>
            <w:r w:rsidR="006F08E2" w:rsidRPr="005F2DB9">
              <w:rPr>
                <w:rFonts w:asciiTheme="minorHAnsi" w:hAnsiTheme="minorHAnsi" w:cstheme="minorHAnsi"/>
                <w:lang w:eastAsia="en-US"/>
              </w:rPr>
              <w:t>anchor</w:t>
            </w:r>
            <w:r w:rsidR="00576F72" w:rsidRPr="005F2DB9">
              <w:rPr>
                <w:rFonts w:asciiTheme="minorHAnsi" w:hAnsiTheme="minorHAnsi" w:cstheme="minorHAnsi"/>
                <w:lang w:eastAsia="en-US"/>
              </w:rPr>
              <w:t xml:space="preserve"> point for </w:t>
            </w:r>
            <w:r w:rsidR="00966B6A" w:rsidRPr="005F2DB9">
              <w:rPr>
                <w:rFonts w:asciiTheme="minorHAnsi" w:hAnsiTheme="minorHAnsi" w:cstheme="minorHAnsi"/>
                <w:lang w:eastAsia="en-US"/>
              </w:rPr>
              <w:t xml:space="preserve">situational awareness. </w:t>
            </w:r>
            <w:r w:rsidR="00410C6B" w:rsidRPr="005F2DB9">
              <w:rPr>
                <w:rFonts w:asciiTheme="minorHAnsi" w:hAnsiTheme="minorHAnsi" w:cstheme="minorHAnsi"/>
                <w:lang w:eastAsia="en-US"/>
              </w:rPr>
              <w:t>Sport watches typi</w:t>
            </w:r>
            <w:r w:rsidR="00757C25" w:rsidRPr="005F2DB9">
              <w:rPr>
                <w:rFonts w:asciiTheme="minorHAnsi" w:hAnsiTheme="minorHAnsi" w:cstheme="minorHAnsi"/>
                <w:lang w:eastAsia="en-US"/>
              </w:rPr>
              <w:t xml:space="preserve">cally have </w:t>
            </w:r>
            <w:r w:rsidR="00FB7580" w:rsidRPr="005F2DB9">
              <w:rPr>
                <w:rFonts w:asciiTheme="minorHAnsi" w:hAnsiTheme="minorHAnsi" w:cstheme="minorHAnsi"/>
                <w:lang w:eastAsia="en-US"/>
              </w:rPr>
              <w:t xml:space="preserve">local radio </w:t>
            </w:r>
            <w:r w:rsidR="008D2E39" w:rsidRPr="005F2DB9">
              <w:rPr>
                <w:rFonts w:asciiTheme="minorHAnsi" w:hAnsiTheme="minorHAnsi" w:cstheme="minorHAnsi"/>
                <w:lang w:eastAsia="en-US"/>
              </w:rPr>
              <w:t xml:space="preserve">technology, like Bluetooth </w:t>
            </w:r>
            <w:r w:rsidR="00B6382F" w:rsidRPr="005F2DB9">
              <w:rPr>
                <w:rFonts w:asciiTheme="minorHAnsi" w:hAnsiTheme="minorHAnsi" w:cstheme="minorHAnsi"/>
                <w:lang w:eastAsia="en-US"/>
              </w:rPr>
              <w:t>Low Energy</w:t>
            </w:r>
            <w:r w:rsidR="009D6787" w:rsidRPr="005F2DB9">
              <w:rPr>
                <w:rFonts w:asciiTheme="minorHAnsi" w:hAnsiTheme="minorHAnsi" w:cstheme="minorHAnsi"/>
                <w:lang w:eastAsia="en-US"/>
              </w:rPr>
              <w:t xml:space="preserve">, capable </w:t>
            </w:r>
            <w:r w:rsidR="00570EC1" w:rsidRPr="005F2DB9">
              <w:rPr>
                <w:rFonts w:asciiTheme="minorHAnsi" w:hAnsiTheme="minorHAnsi" w:cstheme="minorHAnsi"/>
                <w:lang w:eastAsia="en-US"/>
              </w:rPr>
              <w:t>to</w:t>
            </w:r>
            <w:r w:rsidR="009D6787" w:rsidRPr="005F2DB9">
              <w:rPr>
                <w:rFonts w:asciiTheme="minorHAnsi" w:hAnsiTheme="minorHAnsi" w:cstheme="minorHAnsi"/>
                <w:lang w:eastAsia="en-US"/>
              </w:rPr>
              <w:t xml:space="preserve"> determin</w:t>
            </w:r>
            <w:r w:rsidR="008E66B8" w:rsidRPr="005F2DB9">
              <w:rPr>
                <w:rFonts w:asciiTheme="minorHAnsi" w:hAnsiTheme="minorHAnsi" w:cstheme="minorHAnsi"/>
                <w:lang w:eastAsia="en-US"/>
              </w:rPr>
              <w:t xml:space="preserve">e </w:t>
            </w:r>
            <w:r w:rsidR="00725685" w:rsidRPr="005F2DB9">
              <w:rPr>
                <w:rFonts w:asciiTheme="minorHAnsi" w:hAnsiTheme="minorHAnsi" w:cstheme="minorHAnsi"/>
                <w:lang w:eastAsia="en-US"/>
              </w:rPr>
              <w:t>presence of</w:t>
            </w:r>
            <w:r w:rsidR="00E80827" w:rsidRPr="005F2DB9">
              <w:rPr>
                <w:rFonts w:asciiTheme="minorHAnsi" w:hAnsiTheme="minorHAnsi" w:cstheme="minorHAnsi"/>
                <w:lang w:eastAsia="en-US"/>
              </w:rPr>
              <w:t xml:space="preserve"> person and </w:t>
            </w:r>
            <w:r w:rsidR="006D79D8" w:rsidRPr="005F2DB9">
              <w:rPr>
                <w:rFonts w:asciiTheme="minorHAnsi" w:hAnsiTheme="minorHAnsi" w:cstheme="minorHAnsi"/>
                <w:lang w:eastAsia="en-US"/>
              </w:rPr>
              <w:t xml:space="preserve">act </w:t>
            </w:r>
            <w:r w:rsidR="00E80827" w:rsidRPr="005F2DB9">
              <w:rPr>
                <w:rFonts w:asciiTheme="minorHAnsi" w:hAnsiTheme="minorHAnsi" w:cstheme="minorHAnsi"/>
                <w:lang w:eastAsia="en-US"/>
              </w:rPr>
              <w:t>as</w:t>
            </w:r>
            <w:r w:rsidR="00952653" w:rsidRPr="005F2DB9">
              <w:rPr>
                <w:rFonts w:asciiTheme="minorHAnsi" w:hAnsiTheme="minorHAnsi" w:cstheme="minorHAnsi"/>
                <w:lang w:eastAsia="en-US"/>
              </w:rPr>
              <w:t xml:space="preserve"> an</w:t>
            </w:r>
            <w:r w:rsidR="00211EF4" w:rsidRPr="005F2DB9">
              <w:rPr>
                <w:rFonts w:asciiTheme="minorHAnsi" w:hAnsiTheme="minorHAnsi" w:cstheme="minorHAnsi"/>
                <w:lang w:eastAsia="en-US"/>
              </w:rPr>
              <w:t xml:space="preserve"> </w:t>
            </w:r>
            <w:r w:rsidR="008F5FE2" w:rsidRPr="005F2DB9">
              <w:rPr>
                <w:rFonts w:asciiTheme="minorHAnsi" w:hAnsiTheme="minorHAnsi" w:cstheme="minorHAnsi"/>
                <w:lang w:eastAsia="en-US"/>
              </w:rPr>
              <w:t xml:space="preserve">initiator </w:t>
            </w:r>
            <w:r w:rsidR="00664E40" w:rsidRPr="005F2DB9">
              <w:rPr>
                <w:rFonts w:asciiTheme="minorHAnsi" w:hAnsiTheme="minorHAnsi" w:cstheme="minorHAnsi"/>
                <w:lang w:eastAsia="en-US"/>
              </w:rPr>
              <w:t>to detect</w:t>
            </w:r>
            <w:r w:rsidR="00952653" w:rsidRPr="005F2DB9">
              <w:rPr>
                <w:rFonts w:asciiTheme="minorHAnsi" w:hAnsiTheme="minorHAnsi" w:cstheme="minorHAnsi"/>
                <w:lang w:eastAsia="en-US"/>
              </w:rPr>
              <w:t xml:space="preserve"> </w:t>
            </w:r>
            <w:r w:rsidR="005B0059" w:rsidRPr="005F2DB9">
              <w:rPr>
                <w:rFonts w:asciiTheme="minorHAnsi" w:hAnsiTheme="minorHAnsi" w:cstheme="minorHAnsi"/>
                <w:lang w:eastAsia="en-US"/>
              </w:rPr>
              <w:t>situa</w:t>
            </w:r>
            <w:r w:rsidR="00D13689" w:rsidRPr="005F2DB9">
              <w:rPr>
                <w:rFonts w:asciiTheme="minorHAnsi" w:hAnsiTheme="minorHAnsi" w:cstheme="minorHAnsi"/>
                <w:lang w:eastAsia="en-US"/>
              </w:rPr>
              <w:t xml:space="preserve">tional </w:t>
            </w:r>
            <w:r w:rsidR="00A55AAB" w:rsidRPr="005F2DB9">
              <w:rPr>
                <w:rFonts w:asciiTheme="minorHAnsi" w:hAnsiTheme="minorHAnsi" w:cstheme="minorHAnsi"/>
                <w:lang w:eastAsia="en-US"/>
              </w:rPr>
              <w:t xml:space="preserve">awareness </w:t>
            </w:r>
            <w:r w:rsidR="008904FC" w:rsidRPr="005F2DB9">
              <w:rPr>
                <w:rFonts w:asciiTheme="minorHAnsi" w:hAnsiTheme="minorHAnsi" w:cstheme="minorHAnsi"/>
                <w:lang w:eastAsia="en-US"/>
              </w:rPr>
              <w:t xml:space="preserve">situation. </w:t>
            </w:r>
            <w:r w:rsidR="00466D8A" w:rsidRPr="005F2DB9">
              <w:rPr>
                <w:rFonts w:asciiTheme="minorHAnsi" w:hAnsiTheme="minorHAnsi" w:cstheme="minorHAnsi"/>
                <w:lang w:eastAsia="en-US"/>
              </w:rPr>
              <w:t xml:space="preserve">These radios are capable </w:t>
            </w:r>
            <w:r w:rsidR="00071310" w:rsidRPr="005F2DB9">
              <w:rPr>
                <w:rFonts w:asciiTheme="minorHAnsi" w:hAnsiTheme="minorHAnsi" w:cstheme="minorHAnsi"/>
                <w:lang w:eastAsia="en-US"/>
              </w:rPr>
              <w:t xml:space="preserve">to have </w:t>
            </w:r>
            <w:r w:rsidR="00F11D69" w:rsidRPr="005F2DB9">
              <w:rPr>
                <w:rFonts w:asciiTheme="minorHAnsi" w:hAnsiTheme="minorHAnsi" w:cstheme="minorHAnsi"/>
                <w:lang w:eastAsia="en-US"/>
              </w:rPr>
              <w:t xml:space="preserve">fixed connection for </w:t>
            </w:r>
            <w:r w:rsidR="00216D09" w:rsidRPr="005F2DB9">
              <w:rPr>
                <w:rFonts w:asciiTheme="minorHAnsi" w:hAnsiTheme="minorHAnsi" w:cstheme="minorHAnsi"/>
                <w:lang w:eastAsia="en-US"/>
              </w:rPr>
              <w:t>another device and sim</w:t>
            </w:r>
            <w:r w:rsidR="00FA497E" w:rsidRPr="005F2DB9">
              <w:rPr>
                <w:rFonts w:asciiTheme="minorHAnsi" w:hAnsiTheme="minorHAnsi" w:cstheme="minorHAnsi"/>
                <w:lang w:eastAsia="en-US"/>
              </w:rPr>
              <w:t xml:space="preserve">ultaneously </w:t>
            </w:r>
            <w:r w:rsidR="00B9425F" w:rsidRPr="005F2DB9">
              <w:rPr>
                <w:rFonts w:asciiTheme="minorHAnsi" w:hAnsiTheme="minorHAnsi" w:cstheme="minorHAnsi"/>
                <w:lang w:eastAsia="en-US"/>
              </w:rPr>
              <w:t>scan for other devices and advertise</w:t>
            </w:r>
            <w:r w:rsidR="00E26E6E" w:rsidRPr="005F2DB9">
              <w:rPr>
                <w:rFonts w:asciiTheme="minorHAnsi" w:hAnsiTheme="minorHAnsi" w:cstheme="minorHAnsi"/>
                <w:lang w:eastAsia="en-US"/>
              </w:rPr>
              <w:t xml:space="preserve"> itself to the devices nearby.</w:t>
            </w:r>
            <w:r w:rsidR="00043C42" w:rsidRPr="005F2DB9">
              <w:rPr>
                <w:rFonts w:asciiTheme="minorHAnsi" w:hAnsiTheme="minorHAnsi" w:cstheme="minorHAnsi"/>
                <w:lang w:eastAsia="en-US"/>
              </w:rPr>
              <w:t xml:space="preserve"> [47]</w:t>
            </w:r>
          </w:p>
          <w:p w14:paraId="0052FE3F" w14:textId="09606D78" w:rsidR="008A19FC" w:rsidRPr="00CE1094" w:rsidRDefault="00C444ED">
            <w:pPr>
              <w:jc w:val="both"/>
              <w:rPr>
                <w:lang w:eastAsia="en-US"/>
              </w:rPr>
              <w:pPrChange w:id="398" w:author="Latvakoski Juhani" w:date="2024-09-27T12:27:00Z">
                <w:pPr/>
              </w:pPrChange>
            </w:pPr>
            <w:r w:rsidRPr="7D2E8931">
              <w:rPr>
                <w:rFonts w:asciiTheme="minorHAnsi" w:hAnsiTheme="minorHAnsi" w:cstheme="minorBidi"/>
                <w:lang w:eastAsia="en-US"/>
              </w:rPr>
              <w:t>In the future</w:t>
            </w:r>
            <w:r w:rsidR="00E84643" w:rsidRPr="7D2E8931">
              <w:rPr>
                <w:rFonts w:asciiTheme="minorHAnsi" w:hAnsiTheme="minorHAnsi" w:cstheme="minorBidi"/>
                <w:lang w:eastAsia="en-US"/>
              </w:rPr>
              <w:t xml:space="preserve">, </w:t>
            </w:r>
            <w:r w:rsidR="0099067B" w:rsidRPr="7D2E8931">
              <w:rPr>
                <w:rFonts w:asciiTheme="minorHAnsi" w:hAnsiTheme="minorHAnsi" w:cstheme="minorBidi"/>
                <w:lang w:eastAsia="en-US"/>
              </w:rPr>
              <w:t xml:space="preserve">more and more </w:t>
            </w:r>
            <w:r w:rsidR="00E84643" w:rsidRPr="7D2E8931">
              <w:rPr>
                <w:rFonts w:asciiTheme="minorHAnsi" w:hAnsiTheme="minorHAnsi" w:cstheme="minorBidi"/>
                <w:lang w:eastAsia="en-US"/>
              </w:rPr>
              <w:t xml:space="preserve">Sport Watches </w:t>
            </w:r>
            <w:r w:rsidR="00CF68D3" w:rsidRPr="7D2E8931">
              <w:rPr>
                <w:rFonts w:asciiTheme="minorHAnsi" w:hAnsiTheme="minorHAnsi" w:cstheme="minorBidi"/>
                <w:lang w:eastAsia="en-US"/>
              </w:rPr>
              <w:t xml:space="preserve">will have </w:t>
            </w:r>
            <w:r w:rsidR="00FC1565" w:rsidRPr="7D2E8931">
              <w:rPr>
                <w:rFonts w:asciiTheme="minorHAnsi" w:hAnsiTheme="minorHAnsi" w:cstheme="minorBidi"/>
                <w:lang w:eastAsia="en-US"/>
              </w:rPr>
              <w:t>online connection to internet</w:t>
            </w:r>
            <w:r w:rsidR="00B43D5F" w:rsidRPr="7D2E8931">
              <w:rPr>
                <w:rFonts w:asciiTheme="minorHAnsi" w:hAnsiTheme="minorHAnsi" w:cstheme="minorBidi"/>
                <w:lang w:eastAsia="en-US"/>
              </w:rPr>
              <w:t>, by 5G or similar technology</w:t>
            </w:r>
            <w:r w:rsidR="00795E53" w:rsidRPr="7D2E8931">
              <w:rPr>
                <w:rFonts w:asciiTheme="minorHAnsi" w:hAnsiTheme="minorHAnsi" w:cstheme="minorBidi"/>
                <w:lang w:eastAsia="en-US"/>
              </w:rPr>
              <w:t xml:space="preserve">. </w:t>
            </w:r>
            <w:r w:rsidR="00743A5A" w:rsidRPr="7D2E8931">
              <w:rPr>
                <w:rFonts w:asciiTheme="minorHAnsi" w:hAnsiTheme="minorHAnsi" w:cstheme="minorBidi"/>
                <w:lang w:eastAsia="en-US"/>
              </w:rPr>
              <w:t xml:space="preserve">This </w:t>
            </w:r>
            <w:r w:rsidR="00916D64" w:rsidRPr="7D2E8931">
              <w:rPr>
                <w:rFonts w:asciiTheme="minorHAnsi" w:hAnsiTheme="minorHAnsi" w:cstheme="minorBidi"/>
                <w:lang w:eastAsia="en-US"/>
              </w:rPr>
              <w:t>makes</w:t>
            </w:r>
            <w:r w:rsidR="00743A5A" w:rsidRPr="7D2E8931">
              <w:rPr>
                <w:rFonts w:asciiTheme="minorHAnsi" w:hAnsiTheme="minorHAnsi" w:cstheme="minorBidi"/>
                <w:lang w:eastAsia="en-US"/>
              </w:rPr>
              <w:t xml:space="preserve"> Sport Watches</w:t>
            </w:r>
            <w:r w:rsidR="00916D64" w:rsidRPr="7D2E8931">
              <w:rPr>
                <w:rFonts w:asciiTheme="minorHAnsi" w:hAnsiTheme="minorHAnsi" w:cstheme="minorBidi"/>
                <w:lang w:eastAsia="en-US"/>
              </w:rPr>
              <w:t xml:space="preserve"> capable</w:t>
            </w:r>
            <w:r w:rsidR="00743A5A" w:rsidRPr="7D2E8931">
              <w:rPr>
                <w:rFonts w:asciiTheme="minorHAnsi" w:hAnsiTheme="minorHAnsi" w:cstheme="minorBidi"/>
                <w:lang w:eastAsia="en-US"/>
              </w:rPr>
              <w:t xml:space="preserve"> to </w:t>
            </w:r>
            <w:r w:rsidR="000F5F54" w:rsidRPr="7D2E8931">
              <w:rPr>
                <w:rFonts w:asciiTheme="minorHAnsi" w:hAnsiTheme="minorHAnsi" w:cstheme="minorBidi"/>
                <w:lang w:eastAsia="en-US"/>
              </w:rPr>
              <w:t>synchronize</w:t>
            </w:r>
            <w:r w:rsidR="00651F55" w:rsidRPr="7D2E8931">
              <w:rPr>
                <w:rFonts w:asciiTheme="minorHAnsi" w:hAnsiTheme="minorHAnsi" w:cstheme="minorBidi"/>
                <w:lang w:eastAsia="en-US"/>
              </w:rPr>
              <w:t xml:space="preserve"> </w:t>
            </w:r>
            <w:r w:rsidR="00CC3A18" w:rsidRPr="7D2E8931">
              <w:rPr>
                <w:rFonts w:asciiTheme="minorHAnsi" w:hAnsiTheme="minorHAnsi" w:cstheme="minorBidi"/>
                <w:lang w:eastAsia="en-US"/>
              </w:rPr>
              <w:t>status with backend servers</w:t>
            </w:r>
            <w:r w:rsidR="00AD5B6E" w:rsidRPr="7D2E8931">
              <w:rPr>
                <w:rFonts w:asciiTheme="minorHAnsi" w:hAnsiTheme="minorHAnsi" w:cstheme="minorBidi"/>
                <w:lang w:eastAsia="en-US"/>
              </w:rPr>
              <w:t>.</w:t>
            </w:r>
            <w:r w:rsidR="00F80E60" w:rsidRPr="7D2E8931">
              <w:rPr>
                <w:rFonts w:asciiTheme="minorHAnsi" w:hAnsiTheme="minorHAnsi" w:cstheme="minorBidi"/>
                <w:lang w:eastAsia="en-US"/>
              </w:rPr>
              <w:t xml:space="preserve"> Backend could provi</w:t>
            </w:r>
            <w:r w:rsidR="00AA69DF" w:rsidRPr="7D2E8931">
              <w:rPr>
                <w:rFonts w:asciiTheme="minorHAnsi" w:hAnsiTheme="minorHAnsi" w:cstheme="minorBidi"/>
                <w:lang w:eastAsia="en-US"/>
              </w:rPr>
              <w:t xml:space="preserve">de </w:t>
            </w:r>
            <w:r w:rsidR="006D6032" w:rsidRPr="7D2E8931">
              <w:rPr>
                <w:rFonts w:asciiTheme="minorHAnsi" w:hAnsiTheme="minorHAnsi" w:cstheme="minorBidi"/>
                <w:lang w:eastAsia="en-US"/>
              </w:rPr>
              <w:t>additional data.</w:t>
            </w:r>
            <w:r w:rsidR="00AD5B6E" w:rsidRPr="7D2E8931">
              <w:rPr>
                <w:rFonts w:asciiTheme="minorHAnsi" w:hAnsiTheme="minorHAnsi" w:cstheme="minorBidi"/>
                <w:lang w:eastAsia="en-US"/>
              </w:rPr>
              <w:t xml:space="preserve"> </w:t>
            </w:r>
            <w:r w:rsidR="00200219" w:rsidRPr="7D2E8931">
              <w:rPr>
                <w:rFonts w:asciiTheme="minorHAnsi" w:hAnsiTheme="minorHAnsi" w:cstheme="minorBidi"/>
                <w:lang w:eastAsia="en-US"/>
              </w:rPr>
              <w:t>I</w:t>
            </w:r>
            <w:r w:rsidR="007C6E56" w:rsidRPr="7D2E8931">
              <w:rPr>
                <w:rFonts w:asciiTheme="minorHAnsi" w:hAnsiTheme="minorHAnsi" w:cstheme="minorBidi"/>
                <w:lang w:eastAsia="en-US"/>
              </w:rPr>
              <w:t>f the internet connection is missing, local radios can provide fallback tec</w:t>
            </w:r>
            <w:r w:rsidR="00CA28DD" w:rsidRPr="7D2E8931">
              <w:rPr>
                <w:rFonts w:asciiTheme="minorHAnsi" w:hAnsiTheme="minorHAnsi" w:cstheme="minorBidi"/>
                <w:lang w:eastAsia="en-US"/>
              </w:rPr>
              <w:t>hnology</w:t>
            </w:r>
            <w:r w:rsidR="00CB039C" w:rsidRPr="7D2E8931">
              <w:rPr>
                <w:rFonts w:asciiTheme="minorHAnsi" w:hAnsiTheme="minorHAnsi" w:cstheme="minorBidi"/>
                <w:lang w:eastAsia="en-US"/>
              </w:rPr>
              <w:t xml:space="preserve"> to maintain </w:t>
            </w:r>
            <w:r w:rsidR="001513B5" w:rsidRPr="7D2E8931">
              <w:rPr>
                <w:rFonts w:asciiTheme="minorHAnsi" w:hAnsiTheme="minorHAnsi" w:cstheme="minorBidi"/>
                <w:lang w:eastAsia="en-US"/>
              </w:rPr>
              <w:t>functionality.</w:t>
            </w:r>
          </w:p>
          <w:p w14:paraId="2EE73DF5" w14:textId="723F1C03" w:rsidR="008A19FC" w:rsidRPr="00CE1094" w:rsidRDefault="2F29C990">
            <w:pPr>
              <w:jc w:val="both"/>
              <w:rPr>
                <w:rFonts w:asciiTheme="minorHAnsi" w:hAnsiTheme="minorHAnsi" w:cstheme="minorBidi"/>
                <w:lang w:eastAsia="en-US"/>
              </w:rPr>
              <w:pPrChange w:id="399" w:author="Latvakoski Juhani" w:date="2024-09-27T12:27:00Z">
                <w:pPr/>
              </w:pPrChange>
            </w:pPr>
            <w:r w:rsidRPr="7D2E8931">
              <w:rPr>
                <w:rFonts w:asciiTheme="minorHAnsi" w:hAnsiTheme="minorHAnsi" w:cstheme="minorBidi"/>
                <w:lang w:eastAsia="en-US"/>
              </w:rPr>
              <w:t>In the digitalization era, a person’s digital footprint is large and increases as the person engages in digital activities. According to F-</w:t>
            </w:r>
            <w:proofErr w:type="spellStart"/>
            <w:r w:rsidRPr="7D2E8931">
              <w:rPr>
                <w:rFonts w:asciiTheme="minorHAnsi" w:hAnsiTheme="minorHAnsi" w:cstheme="minorBidi"/>
                <w:lang w:eastAsia="en-US"/>
              </w:rPr>
              <w:t>Secure’s</w:t>
            </w:r>
            <w:proofErr w:type="spellEnd"/>
            <w:r w:rsidRPr="7D2E8931">
              <w:rPr>
                <w:rFonts w:asciiTheme="minorHAnsi" w:hAnsiTheme="minorHAnsi" w:cstheme="minorBidi"/>
                <w:lang w:eastAsia="en-US"/>
              </w:rPr>
              <w:t xml:space="preserve"> study in 2021, people are worried about their online privacy and do not feel they are in control of their personal information online. In general, people are not aware of their exposure in their digital moments and the cyber-physical risk their footprint poses. At the same time, </w:t>
            </w:r>
            <w:r w:rsidRPr="7D2E8931">
              <w:rPr>
                <w:rFonts w:asciiTheme="minorHAnsi" w:hAnsiTheme="minorHAnsi" w:cstheme="minorBidi"/>
                <w:lang w:eastAsia="en-US"/>
              </w:rPr>
              <w:lastRenderedPageBreak/>
              <w:t xml:space="preserve">consumer-targeted </w:t>
            </w:r>
            <w:proofErr w:type="spellStart"/>
            <w:r w:rsidRPr="7D2E8931">
              <w:rPr>
                <w:rFonts w:asciiTheme="minorHAnsi" w:hAnsiTheme="minorHAnsi" w:cstheme="minorBidi"/>
                <w:lang w:eastAsia="en-US"/>
              </w:rPr>
              <w:t>cyber crime</w:t>
            </w:r>
            <w:proofErr w:type="spellEnd"/>
            <w:r w:rsidRPr="7D2E8931">
              <w:rPr>
                <w:rFonts w:asciiTheme="minorHAnsi" w:hAnsiTheme="minorHAnsi" w:cstheme="minorBidi"/>
                <w:lang w:eastAsia="en-US"/>
              </w:rPr>
              <w:t xml:space="preserve"> has grown significantly between 2020 and 2022, e.g. in Finland from 15% to 34%.</w:t>
            </w:r>
          </w:p>
          <w:p w14:paraId="4F7C5916" w14:textId="06480DF5" w:rsidR="008A19FC" w:rsidRPr="00CE1094" w:rsidRDefault="2F29C990">
            <w:pPr>
              <w:jc w:val="both"/>
              <w:pPrChange w:id="400" w:author="Latvakoski Juhani" w:date="2024-09-27T12:27:00Z">
                <w:pPr/>
              </w:pPrChange>
            </w:pPr>
            <w:r w:rsidRPr="7D2E8931">
              <w:rPr>
                <w:rFonts w:asciiTheme="minorHAnsi" w:hAnsiTheme="minorHAnsi" w:cstheme="minorBidi"/>
                <w:lang w:eastAsia="en-US"/>
              </w:rPr>
              <w:t>A few cyber security vendors are already offering tools for digital footprint with different approaches. However, successful tools that provide a consumer a comprehensive and useful view to their digital footprint do not exist in the market yet.</w:t>
            </w:r>
          </w:p>
        </w:tc>
      </w:tr>
      <w:tr w:rsidR="00DE31A9" w:rsidRPr="004F00FF" w:rsidDel="0015201E" w14:paraId="0F521274" w14:textId="458CCEF2"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del w:id="401" w:author="Latvakoski Juhani" w:date="2024-09-24T14:56: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8E7CAE" w14:textId="742188DF" w:rsidR="00DE31A9" w:rsidRPr="004F00FF" w:rsidDel="0015201E" w:rsidRDefault="00DE31A9">
            <w:pPr>
              <w:rPr>
                <w:del w:id="402" w:author="Latvakoski Juhani" w:date="2024-09-24T14:56:00Z"/>
                <w:b/>
                <w:bCs/>
              </w:rPr>
            </w:pPr>
            <w:del w:id="403" w:author="Latvakoski Juhani" w:date="2024-09-24T14:56:00Z">
              <w:r w:rsidDel="0015201E">
                <w:rPr>
                  <w:b/>
                  <w:bCs/>
                </w:rPr>
                <w:lastRenderedPageBreak/>
                <w:delText xml:space="preserve">UC6: </w:delText>
              </w:r>
              <w:r w:rsidRPr="004F00FF" w:rsidDel="0015201E">
                <w:rPr>
                  <w:b/>
                  <w:bCs/>
                </w:rPr>
                <w:delText xml:space="preserve">Autonomous driving </w:delText>
              </w:r>
              <w:r w:rsidDel="0015201E">
                <w:rPr>
                  <w:b/>
                  <w:bCs/>
                </w:rPr>
                <w:delText>and operation</w:delText>
              </w:r>
            </w:del>
          </w:p>
        </w:tc>
      </w:tr>
      <w:tr w:rsidR="00DE31A9" w:rsidDel="0015201E" w14:paraId="44920F7A" w14:textId="7ED8FADC"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del w:id="404" w:author="Latvakoski Juhani" w:date="2024-09-24T14:56: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38965D1E" w14:textId="771DE3DA" w:rsidR="003E37A0" w:rsidRPr="0034269D" w:rsidDel="0015201E" w:rsidRDefault="003E37A0" w:rsidP="003E37A0">
            <w:pPr>
              <w:rPr>
                <w:del w:id="405" w:author="Latvakoski Juhani" w:date="2024-09-24T14:56:00Z"/>
                <w:rFonts w:asciiTheme="minorHAnsi" w:eastAsiaTheme="minorEastAsia" w:hAnsiTheme="minorHAnsi" w:cstheme="minorBidi"/>
                <w:lang w:eastAsia="en-US"/>
              </w:rPr>
            </w:pPr>
            <w:del w:id="406" w:author="Latvakoski Juhani" w:date="2024-09-24T14:56:00Z">
              <w:r w:rsidRPr="41BA6B3E" w:rsidDel="0015201E">
                <w:rPr>
                  <w:rFonts w:asciiTheme="minorHAnsi" w:eastAsiaTheme="minorEastAsia" w:hAnsiTheme="minorHAnsi" w:cstheme="minorBidi"/>
                  <w:lang w:eastAsia="en-US"/>
                </w:rPr>
                <w:delText>On and off-road Autonomous driving and operation combine two completely separately developed research and business sectors</w:delText>
              </w:r>
              <w:r w:rsidR="00043C42" w:rsidDel="0015201E">
                <w:rPr>
                  <w:rFonts w:asciiTheme="minorHAnsi" w:eastAsiaTheme="minorEastAsia" w:hAnsiTheme="minorHAnsi" w:cstheme="minorBidi"/>
                  <w:lang w:eastAsia="en-US"/>
                </w:rPr>
                <w:delText xml:space="preserve"> [48, 49]</w:delText>
              </w:r>
              <w:r w:rsidRPr="41BA6B3E" w:rsidDel="0015201E">
                <w:rPr>
                  <w:rFonts w:asciiTheme="minorHAnsi" w:eastAsiaTheme="minorEastAsia" w:hAnsiTheme="minorHAnsi" w:cstheme="minorBidi"/>
                  <w:lang w:eastAsia="en-US"/>
                </w:rPr>
                <w:delText>. There are many good examples of how both areas have developed technologically recently. The current sensors and the processors dedicated to them work under the conditions of both mainstream developments (autonomous driving &amp; operations), so their computer platforms have also developed separately. When those two Autonomous driving and operations are combined in the form of a work machine, the amount of data to be processed multiplies and there are completely new requirements for computing power. No platform alone can provide the necessary computing power, so it must be used in a cost-effective manner. In addition, autonomous systems increase rapidly and develop continuously, so the continuous learning and updateability of the systems must be almost real-time</w:delText>
              </w:r>
              <w:r w:rsidR="00043C42" w:rsidDel="0015201E">
                <w:rPr>
                  <w:rFonts w:asciiTheme="minorHAnsi" w:eastAsiaTheme="minorEastAsia" w:hAnsiTheme="minorHAnsi" w:cstheme="minorBidi"/>
                  <w:lang w:eastAsia="en-US"/>
                </w:rPr>
                <w:delText xml:space="preserve"> [50,51]</w:delText>
              </w:r>
              <w:r w:rsidRPr="41BA6B3E" w:rsidDel="0015201E">
                <w:rPr>
                  <w:rFonts w:asciiTheme="minorHAnsi" w:eastAsiaTheme="minorEastAsia" w:hAnsiTheme="minorHAnsi" w:cstheme="minorBidi"/>
                  <w:lang w:eastAsia="en-US"/>
                </w:rPr>
                <w:delText>.</w:delText>
              </w:r>
            </w:del>
          </w:p>
          <w:p w14:paraId="7B7F14D9" w14:textId="5038ED8F" w:rsidR="003E37A0" w:rsidRPr="0034269D" w:rsidDel="0015201E" w:rsidRDefault="003E37A0" w:rsidP="003E37A0">
            <w:pPr>
              <w:rPr>
                <w:del w:id="407" w:author="Latvakoski Juhani" w:date="2024-09-24T14:56:00Z"/>
                <w:rFonts w:asciiTheme="minorHAnsi" w:eastAsiaTheme="minorEastAsia" w:hAnsiTheme="minorHAnsi" w:cstheme="minorBidi"/>
                <w:lang w:eastAsia="en-US"/>
              </w:rPr>
            </w:pPr>
            <w:del w:id="408" w:author="Latvakoski Juhani" w:date="2024-09-24T14:56:00Z">
              <w:r w:rsidRPr="41BA6B3E" w:rsidDel="0015201E">
                <w:rPr>
                  <w:rFonts w:asciiTheme="minorHAnsi" w:eastAsiaTheme="minorEastAsia" w:hAnsiTheme="minorHAnsi" w:cstheme="minorBidi"/>
                  <w:lang w:eastAsia="en-US"/>
                </w:rPr>
                <w:delText xml:space="preserve">For </w:delText>
              </w:r>
              <w:r w:rsidDel="0015201E">
                <w:rPr>
                  <w:rFonts w:asciiTheme="minorHAnsi" w:eastAsiaTheme="minorEastAsia" w:hAnsiTheme="minorHAnsi" w:cstheme="minorBidi"/>
                  <w:lang w:eastAsia="en-US"/>
                </w:rPr>
                <w:delText>s</w:delText>
              </w:r>
              <w:r w:rsidRPr="41BA6B3E" w:rsidDel="0015201E">
                <w:rPr>
                  <w:rFonts w:asciiTheme="minorHAnsi" w:eastAsiaTheme="minorEastAsia" w:hAnsiTheme="minorHAnsi" w:cstheme="minorBidi"/>
                  <w:lang w:eastAsia="en-US"/>
                </w:rPr>
                <w:delText xml:space="preserve">olving the problem, we need to develop the solution so that part of the data is processed in the cloud and part in the vehicle. Which data is directed to the </w:delText>
              </w:r>
              <w:r w:rsidR="00997EDE" w:rsidRPr="41BA6B3E" w:rsidDel="0015201E">
                <w:rPr>
                  <w:rFonts w:asciiTheme="minorHAnsi" w:eastAsiaTheme="minorEastAsia" w:hAnsiTheme="minorHAnsi" w:cstheme="minorBidi"/>
                  <w:lang w:eastAsia="en-US"/>
                </w:rPr>
                <w:delText>cloud,</w:delText>
              </w:r>
              <w:r w:rsidRPr="41BA6B3E" w:rsidDel="0015201E">
                <w:rPr>
                  <w:rFonts w:asciiTheme="minorHAnsi" w:eastAsiaTheme="minorEastAsia" w:hAnsiTheme="minorHAnsi" w:cstheme="minorBidi"/>
                  <w:lang w:eastAsia="en-US"/>
                </w:rPr>
                <w:delText xml:space="preserve"> and which is processed in the vehicle computer, so that the operation of the work machine is not disturbed. In addition, each work machine must be connected to the cloud </w:delText>
              </w:r>
              <w:r w:rsidR="0008035B" w:rsidRPr="41BA6B3E" w:rsidDel="0015201E">
                <w:rPr>
                  <w:rFonts w:asciiTheme="minorHAnsi" w:eastAsiaTheme="minorEastAsia" w:hAnsiTheme="minorHAnsi" w:cstheme="minorBidi"/>
                  <w:lang w:eastAsia="en-US"/>
                </w:rPr>
                <w:delText>to</w:delText>
              </w:r>
              <w:r w:rsidRPr="41BA6B3E" w:rsidDel="0015201E">
                <w:rPr>
                  <w:rFonts w:asciiTheme="minorHAnsi" w:eastAsiaTheme="minorEastAsia" w:hAnsiTheme="minorHAnsi" w:cstheme="minorBidi"/>
                  <w:lang w:eastAsia="en-US"/>
                </w:rPr>
                <w:delText xml:space="preserve"> receive learning data with the latest information such as character recognition, so that the work machines are efficient and safe to operate.</w:delText>
              </w:r>
            </w:del>
          </w:p>
          <w:p w14:paraId="6D1E7597" w14:textId="65AB7CA0" w:rsidR="005B1B80" w:rsidRPr="003E67A9" w:rsidDel="0015201E" w:rsidRDefault="003E37A0" w:rsidP="003E67A9">
            <w:pPr>
              <w:rPr>
                <w:del w:id="409" w:author="Latvakoski Juhani" w:date="2024-09-24T14:56:00Z"/>
                <w:rFonts w:asciiTheme="minorHAnsi" w:eastAsiaTheme="minorEastAsia" w:hAnsiTheme="minorHAnsi" w:cstheme="minorBidi"/>
                <w:lang w:eastAsia="en-US"/>
              </w:rPr>
            </w:pPr>
            <w:del w:id="410" w:author="Latvakoski Juhani" w:date="2024-09-24T14:56:00Z">
              <w:r w:rsidRPr="41BA6B3E" w:rsidDel="0015201E">
                <w:rPr>
                  <w:rFonts w:asciiTheme="minorHAnsi" w:eastAsiaTheme="minorEastAsia" w:hAnsiTheme="minorHAnsi" w:cstheme="minorBidi"/>
                  <w:lang w:eastAsia="en-US"/>
                </w:rPr>
                <w:delText>The platform for autonomous driving and operation and its low-level software are optimized according to the needs of future sensors and data transfer. A vehicle computer that processes a large amount of data from highly precise sensors, and a very fast modem is required for the transfer of large amounts of data. In particular, mmWave 5G technology, which combines object detection and communication technology, is being studied. The solution must consume as little electricity as possible, work in harsh conditions, be reliable and fault-tolerant.</w:delText>
              </w:r>
            </w:del>
          </w:p>
        </w:tc>
      </w:tr>
      <w:tr w:rsidR="00C13593" w:rsidRPr="004F00FF" w14:paraId="3956B4BB"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18B7F9" w14:textId="464936D8" w:rsidR="00C13593" w:rsidRPr="005358EC" w:rsidRDefault="001754BD" w:rsidP="00027958">
            <w:pPr>
              <w:rPr>
                <w:b/>
                <w:bCs/>
              </w:rPr>
            </w:pPr>
            <w:r>
              <w:rPr>
                <w:b/>
                <w:bCs/>
              </w:rPr>
              <w:t xml:space="preserve">UC7: </w:t>
            </w:r>
            <w:proofErr w:type="spellStart"/>
            <w:r w:rsidR="00C13593" w:rsidRPr="005358EC">
              <w:rPr>
                <w:b/>
                <w:bCs/>
              </w:rPr>
              <w:t>Multirouting</w:t>
            </w:r>
            <w:proofErr w:type="spellEnd"/>
            <w:r w:rsidR="00C13593" w:rsidRPr="005358EC">
              <w:rPr>
                <w:b/>
                <w:bCs/>
              </w:rPr>
              <w:t xml:space="preserve"> secure awareness system for hunting and outdoors</w:t>
            </w:r>
          </w:p>
        </w:tc>
      </w:tr>
      <w:tr w:rsidR="00C13593" w14:paraId="14CC73F7"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64603496" w14:textId="1957A350" w:rsidR="00C13593" w:rsidRPr="00932DEA" w:rsidRDefault="09EC74FF">
            <w:pPr>
              <w:jc w:val="both"/>
              <w:rPr>
                <w:rFonts w:asciiTheme="minorHAnsi" w:hAnsiTheme="minorHAnsi" w:cstheme="minorHAnsi"/>
                <w:lang w:eastAsia="en-US"/>
              </w:rPr>
              <w:pPrChange w:id="411" w:author="Latvakoski Juhani" w:date="2024-09-27T12:27:00Z">
                <w:pPr/>
              </w:pPrChange>
            </w:pPr>
            <w:r w:rsidRPr="00932DEA">
              <w:rPr>
                <w:rFonts w:asciiTheme="minorHAnsi" w:hAnsiTheme="minorHAnsi" w:cstheme="minorHAnsi"/>
                <w:lang w:eastAsia="en-US"/>
              </w:rPr>
              <w:t xml:space="preserve">As the weak internet connections in wilderness area are the biggest difficulty for the </w:t>
            </w:r>
            <w:r w:rsidR="1A8E15B1" w:rsidRPr="00932DEA">
              <w:rPr>
                <w:rFonts w:asciiTheme="minorHAnsi" w:hAnsiTheme="minorHAnsi" w:cstheme="minorHAnsi"/>
                <w:lang w:eastAsia="en-US"/>
              </w:rPr>
              <w:t>end customer who needs communication and awareness to devices and people around the area and through internet to others.</w:t>
            </w:r>
          </w:p>
          <w:p w14:paraId="04E190F2" w14:textId="1057AB87" w:rsidR="00C13593" w:rsidRPr="00932DEA" w:rsidRDefault="0008035B">
            <w:pPr>
              <w:jc w:val="both"/>
              <w:rPr>
                <w:rFonts w:asciiTheme="minorHAnsi" w:hAnsiTheme="minorHAnsi" w:cstheme="minorHAnsi"/>
                <w:lang w:eastAsia="en-US"/>
              </w:rPr>
              <w:pPrChange w:id="412" w:author="Latvakoski Juhani" w:date="2024-09-27T12:27:00Z">
                <w:pPr/>
              </w:pPrChange>
            </w:pPr>
            <w:r w:rsidRPr="00932DEA">
              <w:rPr>
                <w:rFonts w:asciiTheme="minorHAnsi" w:hAnsiTheme="minorHAnsi" w:cstheme="minorHAnsi"/>
                <w:lang w:eastAsia="en-US"/>
              </w:rPr>
              <w:t>Now</w:t>
            </w:r>
            <w:r w:rsidR="0359E1C4" w:rsidRPr="00932DEA">
              <w:rPr>
                <w:rFonts w:asciiTheme="minorHAnsi" w:hAnsiTheme="minorHAnsi" w:cstheme="minorHAnsi"/>
                <w:lang w:eastAsia="en-US"/>
              </w:rPr>
              <w:t xml:space="preserve">, there are solutions, which are based just on one technology. </w:t>
            </w:r>
            <w:r w:rsidRPr="00932DEA">
              <w:rPr>
                <w:rFonts w:asciiTheme="minorHAnsi" w:hAnsiTheme="minorHAnsi" w:cstheme="minorHAnsi"/>
                <w:lang w:eastAsia="en-US"/>
              </w:rPr>
              <w:t>E.g.,</w:t>
            </w:r>
            <w:r w:rsidR="0359E1C4" w:rsidRPr="00932DEA">
              <w:rPr>
                <w:rFonts w:asciiTheme="minorHAnsi" w:hAnsiTheme="minorHAnsi" w:cstheme="minorHAnsi"/>
                <w:lang w:eastAsia="en-US"/>
              </w:rPr>
              <w:t xml:space="preserve"> Garmin is using Point to point communication with VHF frequencies</w:t>
            </w:r>
            <w:r w:rsidR="00043C42" w:rsidRPr="00932DEA">
              <w:rPr>
                <w:rFonts w:asciiTheme="minorHAnsi" w:hAnsiTheme="minorHAnsi" w:cstheme="minorHAnsi"/>
                <w:lang w:eastAsia="en-US"/>
              </w:rPr>
              <w:t xml:space="preserve"> [52]</w:t>
            </w:r>
            <w:r w:rsidR="71567D9B" w:rsidRPr="00932DEA">
              <w:rPr>
                <w:rFonts w:asciiTheme="minorHAnsi" w:hAnsiTheme="minorHAnsi" w:cstheme="minorHAnsi"/>
                <w:lang w:eastAsia="en-US"/>
              </w:rPr>
              <w:t xml:space="preserve">. There are also available different kind of Mesh networks, </w:t>
            </w:r>
            <w:r w:rsidRPr="00932DEA">
              <w:rPr>
                <w:rFonts w:asciiTheme="minorHAnsi" w:hAnsiTheme="minorHAnsi" w:cstheme="minorHAnsi"/>
                <w:lang w:eastAsia="en-US"/>
              </w:rPr>
              <w:t>e.g.,</w:t>
            </w:r>
            <w:r w:rsidR="71567D9B" w:rsidRPr="00932DEA">
              <w:rPr>
                <w:rFonts w:asciiTheme="minorHAnsi" w:hAnsiTheme="minorHAnsi" w:cstheme="minorHAnsi"/>
                <w:lang w:eastAsia="en-US"/>
              </w:rPr>
              <w:t xml:space="preserve"> </w:t>
            </w:r>
            <w:proofErr w:type="spellStart"/>
            <w:r w:rsidR="71567D9B" w:rsidRPr="00932DEA">
              <w:rPr>
                <w:rFonts w:asciiTheme="minorHAnsi" w:hAnsiTheme="minorHAnsi" w:cstheme="minorHAnsi"/>
                <w:lang w:eastAsia="en-US"/>
              </w:rPr>
              <w:t>Wirepass</w:t>
            </w:r>
            <w:proofErr w:type="spellEnd"/>
            <w:r w:rsidR="00043C42" w:rsidRPr="00932DEA">
              <w:rPr>
                <w:rFonts w:asciiTheme="minorHAnsi" w:hAnsiTheme="minorHAnsi" w:cstheme="minorHAnsi"/>
                <w:lang w:eastAsia="en-US"/>
              </w:rPr>
              <w:t xml:space="preserve"> [53]</w:t>
            </w:r>
            <w:r w:rsidR="153C53E8" w:rsidRPr="00932DEA">
              <w:rPr>
                <w:rFonts w:asciiTheme="minorHAnsi" w:hAnsiTheme="minorHAnsi" w:cstheme="minorHAnsi"/>
                <w:lang w:eastAsia="en-US"/>
              </w:rPr>
              <w:t>, which could work in some use case but not all.</w:t>
            </w:r>
          </w:p>
          <w:p w14:paraId="3B001411" w14:textId="015320A3" w:rsidR="153C53E8" w:rsidRPr="00932DEA" w:rsidRDefault="153C53E8">
            <w:pPr>
              <w:jc w:val="both"/>
              <w:rPr>
                <w:rFonts w:asciiTheme="minorHAnsi" w:hAnsiTheme="minorHAnsi" w:cstheme="minorHAnsi"/>
                <w:lang w:eastAsia="en-US"/>
              </w:rPr>
              <w:pPrChange w:id="413" w:author="Latvakoski Juhani" w:date="2024-09-27T12:27:00Z">
                <w:pPr/>
              </w:pPrChange>
            </w:pPr>
            <w:r w:rsidRPr="00932DEA">
              <w:rPr>
                <w:rFonts w:asciiTheme="minorHAnsi" w:hAnsiTheme="minorHAnsi" w:cstheme="minorHAnsi"/>
                <w:lang w:eastAsia="en-US"/>
              </w:rPr>
              <w:t xml:space="preserve">Mobile phones, which is </w:t>
            </w:r>
            <w:r w:rsidR="33FDD199" w:rsidRPr="00932DEA">
              <w:rPr>
                <w:rFonts w:asciiTheme="minorHAnsi" w:hAnsiTheme="minorHAnsi" w:cstheme="minorHAnsi"/>
                <w:lang w:eastAsia="en-US"/>
              </w:rPr>
              <w:t>hunter</w:t>
            </w:r>
            <w:r w:rsidRPr="00932DEA">
              <w:rPr>
                <w:rFonts w:asciiTheme="minorHAnsi" w:hAnsiTheme="minorHAnsi" w:cstheme="minorHAnsi"/>
                <w:lang w:eastAsia="en-US"/>
              </w:rPr>
              <w:t xml:space="preserve">’s main end user device, have limited </w:t>
            </w:r>
            <w:r w:rsidR="018B113F" w:rsidRPr="00932DEA">
              <w:rPr>
                <w:rFonts w:asciiTheme="minorHAnsi" w:hAnsiTheme="minorHAnsi" w:cstheme="minorHAnsi"/>
                <w:lang w:eastAsia="en-US"/>
              </w:rPr>
              <w:t>number</w:t>
            </w:r>
            <w:r w:rsidRPr="00932DEA">
              <w:rPr>
                <w:rFonts w:asciiTheme="minorHAnsi" w:hAnsiTheme="minorHAnsi" w:cstheme="minorHAnsi"/>
                <w:lang w:eastAsia="en-US"/>
              </w:rPr>
              <w:t xml:space="preserve"> of radios. They have </w:t>
            </w:r>
            <w:r w:rsidR="2363B75C" w:rsidRPr="00932DEA">
              <w:rPr>
                <w:rFonts w:asciiTheme="minorHAnsi" w:hAnsiTheme="minorHAnsi" w:cstheme="minorHAnsi"/>
                <w:lang w:eastAsia="en-US"/>
              </w:rPr>
              <w:t>traditional</w:t>
            </w:r>
            <w:r w:rsidRPr="00932DEA">
              <w:rPr>
                <w:rFonts w:asciiTheme="minorHAnsi" w:hAnsiTheme="minorHAnsi" w:cstheme="minorHAnsi"/>
                <w:lang w:eastAsia="en-US"/>
              </w:rPr>
              <w:t xml:space="preserve"> 4G or 5G modem and Bluetooth. </w:t>
            </w:r>
            <w:r w:rsidR="6A94BF42" w:rsidRPr="00932DEA">
              <w:rPr>
                <w:rFonts w:asciiTheme="minorHAnsi" w:hAnsiTheme="minorHAnsi" w:cstheme="minorHAnsi"/>
                <w:lang w:eastAsia="en-US"/>
              </w:rPr>
              <w:t xml:space="preserve">Based on years of experience, the mobile phone’s </w:t>
            </w:r>
            <w:r w:rsidR="00A9FB8D" w:rsidRPr="00932DEA">
              <w:rPr>
                <w:rFonts w:asciiTheme="minorHAnsi" w:hAnsiTheme="minorHAnsi" w:cstheme="minorHAnsi"/>
                <w:lang w:eastAsia="en-US"/>
              </w:rPr>
              <w:t>B</w:t>
            </w:r>
            <w:r w:rsidRPr="00932DEA">
              <w:rPr>
                <w:rFonts w:asciiTheme="minorHAnsi" w:hAnsiTheme="minorHAnsi" w:cstheme="minorHAnsi"/>
                <w:lang w:eastAsia="en-US"/>
              </w:rPr>
              <w:t>luetooth has not ver</w:t>
            </w:r>
            <w:r w:rsidR="02DA436D" w:rsidRPr="00932DEA">
              <w:rPr>
                <w:rFonts w:asciiTheme="minorHAnsi" w:hAnsiTheme="minorHAnsi" w:cstheme="minorHAnsi"/>
                <w:lang w:eastAsia="en-US"/>
              </w:rPr>
              <w:t xml:space="preserve">y good antenna </w:t>
            </w:r>
            <w:r w:rsidR="0008035B" w:rsidRPr="00932DEA">
              <w:rPr>
                <w:rFonts w:asciiTheme="minorHAnsi" w:hAnsiTheme="minorHAnsi" w:cstheme="minorHAnsi"/>
                <w:lang w:eastAsia="en-US"/>
              </w:rPr>
              <w:t>and</w:t>
            </w:r>
            <w:r w:rsidR="02DA436D" w:rsidRPr="00932DEA">
              <w:rPr>
                <w:rFonts w:asciiTheme="minorHAnsi" w:hAnsiTheme="minorHAnsi" w:cstheme="minorHAnsi"/>
                <w:lang w:eastAsia="en-US"/>
              </w:rPr>
              <w:t xml:space="preserve"> not maximum power, so it is not able to make as good point to point communication as the technology itself gives possibility</w:t>
            </w:r>
            <w:r w:rsidR="278B6FDC" w:rsidRPr="00932DEA">
              <w:rPr>
                <w:rFonts w:asciiTheme="minorHAnsi" w:hAnsiTheme="minorHAnsi" w:cstheme="minorHAnsi"/>
                <w:lang w:eastAsia="en-US"/>
              </w:rPr>
              <w:t xml:space="preserve"> </w:t>
            </w:r>
            <w:r w:rsidR="4A51F86E" w:rsidRPr="00932DEA">
              <w:rPr>
                <w:rFonts w:asciiTheme="minorHAnsi" w:hAnsiTheme="minorHAnsi" w:cstheme="minorHAnsi"/>
                <w:lang w:eastAsia="en-US"/>
              </w:rPr>
              <w:t>600-1300 meters line of sight</w:t>
            </w:r>
            <w:r w:rsidR="00043C42" w:rsidRPr="00932DEA">
              <w:rPr>
                <w:rFonts w:asciiTheme="minorHAnsi" w:hAnsiTheme="minorHAnsi" w:cstheme="minorHAnsi"/>
                <w:lang w:eastAsia="en-US"/>
              </w:rPr>
              <w:t xml:space="preserve"> [54]</w:t>
            </w:r>
            <w:r w:rsidR="7F752EB0" w:rsidRPr="00932DEA">
              <w:rPr>
                <w:rFonts w:asciiTheme="minorHAnsi" w:hAnsiTheme="minorHAnsi" w:cstheme="minorHAnsi"/>
                <w:lang w:eastAsia="en-US"/>
              </w:rPr>
              <w:t>.</w:t>
            </w:r>
            <w:r w:rsidR="1CC2CAEB" w:rsidRPr="00932DEA">
              <w:rPr>
                <w:rFonts w:asciiTheme="minorHAnsi" w:hAnsiTheme="minorHAnsi" w:cstheme="minorHAnsi"/>
                <w:lang w:eastAsia="en-US"/>
              </w:rPr>
              <w:t xml:space="preserve"> In </w:t>
            </w:r>
            <w:del w:id="414" w:author="Latvakoski Juhani" w:date="2024-09-11T10:11:00Z">
              <w:r w:rsidR="1CC2CAEB" w:rsidRPr="00932DEA" w:rsidDel="00444424">
                <w:rPr>
                  <w:rFonts w:asciiTheme="minorHAnsi" w:hAnsiTheme="minorHAnsi" w:cstheme="minorHAnsi"/>
                  <w:lang w:eastAsia="en-US"/>
                </w:rPr>
                <w:delText>Tracker</w:delText>
              </w:r>
            </w:del>
            <w:proofErr w:type="spellStart"/>
            <w:ins w:id="415" w:author="Latvakoski Juhani" w:date="2024-09-11T10:11:00Z">
              <w:r w:rsidR="00444424">
                <w:rPr>
                  <w:rFonts w:asciiTheme="minorHAnsi" w:hAnsiTheme="minorHAnsi" w:cstheme="minorHAnsi"/>
                  <w:lang w:eastAsia="en-US"/>
                </w:rPr>
                <w:t>Natlink</w:t>
              </w:r>
            </w:ins>
            <w:proofErr w:type="spellEnd"/>
            <w:r w:rsidR="1CC2CAEB" w:rsidRPr="00932DEA">
              <w:rPr>
                <w:rFonts w:asciiTheme="minorHAnsi" w:hAnsiTheme="minorHAnsi" w:cstheme="minorHAnsi"/>
                <w:lang w:eastAsia="en-US"/>
              </w:rPr>
              <w:t xml:space="preserve"> tests, </w:t>
            </w:r>
            <w:r w:rsidR="5B6480A4" w:rsidRPr="00932DEA">
              <w:rPr>
                <w:rFonts w:asciiTheme="minorHAnsi" w:hAnsiTheme="minorHAnsi" w:cstheme="minorHAnsi"/>
                <w:lang w:eastAsia="en-US"/>
              </w:rPr>
              <w:t xml:space="preserve">mobile phone </w:t>
            </w:r>
            <w:r w:rsidR="0008035B" w:rsidRPr="00932DEA">
              <w:rPr>
                <w:rFonts w:asciiTheme="minorHAnsi" w:hAnsiTheme="minorHAnsi" w:cstheme="minorHAnsi"/>
                <w:lang w:eastAsia="en-US"/>
              </w:rPr>
              <w:t>can</w:t>
            </w:r>
            <w:r w:rsidR="5B6480A4" w:rsidRPr="00932DEA">
              <w:rPr>
                <w:rFonts w:asciiTheme="minorHAnsi" w:hAnsiTheme="minorHAnsi" w:cstheme="minorHAnsi"/>
                <w:lang w:eastAsia="en-US"/>
              </w:rPr>
              <w:t xml:space="preserve"> hear another max </w:t>
            </w:r>
            <w:r w:rsidR="36D71141" w:rsidRPr="00932DEA">
              <w:rPr>
                <w:rFonts w:asciiTheme="minorHAnsi" w:hAnsiTheme="minorHAnsi" w:cstheme="minorHAnsi"/>
                <w:lang w:eastAsia="en-US"/>
              </w:rPr>
              <w:t>3</w:t>
            </w:r>
            <w:r w:rsidR="5B6480A4" w:rsidRPr="00932DEA">
              <w:rPr>
                <w:rFonts w:asciiTheme="minorHAnsi" w:hAnsiTheme="minorHAnsi" w:cstheme="minorHAnsi"/>
                <w:lang w:eastAsia="en-US"/>
              </w:rPr>
              <w:t>00 meters.</w:t>
            </w:r>
          </w:p>
          <w:p w14:paraId="07D0CA4A" w14:textId="6D17BDD7" w:rsidR="1A257FC6" w:rsidRPr="00932DEA" w:rsidRDefault="67A8EE52">
            <w:pPr>
              <w:jc w:val="both"/>
              <w:rPr>
                <w:rFonts w:asciiTheme="minorHAnsi" w:hAnsiTheme="minorHAnsi" w:cstheme="minorHAnsi"/>
                <w:lang w:eastAsia="en-US"/>
              </w:rPr>
              <w:pPrChange w:id="416" w:author="Latvakoski Juhani" w:date="2024-09-27T12:27:00Z">
                <w:pPr/>
              </w:pPrChange>
            </w:pPr>
            <w:r w:rsidRPr="00932DEA">
              <w:rPr>
                <w:rFonts w:asciiTheme="minorHAnsi" w:hAnsiTheme="minorHAnsi" w:cstheme="minorHAnsi"/>
                <w:lang w:eastAsia="en-US"/>
              </w:rPr>
              <w:t xml:space="preserve">Based on real life experiences from </w:t>
            </w:r>
            <w:del w:id="417" w:author="Latvakoski Juhani" w:date="2024-09-11T10:11:00Z">
              <w:r w:rsidRPr="00932DEA" w:rsidDel="00444424">
                <w:rPr>
                  <w:rFonts w:asciiTheme="minorHAnsi" w:hAnsiTheme="minorHAnsi" w:cstheme="minorHAnsi"/>
                  <w:lang w:eastAsia="en-US"/>
                </w:rPr>
                <w:delText>Tracker</w:delText>
              </w:r>
            </w:del>
            <w:proofErr w:type="spellStart"/>
            <w:ins w:id="418" w:author="Latvakoski Juhani" w:date="2024-09-11T10:11:00Z">
              <w:r w:rsidR="00444424">
                <w:rPr>
                  <w:rFonts w:asciiTheme="minorHAnsi" w:hAnsiTheme="minorHAnsi" w:cstheme="minorHAnsi"/>
                  <w:lang w:eastAsia="en-US"/>
                </w:rPr>
                <w:t>Natlink</w:t>
              </w:r>
            </w:ins>
            <w:proofErr w:type="spellEnd"/>
            <w:r w:rsidRPr="00932DEA">
              <w:rPr>
                <w:rFonts w:asciiTheme="minorHAnsi" w:hAnsiTheme="minorHAnsi" w:cstheme="minorHAnsi"/>
                <w:lang w:eastAsia="en-US"/>
              </w:rPr>
              <w:t xml:space="preserve"> users, </w:t>
            </w:r>
            <w:r w:rsidR="6A5A9024" w:rsidRPr="00932DEA">
              <w:rPr>
                <w:rFonts w:asciiTheme="minorHAnsi" w:hAnsiTheme="minorHAnsi" w:cstheme="minorHAnsi"/>
                <w:lang w:eastAsia="en-US"/>
              </w:rPr>
              <w:t xml:space="preserve">LTE CAT M1 </w:t>
            </w:r>
            <w:r w:rsidR="09D694A1" w:rsidRPr="00932DEA">
              <w:rPr>
                <w:rFonts w:asciiTheme="minorHAnsi" w:hAnsiTheme="minorHAnsi" w:cstheme="minorHAnsi"/>
                <w:lang w:eastAsia="en-US"/>
              </w:rPr>
              <w:t xml:space="preserve">has </w:t>
            </w:r>
            <w:r w:rsidR="6D477754" w:rsidRPr="00932DEA">
              <w:rPr>
                <w:rFonts w:asciiTheme="minorHAnsi" w:hAnsiTheme="minorHAnsi" w:cstheme="minorHAnsi"/>
                <w:lang w:eastAsia="en-US"/>
              </w:rPr>
              <w:t xml:space="preserve">kilometres longer coverage compared to normal 4G or 5G networks </w:t>
            </w:r>
            <w:r w:rsidR="4A768740" w:rsidRPr="00932DEA">
              <w:rPr>
                <w:rFonts w:asciiTheme="minorHAnsi" w:hAnsiTheme="minorHAnsi" w:cstheme="minorHAnsi"/>
                <w:lang w:eastAsia="en-US"/>
              </w:rPr>
              <w:t>what typical mobile h</w:t>
            </w:r>
            <w:r w:rsidR="1C840E99" w:rsidRPr="00932DEA">
              <w:rPr>
                <w:rFonts w:asciiTheme="minorHAnsi" w:hAnsiTheme="minorHAnsi" w:cstheme="minorHAnsi"/>
                <w:lang w:eastAsia="en-US"/>
              </w:rPr>
              <w:t>as.</w:t>
            </w:r>
          </w:p>
          <w:p w14:paraId="0B7A9E04" w14:textId="1E2FC789" w:rsidR="1C840E99" w:rsidRPr="00932DEA" w:rsidRDefault="1C840E99">
            <w:pPr>
              <w:jc w:val="both"/>
              <w:rPr>
                <w:rFonts w:asciiTheme="minorHAnsi" w:hAnsiTheme="minorHAnsi" w:cstheme="minorHAnsi"/>
                <w:lang w:eastAsia="en-US"/>
              </w:rPr>
              <w:pPrChange w:id="419" w:author="Latvakoski Juhani" w:date="2024-09-27T12:27:00Z">
                <w:pPr/>
              </w:pPrChange>
            </w:pPr>
            <w:r w:rsidRPr="00932DEA">
              <w:rPr>
                <w:rFonts w:asciiTheme="minorHAnsi" w:hAnsiTheme="minorHAnsi" w:cstheme="minorHAnsi"/>
                <w:lang w:eastAsia="en-US"/>
              </w:rPr>
              <w:t>In forest there are also other devices, whi</w:t>
            </w:r>
            <w:r w:rsidR="03C50541" w:rsidRPr="00932DEA">
              <w:rPr>
                <w:rFonts w:asciiTheme="minorHAnsi" w:hAnsiTheme="minorHAnsi" w:cstheme="minorHAnsi"/>
                <w:lang w:eastAsia="en-US"/>
              </w:rPr>
              <w:t>ch are not carried by hunter or dog,</w:t>
            </w:r>
            <w:r w:rsidRPr="00932DEA">
              <w:rPr>
                <w:rFonts w:asciiTheme="minorHAnsi" w:hAnsiTheme="minorHAnsi" w:cstheme="minorHAnsi"/>
                <w:lang w:eastAsia="en-US"/>
              </w:rPr>
              <w:t xml:space="preserve"> which have radios. Sport watches, cars, trail cameras etc.</w:t>
            </w:r>
          </w:p>
          <w:p w14:paraId="0954C9C0" w14:textId="1A5A21FF" w:rsidR="00C13593" w:rsidRPr="00932DEA" w:rsidRDefault="6AC93F4A">
            <w:pPr>
              <w:jc w:val="both"/>
              <w:rPr>
                <w:rFonts w:asciiTheme="minorHAnsi" w:hAnsiTheme="minorHAnsi" w:cstheme="minorBidi"/>
                <w:lang w:eastAsia="en-US"/>
              </w:rPr>
              <w:pPrChange w:id="420" w:author="Latvakoski Juhani" w:date="2024-09-27T12:27:00Z">
                <w:pPr/>
              </w:pPrChange>
            </w:pPr>
            <w:r w:rsidRPr="2E722F59">
              <w:rPr>
                <w:rFonts w:asciiTheme="minorHAnsi" w:hAnsiTheme="minorHAnsi" w:cstheme="minorBidi"/>
                <w:lang w:eastAsia="en-US"/>
              </w:rPr>
              <w:t xml:space="preserve">In the </w:t>
            </w:r>
            <w:r w:rsidR="5EEE2AAA" w:rsidRPr="2E722F59">
              <w:rPr>
                <w:rFonts w:asciiTheme="minorHAnsi" w:hAnsiTheme="minorHAnsi" w:cstheme="minorBidi"/>
                <w:lang w:eastAsia="en-US"/>
              </w:rPr>
              <w:t>state-of-the-art</w:t>
            </w:r>
            <w:r w:rsidRPr="2E722F59">
              <w:rPr>
                <w:rFonts w:asciiTheme="minorHAnsi" w:hAnsiTheme="minorHAnsi" w:cstheme="minorBidi"/>
                <w:lang w:eastAsia="en-US"/>
              </w:rPr>
              <w:t xml:space="preserve"> system devices are aware of radios around them with the technologies they have, but also </w:t>
            </w:r>
            <w:r w:rsidR="5EEE2AAA" w:rsidRPr="2E722F59">
              <w:rPr>
                <w:rFonts w:asciiTheme="minorHAnsi" w:hAnsiTheme="minorHAnsi" w:cstheme="minorBidi"/>
                <w:lang w:eastAsia="en-US"/>
              </w:rPr>
              <w:t>can</w:t>
            </w:r>
            <w:r w:rsidRPr="2E722F59">
              <w:rPr>
                <w:rFonts w:asciiTheme="minorHAnsi" w:hAnsiTheme="minorHAnsi" w:cstheme="minorBidi"/>
                <w:lang w:eastAsia="en-US"/>
              </w:rPr>
              <w:t xml:space="preserve"> make coverage extension </w:t>
            </w:r>
            <w:r w:rsidR="57CA7E67" w:rsidRPr="2E722F59">
              <w:rPr>
                <w:rFonts w:asciiTheme="minorHAnsi" w:hAnsiTheme="minorHAnsi" w:cstheme="minorBidi"/>
                <w:lang w:eastAsia="en-US"/>
              </w:rPr>
              <w:t xml:space="preserve">being </w:t>
            </w:r>
            <w:r w:rsidR="36F643CF" w:rsidRPr="2E722F59">
              <w:rPr>
                <w:rFonts w:asciiTheme="minorHAnsi" w:hAnsiTheme="minorHAnsi" w:cstheme="minorBidi"/>
                <w:lang w:eastAsia="en-US"/>
              </w:rPr>
              <w:t>possi</w:t>
            </w:r>
            <w:r w:rsidR="57CA7E67" w:rsidRPr="2E722F59">
              <w:rPr>
                <w:rFonts w:asciiTheme="minorHAnsi" w:hAnsiTheme="minorHAnsi" w:cstheme="minorBidi"/>
                <w:lang w:eastAsia="en-US"/>
              </w:rPr>
              <w:t xml:space="preserve">ble to </w:t>
            </w:r>
            <w:r w:rsidR="2504E8EF" w:rsidRPr="2E722F59">
              <w:rPr>
                <w:rFonts w:asciiTheme="minorHAnsi" w:hAnsiTheme="minorHAnsi" w:cstheme="minorBidi"/>
                <w:lang w:eastAsia="en-US"/>
              </w:rPr>
              <w:t xml:space="preserve">communicate energy </w:t>
            </w:r>
            <w:r w:rsidR="5EEE2AAA" w:rsidRPr="2E722F59">
              <w:rPr>
                <w:rFonts w:asciiTheme="minorHAnsi" w:hAnsiTheme="minorHAnsi" w:cstheme="minorBidi"/>
                <w:lang w:eastAsia="en-US"/>
              </w:rPr>
              <w:t>efficiency</w:t>
            </w:r>
            <w:r w:rsidR="2504E8EF" w:rsidRPr="2E722F59">
              <w:rPr>
                <w:rFonts w:asciiTheme="minorHAnsi" w:hAnsiTheme="minorHAnsi" w:cstheme="minorBidi"/>
                <w:lang w:eastAsia="en-US"/>
              </w:rPr>
              <w:t xml:space="preserve"> and </w:t>
            </w:r>
            <w:r w:rsidR="57CA7E67" w:rsidRPr="2E722F59">
              <w:rPr>
                <w:rFonts w:asciiTheme="minorHAnsi" w:hAnsiTheme="minorHAnsi" w:cstheme="minorBidi"/>
                <w:lang w:eastAsia="en-US"/>
              </w:rPr>
              <w:t xml:space="preserve">securely route information between </w:t>
            </w:r>
            <w:r w:rsidR="03F2EAF0" w:rsidRPr="2E722F59">
              <w:rPr>
                <w:rFonts w:asciiTheme="minorHAnsi" w:hAnsiTheme="minorHAnsi" w:cstheme="minorBidi"/>
                <w:lang w:eastAsia="en-US"/>
              </w:rPr>
              <w:t>technologies</w:t>
            </w:r>
            <w:r w:rsidR="57CA7E67" w:rsidRPr="2E722F59">
              <w:rPr>
                <w:rFonts w:asciiTheme="minorHAnsi" w:hAnsiTheme="minorHAnsi" w:cstheme="minorBidi"/>
                <w:lang w:eastAsia="en-US"/>
              </w:rPr>
              <w:t xml:space="preserve">. So </w:t>
            </w:r>
            <w:r w:rsidR="5EEE2AAA" w:rsidRPr="2E722F59">
              <w:rPr>
                <w:rFonts w:asciiTheme="minorHAnsi" w:hAnsiTheme="minorHAnsi" w:cstheme="minorBidi"/>
                <w:lang w:eastAsia="en-US"/>
              </w:rPr>
              <w:t>e.g.,</w:t>
            </w:r>
            <w:r w:rsidR="57CA7E67" w:rsidRPr="2E722F59">
              <w:rPr>
                <w:rFonts w:asciiTheme="minorHAnsi" w:hAnsiTheme="minorHAnsi" w:cstheme="minorBidi"/>
                <w:lang w:eastAsia="en-US"/>
              </w:rPr>
              <w:t xml:space="preserve"> from dog collar the data could come via LoRa to the receiver that is having Bluetooth Long range, which is then sending data via </w:t>
            </w:r>
            <w:proofErr w:type="gramStart"/>
            <w:r w:rsidR="57CA7E67" w:rsidRPr="2E722F59">
              <w:rPr>
                <w:rFonts w:asciiTheme="minorHAnsi" w:hAnsiTheme="minorHAnsi" w:cstheme="minorBidi"/>
                <w:lang w:eastAsia="en-US"/>
              </w:rPr>
              <w:t>Long</w:t>
            </w:r>
            <w:proofErr w:type="gramEnd"/>
            <w:r w:rsidR="57CA7E67" w:rsidRPr="2E722F59">
              <w:rPr>
                <w:rFonts w:asciiTheme="minorHAnsi" w:hAnsiTheme="minorHAnsi" w:cstheme="minorBidi"/>
                <w:lang w:eastAsia="en-US"/>
              </w:rPr>
              <w:t xml:space="preserve"> range m</w:t>
            </w:r>
            <w:r w:rsidR="2B20B5C7" w:rsidRPr="2E722F59">
              <w:rPr>
                <w:rFonts w:asciiTheme="minorHAnsi" w:hAnsiTheme="minorHAnsi" w:cstheme="minorBidi"/>
                <w:lang w:eastAsia="en-US"/>
              </w:rPr>
              <w:t xml:space="preserve">esh to other devices close to it. </w:t>
            </w:r>
            <w:r w:rsidR="5EEE2AAA" w:rsidRPr="2E722F59">
              <w:rPr>
                <w:rFonts w:asciiTheme="minorHAnsi" w:hAnsiTheme="minorHAnsi" w:cstheme="minorBidi"/>
                <w:lang w:eastAsia="en-US"/>
              </w:rPr>
              <w:t>Also,</w:t>
            </w:r>
            <w:r w:rsidR="387D9FF5" w:rsidRPr="2E722F59">
              <w:rPr>
                <w:rFonts w:asciiTheme="minorHAnsi" w:hAnsiTheme="minorHAnsi" w:cstheme="minorBidi"/>
                <w:lang w:eastAsia="en-US"/>
              </w:rPr>
              <w:t xml:space="preserve"> devices of different operators, </w:t>
            </w:r>
            <w:r w:rsidR="5EEE2AAA" w:rsidRPr="2E722F59">
              <w:rPr>
                <w:rFonts w:asciiTheme="minorHAnsi" w:hAnsiTheme="minorHAnsi" w:cstheme="minorBidi"/>
                <w:lang w:eastAsia="en-US"/>
              </w:rPr>
              <w:t>e.g.,</w:t>
            </w:r>
            <w:r w:rsidR="387D9FF5" w:rsidRPr="2E722F59">
              <w:rPr>
                <w:rFonts w:asciiTheme="minorHAnsi" w:hAnsiTheme="minorHAnsi" w:cstheme="minorBidi"/>
                <w:lang w:eastAsia="en-US"/>
              </w:rPr>
              <w:t xml:space="preserve"> sport watches and hunting apps can be networked and share information</w:t>
            </w:r>
            <w:r w:rsidR="29250B12" w:rsidRPr="2E722F59">
              <w:rPr>
                <w:rFonts w:asciiTheme="minorHAnsi" w:hAnsiTheme="minorHAnsi" w:cstheme="minorBidi"/>
                <w:lang w:eastAsia="en-US"/>
              </w:rPr>
              <w:t xml:space="preserve"> [55]</w:t>
            </w:r>
            <w:r w:rsidR="387D9FF5" w:rsidRPr="2E722F59">
              <w:rPr>
                <w:rFonts w:asciiTheme="minorHAnsi" w:hAnsiTheme="minorHAnsi" w:cstheme="minorBidi"/>
                <w:lang w:eastAsia="en-US"/>
              </w:rPr>
              <w:t xml:space="preserve">. </w:t>
            </w:r>
            <w:r w:rsidR="2B20B5C7" w:rsidRPr="2E722F59">
              <w:rPr>
                <w:rFonts w:asciiTheme="minorHAnsi" w:hAnsiTheme="minorHAnsi" w:cstheme="minorBidi"/>
                <w:lang w:eastAsia="en-US"/>
              </w:rPr>
              <w:t>This kind of multi technology system is not available in the market.</w:t>
            </w:r>
            <w:r w:rsidR="19F5D4E0" w:rsidRPr="2E722F59">
              <w:rPr>
                <w:rFonts w:asciiTheme="minorHAnsi" w:hAnsiTheme="minorHAnsi" w:cstheme="minorBidi"/>
                <w:lang w:eastAsia="en-US"/>
              </w:rPr>
              <w:t xml:space="preserve"> Or specific device could be as the extension modem for mobile phone or several phones, by utilizing its better antenna and LTE CAT M1 </w:t>
            </w:r>
            <w:ins w:id="421" w:author="Hannu Lohi" w:date="2024-09-27T07:01:00Z">
              <w:r w:rsidR="587C0564" w:rsidRPr="2E722F59">
                <w:rPr>
                  <w:rFonts w:asciiTheme="minorHAnsi" w:hAnsiTheme="minorHAnsi" w:cstheme="minorBidi"/>
                  <w:lang w:eastAsia="en-US"/>
                </w:rPr>
                <w:t xml:space="preserve">and / or LTE CAT bis </w:t>
              </w:r>
            </w:ins>
            <w:r w:rsidR="19F5D4E0" w:rsidRPr="2E722F59">
              <w:rPr>
                <w:rFonts w:asciiTheme="minorHAnsi" w:hAnsiTheme="minorHAnsi" w:cstheme="minorBidi"/>
                <w:lang w:eastAsia="en-US"/>
              </w:rPr>
              <w:t>technology.</w:t>
            </w:r>
          </w:p>
        </w:tc>
      </w:tr>
      <w:tr w:rsidR="00461C35" w14:paraId="4805E19B"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53558C" w14:textId="0452276A" w:rsidR="00461C35" w:rsidRPr="002A2F5D" w:rsidRDefault="001754BD" w:rsidP="5E9B3575">
            <w:pPr>
              <w:rPr>
                <w:b/>
                <w:lang w:val="en-US"/>
              </w:rPr>
            </w:pPr>
            <w:r w:rsidRPr="002A2F5D">
              <w:rPr>
                <w:b/>
                <w:lang w:val="en-US"/>
              </w:rPr>
              <w:t xml:space="preserve">UC8: </w:t>
            </w:r>
            <w:r w:rsidR="4452CDD7" w:rsidRPr="002A2F5D">
              <w:rPr>
                <w:b/>
                <w:lang w:val="en-US"/>
              </w:rPr>
              <w:t xml:space="preserve">Secure, </w:t>
            </w:r>
            <w:r w:rsidR="00406FE4" w:rsidRPr="002A2F5D">
              <w:rPr>
                <w:b/>
                <w:lang w:val="en-US"/>
              </w:rPr>
              <w:t>trustworthy,</w:t>
            </w:r>
            <w:r w:rsidR="4452CDD7" w:rsidRPr="002A2F5D">
              <w:rPr>
                <w:b/>
                <w:lang w:val="en-US"/>
              </w:rPr>
              <w:t xml:space="preserve"> and reliable drone operation control</w:t>
            </w:r>
            <w:r w:rsidR="116EB306" w:rsidRPr="002A2F5D">
              <w:rPr>
                <w:b/>
                <w:lang w:val="en-US"/>
              </w:rPr>
              <w:t xml:space="preserve"> </w:t>
            </w:r>
            <w:r w:rsidR="4452CDD7" w:rsidRPr="002A2F5D">
              <w:rPr>
                <w:b/>
                <w:lang w:val="en-US"/>
              </w:rPr>
              <w:t>system</w:t>
            </w:r>
          </w:p>
        </w:tc>
      </w:tr>
      <w:tr w:rsidR="00461C35" w14:paraId="371BA2EE"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027AC567" w14:textId="3F60DFB5" w:rsidR="00461C35" w:rsidRPr="007E0D36" w:rsidRDefault="6E2D9985" w:rsidP="5E9B3575">
            <w:pPr>
              <w:spacing w:line="257" w:lineRule="auto"/>
              <w:jc w:val="both"/>
              <w:rPr>
                <w:rFonts w:ascii="Calibri" w:eastAsia="Calibri" w:hAnsi="Calibri" w:cs="Calibri"/>
                <w:sz w:val="22"/>
                <w:szCs w:val="22"/>
              </w:rPr>
            </w:pPr>
            <w:r w:rsidRPr="6B2C75C5">
              <w:rPr>
                <w:rFonts w:ascii="Calibri" w:eastAsia="Calibri" w:hAnsi="Calibri" w:cs="Calibri"/>
                <w:sz w:val="22"/>
                <w:szCs w:val="22"/>
              </w:rPr>
              <w:t>In</w:t>
            </w:r>
            <w:r w:rsidR="4165E1ED" w:rsidRPr="6B2C75C5">
              <w:rPr>
                <w:rFonts w:ascii="Calibri" w:eastAsia="Calibri" w:hAnsi="Calibri" w:cs="Calibri"/>
                <w:sz w:val="22"/>
                <w:szCs w:val="22"/>
              </w:rPr>
              <w:t xml:space="preserve"> </w:t>
            </w:r>
            <w:r w:rsidR="17C01563" w:rsidRPr="6B2C75C5">
              <w:rPr>
                <w:rFonts w:ascii="Calibri" w:eastAsia="Calibri" w:hAnsi="Calibri" w:cs="Calibri"/>
                <w:sz w:val="22"/>
                <w:szCs w:val="22"/>
              </w:rPr>
              <w:t xml:space="preserve">drone use case, we </w:t>
            </w:r>
            <w:r w:rsidR="4165E1ED" w:rsidRPr="6B2C75C5">
              <w:rPr>
                <w:rFonts w:ascii="Calibri" w:eastAsia="Calibri" w:hAnsi="Calibri" w:cs="Calibri"/>
                <w:sz w:val="22"/>
                <w:szCs w:val="22"/>
              </w:rPr>
              <w:t xml:space="preserve">will </w:t>
            </w:r>
            <w:r w:rsidR="37E871F5" w:rsidRPr="6B2C75C5">
              <w:rPr>
                <w:rFonts w:ascii="Calibri" w:eastAsia="Calibri" w:hAnsi="Calibri" w:cs="Calibri"/>
                <w:sz w:val="22"/>
                <w:szCs w:val="22"/>
              </w:rPr>
              <w:t xml:space="preserve">work on a </w:t>
            </w:r>
            <w:r w:rsidR="4165E1ED" w:rsidRPr="6B2C75C5">
              <w:rPr>
                <w:rFonts w:ascii="Calibri" w:eastAsia="Calibri" w:hAnsi="Calibri" w:cs="Calibri"/>
                <w:sz w:val="22"/>
                <w:szCs w:val="22"/>
              </w:rPr>
              <w:t>design of a secure, trustworthy, resilience and reliable OCC</w:t>
            </w:r>
            <w:r w:rsidR="4F8BD271" w:rsidRPr="6B2C75C5">
              <w:rPr>
                <w:rFonts w:ascii="Calibri" w:eastAsia="Calibri" w:hAnsi="Calibri" w:cs="Calibri"/>
                <w:sz w:val="22"/>
                <w:szCs w:val="22"/>
              </w:rPr>
              <w:t xml:space="preserve"> (operation control </w:t>
            </w:r>
            <w:r w:rsidR="00406FE4" w:rsidRPr="6B2C75C5">
              <w:rPr>
                <w:rFonts w:ascii="Calibri" w:eastAsia="Calibri" w:hAnsi="Calibri" w:cs="Calibri"/>
                <w:sz w:val="22"/>
                <w:szCs w:val="22"/>
              </w:rPr>
              <w:t>centre</w:t>
            </w:r>
            <w:r w:rsidR="4F8BD271" w:rsidRPr="6B2C75C5">
              <w:rPr>
                <w:rFonts w:ascii="Calibri" w:eastAsia="Calibri" w:hAnsi="Calibri" w:cs="Calibri"/>
                <w:sz w:val="22"/>
                <w:szCs w:val="22"/>
              </w:rPr>
              <w:t>)</w:t>
            </w:r>
            <w:r w:rsidR="4165E1ED" w:rsidRPr="6B2C75C5">
              <w:rPr>
                <w:rFonts w:ascii="Calibri" w:eastAsia="Calibri" w:hAnsi="Calibri" w:cs="Calibri"/>
                <w:sz w:val="22"/>
                <w:szCs w:val="22"/>
              </w:rPr>
              <w:t xml:space="preserve"> system that can withstand different cyber-attacks and keep humans, </w:t>
            </w:r>
            <w:r w:rsidR="00406FE4" w:rsidRPr="6B2C75C5">
              <w:rPr>
                <w:rFonts w:ascii="Calibri" w:eastAsia="Calibri" w:hAnsi="Calibri" w:cs="Calibri"/>
                <w:sz w:val="22"/>
                <w:szCs w:val="22"/>
              </w:rPr>
              <w:t>infrastructure,</w:t>
            </w:r>
            <w:r w:rsidR="4165E1ED" w:rsidRPr="6B2C75C5">
              <w:rPr>
                <w:rFonts w:ascii="Calibri" w:eastAsia="Calibri" w:hAnsi="Calibri" w:cs="Calibri"/>
                <w:sz w:val="22"/>
                <w:szCs w:val="22"/>
              </w:rPr>
              <w:t xml:space="preserve"> and the physical autonomous systems safe. Our research focuses are: </w:t>
            </w:r>
          </w:p>
          <w:p w14:paraId="0C73C8A2" w14:textId="42D3DE7A" w:rsidR="00461C35" w:rsidRPr="007E0D36" w:rsidRDefault="7982CB12" w:rsidP="00865A4F">
            <w:pPr>
              <w:pStyle w:val="ListParagraph"/>
              <w:numPr>
                <w:ilvl w:val="0"/>
                <w:numId w:val="3"/>
              </w:numPr>
              <w:rPr>
                <w:rFonts w:eastAsia="Arial" w:cs="Arial"/>
                <w:szCs w:val="20"/>
              </w:rPr>
            </w:pPr>
            <w:r w:rsidRPr="5E9B3575">
              <w:rPr>
                <w:rFonts w:eastAsia="Arial" w:cs="Arial"/>
                <w:szCs w:val="20"/>
              </w:rPr>
              <w:t xml:space="preserve">A secure and reliable communication between critical physical assets and OCC system. </w:t>
            </w:r>
          </w:p>
          <w:p w14:paraId="7EA7ED75" w14:textId="1A6F84D1" w:rsidR="00461C35" w:rsidRPr="007E0D36" w:rsidRDefault="7982CB12" w:rsidP="00865A4F">
            <w:pPr>
              <w:pStyle w:val="ListParagraph"/>
              <w:numPr>
                <w:ilvl w:val="0"/>
                <w:numId w:val="3"/>
              </w:numPr>
              <w:rPr>
                <w:rFonts w:eastAsia="Arial" w:cs="Arial"/>
                <w:szCs w:val="20"/>
              </w:rPr>
            </w:pPr>
            <w:r w:rsidRPr="5E9B3575">
              <w:rPr>
                <w:rFonts w:eastAsia="Arial" w:cs="Arial"/>
                <w:szCs w:val="20"/>
              </w:rPr>
              <w:t xml:space="preserve">A secure and trustworthy physical device onboarding and monitoring. </w:t>
            </w:r>
          </w:p>
          <w:p w14:paraId="65AF742D" w14:textId="657007DD" w:rsidR="00461C35" w:rsidRPr="007E0D36" w:rsidRDefault="7982CB12" w:rsidP="00865A4F">
            <w:pPr>
              <w:pStyle w:val="ListParagraph"/>
              <w:numPr>
                <w:ilvl w:val="0"/>
                <w:numId w:val="3"/>
              </w:numPr>
              <w:rPr>
                <w:rFonts w:eastAsia="Arial" w:cs="Arial"/>
                <w:szCs w:val="20"/>
              </w:rPr>
            </w:pPr>
            <w:r w:rsidRPr="5E9B3575">
              <w:rPr>
                <w:rFonts w:eastAsia="Arial" w:cs="Arial"/>
                <w:szCs w:val="20"/>
              </w:rPr>
              <w:t>A cyber</w:t>
            </w:r>
            <w:r w:rsidR="00477DDD">
              <w:rPr>
                <w:rFonts w:eastAsia="Arial" w:cs="Arial"/>
                <w:szCs w:val="20"/>
              </w:rPr>
              <w:t xml:space="preserve"> </w:t>
            </w:r>
            <w:r w:rsidRPr="5E9B3575">
              <w:rPr>
                <w:rFonts w:eastAsia="Arial" w:cs="Arial"/>
                <w:szCs w:val="20"/>
              </w:rPr>
              <w:t>security risk assessment of the physical device and early warning system to prevent malicious user from taking control of critical physical asset (e.g., drone)</w:t>
            </w:r>
          </w:p>
          <w:p w14:paraId="32DE5CAB" w14:textId="0C0974C0" w:rsidR="00461C35" w:rsidRPr="007E0D36" w:rsidRDefault="00FB2B83">
            <w:pPr>
              <w:jc w:val="both"/>
              <w:pPrChange w:id="422" w:author="Latvakoski Juhani" w:date="2024-09-24T14:57:00Z">
                <w:pPr/>
              </w:pPrChange>
            </w:pPr>
            <w:r>
              <w:lastRenderedPageBreak/>
              <w:t xml:space="preserve">The security-related challenges in drone communication </w:t>
            </w:r>
            <w:r w:rsidR="00255655">
              <w:t xml:space="preserve">are well </w:t>
            </w:r>
            <w:r w:rsidR="00623A3D">
              <w:t>analysed</w:t>
            </w:r>
            <w:r w:rsidR="00255655">
              <w:t xml:space="preserve"> in survey</w:t>
            </w:r>
            <w:r w:rsidR="00043C42">
              <w:t xml:space="preserve"> [56]</w:t>
            </w:r>
            <w:r w:rsidR="00255655">
              <w:t xml:space="preserve">. It provides </w:t>
            </w:r>
            <w:r w:rsidR="39600E1B">
              <w:t xml:space="preserve">a detailed review of the security-critical drone applications, and challenges such as DoS attacks, Man-in-the-middle attacks, De-Authentication attacks, and so on. </w:t>
            </w:r>
            <w:r w:rsidR="00B96035">
              <w:t>It</w:t>
            </w:r>
            <w:r w:rsidR="39600E1B">
              <w:t xml:space="preserve"> propose</w:t>
            </w:r>
            <w:r w:rsidR="00B96035">
              <w:t>s</w:t>
            </w:r>
            <w:r w:rsidR="39600E1B">
              <w:t xml:space="preserve"> a solution architecture that uses Blockchain to cryptographically store all the data that is sent to/from the drones, thereby saving it from tampering and eavesdropping. However, drones are highly resource-constrained devices and therefore it is not suitable to deploy heavy security algorithm such blockchain, which required both heavy communication and computing power. A lightweight approach is preferred. We will investigate a lightweight approach for protecting data sent to/from drones with the aim of optimizing power usage and achieving needed security. </w:t>
            </w:r>
          </w:p>
          <w:p w14:paraId="41C4983D" w14:textId="7E5F0398" w:rsidR="00461C35" w:rsidRPr="007E0D36" w:rsidRDefault="002020E7">
            <w:pPr>
              <w:jc w:val="both"/>
              <w:pPrChange w:id="423" w:author="Latvakoski Juhani" w:date="2024-09-24T14:57:00Z">
                <w:pPr/>
              </w:pPrChange>
            </w:pPr>
            <w:r>
              <w:t xml:space="preserve">A special </w:t>
            </w:r>
            <w:r w:rsidR="000F5CB5">
              <w:t>emphasis is given to UAVs. In this respect,</w:t>
            </w:r>
            <w:r w:rsidR="00043C42">
              <w:t xml:space="preserve"> [57]</w:t>
            </w:r>
            <w:r w:rsidR="000F5CB5">
              <w:t xml:space="preserve"> </w:t>
            </w:r>
            <w:r w:rsidR="39600E1B">
              <w:t>propose</w:t>
            </w:r>
            <w:r w:rsidR="000F5CB5">
              <w:t>s</w:t>
            </w:r>
            <w:r w:rsidR="39600E1B">
              <w:t xml:space="preserve"> methods to counter malicious Unmanned Aerial Vehicles (UAVs) attacks. Due to its dynamic topology</w:t>
            </w:r>
            <w:r w:rsidR="1FCEADAC">
              <w:t xml:space="preserve">, </w:t>
            </w:r>
            <w:r w:rsidR="00793AAC">
              <w:t xml:space="preserve">the authors propose </w:t>
            </w:r>
            <w:r w:rsidR="39600E1B">
              <w:t xml:space="preserve">to use two phases to counter malicious UAV attacks. In the first phase, they apply several rules and principles to detect malicious UAVs. In this phase, they try to identify and remove malicious UAVs according to the behaviour of UAVs in the network to prevent sending fake information to the investigating UAVs. In the second phase, a mobile agent based on a three-step negotiation process is used to eliminate malicious UAVs. In this way, the authors use mobile agents to inform the normal neighbour UAVs so that they do not listen to the data generated by the malicious UAVs. Therefore, the mobile agent of each UAV uses reliable neighbours through a three-step negotiation process so that they do not listen to the traffic generated by the malicious UAVs. The authors in the paper do not elaborate enough what is considered as normal behaviour or malicious behaviour. In the scope of Sa4CPS, we will extend their work by focusing on UAV </w:t>
            </w:r>
            <w:r w:rsidR="08F6B121">
              <w:t xml:space="preserve">normal and malicious </w:t>
            </w:r>
            <w:r w:rsidR="39600E1B">
              <w:t xml:space="preserve">behaviour modelling considering the past behaviour of UAVs and current assigned trajectory rule/policy (e.g., assigned route). </w:t>
            </w:r>
          </w:p>
          <w:p w14:paraId="77313DC5" w14:textId="105F3395" w:rsidR="00461C35" w:rsidRPr="007E0D36" w:rsidRDefault="00333BE6">
            <w:pPr>
              <w:jc w:val="both"/>
              <w:pPrChange w:id="424" w:author="Latvakoski Juhani" w:date="2024-09-24T14:57:00Z">
                <w:pPr/>
              </w:pPrChange>
            </w:pPr>
            <w:r>
              <w:t>Focusing specifically on the blockchain technologies,</w:t>
            </w:r>
            <w:r w:rsidR="00043C42">
              <w:t xml:space="preserve"> [58]</w:t>
            </w:r>
            <w:r>
              <w:t xml:space="preserve"> </w:t>
            </w:r>
            <w:r w:rsidR="39600E1B">
              <w:t>propose</w:t>
            </w:r>
            <w:r>
              <w:t>s</w:t>
            </w:r>
            <w:r w:rsidR="39600E1B">
              <w:t xml:space="preserve"> a blockchain-based UAV swarm identity management model and establishes a distributed identity authentication scheme based on the distributed identity identifier under this model. Moreover, to ensure the safe</w:t>
            </w:r>
            <w:r w:rsidR="760DF992">
              <w:t xml:space="preserve"> </w:t>
            </w:r>
            <w:r w:rsidR="39600E1B">
              <w:t>transmission of UAV communication data, a secure communication architecture based on blockchain, and a set of secure transmission protocols were designed, combined with cryptography. The feasibility and security of the proposed scheme are proved</w:t>
            </w:r>
            <w:r w:rsidR="2C517BDC">
              <w:t xml:space="preserve"> </w:t>
            </w:r>
            <w:r w:rsidR="39600E1B">
              <w:t xml:space="preserve">through experiments and security analyses. In the delay-intolerant UAV application where the decision needs to be made quietly, using blockchain for identity management may not be suitable because blockchain transaction processing needs sometimes and even significant delay in some blockchain technologies where proof-of-work is used. Balancing security, usability and sustainability may be a right way to go. In the scope of Sa4CPS, we plan to investigate a new identity management model for UAM (specifically, civil drone) that offers enough security and safety and at the same time ensures usability and sustainability in operation.  </w:t>
            </w:r>
          </w:p>
        </w:tc>
      </w:tr>
      <w:tr w:rsidR="005E5594" w14:paraId="46292ABC"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ins w:id="425" w:author="Latvakoski Juhani" w:date="2024-09-11T09:55: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2710DC0" w14:textId="5AD02DD9" w:rsidR="005E5594" w:rsidRPr="002A2F5D" w:rsidRDefault="005E5594" w:rsidP="009C77F1">
            <w:pPr>
              <w:rPr>
                <w:ins w:id="426" w:author="Latvakoski Juhani" w:date="2024-09-11T09:55:00Z"/>
                <w:b/>
                <w:lang w:val="en-US"/>
              </w:rPr>
            </w:pPr>
            <w:ins w:id="427" w:author="Latvakoski Juhani" w:date="2024-09-11T09:55:00Z">
              <w:r w:rsidRPr="002A2F5D">
                <w:rPr>
                  <w:b/>
                  <w:lang w:val="en-US"/>
                </w:rPr>
                <w:lastRenderedPageBreak/>
                <w:t>UC</w:t>
              </w:r>
            </w:ins>
            <w:ins w:id="428" w:author="Latvakoski Juhani" w:date="2024-09-11T09:56:00Z">
              <w:r>
                <w:rPr>
                  <w:b/>
                  <w:lang w:val="en-US"/>
                </w:rPr>
                <w:t>9</w:t>
              </w:r>
            </w:ins>
            <w:ins w:id="429" w:author="Latvakoski Juhani" w:date="2024-09-11T09:55:00Z">
              <w:r w:rsidRPr="002A2F5D">
                <w:rPr>
                  <w:b/>
                  <w:lang w:val="en-US"/>
                </w:rPr>
                <w:t xml:space="preserve">: </w:t>
              </w:r>
            </w:ins>
            <w:ins w:id="430" w:author="Latvakoski Juhani" w:date="2024-09-11T09:56:00Z">
              <w:r>
                <w:rPr>
                  <w:szCs w:val="22"/>
                </w:rPr>
                <w:t>Management of cyber physical assets.</w:t>
              </w:r>
            </w:ins>
          </w:p>
        </w:tc>
      </w:tr>
      <w:tr w:rsidR="005E5594" w14:paraId="505D606D" w14:textId="77777777" w:rsidTr="2E722F59">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ins w:id="431" w:author="Latvakoski Juhani" w:date="2024-09-11T09:55: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right w:val="single" w:sz="4" w:space="0" w:color="808080" w:themeColor="background1" w:themeShade="80"/>
            </w:tcBorders>
          </w:tcPr>
          <w:p w14:paraId="160563E2" w14:textId="19AACD2F" w:rsidR="005E5594" w:rsidRPr="007E0D36" w:rsidDel="00D13A4F" w:rsidRDefault="005E5594" w:rsidP="009C77F1">
            <w:pPr>
              <w:rPr>
                <w:ins w:id="432" w:author="Annanda Rath" w:date="2024-09-17T11:03:00Z"/>
                <w:del w:id="433" w:author="Latvakoski Juhani" w:date="2024-09-24T15:01:00Z"/>
              </w:rPr>
            </w:pPr>
            <w:ins w:id="434" w:author="Latvakoski Juhani" w:date="2024-09-11T09:56:00Z">
              <w:del w:id="435" w:author="Annanda Rath" w:date="2024-09-17T11:02:00Z">
                <w:r>
                  <w:delText>&lt;Vintec: add text clarifying technical state of the art&gt;</w:delText>
                </w:r>
              </w:del>
            </w:ins>
            <w:ins w:id="436" w:author="Latvakoski Juhani" w:date="2024-09-11T09:55:00Z">
              <w:del w:id="437" w:author="Annanda Rath" w:date="2024-09-17T11:02:00Z">
                <w:r>
                  <w:delText xml:space="preserve"> </w:delText>
                </w:r>
              </w:del>
            </w:ins>
          </w:p>
          <w:p w14:paraId="64D6ADD4" w14:textId="4DFB832A" w:rsidR="005E5594" w:rsidRPr="007E0D36" w:rsidRDefault="5923E44D" w:rsidP="009C77F1">
            <w:pPr>
              <w:rPr>
                <w:ins w:id="438" w:author="Annanda Rath" w:date="2024-09-17T11:04:00Z"/>
              </w:rPr>
            </w:pPr>
            <w:ins w:id="439" w:author="Annanda Rath" w:date="2024-09-17T11:03:00Z">
              <w:r>
                <w:t xml:space="preserve">In U9, we will work on a design of a secure, </w:t>
              </w:r>
              <w:proofErr w:type="gramStart"/>
              <w:r>
                <w:t>trustworthy</w:t>
              </w:r>
              <w:proofErr w:type="gramEnd"/>
              <w:r>
                <w:t xml:space="preserve"> and situational aware remote firmware and operation system update for edge and end devices considering different types of devices and environmental parameters such as devices’ states, security and operation.  Ensuring that devices can operate correctly and without disruption after updating firmware or operating system.    Our research focuses are:  </w:t>
              </w:r>
            </w:ins>
          </w:p>
          <w:p w14:paraId="58590D38" w14:textId="6F0D7174" w:rsidR="005E5594" w:rsidRPr="007E0D36" w:rsidRDefault="5923E44D">
            <w:pPr>
              <w:pStyle w:val="ListParagraph"/>
              <w:numPr>
                <w:ilvl w:val="0"/>
                <w:numId w:val="62"/>
              </w:numPr>
              <w:rPr>
                <w:ins w:id="440" w:author="Annanda Rath" w:date="2024-09-17T11:04:00Z"/>
              </w:rPr>
              <w:pPrChange w:id="441" w:author="Annanda Rath" w:date="2024-09-17T11:04:00Z">
                <w:pPr/>
              </w:pPrChange>
            </w:pPr>
            <w:ins w:id="442" w:author="Annanda Rath" w:date="2024-09-17T11:03:00Z">
              <w:r>
                <w:t xml:space="preserve">Remote firmware update. We will investigate and design methodologies for secure and trustworthy remote firmware and software updates. We plan to go beyond what exists in the </w:t>
              </w:r>
              <w:r>
                <w:lastRenderedPageBreak/>
                <w:t xml:space="preserve">SOTA (e.g., code signing) to ensure the authenticity of the firmware, by considering device monitoring features before and after the update process to ensure that the updated device works as intended. Monitoring of the evolution of the situation of the device after being updated is critical in view of addressing supply chain attacks (e.g., where the company relies on the firmware of the third party). It is possible that the firmware is compromised (e.g., SolarWinds attack in 2022). In this case, code signing alone does not help. Intelligent modules distinguishing between normal and abnormal </w:t>
              </w:r>
              <w:proofErr w:type="spellStart"/>
              <w:r>
                <w:t>behavior</w:t>
              </w:r>
              <w:proofErr w:type="spellEnd"/>
              <w:r>
                <w:t xml:space="preserve"> of a machine/device will be designed supporting the situational awareness after firmware update.  </w:t>
              </w:r>
            </w:ins>
          </w:p>
          <w:p w14:paraId="537D340E" w14:textId="7EAEC7DF" w:rsidR="005E5594" w:rsidRPr="007E0D36" w:rsidRDefault="5923E44D">
            <w:pPr>
              <w:pStyle w:val="ListParagraph"/>
              <w:numPr>
                <w:ilvl w:val="0"/>
                <w:numId w:val="62"/>
              </w:numPr>
              <w:rPr>
                <w:ins w:id="443" w:author="Annanda Rath" w:date="2024-09-17T11:05:00Z"/>
              </w:rPr>
              <w:pPrChange w:id="444" w:author="Annanda Rath" w:date="2024-09-17T11:04:00Z">
                <w:pPr/>
              </w:pPrChange>
            </w:pPr>
            <w:ins w:id="445" w:author="Annanda Rath" w:date="2024-09-17T11:03:00Z">
              <w:r>
                <w:t>Situational awareness of the cyber security of the CPAs and CPS. Accurate and reliable understanding of the state of the CPAs operating in the system and the state and health of the CPS are very important and critical for business. We plan to investigate different approaches for situational awareness of the CPA and CPS in view of (</w:t>
              </w:r>
              <w:proofErr w:type="spellStart"/>
              <w:r>
                <w:t>i</w:t>
              </w:r>
              <w:proofErr w:type="spellEnd"/>
              <w:r>
                <w:t xml:space="preserve">) estimating the current state and (ii) forecasting future evolutions of their cyber security level and their level of resilience to different types of known attacks and vulnerabilities. We will collect the security requirements and needs based on which we will design the situational awareness approaches and algorithms. We will investigate different dimensions: firmware, protocols (e.g., communication), hardware, human factors, contextual information and historical data for device and system behaviour analysis (e.g., network traffic data, device operation data, sensor data). </w:t>
              </w:r>
            </w:ins>
          </w:p>
          <w:p w14:paraId="41B55AB2" w14:textId="099B52B9" w:rsidR="005E5594" w:rsidRPr="007E0D36" w:rsidRDefault="5923E44D" w:rsidP="006F513A">
            <w:pPr>
              <w:rPr>
                <w:ins w:id="446" w:author="Annanda Rath" w:date="2024-09-17T11:05:00Z"/>
              </w:rPr>
            </w:pPr>
            <w:ins w:id="447" w:author="Annanda Rath" w:date="2024-09-17T11:03:00Z">
              <w:r>
                <w:t xml:space="preserve">Below is the state of the practice related to cyberattacks/cybersecurity in an industrial environment:  </w:t>
              </w:r>
            </w:ins>
          </w:p>
          <w:p w14:paraId="010EB04E" w14:textId="2D845FBE" w:rsidR="005E5594" w:rsidRPr="007E0D36" w:rsidRDefault="5923E44D">
            <w:pPr>
              <w:pStyle w:val="ListParagraph"/>
              <w:numPr>
                <w:ilvl w:val="0"/>
                <w:numId w:val="63"/>
              </w:numPr>
              <w:rPr>
                <w:ins w:id="448" w:author="Annanda Rath" w:date="2024-09-17T11:05:00Z"/>
              </w:rPr>
              <w:pPrChange w:id="449" w:author="Annanda Rath" w:date="2024-09-17T11:05:00Z">
                <w:pPr>
                  <w:ind w:left="708"/>
                </w:pPr>
              </w:pPrChange>
            </w:pPr>
            <w:ins w:id="450" w:author="Annanda Rath" w:date="2024-09-17T11:03:00Z">
              <w:r>
                <w:t xml:space="preserve">Network segmentation (a clear separation between information technology (IT) and operational technology (OT) networks) to reduce surface attacks and minimize impact of breaches.   </w:t>
              </w:r>
            </w:ins>
          </w:p>
          <w:p w14:paraId="0E59EC2A" w14:textId="1556AF1B" w:rsidR="005E5594" w:rsidRPr="007E0D36" w:rsidRDefault="5923E44D">
            <w:pPr>
              <w:pStyle w:val="ListParagraph"/>
              <w:numPr>
                <w:ilvl w:val="0"/>
                <w:numId w:val="63"/>
              </w:numPr>
              <w:rPr>
                <w:ins w:id="451" w:author="Annanda Rath" w:date="2024-09-17T11:05:00Z"/>
              </w:rPr>
              <w:pPrChange w:id="452" w:author="Annanda Rath" w:date="2024-09-17T11:05:00Z">
                <w:pPr/>
              </w:pPrChange>
            </w:pPr>
            <w:ins w:id="453" w:author="Annanda Rath" w:date="2024-09-17T11:03:00Z">
              <w:r>
                <w:t xml:space="preserve">Firewall settings &amp; encryption. Fencing of the OT networks is of the essence, IT connections must be limited to certain domains and ports with encrypted protocols such as HTTPS and MQTTS. Today, typically only outbound traffic is allowed. </w:t>
              </w:r>
            </w:ins>
          </w:p>
          <w:p w14:paraId="66CBE653" w14:textId="481EBCE4" w:rsidR="005E5594" w:rsidRPr="007E0D36" w:rsidRDefault="5923E44D">
            <w:pPr>
              <w:pStyle w:val="ListParagraph"/>
              <w:numPr>
                <w:ilvl w:val="0"/>
                <w:numId w:val="63"/>
              </w:numPr>
              <w:rPr>
                <w:ins w:id="454" w:author="Annanda Rath" w:date="2024-09-17T11:06:00Z"/>
              </w:rPr>
              <w:pPrChange w:id="455" w:author="Annanda Rath" w:date="2024-09-17T11:05:00Z">
                <w:pPr/>
              </w:pPrChange>
            </w:pPr>
            <w:ins w:id="456" w:author="Annanda Rath" w:date="2024-09-17T11:03:00Z">
              <w:r>
                <w:t xml:space="preserve">Access control. Strict access control measures, including strong authentication and authorization, were recommended for ICS (industrial control system) environments to limit access to authorized personnel only. </w:t>
              </w:r>
            </w:ins>
          </w:p>
          <w:p w14:paraId="0418B8C4" w14:textId="3B77D4BF" w:rsidR="005E5594" w:rsidRPr="007E0D36" w:rsidRDefault="5923E44D">
            <w:pPr>
              <w:pStyle w:val="ListParagraph"/>
              <w:numPr>
                <w:ilvl w:val="0"/>
                <w:numId w:val="63"/>
              </w:numPr>
              <w:rPr>
                <w:ins w:id="457" w:author="Annanda Rath" w:date="2024-09-17T11:06:00Z"/>
              </w:rPr>
              <w:pPrChange w:id="458" w:author="Annanda Rath" w:date="2024-09-17T11:06:00Z">
                <w:pPr/>
              </w:pPrChange>
            </w:pPr>
            <w:ins w:id="459" w:author="Annanda Rath" w:date="2024-09-17T11:03:00Z">
              <w:r>
                <w:t xml:space="preserve">Client management of network access and credentials should be centrally organized (e.g., active directory) resulting in loss of all potential access when offboarding.   </w:t>
              </w:r>
            </w:ins>
          </w:p>
          <w:p w14:paraId="03D546DB" w14:textId="4996E5B1" w:rsidR="005E5594" w:rsidRPr="007E0D36" w:rsidRDefault="5923E44D">
            <w:pPr>
              <w:pStyle w:val="ListParagraph"/>
              <w:numPr>
                <w:ilvl w:val="0"/>
                <w:numId w:val="63"/>
              </w:numPr>
              <w:rPr>
                <w:ins w:id="460" w:author="Annanda Rath" w:date="2024-09-17T11:06:00Z"/>
              </w:rPr>
              <w:pPrChange w:id="461" w:author="Annanda Rath" w:date="2024-09-17T11:06:00Z">
                <w:pPr/>
              </w:pPrChange>
            </w:pPr>
            <w:ins w:id="462" w:author="Annanda Rath" w:date="2024-09-17T11:03:00Z">
              <w:r>
                <w:t xml:space="preserve">Cloud systems are transferred to managed private cloud systems. All access to 3rd party cloud systems is limited by the type of information that is communicated. </w:t>
              </w:r>
            </w:ins>
          </w:p>
          <w:p w14:paraId="0F8A40A4" w14:textId="6880D011" w:rsidR="005E5594" w:rsidRPr="007E0D36" w:rsidRDefault="5923E44D">
            <w:pPr>
              <w:pStyle w:val="ListParagraph"/>
              <w:numPr>
                <w:ilvl w:val="0"/>
                <w:numId w:val="63"/>
              </w:numPr>
              <w:rPr>
                <w:ins w:id="463" w:author="Annanda Rath" w:date="2024-09-17T11:06:00Z"/>
              </w:rPr>
              <w:pPrChange w:id="464" w:author="Annanda Rath" w:date="2024-09-17T11:06:00Z">
                <w:pPr/>
              </w:pPrChange>
            </w:pPr>
            <w:ins w:id="465" w:author="Annanda Rath" w:date="2024-09-17T11:03:00Z">
              <w:r>
                <w:t xml:space="preserve">On the edge both Windows as Ubuntu are frequently used which are vulnerable, especially if they are not frequently patched. Software deployment is done through docker containers or OS based services.  </w:t>
              </w:r>
            </w:ins>
          </w:p>
          <w:p w14:paraId="3EE2196A" w14:textId="4EA1388F" w:rsidR="005E5594" w:rsidRPr="007E0D36" w:rsidRDefault="5923E44D">
            <w:pPr>
              <w:pStyle w:val="ListParagraph"/>
              <w:numPr>
                <w:ilvl w:val="0"/>
                <w:numId w:val="63"/>
              </w:numPr>
              <w:rPr>
                <w:ins w:id="466" w:author="Annanda Rath" w:date="2024-09-17T11:07:00Z"/>
              </w:rPr>
              <w:pPrChange w:id="467" w:author="Annanda Rath" w:date="2024-09-17T11:06:00Z">
                <w:pPr/>
              </w:pPrChange>
            </w:pPr>
            <w:ins w:id="468" w:author="Annanda Rath" w:date="2024-09-17T11:03:00Z">
              <w:r>
                <w:t>Message/software update authenticity is typically done through checksum.</w:t>
              </w:r>
            </w:ins>
          </w:p>
          <w:p w14:paraId="2A69D759" w14:textId="19C5D025" w:rsidR="005E5594" w:rsidRPr="007E0D36" w:rsidRDefault="5923E44D">
            <w:pPr>
              <w:pStyle w:val="ListParagraph"/>
              <w:numPr>
                <w:ilvl w:val="0"/>
                <w:numId w:val="63"/>
              </w:numPr>
              <w:rPr>
                <w:ins w:id="469" w:author="Annanda Rath" w:date="2024-09-17T11:07:00Z"/>
              </w:rPr>
              <w:pPrChange w:id="470" w:author="Annanda Rath" w:date="2024-09-17T11:07:00Z">
                <w:pPr/>
              </w:pPrChange>
            </w:pPr>
            <w:ins w:id="471" w:author="Annanda Rath" w:date="2024-09-17T11:03:00Z">
              <w:r>
                <w:t xml:space="preserve">Remote monitoring of devices is typically aimed at monitoring the functional state of the device (CPU, RAM, ROM, software versions of operating system &amp; services). </w:t>
              </w:r>
            </w:ins>
          </w:p>
          <w:p w14:paraId="3591DB1A" w14:textId="1B4BA950" w:rsidR="005E5594" w:rsidRPr="007E0D36" w:rsidRDefault="5923E44D" w:rsidP="006F513A">
            <w:pPr>
              <w:rPr>
                <w:ins w:id="472" w:author="Annanda Rath" w:date="2024-09-17T11:07:00Z"/>
              </w:rPr>
            </w:pPr>
            <w:ins w:id="473" w:author="Annanda Rath" w:date="2024-09-17T11:03:00Z">
              <w:r>
                <w:t xml:space="preserve">State of the art: </w:t>
              </w:r>
            </w:ins>
          </w:p>
          <w:p w14:paraId="56ED23EA" w14:textId="05E8E122" w:rsidR="005E5594" w:rsidRPr="007E0D36" w:rsidRDefault="00405F43">
            <w:pPr>
              <w:jc w:val="both"/>
              <w:rPr>
                <w:ins w:id="474" w:author="Annanda Rath" w:date="2024-09-17T11:07:00Z"/>
              </w:rPr>
              <w:pPrChange w:id="475" w:author="Latvakoski Juhani" w:date="2024-09-24T15:02:00Z">
                <w:pPr>
                  <w:ind w:left="720"/>
                </w:pPr>
              </w:pPrChange>
            </w:pPr>
            <w:ins w:id="476" w:author="Latvakoski Juhani" w:date="2024-09-27T12:29:00Z">
              <w:r>
                <w:t>1.</w:t>
              </w:r>
            </w:ins>
            <w:ins w:id="477" w:author="Annanda Rath" w:date="2024-09-17T11:03:00Z">
              <w:del w:id="478" w:author="Latvakoski Juhani" w:date="2024-09-27T12:28:00Z">
                <w:r w:rsidR="008E3761" w:rsidDel="008E3761">
                  <w:delText>s</w:delText>
                </w:r>
              </w:del>
            </w:ins>
            <w:ins w:id="479" w:author="Latvakoski Juhani" w:date="2024-09-27T12:28:00Z">
              <w:r w:rsidR="008E3761">
                <w:t>S</w:t>
              </w:r>
            </w:ins>
            <w:ins w:id="480" w:author="Annanda Rath" w:date="2024-09-17T11:03:00Z">
              <w:r w:rsidR="008E3761">
                <w:t>ecure data exchange/sharing and transmission, and resilient and robust communication between services and systems</w:t>
              </w:r>
            </w:ins>
          </w:p>
          <w:p w14:paraId="39629681" w14:textId="4B484F85" w:rsidR="005E5594" w:rsidRPr="007E0D36" w:rsidRDefault="5923E44D">
            <w:pPr>
              <w:jc w:val="both"/>
              <w:rPr>
                <w:ins w:id="481" w:author="Annanda Rath" w:date="2024-09-17T11:07:00Z"/>
              </w:rPr>
              <w:pPrChange w:id="482" w:author="Latvakoski Juhani" w:date="2024-09-24T15:02:00Z">
                <w:pPr>
                  <w:ind w:left="720"/>
                </w:pPr>
              </w:pPrChange>
            </w:pPr>
            <w:ins w:id="483" w:author="Annanda Rath" w:date="2024-09-17T11:03:00Z">
              <w:r>
                <w:t xml:space="preserve">In digital twins, there are different ways to share data. For example, data can be shared on a point-to-point basis where there is direct communication between entities in the system (e.g., between machine/sensor and system operator or between system operator and client). But that </w:t>
              </w:r>
              <w:r>
                <w:lastRenderedPageBreak/>
                <w:t xml:space="preserve">does not scale well especially when multiple parties need to access the data. Centralized databases for data sharing improve the data sharing process, but access, security and quality protocols are required to govern the databases. While central databases do have some advantages, a distributed data sharing architecture with agreed common access, security and quality protocols has proved to be more efficient. This allows organizations to retain control over their data and who accesses it and be able to define more granular data access and governing policies especially in the case of Muti-tenant digital twins system environment.   </w:t>
              </w:r>
              <w:proofErr w:type="gramStart"/>
              <w:r>
                <w:t>Concerning data sharing/exchange protocols, there</w:t>
              </w:r>
              <w:proofErr w:type="gramEnd"/>
              <w:r>
                <w:t xml:space="preserve"> exist different communication and messaging protocols that can be used to stream and share data in digital twins’ system such as, MQTT, OPC UA (Open Platform Communications Unified Architecture), WebSocket, HTTPS request, CoAP (constrained application protocol), AMQP (Advanced Message Queuing Protocol), XMPP (universal messaging standard) and DDS (Data Distribution Service). These are the industrial standard protocols that incorporate security and are used for sensor/machine data transmission and sharing. However, these protocols do not provide end-to-end security. They ensure security in transit, but not security at-rest, especially when data resides at the destination.  To ensure that the data is used in accordance with a defined access and usage control policy, another layer of control is required for data at rest to ensure end-to-end secure data sharing in digital twins (e.g., assuring the protection of data beyond transmission, which includes the storage, processing, and access of the data).   Message/data authenticity is another security aspect that we will address in SA4CPS, ensuring the commands sent from the application are executed as intended on device on the shop floor. Authors </w:t>
              </w:r>
              <w:proofErr w:type="gramStart"/>
              <w:r>
                <w:t>in  [</w:t>
              </w:r>
              <w:proofErr w:type="gramEnd"/>
              <w:r>
                <w:t xml:space="preserve">59]  propose a novel approach of data security in digital twins by using multiple device shadows for a single physical object. These twins are to separate data among different virtual objects based on tags assigned on-the-fly and are used to limit access to different data points by authorized users/applications only. The novelty of the proposed architecture resides in the attachment of dynamic tags to key value pairs reported by physical devices in the system. The authors further examine the advantages of tagging data in a digital twin system, and the performance impacts of the proposed data separation scheme. This work relates to </w:t>
              </w:r>
              <w:proofErr w:type="spellStart"/>
              <w:r>
                <w:t>Vintecc’s</w:t>
              </w:r>
              <w:proofErr w:type="spellEnd"/>
              <w:r>
                <w:t xml:space="preserve"> case and can be used to improve the data sharing scheme in a scenario where data from the same physical device needs to be shared with different users or applications with different levels of access rights. We will investigate this technique and the possibility of using it to improve the fine-grain data sharing control and management in the context of digital twins on top of the existing protocols mentioned above.  </w:t>
              </w:r>
            </w:ins>
          </w:p>
          <w:p w14:paraId="3EBB7C0A" w14:textId="0D4D4F0F" w:rsidR="005E5594" w:rsidRPr="007E0D36" w:rsidRDefault="005E5594">
            <w:pPr>
              <w:jc w:val="both"/>
              <w:rPr>
                <w:ins w:id="484" w:author="Annanda Rath" w:date="2024-09-17T11:07:00Z"/>
              </w:rPr>
              <w:pPrChange w:id="485" w:author="Latvakoski Juhani" w:date="2024-09-24T15:02:00Z">
                <w:pPr>
                  <w:ind w:left="720"/>
                </w:pPr>
              </w:pPrChange>
            </w:pPr>
          </w:p>
          <w:p w14:paraId="32FDA159" w14:textId="36F3E6AE" w:rsidR="005E5594" w:rsidRPr="007E0D36" w:rsidRDefault="00405F43">
            <w:pPr>
              <w:jc w:val="both"/>
              <w:rPr>
                <w:ins w:id="486" w:author="Annanda Rath" w:date="2024-09-17T11:08:00Z"/>
              </w:rPr>
              <w:pPrChange w:id="487" w:author="Latvakoski Juhani" w:date="2024-09-24T15:02:00Z">
                <w:pPr>
                  <w:ind w:left="720"/>
                </w:pPr>
              </w:pPrChange>
            </w:pPr>
            <w:ins w:id="488" w:author="Latvakoski Juhani" w:date="2024-09-27T12:29:00Z">
              <w:r>
                <w:t>2. P</w:t>
              </w:r>
            </w:ins>
            <w:ins w:id="489" w:author="Annanda Rath" w:date="2024-09-17T11:03:00Z">
              <w:del w:id="490" w:author="Latvakoski Juhani" w:date="2024-09-27T12:29:00Z">
                <w:r w:rsidDel="00405F43">
                  <w:delText>p</w:delText>
                </w:r>
              </w:del>
              <w:r>
                <w:t xml:space="preserve">ro-active and intelligent security monitoring </w:t>
              </w:r>
            </w:ins>
          </w:p>
          <w:p w14:paraId="626C7122" w14:textId="6CCE5930" w:rsidR="005E5594" w:rsidRPr="007E0D36" w:rsidRDefault="5923E44D">
            <w:pPr>
              <w:jc w:val="both"/>
              <w:rPr>
                <w:ins w:id="491" w:author="Annanda Rath" w:date="2024-09-17T11:08:00Z"/>
              </w:rPr>
              <w:pPrChange w:id="492" w:author="Latvakoski Juhani" w:date="2024-09-24T15:02:00Z">
                <w:pPr>
                  <w:ind w:left="720"/>
                </w:pPr>
              </w:pPrChange>
            </w:pPr>
            <w:ins w:id="493" w:author="Annanda Rath" w:date="2024-09-17T11:03:00Z">
              <w:r>
                <w:t xml:space="preserve">The concept of digital twins can be leveraged to advance the cyber-physical systems (CPS) secure </w:t>
              </w:r>
              <w:proofErr w:type="gramStart"/>
              <w:r>
                <w:t>design  [</w:t>
              </w:r>
              <w:proofErr w:type="gramEnd"/>
              <w:r>
                <w:t xml:space="preserve">60] . This concept can provide engineers with intrusion </w:t>
              </w:r>
              <w:proofErr w:type="gramStart"/>
              <w:r>
                <w:t>detection  [</w:t>
              </w:r>
              <w:proofErr w:type="gramEnd"/>
              <w:r>
                <w:t xml:space="preserve">61] , system security testing and simulation  [62] , privacy preservation  [63] , and penetration testing  [64] . The authors </w:t>
              </w:r>
              <w:proofErr w:type="gramStart"/>
              <w:r>
                <w:t>in  [</w:t>
              </w:r>
              <w:proofErr w:type="gramEnd"/>
              <w:r>
                <w:t xml:space="preserve">65]  proposed a Security-Aware Virtual Environments for Digital Twins for monitoring, simulating, optimizing, and predicting the state of CPSs. The authors designed a secure framework that allows users to create and execute digital twins, closely matching their physical counterparts by using a novel approach to automatically generate the virtual environment from specification by using a secure engineered data exchange format. Furthermore, the security modules are added on top of the framework supporting security analysts in monitoring the current state of CPSs, the monitoring of security and safety rules. Inspired by this work, in the scope of SA4CPS, we will investigate and research the security architecture and methods and means for security monitoring of the digital twins through virtual environment applied to </w:t>
              </w:r>
              <w:proofErr w:type="spellStart"/>
              <w:r>
                <w:t>Vintecc’s</w:t>
              </w:r>
              <w:proofErr w:type="spellEnd"/>
              <w:r>
                <w:t xml:space="preserve"> use case and security requirements. However, in addition to what has been done </w:t>
              </w:r>
              <w:proofErr w:type="gramStart"/>
              <w:r>
                <w:t>in  [</w:t>
              </w:r>
              <w:proofErr w:type="gramEnd"/>
              <w:r>
                <w:t xml:space="preserve">65] , we will also cover </w:t>
              </w:r>
              <w:r>
                <w:lastRenderedPageBreak/>
                <w:t xml:space="preserve">the secure lifecycle management of CPS assets such as, secure remote configuration and parameters update, secure firmware update and a secure monitoring of the state of the CPS devices after configuration or parameter changes to ensure that the CPS assets operate as expected to the defined safety and operation rules.   </w:t>
              </w:r>
            </w:ins>
          </w:p>
          <w:p w14:paraId="3761FDAE" w14:textId="4B0105E8" w:rsidR="005E5594" w:rsidRPr="007E0D36" w:rsidRDefault="00405F43">
            <w:pPr>
              <w:jc w:val="both"/>
              <w:rPr>
                <w:ins w:id="494" w:author="Annanda Rath" w:date="2024-09-17T11:08:00Z"/>
              </w:rPr>
              <w:pPrChange w:id="495" w:author="Latvakoski Juhani" w:date="2024-09-24T15:02:00Z">
                <w:pPr>
                  <w:ind w:left="720"/>
                </w:pPr>
              </w:pPrChange>
            </w:pPr>
            <w:ins w:id="496" w:author="Latvakoski Juhani" w:date="2024-09-27T12:29:00Z">
              <w:r>
                <w:t>3. S</w:t>
              </w:r>
            </w:ins>
            <w:ins w:id="497" w:author="Annanda Rath" w:date="2024-09-17T11:03:00Z">
              <w:del w:id="498" w:author="Latvakoski Juhani" w:date="2024-09-27T12:29:00Z">
                <w:r w:rsidDel="00405F43">
                  <w:delText>s</w:delText>
                </w:r>
              </w:del>
              <w:r>
                <w:t xml:space="preserve">ituational awareness of cyber-physical systems </w:t>
              </w:r>
            </w:ins>
          </w:p>
          <w:p w14:paraId="3956C201" w14:textId="75EC4F9B" w:rsidR="005E5594" w:rsidRPr="007E0D36" w:rsidRDefault="5923E44D">
            <w:pPr>
              <w:jc w:val="both"/>
              <w:rPr>
                <w:ins w:id="499" w:author="Latvakoski Juhani" w:date="2024-09-11T09:55:00Z"/>
              </w:rPr>
              <w:pPrChange w:id="500" w:author="Latvakoski Juhani" w:date="2024-09-24T15:02:00Z">
                <w:pPr>
                  <w:ind w:left="720"/>
                </w:pPr>
              </w:pPrChange>
            </w:pPr>
            <w:ins w:id="501" w:author="Annanda Rath" w:date="2024-09-17T11:03:00Z">
              <w:r>
                <w:t xml:space="preserve">In [66] the authors developed a framework for enhancing cyber situational awareness for cyber-physical systems through digital twins. The proposed framework consists of two key components for improving cyber situational awareness: visualization and record-and-replay. In the paper, authors also provide a detailed architecture of the proposed digital twin cyber situational awareness framework, highlighting the physical environment and the CPS Twinning framework. A prototype has been developed that provides real-time visualization features (i.e., system topology, program variables of devices) and enables a thorough, repeatable investigation process on a logic and network level. This work is closely related to </w:t>
              </w:r>
              <w:proofErr w:type="spellStart"/>
              <w:r>
                <w:t>thatof</w:t>
              </w:r>
              <w:proofErr w:type="spellEnd"/>
              <w:r>
                <w:t xml:space="preserve"> </w:t>
              </w:r>
              <w:proofErr w:type="spellStart"/>
              <w:r>
                <w:t>Vintecc’s</w:t>
              </w:r>
              <w:proofErr w:type="spellEnd"/>
              <w:r>
                <w:t xml:space="preserve"> case. However, more in depth study is needed such as how adaptable the tool is when it comes to varied system setting, protocols, devices' constraints before it can be leveraged and used in the context of </w:t>
              </w:r>
              <w:proofErr w:type="spellStart"/>
              <w:r>
                <w:t>Vintecc’s</w:t>
              </w:r>
              <w:proofErr w:type="spellEnd"/>
              <w:r>
                <w:t xml:space="preserve"> case.  The authors </w:t>
              </w:r>
              <w:proofErr w:type="gramStart"/>
              <w:r>
                <w:t>in  [</w:t>
              </w:r>
              <w:proofErr w:type="gramEnd"/>
              <w:r>
                <w:t xml:space="preserve">67]  present a framework that allows users to create and execute digital twins, closely matching their physical counterparts. They also propose a novel approach to automatically generate the virtual environment from specification, using engineering data exchange formats. From a security perspective, authors also built security modules on top of the framework to support security and safety analysts in monitoring the current state of CPSs. The security and safety rules can be stated either implicitly or explicitly in the specification. The security module performs an analysis during operation to detect abnormal conditions of the process in the virtual environment based on the defined security and safety rules. The abnormal condition is identified by correlating the state of the digital twins. It has access to all states and events inside the virtual environment, and thereby, can also monitor state changes over time. With this information, relationships between variables can be </w:t>
              </w:r>
              <w:proofErr w:type="spellStart"/>
              <w:r>
                <w:t>analyzed</w:t>
              </w:r>
              <w:proofErr w:type="spellEnd"/>
              <w:r>
                <w:t xml:space="preserve"> to spot violations of defined safety rules. Moreover, sensors that are independent of the process under control may be used as an additional data source to report their view on the system’s state.</w:t>
              </w:r>
            </w:ins>
          </w:p>
        </w:tc>
      </w:tr>
    </w:tbl>
    <w:p w14:paraId="02897A77" w14:textId="77777777" w:rsidR="00C13593" w:rsidRDefault="00C13593" w:rsidP="00C13593">
      <w:pPr>
        <w:pStyle w:val="BodyText"/>
        <w:rPr>
          <w:lang w:eastAsia="en-US"/>
        </w:rPr>
      </w:pPr>
    </w:p>
    <w:p w14:paraId="356F75B5" w14:textId="24EE50FB" w:rsidR="00184B2C" w:rsidRPr="009A49D9" w:rsidRDefault="00427A05" w:rsidP="00C81F2A">
      <w:pPr>
        <w:pStyle w:val="Heading4withnumbering"/>
        <w:rPr>
          <w:lang w:eastAsia="en-US"/>
        </w:rPr>
      </w:pPr>
      <w:bookmarkStart w:id="502" w:name="_Toc122018243"/>
      <w:r w:rsidRPr="009A49D9">
        <w:rPr>
          <w:lang w:eastAsia="en-US"/>
        </w:rPr>
        <w:t>T</w:t>
      </w:r>
      <w:r w:rsidR="00184B2C" w:rsidRPr="009A49D9">
        <w:rPr>
          <w:lang w:eastAsia="en-US"/>
        </w:rPr>
        <w:t>echnological innovation</w:t>
      </w:r>
      <w:bookmarkEnd w:id="502"/>
    </w:p>
    <w:p w14:paraId="72C02051" w14:textId="77777777" w:rsidR="00CB5FE4" w:rsidRDefault="00CB5FE4" w:rsidP="0090646E">
      <w:pPr>
        <w:pStyle w:val="BodyText"/>
        <w:rPr>
          <w:lang w:eastAsia="en-US"/>
        </w:rPr>
      </w:pPr>
    </w:p>
    <w:p w14:paraId="3D69DDFD" w14:textId="6C0DFDD8" w:rsidR="008925D7" w:rsidRDefault="008925D7" w:rsidP="008925D7">
      <w:pPr>
        <w:pStyle w:val="ITEABodyText"/>
        <w:jc w:val="both"/>
      </w:pPr>
      <w:r w:rsidRPr="002136B0">
        <w:t xml:space="preserve"> </w:t>
      </w:r>
      <w:r>
        <w:t xml:space="preserve"> </w:t>
      </w:r>
      <w:r w:rsidRPr="002136B0">
        <w:t xml:space="preserve">A view to the targeted </w:t>
      </w:r>
      <w:r w:rsidR="00DF2A3A">
        <w:t>technological innovation is visualized in the</w:t>
      </w:r>
      <w:r>
        <w:t xml:space="preserve"> </w:t>
      </w:r>
      <w:r>
        <w:fldChar w:fldCharType="begin"/>
      </w:r>
      <w:r>
        <w:instrText xml:space="preserve"> REF _Ref118448307 \h </w:instrText>
      </w:r>
      <w:r>
        <w:fldChar w:fldCharType="separate"/>
      </w:r>
      <w:r w:rsidRPr="00C61680">
        <w:rPr>
          <w:color w:val="auto"/>
        </w:rPr>
        <w:t xml:space="preserve">Figure </w:t>
      </w:r>
      <w:r w:rsidRPr="00C61680">
        <w:rPr>
          <w:noProof/>
          <w:color w:val="auto"/>
        </w:rPr>
        <w:t>3</w:t>
      </w:r>
      <w:r>
        <w:fldChar w:fldCharType="end"/>
      </w:r>
      <w:r>
        <w:t xml:space="preserve">. The situational awareness approach is based on entity (person, device, digital twin) centric model with local and distributed situational awareness (DSA). The final target is to </w:t>
      </w:r>
      <w:del w:id="503" w:author="Latvakoski Juhani" w:date="2024-09-18T12:58:00Z">
        <w:r w:rsidDel="00506204">
          <w:delText xml:space="preserve">combine these and </w:delText>
        </w:r>
      </w:del>
      <w:r>
        <w:t xml:space="preserve">establish basis for secure DSA, which considers e.g., access rights, credentials, distributed data spaces, trustworthiness of the data, and roles of the entities. </w:t>
      </w:r>
      <w:ins w:id="504" w:author="Latvakoski Juhani" w:date="2024-09-18T13:22:00Z">
        <w:r w:rsidR="00B01F03">
          <w:t xml:space="preserve">There are several potential technologies that could offer some partial solutions </w:t>
        </w:r>
        <w:r w:rsidR="00505D43">
          <w:t>for such a secure DSA</w:t>
        </w:r>
      </w:ins>
      <w:ins w:id="505" w:author="Latvakoski Juhani" w:date="2024-09-18T13:23:00Z">
        <w:r w:rsidR="0019337C">
          <w:t>, however any proper</w:t>
        </w:r>
        <w:r w:rsidR="009B1B57">
          <w:t xml:space="preserve"> solution concept that fulfil the needs of the project use cases</w:t>
        </w:r>
      </w:ins>
      <w:ins w:id="506" w:author="Latvakoski Juhani" w:date="2024-09-18T13:24:00Z">
        <w:r w:rsidR="00690DB2">
          <w:t xml:space="preserve"> </w:t>
        </w:r>
      </w:ins>
      <w:ins w:id="507" w:author="Latvakoski Juhani" w:date="2024-09-18T13:25:00Z">
        <w:r w:rsidR="00AF4B55">
          <w:t>to</w:t>
        </w:r>
      </w:ins>
      <w:ins w:id="508" w:author="Latvakoski Juhani" w:date="2024-09-18T13:24:00Z">
        <w:r w:rsidR="00690DB2">
          <w:t xml:space="preserve"> enable </w:t>
        </w:r>
      </w:ins>
      <w:ins w:id="509" w:author="Latvakoski Juhani" w:date="2024-09-18T13:25:00Z">
        <w:r w:rsidR="00C65304">
          <w:t xml:space="preserve">secure situation awareness for </w:t>
        </w:r>
        <w:r w:rsidR="00736A33">
          <w:t>persons, devices and digital twins</w:t>
        </w:r>
      </w:ins>
      <w:ins w:id="510" w:author="Latvakoski Juhani" w:date="2024-09-18T13:23:00Z">
        <w:r w:rsidR="009B1B57">
          <w:t xml:space="preserve"> have not </w:t>
        </w:r>
        <w:proofErr w:type="gramStart"/>
        <w:r w:rsidR="009B1B57">
          <w:t>be</w:t>
        </w:r>
        <w:proofErr w:type="gramEnd"/>
        <w:r w:rsidR="009B1B57">
          <w:t xml:space="preserve"> found</w:t>
        </w:r>
      </w:ins>
      <w:ins w:id="511" w:author="Latvakoski Juhani" w:date="2024-09-18T13:28:00Z">
        <w:r w:rsidR="006A1FFE">
          <w:t xml:space="preserve"> [3-</w:t>
        </w:r>
      </w:ins>
      <w:ins w:id="512" w:author="Latvakoski Juhani" w:date="2024-09-18T13:29:00Z">
        <w:r w:rsidR="00681EE3">
          <w:t>15</w:t>
        </w:r>
      </w:ins>
      <w:ins w:id="513" w:author="Latvakoski Juhani" w:date="2024-09-18T13:28:00Z">
        <w:r w:rsidR="006A1FFE">
          <w:t>]</w:t>
        </w:r>
      </w:ins>
      <w:ins w:id="514" w:author="Latvakoski Juhani" w:date="2024-09-18T13:22:00Z">
        <w:r w:rsidR="00B01F03">
          <w:t>.</w:t>
        </w:r>
      </w:ins>
      <w:ins w:id="515" w:author="Latvakoski Juhani" w:date="2024-09-18T13:24:00Z">
        <w:r w:rsidR="00A543DF">
          <w:t xml:space="preserve"> </w:t>
        </w:r>
      </w:ins>
      <w:r>
        <w:t xml:space="preserve">A “secure DSA dashboard” will be created based on the accesses and information on the situation for a person. Autonomous operation of the physical assets will be based on a blackboard type of secure DSA view. The security solution approach relies on application of Zero Trust model with W3C verifiable credentials, self-sovereign identities (also called as decentralized identifiers) as </w:t>
      </w:r>
      <w:del w:id="516" w:author="Latvakoski Juhani" w:date="2024-09-18T13:26:00Z">
        <w:r w:rsidDel="00D561B0">
          <w:delText>the basis</w:delText>
        </w:r>
      </w:del>
      <w:ins w:id="517" w:author="Latvakoski Juhani" w:date="2024-09-18T13:26:00Z">
        <w:r w:rsidR="00D561B0">
          <w:t>a starting point</w:t>
        </w:r>
      </w:ins>
      <w:r>
        <w:t xml:space="preserve"> for the solutions [3, 4, 5, 6]</w:t>
      </w:r>
      <w:r w:rsidRPr="005A341C">
        <w:t>.</w:t>
      </w:r>
      <w:r>
        <w:t xml:space="preserve"> Reliability and transparency of the security model will be based on the application of blockchain/distributed ledger technologies (DLT), which refers to storage, distribution, and exchange (share) data between the users of private or public distributed computer networks located in multiple sites [7</w:t>
      </w:r>
      <w:r w:rsidR="001A347D">
        <w:t>, 8</w:t>
      </w:r>
      <w:r>
        <w:t xml:space="preserve">]. </w:t>
      </w:r>
    </w:p>
    <w:p w14:paraId="368B54E9" w14:textId="79317DAC" w:rsidR="00873956" w:rsidRDefault="00C322B4" w:rsidP="00873956">
      <w:pPr>
        <w:pStyle w:val="BodyText"/>
        <w:jc w:val="center"/>
        <w:rPr>
          <w:lang w:eastAsia="en-US"/>
        </w:rPr>
      </w:pPr>
      <w:r>
        <w:rPr>
          <w:noProof/>
          <w:lang w:eastAsia="en-US"/>
        </w:rPr>
        <w:drawing>
          <wp:inline distT="0" distB="0" distL="0" distR="0" wp14:anchorId="3270D56D" wp14:editId="2569CFFC">
            <wp:extent cx="6282942" cy="3275492"/>
            <wp:effectExtent l="0" t="0" r="3810" b="0"/>
            <wp:docPr id="1594201412" name="Picture 159420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294308" cy="3281417"/>
                    </a:xfrm>
                    <a:prstGeom prst="rect">
                      <a:avLst/>
                    </a:prstGeom>
                    <a:noFill/>
                  </pic:spPr>
                </pic:pic>
              </a:graphicData>
            </a:graphic>
          </wp:inline>
        </w:drawing>
      </w:r>
    </w:p>
    <w:p w14:paraId="1A4536E1" w14:textId="4DB3906F" w:rsidR="00873956" w:rsidRPr="00545784" w:rsidRDefault="00873956" w:rsidP="00873956">
      <w:pPr>
        <w:pStyle w:val="Caption"/>
        <w:rPr>
          <w:color w:val="000000" w:themeColor="text1"/>
          <w:lang w:eastAsia="en-US"/>
        </w:rPr>
      </w:pPr>
      <w:bookmarkStart w:id="518" w:name="_Ref118723807"/>
      <w:r w:rsidRPr="00545784">
        <w:rPr>
          <w:color w:val="000000" w:themeColor="text1"/>
        </w:rPr>
        <w:t xml:space="preserve">Figure </w:t>
      </w:r>
      <w:r w:rsidRPr="00545784">
        <w:rPr>
          <w:color w:val="000000" w:themeColor="text1"/>
        </w:rPr>
        <w:fldChar w:fldCharType="begin"/>
      </w:r>
      <w:r w:rsidRPr="00545784">
        <w:rPr>
          <w:color w:val="000000" w:themeColor="text1"/>
        </w:rPr>
        <w:instrText xml:space="preserve"> SEQ Figure \* ARABIC </w:instrText>
      </w:r>
      <w:r w:rsidRPr="00545784">
        <w:rPr>
          <w:color w:val="000000" w:themeColor="text1"/>
        </w:rPr>
        <w:fldChar w:fldCharType="separate"/>
      </w:r>
      <w:r w:rsidR="005D738A">
        <w:rPr>
          <w:noProof/>
          <w:color w:val="000000" w:themeColor="text1"/>
        </w:rPr>
        <w:t>8</w:t>
      </w:r>
      <w:r w:rsidRPr="00545784">
        <w:rPr>
          <w:color w:val="000000" w:themeColor="text1"/>
        </w:rPr>
        <w:fldChar w:fldCharType="end"/>
      </w:r>
      <w:bookmarkEnd w:id="518"/>
      <w:r w:rsidRPr="00545784">
        <w:rPr>
          <w:color w:val="000000" w:themeColor="text1"/>
        </w:rPr>
        <w:t>. Secure situational awareness</w:t>
      </w:r>
      <w:r w:rsidR="002837E3">
        <w:rPr>
          <w:color w:val="000000" w:themeColor="text1"/>
        </w:rPr>
        <w:t xml:space="preserve"> concept</w:t>
      </w:r>
      <w:r w:rsidRPr="00545784">
        <w:rPr>
          <w:color w:val="000000" w:themeColor="text1"/>
        </w:rPr>
        <w:t xml:space="preserve"> for end users, autonom</w:t>
      </w:r>
      <w:r w:rsidR="00623A3D">
        <w:rPr>
          <w:color w:val="000000" w:themeColor="text1"/>
        </w:rPr>
        <w:t>ous</w:t>
      </w:r>
      <w:r w:rsidRPr="00545784">
        <w:rPr>
          <w:color w:val="000000" w:themeColor="text1"/>
        </w:rPr>
        <w:t xml:space="preserve"> </w:t>
      </w:r>
      <w:r w:rsidR="00623A3D" w:rsidRPr="00545784">
        <w:rPr>
          <w:color w:val="000000" w:themeColor="text1"/>
        </w:rPr>
        <w:t>devices,</w:t>
      </w:r>
      <w:r w:rsidRPr="00545784">
        <w:rPr>
          <w:color w:val="000000" w:themeColor="text1"/>
        </w:rPr>
        <w:t xml:space="preserve"> and digital twins</w:t>
      </w:r>
      <w:r w:rsidR="00F62A25">
        <w:rPr>
          <w:color w:val="000000" w:themeColor="text1"/>
        </w:rPr>
        <w:t xml:space="preserve"> with</w:t>
      </w:r>
      <w:r w:rsidR="00A86024">
        <w:rPr>
          <w:color w:val="000000" w:themeColor="text1"/>
        </w:rPr>
        <w:t xml:space="preserve"> decentralized zero</w:t>
      </w:r>
      <w:r w:rsidR="00F62A25">
        <w:rPr>
          <w:color w:val="000000" w:themeColor="text1"/>
        </w:rPr>
        <w:t xml:space="preserve"> </w:t>
      </w:r>
      <w:r w:rsidR="00562D51">
        <w:rPr>
          <w:color w:val="000000" w:themeColor="text1"/>
        </w:rPr>
        <w:t xml:space="preserve">trust </w:t>
      </w:r>
      <w:r w:rsidR="00054AEF">
        <w:rPr>
          <w:color w:val="000000" w:themeColor="text1"/>
        </w:rPr>
        <w:t>architecture</w:t>
      </w:r>
      <w:r w:rsidR="00713106">
        <w:rPr>
          <w:color w:val="000000" w:themeColor="text1"/>
        </w:rPr>
        <w:t xml:space="preserve"> levels</w:t>
      </w:r>
      <w:r w:rsidR="00807657">
        <w:rPr>
          <w:color w:val="000000" w:themeColor="text1"/>
        </w:rPr>
        <w:t xml:space="preserve"> </w:t>
      </w:r>
      <w:r w:rsidR="00223E18">
        <w:rPr>
          <w:color w:val="000000" w:themeColor="text1"/>
        </w:rPr>
        <w:t xml:space="preserve">(adapted </w:t>
      </w:r>
      <w:r w:rsidR="00F85F35">
        <w:rPr>
          <w:color w:val="000000" w:themeColor="text1"/>
        </w:rPr>
        <w:t xml:space="preserve">relying on </w:t>
      </w:r>
      <w:r w:rsidR="007E7ECD">
        <w:rPr>
          <w:color w:val="000000" w:themeColor="text1"/>
        </w:rPr>
        <w:t>[</w:t>
      </w:r>
      <w:r w:rsidR="00A3275C">
        <w:rPr>
          <w:color w:val="000000" w:themeColor="text1"/>
        </w:rPr>
        <w:t>3</w:t>
      </w:r>
      <w:r w:rsidR="007E7ECD">
        <w:rPr>
          <w:color w:val="000000" w:themeColor="text1"/>
        </w:rPr>
        <w:t>-7]</w:t>
      </w:r>
      <w:r w:rsidR="00A3275C">
        <w:rPr>
          <w:color w:val="000000" w:themeColor="text1"/>
        </w:rPr>
        <w:t xml:space="preserve"> approaches</w:t>
      </w:r>
      <w:r w:rsidR="00223E18">
        <w:rPr>
          <w:color w:val="000000" w:themeColor="text1"/>
        </w:rPr>
        <w:t>)</w:t>
      </w:r>
      <w:r w:rsidRPr="00545784">
        <w:rPr>
          <w:color w:val="000000" w:themeColor="text1"/>
        </w:rPr>
        <w:t>.</w:t>
      </w:r>
    </w:p>
    <w:p w14:paraId="2D2B9B9B" w14:textId="597232CE" w:rsidR="00471DDE" w:rsidRDefault="00FA6AA4" w:rsidP="00841FFF">
      <w:pPr>
        <w:pStyle w:val="BodyText"/>
        <w:jc w:val="both"/>
        <w:rPr>
          <w:lang w:eastAsia="en-US"/>
        </w:rPr>
      </w:pPr>
      <w:r>
        <w:rPr>
          <w:lang w:eastAsia="en-US"/>
        </w:rPr>
        <w:t xml:space="preserve">The key </w:t>
      </w:r>
      <w:r w:rsidR="00622F27">
        <w:rPr>
          <w:lang w:eastAsia="en-US"/>
        </w:rPr>
        <w:t xml:space="preserve">technical </w:t>
      </w:r>
      <w:r>
        <w:rPr>
          <w:lang w:eastAsia="en-US"/>
        </w:rPr>
        <w:t xml:space="preserve">elements </w:t>
      </w:r>
      <w:r w:rsidR="00C87074">
        <w:rPr>
          <w:lang w:eastAsia="en-US"/>
        </w:rPr>
        <w:t>in</w:t>
      </w:r>
      <w:r>
        <w:rPr>
          <w:lang w:eastAsia="en-US"/>
        </w:rPr>
        <w:t xml:space="preserve"> the </w:t>
      </w:r>
      <w:r w:rsidR="00516C15">
        <w:rPr>
          <w:lang w:eastAsia="en-US"/>
        </w:rPr>
        <w:t>situational awareness</w:t>
      </w:r>
      <w:r>
        <w:rPr>
          <w:lang w:eastAsia="en-US"/>
        </w:rPr>
        <w:t xml:space="preserve"> are </w:t>
      </w:r>
      <w:r w:rsidRPr="00996797">
        <w:rPr>
          <w:i/>
          <w:iCs/>
          <w:lang w:eastAsia="en-US"/>
        </w:rPr>
        <w:t>perception, comprehension, projection, decision, control, and actuation</w:t>
      </w:r>
      <w:r>
        <w:rPr>
          <w:lang w:eastAsia="en-US"/>
        </w:rPr>
        <w:t>, which are executed based on all the accessible data from the data spaces of companies and other stakeholders</w:t>
      </w:r>
      <w:r w:rsidR="00104611">
        <w:rPr>
          <w:lang w:eastAsia="en-US"/>
        </w:rPr>
        <w:t xml:space="preserve">. </w:t>
      </w:r>
      <w:r w:rsidR="00FA66AE">
        <w:rPr>
          <w:lang w:eastAsia="en-US"/>
        </w:rPr>
        <w:t>This</w:t>
      </w:r>
      <w:r w:rsidR="00196988">
        <w:rPr>
          <w:lang w:eastAsia="en-US"/>
        </w:rPr>
        <w:t xml:space="preserve"> include</w:t>
      </w:r>
      <w:r w:rsidR="00FA66AE">
        <w:rPr>
          <w:lang w:eastAsia="en-US"/>
        </w:rPr>
        <w:t>s</w:t>
      </w:r>
      <w:r w:rsidR="00196988">
        <w:rPr>
          <w:lang w:eastAsia="en-US"/>
        </w:rPr>
        <w:t xml:space="preserve"> </w:t>
      </w:r>
      <w:r w:rsidR="00442CBF">
        <w:rPr>
          <w:lang w:eastAsia="en-US"/>
        </w:rPr>
        <w:t>need</w:t>
      </w:r>
      <w:r w:rsidR="00FA66AE">
        <w:rPr>
          <w:lang w:eastAsia="en-US"/>
        </w:rPr>
        <w:t>s</w:t>
      </w:r>
      <w:r w:rsidR="00442CBF">
        <w:rPr>
          <w:lang w:eastAsia="en-US"/>
        </w:rPr>
        <w:t xml:space="preserve"> </w:t>
      </w:r>
      <w:r w:rsidR="00DA62C7">
        <w:rPr>
          <w:lang w:eastAsia="en-US"/>
        </w:rPr>
        <w:t>for smart use of</w:t>
      </w:r>
      <w:r w:rsidR="00442CBF">
        <w:rPr>
          <w:lang w:eastAsia="en-US"/>
        </w:rPr>
        <w:t xml:space="preserve"> data/information within a single stakeholder</w:t>
      </w:r>
      <w:r w:rsidR="00DA62C7">
        <w:rPr>
          <w:lang w:eastAsia="en-US"/>
        </w:rPr>
        <w:t xml:space="preserve"> e.g. by </w:t>
      </w:r>
      <w:r w:rsidR="00217DDE">
        <w:rPr>
          <w:lang w:eastAsia="en-US"/>
        </w:rPr>
        <w:t xml:space="preserve">applying </w:t>
      </w:r>
      <w:r w:rsidR="000C70DE">
        <w:rPr>
          <w:lang w:eastAsia="en-US"/>
        </w:rPr>
        <w:t xml:space="preserve">AI/machine learning means </w:t>
      </w:r>
      <w:r w:rsidR="002E1E67">
        <w:rPr>
          <w:lang w:eastAsia="en-US"/>
        </w:rPr>
        <w:t xml:space="preserve">with </w:t>
      </w:r>
      <w:r w:rsidR="00217DDE">
        <w:rPr>
          <w:lang w:eastAsia="en-US"/>
        </w:rPr>
        <w:t>smart digital twins</w:t>
      </w:r>
      <w:r w:rsidR="00E41505">
        <w:rPr>
          <w:lang w:eastAsia="en-US"/>
        </w:rPr>
        <w:t>.</w:t>
      </w:r>
      <w:r w:rsidR="002E1E67">
        <w:rPr>
          <w:lang w:eastAsia="en-US"/>
        </w:rPr>
        <w:t xml:space="preserve"> The </w:t>
      </w:r>
      <w:r w:rsidR="00A56CFB">
        <w:rPr>
          <w:lang w:eastAsia="en-US"/>
        </w:rPr>
        <w:t xml:space="preserve">smartness of the </w:t>
      </w:r>
      <w:r w:rsidR="001213DB">
        <w:rPr>
          <w:lang w:eastAsia="en-US"/>
        </w:rPr>
        <w:t xml:space="preserve">situation increases when the </w:t>
      </w:r>
      <w:r w:rsidR="00E46A66">
        <w:rPr>
          <w:lang w:eastAsia="en-US"/>
        </w:rPr>
        <w:t xml:space="preserve">resources of other </w:t>
      </w:r>
      <w:r w:rsidR="00E46A66">
        <w:rPr>
          <w:lang w:eastAsia="en-US"/>
        </w:rPr>
        <w:lastRenderedPageBreak/>
        <w:t xml:space="preserve">stakeholders can be included into the process. However, </w:t>
      </w:r>
      <w:r w:rsidR="00983B4D">
        <w:rPr>
          <w:lang w:eastAsia="en-US"/>
        </w:rPr>
        <w:t xml:space="preserve">then the importance of the </w:t>
      </w:r>
      <w:r w:rsidR="00627FF5">
        <w:rPr>
          <w:lang w:eastAsia="en-US"/>
        </w:rPr>
        <w:t>data sharing and especially digital trust is highlighted.</w:t>
      </w:r>
      <w:r w:rsidR="003662C4">
        <w:rPr>
          <w:lang w:eastAsia="en-US"/>
        </w:rPr>
        <w:t xml:space="preserve"> The digital trust here refers to the </w:t>
      </w:r>
      <w:r w:rsidR="00640547">
        <w:rPr>
          <w:lang w:eastAsia="en-US"/>
        </w:rPr>
        <w:t xml:space="preserve">trust and agreements between stakeholders, their identification, </w:t>
      </w:r>
      <w:r w:rsidR="00937EF6">
        <w:rPr>
          <w:lang w:eastAsia="en-US"/>
        </w:rPr>
        <w:t xml:space="preserve">verifiable credentials, policies of the owners, individual </w:t>
      </w:r>
      <w:proofErr w:type="gramStart"/>
      <w:r w:rsidR="00937EF6">
        <w:rPr>
          <w:lang w:eastAsia="en-US"/>
        </w:rPr>
        <w:t>persons</w:t>
      </w:r>
      <w:proofErr w:type="gramEnd"/>
      <w:r w:rsidR="00937EF6">
        <w:rPr>
          <w:lang w:eastAsia="en-US"/>
        </w:rPr>
        <w:t xml:space="preserve"> and organizational stakeholders. </w:t>
      </w:r>
      <w:r w:rsidR="00E41505">
        <w:rPr>
          <w:lang w:eastAsia="en-US"/>
        </w:rPr>
        <w:t xml:space="preserve"> </w:t>
      </w:r>
      <w:r w:rsidR="00545E51">
        <w:rPr>
          <w:lang w:eastAsia="en-US"/>
        </w:rPr>
        <w:t>The application of the</w:t>
      </w:r>
      <w:r w:rsidR="00C93D64">
        <w:rPr>
          <w:lang w:eastAsia="en-US"/>
        </w:rPr>
        <w:t xml:space="preserve"> approaches represented in [3-7]</w:t>
      </w:r>
      <w:r w:rsidR="009F1150">
        <w:rPr>
          <w:lang w:eastAsia="en-US"/>
        </w:rPr>
        <w:t xml:space="preserve">, </w:t>
      </w:r>
      <w:r w:rsidR="008259E2">
        <w:rPr>
          <w:lang w:eastAsia="en-US"/>
        </w:rPr>
        <w:t>are</w:t>
      </w:r>
      <w:r w:rsidR="009F1150">
        <w:rPr>
          <w:lang w:eastAsia="en-US"/>
        </w:rPr>
        <w:t xml:space="preserve"> here abstracted to</w:t>
      </w:r>
      <w:r w:rsidR="00545E51">
        <w:rPr>
          <w:lang w:eastAsia="en-US"/>
        </w:rPr>
        <w:t xml:space="preserve"> decentralized zero trust architecture levels</w:t>
      </w:r>
      <w:r w:rsidR="009F1150">
        <w:rPr>
          <w:lang w:eastAsia="en-US"/>
        </w:rPr>
        <w:t xml:space="preserve"> (see </w:t>
      </w:r>
      <w:r w:rsidR="00E457F3">
        <w:rPr>
          <w:lang w:eastAsia="en-US"/>
        </w:rPr>
        <w:fldChar w:fldCharType="begin"/>
      </w:r>
      <w:r w:rsidR="00E457F3">
        <w:rPr>
          <w:lang w:eastAsia="en-US"/>
        </w:rPr>
        <w:instrText xml:space="preserve"> REF _Ref118723807 \h </w:instrText>
      </w:r>
      <w:r w:rsidR="00E457F3">
        <w:rPr>
          <w:lang w:eastAsia="en-US"/>
        </w:rPr>
      </w:r>
      <w:r w:rsidR="00E457F3">
        <w:rPr>
          <w:lang w:eastAsia="en-US"/>
        </w:rPr>
        <w:fldChar w:fldCharType="separate"/>
      </w:r>
      <w:r w:rsidR="00E457F3" w:rsidRPr="00545784">
        <w:t xml:space="preserve">Figure </w:t>
      </w:r>
      <w:r w:rsidR="00E457F3">
        <w:rPr>
          <w:noProof/>
        </w:rPr>
        <w:t>8</w:t>
      </w:r>
      <w:r w:rsidR="00E457F3">
        <w:rPr>
          <w:lang w:eastAsia="en-US"/>
        </w:rPr>
        <w:fldChar w:fldCharType="end"/>
      </w:r>
      <w:r w:rsidR="009F1150">
        <w:rPr>
          <w:lang w:eastAsia="en-US"/>
        </w:rPr>
        <w:t>):</w:t>
      </w:r>
      <w:r w:rsidR="00545E51">
        <w:rPr>
          <w:lang w:eastAsia="en-US"/>
        </w:rPr>
        <w:t xml:space="preserve"> </w:t>
      </w:r>
      <w:r w:rsidR="00841FFF" w:rsidRPr="00841FFF">
        <w:t>Trust, Credentials, Control Data, and Trust Storage levels. The Trust level is related to the relationships of people with the organizations and physical assets (trust entities). The Credentials level is related to the digital identities of trust entities, means to give credentials from the issuers to holders, storing the credentials to wallets, and checking the credential proofs with verifier(s). The Control Data level is related to exchanging control data between the entities in an end-to-end manner in a secure way. The control data can be, e.g., credentials, security keys or other cryptographical material, or meta information on the data stream related to the real data flow between the trust entities required to be known by the other parties of communication. The Trust Storage level is related to storing the transactions related to, e.g., critical trust relationships between trust entities, smart contracts, verifiable credentials, and other security, privacy and safety related critical events (traces monitored from the system) so that they cannot be changed after they have been verified and added to the distributed ledger.</w:t>
      </w:r>
      <w:r w:rsidR="00C028A0">
        <w:t xml:space="preserve"> </w:t>
      </w:r>
      <w:r w:rsidR="00A22614">
        <w:t>After thi</w:t>
      </w:r>
      <w:r w:rsidR="00A558F4">
        <w:t xml:space="preserve">s kind of control process the actual data sharing is envisioned to happen </w:t>
      </w:r>
      <w:r w:rsidR="005D60F2">
        <w:t>in end-to-end manner between the involved cyber-</w:t>
      </w:r>
      <w:r w:rsidR="00617EE8">
        <w:t xml:space="preserve">physical </w:t>
      </w:r>
      <w:r w:rsidR="005D60F2">
        <w:t>resource</w:t>
      </w:r>
      <w:r w:rsidR="00617EE8">
        <w:t>s</w:t>
      </w:r>
      <w:r w:rsidR="00471DDE">
        <w:t>.</w:t>
      </w:r>
    </w:p>
    <w:p w14:paraId="26BE7A02" w14:textId="50982B38" w:rsidR="00841FFF" w:rsidRDefault="17662124" w:rsidP="00972518">
      <w:pPr>
        <w:pStyle w:val="BodyText"/>
        <w:jc w:val="both"/>
        <w:rPr>
          <w:lang w:eastAsia="en-US"/>
        </w:rPr>
      </w:pPr>
      <w:r w:rsidRPr="387C3D5F">
        <w:rPr>
          <w:lang w:eastAsia="en-US"/>
        </w:rPr>
        <w:t xml:space="preserve">Summarizing, the </w:t>
      </w:r>
      <w:r w:rsidR="30B3BD2D" w:rsidRPr="387C3D5F">
        <w:rPr>
          <w:lang w:eastAsia="en-US"/>
        </w:rPr>
        <w:t xml:space="preserve">targeted </w:t>
      </w:r>
      <w:r w:rsidR="00E92FFC">
        <w:rPr>
          <w:lang w:eastAsia="en-US"/>
        </w:rPr>
        <w:t xml:space="preserve">technological </w:t>
      </w:r>
      <w:r w:rsidR="30B3BD2D" w:rsidRPr="387C3D5F">
        <w:rPr>
          <w:lang w:eastAsia="en-US"/>
        </w:rPr>
        <w:t xml:space="preserve">innovation is to </w:t>
      </w:r>
      <w:ins w:id="519" w:author="Latvakoski Juhani" w:date="2024-09-18T13:30:00Z">
        <w:r w:rsidR="00552C5E">
          <w:t>establish basis</w:t>
        </w:r>
      </w:ins>
      <w:ins w:id="520" w:author="Latvakoski Juhani" w:date="2024-09-18T13:35:00Z">
        <w:r w:rsidR="00D222B2">
          <w:t xml:space="preserve"> for the secure </w:t>
        </w:r>
        <w:r w:rsidR="00437E90">
          <w:t>distributed</w:t>
        </w:r>
      </w:ins>
      <w:ins w:id="521" w:author="Latvakoski Juhani" w:date="2024-09-18T13:36:00Z">
        <w:r w:rsidR="00437E90">
          <w:t xml:space="preserve"> </w:t>
        </w:r>
      </w:ins>
      <w:ins w:id="522" w:author="Latvakoski Juhani" w:date="2024-09-18T13:35:00Z">
        <w:r w:rsidR="00CD0AEC" w:rsidRPr="00545784">
          <w:t>situational awareness</w:t>
        </w:r>
        <w:r w:rsidR="00CD0AEC">
          <w:t xml:space="preserve"> concept</w:t>
        </w:r>
        <w:r w:rsidR="00CD0AEC" w:rsidRPr="00545784">
          <w:t xml:space="preserve"> for end users, autonom</w:t>
        </w:r>
        <w:r w:rsidR="00CD0AEC">
          <w:t>ous</w:t>
        </w:r>
        <w:r w:rsidR="00CD0AEC" w:rsidRPr="00545784">
          <w:t xml:space="preserve"> devices, and digital twins</w:t>
        </w:r>
        <w:r w:rsidR="00CD0AEC">
          <w:t xml:space="preserve"> with decentralized zero trust architecture levels</w:t>
        </w:r>
      </w:ins>
      <w:ins w:id="523" w:author="Latvakoski Juhani" w:date="2024-09-18T13:36:00Z">
        <w:r w:rsidR="00064181">
          <w:t xml:space="preserve"> (see figure 8)</w:t>
        </w:r>
      </w:ins>
      <w:ins w:id="524" w:author="Latvakoski Juhani" w:date="2024-09-18T13:30:00Z">
        <w:r w:rsidR="003B1F0D">
          <w:t xml:space="preserve"> </w:t>
        </w:r>
      </w:ins>
      <w:del w:id="525" w:author="Latvakoski Juhani" w:date="2024-09-18T13:30:00Z">
        <w:r w:rsidR="30B3BD2D" w:rsidRPr="387C3D5F" w:rsidDel="00552C5E">
          <w:rPr>
            <w:lang w:eastAsia="en-US"/>
          </w:rPr>
          <w:delText>combine th</w:delText>
        </w:r>
        <w:r w:rsidR="00E92FFC" w:rsidDel="00552C5E">
          <w:rPr>
            <w:lang w:eastAsia="en-US"/>
          </w:rPr>
          <w:delText>e</w:delText>
        </w:r>
        <w:r w:rsidR="30B3BD2D" w:rsidRPr="387C3D5F" w:rsidDel="00552C5E">
          <w:rPr>
            <w:lang w:eastAsia="en-US"/>
          </w:rPr>
          <w:delText xml:space="preserve"> aspects</w:delText>
        </w:r>
        <w:r w:rsidR="00E92FFC" w:rsidDel="00552C5E">
          <w:rPr>
            <w:lang w:eastAsia="en-US"/>
          </w:rPr>
          <w:delText xml:space="preserve"> shown in the </w:delText>
        </w:r>
        <w:r w:rsidR="00E92FFC" w:rsidDel="00552C5E">
          <w:rPr>
            <w:lang w:eastAsia="en-US"/>
          </w:rPr>
          <w:fldChar w:fldCharType="begin"/>
        </w:r>
        <w:r w:rsidR="00E92FFC" w:rsidDel="00552C5E">
          <w:rPr>
            <w:lang w:eastAsia="en-US"/>
          </w:rPr>
          <w:delInstrText xml:space="preserve"> REF _Ref118723807 \h </w:delInstrText>
        </w:r>
        <w:r w:rsidR="00E92FFC" w:rsidDel="00552C5E">
          <w:rPr>
            <w:lang w:eastAsia="en-US"/>
          </w:rPr>
        </w:r>
        <w:r w:rsidR="00E92FFC" w:rsidDel="00552C5E">
          <w:rPr>
            <w:lang w:eastAsia="en-US"/>
          </w:rPr>
          <w:fldChar w:fldCharType="separate"/>
        </w:r>
        <w:r w:rsidR="00E92FFC" w:rsidRPr="00545784" w:rsidDel="00552C5E">
          <w:delText xml:space="preserve">Figure </w:delText>
        </w:r>
        <w:r w:rsidR="00E92FFC" w:rsidDel="00552C5E">
          <w:rPr>
            <w:noProof/>
          </w:rPr>
          <w:delText>8</w:delText>
        </w:r>
        <w:r w:rsidR="00E92FFC" w:rsidDel="00552C5E">
          <w:rPr>
            <w:lang w:eastAsia="en-US"/>
          </w:rPr>
          <w:fldChar w:fldCharType="end"/>
        </w:r>
      </w:del>
      <w:r w:rsidR="30B3BD2D" w:rsidRPr="387C3D5F">
        <w:rPr>
          <w:lang w:eastAsia="en-US"/>
        </w:rPr>
        <w:t xml:space="preserve"> to </w:t>
      </w:r>
      <w:r w:rsidR="1AF9AD3D" w:rsidRPr="387C3D5F">
        <w:rPr>
          <w:lang w:eastAsia="en-US"/>
        </w:rPr>
        <w:t>fulfil</w:t>
      </w:r>
      <w:r w:rsidR="30B3BD2D" w:rsidRPr="387C3D5F">
        <w:rPr>
          <w:lang w:eastAsia="en-US"/>
        </w:rPr>
        <w:t xml:space="preserve"> the needs of </w:t>
      </w:r>
      <w:r w:rsidR="11790826" w:rsidRPr="387C3D5F">
        <w:rPr>
          <w:lang w:eastAsia="en-US"/>
        </w:rPr>
        <w:t>the individual</w:t>
      </w:r>
      <w:r w:rsidR="30B3BD2D" w:rsidRPr="387C3D5F">
        <w:rPr>
          <w:lang w:eastAsia="en-US"/>
        </w:rPr>
        <w:t xml:space="preserve"> persons, </w:t>
      </w:r>
      <w:r w:rsidR="00623A3D" w:rsidRPr="387C3D5F">
        <w:rPr>
          <w:lang w:eastAsia="en-US"/>
        </w:rPr>
        <w:t>autonomous</w:t>
      </w:r>
      <w:r w:rsidR="30B3BD2D" w:rsidRPr="387C3D5F">
        <w:rPr>
          <w:lang w:eastAsia="en-US"/>
        </w:rPr>
        <w:t xml:space="preserve"> </w:t>
      </w:r>
      <w:r w:rsidR="00623A3D" w:rsidRPr="387C3D5F">
        <w:rPr>
          <w:lang w:eastAsia="en-US"/>
        </w:rPr>
        <w:t>devices,</w:t>
      </w:r>
      <w:r w:rsidR="30B3BD2D" w:rsidRPr="387C3D5F">
        <w:rPr>
          <w:lang w:eastAsia="en-US"/>
        </w:rPr>
        <w:t xml:space="preserve"> and digital twins of companies with its human and autonomous users to be situation aware</w:t>
      </w:r>
      <w:r w:rsidR="30B5DAC4" w:rsidRPr="387C3D5F">
        <w:rPr>
          <w:lang w:eastAsia="en-US"/>
        </w:rPr>
        <w:t xml:space="preserve"> in secure manner so that each data space</w:t>
      </w:r>
      <w:r w:rsidR="323903BA" w:rsidRPr="387C3D5F">
        <w:rPr>
          <w:lang w:eastAsia="en-US"/>
        </w:rPr>
        <w:t>/device</w:t>
      </w:r>
      <w:r w:rsidR="30B5DAC4" w:rsidRPr="387C3D5F">
        <w:rPr>
          <w:lang w:eastAsia="en-US"/>
        </w:rPr>
        <w:t xml:space="preserve"> owner </w:t>
      </w:r>
      <w:r w:rsidR="323903BA" w:rsidRPr="387C3D5F">
        <w:rPr>
          <w:lang w:eastAsia="en-US"/>
        </w:rPr>
        <w:t xml:space="preserve">can make their businesses and take also benefit </w:t>
      </w:r>
      <w:r w:rsidR="0E628365" w:rsidRPr="387C3D5F">
        <w:rPr>
          <w:lang w:eastAsia="en-US"/>
        </w:rPr>
        <w:t>of their resources and data.</w:t>
      </w:r>
      <w:r w:rsidR="30B3BD2D" w:rsidRPr="387C3D5F">
        <w:rPr>
          <w:lang w:eastAsia="en-US"/>
        </w:rPr>
        <w:t xml:space="preserve"> </w:t>
      </w:r>
    </w:p>
    <w:p w14:paraId="62A82AAD" w14:textId="12C63051" w:rsidR="0006443A" w:rsidRPr="009A49D9" w:rsidRDefault="0006443A" w:rsidP="00C81F2A">
      <w:pPr>
        <w:pStyle w:val="Heading4withnumbering"/>
        <w:rPr>
          <w:lang w:eastAsia="en-US"/>
        </w:rPr>
      </w:pPr>
      <w:bookmarkStart w:id="526" w:name="_Toc122018244"/>
      <w:bookmarkStart w:id="527" w:name="_Hlk48576039"/>
      <w:r w:rsidRPr="009A49D9">
        <w:rPr>
          <w:lang w:eastAsia="en-US"/>
        </w:rPr>
        <w:t xml:space="preserve">Solution concept </w:t>
      </w:r>
      <w:r w:rsidR="004E79A0" w:rsidRPr="009A49D9">
        <w:rPr>
          <w:lang w:eastAsia="en-US"/>
        </w:rPr>
        <w:t xml:space="preserve">and </w:t>
      </w:r>
      <w:r w:rsidR="00AC1390" w:rsidRPr="009A49D9">
        <w:rPr>
          <w:lang w:eastAsia="en-US"/>
        </w:rPr>
        <w:t>Challenge</w:t>
      </w:r>
      <w:r w:rsidR="00D54C66" w:rsidRPr="009A49D9">
        <w:rPr>
          <w:lang w:eastAsia="en-US"/>
        </w:rPr>
        <w:t>s</w:t>
      </w:r>
      <w:r w:rsidR="00AC1390" w:rsidRPr="009A49D9">
        <w:rPr>
          <w:lang w:eastAsia="en-US"/>
        </w:rPr>
        <w:t xml:space="preserve"> portfolio</w:t>
      </w:r>
      <w:bookmarkEnd w:id="526"/>
    </w:p>
    <w:p w14:paraId="330DC2E1" w14:textId="77777777" w:rsidR="00E77A0A" w:rsidRDefault="00E77A0A" w:rsidP="00BA303C">
      <w:pPr>
        <w:pStyle w:val="BodyText"/>
      </w:pPr>
    </w:p>
    <w:p w14:paraId="18F70B8F" w14:textId="6B7E3C91" w:rsidR="00CE4224" w:rsidRDefault="009625EB" w:rsidP="004E4CAA">
      <w:pPr>
        <w:pStyle w:val="BodyText"/>
        <w:jc w:val="both"/>
        <w:rPr>
          <w:lang w:eastAsia="en-US"/>
        </w:rPr>
      </w:pPr>
      <w:r>
        <w:rPr>
          <w:lang w:eastAsia="en-US"/>
        </w:rPr>
        <w:t xml:space="preserve"> </w:t>
      </w:r>
      <w:r w:rsidR="005349A6">
        <w:rPr>
          <w:lang w:eastAsia="en-US"/>
        </w:rPr>
        <w:t>The techno</w:t>
      </w:r>
      <w:r w:rsidR="005A3E1E">
        <w:rPr>
          <w:lang w:eastAsia="en-US"/>
        </w:rPr>
        <w:t xml:space="preserve">logical innovation of the Sa4CPS concept (see </w:t>
      </w:r>
      <w:r w:rsidR="005A3E1E">
        <w:rPr>
          <w:lang w:eastAsia="en-US"/>
        </w:rPr>
        <w:fldChar w:fldCharType="begin"/>
      </w:r>
      <w:r w:rsidR="005A3E1E">
        <w:rPr>
          <w:lang w:eastAsia="en-US"/>
        </w:rPr>
        <w:instrText xml:space="preserve"> REF _Ref118723807 \h </w:instrText>
      </w:r>
      <w:r w:rsidR="005A3E1E">
        <w:rPr>
          <w:lang w:eastAsia="en-US"/>
        </w:rPr>
      </w:r>
      <w:r w:rsidR="005A3E1E">
        <w:rPr>
          <w:lang w:eastAsia="en-US"/>
        </w:rPr>
        <w:fldChar w:fldCharType="separate"/>
      </w:r>
      <w:r w:rsidR="005A3E1E" w:rsidRPr="00545784">
        <w:t xml:space="preserve">Figure </w:t>
      </w:r>
      <w:r w:rsidR="005A3E1E">
        <w:rPr>
          <w:noProof/>
        </w:rPr>
        <w:t>8</w:t>
      </w:r>
      <w:r w:rsidR="005A3E1E">
        <w:rPr>
          <w:lang w:eastAsia="en-US"/>
        </w:rPr>
        <w:fldChar w:fldCharType="end"/>
      </w:r>
      <w:r w:rsidR="005A3E1E">
        <w:rPr>
          <w:lang w:eastAsia="en-US"/>
        </w:rPr>
        <w:t xml:space="preserve">) </w:t>
      </w:r>
      <w:r w:rsidR="007C184E">
        <w:rPr>
          <w:lang w:eastAsia="en-US"/>
        </w:rPr>
        <w:t xml:space="preserve">is here divided to </w:t>
      </w:r>
      <w:r w:rsidR="00F25E71">
        <w:rPr>
          <w:lang w:eastAsia="en-US"/>
        </w:rPr>
        <w:t>a set of functional elements</w:t>
      </w:r>
      <w:r w:rsidR="008F1C68">
        <w:rPr>
          <w:lang w:eastAsia="en-US"/>
        </w:rPr>
        <w:t xml:space="preserve"> </w:t>
      </w:r>
      <w:r w:rsidR="00B86E84">
        <w:rPr>
          <w:lang w:eastAsia="en-US"/>
        </w:rPr>
        <w:t xml:space="preserve">that </w:t>
      </w:r>
      <w:r w:rsidR="007F12E6">
        <w:rPr>
          <w:lang w:eastAsia="en-US"/>
        </w:rPr>
        <w:t xml:space="preserve">are </w:t>
      </w:r>
      <w:r w:rsidR="00736824">
        <w:rPr>
          <w:lang w:eastAsia="en-US"/>
        </w:rPr>
        <w:t xml:space="preserve">envisioned to establish the core elements </w:t>
      </w:r>
      <w:r w:rsidR="00240293">
        <w:rPr>
          <w:lang w:eastAsia="en-US"/>
        </w:rPr>
        <w:t>for the innovation</w:t>
      </w:r>
      <w:r w:rsidR="001D5B75">
        <w:rPr>
          <w:lang w:eastAsia="en-US"/>
        </w:rPr>
        <w:t xml:space="preserve">. </w:t>
      </w:r>
      <w:r w:rsidR="00991B14">
        <w:rPr>
          <w:lang w:eastAsia="en-US"/>
        </w:rPr>
        <w:t xml:space="preserve">The functional elements </w:t>
      </w:r>
      <w:r w:rsidR="00102169">
        <w:rPr>
          <w:lang w:eastAsia="en-US"/>
        </w:rPr>
        <w:t xml:space="preserve">required in the perception and comprehension are needed for enabling </w:t>
      </w:r>
      <w:r w:rsidR="00E85083">
        <w:rPr>
          <w:lang w:eastAsia="en-US"/>
        </w:rPr>
        <w:t xml:space="preserve">autonomous devices, </w:t>
      </w:r>
      <w:proofErr w:type="gramStart"/>
      <w:r w:rsidR="00E85083">
        <w:rPr>
          <w:lang w:eastAsia="en-US"/>
        </w:rPr>
        <w:t>people</w:t>
      </w:r>
      <w:proofErr w:type="gramEnd"/>
      <w:r w:rsidR="00E85083">
        <w:rPr>
          <w:lang w:eastAsia="en-US"/>
        </w:rPr>
        <w:t xml:space="preserve"> and </w:t>
      </w:r>
      <w:r w:rsidR="00742CC9">
        <w:rPr>
          <w:lang w:eastAsia="en-US"/>
        </w:rPr>
        <w:t>digital twins of companies</w:t>
      </w:r>
      <w:r w:rsidR="00DA4423">
        <w:rPr>
          <w:lang w:eastAsia="en-US"/>
        </w:rPr>
        <w:t xml:space="preserve"> (=end users)</w:t>
      </w:r>
      <w:r w:rsidR="00742CC9">
        <w:rPr>
          <w:lang w:eastAsia="en-US"/>
        </w:rPr>
        <w:t xml:space="preserve"> to sense and reason </w:t>
      </w:r>
      <w:r w:rsidR="009F2300">
        <w:rPr>
          <w:lang w:eastAsia="en-US"/>
        </w:rPr>
        <w:t xml:space="preserve">about the situation. </w:t>
      </w:r>
      <w:r w:rsidR="00BD0359">
        <w:rPr>
          <w:lang w:eastAsia="en-US"/>
        </w:rPr>
        <w:t xml:space="preserve">The functional elements required in situation status visualization, project and actions are </w:t>
      </w:r>
      <w:r w:rsidR="00301BCD">
        <w:rPr>
          <w:lang w:eastAsia="en-US"/>
        </w:rPr>
        <w:t xml:space="preserve">needed for enabling the </w:t>
      </w:r>
      <w:r w:rsidR="00DA4423">
        <w:rPr>
          <w:lang w:eastAsia="en-US"/>
        </w:rPr>
        <w:t xml:space="preserve">referred end users to </w:t>
      </w:r>
      <w:r w:rsidR="000704FB">
        <w:rPr>
          <w:lang w:eastAsia="en-US"/>
        </w:rPr>
        <w:t xml:space="preserve">see </w:t>
      </w:r>
      <w:r w:rsidR="00E3497A">
        <w:rPr>
          <w:lang w:eastAsia="en-US"/>
        </w:rPr>
        <w:t xml:space="preserve">via their dashboards </w:t>
      </w:r>
      <w:r w:rsidR="000704FB">
        <w:rPr>
          <w:lang w:eastAsia="en-US"/>
        </w:rPr>
        <w:t>what is the sit</w:t>
      </w:r>
      <w:r w:rsidR="00D31F0D">
        <w:rPr>
          <w:lang w:eastAsia="en-US"/>
        </w:rPr>
        <w:t>uation</w:t>
      </w:r>
      <w:r w:rsidR="00260F68">
        <w:rPr>
          <w:lang w:eastAsia="en-US"/>
        </w:rPr>
        <w:t xml:space="preserve"> for </w:t>
      </w:r>
      <w:r w:rsidR="00671E58">
        <w:rPr>
          <w:lang w:eastAsia="en-US"/>
        </w:rPr>
        <w:t xml:space="preserve">enabling them to </w:t>
      </w:r>
      <w:r w:rsidR="00C21F7D">
        <w:rPr>
          <w:lang w:eastAsia="en-US"/>
        </w:rPr>
        <w:t xml:space="preserve">estimate the future, and reason </w:t>
      </w:r>
      <w:r w:rsidR="00FC5973">
        <w:rPr>
          <w:lang w:eastAsia="en-US"/>
        </w:rPr>
        <w:t xml:space="preserve">for sensible actions. The functional elements required for handling trust, security and privacy are </w:t>
      </w:r>
      <w:r w:rsidR="00BF7059">
        <w:rPr>
          <w:lang w:eastAsia="en-US"/>
        </w:rPr>
        <w:t xml:space="preserve">needed </w:t>
      </w:r>
      <w:r w:rsidR="009D38B1">
        <w:rPr>
          <w:lang w:eastAsia="en-US"/>
        </w:rPr>
        <w:t xml:space="preserve">for </w:t>
      </w:r>
      <w:r w:rsidR="00DB0ED2">
        <w:rPr>
          <w:lang w:eastAsia="en-US"/>
        </w:rPr>
        <w:t xml:space="preserve">keeping the </w:t>
      </w:r>
      <w:r w:rsidR="00650BF6">
        <w:rPr>
          <w:lang w:eastAsia="en-US"/>
        </w:rPr>
        <w:t>ownership</w:t>
      </w:r>
      <w:r w:rsidR="00013373">
        <w:rPr>
          <w:lang w:eastAsia="en-US"/>
        </w:rPr>
        <w:t xml:space="preserve"> (e.g. privacy, GDPR)</w:t>
      </w:r>
      <w:r w:rsidR="00762AD9">
        <w:rPr>
          <w:lang w:eastAsia="en-US"/>
        </w:rPr>
        <w:t xml:space="preserve"> and values</w:t>
      </w:r>
      <w:r w:rsidR="00E13FFB">
        <w:rPr>
          <w:lang w:eastAsia="en-US"/>
        </w:rPr>
        <w:t xml:space="preserve"> for stakeholders as well as </w:t>
      </w:r>
      <w:r w:rsidR="00176219">
        <w:rPr>
          <w:lang w:eastAsia="en-US"/>
        </w:rPr>
        <w:t xml:space="preserve">measuring the </w:t>
      </w:r>
      <w:r w:rsidR="002E209A">
        <w:rPr>
          <w:lang w:eastAsia="en-US"/>
        </w:rPr>
        <w:t>securi</w:t>
      </w:r>
      <w:r w:rsidR="00F13756">
        <w:rPr>
          <w:lang w:eastAsia="en-US"/>
        </w:rPr>
        <w:t>ty situation for the owners.</w:t>
      </w:r>
      <w:r w:rsidR="004C4125">
        <w:rPr>
          <w:lang w:eastAsia="en-US"/>
        </w:rPr>
        <w:t xml:space="preserve"> </w:t>
      </w:r>
      <w:r w:rsidR="0023598B">
        <w:rPr>
          <w:lang w:eastAsia="en-US"/>
        </w:rPr>
        <w:t>T</w:t>
      </w:r>
      <w:r w:rsidR="002444D3">
        <w:rPr>
          <w:lang w:eastAsia="en-US"/>
        </w:rPr>
        <w:t>hese</w:t>
      </w:r>
      <w:r w:rsidR="001E05A6">
        <w:rPr>
          <w:lang w:eastAsia="en-US"/>
        </w:rPr>
        <w:t xml:space="preserve"> functional elements are </w:t>
      </w:r>
      <w:r w:rsidR="009604C2">
        <w:rPr>
          <w:lang w:eastAsia="en-US"/>
        </w:rPr>
        <w:t xml:space="preserve">estimated to be </w:t>
      </w:r>
      <w:r w:rsidR="003D0170">
        <w:rPr>
          <w:lang w:eastAsia="en-US"/>
        </w:rPr>
        <w:t xml:space="preserve">essential </w:t>
      </w:r>
      <w:r w:rsidR="009604C2">
        <w:rPr>
          <w:lang w:eastAsia="en-US"/>
        </w:rPr>
        <w:t xml:space="preserve">for each owner of resources </w:t>
      </w:r>
      <w:r w:rsidR="00F67AD3">
        <w:rPr>
          <w:lang w:eastAsia="en-US"/>
        </w:rPr>
        <w:t xml:space="preserve">for enabling them to get revenues and </w:t>
      </w:r>
      <w:r w:rsidR="00F67AD3">
        <w:t>benefits of its investments into such cyber-physical resources.</w:t>
      </w:r>
      <w:r w:rsidR="00F67AD3" w:rsidRPr="00F67AD3">
        <w:t xml:space="preserve"> </w:t>
      </w:r>
      <w:r w:rsidR="00F67AD3">
        <w:t xml:space="preserve">This requires strong digital trust, which is also required to reach resilience to attacks and other unexpected events in critical cyber-physical systems. The aim of the shared trust infrastructure is to enable digital trust and facilitate value transactions for all the stakeholders in transparent and secure way. This includes capabilities to support accounts, identities, wallets, and verifiable credentials for secure value transactions in transparent and acceptable way for all the parties. After the digital trust has been achieved, then the actual data sharing can happen in end-to-end manner between any cyber-physical resources owned by any stakeholder. The shared trust infrastructure is envisioned to rely on distributed ledger technology, which can establish a reliable, </w:t>
      </w:r>
      <w:proofErr w:type="gramStart"/>
      <w:r w:rsidR="00F67AD3">
        <w:t>transparent</w:t>
      </w:r>
      <w:proofErr w:type="gramEnd"/>
      <w:r w:rsidR="00F67AD3">
        <w:t xml:space="preserve"> and open storage for trust</w:t>
      </w:r>
      <w:r w:rsidR="00F67AD3">
        <w:rPr>
          <w:rStyle w:val="FootnoteReference"/>
        </w:rPr>
        <w:footnoteReference w:id="10"/>
      </w:r>
    </w:p>
    <w:p w14:paraId="64E32678" w14:textId="77777777" w:rsidR="009625EB" w:rsidRDefault="009625EB" w:rsidP="004E4CAA">
      <w:pPr>
        <w:pStyle w:val="BodyText"/>
        <w:jc w:val="both"/>
      </w:pPr>
    </w:p>
    <w:p w14:paraId="52F03B13" w14:textId="0BAD294C" w:rsidR="00A34E45" w:rsidRPr="00356B7C" w:rsidRDefault="009625EB" w:rsidP="009625EB">
      <w:pPr>
        <w:pStyle w:val="Caption"/>
        <w:rPr>
          <w:color w:val="000000" w:themeColor="text1"/>
        </w:rPr>
      </w:pPr>
      <w:bookmarkStart w:id="529" w:name="_Ref127185026"/>
      <w:r w:rsidRPr="00356B7C">
        <w:rPr>
          <w:color w:val="000000" w:themeColor="text1"/>
        </w:rPr>
        <w:lastRenderedPageBreak/>
        <w:t xml:space="preserve">Table </w:t>
      </w:r>
      <w:r w:rsidRPr="00356B7C">
        <w:rPr>
          <w:color w:val="000000" w:themeColor="text1"/>
        </w:rPr>
        <w:fldChar w:fldCharType="begin"/>
      </w:r>
      <w:r w:rsidRPr="00356B7C">
        <w:rPr>
          <w:color w:val="000000" w:themeColor="text1"/>
        </w:rPr>
        <w:instrText xml:space="preserve"> SEQ Table \* ARABIC </w:instrText>
      </w:r>
      <w:r w:rsidRPr="00356B7C">
        <w:rPr>
          <w:color w:val="000000" w:themeColor="text1"/>
        </w:rPr>
        <w:fldChar w:fldCharType="separate"/>
      </w:r>
      <w:r w:rsidRPr="00356B7C">
        <w:rPr>
          <w:noProof/>
          <w:color w:val="000000" w:themeColor="text1"/>
        </w:rPr>
        <w:t>4</w:t>
      </w:r>
      <w:r w:rsidRPr="00356B7C">
        <w:rPr>
          <w:color w:val="000000" w:themeColor="text1"/>
        </w:rPr>
        <w:fldChar w:fldCharType="end"/>
      </w:r>
      <w:bookmarkEnd w:id="529"/>
      <w:r w:rsidRPr="00356B7C">
        <w:rPr>
          <w:color w:val="000000" w:themeColor="text1"/>
        </w:rPr>
        <w:t xml:space="preserve">. </w:t>
      </w:r>
      <w:r w:rsidR="00500D42" w:rsidRPr="00356B7C">
        <w:rPr>
          <w:color w:val="000000" w:themeColor="text1"/>
        </w:rPr>
        <w:t xml:space="preserve">A view to the functional elements of the Sa4CPS </w:t>
      </w:r>
      <w:r w:rsidR="00193F2B" w:rsidRPr="00356B7C">
        <w:rPr>
          <w:color w:val="000000" w:themeColor="text1"/>
        </w:rPr>
        <w:t xml:space="preserve">solution </w:t>
      </w:r>
      <w:r w:rsidR="00500D42" w:rsidRPr="00356B7C">
        <w:rPr>
          <w:color w:val="000000" w:themeColor="text1"/>
        </w:rPr>
        <w:t>concept</w:t>
      </w:r>
      <w:r w:rsidR="003C0B69" w:rsidRPr="00356B7C">
        <w:rPr>
          <w:color w:val="000000" w:themeColor="text1"/>
        </w:rPr>
        <w:t xml:space="preserve">, </w:t>
      </w:r>
      <w:r w:rsidR="00356B7C" w:rsidRPr="00356B7C">
        <w:rPr>
          <w:color w:val="000000" w:themeColor="text1"/>
        </w:rPr>
        <w:t>identification of interfaces and estimation of values.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7C10F6" w14:paraId="3413AFE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1AA12BA2" w14:textId="37C95FCB" w:rsidR="007C10F6" w:rsidRDefault="00205AAC">
            <w:pPr>
              <w:rPr>
                <w:highlight w:val="yellow"/>
              </w:rPr>
            </w:pPr>
            <w:r>
              <w:t>Functional elements in the perception and comprehension</w:t>
            </w:r>
          </w:p>
        </w:tc>
      </w:tr>
      <w:tr w:rsidR="007C10F6" w14:paraId="3D3A68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FFFFFF" w:themeFill="background1"/>
          </w:tcPr>
          <w:p w14:paraId="5D6FF127" w14:textId="7E9EF916" w:rsidR="008B42FB" w:rsidRDefault="00205AAC" w:rsidP="00C81F2A">
            <w:pPr>
              <w:pStyle w:val="ITEABodyText"/>
              <w:numPr>
                <w:ilvl w:val="0"/>
                <w:numId w:val="46"/>
              </w:numPr>
              <w:rPr>
                <w:b/>
                <w:bCs/>
              </w:rPr>
            </w:pPr>
            <w:r>
              <w:rPr>
                <w:b/>
                <w:bCs/>
              </w:rPr>
              <w:t>Physical environment sensing</w:t>
            </w:r>
            <w:r w:rsidR="0007797A">
              <w:rPr>
                <w:b/>
                <w:bCs/>
              </w:rPr>
              <w:t xml:space="preserve"> </w:t>
            </w:r>
          </w:p>
          <w:p w14:paraId="724F3642" w14:textId="39FD46A9" w:rsidR="007C10F6" w:rsidRDefault="006807E1" w:rsidP="00C81F2A">
            <w:pPr>
              <w:pStyle w:val="ITEABodyText"/>
              <w:numPr>
                <w:ilvl w:val="0"/>
                <w:numId w:val="45"/>
              </w:numPr>
            </w:pPr>
            <w:r>
              <w:t>Inte</w:t>
            </w:r>
            <w:r w:rsidR="00F76A10">
              <w:t>r</w:t>
            </w:r>
            <w:r>
              <w:t>faces between devices and sensors</w:t>
            </w:r>
          </w:p>
          <w:p w14:paraId="0A892970" w14:textId="6E7A9D80" w:rsidR="006978E1" w:rsidRDefault="006978E1" w:rsidP="00C81F2A">
            <w:pPr>
              <w:pStyle w:val="ITEABodyText"/>
              <w:numPr>
                <w:ilvl w:val="0"/>
                <w:numId w:val="45"/>
              </w:numPr>
            </w:pPr>
            <w:r>
              <w:t>Value in detecting the si</w:t>
            </w:r>
            <w:r w:rsidR="0061241A">
              <w:t xml:space="preserve">tuation </w:t>
            </w:r>
            <w:proofErr w:type="gramStart"/>
            <w:r w:rsidR="0061241A">
              <w:t>locally</w:t>
            </w:r>
            <w:proofErr w:type="gramEnd"/>
          </w:p>
          <w:p w14:paraId="6C25BCC5" w14:textId="71EC70CA" w:rsidR="00C81F2A" w:rsidRDefault="00C81F2A" w:rsidP="00C81F2A">
            <w:pPr>
              <w:pStyle w:val="ITEABodyText"/>
              <w:numPr>
                <w:ilvl w:val="0"/>
                <w:numId w:val="46"/>
              </w:numPr>
              <w:rPr>
                <w:b/>
                <w:bCs/>
              </w:rPr>
            </w:pPr>
            <w:r>
              <w:rPr>
                <w:b/>
                <w:bCs/>
              </w:rPr>
              <w:t xml:space="preserve">Interaction </w:t>
            </w:r>
            <w:r w:rsidR="00E17E7A">
              <w:rPr>
                <w:b/>
                <w:bCs/>
              </w:rPr>
              <w:t xml:space="preserve">based sensing of information </w:t>
            </w:r>
            <w:proofErr w:type="gramStart"/>
            <w:r w:rsidR="00E17E7A">
              <w:rPr>
                <w:b/>
                <w:bCs/>
              </w:rPr>
              <w:t>context</w:t>
            </w:r>
            <w:proofErr w:type="gramEnd"/>
          </w:p>
          <w:p w14:paraId="7EC7B059" w14:textId="339D70CD" w:rsidR="00C81F2A" w:rsidRDefault="00C81F2A" w:rsidP="00C81F2A">
            <w:pPr>
              <w:pStyle w:val="ITEABodyText"/>
              <w:numPr>
                <w:ilvl w:val="0"/>
                <w:numId w:val="45"/>
              </w:numPr>
            </w:pPr>
            <w:r>
              <w:t>Inte</w:t>
            </w:r>
            <w:r w:rsidR="00F76A10">
              <w:t>r</w:t>
            </w:r>
            <w:r>
              <w:t xml:space="preserve">faces between devices </w:t>
            </w:r>
            <w:r w:rsidR="00E17E7A">
              <w:t xml:space="preserve">in the </w:t>
            </w:r>
            <w:proofErr w:type="spellStart"/>
            <w:r w:rsidR="00E17E7A">
              <w:t>neighborhood</w:t>
            </w:r>
            <w:proofErr w:type="spellEnd"/>
            <w:r w:rsidR="00E17E7A">
              <w:t xml:space="preserve"> and clouds</w:t>
            </w:r>
          </w:p>
          <w:p w14:paraId="4DC53DFE" w14:textId="6DCE9406" w:rsidR="00C81F2A" w:rsidRDefault="00C81F2A" w:rsidP="00C81F2A">
            <w:pPr>
              <w:pStyle w:val="ITEABodyText"/>
              <w:numPr>
                <w:ilvl w:val="0"/>
                <w:numId w:val="45"/>
              </w:numPr>
            </w:pPr>
            <w:r>
              <w:t xml:space="preserve">Value in detecting the situation </w:t>
            </w:r>
            <w:proofErr w:type="gramStart"/>
            <w:r w:rsidR="00E17E7A">
              <w:t>globally</w:t>
            </w:r>
            <w:proofErr w:type="gramEnd"/>
          </w:p>
          <w:p w14:paraId="7142F869" w14:textId="77777777" w:rsidR="001E7B16" w:rsidRDefault="001E7B16" w:rsidP="001E7B16">
            <w:pPr>
              <w:pStyle w:val="ITEABodyText"/>
              <w:numPr>
                <w:ilvl w:val="0"/>
                <w:numId w:val="46"/>
              </w:numPr>
              <w:rPr>
                <w:b/>
                <w:bCs/>
              </w:rPr>
            </w:pPr>
            <w:r>
              <w:rPr>
                <w:b/>
                <w:bCs/>
              </w:rPr>
              <w:t xml:space="preserve">Interaction based sensing of information </w:t>
            </w:r>
            <w:proofErr w:type="gramStart"/>
            <w:r>
              <w:rPr>
                <w:b/>
                <w:bCs/>
              </w:rPr>
              <w:t>context</w:t>
            </w:r>
            <w:proofErr w:type="gramEnd"/>
          </w:p>
          <w:p w14:paraId="3140C8CF" w14:textId="35450354" w:rsidR="001E7B16" w:rsidRDefault="001E7B16" w:rsidP="001E7B16">
            <w:pPr>
              <w:pStyle w:val="ITEABodyText"/>
              <w:numPr>
                <w:ilvl w:val="0"/>
                <w:numId w:val="45"/>
              </w:numPr>
            </w:pPr>
            <w:r>
              <w:t>Inte</w:t>
            </w:r>
            <w:r w:rsidR="00F76A10">
              <w:t>r</w:t>
            </w:r>
            <w:r>
              <w:t xml:space="preserve">faces between devices in the </w:t>
            </w:r>
            <w:proofErr w:type="spellStart"/>
            <w:r>
              <w:t>neighborhood</w:t>
            </w:r>
            <w:proofErr w:type="spellEnd"/>
            <w:r>
              <w:t xml:space="preserve"> and clouds</w:t>
            </w:r>
          </w:p>
          <w:p w14:paraId="1D647FFF" w14:textId="103C63FA" w:rsidR="001E7B16" w:rsidRDefault="001E7B16" w:rsidP="001E7B16">
            <w:pPr>
              <w:pStyle w:val="ITEABodyText"/>
              <w:numPr>
                <w:ilvl w:val="0"/>
                <w:numId w:val="45"/>
              </w:numPr>
            </w:pPr>
            <w:r>
              <w:t xml:space="preserve">Value in </w:t>
            </w:r>
            <w:r w:rsidR="00BD56E9">
              <w:t xml:space="preserve">finding information from available </w:t>
            </w:r>
            <w:proofErr w:type="gramStart"/>
            <w:r w:rsidR="00BD56E9">
              <w:t>data</w:t>
            </w:r>
            <w:proofErr w:type="gramEnd"/>
          </w:p>
          <w:p w14:paraId="26EFE0C8" w14:textId="37EA451F" w:rsidR="001E7B16" w:rsidRDefault="001E7B16" w:rsidP="001E7B16">
            <w:pPr>
              <w:pStyle w:val="ITEABodyText"/>
              <w:numPr>
                <w:ilvl w:val="0"/>
                <w:numId w:val="46"/>
              </w:numPr>
              <w:rPr>
                <w:b/>
                <w:bCs/>
              </w:rPr>
            </w:pPr>
            <w:r>
              <w:rPr>
                <w:b/>
                <w:bCs/>
              </w:rPr>
              <w:t xml:space="preserve">Tools (including AI) for </w:t>
            </w:r>
            <w:proofErr w:type="gramStart"/>
            <w:r>
              <w:rPr>
                <w:b/>
                <w:bCs/>
              </w:rPr>
              <w:t>comprehension</w:t>
            </w:r>
            <w:proofErr w:type="gramEnd"/>
          </w:p>
          <w:p w14:paraId="5B8F309F" w14:textId="31F8EA65" w:rsidR="001E7B16" w:rsidRDefault="001E7B16" w:rsidP="001E7B16">
            <w:pPr>
              <w:pStyle w:val="ITEABodyText"/>
              <w:numPr>
                <w:ilvl w:val="0"/>
                <w:numId w:val="45"/>
              </w:numPr>
            </w:pPr>
            <w:r>
              <w:t>Inte</w:t>
            </w:r>
            <w:r w:rsidR="00F76A10">
              <w:t>r</w:t>
            </w:r>
            <w:r>
              <w:t xml:space="preserve">faces </w:t>
            </w:r>
            <w:r w:rsidR="001435FF">
              <w:t xml:space="preserve">for </w:t>
            </w:r>
            <w:r w:rsidR="002C18C8">
              <w:t>getting all the required data</w:t>
            </w:r>
            <w:r w:rsidR="00BD56E9">
              <w:t xml:space="preserve"> for </w:t>
            </w:r>
            <w:proofErr w:type="gramStart"/>
            <w:r w:rsidR="00BD56E9">
              <w:t>comprehension</w:t>
            </w:r>
            <w:proofErr w:type="gramEnd"/>
          </w:p>
          <w:p w14:paraId="36C1A096" w14:textId="2E64BA24" w:rsidR="007C10F6" w:rsidRPr="00293B01" w:rsidRDefault="001E7B16" w:rsidP="00293B01">
            <w:pPr>
              <w:pStyle w:val="ITEABodyText"/>
              <w:numPr>
                <w:ilvl w:val="0"/>
                <w:numId w:val="45"/>
              </w:numPr>
            </w:pPr>
            <w:r>
              <w:t xml:space="preserve">Value in </w:t>
            </w:r>
            <w:r w:rsidR="00293B01">
              <w:t>getting meaningful information from bigger amount of data</w:t>
            </w:r>
          </w:p>
        </w:tc>
      </w:tr>
      <w:tr w:rsidR="00293B01" w:rsidRPr="00063D4A" w14:paraId="3C52AE92" w14:textId="77777777" w:rsidTr="003912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E2BAB2E" w14:textId="28F299E4" w:rsidR="00293B01" w:rsidRPr="00063D4A" w:rsidRDefault="00293B01">
            <w:pPr>
              <w:rPr>
                <w:b/>
                <w:bCs/>
                <w:highlight w:val="yellow"/>
              </w:rPr>
            </w:pPr>
            <w:r w:rsidRPr="00063D4A">
              <w:rPr>
                <w:b/>
                <w:bCs/>
              </w:rPr>
              <w:t xml:space="preserve">Functional elements </w:t>
            </w:r>
            <w:r w:rsidR="003E50C8" w:rsidRPr="00063D4A">
              <w:rPr>
                <w:b/>
                <w:bCs/>
              </w:rPr>
              <w:t xml:space="preserve">required in </w:t>
            </w:r>
            <w:r w:rsidR="00610206" w:rsidRPr="00063D4A">
              <w:rPr>
                <w:b/>
                <w:bCs/>
              </w:rPr>
              <w:t xml:space="preserve">situation status visualization, </w:t>
            </w:r>
            <w:proofErr w:type="gramStart"/>
            <w:r w:rsidR="00610206" w:rsidRPr="00063D4A">
              <w:rPr>
                <w:b/>
                <w:bCs/>
              </w:rPr>
              <w:t>projection</w:t>
            </w:r>
            <w:proofErr w:type="gramEnd"/>
            <w:r w:rsidR="00610206" w:rsidRPr="00063D4A">
              <w:rPr>
                <w:b/>
                <w:bCs/>
              </w:rPr>
              <w:t xml:space="preserve"> and actions</w:t>
            </w:r>
          </w:p>
        </w:tc>
      </w:tr>
      <w:tr w:rsidR="00293B01" w14:paraId="77E7AB22" w14:textId="77777777" w:rsidTr="3AF38305">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59C13C2" w14:textId="71673DCA" w:rsidR="00293B01" w:rsidRDefault="00610206">
            <w:pPr>
              <w:pStyle w:val="ITEABodyText"/>
              <w:numPr>
                <w:ilvl w:val="0"/>
                <w:numId w:val="46"/>
              </w:numPr>
              <w:rPr>
                <w:b/>
                <w:bCs/>
              </w:rPr>
            </w:pPr>
            <w:r>
              <w:rPr>
                <w:b/>
                <w:bCs/>
              </w:rPr>
              <w:t>Digital twins and dashboards</w:t>
            </w:r>
          </w:p>
          <w:p w14:paraId="6FAEC97F" w14:textId="71324E76" w:rsidR="00293B01" w:rsidRDefault="00293B01">
            <w:pPr>
              <w:pStyle w:val="ITEABodyText"/>
              <w:numPr>
                <w:ilvl w:val="0"/>
                <w:numId w:val="45"/>
              </w:numPr>
            </w:pPr>
            <w:r>
              <w:t>Inte</w:t>
            </w:r>
            <w:r w:rsidR="00F76A10">
              <w:t>r</w:t>
            </w:r>
            <w:r>
              <w:t xml:space="preserve">faces </w:t>
            </w:r>
            <w:r w:rsidR="00610206">
              <w:t>towards users</w:t>
            </w:r>
          </w:p>
          <w:p w14:paraId="1F750D0B" w14:textId="23866370" w:rsidR="00293B01" w:rsidRDefault="00293B01">
            <w:pPr>
              <w:pStyle w:val="ITEABodyText"/>
              <w:numPr>
                <w:ilvl w:val="0"/>
                <w:numId w:val="45"/>
              </w:numPr>
            </w:pPr>
            <w:r>
              <w:t xml:space="preserve">Value in </w:t>
            </w:r>
            <w:r w:rsidR="00610206">
              <w:t>showing the situation for users</w:t>
            </w:r>
            <w:r w:rsidR="00F76A10">
              <w:t xml:space="preserve"> and </w:t>
            </w:r>
            <w:proofErr w:type="gramStart"/>
            <w:r w:rsidR="00F76A10">
              <w:t>owners</w:t>
            </w:r>
            <w:proofErr w:type="gramEnd"/>
          </w:p>
          <w:p w14:paraId="688214DE" w14:textId="0B522390" w:rsidR="00293B01" w:rsidRDefault="00610206">
            <w:pPr>
              <w:pStyle w:val="ITEABodyText"/>
              <w:numPr>
                <w:ilvl w:val="0"/>
                <w:numId w:val="46"/>
              </w:numPr>
              <w:rPr>
                <w:b/>
                <w:bCs/>
              </w:rPr>
            </w:pPr>
            <w:r>
              <w:rPr>
                <w:b/>
                <w:bCs/>
              </w:rPr>
              <w:t xml:space="preserve">Positioning and tracking of </w:t>
            </w:r>
            <w:proofErr w:type="gramStart"/>
            <w:r>
              <w:rPr>
                <w:b/>
                <w:bCs/>
              </w:rPr>
              <w:t>objects</w:t>
            </w:r>
            <w:proofErr w:type="gramEnd"/>
          </w:p>
          <w:p w14:paraId="6167797D" w14:textId="3AAF468C" w:rsidR="00293B01" w:rsidRDefault="00293B01">
            <w:pPr>
              <w:pStyle w:val="ITEABodyText"/>
              <w:numPr>
                <w:ilvl w:val="0"/>
                <w:numId w:val="45"/>
              </w:numPr>
            </w:pPr>
            <w:r>
              <w:t>Inte</w:t>
            </w:r>
            <w:r w:rsidR="00F76A10">
              <w:t>r</w:t>
            </w:r>
            <w:r>
              <w:t xml:space="preserve">faces </w:t>
            </w:r>
            <w:r w:rsidR="00F76A10">
              <w:t>between physical objects</w:t>
            </w:r>
            <w:r>
              <w:t xml:space="preserve"> and clouds</w:t>
            </w:r>
          </w:p>
          <w:p w14:paraId="59AC9F61" w14:textId="677B0D94" w:rsidR="00293B01" w:rsidRDefault="00293B01">
            <w:pPr>
              <w:pStyle w:val="ITEABodyText"/>
              <w:numPr>
                <w:ilvl w:val="0"/>
                <w:numId w:val="45"/>
              </w:numPr>
            </w:pPr>
            <w:r>
              <w:t xml:space="preserve">Value </w:t>
            </w:r>
            <w:r w:rsidR="00F76A10">
              <w:t>for users and owners to enable them</w:t>
            </w:r>
            <w:r w:rsidR="007F1757">
              <w:t xml:space="preserve"> to</w:t>
            </w:r>
            <w:r w:rsidR="00F76A10">
              <w:t xml:space="preserve"> understand the position and moving of </w:t>
            </w:r>
            <w:proofErr w:type="gramStart"/>
            <w:r w:rsidR="00F76A10">
              <w:t>objects</w:t>
            </w:r>
            <w:proofErr w:type="gramEnd"/>
          </w:p>
          <w:p w14:paraId="4E6B2674" w14:textId="2F3D1779" w:rsidR="00293B01" w:rsidRDefault="00610206">
            <w:pPr>
              <w:pStyle w:val="ITEABodyText"/>
              <w:numPr>
                <w:ilvl w:val="0"/>
                <w:numId w:val="46"/>
              </w:numPr>
              <w:rPr>
                <w:b/>
                <w:bCs/>
              </w:rPr>
            </w:pPr>
            <w:r>
              <w:rPr>
                <w:b/>
                <w:bCs/>
              </w:rPr>
              <w:t>Autonomous operations</w:t>
            </w:r>
          </w:p>
          <w:p w14:paraId="7FAEFE4A" w14:textId="41F3A289" w:rsidR="00293B01" w:rsidRDefault="00293B01">
            <w:pPr>
              <w:pStyle w:val="ITEABodyText"/>
              <w:numPr>
                <w:ilvl w:val="0"/>
                <w:numId w:val="45"/>
              </w:numPr>
            </w:pPr>
            <w:r>
              <w:t>Inte</w:t>
            </w:r>
            <w:r w:rsidR="00F76A10">
              <w:t>r</w:t>
            </w:r>
            <w:r>
              <w:t xml:space="preserve">faces </w:t>
            </w:r>
            <w:r w:rsidR="00F76A10">
              <w:t xml:space="preserve">related to management of </w:t>
            </w:r>
            <w:proofErr w:type="gramStart"/>
            <w:r w:rsidR="00F76A10">
              <w:t>devices</w:t>
            </w:r>
            <w:proofErr w:type="gramEnd"/>
          </w:p>
          <w:p w14:paraId="775E4807" w14:textId="5EC75E50" w:rsidR="00293B01" w:rsidRDefault="00293B01">
            <w:pPr>
              <w:pStyle w:val="ITEABodyText"/>
              <w:numPr>
                <w:ilvl w:val="0"/>
                <w:numId w:val="45"/>
              </w:numPr>
            </w:pPr>
            <w:r>
              <w:t xml:space="preserve">Value </w:t>
            </w:r>
            <w:r w:rsidR="00C70B65">
              <w:t>for autonomous devices</w:t>
            </w:r>
            <w:r w:rsidR="00677E78">
              <w:t xml:space="preserve"> to</w:t>
            </w:r>
            <w:r w:rsidR="00FA45A5">
              <w:t xml:space="preserve"> enable them to operate </w:t>
            </w:r>
            <w:r w:rsidR="002A2062">
              <w:t xml:space="preserve">even without </w:t>
            </w:r>
            <w:r w:rsidR="00E46764">
              <w:t xml:space="preserve">continuous </w:t>
            </w:r>
            <w:proofErr w:type="gramStart"/>
            <w:r w:rsidR="00E46764">
              <w:t>control</w:t>
            </w:r>
            <w:proofErr w:type="gramEnd"/>
          </w:p>
          <w:p w14:paraId="76FE2B27" w14:textId="5D57FA39" w:rsidR="00293B01" w:rsidRDefault="00610206">
            <w:pPr>
              <w:pStyle w:val="ITEABodyText"/>
              <w:numPr>
                <w:ilvl w:val="0"/>
                <w:numId w:val="46"/>
              </w:numPr>
              <w:rPr>
                <w:b/>
                <w:bCs/>
              </w:rPr>
            </w:pPr>
            <w:r>
              <w:rPr>
                <w:b/>
                <w:bCs/>
              </w:rPr>
              <w:t>Detection and response</w:t>
            </w:r>
          </w:p>
          <w:p w14:paraId="0FCA65B1" w14:textId="3A87E9CB" w:rsidR="00293B01" w:rsidRDefault="00293B01">
            <w:pPr>
              <w:pStyle w:val="ITEABodyText"/>
              <w:numPr>
                <w:ilvl w:val="0"/>
                <w:numId w:val="45"/>
              </w:numPr>
            </w:pPr>
            <w:proofErr w:type="spellStart"/>
            <w:r>
              <w:t>Intefaces</w:t>
            </w:r>
            <w:proofErr w:type="spellEnd"/>
            <w:r>
              <w:t xml:space="preserve"> </w:t>
            </w:r>
            <w:r w:rsidR="0025469C">
              <w:t xml:space="preserve">towards devices, clouds and different data spaces </w:t>
            </w:r>
            <w:r w:rsidR="00EC573D">
              <w:t>for monitoring situation and control of actions</w:t>
            </w:r>
          </w:p>
          <w:p w14:paraId="13F907D6" w14:textId="3C845077" w:rsidR="00293B01" w:rsidRDefault="00293B01">
            <w:pPr>
              <w:pStyle w:val="ITEABodyText"/>
              <w:numPr>
                <w:ilvl w:val="0"/>
                <w:numId w:val="45"/>
              </w:numPr>
            </w:pPr>
            <w:r>
              <w:t xml:space="preserve">Value </w:t>
            </w:r>
            <w:r w:rsidR="00B0620C">
              <w:t xml:space="preserve">in enabling knowing the situation and </w:t>
            </w:r>
            <w:r w:rsidR="007364C2">
              <w:t>reasoning/creating sensible response(s)</w:t>
            </w:r>
          </w:p>
          <w:p w14:paraId="53AE5AEF" w14:textId="71B25CB5" w:rsidR="00610206" w:rsidRDefault="00610206" w:rsidP="00610206">
            <w:pPr>
              <w:pStyle w:val="ITEABodyText"/>
              <w:numPr>
                <w:ilvl w:val="0"/>
                <w:numId w:val="46"/>
              </w:numPr>
              <w:rPr>
                <w:b/>
                <w:bCs/>
              </w:rPr>
            </w:pPr>
            <w:r>
              <w:rPr>
                <w:b/>
                <w:bCs/>
              </w:rPr>
              <w:t>Real-time 3D maps &amp; tools</w:t>
            </w:r>
          </w:p>
          <w:p w14:paraId="62E35F06" w14:textId="6C6ADDF2" w:rsidR="00610206" w:rsidRDefault="00610206" w:rsidP="00610206">
            <w:pPr>
              <w:pStyle w:val="ITEABodyText"/>
              <w:numPr>
                <w:ilvl w:val="0"/>
                <w:numId w:val="45"/>
              </w:numPr>
            </w:pPr>
            <w:proofErr w:type="spellStart"/>
            <w:r>
              <w:t>Intefaces</w:t>
            </w:r>
            <w:proofErr w:type="spellEnd"/>
            <w:r>
              <w:t xml:space="preserve"> </w:t>
            </w:r>
            <w:r w:rsidR="00841C71">
              <w:t xml:space="preserve">towards physical objects, </w:t>
            </w:r>
            <w:proofErr w:type="gramStart"/>
            <w:r w:rsidR="00841C71">
              <w:t>operations</w:t>
            </w:r>
            <w:proofErr w:type="gramEnd"/>
            <w:r w:rsidR="00841C71">
              <w:t xml:space="preserve"> and maps</w:t>
            </w:r>
          </w:p>
          <w:p w14:paraId="62ABE7C7" w14:textId="42268440" w:rsidR="00610206" w:rsidRPr="00293B01" w:rsidRDefault="00610206" w:rsidP="00610206">
            <w:pPr>
              <w:pStyle w:val="ITEABodyText"/>
              <w:numPr>
                <w:ilvl w:val="0"/>
                <w:numId w:val="45"/>
              </w:numPr>
            </w:pPr>
            <w:r>
              <w:t xml:space="preserve">Value in </w:t>
            </w:r>
            <w:r w:rsidR="00777186">
              <w:t>visualizing the situation for users and owners</w:t>
            </w:r>
          </w:p>
        </w:tc>
      </w:tr>
      <w:tr w:rsidR="00DD2706" w14:paraId="1ED0DEBD" w14:textId="77777777" w:rsidTr="3AF38305">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bottom w:val="single" w:sz="4" w:space="0" w:color="auto"/>
              <w:right w:val="single" w:sz="4" w:space="0" w:color="808080" w:themeColor="background1" w:themeShade="80"/>
            </w:tcBorders>
          </w:tcPr>
          <w:p w14:paraId="24F67AC7" w14:textId="77777777" w:rsidR="00DD2706" w:rsidRDefault="00DD2706" w:rsidP="00DD2706">
            <w:pPr>
              <w:pStyle w:val="ITEABodyText"/>
              <w:rPr>
                <w:b/>
                <w:bCs/>
              </w:rPr>
            </w:pPr>
          </w:p>
        </w:tc>
      </w:tr>
      <w:tr w:rsidR="00A61D1C" w14:paraId="752C948A" w14:textId="77777777" w:rsidTr="00A61D1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2DCEE4CF" w14:textId="4E3E69EE" w:rsidR="00A61D1C" w:rsidRPr="00A61D1C" w:rsidRDefault="00A61D1C" w:rsidP="00A61D1C">
            <w:pPr>
              <w:pStyle w:val="ITEABodyText"/>
              <w:rPr>
                <w:rFonts w:ascii="Arial" w:hAnsi="Arial" w:cs="Arial"/>
                <w:b/>
                <w:bCs/>
              </w:rPr>
            </w:pPr>
            <w:r w:rsidRPr="00A61D1C">
              <w:rPr>
                <w:rFonts w:ascii="Arial" w:hAnsi="Arial" w:cs="Arial"/>
                <w:b/>
                <w:bCs/>
              </w:rPr>
              <w:t xml:space="preserve">Functional elements required in </w:t>
            </w:r>
            <w:r w:rsidR="00AF4C85">
              <w:rPr>
                <w:rFonts w:ascii="Arial" w:hAnsi="Arial" w:cs="Arial"/>
                <w:b/>
                <w:bCs/>
              </w:rPr>
              <w:t xml:space="preserve">handling trust, </w:t>
            </w:r>
            <w:proofErr w:type="gramStart"/>
            <w:r w:rsidR="00AF4C85">
              <w:rPr>
                <w:rFonts w:ascii="Arial" w:hAnsi="Arial" w:cs="Arial"/>
                <w:b/>
                <w:bCs/>
              </w:rPr>
              <w:t>security</w:t>
            </w:r>
            <w:proofErr w:type="gramEnd"/>
            <w:r w:rsidR="00AF4C85">
              <w:rPr>
                <w:rFonts w:ascii="Arial" w:hAnsi="Arial" w:cs="Arial"/>
                <w:b/>
                <w:bCs/>
              </w:rPr>
              <w:t xml:space="preserve"> and privacy</w:t>
            </w:r>
          </w:p>
        </w:tc>
      </w:tr>
      <w:tr w:rsidR="00AF4C85" w14:paraId="4DE86F36" w14:textId="77777777" w:rsidTr="00AF4C85">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0E6A81D3" w14:textId="20E78C88" w:rsidR="00AF4C85" w:rsidRDefault="00AF4C85" w:rsidP="00AF4C85">
            <w:pPr>
              <w:pStyle w:val="ITEABodyText"/>
              <w:numPr>
                <w:ilvl w:val="0"/>
                <w:numId w:val="46"/>
              </w:numPr>
              <w:rPr>
                <w:b/>
                <w:bCs/>
              </w:rPr>
            </w:pPr>
            <w:r>
              <w:rPr>
                <w:b/>
                <w:bCs/>
              </w:rPr>
              <w:t xml:space="preserve">Identification, </w:t>
            </w:r>
            <w:proofErr w:type="gramStart"/>
            <w:r>
              <w:rPr>
                <w:b/>
                <w:bCs/>
              </w:rPr>
              <w:t>verification</w:t>
            </w:r>
            <w:proofErr w:type="gramEnd"/>
            <w:r>
              <w:rPr>
                <w:b/>
                <w:bCs/>
              </w:rPr>
              <w:t xml:space="preserve"> and access control</w:t>
            </w:r>
          </w:p>
          <w:p w14:paraId="270346BB" w14:textId="4F8E85E7" w:rsidR="00AF4C85" w:rsidRDefault="00AF4C85" w:rsidP="00AF4C85">
            <w:pPr>
              <w:pStyle w:val="ITEABodyText"/>
              <w:numPr>
                <w:ilvl w:val="0"/>
                <w:numId w:val="45"/>
              </w:numPr>
            </w:pPr>
            <w:r>
              <w:t xml:space="preserve">Interfaces </w:t>
            </w:r>
            <w:r w:rsidR="000B41AE">
              <w:t>towards identity and verification providers</w:t>
            </w:r>
          </w:p>
          <w:p w14:paraId="43BD4DEC" w14:textId="343B3C8E" w:rsidR="00AF4C85" w:rsidRDefault="00AF4C85" w:rsidP="00AF4C85">
            <w:pPr>
              <w:pStyle w:val="ITEABodyText"/>
              <w:numPr>
                <w:ilvl w:val="0"/>
                <w:numId w:val="45"/>
              </w:numPr>
            </w:pPr>
            <w:r>
              <w:t xml:space="preserve">Value in </w:t>
            </w:r>
            <w:r w:rsidR="00785A9B">
              <w:t xml:space="preserve">setting the basis for the digital </w:t>
            </w:r>
            <w:proofErr w:type="gramStart"/>
            <w:r w:rsidR="00785A9B">
              <w:t>trust</w:t>
            </w:r>
            <w:proofErr w:type="gramEnd"/>
          </w:p>
          <w:p w14:paraId="50633658" w14:textId="6DD68BCF" w:rsidR="00AF4C85" w:rsidRDefault="00AF4C85" w:rsidP="00AF4C85">
            <w:pPr>
              <w:pStyle w:val="ITEABodyText"/>
              <w:numPr>
                <w:ilvl w:val="0"/>
                <w:numId w:val="46"/>
              </w:numPr>
              <w:rPr>
                <w:b/>
                <w:bCs/>
              </w:rPr>
            </w:pPr>
            <w:r>
              <w:rPr>
                <w:b/>
                <w:bCs/>
              </w:rPr>
              <w:t>Secure information spaces and routing</w:t>
            </w:r>
          </w:p>
          <w:p w14:paraId="09289F1F" w14:textId="1BDE3091" w:rsidR="00AF4C85" w:rsidRDefault="00AF4C85" w:rsidP="00AF4C85">
            <w:pPr>
              <w:pStyle w:val="ITEABodyText"/>
              <w:numPr>
                <w:ilvl w:val="0"/>
                <w:numId w:val="45"/>
              </w:numPr>
            </w:pPr>
            <w:r>
              <w:t xml:space="preserve">Interfaces between </w:t>
            </w:r>
            <w:r w:rsidR="00785A9B">
              <w:t>data spaces</w:t>
            </w:r>
          </w:p>
          <w:p w14:paraId="766D10DF" w14:textId="19B4D805" w:rsidR="00AF4C85" w:rsidRDefault="00AF4C85" w:rsidP="00AF4C85">
            <w:pPr>
              <w:pStyle w:val="ITEABodyText"/>
              <w:numPr>
                <w:ilvl w:val="0"/>
                <w:numId w:val="45"/>
              </w:numPr>
            </w:pPr>
            <w:r>
              <w:t xml:space="preserve">Value </w:t>
            </w:r>
            <w:r w:rsidR="00B90AB9">
              <w:t xml:space="preserve">in data </w:t>
            </w:r>
            <w:r>
              <w:t>s</w:t>
            </w:r>
            <w:r w:rsidR="00B90AB9">
              <w:t>haring</w:t>
            </w:r>
          </w:p>
          <w:p w14:paraId="512D2615" w14:textId="3C92EB4D" w:rsidR="00AF4C85" w:rsidRDefault="00AF4C85" w:rsidP="00AF4C85">
            <w:pPr>
              <w:pStyle w:val="ITEABodyText"/>
              <w:numPr>
                <w:ilvl w:val="0"/>
                <w:numId w:val="46"/>
              </w:numPr>
              <w:rPr>
                <w:b/>
                <w:bCs/>
              </w:rPr>
            </w:pPr>
            <w:r>
              <w:rPr>
                <w:b/>
                <w:bCs/>
              </w:rPr>
              <w:lastRenderedPageBreak/>
              <w:t xml:space="preserve">Zero trust </w:t>
            </w:r>
            <w:r w:rsidR="000B41AE">
              <w:rPr>
                <w:b/>
                <w:bCs/>
              </w:rPr>
              <w:t>services with DLT infrastructures</w:t>
            </w:r>
          </w:p>
          <w:p w14:paraId="4C1AE332" w14:textId="309376AA" w:rsidR="00AF4C85" w:rsidRDefault="00AF4C85" w:rsidP="00AF4C85">
            <w:pPr>
              <w:pStyle w:val="ITEABodyText"/>
              <w:numPr>
                <w:ilvl w:val="0"/>
                <w:numId w:val="45"/>
              </w:numPr>
            </w:pPr>
            <w:r>
              <w:t xml:space="preserve">Interfaces </w:t>
            </w:r>
            <w:r w:rsidR="00B90AB9">
              <w:t xml:space="preserve">towards </w:t>
            </w:r>
            <w:r w:rsidR="00017982">
              <w:t>shared trust storage</w:t>
            </w:r>
            <w:r w:rsidR="001D17F6">
              <w:t>(s)</w:t>
            </w:r>
            <w:r w:rsidR="0035266A">
              <w:t xml:space="preserve"> and services</w:t>
            </w:r>
          </w:p>
          <w:p w14:paraId="3E8AE0C3" w14:textId="227E1BA7" w:rsidR="00AF4C85" w:rsidRDefault="00AF4C85" w:rsidP="00AF4C85">
            <w:pPr>
              <w:pStyle w:val="ITEABodyText"/>
              <w:numPr>
                <w:ilvl w:val="0"/>
                <w:numId w:val="45"/>
              </w:numPr>
            </w:pPr>
            <w:r>
              <w:t xml:space="preserve">Value </w:t>
            </w:r>
            <w:r w:rsidR="0035266A">
              <w:t>i</w:t>
            </w:r>
            <w:r w:rsidR="008943DC">
              <w:t>n digital trust, security</w:t>
            </w:r>
            <w:r w:rsidR="00A47503">
              <w:t xml:space="preserve">, </w:t>
            </w:r>
            <w:proofErr w:type="gramStart"/>
            <w:r w:rsidR="00A47503">
              <w:t>privacy</w:t>
            </w:r>
            <w:proofErr w:type="gramEnd"/>
            <w:r w:rsidR="008943DC">
              <w:t xml:space="preserve"> and </w:t>
            </w:r>
            <w:r w:rsidR="00D82EE3">
              <w:t>trading</w:t>
            </w:r>
          </w:p>
          <w:p w14:paraId="70DD6C62" w14:textId="0F81AD5C" w:rsidR="00AF4C85" w:rsidRDefault="000B41AE" w:rsidP="00AF4C85">
            <w:pPr>
              <w:pStyle w:val="ITEABodyText"/>
              <w:numPr>
                <w:ilvl w:val="0"/>
                <w:numId w:val="46"/>
              </w:numPr>
              <w:rPr>
                <w:b/>
                <w:bCs/>
              </w:rPr>
            </w:pPr>
            <w:r>
              <w:rPr>
                <w:b/>
                <w:bCs/>
              </w:rPr>
              <w:t>Sensing security situation</w:t>
            </w:r>
          </w:p>
          <w:p w14:paraId="7993D9BE" w14:textId="0A2B55F8" w:rsidR="00AF4C85" w:rsidRDefault="00AF4C85" w:rsidP="00AF4C85">
            <w:pPr>
              <w:pStyle w:val="ITEABodyText"/>
              <w:numPr>
                <w:ilvl w:val="0"/>
                <w:numId w:val="45"/>
              </w:numPr>
            </w:pPr>
            <w:r>
              <w:t>Inte</w:t>
            </w:r>
            <w:r w:rsidR="006203BB">
              <w:t>r</w:t>
            </w:r>
            <w:r>
              <w:t xml:space="preserve">faces towards </w:t>
            </w:r>
            <w:r w:rsidR="004A7FE9">
              <w:t xml:space="preserve">clouds, data spaces and </w:t>
            </w:r>
            <w:r w:rsidR="006203BB">
              <w:t>physical resources</w:t>
            </w:r>
          </w:p>
          <w:p w14:paraId="0AE6A8DA" w14:textId="61155979" w:rsidR="00AF4C85" w:rsidRPr="00353459" w:rsidRDefault="00AF4C85" w:rsidP="00AF4C85">
            <w:pPr>
              <w:pStyle w:val="ITEABodyText"/>
              <w:numPr>
                <w:ilvl w:val="0"/>
                <w:numId w:val="45"/>
              </w:numPr>
            </w:pPr>
            <w:r>
              <w:t xml:space="preserve">Value </w:t>
            </w:r>
            <w:r w:rsidR="00353459">
              <w:t>for people and other stakeholders for knowing the security situation</w:t>
            </w:r>
          </w:p>
        </w:tc>
      </w:tr>
    </w:tbl>
    <w:p w14:paraId="423CF5CB" w14:textId="77777777" w:rsidR="00A34E45" w:rsidRDefault="00A34E45" w:rsidP="004E4CAA">
      <w:pPr>
        <w:pStyle w:val="BodyText"/>
        <w:jc w:val="both"/>
      </w:pPr>
    </w:p>
    <w:p w14:paraId="54B2CD32" w14:textId="6A590868" w:rsidR="00AD489B" w:rsidRDefault="00AD489B" w:rsidP="00AD489B">
      <w:pPr>
        <w:pStyle w:val="BodyText"/>
        <w:jc w:val="both"/>
        <w:rPr>
          <w:ins w:id="530" w:author="Latvakoski Juhani" w:date="2024-09-18T14:46:00Z"/>
        </w:rPr>
      </w:pPr>
      <w:r>
        <w:t xml:space="preserve">When a stakeholder is hosting/operating services for a critical area/location such e.g., </w:t>
      </w:r>
      <w:r w:rsidR="00B92B6E">
        <w:t>Port of Oulu</w:t>
      </w:r>
      <w:r>
        <w:rPr>
          <w:rStyle w:val="FootnoteReference"/>
        </w:rPr>
        <w:footnoteReference w:id="11"/>
      </w:r>
      <w:r>
        <w:t xml:space="preserve">, the basis for the digital trust can be achieved via the verifiable credentials and digital signatures with shared trust infrastructure. In that way, only to the verified stakeholders can access the data needed in certain real-time situation, where e.g., location of physical entities and other persons need to be known in the role of a specific person acting in the </w:t>
      </w:r>
      <w:r w:rsidR="00913EBD">
        <w:t>port</w:t>
      </w:r>
      <w:r>
        <w:t xml:space="preserve"> area. Thus, the shared trust infrastructure </w:t>
      </w:r>
      <w:r w:rsidR="006D71AF">
        <w:t xml:space="preserve">could </w:t>
      </w:r>
      <w:r>
        <w:t>provide common transparent means for all the stakeholders</w:t>
      </w:r>
      <w:r w:rsidR="0082444F">
        <w:t xml:space="preserve"> for digital trust</w:t>
      </w:r>
      <w:r>
        <w:t xml:space="preserve">. After the digital trust with credentials has been achieved, then the access to data and exchange of data for establishing the access/role specific view to the situation awareness in the dashboard for individual user, blackboard of the </w:t>
      </w:r>
      <w:r w:rsidR="00C432C0">
        <w:t>autonomous</w:t>
      </w:r>
      <w:r>
        <w:t xml:space="preserve"> device and digital twin of the company can be established in secure manner.</w:t>
      </w:r>
    </w:p>
    <w:p w14:paraId="106E22CA" w14:textId="35FE78B1" w:rsidR="00636080" w:rsidRDefault="00CD0717" w:rsidP="00AD489B">
      <w:pPr>
        <w:pStyle w:val="BodyText"/>
        <w:jc w:val="both"/>
        <w:rPr>
          <w:ins w:id="531" w:author="Latvakoski Juhani" w:date="2024-09-18T15:02:00Z"/>
        </w:rPr>
      </w:pPr>
      <w:ins w:id="532" w:author="Latvakoski Juhani" w:date="2024-09-18T14:57:00Z">
        <w:r>
          <w:t xml:space="preserve"> The</w:t>
        </w:r>
      </w:ins>
      <w:ins w:id="533" w:author="Latvakoski Juhani" w:date="2024-09-18T15:01:00Z">
        <w:r w:rsidR="001F6B7C">
          <w:t xml:space="preserve"> challenges and value estimations of the Sa4CPS solution concept </w:t>
        </w:r>
      </w:ins>
      <w:ins w:id="534" w:author="Latvakoski Juhani" w:date="2024-09-18T15:02:00Z">
        <w:r w:rsidR="0084512F">
          <w:t>in terms of the use cases are described</w:t>
        </w:r>
        <w:r w:rsidR="00A81822">
          <w:t xml:space="preserve"> in the </w:t>
        </w:r>
        <w:r w:rsidR="00A81822">
          <w:fldChar w:fldCharType="begin"/>
        </w:r>
        <w:r w:rsidR="00A81822">
          <w:instrText xml:space="preserve"> REF _Ref177564157 \h </w:instrText>
        </w:r>
      </w:ins>
      <w:r w:rsidR="00A81822">
        <w:fldChar w:fldCharType="separate"/>
      </w:r>
      <w:ins w:id="535" w:author="Latvakoski Juhani" w:date="2024-09-18T15:02:00Z">
        <w:r w:rsidR="00A81822" w:rsidRPr="0076663B">
          <w:rPr>
            <w:i/>
            <w:iCs/>
            <w:color w:val="auto"/>
          </w:rPr>
          <w:t xml:space="preserve">Table </w:t>
        </w:r>
        <w:r w:rsidR="00A81822">
          <w:rPr>
            <w:i/>
            <w:iCs/>
            <w:noProof/>
            <w:color w:val="auto"/>
          </w:rPr>
          <w:t>5</w:t>
        </w:r>
        <w:r w:rsidR="00A81822">
          <w:fldChar w:fldCharType="end"/>
        </w:r>
        <w:r w:rsidR="00A81822">
          <w:t>.</w:t>
        </w:r>
      </w:ins>
      <w:ins w:id="536" w:author="Latvakoski Juhani" w:date="2024-09-18T15:03:00Z">
        <w:r w:rsidR="000B5B71">
          <w:t xml:space="preserve"> </w:t>
        </w:r>
      </w:ins>
      <w:ins w:id="537" w:author="Latvakoski Juhani" w:date="2024-09-18T15:09:00Z">
        <w:r w:rsidR="00F1593F">
          <w:t>The</w:t>
        </w:r>
      </w:ins>
      <w:ins w:id="538" w:author="Latvakoski Juhani" w:date="2024-09-18T15:10:00Z">
        <w:r w:rsidR="00F1593F">
          <w:t xml:space="preserve"> targeted grand challenge,</w:t>
        </w:r>
      </w:ins>
      <w:ins w:id="539" w:author="Latvakoski Juhani" w:date="2024-09-18T15:09:00Z">
        <w:r w:rsidR="00F1593F">
          <w:t xml:space="preserve"> secure situational awareness</w:t>
        </w:r>
      </w:ins>
      <w:ins w:id="540" w:author="Latvakoski Juhani" w:date="2024-09-18T15:10:00Z">
        <w:r w:rsidR="00F1593F">
          <w:t>,</w:t>
        </w:r>
      </w:ins>
      <w:ins w:id="541" w:author="Latvakoski Juhani" w:date="2024-09-18T15:04:00Z">
        <w:r w:rsidR="00FD778F">
          <w:t xml:space="preserve"> combin</w:t>
        </w:r>
      </w:ins>
      <w:ins w:id="542" w:author="Latvakoski Juhani" w:date="2024-09-18T15:10:00Z">
        <w:r w:rsidR="00F1593F">
          <w:t>e</w:t>
        </w:r>
      </w:ins>
      <w:ins w:id="543" w:author="Latvakoski Juhani" w:date="2024-09-18T15:05:00Z">
        <w:r w:rsidR="00FD778F">
          <w:t xml:space="preserve"> all these </w:t>
        </w:r>
      </w:ins>
      <w:ins w:id="544" w:author="Latvakoski Juhani" w:date="2024-09-18T15:08:00Z">
        <w:r w:rsidR="00BF0818">
          <w:t xml:space="preserve">use case specific </w:t>
        </w:r>
      </w:ins>
      <w:ins w:id="545" w:author="Latvakoski Juhani" w:date="2024-09-18T15:05:00Z">
        <w:r w:rsidR="00141D5C">
          <w:t>challenges</w:t>
        </w:r>
        <w:r w:rsidR="00673F52">
          <w:t xml:space="preserve">, </w:t>
        </w:r>
      </w:ins>
      <w:ins w:id="546" w:author="Latvakoski Juhani" w:date="2024-09-18T15:10:00Z">
        <w:r w:rsidR="00F1593F">
          <w:t>and</w:t>
        </w:r>
      </w:ins>
      <w:ins w:id="547" w:author="Latvakoski Juhani" w:date="2024-09-18T15:05:00Z">
        <w:r w:rsidR="00C57117">
          <w:t xml:space="preserve"> </w:t>
        </w:r>
        <w:r w:rsidR="00503C88">
          <w:t xml:space="preserve">includes </w:t>
        </w:r>
      </w:ins>
      <w:ins w:id="548" w:author="Latvakoski Juhani" w:date="2024-09-18T15:10:00Z">
        <w:r w:rsidR="00F13050">
          <w:t xml:space="preserve">also </w:t>
        </w:r>
      </w:ins>
      <w:ins w:id="549" w:author="Latvakoski Juhani" w:date="2024-09-18T15:05:00Z">
        <w:r w:rsidR="00503C88">
          <w:t xml:space="preserve">serious societal and economic </w:t>
        </w:r>
      </w:ins>
      <w:ins w:id="550" w:author="Latvakoski Juhani" w:date="2024-09-18T15:06:00Z">
        <w:r w:rsidR="00025537">
          <w:t xml:space="preserve">challenges </w:t>
        </w:r>
        <w:r w:rsidR="00E74902">
          <w:t>around</w:t>
        </w:r>
        <w:r w:rsidR="00AC198D">
          <w:t xml:space="preserve"> needs of resilience</w:t>
        </w:r>
        <w:r w:rsidR="00A20C73">
          <w:t xml:space="preserve"> </w:t>
        </w:r>
        <w:r w:rsidR="00D867EC">
          <w:t>and digital trust</w:t>
        </w:r>
      </w:ins>
      <w:ins w:id="551" w:author="Latvakoski Juhani" w:date="2024-09-18T15:07:00Z">
        <w:r w:rsidR="00B4568C">
          <w:t xml:space="preserve">, which are fundamental </w:t>
        </w:r>
      </w:ins>
      <w:ins w:id="552" w:author="Latvakoski Juhani" w:date="2024-09-18T15:10:00Z">
        <w:r w:rsidR="0004688D">
          <w:t xml:space="preserve">needs </w:t>
        </w:r>
      </w:ins>
      <w:ins w:id="553" w:author="Latvakoski Juhani" w:date="2024-09-18T15:11:00Z">
        <w:r w:rsidR="0004688D">
          <w:t>of</w:t>
        </w:r>
      </w:ins>
      <w:ins w:id="554" w:author="Latvakoski Juhani" w:date="2024-09-18T15:07:00Z">
        <w:r w:rsidR="00B4568C">
          <w:t xml:space="preserve"> </w:t>
        </w:r>
        <w:r w:rsidR="00C45DEC">
          <w:t xml:space="preserve">people, </w:t>
        </w:r>
        <w:r w:rsidR="000C7CBB">
          <w:t>businesses of companies</w:t>
        </w:r>
        <w:r w:rsidR="00D92BC4">
          <w:t xml:space="preserve"> and </w:t>
        </w:r>
        <w:r w:rsidR="00046FB5">
          <w:t>operation of the whole society.</w:t>
        </w:r>
      </w:ins>
    </w:p>
    <w:p w14:paraId="56DF1276" w14:textId="71E5BEEB" w:rsidR="00E866AE" w:rsidDel="00046FB5" w:rsidRDefault="00E866AE" w:rsidP="00AD489B">
      <w:pPr>
        <w:pStyle w:val="BodyText"/>
        <w:jc w:val="both"/>
        <w:rPr>
          <w:del w:id="555" w:author="Latvakoski Juhani" w:date="2024-09-18T15:07:00Z"/>
        </w:rPr>
      </w:pPr>
    </w:p>
    <w:p w14:paraId="4025EA09" w14:textId="77777777" w:rsidR="000B4D77" w:rsidRDefault="000B4D77" w:rsidP="00BB7369">
      <w:pPr>
        <w:pStyle w:val="BodyText"/>
      </w:pPr>
    </w:p>
    <w:p w14:paraId="0F111D3E" w14:textId="364FC724" w:rsidR="00E35DD9" w:rsidRDefault="00E35DD9" w:rsidP="00E35DD9">
      <w:pPr>
        <w:pStyle w:val="Caption"/>
        <w:jc w:val="center"/>
        <w:rPr>
          <w:i w:val="0"/>
          <w:iCs w:val="0"/>
          <w:color w:val="auto"/>
        </w:rPr>
      </w:pPr>
      <w:bookmarkStart w:id="556" w:name="_Ref177564157"/>
      <w:r w:rsidRPr="0076663B">
        <w:rPr>
          <w:i w:val="0"/>
          <w:iCs w:val="0"/>
          <w:color w:val="auto"/>
        </w:rPr>
        <w:t xml:space="preserve">Table </w:t>
      </w:r>
      <w:r w:rsidRPr="0076663B">
        <w:rPr>
          <w:i w:val="0"/>
          <w:iCs w:val="0"/>
          <w:color w:val="auto"/>
        </w:rPr>
        <w:fldChar w:fldCharType="begin"/>
      </w:r>
      <w:r w:rsidRPr="0076663B">
        <w:rPr>
          <w:i w:val="0"/>
          <w:iCs w:val="0"/>
          <w:color w:val="auto"/>
        </w:rPr>
        <w:instrText xml:space="preserve"> SEQ Table \* ARABIC </w:instrText>
      </w:r>
      <w:r w:rsidRPr="0076663B">
        <w:rPr>
          <w:i w:val="0"/>
          <w:iCs w:val="0"/>
          <w:color w:val="auto"/>
        </w:rPr>
        <w:fldChar w:fldCharType="separate"/>
      </w:r>
      <w:r w:rsidR="009625EB">
        <w:rPr>
          <w:i w:val="0"/>
          <w:iCs w:val="0"/>
          <w:noProof/>
          <w:color w:val="auto"/>
        </w:rPr>
        <w:t>5</w:t>
      </w:r>
      <w:r w:rsidRPr="0076663B">
        <w:rPr>
          <w:i w:val="0"/>
          <w:iCs w:val="0"/>
          <w:color w:val="auto"/>
        </w:rPr>
        <w:fldChar w:fldCharType="end"/>
      </w:r>
      <w:bookmarkEnd w:id="556"/>
      <w:r w:rsidRPr="0076663B">
        <w:rPr>
          <w:i w:val="0"/>
          <w:iCs w:val="0"/>
          <w:color w:val="auto"/>
        </w:rPr>
        <w:t xml:space="preserve">. The </w:t>
      </w:r>
      <w:r w:rsidR="00E16C2A">
        <w:rPr>
          <w:i w:val="0"/>
          <w:iCs w:val="0"/>
          <w:color w:val="auto"/>
        </w:rPr>
        <w:t>challenges</w:t>
      </w:r>
      <w:r w:rsidR="00942625">
        <w:rPr>
          <w:i w:val="0"/>
          <w:iCs w:val="0"/>
          <w:color w:val="auto"/>
        </w:rPr>
        <w:t xml:space="preserve"> </w:t>
      </w:r>
      <w:r w:rsidR="00411334">
        <w:rPr>
          <w:i w:val="0"/>
          <w:iCs w:val="0"/>
          <w:color w:val="auto"/>
        </w:rPr>
        <w:t xml:space="preserve">and </w:t>
      </w:r>
      <w:r w:rsidR="007E2E65">
        <w:rPr>
          <w:i w:val="0"/>
          <w:iCs w:val="0"/>
          <w:color w:val="auto"/>
        </w:rPr>
        <w:t>value estimation of</w:t>
      </w:r>
      <w:r>
        <w:rPr>
          <w:i w:val="0"/>
          <w:iCs w:val="0"/>
          <w:color w:val="auto"/>
        </w:rPr>
        <w:t xml:space="preserve"> t</w:t>
      </w:r>
      <w:r w:rsidR="00BE2CAF">
        <w:rPr>
          <w:i w:val="0"/>
          <w:iCs w:val="0"/>
          <w:color w:val="auto"/>
        </w:rPr>
        <w:t xml:space="preserve">he </w:t>
      </w:r>
      <w:r>
        <w:rPr>
          <w:i w:val="0"/>
          <w:iCs w:val="0"/>
          <w:color w:val="auto"/>
        </w:rPr>
        <w:t xml:space="preserve">Sa4CPS </w:t>
      </w:r>
      <w:r w:rsidR="00330BE4">
        <w:rPr>
          <w:i w:val="0"/>
          <w:iCs w:val="0"/>
          <w:color w:val="auto"/>
        </w:rPr>
        <w:t>solution concept</w:t>
      </w:r>
      <w:r w:rsidR="00BE2CAF">
        <w:rPr>
          <w:i w:val="0"/>
          <w:iCs w:val="0"/>
          <w:color w:val="auto"/>
        </w:rPr>
        <w:t xml:space="preserve"> for the use cases of the project</w:t>
      </w:r>
      <w:r w:rsidRPr="0076663B">
        <w:rPr>
          <w:i w:val="0"/>
          <w:iCs w:val="0"/>
          <w:color w:val="auto"/>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Change w:id="557">
          <w:tblGrid>
            <w:gridCol w:w="9060"/>
          </w:tblGrid>
        </w:tblGridChange>
      </w:tblGrid>
      <w:tr w:rsidR="00E35DD9" w14:paraId="506B931A" w14:textId="77777777" w:rsidTr="6AC523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0" w:type="dxa"/>
            <w:tcBorders>
              <w:top w:val="single" w:sz="4" w:space="0" w:color="auto"/>
              <w:left w:val="single" w:sz="4" w:space="0" w:color="auto"/>
              <w:right w:val="single" w:sz="4" w:space="0" w:color="auto"/>
            </w:tcBorders>
          </w:tcPr>
          <w:p w14:paraId="1E9B8C8C" w14:textId="31D5D7A8" w:rsidR="00E35DD9" w:rsidRDefault="002A2F5D" w:rsidP="00027958">
            <w:pPr>
              <w:rPr>
                <w:highlight w:val="yellow"/>
              </w:rPr>
            </w:pPr>
            <w:r>
              <w:t xml:space="preserve">UC1: </w:t>
            </w:r>
            <w:r w:rsidR="00E35DD9" w:rsidRPr="00557224">
              <w:t>Autonomous lightweight logistics</w:t>
            </w:r>
          </w:p>
        </w:tc>
      </w:tr>
      <w:tr w:rsidR="00E35DD9" w14:paraId="1A0B4715" w14:textId="77777777" w:rsidTr="6AC52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left w:val="single" w:sz="4" w:space="0" w:color="auto"/>
              <w:bottom w:val="single" w:sz="4" w:space="0" w:color="auto"/>
              <w:right w:val="single" w:sz="4" w:space="0" w:color="auto"/>
            </w:tcBorders>
          </w:tcPr>
          <w:p w14:paraId="49F727C8" w14:textId="7D916CA5" w:rsidR="00E35DD9" w:rsidRPr="003D329D" w:rsidRDefault="002A669D" w:rsidP="00027958">
            <w:pPr>
              <w:rPr>
                <w:b/>
                <w:bCs/>
              </w:rPr>
            </w:pPr>
            <w:r>
              <w:rPr>
                <w:b/>
                <w:bCs/>
              </w:rPr>
              <w:t>Challenges</w:t>
            </w:r>
            <w:r w:rsidR="0A3BD885" w:rsidRPr="003D329D">
              <w:rPr>
                <w:b/>
                <w:bCs/>
              </w:rPr>
              <w:t xml:space="preserve"> </w:t>
            </w:r>
            <w:r w:rsidR="5F01652F" w:rsidRPr="003D329D">
              <w:rPr>
                <w:b/>
                <w:bCs/>
              </w:rPr>
              <w:t xml:space="preserve">focused in </w:t>
            </w:r>
            <w:r w:rsidR="0A3BD885" w:rsidRPr="003D329D">
              <w:rPr>
                <w:b/>
                <w:bCs/>
              </w:rPr>
              <w:t xml:space="preserve">the Sa4CPs </w:t>
            </w:r>
            <w:r w:rsidR="5F01652F" w:rsidRPr="003D329D">
              <w:rPr>
                <w:b/>
                <w:bCs/>
              </w:rPr>
              <w:t xml:space="preserve">solution </w:t>
            </w:r>
            <w:r w:rsidR="0A3BD885" w:rsidRPr="003D329D">
              <w:rPr>
                <w:b/>
                <w:bCs/>
              </w:rPr>
              <w:t xml:space="preserve">concept: </w:t>
            </w:r>
          </w:p>
          <w:p w14:paraId="65486831" w14:textId="77777777" w:rsidR="002A669D" w:rsidRDefault="002A669D" w:rsidP="00C81F2A">
            <w:pPr>
              <w:pStyle w:val="ITEABodyText"/>
              <w:numPr>
                <w:ilvl w:val="0"/>
                <w:numId w:val="30"/>
              </w:numPr>
            </w:pPr>
            <w:r>
              <w:t xml:space="preserve">Supply chain </w:t>
            </w:r>
            <w:proofErr w:type="gramStart"/>
            <w:r>
              <w:t>security</w:t>
            </w:r>
            <w:proofErr w:type="gramEnd"/>
          </w:p>
          <w:p w14:paraId="25D21331" w14:textId="77777777" w:rsidR="002A669D" w:rsidRDefault="002A669D" w:rsidP="00C81F2A">
            <w:pPr>
              <w:pStyle w:val="ITEABodyText"/>
              <w:numPr>
                <w:ilvl w:val="0"/>
                <w:numId w:val="30"/>
              </w:numPr>
            </w:pPr>
            <w:r>
              <w:t>Traceability for logistics especially new developments of medicine</w:t>
            </w:r>
          </w:p>
          <w:p w14:paraId="07370E27" w14:textId="77777777" w:rsidR="002A669D" w:rsidRDefault="002A669D" w:rsidP="00C81F2A">
            <w:pPr>
              <w:pStyle w:val="ITEABodyText"/>
              <w:numPr>
                <w:ilvl w:val="0"/>
                <w:numId w:val="30"/>
              </w:numPr>
            </w:pPr>
            <w:r>
              <w:t>Climate control</w:t>
            </w:r>
          </w:p>
          <w:p w14:paraId="6626AF5B" w14:textId="47439990" w:rsidR="002A669D" w:rsidRDefault="002A669D" w:rsidP="00C81F2A">
            <w:pPr>
              <w:pStyle w:val="ITEABodyText"/>
              <w:numPr>
                <w:ilvl w:val="0"/>
                <w:numId w:val="30"/>
              </w:numPr>
            </w:pPr>
            <w:r>
              <w:t>Customs</w:t>
            </w:r>
            <w:r w:rsidR="0C112226">
              <w:t xml:space="preserve"> </w:t>
            </w:r>
            <w:r>
              <w:t>(in cross-border logistics</w:t>
            </w:r>
            <w:ins w:id="558" w:author="Latvakoski Juhani" w:date="2024-09-18T14:33:00Z">
              <w:r w:rsidR="006E324D">
                <w:t>)</w:t>
              </w:r>
            </w:ins>
          </w:p>
          <w:p w14:paraId="0FB67237" w14:textId="3D53C5C9" w:rsidR="002A669D" w:rsidRDefault="002A669D" w:rsidP="00C81F2A">
            <w:pPr>
              <w:pStyle w:val="ITEABodyText"/>
              <w:numPr>
                <w:ilvl w:val="0"/>
                <w:numId w:val="30"/>
              </w:numPr>
            </w:pPr>
            <w:r>
              <w:t xml:space="preserve">Prognostic and Health Management for EV’s used in </w:t>
            </w:r>
            <w:proofErr w:type="gramStart"/>
            <w:r>
              <w:t>logistics</w:t>
            </w:r>
            <w:proofErr w:type="gramEnd"/>
          </w:p>
          <w:p w14:paraId="29BE0D9B" w14:textId="53E5D63D" w:rsidR="00E35DD9" w:rsidRPr="003D329D" w:rsidRDefault="5F01652F" w:rsidP="1D951302">
            <w:pPr>
              <w:rPr>
                <w:b/>
                <w:bCs/>
                <w:highlight w:val="yellow"/>
              </w:rPr>
            </w:pPr>
            <w:r w:rsidRPr="003D329D">
              <w:rPr>
                <w:b/>
                <w:bCs/>
              </w:rPr>
              <w:t>Value</w:t>
            </w:r>
            <w:r w:rsidR="7A1FF344" w:rsidRPr="003D329D">
              <w:rPr>
                <w:b/>
                <w:bCs/>
              </w:rPr>
              <w:t xml:space="preserve"> estimation</w:t>
            </w:r>
            <w:r w:rsidRPr="003D329D">
              <w:rPr>
                <w:b/>
                <w:bCs/>
              </w:rPr>
              <w:t xml:space="preserve"> of the </w:t>
            </w:r>
            <w:r w:rsidR="007E05C1" w:rsidRPr="003D329D">
              <w:rPr>
                <w:b/>
                <w:bCs/>
              </w:rPr>
              <w:t>Sa4CPs concept</w:t>
            </w:r>
            <w:r w:rsidRPr="003D329D">
              <w:rPr>
                <w:b/>
                <w:bCs/>
              </w:rPr>
              <w:t xml:space="preserve"> for</w:t>
            </w:r>
            <w:r w:rsidR="0A3BD885" w:rsidRPr="003D329D">
              <w:rPr>
                <w:b/>
                <w:bCs/>
              </w:rPr>
              <w:t xml:space="preserve"> the </w:t>
            </w:r>
            <w:r w:rsidR="7A1FF344" w:rsidRPr="003D329D">
              <w:rPr>
                <w:b/>
                <w:bCs/>
              </w:rPr>
              <w:t>use case in the targeted market</w:t>
            </w:r>
            <w:r w:rsidR="0A3BD885" w:rsidRPr="003D329D">
              <w:rPr>
                <w:b/>
                <w:bCs/>
              </w:rPr>
              <w:t xml:space="preserve">: </w:t>
            </w:r>
          </w:p>
          <w:p w14:paraId="7B1CC700" w14:textId="19E44E2E" w:rsidR="00E35DD9" w:rsidRPr="00031E20" w:rsidRDefault="00031E20" w:rsidP="00C81F2A">
            <w:pPr>
              <w:pStyle w:val="ListParagraph"/>
              <w:numPr>
                <w:ilvl w:val="0"/>
                <w:numId w:val="30"/>
              </w:numPr>
            </w:pPr>
            <w:r>
              <w:t xml:space="preserve">Increased values related to </w:t>
            </w:r>
            <w:r w:rsidR="280186D0" w:rsidRPr="1D951302">
              <w:t>Medical Logistics</w:t>
            </w:r>
            <w:r>
              <w:t xml:space="preserve">, </w:t>
            </w:r>
            <w:r w:rsidR="280186D0" w:rsidRPr="1D951302">
              <w:t>Automotive &amp; transportation</w:t>
            </w:r>
            <w:r>
              <w:t xml:space="preserve">, </w:t>
            </w:r>
            <w:r w:rsidR="00C432C0" w:rsidRPr="1D951302">
              <w:t>Health,</w:t>
            </w:r>
            <w:r>
              <w:t xml:space="preserve"> </w:t>
            </w:r>
            <w:r w:rsidR="00C432C0" w:rsidRPr="00031E20">
              <w:rPr>
                <w:rFonts w:eastAsia="Arial" w:cs="Arial"/>
                <w:szCs w:val="20"/>
              </w:rPr>
              <w:t>and</w:t>
            </w:r>
            <w:r w:rsidRPr="00031E20">
              <w:rPr>
                <w:rFonts w:eastAsia="Arial" w:cs="Arial"/>
                <w:szCs w:val="20"/>
              </w:rPr>
              <w:t xml:space="preserve"> </w:t>
            </w:r>
            <w:r w:rsidR="280186D0" w:rsidRPr="00031E20">
              <w:rPr>
                <w:rFonts w:eastAsia="Arial" w:cs="Arial"/>
                <w:szCs w:val="20"/>
              </w:rPr>
              <w:t>ICT</w:t>
            </w:r>
            <w:r w:rsidR="00443887">
              <w:rPr>
                <w:rFonts w:eastAsia="Arial" w:cs="Arial"/>
                <w:szCs w:val="20"/>
              </w:rPr>
              <w:t xml:space="preserve"> businesses</w:t>
            </w:r>
          </w:p>
        </w:tc>
      </w:tr>
      <w:tr w:rsidR="00E35DD9" w14:paraId="0DE33CB8" w14:textId="77777777" w:rsidTr="6AC523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tcBorders>
            <w:shd w:val="clear" w:color="auto" w:fill="D9D9D9" w:themeFill="background1" w:themeFillShade="D9"/>
          </w:tcPr>
          <w:p w14:paraId="3DB2C2AD" w14:textId="5FA2EB9F" w:rsidR="00E35DD9" w:rsidRPr="0034269D" w:rsidRDefault="00507E3B" w:rsidP="00027958">
            <w:pPr>
              <w:rPr>
                <w:b/>
                <w:bCs/>
              </w:rPr>
            </w:pPr>
            <w:r>
              <w:rPr>
                <w:b/>
                <w:bCs/>
              </w:rPr>
              <w:t xml:space="preserve">UC2: </w:t>
            </w:r>
            <w:r w:rsidR="00E35DD9" w:rsidRPr="0034269D">
              <w:rPr>
                <w:b/>
                <w:bCs/>
              </w:rPr>
              <w:t>People and machine position awareness in production or logistics area</w:t>
            </w:r>
          </w:p>
        </w:tc>
      </w:tr>
      <w:tr w:rsidR="00E35DD9" w14:paraId="749657D3" w14:textId="77777777" w:rsidTr="6AC52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bottom w:val="single" w:sz="4" w:space="0" w:color="auto"/>
            </w:tcBorders>
            <w:shd w:val="clear" w:color="auto" w:fill="FFFFFF" w:themeFill="background1"/>
          </w:tcPr>
          <w:p w14:paraId="01CD696E" w14:textId="7D1A81A4" w:rsidR="00693F54" w:rsidRPr="003D329D" w:rsidRDefault="00507638" w:rsidP="00693F54">
            <w:pPr>
              <w:rPr>
                <w:b/>
                <w:bCs/>
              </w:rPr>
            </w:pPr>
            <w:r>
              <w:rPr>
                <w:b/>
                <w:bCs/>
              </w:rPr>
              <w:lastRenderedPageBreak/>
              <w:t>Challenges</w:t>
            </w:r>
            <w:r w:rsidRPr="003D329D">
              <w:rPr>
                <w:b/>
                <w:bCs/>
              </w:rPr>
              <w:t xml:space="preserve"> focused in the Sa4CPs solution concept</w:t>
            </w:r>
            <w:r w:rsidR="07E6B2D2" w:rsidRPr="003D329D">
              <w:rPr>
                <w:b/>
                <w:bCs/>
              </w:rPr>
              <w:t>:</w:t>
            </w:r>
          </w:p>
          <w:p w14:paraId="4B28C419" w14:textId="406CF569" w:rsidR="4117FC6B" w:rsidRDefault="4117FC6B" w:rsidP="134600B9">
            <w:r>
              <w:t xml:space="preserve">Aimed domains affected by the new Sa4CPS solution </w:t>
            </w:r>
            <w:r w:rsidR="2DA3362F">
              <w:t>will be</w:t>
            </w:r>
            <w:r w:rsidR="2F99D0C9">
              <w:t xml:space="preserve"> variability and smoothness of the production process, position awareness of all process components, human safety as well as production cost savings.</w:t>
            </w:r>
          </w:p>
          <w:p w14:paraId="1A00143B" w14:textId="77777777" w:rsidR="00132BC9" w:rsidRDefault="00132BC9" w:rsidP="00C81F2A">
            <w:pPr>
              <w:pStyle w:val="ITEABodyText"/>
              <w:numPr>
                <w:ilvl w:val="0"/>
                <w:numId w:val="22"/>
              </w:numPr>
              <w:rPr>
                <w:szCs w:val="20"/>
                <w:lang w:val="en-US"/>
              </w:rPr>
            </w:pPr>
            <w:r>
              <w:rPr>
                <w:szCs w:val="20"/>
                <w:lang w:val="en-US"/>
              </w:rPr>
              <w:t>Identification and characterization of the relevant production site objects and interactions</w:t>
            </w:r>
          </w:p>
          <w:p w14:paraId="1014E7A4" w14:textId="77777777" w:rsidR="00132BC9" w:rsidRDefault="00132BC9" w:rsidP="00C81F2A">
            <w:pPr>
              <w:pStyle w:val="ITEABodyText"/>
              <w:numPr>
                <w:ilvl w:val="0"/>
                <w:numId w:val="22"/>
              </w:numPr>
              <w:rPr>
                <w:szCs w:val="20"/>
                <w:lang w:val="en-US"/>
              </w:rPr>
            </w:pPr>
            <w:r>
              <w:rPr>
                <w:szCs w:val="20"/>
                <w:lang w:val="en-US"/>
              </w:rPr>
              <w:t xml:space="preserve">System scoping and situation modeling reflecting a real </w:t>
            </w:r>
            <w:proofErr w:type="gramStart"/>
            <w:r>
              <w:rPr>
                <w:szCs w:val="20"/>
                <w:lang w:val="en-US"/>
              </w:rPr>
              <w:t>environment</w:t>
            </w:r>
            <w:proofErr w:type="gramEnd"/>
          </w:p>
          <w:p w14:paraId="0D0727A4" w14:textId="77777777" w:rsidR="00132BC9" w:rsidRDefault="00132BC9" w:rsidP="00C81F2A">
            <w:pPr>
              <w:pStyle w:val="ITEABodyText"/>
              <w:numPr>
                <w:ilvl w:val="0"/>
                <w:numId w:val="22"/>
              </w:numPr>
              <w:rPr>
                <w:szCs w:val="20"/>
                <w:lang w:val="en-US"/>
              </w:rPr>
            </w:pPr>
            <w:r>
              <w:rPr>
                <w:szCs w:val="20"/>
                <w:lang w:val="en-US"/>
              </w:rPr>
              <w:t>Lack of sufficient data sets for training the identification process</w:t>
            </w:r>
          </w:p>
          <w:p w14:paraId="668886BB" w14:textId="77777777" w:rsidR="00132BC9" w:rsidRDefault="00132BC9" w:rsidP="00C81F2A">
            <w:pPr>
              <w:pStyle w:val="ITEABodyText"/>
              <w:numPr>
                <w:ilvl w:val="0"/>
                <w:numId w:val="22"/>
              </w:numPr>
              <w:rPr>
                <w:szCs w:val="20"/>
                <w:lang w:val="en-US"/>
              </w:rPr>
            </w:pPr>
            <w:r>
              <w:rPr>
                <w:szCs w:val="20"/>
                <w:lang w:val="en-US"/>
              </w:rPr>
              <w:t xml:space="preserve">How to design test and validation environment. </w:t>
            </w:r>
          </w:p>
          <w:p w14:paraId="1EA5B111" w14:textId="77777777" w:rsidR="00132BC9" w:rsidRDefault="00132BC9" w:rsidP="00C81F2A">
            <w:pPr>
              <w:pStyle w:val="ITEABodyText"/>
              <w:numPr>
                <w:ilvl w:val="0"/>
                <w:numId w:val="22"/>
              </w:numPr>
              <w:rPr>
                <w:szCs w:val="20"/>
                <w:lang w:val="en-US"/>
              </w:rPr>
            </w:pPr>
            <w:r>
              <w:rPr>
                <w:szCs w:val="20"/>
                <w:lang w:val="en-US"/>
              </w:rPr>
              <w:t>How to design an implementation of a such complex system</w:t>
            </w:r>
          </w:p>
          <w:p w14:paraId="558699B0" w14:textId="77777777" w:rsidR="00132BC9" w:rsidRDefault="00132BC9" w:rsidP="00C81F2A">
            <w:pPr>
              <w:pStyle w:val="ITEABodyText"/>
              <w:numPr>
                <w:ilvl w:val="0"/>
                <w:numId w:val="22"/>
              </w:numPr>
              <w:rPr>
                <w:szCs w:val="20"/>
                <w:lang w:val="en-US"/>
              </w:rPr>
            </w:pPr>
            <w:r>
              <w:rPr>
                <w:szCs w:val="20"/>
                <w:lang w:val="en-US"/>
              </w:rPr>
              <w:t xml:space="preserve">Feasibility of an online and remote reconfiguration of the surveillance system    </w:t>
            </w:r>
          </w:p>
          <w:p w14:paraId="2F1D818F" w14:textId="31B2C7F1" w:rsidR="00132BC9" w:rsidRPr="005D101C" w:rsidRDefault="00132BC9" w:rsidP="00C81F2A">
            <w:pPr>
              <w:pStyle w:val="ITEABodyText"/>
              <w:numPr>
                <w:ilvl w:val="0"/>
                <w:numId w:val="22"/>
              </w:numPr>
              <w:rPr>
                <w:b/>
                <w:bCs/>
              </w:rPr>
            </w:pPr>
            <w:r>
              <w:rPr>
                <w:szCs w:val="20"/>
                <w:lang w:val="en-US"/>
              </w:rPr>
              <w:t>How to exploit a digital twin for training and testing the system</w:t>
            </w:r>
          </w:p>
          <w:p w14:paraId="40524321" w14:textId="3ACEA8DC" w:rsidR="00693F54" w:rsidRPr="003D329D" w:rsidRDefault="2F99D0C9" w:rsidP="134600B9">
            <w:pPr>
              <w:rPr>
                <w:b/>
                <w:bCs/>
                <w:highlight w:val="yellow"/>
              </w:rPr>
            </w:pPr>
            <w:r w:rsidRPr="003D329D">
              <w:rPr>
                <w:b/>
                <w:bCs/>
              </w:rPr>
              <w:t>V</w:t>
            </w:r>
            <w:r w:rsidR="07E6B2D2" w:rsidRPr="003D329D">
              <w:rPr>
                <w:b/>
                <w:bCs/>
              </w:rPr>
              <w:t xml:space="preserve">alue estimation of </w:t>
            </w:r>
            <w:r w:rsidR="06CAC581" w:rsidRPr="003D329D">
              <w:rPr>
                <w:b/>
                <w:bCs/>
              </w:rPr>
              <w:t xml:space="preserve">the </w:t>
            </w:r>
            <w:r w:rsidR="004C6220" w:rsidRPr="003D329D">
              <w:rPr>
                <w:b/>
                <w:bCs/>
              </w:rPr>
              <w:t>Sa4CPs concept</w:t>
            </w:r>
            <w:r w:rsidR="07E6B2D2" w:rsidRPr="003D329D">
              <w:rPr>
                <w:b/>
                <w:bCs/>
              </w:rPr>
              <w:t xml:space="preserve"> in the targeted market:</w:t>
            </w:r>
          </w:p>
          <w:p w14:paraId="086A644B" w14:textId="3249F04E" w:rsidR="00E35DD9" w:rsidRPr="0034269D" w:rsidRDefault="224D3655" w:rsidP="134600B9">
            <w:pPr>
              <w:rPr>
                <w:highlight w:val="yellow"/>
              </w:rPr>
            </w:pPr>
            <w:r>
              <w:t xml:space="preserve">The value expected </w:t>
            </w:r>
            <w:r w:rsidR="420EF94E">
              <w:t>after the solution implementation is on co</w:t>
            </w:r>
            <w:r w:rsidR="463C5BD9">
              <w:t>sts savings coming out of production processes optimization</w:t>
            </w:r>
            <w:r w:rsidR="0953A8BD">
              <w:t xml:space="preserve"> </w:t>
            </w:r>
            <w:r w:rsidR="7F6DA572">
              <w:t xml:space="preserve">(routes of material, </w:t>
            </w:r>
            <w:r w:rsidR="00C432C0">
              <w:t>devices,</w:t>
            </w:r>
            <w:r w:rsidR="7F6DA572">
              <w:t xml:space="preserve"> or human </w:t>
            </w:r>
            <w:r w:rsidR="14566A56">
              <w:t xml:space="preserve">movements) </w:t>
            </w:r>
            <w:r w:rsidR="0953A8BD">
              <w:t>and</w:t>
            </w:r>
            <w:r w:rsidR="5C2B7375">
              <w:t xml:space="preserve"> smoothness of the production (</w:t>
            </w:r>
            <w:r w:rsidR="32C019A8">
              <w:t xml:space="preserve">for example </w:t>
            </w:r>
            <w:r w:rsidR="0ACAD5AB">
              <w:t xml:space="preserve">movement of </w:t>
            </w:r>
            <w:r w:rsidR="5C2B7375">
              <w:t>material</w:t>
            </w:r>
            <w:r w:rsidR="6EB032E1">
              <w:t xml:space="preserve"> from one position to another is not interrupted due to </w:t>
            </w:r>
            <w:r w:rsidR="6EBD0256">
              <w:t xml:space="preserve">a </w:t>
            </w:r>
            <w:r w:rsidR="6EB032E1">
              <w:t>collision ris</w:t>
            </w:r>
            <w:r w:rsidR="31FBF186">
              <w:t>k</w:t>
            </w:r>
            <w:r w:rsidR="6EB032E1">
              <w:t xml:space="preserve"> with </w:t>
            </w:r>
            <w:r w:rsidR="61394BED">
              <w:t>another</w:t>
            </w:r>
            <w:r w:rsidR="6E8463E3">
              <w:t xml:space="preserve"> </w:t>
            </w:r>
            <w:r w:rsidR="00C432C0">
              <w:t>subject).</w:t>
            </w:r>
            <w:r w:rsidR="420EF94E">
              <w:t xml:space="preserve"> </w:t>
            </w:r>
            <w:r>
              <w:t xml:space="preserve"> </w:t>
            </w:r>
          </w:p>
        </w:tc>
      </w:tr>
      <w:tr w:rsidR="00E35DD9" w14:paraId="0BB79153"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B43DE7" w14:textId="2A9FCB7F" w:rsidR="00E35DD9" w:rsidRPr="00434CF0" w:rsidRDefault="00507E3B" w:rsidP="00027958">
            <w:pPr>
              <w:rPr>
                <w:b/>
                <w:bCs/>
              </w:rPr>
            </w:pPr>
            <w:r>
              <w:rPr>
                <w:b/>
                <w:bCs/>
              </w:rPr>
              <w:t xml:space="preserve">UC3: </w:t>
            </w:r>
            <w:r w:rsidR="00E35DD9" w:rsidRPr="00434CF0">
              <w:rPr>
                <w:b/>
                <w:bCs/>
              </w:rPr>
              <w:t>Application of advanced maps in public safety</w:t>
            </w:r>
          </w:p>
        </w:tc>
      </w:tr>
      <w:tr w:rsidR="00E35DD9" w14:paraId="66BF4D11"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31AB5AF9" w14:textId="77777777" w:rsidR="005D101C" w:rsidRPr="003D329D" w:rsidRDefault="005D101C" w:rsidP="005D101C">
            <w:pPr>
              <w:rPr>
                <w:b/>
                <w:bCs/>
              </w:rPr>
            </w:pPr>
            <w:r>
              <w:rPr>
                <w:b/>
                <w:bCs/>
              </w:rPr>
              <w:t>Challenges</w:t>
            </w:r>
            <w:r w:rsidRPr="003D329D">
              <w:rPr>
                <w:b/>
                <w:bCs/>
              </w:rPr>
              <w:t xml:space="preserve"> focused in the Sa4CPs solution concept:</w:t>
            </w:r>
          </w:p>
          <w:p w14:paraId="50153244" w14:textId="4363E55A" w:rsidR="00693F54" w:rsidRPr="003F43A8" w:rsidRDefault="00565467" w:rsidP="00693F54">
            <w:pPr>
              <w:rPr>
                <w:b/>
                <w:bCs/>
              </w:rPr>
            </w:pPr>
            <w:r>
              <w:t xml:space="preserve"> </w:t>
            </w:r>
            <w:r w:rsidRPr="5E9B3575">
              <w:t xml:space="preserve">What kind of location-based solutions would best serve </w:t>
            </w:r>
            <w:r>
              <w:t xml:space="preserve">the </w:t>
            </w:r>
            <w:r w:rsidRPr="5E9B3575">
              <w:t>first responders and especially firefighting?</w:t>
            </w:r>
          </w:p>
          <w:p w14:paraId="76D8659E" w14:textId="3C8AB947" w:rsidR="00E35DD9" w:rsidRPr="003D329D" w:rsidRDefault="00693F54" w:rsidP="00693F54">
            <w:r w:rsidRPr="002E396D">
              <w:rPr>
                <w:b/>
                <w:bCs/>
              </w:rPr>
              <w:t xml:space="preserve">Value estimation of the </w:t>
            </w:r>
            <w:r w:rsidR="003D329D" w:rsidRPr="002E396D">
              <w:rPr>
                <w:b/>
                <w:bCs/>
              </w:rPr>
              <w:t xml:space="preserve">Sa4CPs solution concept </w:t>
            </w:r>
            <w:r w:rsidRPr="002E396D">
              <w:rPr>
                <w:b/>
                <w:bCs/>
              </w:rPr>
              <w:t>for the use case in the targeted market:</w:t>
            </w:r>
            <w:r>
              <w:t xml:space="preserve"> </w:t>
            </w:r>
            <w:r w:rsidR="00D54222">
              <w:t xml:space="preserve">Values </w:t>
            </w:r>
            <w:r w:rsidR="00E31D79">
              <w:t xml:space="preserve">for the solutions around </w:t>
            </w:r>
            <w:r w:rsidR="00D54222">
              <w:t>Fire fighters, law enforcement and medical services in European and US markets</w:t>
            </w:r>
            <w:r w:rsidR="003F12BB">
              <w:t>. 10 to 20 M€ additional increase in revenue in three years</w:t>
            </w:r>
          </w:p>
        </w:tc>
      </w:tr>
      <w:tr w:rsidR="00E35DD9" w:rsidRPr="00434CF0" w14:paraId="15799B3F"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C69F4" w14:textId="40C1E504" w:rsidR="00E35DD9" w:rsidRPr="00434CF0" w:rsidRDefault="00507E3B" w:rsidP="00027958">
            <w:pPr>
              <w:rPr>
                <w:b/>
                <w:bCs/>
              </w:rPr>
            </w:pPr>
            <w:r>
              <w:rPr>
                <w:b/>
                <w:bCs/>
              </w:rPr>
              <w:t xml:space="preserve">UC4: </w:t>
            </w:r>
            <w:r w:rsidR="00E35DD9" w:rsidRPr="00434CF0">
              <w:rPr>
                <w:b/>
                <w:bCs/>
              </w:rPr>
              <w:t>Critical energy distribution</w:t>
            </w:r>
          </w:p>
        </w:tc>
      </w:tr>
      <w:tr w:rsidR="00E35DD9" w14:paraId="56D6C3CA"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7DE37A0D" w14:textId="77777777" w:rsidR="00374C22" w:rsidRPr="003D329D" w:rsidRDefault="00374C22" w:rsidP="00374C22">
            <w:pPr>
              <w:rPr>
                <w:b/>
                <w:bCs/>
              </w:rPr>
            </w:pPr>
            <w:r>
              <w:rPr>
                <w:b/>
                <w:bCs/>
              </w:rPr>
              <w:t>Challenges</w:t>
            </w:r>
            <w:r w:rsidRPr="003D329D">
              <w:rPr>
                <w:b/>
                <w:bCs/>
              </w:rPr>
              <w:t xml:space="preserve"> focused in the Sa4CPs solution concept:</w:t>
            </w:r>
          </w:p>
          <w:p w14:paraId="1ACE37E4" w14:textId="64F7216E" w:rsidR="00374C22" w:rsidRPr="003F43A8" w:rsidRDefault="00374C22" w:rsidP="00374C22">
            <w:pPr>
              <w:rPr>
                <w:b/>
                <w:bCs/>
              </w:rPr>
            </w:pPr>
            <w:r>
              <w:t xml:space="preserve"> </w:t>
            </w:r>
            <w:r w:rsidR="00CC647E" w:rsidRPr="00913ADB">
              <w:rPr>
                <w:szCs w:val="20"/>
              </w:rPr>
              <w:t xml:space="preserve">distributed AI/explainable AI, </w:t>
            </w:r>
            <w:r w:rsidR="00CC647E">
              <w:rPr>
                <w:szCs w:val="20"/>
              </w:rPr>
              <w:t>digital twin</w:t>
            </w:r>
          </w:p>
          <w:p w14:paraId="1FD38988" w14:textId="77777777" w:rsidR="00A76E18" w:rsidRDefault="00CC647E" w:rsidP="00693F54">
            <w:r w:rsidRPr="002E396D">
              <w:rPr>
                <w:b/>
                <w:bCs/>
              </w:rPr>
              <w:t>Value estimation of the Sa4CPs solution concept for the use case in the targeted market:</w:t>
            </w:r>
            <w:r>
              <w:t xml:space="preserve"> </w:t>
            </w:r>
          </w:p>
          <w:p w14:paraId="45D350FD" w14:textId="3A183A0C" w:rsidR="005E6156" w:rsidRPr="005E6156" w:rsidRDefault="005E6156" w:rsidP="005E6156">
            <w:pPr>
              <w:pStyle w:val="ITEABodyText"/>
              <w:rPr>
                <w:szCs w:val="20"/>
              </w:rPr>
            </w:pPr>
            <w:r>
              <w:rPr>
                <w:szCs w:val="20"/>
              </w:rPr>
              <w:t>Values in the Use of flexibility and Optimization of resource use</w:t>
            </w:r>
          </w:p>
        </w:tc>
      </w:tr>
      <w:tr w:rsidR="00E35DD9" w:rsidRPr="004F00FF" w14:paraId="1A7F73EA"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21F9F9" w14:textId="2CB8B5B3" w:rsidR="00E35DD9" w:rsidRPr="004F00FF" w:rsidRDefault="00CD451B" w:rsidP="00027958">
            <w:pPr>
              <w:rPr>
                <w:b/>
                <w:bCs/>
              </w:rPr>
            </w:pPr>
            <w:r>
              <w:rPr>
                <w:b/>
                <w:bCs/>
              </w:rPr>
              <w:t xml:space="preserve">UC6: </w:t>
            </w:r>
            <w:r w:rsidR="00E35DD9" w:rsidRPr="004F00FF">
              <w:rPr>
                <w:b/>
                <w:bCs/>
              </w:rPr>
              <w:t xml:space="preserve">Autonomous driving and </w:t>
            </w:r>
            <w:r>
              <w:rPr>
                <w:b/>
                <w:bCs/>
              </w:rPr>
              <w:t>operation</w:t>
            </w:r>
          </w:p>
        </w:tc>
      </w:tr>
      <w:tr w:rsidR="00E35DD9" w14:paraId="4D55D519"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1232DD31" w14:textId="5D80D93A" w:rsidR="00693F54" w:rsidRDefault="00693F54" w:rsidP="00693F54">
            <w:pPr>
              <w:rPr>
                <w:b/>
                <w:bCs/>
              </w:rPr>
            </w:pPr>
            <w:r w:rsidRPr="003D329D">
              <w:rPr>
                <w:b/>
                <w:bCs/>
              </w:rPr>
              <w:t>Main challenge area focused in the Sa4CPs solution concept:</w:t>
            </w:r>
          </w:p>
          <w:p w14:paraId="34C435DB" w14:textId="513F21DE" w:rsidR="00175FD3" w:rsidRPr="00175FD3" w:rsidRDefault="00175FD3" w:rsidP="00C81F2A">
            <w:pPr>
              <w:pStyle w:val="ListParagraph"/>
              <w:numPr>
                <w:ilvl w:val="0"/>
                <w:numId w:val="31"/>
              </w:numPr>
              <w:rPr>
                <w:b/>
                <w:bCs/>
              </w:rPr>
            </w:pPr>
            <w:r>
              <w:t>The amount of data produced by new, more accurate sensors is enormous, and at the same time, the reaction time must be shortened. Causes challenges for the entire platform.</w:t>
            </w:r>
          </w:p>
          <w:p w14:paraId="75C1BB1D" w14:textId="3C3B3199" w:rsidR="4A52A2EC" w:rsidRDefault="4A52A2EC" w:rsidP="00C81F2A">
            <w:pPr>
              <w:pStyle w:val="ListParagraph"/>
              <w:numPr>
                <w:ilvl w:val="0"/>
                <w:numId w:val="28"/>
              </w:numPr>
            </w:pPr>
            <w:r>
              <w:t>Ensuring the correctness of the data</w:t>
            </w:r>
          </w:p>
          <w:p w14:paraId="65D1AF25" w14:textId="7F818B9F" w:rsidR="4A52A2EC" w:rsidRDefault="4A52A2EC" w:rsidP="00C81F2A">
            <w:pPr>
              <w:pStyle w:val="ListParagraph"/>
              <w:numPr>
                <w:ilvl w:val="0"/>
                <w:numId w:val="28"/>
              </w:numPr>
            </w:pPr>
            <w:r>
              <w:lastRenderedPageBreak/>
              <w:t>Human-machine cooperation</w:t>
            </w:r>
          </w:p>
          <w:p w14:paraId="20348E3B" w14:textId="6650E658" w:rsidR="4A52A2EC" w:rsidRDefault="4A52A2EC" w:rsidP="00C81F2A">
            <w:pPr>
              <w:pStyle w:val="ListParagraph"/>
              <w:numPr>
                <w:ilvl w:val="0"/>
                <w:numId w:val="28"/>
              </w:numPr>
            </w:pPr>
            <w:r>
              <w:t>Ensuring a safe and secure operating environment</w:t>
            </w:r>
          </w:p>
          <w:p w14:paraId="2C7AD69F" w14:textId="6E99AE23" w:rsidR="4A52A2EC" w:rsidRDefault="4A52A2EC" w:rsidP="00C81F2A">
            <w:pPr>
              <w:pStyle w:val="ListParagraph"/>
              <w:numPr>
                <w:ilvl w:val="0"/>
                <w:numId w:val="28"/>
              </w:numPr>
            </w:pPr>
            <w:r>
              <w:t xml:space="preserve">Challenges brought by changes in circumstances and operating </w:t>
            </w:r>
            <w:proofErr w:type="gramStart"/>
            <w:r>
              <w:t>environment</w:t>
            </w:r>
            <w:proofErr w:type="gramEnd"/>
          </w:p>
          <w:p w14:paraId="5A0EDDF2" w14:textId="2831C59F" w:rsidR="4A52A2EC" w:rsidRDefault="4A52A2EC" w:rsidP="00C81F2A">
            <w:pPr>
              <w:pStyle w:val="ListParagraph"/>
              <w:numPr>
                <w:ilvl w:val="0"/>
                <w:numId w:val="28"/>
              </w:numPr>
            </w:pPr>
            <w:r>
              <w:t>Ensuring secure network connections</w:t>
            </w:r>
          </w:p>
          <w:p w14:paraId="445C54CD" w14:textId="64F76475" w:rsidR="00693F54" w:rsidRPr="003D329D" w:rsidRDefault="00693F54" w:rsidP="00693F54">
            <w:pPr>
              <w:rPr>
                <w:b/>
                <w:bCs/>
                <w:highlight w:val="yellow"/>
              </w:rPr>
            </w:pPr>
            <w:r w:rsidRPr="003D329D">
              <w:rPr>
                <w:b/>
                <w:bCs/>
              </w:rPr>
              <w:t xml:space="preserve">Value estimation of the </w:t>
            </w:r>
            <w:r w:rsidR="003D329D" w:rsidRPr="003D329D">
              <w:rPr>
                <w:b/>
                <w:bCs/>
              </w:rPr>
              <w:t xml:space="preserve">Sa4CPs solution concept </w:t>
            </w:r>
            <w:r w:rsidRPr="003D329D">
              <w:rPr>
                <w:b/>
                <w:bCs/>
              </w:rPr>
              <w:t>for the use case in the targeted market:</w:t>
            </w:r>
          </w:p>
          <w:p w14:paraId="3EFB7F58" w14:textId="10B4EDAA" w:rsidR="26421D29" w:rsidRDefault="26421D29" w:rsidP="00C81F2A">
            <w:pPr>
              <w:pStyle w:val="ListParagraph"/>
              <w:numPr>
                <w:ilvl w:val="0"/>
                <w:numId w:val="29"/>
              </w:numPr>
            </w:pPr>
            <w:r>
              <w:t>Creating a 100% reliable chain is a prerequisite for launching the entire solution.</w:t>
            </w:r>
          </w:p>
          <w:p w14:paraId="5BC6B1AE" w14:textId="038D8D3F" w:rsidR="41BA6B3E" w:rsidRDefault="26421D29" w:rsidP="00C81F2A">
            <w:pPr>
              <w:pStyle w:val="ListParagraph"/>
              <w:numPr>
                <w:ilvl w:val="0"/>
                <w:numId w:val="29"/>
              </w:numPr>
            </w:pPr>
            <w:r>
              <w:t xml:space="preserve">The service / solution must be cheaper and more efficient than similar traditional </w:t>
            </w:r>
            <w:proofErr w:type="gramStart"/>
            <w:r>
              <w:t>solutions</w:t>
            </w:r>
            <w:proofErr w:type="gramEnd"/>
          </w:p>
          <w:p w14:paraId="752952AE" w14:textId="0F8D76F5" w:rsidR="00E35DD9" w:rsidRPr="0034269D" w:rsidRDefault="2F255581" w:rsidP="00C81F2A">
            <w:pPr>
              <w:pStyle w:val="ListParagraph"/>
              <w:numPr>
                <w:ilvl w:val="0"/>
                <w:numId w:val="29"/>
              </w:numPr>
            </w:pPr>
            <w:r>
              <w:t xml:space="preserve">The minimum requirement is to join the digital operation/delivery chain, connect to the digital operating environment and be aware of other objects operating in the area. The collected data can be exchanged with other parties operating in the same </w:t>
            </w:r>
            <w:r w:rsidR="6C474D07">
              <w:t xml:space="preserve">business community (like </w:t>
            </w:r>
            <w:r w:rsidR="0F5BA63C">
              <w:t>harbour</w:t>
            </w:r>
            <w:r w:rsidR="6C474D07">
              <w:t>, industry area)</w:t>
            </w:r>
            <w:r>
              <w:t xml:space="preserve"> on an equal basis, </w:t>
            </w:r>
            <w:r w:rsidR="001570E4">
              <w:t>if</w:t>
            </w:r>
            <w:r>
              <w:t xml:space="preserve"> it utilizes the entire operating environment. At the same time, our own operation becomes more efficient. The data can be sold at the market price to parties operating in other operating environments that use our data for their own benefits.</w:t>
            </w:r>
          </w:p>
        </w:tc>
      </w:tr>
      <w:tr w:rsidR="00E35DD9" w:rsidRPr="004F00FF" w14:paraId="6644BD3C"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DCEB88" w14:textId="21AFA434" w:rsidR="00E35DD9" w:rsidRPr="004F00FF" w:rsidRDefault="00CD451B" w:rsidP="00027958">
            <w:pPr>
              <w:rPr>
                <w:b/>
                <w:bCs/>
              </w:rPr>
            </w:pPr>
            <w:r>
              <w:rPr>
                <w:b/>
                <w:bCs/>
              </w:rPr>
              <w:lastRenderedPageBreak/>
              <w:t xml:space="preserve">UC5: </w:t>
            </w:r>
            <w:r w:rsidR="00E35DD9" w:rsidRPr="004F00FF">
              <w:rPr>
                <w:b/>
                <w:bCs/>
              </w:rPr>
              <w:t>Security and location awareness of persons</w:t>
            </w:r>
          </w:p>
        </w:tc>
      </w:tr>
      <w:tr w:rsidR="00E35DD9" w14:paraId="25CCD69A"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3E54B76A" w14:textId="77777777" w:rsidR="0003547A" w:rsidRDefault="0003547A" w:rsidP="0003547A">
            <w:pPr>
              <w:rPr>
                <w:b/>
                <w:bCs/>
              </w:rPr>
            </w:pPr>
            <w:r w:rsidRPr="003D329D">
              <w:rPr>
                <w:b/>
                <w:bCs/>
              </w:rPr>
              <w:t>Main challenge area focused in the Sa4CPs solution concept:</w:t>
            </w:r>
          </w:p>
          <w:p w14:paraId="2704780B" w14:textId="143C0646" w:rsidR="009F0850" w:rsidRPr="0034269D" w:rsidRDefault="009F0850" w:rsidP="00693F54">
            <w:r>
              <w:t xml:space="preserve">Integration of </w:t>
            </w:r>
            <w:r w:rsidR="000A05D2">
              <w:t>embedded internet connection</w:t>
            </w:r>
            <w:r>
              <w:t xml:space="preserve"> in a wearable device with low-power consumption</w:t>
            </w:r>
            <w:r w:rsidR="00672BE4">
              <w:t>,</w:t>
            </w:r>
            <w:r>
              <w:t xml:space="preserve"> and context-sensitive and adaptive security</w:t>
            </w:r>
            <w:r w:rsidR="7D27B171">
              <w:t xml:space="preserve"> </w:t>
            </w:r>
            <w:r>
              <w:t>&amp;</w:t>
            </w:r>
            <w:r w:rsidR="7CCA93BA">
              <w:t xml:space="preserve"> </w:t>
            </w:r>
            <w:r>
              <w:t>privacy protocol</w:t>
            </w:r>
            <w:r w:rsidR="09C1A190">
              <w:t>, as well as the digital footprint of a person</w:t>
            </w:r>
            <w:r w:rsidR="00672BE4">
              <w:t>.</w:t>
            </w:r>
          </w:p>
          <w:p w14:paraId="328A0506" w14:textId="77777777" w:rsidR="00E35DD9" w:rsidRDefault="00693F54" w:rsidP="00693F54">
            <w:pPr>
              <w:rPr>
                <w:b/>
                <w:bCs/>
              </w:rPr>
            </w:pPr>
            <w:r w:rsidRPr="0040136F">
              <w:rPr>
                <w:b/>
                <w:bCs/>
              </w:rPr>
              <w:t xml:space="preserve">Value estimation of the </w:t>
            </w:r>
            <w:r w:rsidR="003D329D" w:rsidRPr="0040136F">
              <w:rPr>
                <w:b/>
                <w:bCs/>
              </w:rPr>
              <w:t>Sa4CPs solution concep</w:t>
            </w:r>
            <w:r w:rsidRPr="0040136F">
              <w:rPr>
                <w:b/>
                <w:bCs/>
              </w:rPr>
              <w:t xml:space="preserve">t for the use case in the targeted market: </w:t>
            </w:r>
          </w:p>
          <w:p w14:paraId="64B59974" w14:textId="1D9A3F5B" w:rsidR="00A3073A" w:rsidRPr="00A3073A" w:rsidRDefault="00A3073A" w:rsidP="00A3073A">
            <w:pPr>
              <w:rPr>
                <w:color w:val="000000" w:themeColor="text1"/>
              </w:rPr>
            </w:pPr>
            <w:r w:rsidRPr="00883015">
              <w:rPr>
                <w:rFonts w:ascii="Segoe UI" w:hAnsi="Segoe UI" w:cs="Segoe UI"/>
                <w:color w:val="000000" w:themeColor="text1"/>
                <w:shd w:val="clear" w:color="auto" w:fill="FFFFFF"/>
              </w:rPr>
              <w:t xml:space="preserve">The targeted markets include global consumer electronics markets, especially domains of health, </w:t>
            </w:r>
            <w:r w:rsidR="001570E4" w:rsidRPr="00883015">
              <w:rPr>
                <w:rFonts w:ascii="Segoe UI" w:hAnsi="Segoe UI" w:cs="Segoe UI"/>
                <w:color w:val="000000" w:themeColor="text1"/>
                <w:shd w:val="clear" w:color="auto" w:fill="FFFFFF"/>
              </w:rPr>
              <w:t>wellness,</w:t>
            </w:r>
            <w:r w:rsidRPr="00883015">
              <w:rPr>
                <w:rFonts w:ascii="Segoe UI" w:hAnsi="Segoe UI" w:cs="Segoe UI"/>
                <w:color w:val="000000" w:themeColor="text1"/>
                <w:shd w:val="clear" w:color="auto" w:fill="FFFFFF"/>
              </w:rPr>
              <w:t xml:space="preserve"> and sports</w:t>
            </w:r>
            <w:r w:rsidR="71B32EA7" w:rsidRPr="00883015">
              <w:rPr>
                <w:rFonts w:ascii="Segoe UI" w:hAnsi="Segoe UI" w:cs="Segoe UI"/>
                <w:color w:val="000000" w:themeColor="text1"/>
                <w:shd w:val="clear" w:color="auto" w:fill="FFFFFF"/>
              </w:rPr>
              <w:t xml:space="preserve">, </w:t>
            </w:r>
            <w:r w:rsidR="71B32EA7" w:rsidRPr="7D2E8931">
              <w:rPr>
                <w:rFonts w:ascii="Segoe UI" w:hAnsi="Segoe UI" w:cs="Segoe UI"/>
                <w:color w:val="000000" w:themeColor="text1"/>
              </w:rPr>
              <w:t>as well as the emergent product market of digital footprint</w:t>
            </w:r>
            <w:r w:rsidR="22859362" w:rsidRPr="00883015">
              <w:rPr>
                <w:rFonts w:ascii="Segoe UI" w:hAnsi="Segoe UI" w:cs="Segoe UI"/>
                <w:color w:val="000000" w:themeColor="text1"/>
                <w:shd w:val="clear" w:color="auto" w:fill="FFFFFF"/>
              </w:rPr>
              <w:t>.</w:t>
            </w:r>
            <w:r w:rsidRPr="00883015">
              <w:rPr>
                <w:rFonts w:ascii="Segoe UI" w:hAnsi="Segoe UI" w:cs="Segoe UI"/>
                <w:color w:val="000000" w:themeColor="text1"/>
                <w:shd w:val="clear" w:color="auto" w:fill="FFFFFF"/>
              </w:rPr>
              <w:t xml:space="preserve"> The results are scalable to wide target groups including a broad age range and all genders.</w:t>
            </w:r>
            <w:r>
              <w:rPr>
                <w:rFonts w:ascii="Segoe UI" w:hAnsi="Segoe UI" w:cs="Segoe UI"/>
                <w:color w:val="000000" w:themeColor="text1"/>
                <w:shd w:val="clear" w:color="auto" w:fill="FFFFFF"/>
              </w:rPr>
              <w:t xml:space="preserve"> </w:t>
            </w:r>
            <w:r w:rsidR="22859362" w:rsidRPr="00883015">
              <w:rPr>
                <w:color w:val="000000" w:themeColor="text1"/>
              </w:rPr>
              <w:t xml:space="preserve">Revenue increase </w:t>
            </w:r>
            <w:r w:rsidR="22859362">
              <w:rPr>
                <w:color w:val="000000" w:themeColor="text1"/>
              </w:rPr>
              <w:t xml:space="preserve">estimated to be </w:t>
            </w:r>
            <w:r w:rsidR="22859362" w:rsidRPr="00883015">
              <w:rPr>
                <w:color w:val="000000" w:themeColor="text1"/>
              </w:rPr>
              <w:t>30M€ in target year 2028</w:t>
            </w:r>
            <w:r w:rsidR="17D30C95" w:rsidRPr="00883015">
              <w:rPr>
                <w:color w:val="000000" w:themeColor="text1"/>
              </w:rPr>
              <w:t xml:space="preserve">, </w:t>
            </w:r>
            <w:r w:rsidR="17D30C95" w:rsidRPr="7D2E8931">
              <w:rPr>
                <w:color w:val="000000" w:themeColor="text1"/>
              </w:rPr>
              <w:t>and a new product for the market of digital footprint that aims for over 20M€ revenue in the target year of 2030.</w:t>
            </w:r>
          </w:p>
        </w:tc>
      </w:tr>
      <w:tr w:rsidR="00E35DD9" w:rsidRPr="004F00FF" w14:paraId="5AD3F6BF"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519528" w14:textId="5D0AF0DD" w:rsidR="00E35DD9" w:rsidRPr="005358EC" w:rsidRDefault="00CD451B" w:rsidP="00027958">
            <w:pPr>
              <w:rPr>
                <w:b/>
                <w:bCs/>
              </w:rPr>
            </w:pPr>
            <w:r>
              <w:rPr>
                <w:b/>
                <w:bCs/>
              </w:rPr>
              <w:t xml:space="preserve">UC7: </w:t>
            </w:r>
            <w:proofErr w:type="spellStart"/>
            <w:r w:rsidR="00E35DD9" w:rsidRPr="005358EC">
              <w:rPr>
                <w:b/>
                <w:bCs/>
              </w:rPr>
              <w:t>Multirouting</w:t>
            </w:r>
            <w:proofErr w:type="spellEnd"/>
            <w:r w:rsidR="00E35DD9" w:rsidRPr="005358EC">
              <w:rPr>
                <w:b/>
                <w:bCs/>
              </w:rPr>
              <w:t xml:space="preserve"> secure awareness system for hunting and outdoors</w:t>
            </w:r>
          </w:p>
        </w:tc>
      </w:tr>
      <w:tr w:rsidR="00E35DD9" w14:paraId="6C1AAC6A" w14:textId="77777777" w:rsidTr="6AC523FC">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auto"/>
              <w:left w:val="single" w:sz="4" w:space="0" w:color="auto"/>
              <w:bottom w:val="single" w:sz="4" w:space="0" w:color="auto"/>
              <w:right w:val="single" w:sz="4" w:space="0" w:color="auto"/>
            </w:tcBorders>
          </w:tcPr>
          <w:p w14:paraId="1C24F26A" w14:textId="6D9AEF62" w:rsidR="00693F54" w:rsidRDefault="00693F54" w:rsidP="00693F54">
            <w:r w:rsidRPr="00357FE0">
              <w:rPr>
                <w:b/>
                <w:bCs/>
              </w:rPr>
              <w:t>Main challenge area focused in the Sa4CPs solution concept:</w:t>
            </w:r>
          </w:p>
          <w:p w14:paraId="1648D27C" w14:textId="6D9AEF62" w:rsidR="00357FE0" w:rsidRDefault="00357FE0" w:rsidP="00C81F2A">
            <w:pPr>
              <w:pStyle w:val="ITEABodyText"/>
              <w:numPr>
                <w:ilvl w:val="0"/>
                <w:numId w:val="32"/>
              </w:numPr>
            </w:pPr>
            <w:r>
              <w:t>Protocols and energy efficiency</w:t>
            </w:r>
          </w:p>
          <w:p w14:paraId="02BFA51C" w14:textId="6D9AEF62" w:rsidR="00357FE0" w:rsidRDefault="00357FE0" w:rsidP="00C81F2A">
            <w:pPr>
              <w:pStyle w:val="ITEABodyText"/>
              <w:numPr>
                <w:ilvl w:val="0"/>
                <w:numId w:val="32"/>
              </w:numPr>
            </w:pPr>
            <w:r>
              <w:t>Security</w:t>
            </w:r>
          </w:p>
          <w:p w14:paraId="0D2DD048" w14:textId="6D9AEF62" w:rsidR="00357FE0" w:rsidRDefault="00357FE0" w:rsidP="00C81F2A">
            <w:pPr>
              <w:pStyle w:val="ITEABodyText"/>
              <w:numPr>
                <w:ilvl w:val="0"/>
                <w:numId w:val="32"/>
              </w:numPr>
            </w:pPr>
            <w:r>
              <w:t>Safety</w:t>
            </w:r>
          </w:p>
          <w:p w14:paraId="73AB8637" w14:textId="6D9AEF62" w:rsidR="00357FE0" w:rsidRPr="0034269D" w:rsidRDefault="00357FE0" w:rsidP="00C81F2A">
            <w:pPr>
              <w:pStyle w:val="ListParagraph"/>
              <w:numPr>
                <w:ilvl w:val="0"/>
                <w:numId w:val="32"/>
              </w:numPr>
            </w:pPr>
            <w:r w:rsidRPr="00357FE0">
              <w:t>Compatible user devices</w:t>
            </w:r>
          </w:p>
          <w:p w14:paraId="41015B5C" w14:textId="22B0CB0C" w:rsidR="00E35DD9" w:rsidRPr="003D329D" w:rsidRDefault="00693F54" w:rsidP="00693F54">
            <w:r w:rsidRPr="00357FE0">
              <w:rPr>
                <w:b/>
                <w:bCs/>
              </w:rPr>
              <w:t xml:space="preserve">Value estimation of the </w:t>
            </w:r>
            <w:r w:rsidR="003D329D" w:rsidRPr="00357FE0">
              <w:rPr>
                <w:b/>
                <w:bCs/>
              </w:rPr>
              <w:t xml:space="preserve">Sa4CPs solution concept </w:t>
            </w:r>
            <w:r w:rsidRPr="00357FE0">
              <w:rPr>
                <w:b/>
                <w:bCs/>
              </w:rPr>
              <w:t>for the use case in the targeted market:</w:t>
            </w:r>
            <w:r>
              <w:t xml:space="preserve"> </w:t>
            </w:r>
            <w:r w:rsidR="00737E8F">
              <w:rPr>
                <w:szCs w:val="20"/>
              </w:rPr>
              <w:t>38 M€ in 5 years. Starting from 4 M€ and ending to 12 M€</w:t>
            </w:r>
          </w:p>
        </w:tc>
      </w:tr>
      <w:tr w:rsidR="00890616" w:rsidRPr="004F00FF" w14:paraId="67FCFF89" w14:textId="77777777" w:rsidTr="2661871B">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
          <w:p w14:paraId="3E6C9E2D" w14:textId="22F9397A" w:rsidR="00890616" w:rsidRPr="005358EC" w:rsidRDefault="00CD451B" w:rsidP="005D03F6">
            <w:pPr>
              <w:rPr>
                <w:b/>
                <w:bCs/>
              </w:rPr>
            </w:pPr>
            <w:r w:rsidRPr="00CD451B">
              <w:rPr>
                <w:b/>
                <w:bCs/>
                <w:lang w:val="en-US"/>
              </w:rPr>
              <w:t xml:space="preserve">UC8: </w:t>
            </w:r>
            <w:r w:rsidR="002A38F6" w:rsidRPr="00CD451B">
              <w:rPr>
                <w:b/>
                <w:lang w:val="en-US"/>
              </w:rPr>
              <w:t xml:space="preserve">Secure, </w:t>
            </w:r>
            <w:r w:rsidR="001570E4" w:rsidRPr="00CD451B">
              <w:rPr>
                <w:b/>
                <w:lang w:val="en-US"/>
              </w:rPr>
              <w:t>trustworthy,</w:t>
            </w:r>
            <w:r w:rsidR="002A38F6" w:rsidRPr="00CD451B">
              <w:rPr>
                <w:b/>
                <w:lang w:val="en-US"/>
              </w:rPr>
              <w:t xml:space="preserve"> and reliable drone operation control system</w:t>
            </w:r>
          </w:p>
        </w:tc>
      </w:tr>
      <w:tr w:rsidR="00890616" w14:paraId="25772866" w14:textId="77777777" w:rsidTr="2661871B">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FE406C7" w14:textId="6D3D8F9E" w:rsidR="00890616" w:rsidRDefault="6C81506A" w:rsidP="2E1560A9">
            <w:pPr>
              <w:rPr>
                <w:b/>
                <w:bCs/>
                <w:rPrChange w:id="559" w:author="Grégoire Moreau" w:date="2024-09-08T11:41:00Z">
                  <w:rPr/>
                </w:rPrChange>
              </w:rPr>
            </w:pPr>
            <w:r w:rsidRPr="2E1560A9">
              <w:rPr>
                <w:b/>
                <w:bCs/>
                <w:rPrChange w:id="560" w:author="Grégoire Moreau" w:date="2024-09-08T11:41:00Z">
                  <w:rPr/>
                </w:rPrChange>
              </w:rPr>
              <w:lastRenderedPageBreak/>
              <w:t>Main challenge area focused in the Sa4CPs solution concept:</w:t>
            </w:r>
          </w:p>
          <w:p w14:paraId="40FAA13C" w14:textId="28A69B61" w:rsidR="00873B21" w:rsidRPr="00873B21" w:rsidRDefault="00873B21" w:rsidP="00865A4F">
            <w:pPr>
              <w:pStyle w:val="ListParagraph"/>
              <w:numPr>
                <w:ilvl w:val="0"/>
                <w:numId w:val="5"/>
              </w:numPr>
              <w:spacing w:line="257" w:lineRule="auto"/>
              <w:jc w:val="both"/>
            </w:pPr>
            <w:r w:rsidRPr="00873B21">
              <w:rPr>
                <w:rFonts w:ascii="Calibri" w:eastAsia="Calibri" w:hAnsi="Calibri" w:cs="Calibri"/>
                <w:sz w:val="22"/>
                <w:szCs w:val="22"/>
              </w:rPr>
              <w:t xml:space="preserve">design of a secure, trustworthy, resilience and reliable OCC system that can withstand different cyber-attacks and keep humans, </w:t>
            </w:r>
            <w:r w:rsidR="001570E4" w:rsidRPr="00873B21">
              <w:rPr>
                <w:rFonts w:ascii="Calibri" w:eastAsia="Calibri" w:hAnsi="Calibri" w:cs="Calibri"/>
                <w:sz w:val="22"/>
                <w:szCs w:val="22"/>
              </w:rPr>
              <w:t>infrastructure,</w:t>
            </w:r>
            <w:r w:rsidRPr="00873B21">
              <w:rPr>
                <w:rFonts w:ascii="Calibri" w:eastAsia="Calibri" w:hAnsi="Calibri" w:cs="Calibri"/>
                <w:sz w:val="22"/>
                <w:szCs w:val="22"/>
              </w:rPr>
              <w:t xml:space="preserve"> and the physical autonomous systems safe. </w:t>
            </w:r>
          </w:p>
          <w:p w14:paraId="6DF335EF" w14:textId="37F80593" w:rsidR="00873B21" w:rsidRPr="00BB1FCF" w:rsidRDefault="00873B21" w:rsidP="00865A4F">
            <w:pPr>
              <w:pStyle w:val="ListParagraph"/>
              <w:numPr>
                <w:ilvl w:val="0"/>
                <w:numId w:val="5"/>
              </w:numPr>
              <w:spacing w:line="257" w:lineRule="auto"/>
              <w:jc w:val="both"/>
            </w:pPr>
            <w:r w:rsidRPr="548B1EAB">
              <w:t xml:space="preserve">A secure and reliable communication between critical physical assets and OCC system. </w:t>
            </w:r>
          </w:p>
          <w:p w14:paraId="433C9A8B" w14:textId="77777777" w:rsidR="00CC45A0" w:rsidRDefault="00873B21" w:rsidP="00865A4F">
            <w:pPr>
              <w:pStyle w:val="ListParagraph"/>
              <w:numPr>
                <w:ilvl w:val="0"/>
                <w:numId w:val="5"/>
              </w:numPr>
            </w:pPr>
            <w:r w:rsidRPr="548B1EAB">
              <w:t xml:space="preserve">A secure and trustworthy physical device onboarding and monitoring. </w:t>
            </w:r>
          </w:p>
          <w:p w14:paraId="51EA873E" w14:textId="4773DEF1" w:rsidR="00873B21" w:rsidRPr="0034269D" w:rsidRDefault="00873B21" w:rsidP="00865A4F">
            <w:pPr>
              <w:pStyle w:val="ListParagraph"/>
              <w:numPr>
                <w:ilvl w:val="0"/>
                <w:numId w:val="5"/>
              </w:numPr>
            </w:pPr>
            <w:r w:rsidRPr="548B1EAB">
              <w:t>A cybersecurity risk assessment of the physical device and early warning system to prevent malicious user from taking control of critical physical asset (e.g., drone)</w:t>
            </w:r>
          </w:p>
          <w:p w14:paraId="01A15644" w14:textId="632A15C0" w:rsidR="00890616" w:rsidRPr="0034269D" w:rsidRDefault="3F5B0E11" w:rsidP="2E1560A9">
            <w:pPr>
              <w:rPr>
                <w:b/>
                <w:bCs/>
              </w:rPr>
            </w:pPr>
            <w:r w:rsidRPr="2E1560A9">
              <w:rPr>
                <w:b/>
                <w:bCs/>
              </w:rPr>
              <w:t>Value estimation of the Sa4CPs solution concept for the use case in the targeted market:</w:t>
            </w:r>
            <w:r>
              <w:t xml:space="preserve"> </w:t>
            </w:r>
            <w:del w:id="561" w:author="Grégoire Moreau" w:date="2024-09-08T11:41:00Z">
              <w:r w:rsidR="00CC45A0" w:rsidDel="104DD887">
                <w:delText>High security of</w:delText>
              </w:r>
            </w:del>
            <w:ins w:id="562" w:author="Grégoire Moreau" w:date="2024-09-08T11:41:00Z">
              <w:r w:rsidR="6C45BCA5" w:rsidRPr="2E1560A9">
                <w:rPr>
                  <w:rFonts w:eastAsia="Arial" w:cs="Arial"/>
                  <w:szCs w:val="20"/>
                </w:rPr>
                <w:t xml:space="preserve"> Increased situational awareness via the OCC</w:t>
              </w:r>
            </w:ins>
            <w:del w:id="563" w:author="Grégoire Moreau" w:date="2024-09-08T11:41:00Z">
              <w:r w:rsidR="00CC45A0" w:rsidDel="104DD887">
                <w:delText xml:space="preserve"> the OCC</w:delText>
              </w:r>
            </w:del>
            <w:r w:rsidR="104DD887">
              <w:t xml:space="preserve"> will enable a fast scale-up of ADLC’s service, which is currently forecasted to hit 10 M € ARR in 2027.</w:t>
            </w:r>
          </w:p>
        </w:tc>
      </w:tr>
      <w:tr w:rsidR="003A7AB0" w:rsidRPr="004F00FF" w14:paraId="55350AC4" w14:textId="77777777" w:rsidTr="006C5E2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Change w:id="564" w:author="Latvakoski Juhani" w:date="2024-09-24T15:03:00Z">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010000" w:firstRow="0" w:lastRow="0" w:firstColumn="0" w:lastColumn="0" w:oddVBand="0" w:evenVBand="0" w:oddHBand="0" w:evenHBand="1" w:firstRowFirstColumn="0" w:firstRowLastColumn="0" w:lastRowFirstColumn="0" w:lastRowLastColumn="0"/>
          <w:trHeight w:val="300"/>
          <w:ins w:id="565" w:author="Latvakoski Juhani" w:date="2024-09-11T09:58:00Z"/>
          <w:trPrChange w:id="566" w:author="Latvakoski Juhani" w:date="2024-09-24T15:03:00Z">
            <w:trPr>
              <w:trHeight w:val="300"/>
            </w:trPr>
          </w:trPrChange>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9D9D9" w:themeFill="background1" w:themeFillShade="D9"/>
            <w:tcPrChange w:id="567" w:author="Latvakoski Juhani" w:date="2024-09-24T15:03:00Z">
              <w:tcPr>
                <w:tcW w:w="906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tcPrChange>
          </w:tcPr>
          <w:p w14:paraId="6B37C2B2" w14:textId="742DD89C" w:rsidR="003A7AB0" w:rsidRPr="005358EC" w:rsidRDefault="003A7AB0" w:rsidP="009C77F1">
            <w:pPr>
              <w:cnfStyle w:val="001000010000" w:firstRow="0" w:lastRow="0" w:firstColumn="1" w:lastColumn="0" w:oddVBand="0" w:evenVBand="0" w:oddHBand="0" w:evenHBand="1" w:firstRowFirstColumn="0" w:firstRowLastColumn="0" w:lastRowFirstColumn="0" w:lastRowLastColumn="0"/>
              <w:rPr>
                <w:ins w:id="568" w:author="Latvakoski Juhani" w:date="2024-09-11T09:58:00Z"/>
                <w:b/>
                <w:bCs/>
              </w:rPr>
            </w:pPr>
            <w:ins w:id="569" w:author="Latvakoski Juhani" w:date="2024-09-11T09:58:00Z">
              <w:r w:rsidRPr="00CD451B">
                <w:rPr>
                  <w:b/>
                  <w:bCs/>
                  <w:lang w:val="en-US"/>
                </w:rPr>
                <w:t>UC</w:t>
              </w:r>
              <w:r>
                <w:rPr>
                  <w:b/>
                  <w:bCs/>
                  <w:lang w:val="en-US"/>
                </w:rPr>
                <w:t>9</w:t>
              </w:r>
              <w:r w:rsidRPr="00CD451B">
                <w:rPr>
                  <w:b/>
                  <w:bCs/>
                  <w:lang w:val="en-US"/>
                </w:rPr>
                <w:t xml:space="preserve">: </w:t>
              </w:r>
            </w:ins>
            <w:ins w:id="570" w:author="Latvakoski Juhani" w:date="2024-09-11T09:59:00Z">
              <w:r w:rsidRPr="003A7AB0">
                <w:rPr>
                  <w:b/>
                  <w:bCs/>
                  <w:szCs w:val="22"/>
                  <w:rPrChange w:id="571" w:author="Latvakoski Juhani" w:date="2024-09-11T09:59:00Z">
                    <w:rPr>
                      <w:szCs w:val="22"/>
                    </w:rPr>
                  </w:rPrChange>
                </w:rPr>
                <w:t>Management of cyber physical assets.</w:t>
              </w:r>
            </w:ins>
          </w:p>
        </w:tc>
      </w:tr>
      <w:tr w:rsidR="003A7AB0" w14:paraId="54992010" w14:textId="77777777" w:rsidTr="2661871B">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Ex>
        <w:trPr>
          <w:cnfStyle w:val="000000100000" w:firstRow="0" w:lastRow="0" w:firstColumn="0" w:lastColumn="0" w:oddVBand="0" w:evenVBand="0" w:oddHBand="1" w:evenHBand="0" w:firstRowFirstColumn="0" w:firstRowLastColumn="0" w:lastRowFirstColumn="0" w:lastRowLastColumn="0"/>
          <w:trHeight w:val="300"/>
          <w:ins w:id="572" w:author="Latvakoski Juhani" w:date="2024-09-11T09:58:00Z"/>
        </w:trPr>
        <w:tc>
          <w:tcPr>
            <w:cnfStyle w:val="001000000000" w:firstRow="0" w:lastRow="0" w:firstColumn="1" w:lastColumn="0" w:oddVBand="0" w:evenVBand="0" w:oddHBand="0" w:evenHBand="0" w:firstRowFirstColumn="0" w:firstRowLastColumn="0" w:lastRowFirstColumn="0" w:lastRowLastColumn="0"/>
            <w:tcW w:w="9060" w:type="dxa"/>
            <w:tcBorders>
              <w:top w:val="single" w:sz="4" w:space="0" w:color="808080" w:themeColor="background1" w:themeShade="80"/>
              <w:right w:val="single" w:sz="4" w:space="0" w:color="808080" w:themeColor="background1" w:themeShade="80"/>
            </w:tcBorders>
          </w:tcPr>
          <w:p w14:paraId="6EEAF4D1" w14:textId="186D07CF" w:rsidR="003A7AB0" w:rsidRPr="000D71CF" w:rsidRDefault="003A7AB0" w:rsidP="009C77F1">
            <w:pPr>
              <w:rPr>
                <w:ins w:id="573" w:author="Annanda Rath" w:date="2024-09-17T11:20:00Z"/>
                <w:b/>
                <w:bCs/>
              </w:rPr>
            </w:pPr>
            <w:ins w:id="574" w:author="Latvakoski Juhani" w:date="2024-09-11T09:58:00Z">
              <w:r w:rsidRPr="000D71CF">
                <w:rPr>
                  <w:b/>
                  <w:bCs/>
                </w:rPr>
                <w:t>Main challenge area focused in the Sa4CPs solution concept:</w:t>
              </w:r>
            </w:ins>
          </w:p>
          <w:p w14:paraId="5DABD751" w14:textId="548480EC" w:rsidR="7872AB46" w:rsidRDefault="7872AB46">
            <w:pPr>
              <w:spacing w:before="60" w:line="260" w:lineRule="exact"/>
              <w:jc w:val="both"/>
              <w:rPr>
                <w:ins w:id="575" w:author="Annanda Rath" w:date="2024-09-17T11:20:00Z"/>
                <w:rFonts w:ascii="Calibri" w:eastAsia="Calibri" w:hAnsi="Calibri" w:cs="Calibri"/>
                <w:color w:val="212529"/>
                <w:sz w:val="22"/>
                <w:szCs w:val="22"/>
              </w:rPr>
              <w:pPrChange w:id="576" w:author="Annanda Rath" w:date="2024-09-17T11:20:00Z">
                <w:pPr/>
              </w:pPrChange>
            </w:pPr>
            <w:ins w:id="577" w:author="Annanda Rath" w:date="2024-09-17T11:20:00Z">
              <w:r w:rsidRPr="7C7F52BE">
                <w:rPr>
                  <w:rFonts w:ascii="Calibri" w:eastAsia="Calibri" w:hAnsi="Calibri" w:cs="Calibri"/>
                  <w:color w:val="000000" w:themeColor="text1"/>
                  <w:sz w:val="22"/>
                  <w:szCs w:val="22"/>
                </w:rPr>
                <w:t>We solve the major challenge of managing machines on a larger scale with our proprietary machine management framework, which includes Industry 4.0 drivers such as Digital Twins, Big Data, Artificial Intelligence, Web-based interfaces, and hardware independent software</w:t>
              </w:r>
              <w:r w:rsidRPr="7C7F52BE">
                <w:rPr>
                  <w:rFonts w:ascii="Calibri" w:eastAsia="Calibri" w:hAnsi="Calibri" w:cs="Calibri"/>
                  <w:color w:val="212529"/>
                  <w:sz w:val="22"/>
                  <w:szCs w:val="22"/>
                  <w:lang w:val="en-US"/>
                </w:rPr>
                <w:t xml:space="preserve">. </w:t>
              </w:r>
            </w:ins>
          </w:p>
          <w:p w14:paraId="187A2A77" w14:textId="65BE62B7" w:rsidR="7872AB46" w:rsidRDefault="7872AB46">
            <w:pPr>
              <w:spacing w:before="60" w:line="260" w:lineRule="exact"/>
              <w:jc w:val="both"/>
              <w:rPr>
                <w:ins w:id="578" w:author="Annanda Rath" w:date="2024-09-17T11:20:00Z"/>
                <w:rFonts w:ascii="Calibri" w:eastAsia="Calibri" w:hAnsi="Calibri" w:cs="Calibri"/>
                <w:color w:val="000000" w:themeColor="text1"/>
                <w:sz w:val="22"/>
                <w:szCs w:val="22"/>
              </w:rPr>
              <w:pPrChange w:id="579" w:author="Annanda Rath" w:date="2024-09-17T11:20:00Z">
                <w:pPr/>
              </w:pPrChange>
            </w:pPr>
            <w:ins w:id="580" w:author="Annanda Rath" w:date="2024-09-17T11:20:00Z">
              <w:r w:rsidRPr="7C7F52BE">
                <w:rPr>
                  <w:rFonts w:ascii="Calibri" w:eastAsia="Calibri" w:hAnsi="Calibri" w:cs="Calibri"/>
                  <w:color w:val="000000" w:themeColor="text1"/>
                  <w:sz w:val="22"/>
                  <w:szCs w:val="22"/>
                </w:rPr>
                <w:t xml:space="preserve">The framework in future should become a machine control </w:t>
              </w:r>
              <w:proofErr w:type="spellStart"/>
              <w:r w:rsidRPr="7C7F52BE">
                <w:rPr>
                  <w:rFonts w:ascii="Calibri" w:eastAsia="Calibri" w:hAnsi="Calibri" w:cs="Calibri"/>
                  <w:color w:val="000000" w:themeColor="text1"/>
                  <w:sz w:val="22"/>
                  <w:szCs w:val="22"/>
                </w:rPr>
                <w:t>center</w:t>
              </w:r>
              <w:proofErr w:type="spellEnd"/>
              <w:r w:rsidRPr="7C7F52BE">
                <w:rPr>
                  <w:rFonts w:ascii="Calibri" w:eastAsia="Calibri" w:hAnsi="Calibri" w:cs="Calibri"/>
                  <w:color w:val="000000" w:themeColor="text1"/>
                  <w:sz w:val="22"/>
                  <w:szCs w:val="22"/>
                </w:rPr>
                <w:t xml:space="preserve"> allowing an operator to:</w:t>
              </w:r>
            </w:ins>
          </w:p>
          <w:p w14:paraId="20A49A82" w14:textId="61291381" w:rsidR="7872AB46" w:rsidRDefault="7872AB46">
            <w:pPr>
              <w:pStyle w:val="ListParagraph"/>
              <w:numPr>
                <w:ilvl w:val="0"/>
                <w:numId w:val="84"/>
              </w:numPr>
              <w:spacing w:before="60" w:line="240" w:lineRule="auto"/>
              <w:jc w:val="both"/>
              <w:rPr>
                <w:ins w:id="581" w:author="Annanda Rath" w:date="2024-09-17T11:20:00Z"/>
                <w:rFonts w:ascii="Calibri" w:eastAsia="Calibri" w:hAnsi="Calibri" w:cs="Calibri"/>
                <w:color w:val="000000" w:themeColor="text1"/>
                <w:sz w:val="22"/>
                <w:szCs w:val="22"/>
              </w:rPr>
              <w:pPrChange w:id="582" w:author="Annanda Rath" w:date="2024-09-17T11:20:00Z">
                <w:pPr/>
              </w:pPrChange>
            </w:pPr>
            <w:ins w:id="583" w:author="Annanda Rath" w:date="2024-09-17T11:20:00Z">
              <w:r w:rsidRPr="7C7F52BE">
                <w:rPr>
                  <w:rFonts w:ascii="Calibri" w:eastAsia="Calibri" w:hAnsi="Calibri" w:cs="Calibri"/>
                  <w:color w:val="000000" w:themeColor="text1"/>
                  <w:sz w:val="22"/>
                  <w:szCs w:val="22"/>
                </w:rPr>
                <w:t xml:space="preserve">remotely update a specific application of a particular machine or fleet of </w:t>
              </w:r>
              <w:proofErr w:type="gramStart"/>
              <w:r w:rsidRPr="7C7F52BE">
                <w:rPr>
                  <w:rFonts w:ascii="Calibri" w:eastAsia="Calibri" w:hAnsi="Calibri" w:cs="Calibri"/>
                  <w:color w:val="000000" w:themeColor="text1"/>
                  <w:sz w:val="22"/>
                  <w:szCs w:val="22"/>
                </w:rPr>
                <w:t>machines;</w:t>
              </w:r>
              <w:proofErr w:type="gramEnd"/>
            </w:ins>
          </w:p>
          <w:p w14:paraId="2014B96C" w14:textId="62C58A1E" w:rsidR="7872AB46" w:rsidRDefault="7872AB46">
            <w:pPr>
              <w:pStyle w:val="ListParagraph"/>
              <w:numPr>
                <w:ilvl w:val="0"/>
                <w:numId w:val="84"/>
              </w:numPr>
              <w:spacing w:before="60" w:line="240" w:lineRule="auto"/>
              <w:jc w:val="both"/>
              <w:rPr>
                <w:ins w:id="584" w:author="Annanda Rath" w:date="2024-09-17T11:20:00Z"/>
                <w:rFonts w:ascii="Calibri" w:eastAsia="Calibri" w:hAnsi="Calibri" w:cs="Calibri"/>
                <w:color w:val="000000" w:themeColor="text1"/>
                <w:sz w:val="22"/>
                <w:szCs w:val="22"/>
              </w:rPr>
              <w:pPrChange w:id="585" w:author="Annanda Rath" w:date="2024-09-17T11:20:00Z">
                <w:pPr/>
              </w:pPrChange>
            </w:pPr>
            <w:ins w:id="586" w:author="Annanda Rath" w:date="2024-09-17T11:20:00Z">
              <w:r w:rsidRPr="7C7F52BE">
                <w:rPr>
                  <w:rFonts w:ascii="Calibri" w:eastAsia="Calibri" w:hAnsi="Calibri" w:cs="Calibri"/>
                  <w:color w:val="000000" w:themeColor="text1"/>
                  <w:sz w:val="22"/>
                  <w:szCs w:val="22"/>
                </w:rPr>
                <w:t xml:space="preserve">remotely control the machine by making use of an HMI from a central </w:t>
              </w:r>
              <w:proofErr w:type="gramStart"/>
              <w:r w:rsidRPr="7C7F52BE">
                <w:rPr>
                  <w:rFonts w:ascii="Calibri" w:eastAsia="Calibri" w:hAnsi="Calibri" w:cs="Calibri"/>
                  <w:color w:val="000000" w:themeColor="text1"/>
                  <w:sz w:val="22"/>
                  <w:szCs w:val="22"/>
                </w:rPr>
                <w:t>location;</w:t>
              </w:r>
              <w:proofErr w:type="gramEnd"/>
            </w:ins>
          </w:p>
          <w:p w14:paraId="4C07C95C" w14:textId="584A801F" w:rsidR="7872AB46" w:rsidRDefault="7872AB46">
            <w:pPr>
              <w:pStyle w:val="ListParagraph"/>
              <w:numPr>
                <w:ilvl w:val="0"/>
                <w:numId w:val="84"/>
              </w:numPr>
              <w:spacing w:before="60" w:line="240" w:lineRule="auto"/>
              <w:jc w:val="both"/>
              <w:rPr>
                <w:ins w:id="587" w:author="Annanda Rath" w:date="2024-09-17T11:20:00Z"/>
                <w:rFonts w:ascii="Calibri" w:eastAsia="Calibri" w:hAnsi="Calibri" w:cs="Calibri"/>
                <w:color w:val="000000" w:themeColor="text1"/>
                <w:sz w:val="22"/>
                <w:szCs w:val="22"/>
              </w:rPr>
              <w:pPrChange w:id="588" w:author="Annanda Rath" w:date="2024-09-17T11:20:00Z">
                <w:pPr/>
              </w:pPrChange>
            </w:pPr>
            <w:ins w:id="589" w:author="Annanda Rath" w:date="2024-09-17T11:20:00Z">
              <w:r w:rsidRPr="7C7F52BE">
                <w:rPr>
                  <w:rFonts w:ascii="Calibri" w:eastAsia="Calibri" w:hAnsi="Calibri" w:cs="Calibri"/>
                  <w:color w:val="000000" w:themeColor="text1"/>
                  <w:sz w:val="22"/>
                  <w:szCs w:val="22"/>
                </w:rPr>
                <w:t xml:space="preserve">remotely update a specific parameter of a control algorithm to let the machine or process run in a more optimal </w:t>
              </w:r>
              <w:proofErr w:type="gramStart"/>
              <w:r w:rsidRPr="7C7F52BE">
                <w:rPr>
                  <w:rFonts w:ascii="Calibri" w:eastAsia="Calibri" w:hAnsi="Calibri" w:cs="Calibri"/>
                  <w:color w:val="000000" w:themeColor="text1"/>
                  <w:sz w:val="22"/>
                  <w:szCs w:val="22"/>
                </w:rPr>
                <w:t>way;</w:t>
              </w:r>
              <w:proofErr w:type="gramEnd"/>
            </w:ins>
          </w:p>
          <w:p w14:paraId="3ECA2DDD" w14:textId="01AAF2D2" w:rsidR="7872AB46" w:rsidRDefault="7872AB46">
            <w:pPr>
              <w:pStyle w:val="ListParagraph"/>
              <w:numPr>
                <w:ilvl w:val="0"/>
                <w:numId w:val="84"/>
              </w:numPr>
              <w:spacing w:before="60" w:line="240" w:lineRule="auto"/>
              <w:jc w:val="both"/>
              <w:rPr>
                <w:ins w:id="590" w:author="Annanda Rath" w:date="2024-09-17T11:20:00Z"/>
                <w:rFonts w:ascii="Calibri" w:eastAsia="Calibri" w:hAnsi="Calibri" w:cs="Calibri"/>
                <w:color w:val="000000" w:themeColor="text1"/>
                <w:sz w:val="22"/>
                <w:szCs w:val="22"/>
              </w:rPr>
              <w:pPrChange w:id="591" w:author="Annanda Rath" w:date="2024-09-17T11:20:00Z">
                <w:pPr/>
              </w:pPrChange>
            </w:pPr>
            <w:ins w:id="592" w:author="Annanda Rath" w:date="2024-09-17T11:20:00Z">
              <w:r w:rsidRPr="7C7F52BE">
                <w:rPr>
                  <w:rFonts w:ascii="Calibri" w:eastAsia="Calibri" w:hAnsi="Calibri" w:cs="Calibri"/>
                  <w:color w:val="000000" w:themeColor="text1"/>
                  <w:sz w:val="22"/>
                  <w:szCs w:val="22"/>
                </w:rPr>
                <w:t xml:space="preserve">in future we also want to remotely update an AI network of a specific machine or fleet of machines. </w:t>
              </w:r>
            </w:ins>
          </w:p>
          <w:p w14:paraId="56395EC8" w14:textId="23A378C2" w:rsidR="7872AB46" w:rsidRDefault="7872AB46">
            <w:pPr>
              <w:spacing w:before="0" w:line="240" w:lineRule="auto"/>
              <w:rPr>
                <w:ins w:id="593" w:author="Annanda Rath" w:date="2024-09-17T11:20:00Z"/>
                <w:rFonts w:ascii="Calibri" w:eastAsia="Calibri" w:hAnsi="Calibri" w:cs="Calibri"/>
                <w:color w:val="000000" w:themeColor="text1"/>
                <w:sz w:val="22"/>
                <w:szCs w:val="22"/>
              </w:rPr>
              <w:pPrChange w:id="594" w:author="Annanda Rath" w:date="2024-09-17T11:20:00Z">
                <w:pPr>
                  <w:numPr>
                    <w:numId w:val="9"/>
                  </w:numPr>
                  <w:ind w:left="360" w:hanging="360"/>
                </w:pPr>
              </w:pPrChange>
            </w:pPr>
            <w:ins w:id="595" w:author="Annanda Rath" w:date="2024-09-17T11:20:00Z">
              <w:r w:rsidRPr="7C7F52BE">
                <w:rPr>
                  <w:rFonts w:ascii="Calibri" w:eastAsia="Calibri" w:hAnsi="Calibri" w:cs="Calibri"/>
                  <w:color w:val="000000" w:themeColor="text1"/>
                  <w:sz w:val="22"/>
                  <w:szCs w:val="22"/>
                  <w:lang w:val="en"/>
                </w:rPr>
                <w:t>This evolution results in below challenges:</w:t>
              </w:r>
            </w:ins>
          </w:p>
          <w:p w14:paraId="309F78AA" w14:textId="2961DD74" w:rsidR="7872AB46" w:rsidRDefault="7872AB46">
            <w:pPr>
              <w:pStyle w:val="ListParagraph"/>
              <w:numPr>
                <w:ilvl w:val="0"/>
                <w:numId w:val="80"/>
              </w:numPr>
              <w:spacing w:before="0" w:line="240" w:lineRule="auto"/>
              <w:jc w:val="both"/>
              <w:rPr>
                <w:ins w:id="596" w:author="Annanda Rath" w:date="2024-09-17T11:20:00Z"/>
                <w:rFonts w:ascii="Calibri" w:eastAsia="Calibri" w:hAnsi="Calibri" w:cs="Calibri"/>
                <w:color w:val="000000" w:themeColor="text1"/>
                <w:sz w:val="22"/>
                <w:szCs w:val="22"/>
              </w:rPr>
              <w:pPrChange w:id="597" w:author="Annanda Rath" w:date="2024-09-17T11:20:00Z">
                <w:pPr/>
              </w:pPrChange>
            </w:pPr>
            <w:ins w:id="598" w:author="Annanda Rath" w:date="2024-09-17T11:20:00Z">
              <w:r w:rsidRPr="7C7F52BE">
                <w:rPr>
                  <w:rFonts w:ascii="Calibri" w:eastAsia="Calibri" w:hAnsi="Calibri" w:cs="Calibri"/>
                  <w:b/>
                  <w:bCs/>
                  <w:color w:val="000000" w:themeColor="text1"/>
                  <w:sz w:val="22"/>
                  <w:szCs w:val="22"/>
                  <w:lang w:val="en-US"/>
                </w:rPr>
                <w:t>Security</w:t>
              </w:r>
              <w:r w:rsidRPr="7C7F52BE">
                <w:rPr>
                  <w:rFonts w:ascii="Calibri" w:eastAsia="Calibri" w:hAnsi="Calibri" w:cs="Calibri"/>
                  <w:color w:val="000000" w:themeColor="text1"/>
                  <w:sz w:val="22"/>
                  <w:szCs w:val="22"/>
                  <w:lang w:val="en-US"/>
                </w:rPr>
                <w:t xml:space="preserve"> to protect human and machine against intended misuse (attacks) as well as unintended </w:t>
              </w:r>
              <w:proofErr w:type="spellStart"/>
              <w:r w:rsidRPr="7C7F52BE">
                <w:rPr>
                  <w:rFonts w:ascii="Calibri" w:eastAsia="Calibri" w:hAnsi="Calibri" w:cs="Calibri"/>
                  <w:color w:val="000000" w:themeColor="text1"/>
                  <w:sz w:val="22"/>
                  <w:szCs w:val="22"/>
                  <w:lang w:val="en-US"/>
                </w:rPr>
                <w:t>behaviour</w:t>
              </w:r>
              <w:proofErr w:type="spellEnd"/>
              <w:r w:rsidRPr="7C7F52BE">
                <w:rPr>
                  <w:rFonts w:ascii="Calibri" w:eastAsia="Calibri" w:hAnsi="Calibri" w:cs="Calibri"/>
                  <w:color w:val="000000" w:themeColor="text1"/>
                  <w:sz w:val="22"/>
                  <w:szCs w:val="22"/>
                  <w:lang w:val="en-US"/>
                </w:rPr>
                <w:t xml:space="preserve"> (accidents). Edge, communication, and cloud need to be protected (cyber secure).</w:t>
              </w:r>
            </w:ins>
          </w:p>
          <w:p w14:paraId="49235CB7" w14:textId="6487B63B" w:rsidR="7872AB46" w:rsidRDefault="7872AB46">
            <w:pPr>
              <w:pStyle w:val="ListParagraph"/>
              <w:numPr>
                <w:ilvl w:val="0"/>
                <w:numId w:val="80"/>
              </w:numPr>
              <w:spacing w:before="0" w:line="240" w:lineRule="auto"/>
              <w:jc w:val="both"/>
              <w:rPr>
                <w:ins w:id="599" w:author="Annanda Rath" w:date="2024-09-17T11:20:00Z"/>
                <w:rFonts w:ascii="Calibri" w:eastAsia="Calibri" w:hAnsi="Calibri" w:cs="Calibri"/>
                <w:color w:val="000000" w:themeColor="text1"/>
                <w:sz w:val="22"/>
                <w:szCs w:val="22"/>
              </w:rPr>
              <w:pPrChange w:id="600" w:author="Annanda Rath" w:date="2024-09-17T11:20:00Z">
                <w:pPr/>
              </w:pPrChange>
            </w:pPr>
            <w:ins w:id="601" w:author="Annanda Rath" w:date="2024-09-17T11:20:00Z">
              <w:r w:rsidRPr="7C7F52BE">
                <w:rPr>
                  <w:rFonts w:ascii="Calibri" w:eastAsia="Calibri" w:hAnsi="Calibri" w:cs="Calibri"/>
                  <w:b/>
                  <w:bCs/>
                  <w:color w:val="000000" w:themeColor="text1"/>
                  <w:sz w:val="22"/>
                  <w:szCs w:val="22"/>
                  <w:lang w:val="en-US"/>
                </w:rPr>
                <w:t>Reliability</w:t>
              </w:r>
              <w:r w:rsidRPr="7C7F52BE">
                <w:rPr>
                  <w:rFonts w:ascii="Calibri" w:eastAsia="Calibri" w:hAnsi="Calibri" w:cs="Calibri"/>
                  <w:color w:val="000000" w:themeColor="text1"/>
                  <w:sz w:val="22"/>
                  <w:szCs w:val="22"/>
                  <w:lang w:val="en-US"/>
                </w:rPr>
                <w:t xml:space="preserve"> of the data interface. Complex data transfer increases this complexity (e.g., neural network, </w:t>
              </w:r>
              <w:proofErr w:type="spellStart"/>
              <w:r w:rsidRPr="7C7F52BE">
                <w:rPr>
                  <w:rFonts w:ascii="Calibri" w:eastAsia="Calibri" w:hAnsi="Calibri" w:cs="Calibri"/>
                  <w:color w:val="000000" w:themeColor="text1"/>
                  <w:sz w:val="22"/>
                  <w:szCs w:val="22"/>
                  <w:lang w:val="en-US"/>
                </w:rPr>
                <w:t>rgb</w:t>
              </w:r>
              <w:proofErr w:type="spellEnd"/>
              <w:r w:rsidRPr="7C7F52BE">
                <w:rPr>
                  <w:rFonts w:ascii="Calibri" w:eastAsia="Calibri" w:hAnsi="Calibri" w:cs="Calibri"/>
                  <w:color w:val="000000" w:themeColor="text1"/>
                  <w:sz w:val="22"/>
                  <w:szCs w:val="22"/>
                  <w:lang w:val="en-US"/>
                </w:rPr>
                <w:t xml:space="preserve"> images, complex structures, real time connection with digital twin).</w:t>
              </w:r>
            </w:ins>
          </w:p>
          <w:p w14:paraId="49DF8B1C" w14:textId="75EB4823" w:rsidR="7872AB46" w:rsidRDefault="7872AB46">
            <w:pPr>
              <w:pStyle w:val="ListParagraph"/>
              <w:numPr>
                <w:ilvl w:val="0"/>
                <w:numId w:val="80"/>
              </w:numPr>
              <w:spacing w:before="0" w:line="240" w:lineRule="auto"/>
              <w:jc w:val="both"/>
              <w:rPr>
                <w:ins w:id="602" w:author="Annanda Rath" w:date="2024-09-17T11:20:00Z"/>
                <w:rFonts w:ascii="Calibri" w:eastAsia="Calibri" w:hAnsi="Calibri" w:cs="Calibri"/>
                <w:color w:val="000000" w:themeColor="text1"/>
                <w:sz w:val="22"/>
                <w:szCs w:val="22"/>
              </w:rPr>
              <w:pPrChange w:id="603" w:author="Annanda Rath" w:date="2024-09-17T11:20:00Z">
                <w:pPr/>
              </w:pPrChange>
            </w:pPr>
            <w:ins w:id="604" w:author="Annanda Rath" w:date="2024-09-17T11:20:00Z">
              <w:r w:rsidRPr="7C7F52BE">
                <w:rPr>
                  <w:rFonts w:ascii="Calibri" w:eastAsia="Calibri" w:hAnsi="Calibri" w:cs="Calibri"/>
                  <w:color w:val="000000" w:themeColor="text1"/>
                  <w:sz w:val="22"/>
                  <w:szCs w:val="22"/>
                  <w:lang w:val="en-US"/>
                </w:rPr>
                <w:t xml:space="preserve">The fact that this framework is </w:t>
              </w:r>
              <w:r w:rsidRPr="7C7F52BE">
                <w:rPr>
                  <w:rFonts w:ascii="Calibri" w:eastAsia="Calibri" w:hAnsi="Calibri" w:cs="Calibri"/>
                  <w:b/>
                  <w:bCs/>
                  <w:color w:val="000000" w:themeColor="text1"/>
                  <w:sz w:val="22"/>
                  <w:szCs w:val="22"/>
                  <w:lang w:val="en-US"/>
                </w:rPr>
                <w:t>generic</w:t>
              </w:r>
              <w:r w:rsidRPr="7C7F52BE">
                <w:rPr>
                  <w:rFonts w:ascii="Calibri" w:eastAsia="Calibri" w:hAnsi="Calibri" w:cs="Calibri"/>
                  <w:color w:val="000000" w:themeColor="text1"/>
                  <w:sz w:val="22"/>
                  <w:szCs w:val="22"/>
                  <w:lang w:val="en-US"/>
                </w:rPr>
                <w:t xml:space="preserve"> and used in </w:t>
              </w:r>
              <w:r w:rsidRPr="7C7F52BE">
                <w:rPr>
                  <w:rFonts w:ascii="Calibri" w:eastAsia="Calibri" w:hAnsi="Calibri" w:cs="Calibri"/>
                  <w:b/>
                  <w:bCs/>
                  <w:color w:val="000000" w:themeColor="text1"/>
                  <w:sz w:val="22"/>
                  <w:szCs w:val="22"/>
                  <w:lang w:val="en-US"/>
                </w:rPr>
                <w:t>various customer cases</w:t>
              </w:r>
              <w:r w:rsidRPr="7C7F52BE">
                <w:rPr>
                  <w:rFonts w:ascii="Calibri" w:eastAsia="Calibri" w:hAnsi="Calibri" w:cs="Calibri"/>
                  <w:color w:val="000000" w:themeColor="text1"/>
                  <w:sz w:val="22"/>
                  <w:szCs w:val="22"/>
                  <w:lang w:val="en-US"/>
                </w:rPr>
                <w:t xml:space="preserve"> makes the implementation of possible security measures and deployment strategies even more complex.</w:t>
              </w:r>
            </w:ins>
          </w:p>
          <w:p w14:paraId="5A1AEC40" w14:textId="6463DD39" w:rsidR="7872AB46" w:rsidRDefault="7872AB46">
            <w:pPr>
              <w:pStyle w:val="ListParagraph"/>
              <w:numPr>
                <w:ilvl w:val="0"/>
                <w:numId w:val="80"/>
              </w:numPr>
              <w:spacing w:before="0" w:line="240" w:lineRule="auto"/>
              <w:jc w:val="both"/>
              <w:rPr>
                <w:ins w:id="605" w:author="Annanda Rath" w:date="2024-09-17T11:20:00Z"/>
                <w:rFonts w:ascii="Calibri" w:eastAsia="Calibri" w:hAnsi="Calibri" w:cs="Calibri"/>
                <w:color w:val="000000" w:themeColor="text1"/>
                <w:sz w:val="22"/>
                <w:szCs w:val="22"/>
              </w:rPr>
              <w:pPrChange w:id="606" w:author="Annanda Rath" w:date="2024-09-17T11:20:00Z">
                <w:pPr/>
              </w:pPrChange>
            </w:pPr>
            <w:ins w:id="607" w:author="Annanda Rath" w:date="2024-09-17T11:20:00Z">
              <w:r w:rsidRPr="7C7F52BE">
                <w:rPr>
                  <w:rFonts w:ascii="Calibri" w:eastAsia="Calibri" w:hAnsi="Calibri" w:cs="Calibri"/>
                  <w:color w:val="000000" w:themeColor="text1"/>
                  <w:sz w:val="22"/>
                  <w:szCs w:val="22"/>
                  <w:lang w:val="en"/>
                </w:rPr>
                <w:t xml:space="preserve">Testing the </w:t>
              </w:r>
              <w:r w:rsidRPr="7C7F52BE">
                <w:rPr>
                  <w:rFonts w:ascii="Calibri" w:eastAsia="Calibri" w:hAnsi="Calibri" w:cs="Calibri"/>
                  <w:b/>
                  <w:bCs/>
                  <w:color w:val="000000" w:themeColor="text1"/>
                  <w:sz w:val="22"/>
                  <w:szCs w:val="22"/>
                  <w:lang w:val="en"/>
                </w:rPr>
                <w:t>reliability</w:t>
              </w:r>
              <w:r w:rsidRPr="7C7F52BE">
                <w:rPr>
                  <w:rFonts w:ascii="Calibri" w:eastAsia="Calibri" w:hAnsi="Calibri" w:cs="Calibri"/>
                  <w:color w:val="000000" w:themeColor="text1"/>
                  <w:sz w:val="22"/>
                  <w:szCs w:val="22"/>
                  <w:lang w:val="en"/>
                </w:rPr>
                <w:t xml:space="preserve"> and the </w:t>
              </w:r>
              <w:r w:rsidRPr="7C7F52BE">
                <w:rPr>
                  <w:rFonts w:ascii="Calibri" w:eastAsia="Calibri" w:hAnsi="Calibri" w:cs="Calibri"/>
                  <w:b/>
                  <w:bCs/>
                  <w:color w:val="000000" w:themeColor="text1"/>
                  <w:sz w:val="22"/>
                  <w:szCs w:val="22"/>
                  <w:lang w:val="en"/>
                </w:rPr>
                <w:t>stability</w:t>
              </w:r>
              <w:r w:rsidRPr="7C7F52BE">
                <w:rPr>
                  <w:rFonts w:ascii="Calibri" w:eastAsia="Calibri" w:hAnsi="Calibri" w:cs="Calibri"/>
                  <w:color w:val="000000" w:themeColor="text1"/>
                  <w:sz w:val="22"/>
                  <w:szCs w:val="22"/>
                  <w:lang w:val="en"/>
                </w:rPr>
                <w:t xml:space="preserve"> of a software update remotely without physical contact.</w:t>
              </w:r>
            </w:ins>
          </w:p>
          <w:p w14:paraId="02215A7D" w14:textId="1ED0C6B6" w:rsidR="003A7AB0" w:rsidRPr="0034269D" w:rsidRDefault="003A7AB0" w:rsidP="009C77F1">
            <w:pPr>
              <w:rPr>
                <w:ins w:id="608" w:author="Latvakoski Juhani" w:date="2024-09-11T09:58:00Z"/>
                <w:b/>
                <w:bCs/>
              </w:rPr>
            </w:pPr>
            <w:ins w:id="609" w:author="Latvakoski Juhani" w:date="2024-09-11T09:58:00Z">
              <w:r w:rsidRPr="2E1560A9">
                <w:rPr>
                  <w:b/>
                  <w:bCs/>
                </w:rPr>
                <w:t>Value estimation of the Sa4CPs solution concept for the use case in the targeted market:</w:t>
              </w:r>
              <w:r>
                <w:t xml:space="preserve"> </w:t>
              </w:r>
            </w:ins>
            <w:ins w:id="610" w:author="Annanda Rath" w:date="2024-09-17T11:23:00Z">
              <w:r w:rsidR="2600824C">
                <w:rPr>
                  <w:rFonts w:eastAsia="Arial"/>
                </w:rPr>
                <w:t>The calculated economic added value for Flanders in our impact description is €3.2M.</w:t>
              </w:r>
            </w:ins>
            <w:ins w:id="611" w:author="Latvakoski Juhani" w:date="2024-09-11T09:58:00Z">
              <w:del w:id="612" w:author="Annanda Rath" w:date="2024-09-17T11:23:00Z">
                <w:r w:rsidRPr="67EABC28">
                  <w:rPr>
                    <w:rFonts w:eastAsia="Arial" w:cs="Arial"/>
                  </w:rPr>
                  <w:delText xml:space="preserve"> </w:delText>
                </w:r>
                <w:r>
                  <w:delText>.</w:delText>
                </w:r>
              </w:del>
            </w:ins>
          </w:p>
        </w:tc>
      </w:tr>
    </w:tbl>
    <w:p w14:paraId="4755233C" w14:textId="77777777" w:rsidR="00E35DD9" w:rsidRDefault="00E35DD9" w:rsidP="00BB7369">
      <w:pPr>
        <w:pStyle w:val="BodyText"/>
      </w:pPr>
    </w:p>
    <w:p w14:paraId="31C55D4C" w14:textId="45CF76C9" w:rsidR="00184B2C" w:rsidRPr="009A49D9" w:rsidRDefault="00184B2C" w:rsidP="00C81F2A">
      <w:pPr>
        <w:pStyle w:val="Heading4withnumbering"/>
        <w:rPr>
          <w:lang w:eastAsia="en-US"/>
        </w:rPr>
      </w:pPr>
      <w:bookmarkStart w:id="613" w:name="_Toc48577059"/>
      <w:bookmarkStart w:id="614" w:name="_Toc49344888"/>
      <w:bookmarkStart w:id="615" w:name="_Toc48577060"/>
      <w:bookmarkStart w:id="616" w:name="_Toc49344889"/>
      <w:bookmarkStart w:id="617" w:name="_Toc48577061"/>
      <w:bookmarkStart w:id="618" w:name="_Toc49344890"/>
      <w:bookmarkStart w:id="619" w:name="_Toc48577062"/>
      <w:bookmarkStart w:id="620" w:name="_Toc49344891"/>
      <w:bookmarkStart w:id="621" w:name="_Toc48577063"/>
      <w:bookmarkStart w:id="622" w:name="_Toc49344892"/>
      <w:bookmarkStart w:id="623" w:name="_Toc48577064"/>
      <w:bookmarkStart w:id="624" w:name="_Toc49344893"/>
      <w:bookmarkStart w:id="625" w:name="_Toc48577065"/>
      <w:bookmarkStart w:id="626" w:name="_Toc49344894"/>
      <w:bookmarkStart w:id="627" w:name="_Toc48577066"/>
      <w:bookmarkStart w:id="628" w:name="_Toc49344895"/>
      <w:bookmarkStart w:id="629" w:name="_Toc48577067"/>
      <w:bookmarkStart w:id="630" w:name="_Toc49344896"/>
      <w:bookmarkStart w:id="631" w:name="_Toc48577068"/>
      <w:bookmarkStart w:id="632" w:name="_Toc49344897"/>
      <w:bookmarkStart w:id="633" w:name="_Toc48577069"/>
      <w:bookmarkStart w:id="634" w:name="_Toc49344898"/>
      <w:bookmarkStart w:id="635" w:name="_Toc48577070"/>
      <w:bookmarkStart w:id="636" w:name="_Toc49344899"/>
      <w:bookmarkStart w:id="637" w:name="_Toc48577071"/>
      <w:bookmarkStart w:id="638" w:name="_Toc49344900"/>
      <w:bookmarkStart w:id="639" w:name="_Toc48577072"/>
      <w:bookmarkStart w:id="640" w:name="_Toc49344901"/>
      <w:bookmarkStart w:id="641" w:name="_Toc122018245"/>
      <w:bookmarkEnd w:id="527"/>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r w:rsidRPr="009A49D9">
        <w:rPr>
          <w:lang w:eastAsia="en-US"/>
        </w:rPr>
        <w:t xml:space="preserve">Expected project </w:t>
      </w:r>
      <w:proofErr w:type="gramStart"/>
      <w:r w:rsidRPr="009A49D9">
        <w:rPr>
          <w:lang w:eastAsia="en-US"/>
        </w:rPr>
        <w:t>outputs</w:t>
      </w:r>
      <w:bookmarkEnd w:id="641"/>
      <w:proofErr w:type="gramEnd"/>
      <w:r w:rsidRPr="009A49D9">
        <w:rPr>
          <w:lang w:eastAsia="en-US"/>
        </w:rPr>
        <w:tab/>
      </w:r>
    </w:p>
    <w:p w14:paraId="32D97F0E" w14:textId="77777777" w:rsidR="00F1710C" w:rsidRDefault="00F1710C" w:rsidP="0090646E">
      <w:pPr>
        <w:pStyle w:val="BodyText"/>
        <w:rPr>
          <w:ins w:id="642" w:author="Latvakoski Juhani" w:date="2024-09-11T13:32:00Z"/>
          <w:lang w:eastAsia="en-US"/>
        </w:rPr>
      </w:pPr>
    </w:p>
    <w:p w14:paraId="22C6EAE4" w14:textId="079BE13C" w:rsidR="00CC796B" w:rsidDel="0019296A" w:rsidRDefault="00CC796B" w:rsidP="0090646E">
      <w:pPr>
        <w:pStyle w:val="BodyText"/>
        <w:rPr>
          <w:del w:id="643" w:author="Latvakoski Juhani" w:date="2024-09-27T12:30:00Z"/>
          <w:lang w:eastAsia="en-US"/>
        </w:rPr>
      </w:pPr>
    </w:p>
    <w:p w14:paraId="72D363DD" w14:textId="76528049" w:rsidR="00D163D0" w:rsidRPr="005A6BE6" w:rsidRDefault="00285204" w:rsidP="00285204">
      <w:pPr>
        <w:pStyle w:val="Caption"/>
        <w:rPr>
          <w:color w:val="000000" w:themeColor="text1"/>
          <w:lang w:eastAsia="en-US"/>
        </w:rPr>
      </w:pPr>
      <w:r w:rsidRPr="005A6BE6">
        <w:rPr>
          <w:color w:val="000000" w:themeColor="text1"/>
        </w:rPr>
        <w:t xml:space="preserve">Table </w:t>
      </w:r>
      <w:r w:rsidRPr="005A6BE6">
        <w:rPr>
          <w:color w:val="000000" w:themeColor="text1"/>
        </w:rPr>
        <w:fldChar w:fldCharType="begin"/>
      </w:r>
      <w:r w:rsidRPr="005A6BE6">
        <w:rPr>
          <w:color w:val="000000" w:themeColor="text1"/>
        </w:rPr>
        <w:instrText xml:space="preserve"> SEQ Table \* ARABIC </w:instrText>
      </w:r>
      <w:r w:rsidRPr="005A6BE6">
        <w:rPr>
          <w:color w:val="000000" w:themeColor="text1"/>
        </w:rPr>
        <w:fldChar w:fldCharType="separate"/>
      </w:r>
      <w:r w:rsidR="009625EB">
        <w:rPr>
          <w:noProof/>
          <w:color w:val="000000" w:themeColor="text1"/>
        </w:rPr>
        <w:t>6</w:t>
      </w:r>
      <w:r w:rsidRPr="005A6BE6">
        <w:rPr>
          <w:color w:val="000000" w:themeColor="text1"/>
        </w:rPr>
        <w:fldChar w:fldCharType="end"/>
      </w:r>
      <w:r w:rsidRPr="005A6BE6">
        <w:rPr>
          <w:color w:val="000000" w:themeColor="text1"/>
        </w:rPr>
        <w:t>. Expected outputs</w:t>
      </w:r>
      <w:r w:rsidR="007652A6" w:rsidRPr="005A6BE6">
        <w:rPr>
          <w:color w:val="000000" w:themeColor="text1"/>
        </w:rPr>
        <w:t xml:space="preserve"> </w:t>
      </w:r>
      <w:r w:rsidR="000E3EDB" w:rsidRPr="005A6BE6">
        <w:rPr>
          <w:color w:val="000000" w:themeColor="text1"/>
        </w:rPr>
        <w:t>of</w:t>
      </w:r>
      <w:r w:rsidR="007652A6" w:rsidRPr="005A6BE6">
        <w:rPr>
          <w:color w:val="000000" w:themeColor="text1"/>
        </w:rPr>
        <w:t xml:space="preserve"> Sa4CPs concept </w:t>
      </w:r>
      <w:r w:rsidR="005A6BE6" w:rsidRPr="005A6BE6">
        <w:rPr>
          <w:color w:val="000000" w:themeColor="text1"/>
        </w:rPr>
        <w:t xml:space="preserve">with </w:t>
      </w:r>
      <w:r w:rsidR="000E3EDB" w:rsidRPr="005A6BE6">
        <w:rPr>
          <w:color w:val="000000" w:themeColor="text1"/>
        </w:rPr>
        <w:t>use cases</w:t>
      </w:r>
      <w:r w:rsidR="005A6BE6" w:rsidRPr="005A6BE6">
        <w:rPr>
          <w:color w:val="000000" w:themeColor="text1"/>
        </w:rPr>
        <w:t xml:space="preserve"> R&amp;D</w:t>
      </w:r>
      <w:r w:rsidRPr="005A6BE6">
        <w:rPr>
          <w:color w:val="000000" w:themeColor="text1"/>
        </w:rPr>
        <w:t xml:space="preserve"> </w:t>
      </w:r>
      <w:r w:rsidR="00F53B1F" w:rsidRPr="005A6BE6">
        <w:rPr>
          <w:color w:val="000000" w:themeColor="text1"/>
        </w:rPr>
        <w:t>related to each objective of the project</w:t>
      </w:r>
      <w:r w:rsidR="007652A6" w:rsidRPr="005A6BE6">
        <w:rPr>
          <w:color w:val="000000" w:themeColor="text1"/>
        </w:rPr>
        <w:t>.</w:t>
      </w:r>
    </w:p>
    <w:tbl>
      <w:tblPr>
        <w:tblStyle w:val="MediumShading1-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9060"/>
      </w:tblGrid>
      <w:tr w:rsidR="00265A55" w14:paraId="217C0281" w14:textId="77777777" w:rsidTr="76BD7CA2">
        <w:tc>
          <w:tcPr>
            <w:tcW w:w="9060" w:type="dxa"/>
            <w:shd w:val="clear" w:color="auto" w:fill="BAFFDB" w:themeFill="accent1" w:themeFillTint="33"/>
          </w:tcPr>
          <w:p w14:paraId="623835FC" w14:textId="56D3CF0F" w:rsidR="00265A55" w:rsidRPr="009A48FF" w:rsidRDefault="009A48FF" w:rsidP="009A48FF">
            <w:pPr>
              <w:rPr>
                <w:rFonts w:asciiTheme="minorHAnsi" w:hAnsiTheme="minorHAnsi"/>
                <w:spacing w:val="0"/>
                <w:lang w:val="en-US" w:eastAsia="en-US"/>
              </w:rPr>
            </w:pPr>
            <w:r>
              <w:rPr>
                <w:i/>
                <w:iCs/>
                <w:u w:val="single"/>
                <w:lang w:val="en-US"/>
              </w:rPr>
              <w:t>Society and ecosystem level</w:t>
            </w:r>
            <w:ins w:id="644" w:author="Latvakoski Juhani" w:date="2024-09-17T14:55:00Z">
              <w:r w:rsidR="00DC5D95">
                <w:rPr>
                  <w:i/>
                  <w:iCs/>
                  <w:u w:val="single"/>
                  <w:lang w:val="en-US"/>
                </w:rPr>
                <w:t xml:space="preserve"> (Ref. </w:t>
              </w:r>
            </w:ins>
            <w:del w:id="645" w:author="Latvakoski Juhani" w:date="2024-09-17T14:55:00Z">
              <w:r w:rsidDel="00DC5D95">
                <w:rPr>
                  <w:i/>
                  <w:iCs/>
                  <w:u w:val="single"/>
                  <w:lang w:val="en-US"/>
                </w:rPr>
                <w:delText xml:space="preserve">: </w:delText>
              </w:r>
              <w:r w:rsidRPr="4B8ECB41" w:rsidDel="006D2977">
                <w:rPr>
                  <w:rFonts w:asciiTheme="minorHAnsi" w:eastAsiaTheme="minorEastAsia" w:hAnsiTheme="minorHAnsi" w:cstheme="minorBidi"/>
                  <w:lang w:val="en-US"/>
                </w:rPr>
                <w:delText xml:space="preserve">To boost creation of reliable ecosystem for secure situational awareness via application of Sa4CPS concept in critical cyber-physical systems of selected use cases related to logistics, mobility, </w:delText>
              </w:r>
              <w:r w:rsidR="001570E4" w:rsidRPr="4B8ECB41" w:rsidDel="006D2977">
                <w:rPr>
                  <w:rFonts w:asciiTheme="minorHAnsi" w:eastAsiaTheme="minorEastAsia" w:hAnsiTheme="minorHAnsi" w:cstheme="minorBidi"/>
                  <w:lang w:val="en-US"/>
                </w:rPr>
                <w:delText>energy,</w:delText>
              </w:r>
              <w:r w:rsidRPr="4B8ECB41" w:rsidDel="006D2977">
                <w:rPr>
                  <w:rFonts w:asciiTheme="minorHAnsi" w:eastAsiaTheme="minorEastAsia" w:hAnsiTheme="minorHAnsi" w:cstheme="minorBidi"/>
                  <w:lang w:val="en-US"/>
                </w:rPr>
                <w:delText xml:space="preserve"> and security sectors for contributing towards establishment of more smart, </w:delText>
              </w:r>
              <w:r w:rsidR="001570E4" w:rsidRPr="4B8ECB41" w:rsidDel="006D2977">
                <w:rPr>
                  <w:rFonts w:asciiTheme="minorHAnsi" w:eastAsiaTheme="minorEastAsia" w:hAnsiTheme="minorHAnsi" w:cstheme="minorBidi"/>
                  <w:lang w:val="en-US"/>
                </w:rPr>
                <w:delText>interoperable,</w:delText>
              </w:r>
              <w:r w:rsidRPr="4B8ECB41" w:rsidDel="006D2977">
                <w:rPr>
                  <w:rFonts w:asciiTheme="minorHAnsi" w:eastAsiaTheme="minorEastAsia" w:hAnsiTheme="minorHAnsi" w:cstheme="minorBidi"/>
                  <w:lang w:val="en-US"/>
                </w:rPr>
                <w:delText xml:space="preserve"> and sustainable society (</w:delText>
              </w:r>
              <w:r w:rsidRPr="4B8ECB41" w:rsidDel="00DC5D95">
                <w:rPr>
                  <w:rFonts w:asciiTheme="minorHAnsi" w:eastAsiaTheme="minorEastAsia" w:hAnsiTheme="minorHAnsi" w:cstheme="minorBidi"/>
                  <w:lang w:val="en-US"/>
                </w:rPr>
                <w:delText>Innovation and business objective (</w:delText>
              </w:r>
            </w:del>
            <w:r w:rsidRPr="4B8ECB41">
              <w:rPr>
                <w:rFonts w:asciiTheme="minorHAnsi" w:eastAsiaTheme="minorEastAsia" w:hAnsiTheme="minorHAnsi" w:cstheme="minorBidi"/>
                <w:lang w:val="en-US"/>
              </w:rPr>
              <w:t>IBO.1</w:t>
            </w:r>
            <w:del w:id="646" w:author="Latvakoski Juhani" w:date="2024-09-17T14:56:00Z">
              <w:r w:rsidRPr="4B8ECB41" w:rsidDel="00DC5D95">
                <w:rPr>
                  <w:rFonts w:asciiTheme="minorHAnsi" w:eastAsiaTheme="minorEastAsia" w:hAnsiTheme="minorHAnsi" w:cstheme="minorBidi"/>
                  <w:lang w:val="en-US"/>
                </w:rPr>
                <w:delText>)</w:delText>
              </w:r>
            </w:del>
            <w:r w:rsidRPr="4B8ECB41">
              <w:rPr>
                <w:rFonts w:asciiTheme="minorHAnsi" w:eastAsiaTheme="minorEastAsia" w:hAnsiTheme="minorHAnsi" w:cstheme="minorBidi"/>
                <w:lang w:val="en-US"/>
              </w:rPr>
              <w:t>).</w:t>
            </w:r>
          </w:p>
        </w:tc>
      </w:tr>
      <w:tr w:rsidR="00265A55" w14:paraId="0EB59EE8" w14:textId="77777777" w:rsidTr="76BD7CA2">
        <w:tc>
          <w:tcPr>
            <w:tcW w:w="9060" w:type="dxa"/>
          </w:tcPr>
          <w:p w14:paraId="36497BE6" w14:textId="0DBA2E91" w:rsidR="00265A55" w:rsidRDefault="00630BDE" w:rsidP="00027958">
            <w:pPr>
              <w:jc w:val="both"/>
              <w:rPr>
                <w:i/>
                <w:iCs/>
                <w:highlight w:val="yellow"/>
                <w:u w:val="single"/>
              </w:rPr>
            </w:pPr>
            <w:r w:rsidRPr="00D56796">
              <w:rPr>
                <w:i/>
                <w:iCs/>
                <w:u w:val="single"/>
              </w:rPr>
              <w:t xml:space="preserve">Expected </w:t>
            </w:r>
            <w:ins w:id="647" w:author="Latvakoski Juhani" w:date="2024-09-17T14:57:00Z">
              <w:r w:rsidR="006C119B">
                <w:rPr>
                  <w:i/>
                  <w:iCs/>
                  <w:u w:val="single"/>
                </w:rPr>
                <w:t xml:space="preserve">tangible </w:t>
              </w:r>
            </w:ins>
            <w:r w:rsidRPr="00D56796">
              <w:rPr>
                <w:i/>
                <w:iCs/>
                <w:u w:val="single"/>
              </w:rPr>
              <w:t>outputs</w:t>
            </w:r>
            <w:ins w:id="648" w:author="Latvakoski Juhani" w:date="2024-09-17T14:57:00Z">
              <w:r w:rsidR="00D51EAB">
                <w:rPr>
                  <w:i/>
                  <w:iCs/>
                  <w:u w:val="single"/>
                </w:rPr>
                <w:t>/results</w:t>
              </w:r>
            </w:ins>
            <w:r w:rsidRPr="00D56796">
              <w:rPr>
                <w:i/>
                <w:iCs/>
                <w:u w:val="single"/>
              </w:rPr>
              <w:t>:</w:t>
            </w:r>
          </w:p>
          <w:p w14:paraId="3C22F574" w14:textId="382B843F" w:rsidR="00362FBA" w:rsidRPr="009F4FA9" w:rsidRDefault="00362FBA" w:rsidP="00C81F2A">
            <w:pPr>
              <w:pStyle w:val="ListParagraph"/>
              <w:numPr>
                <w:ilvl w:val="0"/>
                <w:numId w:val="27"/>
              </w:numPr>
              <w:spacing w:before="60" w:after="0" w:line="257" w:lineRule="auto"/>
              <w:rPr>
                <w:rFonts w:asciiTheme="minorHAnsi" w:eastAsiaTheme="minorEastAsia" w:hAnsiTheme="minorHAnsi" w:cstheme="minorBidi"/>
                <w:sz w:val="22"/>
                <w:szCs w:val="22"/>
                <w:lang w:val="en-US"/>
              </w:rPr>
            </w:pPr>
            <w:r w:rsidRPr="0272A0A5">
              <w:rPr>
                <w:rFonts w:asciiTheme="minorHAnsi" w:eastAsiaTheme="minorEastAsia" w:hAnsiTheme="minorHAnsi" w:cstheme="minorBidi"/>
              </w:rPr>
              <w:t xml:space="preserve">Presentations, </w:t>
            </w:r>
            <w:r w:rsidR="001570E4" w:rsidRPr="0272A0A5">
              <w:rPr>
                <w:rFonts w:asciiTheme="minorHAnsi" w:eastAsiaTheme="minorEastAsia" w:hAnsiTheme="minorHAnsi" w:cstheme="minorBidi"/>
              </w:rPr>
              <w:t>videos,</w:t>
            </w:r>
            <w:r w:rsidRPr="0272A0A5">
              <w:rPr>
                <w:rFonts w:asciiTheme="minorHAnsi" w:eastAsiaTheme="minorEastAsia" w:hAnsiTheme="minorHAnsi" w:cstheme="minorBidi"/>
              </w:rPr>
              <w:t xml:space="preserve"> and demonstrations of critical parts clarifying the application of Sa4CPS concept.</w:t>
            </w:r>
          </w:p>
          <w:p w14:paraId="242F473F" w14:textId="09C370F0" w:rsidR="00362FBA" w:rsidRPr="009F4FA9" w:rsidRDefault="00362FBA" w:rsidP="00C81F2A">
            <w:pPr>
              <w:pStyle w:val="ListParagraph"/>
              <w:numPr>
                <w:ilvl w:val="0"/>
                <w:numId w:val="27"/>
              </w:numPr>
              <w:spacing w:before="60" w:after="0" w:line="257" w:lineRule="auto"/>
              <w:rPr>
                <w:rFonts w:asciiTheme="minorHAnsi" w:eastAsiaTheme="minorEastAsia" w:hAnsiTheme="minorHAnsi" w:cstheme="minorBidi"/>
                <w:sz w:val="22"/>
                <w:szCs w:val="22"/>
                <w:lang w:val="en-US"/>
              </w:rPr>
            </w:pPr>
            <w:r w:rsidRPr="0272A0A5">
              <w:rPr>
                <w:rFonts w:asciiTheme="minorHAnsi" w:eastAsiaTheme="minorEastAsia" w:hAnsiTheme="minorHAnsi" w:cstheme="minorBidi"/>
              </w:rPr>
              <w:t>Indus</w:t>
            </w:r>
            <w:r w:rsidR="00AD3098" w:rsidRPr="0272A0A5">
              <w:rPr>
                <w:rFonts w:asciiTheme="minorHAnsi" w:eastAsiaTheme="minorEastAsia" w:hAnsiTheme="minorHAnsi" w:cstheme="minorBidi"/>
              </w:rPr>
              <w:t>trial and academic</w:t>
            </w:r>
            <w:r w:rsidRPr="0272A0A5">
              <w:rPr>
                <w:rFonts w:asciiTheme="minorHAnsi" w:eastAsiaTheme="minorEastAsia" w:hAnsiTheme="minorHAnsi" w:cstheme="minorBidi"/>
              </w:rPr>
              <w:t xml:space="preserve"> publications.</w:t>
            </w:r>
          </w:p>
          <w:p w14:paraId="44CD0923" w14:textId="24DE7DA2" w:rsidR="00362FBA" w:rsidRPr="009F4FA9" w:rsidRDefault="00AD3098" w:rsidP="00C81F2A">
            <w:pPr>
              <w:pStyle w:val="ListParagraph"/>
              <w:numPr>
                <w:ilvl w:val="0"/>
                <w:numId w:val="27"/>
              </w:numPr>
              <w:spacing w:before="60" w:after="0" w:line="257" w:lineRule="auto"/>
              <w:rPr>
                <w:rFonts w:asciiTheme="minorHAnsi" w:eastAsiaTheme="minorEastAsia" w:hAnsiTheme="minorHAnsi" w:cstheme="minorBidi"/>
                <w:sz w:val="22"/>
                <w:szCs w:val="22"/>
                <w:lang w:val="en-US"/>
              </w:rPr>
            </w:pPr>
            <w:r w:rsidRPr="0272A0A5">
              <w:rPr>
                <w:rFonts w:asciiTheme="minorHAnsi" w:eastAsiaTheme="minorEastAsia" w:hAnsiTheme="minorHAnsi" w:cstheme="minorBidi"/>
              </w:rPr>
              <w:t>P</w:t>
            </w:r>
            <w:r w:rsidR="00362FBA" w:rsidRPr="0272A0A5">
              <w:rPr>
                <w:rFonts w:asciiTheme="minorHAnsi" w:eastAsiaTheme="minorEastAsia" w:hAnsiTheme="minorHAnsi" w:cstheme="minorBidi"/>
              </w:rPr>
              <w:t>roducts and services (incl. pre commercial) provided by project partners</w:t>
            </w:r>
            <w:r w:rsidR="30B161FB" w:rsidRPr="514E7773">
              <w:rPr>
                <w:rFonts w:asciiTheme="minorHAnsi" w:eastAsiaTheme="minorEastAsia" w:hAnsiTheme="minorHAnsi" w:cstheme="minorBidi"/>
              </w:rPr>
              <w:t>.</w:t>
            </w:r>
          </w:p>
          <w:p w14:paraId="2D78CF4E" w14:textId="0C05553C" w:rsidR="00362FBA" w:rsidRPr="007F678C" w:rsidRDefault="00AD3098" w:rsidP="00C81F2A">
            <w:pPr>
              <w:pStyle w:val="ListParagraph"/>
              <w:numPr>
                <w:ilvl w:val="0"/>
                <w:numId w:val="27"/>
              </w:numPr>
              <w:spacing w:before="60" w:after="0" w:line="257" w:lineRule="auto"/>
              <w:rPr>
                <w:rFonts w:asciiTheme="minorHAnsi" w:eastAsiaTheme="minorEastAsia" w:hAnsiTheme="minorHAnsi" w:cstheme="minorBidi"/>
                <w:sz w:val="22"/>
                <w:szCs w:val="22"/>
                <w:lang w:val="en-US"/>
              </w:rPr>
            </w:pPr>
            <w:r w:rsidRPr="0272A0A5">
              <w:rPr>
                <w:rFonts w:asciiTheme="minorHAnsi" w:eastAsiaTheme="minorEastAsia" w:hAnsiTheme="minorHAnsi" w:cstheme="minorBidi"/>
              </w:rPr>
              <w:t>De</w:t>
            </w:r>
            <w:r w:rsidR="00AE76EA" w:rsidRPr="0272A0A5">
              <w:rPr>
                <w:rFonts w:asciiTheme="minorHAnsi" w:eastAsiaTheme="minorEastAsia" w:hAnsiTheme="minorHAnsi" w:cstheme="minorBidi"/>
              </w:rPr>
              <w:t>monstrations of</w:t>
            </w:r>
            <w:r w:rsidR="00362FBA" w:rsidRPr="0272A0A5">
              <w:rPr>
                <w:rFonts w:asciiTheme="minorHAnsi" w:eastAsiaTheme="minorEastAsia" w:hAnsiTheme="minorHAnsi" w:cstheme="minorBidi"/>
              </w:rPr>
              <w:t xml:space="preserve"> Use cases </w:t>
            </w:r>
            <w:r w:rsidR="007F678C" w:rsidRPr="0272A0A5">
              <w:rPr>
                <w:rFonts w:asciiTheme="minorHAnsi" w:eastAsiaTheme="minorEastAsia" w:hAnsiTheme="minorHAnsi" w:cstheme="minorBidi"/>
              </w:rPr>
              <w:t>with</w:t>
            </w:r>
            <w:r w:rsidR="00362FBA" w:rsidRPr="0272A0A5">
              <w:rPr>
                <w:rFonts w:asciiTheme="minorHAnsi" w:eastAsiaTheme="minorEastAsia" w:hAnsiTheme="minorHAnsi" w:cstheme="minorBidi"/>
              </w:rPr>
              <w:t xml:space="preserve"> </w:t>
            </w:r>
            <w:ins w:id="649" w:author="Latvakoski Juhani" w:date="2024-09-17T15:02:00Z">
              <w:r w:rsidR="006D6A9D">
                <w:rPr>
                  <w:rFonts w:asciiTheme="minorHAnsi" w:eastAsiaTheme="minorEastAsia" w:hAnsiTheme="minorHAnsi" w:cstheme="minorBidi"/>
                </w:rPr>
                <w:t xml:space="preserve">at least one </w:t>
              </w:r>
              <w:r w:rsidR="00E81D44">
                <w:rPr>
                  <w:rFonts w:asciiTheme="minorHAnsi" w:eastAsiaTheme="minorEastAsia" w:hAnsiTheme="minorHAnsi" w:cstheme="minorBidi"/>
                </w:rPr>
                <w:t>key enabler</w:t>
              </w:r>
              <w:r w:rsidR="006D6A9D">
                <w:rPr>
                  <w:rFonts w:asciiTheme="minorHAnsi" w:eastAsiaTheme="minorEastAsia" w:hAnsiTheme="minorHAnsi" w:cstheme="minorBidi"/>
                </w:rPr>
                <w:t xml:space="preserve"> of </w:t>
              </w:r>
            </w:ins>
            <w:r w:rsidR="00362FBA" w:rsidRPr="0272A0A5">
              <w:rPr>
                <w:rFonts w:asciiTheme="minorHAnsi" w:eastAsiaTheme="minorEastAsia" w:hAnsiTheme="minorHAnsi" w:cstheme="minorBidi"/>
              </w:rPr>
              <w:t>Sa4CPs concept</w:t>
            </w:r>
            <w:r w:rsidR="497A2226" w:rsidRPr="514E7773">
              <w:rPr>
                <w:rFonts w:asciiTheme="minorHAnsi" w:eastAsiaTheme="minorEastAsia" w:hAnsiTheme="minorHAnsi" w:cstheme="minorBidi"/>
              </w:rPr>
              <w:t>.</w:t>
            </w:r>
          </w:p>
        </w:tc>
      </w:tr>
      <w:tr w:rsidR="00265A55" w14:paraId="4E4B5F9B" w14:textId="77777777" w:rsidTr="76BD7CA2">
        <w:tc>
          <w:tcPr>
            <w:tcW w:w="9060" w:type="dxa"/>
            <w:shd w:val="clear" w:color="auto" w:fill="BAFFDB" w:themeFill="accent1" w:themeFillTint="33"/>
          </w:tcPr>
          <w:p w14:paraId="69431A0D" w14:textId="7EFB4BFB" w:rsidR="00265A55" w:rsidRPr="00212112" w:rsidRDefault="00E631E5" w:rsidP="00027958">
            <w:pPr>
              <w:pStyle w:val="ITEABodyText"/>
              <w:jc w:val="both"/>
              <w:rPr>
                <w:i/>
                <w:iCs/>
                <w:highlight w:val="green"/>
                <w:u w:val="single"/>
              </w:rPr>
            </w:pPr>
            <w:r>
              <w:rPr>
                <w:i/>
                <w:iCs/>
                <w:u w:val="single"/>
                <w:lang w:val="en-US"/>
              </w:rPr>
              <w:t>Subsector &amp; stakeholder level</w:t>
            </w:r>
            <w:ins w:id="650" w:author="Latvakoski Juhani" w:date="2024-09-17T14:56:00Z">
              <w:r w:rsidR="005D6DE6">
                <w:rPr>
                  <w:i/>
                  <w:iCs/>
                  <w:u w:val="single"/>
                  <w:lang w:val="en-US"/>
                </w:rPr>
                <w:t xml:space="preserve"> </w:t>
              </w:r>
              <w:r w:rsidR="001E78F0">
                <w:rPr>
                  <w:i/>
                  <w:iCs/>
                  <w:u w:val="single"/>
                  <w:lang w:val="en-US"/>
                </w:rPr>
                <w:t>(</w:t>
              </w:r>
              <w:r w:rsidR="005D6DE6">
                <w:rPr>
                  <w:i/>
                  <w:iCs/>
                  <w:u w:val="single"/>
                  <w:lang w:val="en-US"/>
                </w:rPr>
                <w:t>Ref</w:t>
              </w:r>
              <w:r w:rsidR="001E78F0">
                <w:rPr>
                  <w:i/>
                  <w:iCs/>
                  <w:u w:val="single"/>
                  <w:lang w:val="en-US"/>
                </w:rPr>
                <w:t>. IBO.2)</w:t>
              </w:r>
            </w:ins>
            <w:del w:id="651" w:author="Latvakoski Juhani" w:date="2024-09-17T14:56:00Z">
              <w:r w:rsidDel="001E78F0">
                <w:rPr>
                  <w:i/>
                  <w:iCs/>
                  <w:u w:val="single"/>
                  <w:lang w:val="en-US"/>
                </w:rPr>
                <w:delText>:</w:delText>
              </w:r>
            </w:del>
            <w:r>
              <w:rPr>
                <w:i/>
                <w:iCs/>
                <w:u w:val="single"/>
                <w:lang w:val="en-US"/>
              </w:rPr>
              <w:t xml:space="preserve"> </w:t>
            </w:r>
            <w:del w:id="652" w:author="Latvakoski Juhani" w:date="2024-09-17T14:55:00Z">
              <w:r w:rsidDel="00DC5D95">
                <w:rPr>
                  <w:lang w:val="en-US"/>
                </w:rPr>
                <w:delText xml:space="preserve">To describe, develop and apply secure situational awareness (Sa4CPS concept) in the </w:delText>
              </w:r>
              <w:r w:rsidR="00FC11DC" w:rsidDel="00DC5D95">
                <w:rPr>
                  <w:lang w:val="en-US"/>
                </w:rPr>
                <w:delText>9</w:delText>
              </w:r>
              <w:r w:rsidDel="00DC5D95">
                <w:rPr>
                  <w:lang w:val="en-US"/>
                </w:rPr>
                <w:delText xml:space="preserve"> critical scenarios of logistics, mobility, </w:delText>
              </w:r>
              <w:r w:rsidR="001570E4" w:rsidDel="00DC5D95">
                <w:rPr>
                  <w:lang w:val="en-US"/>
                </w:rPr>
                <w:delText>energy,</w:delText>
              </w:r>
              <w:r w:rsidDel="00DC5D95">
                <w:rPr>
                  <w:lang w:val="en-US"/>
                </w:rPr>
                <w:delText xml:space="preserve"> and security sectors related to cyber-physical systems to increase digital trust, smartness of situational awareness and resilience of people, more or less autonomous devices and digital twins of companies (</w:delText>
              </w:r>
            </w:del>
            <w:del w:id="653" w:author="Latvakoski Juhani" w:date="2024-09-17T14:56:00Z">
              <w:r w:rsidDel="001E78F0">
                <w:rPr>
                  <w:lang w:val="en-US"/>
                </w:rPr>
                <w:delText>IBO.2)</w:delText>
              </w:r>
            </w:del>
          </w:p>
        </w:tc>
      </w:tr>
      <w:tr w:rsidR="00265A55" w14:paraId="50D565B8" w14:textId="77777777" w:rsidTr="76BD7CA2">
        <w:tc>
          <w:tcPr>
            <w:tcW w:w="9060" w:type="dxa"/>
          </w:tcPr>
          <w:p w14:paraId="6156212F" w14:textId="57F5343A" w:rsidR="00A60FEF" w:rsidRPr="00D51EAB" w:rsidRDefault="7939FFF7">
            <w:pPr>
              <w:jc w:val="both"/>
              <w:rPr>
                <w:i/>
                <w:iCs/>
                <w:highlight w:val="yellow"/>
                <w:u w:val="single"/>
                <w:rPrChange w:id="654" w:author="Latvakoski Juhani" w:date="2024-09-17T14:57:00Z">
                  <w:rPr>
                    <w:i/>
                    <w:iCs/>
                    <w:u w:val="single"/>
                  </w:rPr>
                </w:rPrChange>
              </w:rPr>
              <w:pPrChange w:id="655" w:author="Latvakoski Juhani" w:date="2024-09-17T14:57:00Z">
                <w:pPr>
                  <w:pStyle w:val="ITEABodyText"/>
                  <w:jc w:val="both"/>
                </w:pPr>
              </w:pPrChange>
            </w:pPr>
            <w:r w:rsidRPr="1D951302">
              <w:rPr>
                <w:i/>
                <w:iCs/>
                <w:u w:val="single"/>
              </w:rPr>
              <w:t xml:space="preserve">Expected </w:t>
            </w:r>
            <w:ins w:id="656" w:author="Latvakoski Juhani" w:date="2024-09-17T14:57:00Z">
              <w:r w:rsidR="00D51EAB">
                <w:rPr>
                  <w:i/>
                  <w:iCs/>
                  <w:u w:val="single"/>
                </w:rPr>
                <w:t xml:space="preserve">tangible </w:t>
              </w:r>
              <w:r w:rsidR="00D51EAB" w:rsidRPr="00D56796">
                <w:rPr>
                  <w:i/>
                  <w:iCs/>
                  <w:u w:val="single"/>
                </w:rPr>
                <w:t>outputs</w:t>
              </w:r>
              <w:r w:rsidR="00D51EAB">
                <w:rPr>
                  <w:i/>
                  <w:iCs/>
                  <w:u w:val="single"/>
                </w:rPr>
                <w:t>/results</w:t>
              </w:r>
            </w:ins>
            <w:del w:id="657" w:author="Latvakoski Juhani" w:date="2024-09-17T14:57:00Z">
              <w:r w:rsidRPr="1D951302" w:rsidDel="00D51EAB">
                <w:rPr>
                  <w:i/>
                  <w:iCs/>
                  <w:u w:val="single"/>
                </w:rPr>
                <w:delText>outputs</w:delText>
              </w:r>
            </w:del>
            <w:r w:rsidRPr="1D951302">
              <w:rPr>
                <w:i/>
                <w:iCs/>
                <w:u w:val="single"/>
              </w:rPr>
              <w:t xml:space="preserve"> from </w:t>
            </w:r>
            <w:r w:rsidR="1DAD4D94" w:rsidRPr="1D951302">
              <w:rPr>
                <w:i/>
                <w:iCs/>
                <w:u w:val="single"/>
              </w:rPr>
              <w:t xml:space="preserve">autonomous </w:t>
            </w:r>
            <w:r w:rsidR="0ABC5E20" w:rsidRPr="35BFECAC">
              <w:rPr>
                <w:i/>
                <w:iCs/>
                <w:u w:val="single"/>
              </w:rPr>
              <w:t>l</w:t>
            </w:r>
            <w:r w:rsidR="25565261" w:rsidRPr="35BFECAC">
              <w:rPr>
                <w:i/>
                <w:iCs/>
                <w:u w:val="single"/>
              </w:rPr>
              <w:t>igh</w:t>
            </w:r>
            <w:r w:rsidR="0ABC5E20" w:rsidRPr="35BFECAC">
              <w:rPr>
                <w:i/>
                <w:iCs/>
                <w:u w:val="single"/>
              </w:rPr>
              <w:t>tweight</w:t>
            </w:r>
            <w:r w:rsidR="1DAD4D94" w:rsidRPr="1D951302">
              <w:rPr>
                <w:i/>
                <w:iCs/>
                <w:u w:val="single"/>
              </w:rPr>
              <w:t xml:space="preserve"> logistics: </w:t>
            </w:r>
          </w:p>
          <w:p w14:paraId="3AAF1108" w14:textId="796C9E31" w:rsidR="00A60FEF" w:rsidRDefault="3C12287E" w:rsidP="00C81F2A">
            <w:pPr>
              <w:pStyle w:val="ITEABodyText"/>
              <w:numPr>
                <w:ilvl w:val="0"/>
                <w:numId w:val="33"/>
              </w:numPr>
              <w:jc w:val="both"/>
            </w:pPr>
            <w:r w:rsidRPr="00A60FEF">
              <w:t>Secure trusted IOT platform</w:t>
            </w:r>
            <w:r w:rsidR="5B49A8E4">
              <w:t>.</w:t>
            </w:r>
          </w:p>
          <w:p w14:paraId="2486AD04" w14:textId="27717C5C" w:rsidR="00A60FEF" w:rsidRDefault="42A6E762" w:rsidP="00C81F2A">
            <w:pPr>
              <w:pStyle w:val="ITEABodyText"/>
              <w:numPr>
                <w:ilvl w:val="0"/>
                <w:numId w:val="33"/>
              </w:numPr>
              <w:jc w:val="both"/>
            </w:pPr>
            <w:r>
              <w:t>S</w:t>
            </w:r>
            <w:r w:rsidR="7ED3B8F0">
              <w:t>ecure</w:t>
            </w:r>
            <w:r w:rsidR="3C12287E" w:rsidRPr="00A60FEF">
              <w:t xml:space="preserve"> data sharing tools</w:t>
            </w:r>
            <w:r w:rsidR="0C653891">
              <w:t>.</w:t>
            </w:r>
          </w:p>
          <w:p w14:paraId="22667CD5" w14:textId="3E55C313" w:rsidR="00A60FEF" w:rsidRDefault="472B5A5E" w:rsidP="00C81F2A">
            <w:pPr>
              <w:pStyle w:val="ITEABodyText"/>
              <w:numPr>
                <w:ilvl w:val="0"/>
                <w:numId w:val="33"/>
              </w:numPr>
              <w:jc w:val="both"/>
            </w:pPr>
            <w:r w:rsidRPr="00A60FEF">
              <w:t>Environmental and financial cost estimation</w:t>
            </w:r>
            <w:r w:rsidR="17FB9E78" w:rsidRPr="00A60FEF">
              <w:t xml:space="preserve"> tools </w:t>
            </w:r>
            <w:r w:rsidRPr="00A60FEF">
              <w:t>that relies on route planning</w:t>
            </w:r>
            <w:r w:rsidR="0A63A011">
              <w:t>.</w:t>
            </w:r>
          </w:p>
          <w:p w14:paraId="3C9F92F4" w14:textId="772C03E1" w:rsidR="00265A55" w:rsidRPr="00A60FEF" w:rsidRDefault="2AAB2F82" w:rsidP="00C81F2A">
            <w:pPr>
              <w:pStyle w:val="ITEABodyText"/>
              <w:numPr>
                <w:ilvl w:val="0"/>
                <w:numId w:val="33"/>
              </w:numPr>
              <w:jc w:val="both"/>
            </w:pPr>
            <w:r w:rsidRPr="00A60FEF">
              <w:t>AI based PHM tools for BMS</w:t>
            </w:r>
            <w:r w:rsidR="32AD0E8C">
              <w:t>.</w:t>
            </w:r>
          </w:p>
        </w:tc>
      </w:tr>
      <w:tr w:rsidR="00265A55" w14:paraId="570153FC" w14:textId="77777777" w:rsidTr="76BD7CA2">
        <w:tc>
          <w:tcPr>
            <w:tcW w:w="9060" w:type="dxa"/>
          </w:tcPr>
          <w:p w14:paraId="5F3F3C8C" w14:textId="6232266F" w:rsidR="00265A55" w:rsidRPr="00D56796" w:rsidRDefault="00D40038" w:rsidP="134600B9">
            <w:pPr>
              <w:pStyle w:val="ITEABodyText"/>
              <w:jc w:val="both"/>
              <w:rPr>
                <w:i/>
                <w:iCs/>
                <w:u w:val="single"/>
              </w:rPr>
            </w:pPr>
            <w:ins w:id="658" w:author="Latvakoski Juhani" w:date="2024-09-17T14:58:00Z">
              <w:r w:rsidRPr="1D951302">
                <w:rPr>
                  <w:i/>
                  <w:iCs/>
                  <w:u w:val="single"/>
                </w:rPr>
                <w:t xml:space="preserve">Expected </w:t>
              </w:r>
              <w:r>
                <w:rPr>
                  <w:i/>
                  <w:iCs/>
                  <w:u w:val="single"/>
                </w:rPr>
                <w:t xml:space="preserve">tangible </w:t>
              </w:r>
              <w:r w:rsidRPr="00D56796">
                <w:rPr>
                  <w:i/>
                  <w:iCs/>
                  <w:u w:val="single"/>
                </w:rPr>
                <w:t>outputs</w:t>
              </w:r>
              <w:r>
                <w:rPr>
                  <w:i/>
                  <w:iCs/>
                  <w:u w:val="single"/>
                </w:rPr>
                <w:t>/results</w:t>
              </w:r>
              <w:r w:rsidRPr="134600B9" w:rsidDel="00D40038">
                <w:rPr>
                  <w:i/>
                  <w:iCs/>
                  <w:u w:val="single"/>
                </w:rPr>
                <w:t xml:space="preserve"> </w:t>
              </w:r>
            </w:ins>
            <w:del w:id="659" w:author="Latvakoski Juhani" w:date="2024-09-17T14:58:00Z">
              <w:r w:rsidR="1D9F160C" w:rsidRPr="134600B9" w:rsidDel="00D40038">
                <w:rPr>
                  <w:i/>
                  <w:iCs/>
                  <w:u w:val="single"/>
                </w:rPr>
                <w:delText xml:space="preserve">Expected outputs </w:delText>
              </w:r>
            </w:del>
            <w:r w:rsidR="1D9F160C" w:rsidRPr="134600B9">
              <w:rPr>
                <w:i/>
                <w:iCs/>
                <w:u w:val="single"/>
              </w:rPr>
              <w:t xml:space="preserve">from </w:t>
            </w:r>
            <w:r w:rsidR="437D46FF" w:rsidRPr="134600B9">
              <w:rPr>
                <w:i/>
                <w:iCs/>
                <w:u w:val="single"/>
              </w:rPr>
              <w:t>people and machine position awareness in production or logistics area</w:t>
            </w:r>
            <w:r w:rsidR="1D9F160C" w:rsidRPr="134600B9">
              <w:rPr>
                <w:i/>
                <w:iCs/>
                <w:u w:val="single"/>
              </w:rPr>
              <w:t>:</w:t>
            </w:r>
          </w:p>
          <w:p w14:paraId="700748C0" w14:textId="588567D0" w:rsidR="00265A55" w:rsidRPr="00D56796" w:rsidRDefault="6147BEBE" w:rsidP="00C81F2A">
            <w:pPr>
              <w:pStyle w:val="ITEABodyText"/>
              <w:numPr>
                <w:ilvl w:val="0"/>
                <w:numId w:val="34"/>
              </w:numPr>
              <w:jc w:val="both"/>
            </w:pPr>
            <w:r w:rsidRPr="134600B9">
              <w:t>AI based sensor system for a monitoring of an interaction among humans and machines (based on neural networks</w:t>
            </w:r>
            <w:r>
              <w:t>)</w:t>
            </w:r>
            <w:r w:rsidR="53A12C76">
              <w:t>.</w:t>
            </w:r>
          </w:p>
          <w:p w14:paraId="08E72B9F" w14:textId="3C34BB87" w:rsidR="00265A55" w:rsidRPr="00D56796" w:rsidRDefault="6147BEBE" w:rsidP="00C81F2A">
            <w:pPr>
              <w:pStyle w:val="ITEABodyText"/>
              <w:numPr>
                <w:ilvl w:val="0"/>
                <w:numId w:val="34"/>
              </w:numPr>
              <w:jc w:val="both"/>
            </w:pPr>
            <w:r w:rsidRPr="134600B9">
              <w:lastRenderedPageBreak/>
              <w:t>An early alert service for collision avoidance</w:t>
            </w:r>
            <w:r w:rsidR="53A12C76">
              <w:t>.</w:t>
            </w:r>
          </w:p>
          <w:p w14:paraId="461F9A00" w14:textId="2996083A" w:rsidR="00265A55" w:rsidRPr="00D56796" w:rsidRDefault="6147BEBE" w:rsidP="00C81F2A">
            <w:pPr>
              <w:pStyle w:val="ITEABodyText"/>
              <w:numPr>
                <w:ilvl w:val="0"/>
                <w:numId w:val="34"/>
              </w:numPr>
              <w:jc w:val="both"/>
            </w:pPr>
            <w:r w:rsidRPr="134600B9">
              <w:t>Data sets acquisition for objects (HM) featuring</w:t>
            </w:r>
            <w:r w:rsidR="05D0E74B">
              <w:t>.</w:t>
            </w:r>
          </w:p>
          <w:p w14:paraId="25AC1DD6" w14:textId="7A060592" w:rsidR="00265A55" w:rsidRPr="00D56796" w:rsidRDefault="6147BEBE" w:rsidP="00C81F2A">
            <w:pPr>
              <w:pStyle w:val="ITEABodyText"/>
              <w:numPr>
                <w:ilvl w:val="0"/>
                <w:numId w:val="34"/>
              </w:numPr>
              <w:jc w:val="both"/>
            </w:pPr>
            <w:r>
              <w:t>Situation modelling</w:t>
            </w:r>
            <w:r w:rsidR="3125080C">
              <w:t>, machine learning in self-adaptivity and data intelligence/processing</w:t>
            </w:r>
            <w:r w:rsidR="73380205">
              <w:t>.</w:t>
            </w:r>
          </w:p>
        </w:tc>
      </w:tr>
      <w:tr w:rsidR="00265A55" w14:paraId="3B90286D" w14:textId="77777777" w:rsidTr="76BD7CA2">
        <w:tc>
          <w:tcPr>
            <w:tcW w:w="9060" w:type="dxa"/>
          </w:tcPr>
          <w:p w14:paraId="642CF2AD" w14:textId="234272B0" w:rsidR="007532A9" w:rsidRDefault="00D40038" w:rsidP="00027958">
            <w:pPr>
              <w:pStyle w:val="ITEABodyText"/>
              <w:jc w:val="both"/>
              <w:rPr>
                <w:i/>
                <w:iCs/>
                <w:u w:val="single"/>
              </w:rPr>
            </w:pPr>
            <w:ins w:id="660" w:author="Latvakoski Juhani" w:date="2024-09-17T14:58:00Z">
              <w:r w:rsidRPr="1D951302">
                <w:rPr>
                  <w:i/>
                  <w:iCs/>
                  <w:u w:val="single"/>
                </w:rPr>
                <w:lastRenderedPageBreak/>
                <w:t xml:space="preserve">Expected </w:t>
              </w:r>
              <w:r>
                <w:rPr>
                  <w:i/>
                  <w:iCs/>
                  <w:u w:val="single"/>
                </w:rPr>
                <w:t xml:space="preserve">tangible </w:t>
              </w:r>
              <w:r w:rsidRPr="00D56796">
                <w:rPr>
                  <w:i/>
                  <w:iCs/>
                  <w:u w:val="single"/>
                </w:rPr>
                <w:t>outputs</w:t>
              </w:r>
              <w:r>
                <w:rPr>
                  <w:i/>
                  <w:iCs/>
                  <w:u w:val="single"/>
                </w:rPr>
                <w:t>/results</w:t>
              </w:r>
              <w:r w:rsidRPr="00D56796" w:rsidDel="00D40038">
                <w:rPr>
                  <w:i/>
                  <w:iCs/>
                  <w:u w:val="single"/>
                </w:rPr>
                <w:t xml:space="preserve"> </w:t>
              </w:r>
            </w:ins>
            <w:del w:id="661" w:author="Latvakoski Juhani" w:date="2024-09-17T14:58:00Z">
              <w:r w:rsidR="00664310" w:rsidRPr="00D56796" w:rsidDel="00D40038">
                <w:rPr>
                  <w:i/>
                  <w:iCs/>
                  <w:u w:val="single"/>
                </w:rPr>
                <w:delText xml:space="preserve">Expected outputs </w:delText>
              </w:r>
            </w:del>
            <w:r w:rsidR="00664310" w:rsidRPr="00D56796">
              <w:rPr>
                <w:i/>
                <w:iCs/>
                <w:u w:val="single"/>
              </w:rPr>
              <w:t xml:space="preserve">from </w:t>
            </w:r>
            <w:r w:rsidR="000D335B" w:rsidRPr="00D56796">
              <w:rPr>
                <w:i/>
                <w:iCs/>
                <w:u w:val="single"/>
              </w:rPr>
              <w:t>application of advanced maps in public safety</w:t>
            </w:r>
            <w:r w:rsidR="00D56796" w:rsidRPr="00D56796">
              <w:rPr>
                <w:i/>
                <w:iCs/>
                <w:u w:val="single"/>
              </w:rPr>
              <w:t>:</w:t>
            </w:r>
            <w:r w:rsidR="00664310" w:rsidRPr="00D56796">
              <w:rPr>
                <w:i/>
                <w:iCs/>
                <w:u w:val="single"/>
              </w:rPr>
              <w:t xml:space="preserve"> </w:t>
            </w:r>
          </w:p>
          <w:p w14:paraId="64C73D6C" w14:textId="6D6A6B04" w:rsidR="00314D5A" w:rsidRDefault="2BBF30B0" w:rsidP="00C81F2A">
            <w:pPr>
              <w:pStyle w:val="ITEABodyText"/>
              <w:numPr>
                <w:ilvl w:val="0"/>
                <w:numId w:val="36"/>
              </w:numPr>
            </w:pPr>
            <w:r>
              <w:t>L</w:t>
            </w:r>
            <w:r w:rsidR="00314D5A">
              <w:t>ocation</w:t>
            </w:r>
            <w:r w:rsidR="00314D5A" w:rsidRPr="5E9B3575">
              <w:t xml:space="preserve">-based solutions </w:t>
            </w:r>
            <w:r w:rsidR="00314D5A">
              <w:t>for</w:t>
            </w:r>
            <w:r w:rsidR="00314D5A" w:rsidRPr="5E9B3575">
              <w:t xml:space="preserve"> first responders and especially firefighting</w:t>
            </w:r>
            <w:r w:rsidR="59DE1BAC">
              <w:t>.</w:t>
            </w:r>
          </w:p>
          <w:p w14:paraId="3F5BDD30" w14:textId="705CD253" w:rsidR="00314D5A" w:rsidRDefault="2A2C32D8" w:rsidP="00C81F2A">
            <w:pPr>
              <w:pStyle w:val="ITEABodyText"/>
              <w:numPr>
                <w:ilvl w:val="0"/>
                <w:numId w:val="36"/>
              </w:numPr>
            </w:pPr>
            <w:r>
              <w:t>S</w:t>
            </w:r>
            <w:r w:rsidR="00314D5A">
              <w:t>ituational</w:t>
            </w:r>
            <w:r w:rsidR="00314D5A" w:rsidRPr="5E9B3575">
              <w:t xml:space="preserve"> awareness solution to better fit the customer needs</w:t>
            </w:r>
            <w:r w:rsidR="00314D5A">
              <w:t>.</w:t>
            </w:r>
          </w:p>
          <w:p w14:paraId="68FFE20E" w14:textId="73C47603" w:rsidR="00265A55" w:rsidRPr="007233CE" w:rsidRDefault="1A2E4D06" w:rsidP="00C81F2A">
            <w:pPr>
              <w:pStyle w:val="ITEABodyText"/>
              <w:numPr>
                <w:ilvl w:val="0"/>
                <w:numId w:val="35"/>
              </w:numPr>
              <w:jc w:val="both"/>
              <w:rPr>
                <w:i/>
                <w:iCs/>
                <w:u w:val="single"/>
              </w:rPr>
            </w:pPr>
            <w:r>
              <w:t>A</w:t>
            </w:r>
            <w:r w:rsidR="007233CE">
              <w:t>pproach</w:t>
            </w:r>
            <w:r w:rsidR="00431747">
              <w:t xml:space="preserve"> and</w:t>
            </w:r>
            <w:r w:rsidR="007233CE">
              <w:t xml:space="preserve"> SW design</w:t>
            </w:r>
            <w:r w:rsidR="00431747">
              <w:t>s</w:t>
            </w:r>
            <w:r w:rsidR="007233CE">
              <w:t xml:space="preserve"> for </w:t>
            </w:r>
            <w:r w:rsidR="00314D5A" w:rsidRPr="007233CE">
              <w:t>data sources</w:t>
            </w:r>
            <w:r w:rsidR="00431747">
              <w:t xml:space="preserve">, </w:t>
            </w:r>
            <w:r w:rsidR="00314D5A" w:rsidRPr="007233CE">
              <w:t xml:space="preserve">information </w:t>
            </w:r>
            <w:r w:rsidR="00B937C2">
              <w:t>presentation</w:t>
            </w:r>
            <w:r w:rsidR="00EB5549">
              <w:t xml:space="preserve"> for real use </w:t>
            </w:r>
            <w:r w:rsidR="00314D5A" w:rsidRPr="007233CE">
              <w:t>with reasonable effort</w:t>
            </w:r>
            <w:r w:rsidR="286490A8">
              <w:t>.</w:t>
            </w:r>
          </w:p>
        </w:tc>
      </w:tr>
      <w:tr w:rsidR="00265A55" w:rsidDel="00391AB3" w14:paraId="503E79D4" w14:textId="65F21748" w:rsidTr="76BD7CA2">
        <w:trPr>
          <w:del w:id="662" w:author="Latvakoski Juhani" w:date="2024-09-17T15:03:00Z"/>
        </w:trPr>
        <w:tc>
          <w:tcPr>
            <w:tcW w:w="9060" w:type="dxa"/>
          </w:tcPr>
          <w:p w14:paraId="4F3AB41C" w14:textId="45C502D7" w:rsidR="007532A9" w:rsidDel="00391AB3" w:rsidRDefault="00D56796" w:rsidP="00027958">
            <w:pPr>
              <w:pStyle w:val="ITEABodyText"/>
              <w:jc w:val="both"/>
              <w:rPr>
                <w:del w:id="663" w:author="Latvakoski Juhani" w:date="2024-09-17T15:03:00Z"/>
                <w:i/>
                <w:iCs/>
                <w:u w:val="single"/>
              </w:rPr>
            </w:pPr>
            <w:del w:id="664" w:author="Latvakoski Juhani" w:date="2024-09-17T14:58:00Z">
              <w:r w:rsidRPr="00D56796" w:rsidDel="00D40038">
                <w:rPr>
                  <w:i/>
                  <w:iCs/>
                  <w:u w:val="single"/>
                </w:rPr>
                <w:delText xml:space="preserve">Expected outputs </w:delText>
              </w:r>
            </w:del>
            <w:del w:id="665" w:author="Latvakoski Juhani" w:date="2024-09-17T15:03:00Z">
              <w:r w:rsidRPr="00D56796" w:rsidDel="00391AB3">
                <w:rPr>
                  <w:i/>
                  <w:iCs/>
                  <w:u w:val="single"/>
                </w:rPr>
                <w:delText xml:space="preserve">from </w:delText>
              </w:r>
              <w:r w:rsidDel="00391AB3">
                <w:rPr>
                  <w:i/>
                  <w:iCs/>
                  <w:u w:val="single"/>
                </w:rPr>
                <w:delText>autonomous driving and operation</w:delText>
              </w:r>
              <w:r w:rsidRPr="00D56796" w:rsidDel="00391AB3">
                <w:rPr>
                  <w:i/>
                  <w:iCs/>
                  <w:u w:val="single"/>
                </w:rPr>
                <w:delText xml:space="preserve">: </w:delText>
              </w:r>
            </w:del>
          </w:p>
          <w:p w14:paraId="6396C98D" w14:textId="1123593A" w:rsidR="00EB0A1B" w:rsidRPr="00EB0A1B" w:rsidDel="00391AB3" w:rsidRDefault="04A60848" w:rsidP="00C81F2A">
            <w:pPr>
              <w:pStyle w:val="ITEABodyText"/>
              <w:numPr>
                <w:ilvl w:val="0"/>
                <w:numId w:val="35"/>
              </w:numPr>
              <w:jc w:val="both"/>
              <w:rPr>
                <w:del w:id="666" w:author="Latvakoski Juhani" w:date="2024-09-17T15:03:00Z"/>
                <w:i/>
                <w:iCs/>
                <w:u w:val="single"/>
              </w:rPr>
            </w:pPr>
            <w:del w:id="667" w:author="Latvakoski Juhani" w:date="2024-09-17T15:03:00Z">
              <w:r w:rsidDel="00391AB3">
                <w:delText>P</w:delText>
              </w:r>
              <w:r w:rsidR="35B4BDBC" w:rsidDel="00391AB3">
                <w:delText>l</w:delText>
              </w:r>
              <w:r w:rsidR="00EB0A1B" w:rsidDel="00391AB3">
                <w:delText>atform for autonomous driving and operation</w:delText>
              </w:r>
              <w:r w:rsidR="13DADAB1" w:rsidDel="00391AB3">
                <w:delText>.</w:delText>
              </w:r>
            </w:del>
          </w:p>
          <w:p w14:paraId="52381284" w14:textId="5E20C372" w:rsidR="00EB0A1B" w:rsidRPr="00EB0A1B" w:rsidDel="00391AB3" w:rsidRDefault="3C064650" w:rsidP="00C81F2A">
            <w:pPr>
              <w:pStyle w:val="ITEABodyText"/>
              <w:numPr>
                <w:ilvl w:val="0"/>
                <w:numId w:val="35"/>
              </w:numPr>
              <w:jc w:val="both"/>
              <w:rPr>
                <w:del w:id="668" w:author="Latvakoski Juhani" w:date="2024-09-17T15:03:00Z"/>
                <w:i/>
                <w:iCs/>
                <w:u w:val="single"/>
              </w:rPr>
            </w:pPr>
            <w:del w:id="669" w:author="Latvakoski Juhani" w:date="2024-09-17T15:03:00Z">
              <w:r w:rsidDel="00391AB3">
                <w:delText>I</w:delText>
              </w:r>
              <w:r w:rsidR="00EB0A1B" w:rsidDel="00391AB3">
                <w:delText>ts low-level software optimizing of sensors and data transfer</w:delText>
              </w:r>
              <w:r w:rsidR="13A1641D" w:rsidDel="00391AB3">
                <w:delText>.</w:delText>
              </w:r>
            </w:del>
          </w:p>
          <w:p w14:paraId="302E8854" w14:textId="28A25D42" w:rsidR="00D5123C" w:rsidRPr="00D5123C" w:rsidDel="00391AB3" w:rsidRDefault="00EB0A1B" w:rsidP="00C81F2A">
            <w:pPr>
              <w:pStyle w:val="ITEABodyText"/>
              <w:numPr>
                <w:ilvl w:val="0"/>
                <w:numId w:val="35"/>
              </w:numPr>
              <w:jc w:val="both"/>
              <w:rPr>
                <w:del w:id="670" w:author="Latvakoski Juhani" w:date="2024-09-17T15:03:00Z"/>
                <w:i/>
                <w:iCs/>
                <w:u w:val="single"/>
              </w:rPr>
            </w:pPr>
            <w:del w:id="671" w:author="Latvakoski Juhani" w:date="2024-09-17T15:03:00Z">
              <w:r w:rsidDel="00391AB3">
                <w:delText xml:space="preserve">A vehicle computer </w:delText>
              </w:r>
              <w:r w:rsidR="00D5123C" w:rsidDel="00391AB3">
                <w:delText>for processing</w:delText>
              </w:r>
              <w:r w:rsidDel="00391AB3">
                <w:delText xml:space="preserve"> a large amount of data from highly precise sensors</w:delText>
              </w:r>
              <w:r w:rsidR="13A1641D" w:rsidDel="00391AB3">
                <w:delText>.</w:delText>
              </w:r>
            </w:del>
          </w:p>
          <w:p w14:paraId="246BA24F" w14:textId="1FF71BCC" w:rsidR="00265A55" w:rsidRPr="00B4432E" w:rsidDel="00391AB3" w:rsidRDefault="00D5123C" w:rsidP="00C81F2A">
            <w:pPr>
              <w:pStyle w:val="ITEABodyText"/>
              <w:numPr>
                <w:ilvl w:val="0"/>
                <w:numId w:val="35"/>
              </w:numPr>
              <w:jc w:val="both"/>
              <w:rPr>
                <w:del w:id="672" w:author="Latvakoski Juhani" w:date="2024-09-17T15:03:00Z"/>
                <w:i/>
                <w:iCs/>
                <w:u w:val="single"/>
              </w:rPr>
            </w:pPr>
            <w:del w:id="673" w:author="Latvakoski Juhani" w:date="2024-09-17T15:03:00Z">
              <w:r w:rsidDel="00391AB3">
                <w:delText xml:space="preserve">Study results </w:delText>
              </w:r>
              <w:r w:rsidR="00B4432E" w:rsidDel="00391AB3">
                <w:delText xml:space="preserve">related to </w:delText>
              </w:r>
              <w:r w:rsidR="00EB0A1B" w:rsidDel="00391AB3">
                <w:delText xml:space="preserve">fast modem </w:delText>
              </w:r>
              <w:r w:rsidDel="00391AB3">
                <w:delText>to</w:delText>
              </w:r>
              <w:r w:rsidR="00EB0A1B" w:rsidDel="00391AB3">
                <w:delText xml:space="preserve"> the transfer of large amounts of data. In particular, mm</w:delText>
              </w:r>
              <w:r w:rsidR="004E0CC0" w:rsidDel="00391AB3">
                <w:delText xml:space="preserve"> </w:delText>
              </w:r>
              <w:r w:rsidR="00EB0A1B" w:rsidDel="00391AB3">
                <w:delText xml:space="preserve">Wave 5G technology, which combines object detection and communication technology. </w:delText>
              </w:r>
              <w:r w:rsidR="00B4432E" w:rsidDel="00391AB3">
                <w:delText xml:space="preserve">The solution must consume as little electricity as possible, work in harsh conditions, be reliable and </w:delText>
              </w:r>
              <w:r w:rsidR="001570E4" w:rsidDel="00391AB3">
                <w:delText>fault tolerant</w:delText>
              </w:r>
              <w:r w:rsidR="00B4432E" w:rsidDel="00391AB3">
                <w:delText>.</w:delText>
              </w:r>
            </w:del>
          </w:p>
        </w:tc>
      </w:tr>
      <w:tr w:rsidR="00D56796" w14:paraId="3ECC1B22" w14:textId="77777777" w:rsidTr="76BD7CA2">
        <w:tc>
          <w:tcPr>
            <w:tcW w:w="9060" w:type="dxa"/>
          </w:tcPr>
          <w:p w14:paraId="35E70BBE" w14:textId="735BCFC3" w:rsidR="007532A9" w:rsidRDefault="00D40038" w:rsidP="00027958">
            <w:pPr>
              <w:pStyle w:val="ITEABodyText"/>
              <w:jc w:val="both"/>
              <w:rPr>
                <w:i/>
                <w:iCs/>
                <w:u w:val="single"/>
              </w:rPr>
            </w:pPr>
            <w:ins w:id="674" w:author="Latvakoski Juhani" w:date="2024-09-17T14:58:00Z">
              <w:r w:rsidRPr="1D951302">
                <w:rPr>
                  <w:i/>
                  <w:iCs/>
                  <w:u w:val="single"/>
                </w:rPr>
                <w:t xml:space="preserve">Expected </w:t>
              </w:r>
              <w:r>
                <w:rPr>
                  <w:i/>
                  <w:iCs/>
                  <w:u w:val="single"/>
                </w:rPr>
                <w:t xml:space="preserve">tangible </w:t>
              </w:r>
              <w:r w:rsidRPr="00D56796">
                <w:rPr>
                  <w:i/>
                  <w:iCs/>
                  <w:u w:val="single"/>
                </w:rPr>
                <w:t>outputs</w:t>
              </w:r>
              <w:r>
                <w:rPr>
                  <w:i/>
                  <w:iCs/>
                  <w:u w:val="single"/>
                </w:rPr>
                <w:t>/results</w:t>
              </w:r>
              <w:r w:rsidRPr="00D56796" w:rsidDel="00D40038">
                <w:rPr>
                  <w:i/>
                  <w:iCs/>
                  <w:u w:val="single"/>
                </w:rPr>
                <w:t xml:space="preserve"> </w:t>
              </w:r>
            </w:ins>
            <w:del w:id="675" w:author="Latvakoski Juhani" w:date="2024-09-17T14:58:00Z">
              <w:r w:rsidR="00D56796" w:rsidRPr="00D56796" w:rsidDel="00D40038">
                <w:rPr>
                  <w:i/>
                  <w:iCs/>
                  <w:u w:val="single"/>
                </w:rPr>
                <w:delText xml:space="preserve">Expected outputs </w:delText>
              </w:r>
            </w:del>
            <w:r w:rsidR="00D56796" w:rsidRPr="00D56796">
              <w:rPr>
                <w:i/>
                <w:iCs/>
                <w:u w:val="single"/>
              </w:rPr>
              <w:t xml:space="preserve">from </w:t>
            </w:r>
            <w:proofErr w:type="spellStart"/>
            <w:r w:rsidR="00C0645E">
              <w:rPr>
                <w:i/>
                <w:iCs/>
                <w:u w:val="single"/>
              </w:rPr>
              <w:t>multirouting</w:t>
            </w:r>
            <w:proofErr w:type="spellEnd"/>
            <w:r w:rsidR="00C0645E">
              <w:rPr>
                <w:i/>
                <w:iCs/>
                <w:u w:val="single"/>
              </w:rPr>
              <w:t xml:space="preserve"> secure awareness system</w:t>
            </w:r>
            <w:r w:rsidR="004006BF">
              <w:rPr>
                <w:i/>
                <w:iCs/>
                <w:u w:val="single"/>
              </w:rPr>
              <w:t xml:space="preserve"> for hunting and outdoors</w:t>
            </w:r>
            <w:r w:rsidR="00D56796" w:rsidRPr="00D56796">
              <w:rPr>
                <w:i/>
                <w:iCs/>
                <w:u w:val="single"/>
              </w:rPr>
              <w:t>:</w:t>
            </w:r>
          </w:p>
          <w:p w14:paraId="40B3A5C3" w14:textId="61CBF888" w:rsidR="00D56796" w:rsidRPr="00D56796" w:rsidRDefault="6E42091E" w:rsidP="00C81F2A">
            <w:pPr>
              <w:pStyle w:val="ITEABodyText"/>
              <w:numPr>
                <w:ilvl w:val="0"/>
                <w:numId w:val="35"/>
              </w:numPr>
              <w:jc w:val="both"/>
              <w:rPr>
                <w:i/>
                <w:iCs/>
                <w:u w:val="single"/>
              </w:rPr>
            </w:pPr>
            <w:r>
              <w:t>S</w:t>
            </w:r>
            <w:r w:rsidR="00EE36EC">
              <w:t xml:space="preserve">olution for connectivity and situational awareness </w:t>
            </w:r>
            <w:r w:rsidR="00063BDF">
              <w:t xml:space="preserve">which is applicable </w:t>
            </w:r>
            <w:r w:rsidR="00B0558A">
              <w:t xml:space="preserve">in area </w:t>
            </w:r>
            <w:r w:rsidR="00EE36EC">
              <w:t>where is bad mobile phone coverage or no coverage at all</w:t>
            </w:r>
            <w:r w:rsidR="019E8DF7">
              <w:t>.</w:t>
            </w:r>
          </w:p>
          <w:p w14:paraId="56F2E1C5" w14:textId="2B0F2495" w:rsidR="00D56796" w:rsidRPr="00D56796" w:rsidRDefault="019E8DF7" w:rsidP="00C81F2A">
            <w:pPr>
              <w:pStyle w:val="ITEABodyText"/>
              <w:numPr>
                <w:ilvl w:val="0"/>
                <w:numId w:val="35"/>
              </w:numPr>
              <w:jc w:val="both"/>
            </w:pPr>
            <w:r w:rsidRPr="5B4387E7">
              <w:t>Latency needs depend on use case</w:t>
            </w:r>
            <w:r w:rsidR="13C9ECDF" w:rsidRPr="5B4387E7">
              <w:t xml:space="preserve">. It is </w:t>
            </w:r>
            <w:r w:rsidR="4EBE7149" w:rsidRPr="5B4387E7">
              <w:t>le</w:t>
            </w:r>
            <w:r w:rsidR="13C9ECDF" w:rsidRPr="5B4387E7">
              <w:t>s</w:t>
            </w:r>
            <w:r w:rsidR="4EBE7149" w:rsidRPr="5B4387E7">
              <w:t>s than second</w:t>
            </w:r>
            <w:r w:rsidR="13C9ECDF" w:rsidRPr="5B4387E7">
              <w:t xml:space="preserve"> to hours or days, depending on the us</w:t>
            </w:r>
            <w:r w:rsidR="1345BABD" w:rsidRPr="5B4387E7">
              <w:t xml:space="preserve">age need </w:t>
            </w:r>
            <w:r w:rsidR="13C9ECDF" w:rsidRPr="5B4387E7">
              <w:t>ca</w:t>
            </w:r>
            <w:r w:rsidR="1AD3454E" w:rsidRPr="5B4387E7">
              <w:t>se.</w:t>
            </w:r>
            <w:r w:rsidR="40267B1C" w:rsidRPr="5B4387E7">
              <w:t xml:space="preserve"> </w:t>
            </w:r>
            <w:r w:rsidR="60E9D031" w:rsidRPr="5B4387E7">
              <w:t>Energy efficiency is required as a</w:t>
            </w:r>
            <w:r w:rsidR="40267B1C" w:rsidRPr="5B4387E7">
              <w:t>ll devices are battery powered.</w:t>
            </w:r>
          </w:p>
        </w:tc>
      </w:tr>
      <w:tr w:rsidR="004006BF" w14:paraId="19820209" w14:textId="77777777" w:rsidTr="76BD7CA2">
        <w:tc>
          <w:tcPr>
            <w:tcW w:w="9060" w:type="dxa"/>
          </w:tcPr>
          <w:p w14:paraId="6AB1DF48" w14:textId="392C93D2" w:rsidR="007532A9" w:rsidRDefault="00D40038" w:rsidP="00027958">
            <w:pPr>
              <w:pStyle w:val="ITEABodyText"/>
              <w:jc w:val="both"/>
              <w:rPr>
                <w:i/>
                <w:iCs/>
                <w:u w:val="single"/>
              </w:rPr>
            </w:pPr>
            <w:ins w:id="676" w:author="Latvakoski Juhani" w:date="2024-09-17T14:58:00Z">
              <w:r w:rsidRPr="1D951302">
                <w:rPr>
                  <w:i/>
                  <w:iCs/>
                  <w:u w:val="single"/>
                </w:rPr>
                <w:t xml:space="preserve">Expected </w:t>
              </w:r>
              <w:r>
                <w:rPr>
                  <w:i/>
                  <w:iCs/>
                  <w:u w:val="single"/>
                </w:rPr>
                <w:t xml:space="preserve">tangible </w:t>
              </w:r>
              <w:r w:rsidRPr="00D56796">
                <w:rPr>
                  <w:i/>
                  <w:iCs/>
                  <w:u w:val="single"/>
                </w:rPr>
                <w:t>outputs</w:t>
              </w:r>
              <w:r>
                <w:rPr>
                  <w:i/>
                  <w:iCs/>
                  <w:u w:val="single"/>
                </w:rPr>
                <w:t>/results</w:t>
              </w:r>
              <w:r w:rsidRPr="00D56796" w:rsidDel="00D40038">
                <w:rPr>
                  <w:i/>
                  <w:iCs/>
                  <w:u w:val="single"/>
                </w:rPr>
                <w:t xml:space="preserve"> </w:t>
              </w:r>
            </w:ins>
            <w:del w:id="677" w:author="Latvakoski Juhani" w:date="2024-09-17T14:58:00Z">
              <w:r w:rsidR="004006BF" w:rsidRPr="00D56796" w:rsidDel="00D40038">
                <w:rPr>
                  <w:i/>
                  <w:iCs/>
                  <w:u w:val="single"/>
                </w:rPr>
                <w:delText xml:space="preserve">Expected outputs </w:delText>
              </w:r>
            </w:del>
            <w:r w:rsidR="004006BF" w:rsidRPr="00D56796">
              <w:rPr>
                <w:i/>
                <w:iCs/>
                <w:u w:val="single"/>
              </w:rPr>
              <w:t xml:space="preserve">from </w:t>
            </w:r>
            <w:r w:rsidR="004006BF">
              <w:rPr>
                <w:i/>
                <w:iCs/>
                <w:u w:val="single"/>
              </w:rPr>
              <w:t>security and location awareness of persons</w:t>
            </w:r>
            <w:r w:rsidR="004006BF" w:rsidRPr="00D56796">
              <w:rPr>
                <w:i/>
                <w:iCs/>
                <w:u w:val="single"/>
              </w:rPr>
              <w:t>:</w:t>
            </w:r>
          </w:p>
          <w:p w14:paraId="5C7AC27B" w14:textId="5F795DF8" w:rsidR="00981CEC" w:rsidRPr="00981CEC" w:rsidRDefault="00981CEC" w:rsidP="00C81F2A">
            <w:pPr>
              <w:pStyle w:val="ITEABodyText"/>
              <w:numPr>
                <w:ilvl w:val="0"/>
                <w:numId w:val="35"/>
              </w:numPr>
              <w:jc w:val="both"/>
            </w:pPr>
            <w:r>
              <w:t xml:space="preserve">Low-latency, low-power cellular </w:t>
            </w:r>
            <w:r w:rsidR="002960B9">
              <w:t>internet</w:t>
            </w:r>
            <w:r>
              <w:t xml:space="preserve"> connectivity solution for wearable device</w:t>
            </w:r>
            <w:r w:rsidR="1BCD0402">
              <w:t>.</w:t>
            </w:r>
          </w:p>
          <w:p w14:paraId="483D3F63" w14:textId="5FE23B44" w:rsidR="004006BF" w:rsidRPr="00D56796" w:rsidRDefault="571FFC4E" w:rsidP="1C57D88F">
            <w:pPr>
              <w:pStyle w:val="ITEABodyText"/>
              <w:numPr>
                <w:ilvl w:val="0"/>
                <w:numId w:val="35"/>
              </w:numPr>
              <w:jc w:val="both"/>
              <w:rPr>
                <w:i/>
                <w:iCs/>
                <w:u w:val="single"/>
              </w:rPr>
            </w:pPr>
            <w:r>
              <w:t>S</w:t>
            </w:r>
            <w:r w:rsidR="00981CEC">
              <w:t>ituation awareness-controlled security &amp; privacy protocol</w:t>
            </w:r>
            <w:r w:rsidR="7D454A14">
              <w:t>.</w:t>
            </w:r>
          </w:p>
          <w:p w14:paraId="7BB9947A" w14:textId="17F1FCDF" w:rsidR="004006BF" w:rsidRPr="00D56796" w:rsidRDefault="697773DE" w:rsidP="1C57D88F">
            <w:pPr>
              <w:pStyle w:val="ITEABodyText"/>
              <w:numPr>
                <w:ilvl w:val="0"/>
                <w:numId w:val="35"/>
              </w:numPr>
              <w:jc w:val="both"/>
              <w:rPr>
                <w:i/>
                <w:iCs/>
                <w:u w:val="single"/>
              </w:rPr>
            </w:pPr>
            <w:r w:rsidRPr="76BD7CA2">
              <w:rPr>
                <w:i/>
                <w:iCs/>
                <w:u w:val="single"/>
              </w:rPr>
              <w:t>Increased situational awareness of a person’s digital footprint</w:t>
            </w:r>
          </w:p>
        </w:tc>
      </w:tr>
      <w:tr w:rsidR="004006BF" w14:paraId="3FD8E2F0" w14:textId="77777777" w:rsidTr="76BD7CA2">
        <w:tc>
          <w:tcPr>
            <w:tcW w:w="9060" w:type="dxa"/>
          </w:tcPr>
          <w:p w14:paraId="4FFA235A" w14:textId="3B566C97" w:rsidR="007532A9" w:rsidRDefault="00D40038" w:rsidP="00027958">
            <w:pPr>
              <w:pStyle w:val="ITEABodyText"/>
              <w:jc w:val="both"/>
              <w:rPr>
                <w:i/>
                <w:iCs/>
                <w:u w:val="single"/>
              </w:rPr>
            </w:pPr>
            <w:ins w:id="678" w:author="Latvakoski Juhani" w:date="2024-09-17T14:58:00Z">
              <w:r w:rsidRPr="1D951302">
                <w:rPr>
                  <w:i/>
                  <w:iCs/>
                  <w:u w:val="single"/>
                </w:rPr>
                <w:t xml:space="preserve">Expected </w:t>
              </w:r>
              <w:r>
                <w:rPr>
                  <w:i/>
                  <w:iCs/>
                  <w:u w:val="single"/>
                </w:rPr>
                <w:t xml:space="preserve">tangible </w:t>
              </w:r>
              <w:r w:rsidRPr="00D56796">
                <w:rPr>
                  <w:i/>
                  <w:iCs/>
                  <w:u w:val="single"/>
                </w:rPr>
                <w:t>outputs</w:t>
              </w:r>
              <w:r>
                <w:rPr>
                  <w:i/>
                  <w:iCs/>
                  <w:u w:val="single"/>
                </w:rPr>
                <w:t>/results</w:t>
              </w:r>
              <w:r w:rsidRPr="00D56796" w:rsidDel="00D40038">
                <w:rPr>
                  <w:i/>
                  <w:iCs/>
                  <w:u w:val="single"/>
                </w:rPr>
                <w:t xml:space="preserve"> </w:t>
              </w:r>
            </w:ins>
            <w:del w:id="679" w:author="Latvakoski Juhani" w:date="2024-09-17T14:58:00Z">
              <w:r w:rsidR="004006BF" w:rsidRPr="00D56796" w:rsidDel="00D40038">
                <w:rPr>
                  <w:i/>
                  <w:iCs/>
                  <w:u w:val="single"/>
                </w:rPr>
                <w:delText xml:space="preserve">Expected outputs </w:delText>
              </w:r>
            </w:del>
            <w:r w:rsidR="004006BF" w:rsidRPr="00D56796">
              <w:rPr>
                <w:i/>
                <w:iCs/>
                <w:u w:val="single"/>
              </w:rPr>
              <w:t xml:space="preserve">from </w:t>
            </w:r>
            <w:r w:rsidR="004006BF">
              <w:rPr>
                <w:i/>
                <w:iCs/>
                <w:u w:val="single"/>
              </w:rPr>
              <w:t>critical energy distribution</w:t>
            </w:r>
            <w:r w:rsidR="004006BF" w:rsidRPr="00D56796">
              <w:rPr>
                <w:i/>
                <w:iCs/>
                <w:u w:val="single"/>
              </w:rPr>
              <w:t>:</w:t>
            </w:r>
          </w:p>
          <w:p w14:paraId="62FB3D45" w14:textId="1DCE4956" w:rsidR="003A02EA" w:rsidRDefault="003A02EA" w:rsidP="00C81F2A">
            <w:pPr>
              <w:pStyle w:val="ITEABodyText"/>
              <w:numPr>
                <w:ilvl w:val="0"/>
                <w:numId w:val="35"/>
              </w:numPr>
              <w:rPr>
                <w:szCs w:val="20"/>
              </w:rPr>
            </w:pPr>
            <w:r>
              <w:t>Explainable AI (XAI) solution for situational awareness</w:t>
            </w:r>
            <w:r w:rsidR="4DA66C12">
              <w:t>.</w:t>
            </w:r>
          </w:p>
          <w:p w14:paraId="5B6A684A" w14:textId="029F516E" w:rsidR="003A02EA" w:rsidRDefault="003A02EA" w:rsidP="00C81F2A">
            <w:pPr>
              <w:pStyle w:val="ITEABodyText"/>
              <w:numPr>
                <w:ilvl w:val="0"/>
                <w:numId w:val="35"/>
              </w:numPr>
              <w:rPr>
                <w:szCs w:val="20"/>
              </w:rPr>
            </w:pPr>
            <w:r>
              <w:t xml:space="preserve">Activation </w:t>
            </w:r>
            <w:r w:rsidR="00755DC2">
              <w:t>solution</w:t>
            </w:r>
            <w:r>
              <w:t xml:space="preserve"> </w:t>
            </w:r>
            <w:r w:rsidR="004673A9">
              <w:t>for</w:t>
            </w:r>
            <w:r>
              <w:t xml:space="preserve"> Flexibility with XAI</w:t>
            </w:r>
            <w:r w:rsidR="4DA66C12">
              <w:t>.</w:t>
            </w:r>
          </w:p>
          <w:p w14:paraId="521D0F18" w14:textId="5A7E3845" w:rsidR="004006BF" w:rsidRPr="00D56796" w:rsidRDefault="1AFE1065" w:rsidP="00C81F2A">
            <w:pPr>
              <w:pStyle w:val="ITEABodyText"/>
              <w:numPr>
                <w:ilvl w:val="0"/>
                <w:numId w:val="35"/>
              </w:numPr>
              <w:jc w:val="both"/>
              <w:rPr>
                <w:i/>
                <w:iCs/>
                <w:u w:val="single"/>
              </w:rPr>
            </w:pPr>
            <w:r>
              <w:t>F</w:t>
            </w:r>
            <w:r w:rsidR="003A02EA">
              <w:t>ederated learning models for energy communities</w:t>
            </w:r>
            <w:r w:rsidR="527B55E8">
              <w:t>.</w:t>
            </w:r>
          </w:p>
        </w:tc>
      </w:tr>
      <w:tr w:rsidR="002A38F6" w14:paraId="668E9B78" w14:textId="77777777" w:rsidTr="76BD7CA2">
        <w:tc>
          <w:tcPr>
            <w:tcW w:w="9060" w:type="dxa"/>
          </w:tcPr>
          <w:p w14:paraId="1394E18E" w14:textId="5C0AE753" w:rsidR="007532A9" w:rsidRDefault="00D40038" w:rsidP="00027958">
            <w:pPr>
              <w:pStyle w:val="ITEABodyText"/>
              <w:jc w:val="both"/>
              <w:rPr>
                <w:i/>
                <w:iCs/>
                <w:u w:val="single"/>
              </w:rPr>
            </w:pPr>
            <w:ins w:id="680" w:author="Latvakoski Juhani" w:date="2024-09-17T14:58:00Z">
              <w:r w:rsidRPr="1D951302">
                <w:rPr>
                  <w:i/>
                  <w:iCs/>
                  <w:u w:val="single"/>
                </w:rPr>
                <w:t xml:space="preserve">Expected </w:t>
              </w:r>
              <w:r>
                <w:rPr>
                  <w:i/>
                  <w:iCs/>
                  <w:u w:val="single"/>
                </w:rPr>
                <w:t xml:space="preserve">tangible </w:t>
              </w:r>
              <w:r w:rsidRPr="00D56796">
                <w:rPr>
                  <w:i/>
                  <w:iCs/>
                  <w:u w:val="single"/>
                </w:rPr>
                <w:t>outputs</w:t>
              </w:r>
              <w:r>
                <w:rPr>
                  <w:i/>
                  <w:iCs/>
                  <w:u w:val="single"/>
                </w:rPr>
                <w:t>/results</w:t>
              </w:r>
              <w:r w:rsidRPr="00D56796" w:rsidDel="00D40038">
                <w:rPr>
                  <w:i/>
                  <w:iCs/>
                  <w:u w:val="single"/>
                </w:rPr>
                <w:t xml:space="preserve"> </w:t>
              </w:r>
            </w:ins>
            <w:del w:id="681" w:author="Latvakoski Juhani" w:date="2024-09-17T14:58:00Z">
              <w:r w:rsidR="002A38F6" w:rsidRPr="00D56796" w:rsidDel="00D40038">
                <w:rPr>
                  <w:i/>
                  <w:iCs/>
                  <w:u w:val="single"/>
                </w:rPr>
                <w:delText xml:space="preserve">Expected outputs </w:delText>
              </w:r>
            </w:del>
            <w:r w:rsidR="002A38F6" w:rsidRPr="00D56796">
              <w:rPr>
                <w:i/>
                <w:iCs/>
                <w:u w:val="single"/>
              </w:rPr>
              <w:t xml:space="preserve">from </w:t>
            </w:r>
            <w:r w:rsidR="002A38F6" w:rsidRPr="002A38F6">
              <w:rPr>
                <w:u w:val="single"/>
                <w:lang w:val="en-US"/>
              </w:rPr>
              <w:t xml:space="preserve">Secure, </w:t>
            </w:r>
            <w:r w:rsidR="00F65085" w:rsidRPr="002A38F6">
              <w:rPr>
                <w:u w:val="single"/>
                <w:lang w:val="en-US"/>
              </w:rPr>
              <w:t>trustworthy,</w:t>
            </w:r>
            <w:r w:rsidR="002A38F6" w:rsidRPr="002A38F6">
              <w:rPr>
                <w:u w:val="single"/>
                <w:lang w:val="en-US"/>
              </w:rPr>
              <w:t xml:space="preserve"> and reliable drone operation control system</w:t>
            </w:r>
            <w:r w:rsidR="002A38F6" w:rsidRPr="00D56796">
              <w:rPr>
                <w:i/>
                <w:iCs/>
                <w:u w:val="single"/>
              </w:rPr>
              <w:t>:</w:t>
            </w:r>
          </w:p>
          <w:p w14:paraId="6AD41DF8" w14:textId="2C6DD7CC" w:rsidR="002A38F6" w:rsidRPr="00601566" w:rsidRDefault="00C56E02" w:rsidP="00C81F2A">
            <w:pPr>
              <w:pStyle w:val="ITEABodyText"/>
              <w:numPr>
                <w:ilvl w:val="0"/>
                <w:numId w:val="37"/>
              </w:numPr>
            </w:pPr>
            <w:r>
              <w:t xml:space="preserve">A secure, trustworthy, </w:t>
            </w:r>
            <w:r w:rsidR="00F65085">
              <w:t>resilient,</w:t>
            </w:r>
            <w:r>
              <w:t xml:space="preserve"> and reliable operation control system for drone that </w:t>
            </w:r>
            <w:r w:rsidRPr="00601566">
              <w:rPr>
                <w:rFonts w:eastAsia="Calibri"/>
              </w:rPr>
              <w:t xml:space="preserve">keeps humans, </w:t>
            </w:r>
            <w:r w:rsidR="00F65085" w:rsidRPr="00601566">
              <w:rPr>
                <w:rFonts w:eastAsia="Calibri"/>
              </w:rPr>
              <w:t>infrastructure,</w:t>
            </w:r>
            <w:r w:rsidRPr="00601566">
              <w:rPr>
                <w:rFonts w:eastAsia="Calibri"/>
              </w:rPr>
              <w:t xml:space="preserve"> and the physical autonomous systems safe</w:t>
            </w:r>
            <w:r w:rsidR="03AC3B89" w:rsidRPr="43A69F44">
              <w:rPr>
                <w:rFonts w:eastAsia="Calibri"/>
              </w:rPr>
              <w:t>.</w:t>
            </w:r>
          </w:p>
        </w:tc>
      </w:tr>
      <w:tr w:rsidR="00D40038" w14:paraId="4AD6D346" w14:textId="77777777" w:rsidTr="76BD7CA2">
        <w:trPr>
          <w:ins w:id="682" w:author="Latvakoski Juhani" w:date="2024-09-17T14:58:00Z"/>
        </w:trPr>
        <w:tc>
          <w:tcPr>
            <w:tcW w:w="9060" w:type="dxa"/>
          </w:tcPr>
          <w:p w14:paraId="0198FCF5" w14:textId="34A49D55" w:rsidR="00D40038" w:rsidRPr="00D40038" w:rsidRDefault="00D40038" w:rsidP="00027958">
            <w:pPr>
              <w:pStyle w:val="ITEABodyText"/>
              <w:jc w:val="both"/>
              <w:rPr>
                <w:ins w:id="683" w:author="Latvakoski Juhani" w:date="2024-09-17T14:58:00Z"/>
                <w:i/>
                <w:iCs/>
                <w:u w:val="single"/>
              </w:rPr>
            </w:pPr>
            <w:ins w:id="684" w:author="Latvakoski Juhani" w:date="2024-09-17T14:58:00Z">
              <w:r w:rsidRPr="1D951302">
                <w:rPr>
                  <w:i/>
                  <w:iCs/>
                  <w:u w:val="single"/>
                </w:rPr>
                <w:t xml:space="preserve">Expected </w:t>
              </w:r>
              <w:r>
                <w:rPr>
                  <w:i/>
                  <w:iCs/>
                  <w:u w:val="single"/>
                </w:rPr>
                <w:t xml:space="preserve">tangible </w:t>
              </w:r>
              <w:r w:rsidRPr="00D56796">
                <w:rPr>
                  <w:i/>
                  <w:iCs/>
                  <w:u w:val="single"/>
                </w:rPr>
                <w:t>outputs</w:t>
              </w:r>
              <w:r>
                <w:rPr>
                  <w:i/>
                  <w:iCs/>
                  <w:u w:val="single"/>
                </w:rPr>
                <w:t xml:space="preserve">/results from </w:t>
              </w:r>
            </w:ins>
            <w:ins w:id="685" w:author="Latvakoski Juhani" w:date="2024-09-17T14:59:00Z">
              <w:r w:rsidRPr="00D40038">
                <w:rPr>
                  <w:szCs w:val="22"/>
                </w:rPr>
                <w:t xml:space="preserve">Management of cyber physical </w:t>
              </w:r>
              <w:proofErr w:type="gramStart"/>
              <w:r w:rsidRPr="00D40038">
                <w:rPr>
                  <w:szCs w:val="22"/>
                </w:rPr>
                <w:t>assets</w:t>
              </w:r>
            </w:ins>
            <w:proofErr w:type="gramEnd"/>
          </w:p>
          <w:p w14:paraId="49F32795" w14:textId="189AB7B0" w:rsidR="00D40038" w:rsidRPr="1D951302" w:rsidRDefault="3D4A2C18">
            <w:pPr>
              <w:pStyle w:val="ITEABodyText"/>
              <w:jc w:val="both"/>
              <w:rPr>
                <w:ins w:id="686" w:author="Karel Viaene" w:date="2024-09-24T18:32:00Z"/>
                <w:rFonts w:ascii="Calibri" w:eastAsia="Calibri" w:hAnsi="Calibri" w:cs="Calibri"/>
                <w:sz w:val="22"/>
                <w:szCs w:val="22"/>
                <w:lang w:val="en-US"/>
              </w:rPr>
            </w:pPr>
            <w:ins w:id="687" w:author="Karel Viaene" w:date="2024-09-24T18:32:00Z">
              <w:r w:rsidRPr="687CAA94">
                <w:rPr>
                  <w:rFonts w:ascii="Calibri" w:eastAsia="Calibri" w:hAnsi="Calibri" w:cs="Calibri"/>
                  <w:sz w:val="22"/>
                  <w:szCs w:val="22"/>
                  <w:lang w:val="en-US"/>
                </w:rPr>
                <w:t xml:space="preserve">a </w:t>
              </w:r>
              <w:proofErr w:type="gramStart"/>
              <w:r w:rsidRPr="687CAA94">
                <w:rPr>
                  <w:rFonts w:ascii="Calibri" w:eastAsia="Calibri" w:hAnsi="Calibri" w:cs="Calibri"/>
                  <w:sz w:val="22"/>
                  <w:szCs w:val="22"/>
                  <w:lang w:val="en-US"/>
                </w:rPr>
                <w:t>Proof of Concept</w:t>
              </w:r>
              <w:proofErr w:type="gramEnd"/>
              <w:r w:rsidRPr="687CAA94">
                <w:rPr>
                  <w:rFonts w:ascii="Calibri" w:eastAsia="Calibri" w:hAnsi="Calibri" w:cs="Calibri"/>
                  <w:sz w:val="22"/>
                  <w:szCs w:val="22"/>
                  <w:lang w:val="en-US"/>
                </w:rPr>
                <w:t xml:space="preserve"> demonstration should be realized (TRL4):</w:t>
              </w:r>
            </w:ins>
          </w:p>
          <w:p w14:paraId="12223E72" w14:textId="326DCDE7" w:rsidR="00D40038" w:rsidRPr="1D951302" w:rsidRDefault="3D4A2C18">
            <w:pPr>
              <w:pStyle w:val="ListParagraph"/>
              <w:numPr>
                <w:ilvl w:val="0"/>
                <w:numId w:val="27"/>
              </w:numPr>
              <w:spacing w:before="0" w:after="0"/>
              <w:jc w:val="both"/>
              <w:rPr>
                <w:ins w:id="688" w:author="Karel Viaene" w:date="2024-09-24T18:32:00Z"/>
                <w:rFonts w:ascii="Calibri" w:eastAsia="Calibri" w:hAnsi="Calibri" w:cs="Calibri"/>
                <w:sz w:val="22"/>
                <w:szCs w:val="22"/>
                <w:lang w:val="en-US"/>
              </w:rPr>
              <w:pPrChange w:id="689" w:author="Karel Viaene" w:date="2024-09-24T18:32:00Z">
                <w:pPr>
                  <w:pStyle w:val="ITEABodyText"/>
                </w:pPr>
              </w:pPrChange>
            </w:pPr>
            <w:ins w:id="690" w:author="Karel Viaene" w:date="2024-09-24T18:32:00Z">
              <w:r w:rsidRPr="687CAA94">
                <w:rPr>
                  <w:rFonts w:ascii="Calibri" w:eastAsia="Calibri" w:hAnsi="Calibri" w:cs="Calibri"/>
                  <w:color w:val="000000" w:themeColor="text1"/>
                  <w:sz w:val="22"/>
                  <w:szCs w:val="22"/>
                  <w:lang w:val="en-US"/>
                </w:rPr>
                <w:t xml:space="preserve">Update of the </w:t>
              </w:r>
            </w:ins>
            <w:ins w:id="691" w:author="Karel Viaene" w:date="2024-09-24T18:33:00Z">
              <w:r w:rsidRPr="687CAA94">
                <w:rPr>
                  <w:rFonts w:ascii="Calibri" w:eastAsia="Calibri" w:hAnsi="Calibri" w:cs="Calibri"/>
                  <w:color w:val="000000" w:themeColor="text1"/>
                  <w:sz w:val="22"/>
                  <w:szCs w:val="22"/>
                  <w:lang w:val="en-US"/>
                </w:rPr>
                <w:t xml:space="preserve">edge </w:t>
              </w:r>
              <w:proofErr w:type="spellStart"/>
              <w:r w:rsidRPr="687CAA94">
                <w:rPr>
                  <w:rFonts w:ascii="Calibri" w:eastAsia="Calibri" w:hAnsi="Calibri" w:cs="Calibri"/>
                  <w:color w:val="000000" w:themeColor="text1"/>
                  <w:sz w:val="22"/>
                  <w:szCs w:val="22"/>
                  <w:lang w:val="en-US"/>
                </w:rPr>
                <w:t>os</w:t>
              </w:r>
              <w:proofErr w:type="spellEnd"/>
              <w:r w:rsidRPr="687CAA94">
                <w:rPr>
                  <w:rFonts w:ascii="Calibri" w:eastAsia="Calibri" w:hAnsi="Calibri" w:cs="Calibri"/>
                  <w:color w:val="000000" w:themeColor="text1"/>
                  <w:sz w:val="22"/>
                  <w:szCs w:val="22"/>
                  <w:lang w:val="en-US"/>
                </w:rPr>
                <w:t xml:space="preserve"> and applications</w:t>
              </w:r>
            </w:ins>
            <w:ins w:id="692" w:author="Karel Viaene" w:date="2024-09-24T18:32:00Z">
              <w:r w:rsidRPr="687CAA94">
                <w:rPr>
                  <w:rFonts w:ascii="Calibri" w:eastAsia="Calibri" w:hAnsi="Calibri" w:cs="Calibri"/>
                  <w:color w:val="000000" w:themeColor="text1"/>
                  <w:sz w:val="22"/>
                  <w:szCs w:val="22"/>
                  <w:lang w:val="en-US"/>
                </w:rPr>
                <w:t xml:space="preserve"> and industrial device control software and parameters can be realized in a secured way. This means all measures are taken to ensure a safe state in which updates, validation and rollback is possible in case of detected problems. The validation of correct </w:t>
              </w:r>
              <w:proofErr w:type="spellStart"/>
              <w:r w:rsidRPr="687CAA94">
                <w:rPr>
                  <w:rFonts w:ascii="Calibri" w:eastAsia="Calibri" w:hAnsi="Calibri" w:cs="Calibri"/>
                  <w:color w:val="000000" w:themeColor="text1"/>
                  <w:sz w:val="22"/>
                  <w:szCs w:val="22"/>
                  <w:lang w:val="en-US"/>
                </w:rPr>
                <w:t>behaviour</w:t>
              </w:r>
              <w:proofErr w:type="spellEnd"/>
              <w:r w:rsidRPr="687CAA94">
                <w:rPr>
                  <w:rFonts w:ascii="Calibri" w:eastAsia="Calibri" w:hAnsi="Calibri" w:cs="Calibri"/>
                  <w:color w:val="000000" w:themeColor="text1"/>
                  <w:sz w:val="22"/>
                  <w:szCs w:val="22"/>
                  <w:lang w:val="en-US"/>
                </w:rPr>
                <w:t xml:space="preserve"> must be possible by comparing in real-time the physical </w:t>
              </w:r>
              <w:proofErr w:type="spellStart"/>
              <w:r w:rsidRPr="687CAA94">
                <w:rPr>
                  <w:rFonts w:ascii="Calibri" w:eastAsia="Calibri" w:hAnsi="Calibri" w:cs="Calibri"/>
                  <w:color w:val="000000" w:themeColor="text1"/>
                  <w:sz w:val="22"/>
                  <w:szCs w:val="22"/>
                  <w:lang w:val="en-US"/>
                </w:rPr>
                <w:t>behaviour</w:t>
              </w:r>
              <w:proofErr w:type="spellEnd"/>
              <w:r w:rsidRPr="687CAA94">
                <w:rPr>
                  <w:rFonts w:ascii="Calibri" w:eastAsia="Calibri" w:hAnsi="Calibri" w:cs="Calibri"/>
                  <w:color w:val="000000" w:themeColor="text1"/>
                  <w:sz w:val="22"/>
                  <w:szCs w:val="22"/>
                  <w:lang w:val="en-US"/>
                </w:rPr>
                <w:t xml:space="preserve"> to the simulated Digital Twin </w:t>
              </w:r>
              <w:proofErr w:type="spellStart"/>
              <w:r w:rsidRPr="687CAA94">
                <w:rPr>
                  <w:rFonts w:ascii="Calibri" w:eastAsia="Calibri" w:hAnsi="Calibri" w:cs="Calibri"/>
                  <w:color w:val="000000" w:themeColor="text1"/>
                  <w:sz w:val="22"/>
                  <w:szCs w:val="22"/>
                  <w:lang w:val="en-US"/>
                </w:rPr>
                <w:t>behaviour</w:t>
              </w:r>
              <w:proofErr w:type="spellEnd"/>
              <w:r w:rsidRPr="687CAA94">
                <w:rPr>
                  <w:rFonts w:ascii="Calibri" w:eastAsia="Calibri" w:hAnsi="Calibri" w:cs="Calibri"/>
                  <w:color w:val="000000" w:themeColor="text1"/>
                  <w:sz w:val="22"/>
                  <w:szCs w:val="22"/>
                  <w:lang w:val="en-US"/>
                </w:rPr>
                <w:t xml:space="preserve">, while ensuring no physical harm can be done by unexpected actions. The measurable indicator is the demonstration of such update scenarios in </w:t>
              </w:r>
              <w:proofErr w:type="spellStart"/>
              <w:r w:rsidRPr="687CAA94">
                <w:rPr>
                  <w:rFonts w:ascii="Calibri" w:eastAsia="Calibri" w:hAnsi="Calibri" w:cs="Calibri"/>
                  <w:color w:val="000000" w:themeColor="text1"/>
                  <w:sz w:val="22"/>
                  <w:szCs w:val="22"/>
                  <w:lang w:val="en-US"/>
                </w:rPr>
                <w:t>Vintecc</w:t>
              </w:r>
              <w:proofErr w:type="spellEnd"/>
              <w:r w:rsidRPr="687CAA94">
                <w:rPr>
                  <w:rFonts w:ascii="Calibri" w:eastAsia="Calibri" w:hAnsi="Calibri" w:cs="Calibri"/>
                  <w:color w:val="000000" w:themeColor="text1"/>
                  <w:sz w:val="22"/>
                  <w:szCs w:val="22"/>
                  <w:lang w:val="en-US"/>
                </w:rPr>
                <w:t xml:space="preserve"> lab environment open to the critical remarks and investigation by the consortium partners. </w:t>
              </w:r>
            </w:ins>
          </w:p>
          <w:p w14:paraId="50D75FC2" w14:textId="6132ED0C" w:rsidR="00D40038" w:rsidRPr="1D951302" w:rsidRDefault="3D4A2C18">
            <w:pPr>
              <w:pStyle w:val="ListParagraph"/>
              <w:numPr>
                <w:ilvl w:val="0"/>
                <w:numId w:val="27"/>
              </w:numPr>
              <w:spacing w:before="0" w:after="0"/>
              <w:jc w:val="both"/>
              <w:rPr>
                <w:ins w:id="693" w:author="Karel Viaene" w:date="2024-09-24T18:32:00Z"/>
                <w:rFonts w:ascii="Calibri" w:eastAsia="Calibri" w:hAnsi="Calibri" w:cs="Calibri"/>
                <w:sz w:val="22"/>
                <w:szCs w:val="22"/>
                <w:lang w:val="en"/>
              </w:rPr>
              <w:pPrChange w:id="694" w:author="Karel Viaene" w:date="2024-09-24T18:32:00Z">
                <w:pPr>
                  <w:pStyle w:val="ITEABodyText"/>
                  <w:ind w:left="0"/>
                </w:pPr>
              </w:pPrChange>
            </w:pPr>
            <w:ins w:id="695" w:author="Karel Viaene" w:date="2024-09-24T18:32:00Z">
              <w:r w:rsidRPr="687CAA94">
                <w:rPr>
                  <w:rFonts w:ascii="Calibri" w:eastAsia="Calibri" w:hAnsi="Calibri" w:cs="Calibri"/>
                  <w:color w:val="000000" w:themeColor="text1"/>
                  <w:sz w:val="22"/>
                  <w:szCs w:val="22"/>
                  <w:lang w:val="en"/>
                </w:rPr>
                <w:lastRenderedPageBreak/>
                <w:t xml:space="preserve">Total trusted access control is </w:t>
              </w:r>
              <w:r w:rsidRPr="687CAA94">
                <w:rPr>
                  <w:rFonts w:ascii="Calibri" w:eastAsia="Calibri" w:hAnsi="Calibri" w:cs="Calibri"/>
                  <w:color w:val="000000" w:themeColor="text1"/>
                  <w:sz w:val="22"/>
                  <w:szCs w:val="22"/>
                </w:rPr>
                <w:t>realised</w:t>
              </w:r>
              <w:r w:rsidRPr="687CAA94">
                <w:rPr>
                  <w:rFonts w:ascii="Calibri" w:eastAsia="Calibri" w:hAnsi="Calibri" w:cs="Calibri"/>
                  <w:color w:val="000000" w:themeColor="text1"/>
                  <w:sz w:val="22"/>
                  <w:szCs w:val="22"/>
                  <w:lang w:val="en"/>
                </w:rPr>
                <w:t xml:space="preserve"> on all levels (capture server, edge controller and industrial device) avoiding any unwanted intrusion. This will be verified by an expert subcontracting </w:t>
              </w:r>
              <w:proofErr w:type="spellStart"/>
              <w:r w:rsidRPr="687CAA94">
                <w:rPr>
                  <w:rFonts w:ascii="Calibri" w:eastAsia="Calibri" w:hAnsi="Calibri" w:cs="Calibri"/>
                  <w:color w:val="000000" w:themeColor="text1"/>
                  <w:sz w:val="22"/>
                  <w:szCs w:val="22"/>
                  <w:lang w:val="en"/>
                </w:rPr>
                <w:t>organisation</w:t>
              </w:r>
              <w:proofErr w:type="spellEnd"/>
              <w:r w:rsidRPr="687CAA94">
                <w:rPr>
                  <w:rFonts w:ascii="Calibri" w:eastAsia="Calibri" w:hAnsi="Calibri" w:cs="Calibri"/>
                  <w:color w:val="000000" w:themeColor="text1"/>
                  <w:sz w:val="22"/>
                  <w:szCs w:val="22"/>
                  <w:lang w:val="en"/>
                </w:rPr>
                <w:t xml:space="preserve"> using all her experience to try and access on each of the possible levels to take over control. This test should be 100% successful in terms of protection. </w:t>
              </w:r>
            </w:ins>
          </w:p>
          <w:p w14:paraId="6DE4F72B" w14:textId="4330BB8C" w:rsidR="00D40038" w:rsidRPr="1D951302" w:rsidRDefault="3D4A2C18">
            <w:pPr>
              <w:pStyle w:val="ListParagraph"/>
              <w:numPr>
                <w:ilvl w:val="0"/>
                <w:numId w:val="27"/>
              </w:numPr>
              <w:spacing w:before="0" w:after="0"/>
              <w:jc w:val="both"/>
              <w:rPr>
                <w:ins w:id="696" w:author="Karel Viaene" w:date="2024-09-24T18:32:00Z"/>
                <w:rFonts w:ascii="Calibri" w:eastAsia="Calibri" w:hAnsi="Calibri" w:cs="Calibri"/>
                <w:sz w:val="22"/>
                <w:szCs w:val="22"/>
                <w:lang w:val="en-US"/>
              </w:rPr>
              <w:pPrChange w:id="697" w:author="Karel Viaene" w:date="2024-09-24T18:32:00Z">
                <w:pPr>
                  <w:pStyle w:val="ITEABodyText"/>
                  <w:ind w:left="0"/>
                </w:pPr>
              </w:pPrChange>
            </w:pPr>
            <w:ins w:id="698" w:author="Karel Viaene" w:date="2024-09-24T18:32:00Z">
              <w:r w:rsidRPr="687CAA94">
                <w:rPr>
                  <w:rFonts w:ascii="Calibri" w:eastAsia="Calibri" w:hAnsi="Calibri" w:cs="Calibri"/>
                  <w:color w:val="000000" w:themeColor="text1"/>
                  <w:sz w:val="22"/>
                  <w:szCs w:val="22"/>
                  <w:lang w:val="en-US"/>
                </w:rPr>
                <w:t xml:space="preserve">Based on the results of this project </w:t>
              </w:r>
              <w:proofErr w:type="spellStart"/>
              <w:r w:rsidRPr="687CAA94">
                <w:rPr>
                  <w:rFonts w:ascii="Calibri" w:eastAsia="Calibri" w:hAnsi="Calibri" w:cs="Calibri"/>
                  <w:color w:val="000000" w:themeColor="text1"/>
                  <w:sz w:val="22"/>
                  <w:szCs w:val="22"/>
                  <w:lang w:val="en-US"/>
                </w:rPr>
                <w:t>Vintecc</w:t>
              </w:r>
              <w:proofErr w:type="spellEnd"/>
              <w:r w:rsidRPr="687CAA94">
                <w:rPr>
                  <w:rFonts w:ascii="Calibri" w:eastAsia="Calibri" w:hAnsi="Calibri" w:cs="Calibri"/>
                  <w:color w:val="000000" w:themeColor="text1"/>
                  <w:sz w:val="22"/>
                  <w:szCs w:val="22"/>
                  <w:lang w:val="en-US"/>
                </w:rPr>
                <w:t xml:space="preserve"> will define a strategy to continuously </w:t>
              </w:r>
              <w:proofErr w:type="spellStart"/>
              <w:r w:rsidRPr="687CAA94">
                <w:rPr>
                  <w:rFonts w:ascii="Calibri" w:eastAsia="Calibri" w:hAnsi="Calibri" w:cs="Calibri"/>
                  <w:color w:val="000000" w:themeColor="text1"/>
                  <w:sz w:val="22"/>
                  <w:szCs w:val="22"/>
                  <w:lang w:val="en-US"/>
                </w:rPr>
                <w:t>maximise</w:t>
              </w:r>
              <w:proofErr w:type="spellEnd"/>
              <w:r w:rsidRPr="687CAA94">
                <w:rPr>
                  <w:rFonts w:ascii="Calibri" w:eastAsia="Calibri" w:hAnsi="Calibri" w:cs="Calibri"/>
                  <w:color w:val="000000" w:themeColor="text1"/>
                  <w:sz w:val="22"/>
                  <w:szCs w:val="22"/>
                  <w:lang w:val="en-US"/>
                </w:rPr>
                <w:t xml:space="preserve"> its software protection against new cyber security dangers threats to be able to ensure its customers on building and maintaining safe and reliable solutions. </w:t>
              </w:r>
            </w:ins>
          </w:p>
          <w:p w14:paraId="5652613F" w14:textId="2C3FDA4F" w:rsidR="00D40038" w:rsidRPr="1D951302" w:rsidRDefault="3D4A2C18">
            <w:pPr>
              <w:pStyle w:val="ListParagraph"/>
              <w:numPr>
                <w:ilvl w:val="0"/>
                <w:numId w:val="27"/>
              </w:numPr>
              <w:spacing w:before="0" w:after="0"/>
              <w:jc w:val="both"/>
              <w:rPr>
                <w:ins w:id="699" w:author="Karel Viaene" w:date="2024-09-24T18:32:00Z"/>
                <w:rFonts w:ascii="Calibri" w:eastAsia="Calibri" w:hAnsi="Calibri" w:cs="Calibri"/>
                <w:sz w:val="22"/>
                <w:szCs w:val="22"/>
                <w:lang w:val="en-US"/>
              </w:rPr>
              <w:pPrChange w:id="700" w:author="Karel Viaene" w:date="2024-09-24T18:32:00Z">
                <w:pPr>
                  <w:pStyle w:val="ITEABodyText"/>
                  <w:ind w:left="0"/>
                </w:pPr>
              </w:pPrChange>
            </w:pPr>
            <w:proofErr w:type="spellStart"/>
            <w:ins w:id="701" w:author="Karel Viaene" w:date="2024-09-24T18:32:00Z">
              <w:r w:rsidRPr="687CAA94">
                <w:rPr>
                  <w:rFonts w:ascii="Calibri" w:eastAsia="Calibri" w:hAnsi="Calibri" w:cs="Calibri"/>
                  <w:color w:val="000000" w:themeColor="text1"/>
                  <w:sz w:val="22"/>
                  <w:szCs w:val="22"/>
                  <w:lang w:val="en-US"/>
                </w:rPr>
                <w:t>Vintecc</w:t>
              </w:r>
              <w:proofErr w:type="spellEnd"/>
              <w:r w:rsidRPr="687CAA94">
                <w:rPr>
                  <w:rFonts w:ascii="Calibri" w:eastAsia="Calibri" w:hAnsi="Calibri" w:cs="Calibri"/>
                  <w:color w:val="000000" w:themeColor="text1"/>
                  <w:sz w:val="22"/>
                  <w:szCs w:val="22"/>
                  <w:lang w:val="en-US"/>
                </w:rPr>
                <w:t xml:space="preserve"> will design and develop an architecture to embed these cyber security concepts as integrated part of its existing “capture” framework. This should allow for automated update testing as well as safe state pre-update and post-update actions.</w:t>
              </w:r>
            </w:ins>
          </w:p>
          <w:p w14:paraId="514478B0" w14:textId="280CC30D" w:rsidR="00D40038" w:rsidRPr="1D951302" w:rsidRDefault="00D40038">
            <w:pPr>
              <w:pStyle w:val="ITEABodyText"/>
              <w:ind w:left="777"/>
              <w:jc w:val="both"/>
              <w:rPr>
                <w:ins w:id="702" w:author="Latvakoski Juhani" w:date="2024-09-17T14:58:00Z"/>
                <w:i/>
                <w:iCs/>
                <w:u w:val="single"/>
              </w:rPr>
              <w:pPrChange w:id="703" w:author="Latvakoski Juhani" w:date="2024-09-25T09:55:00Z">
                <w:pPr>
                  <w:pStyle w:val="ITEABodyText"/>
                  <w:numPr>
                    <w:numId w:val="27"/>
                  </w:numPr>
                  <w:ind w:left="777" w:hanging="360"/>
                  <w:jc w:val="both"/>
                </w:pPr>
              </w:pPrChange>
            </w:pPr>
          </w:p>
        </w:tc>
      </w:tr>
      <w:tr w:rsidR="00265A55" w14:paraId="02D6F79D" w14:textId="77777777" w:rsidTr="76BD7CA2">
        <w:tc>
          <w:tcPr>
            <w:tcW w:w="9060" w:type="dxa"/>
            <w:shd w:val="clear" w:color="auto" w:fill="BAFFDB" w:themeFill="accent1" w:themeFillTint="33"/>
          </w:tcPr>
          <w:p w14:paraId="07D49EA6" w14:textId="4F3E9B2C" w:rsidR="00265A55" w:rsidRPr="002A38F6" w:rsidRDefault="00E631E5" w:rsidP="00E631E5">
            <w:pPr>
              <w:rPr>
                <w:rFonts w:asciiTheme="minorHAnsi" w:hAnsiTheme="minorHAnsi"/>
                <w:spacing w:val="0"/>
                <w:szCs w:val="22"/>
                <w:lang w:val="en-US" w:eastAsia="en-US"/>
              </w:rPr>
            </w:pPr>
            <w:r>
              <w:rPr>
                <w:i/>
                <w:iCs/>
                <w:u w:val="single"/>
                <w:lang w:val="en-US"/>
              </w:rPr>
              <w:lastRenderedPageBreak/>
              <w:t>Architecture level</w:t>
            </w:r>
            <w:del w:id="704" w:author="Latvakoski Juhani" w:date="2024-09-17T14:59:00Z">
              <w:r w:rsidDel="00D40038">
                <w:rPr>
                  <w:i/>
                  <w:iCs/>
                  <w:u w:val="single"/>
                  <w:lang w:val="en-US"/>
                </w:rPr>
                <w:delText xml:space="preserve">: </w:delText>
              </w:r>
              <w:r w:rsidDel="00D40038">
                <w:rPr>
                  <w:lang w:val="en-US"/>
                </w:rPr>
                <w:delText>To specify of the methodology and framework architecture for the Sa4CPS concept</w:delText>
              </w:r>
              <w:r w:rsidDel="00D40038">
                <w:rPr>
                  <w:lang w:val="en-US" w:eastAsia="es-ES"/>
                </w:rPr>
                <w:delText xml:space="preserve"> </w:delText>
              </w:r>
              <w:r w:rsidDel="00D40038">
                <w:rPr>
                  <w:lang w:val="en-US"/>
                </w:rPr>
                <w:delText>for enabling secure situational awareness for people, more or less autonomous devices and digital twins of companies</w:delText>
              </w:r>
              <w:r w:rsidDel="00D40038">
                <w:rPr>
                  <w:lang w:val="en-US" w:eastAsia="es-ES"/>
                </w:rPr>
                <w:delText>.</w:delText>
              </w:r>
              <w:r w:rsidDel="00D40038">
                <w:rPr>
                  <w:lang w:val="en-US"/>
                </w:rPr>
                <w:delText xml:space="preserve"> </w:delText>
              </w:r>
              <w:r w:rsidDel="00D40038">
                <w:delText>(</w:delText>
              </w:r>
            </w:del>
            <w:ins w:id="705" w:author="Latvakoski Juhani" w:date="2024-09-17T14:59:00Z">
              <w:r w:rsidR="00D40038">
                <w:rPr>
                  <w:i/>
                  <w:iCs/>
                  <w:u w:val="single"/>
                  <w:lang w:val="en-US"/>
                </w:rPr>
                <w:t xml:space="preserve"> (Ref. </w:t>
              </w:r>
            </w:ins>
            <w:r>
              <w:t>IBO.3).</w:t>
            </w:r>
          </w:p>
        </w:tc>
      </w:tr>
      <w:tr w:rsidR="00265A55" w14:paraId="0D455415" w14:textId="77777777" w:rsidTr="76BD7CA2">
        <w:tc>
          <w:tcPr>
            <w:tcW w:w="9060" w:type="dxa"/>
          </w:tcPr>
          <w:p w14:paraId="4A5A6819" w14:textId="5AD0F68C" w:rsidR="008917E6" w:rsidRDefault="00D40038" w:rsidP="39AB5600">
            <w:pPr>
              <w:pStyle w:val="ITEABodyText"/>
              <w:jc w:val="both"/>
            </w:pPr>
            <w:ins w:id="706" w:author="Latvakoski Juhani" w:date="2024-09-17T14:59:00Z">
              <w:r w:rsidRPr="1D951302">
                <w:rPr>
                  <w:i/>
                  <w:iCs/>
                  <w:u w:val="single"/>
                </w:rPr>
                <w:t xml:space="preserve">Expected </w:t>
              </w:r>
              <w:r>
                <w:rPr>
                  <w:i/>
                  <w:iCs/>
                  <w:u w:val="single"/>
                </w:rPr>
                <w:t xml:space="preserve">tangible </w:t>
              </w:r>
              <w:r w:rsidRPr="00D56796">
                <w:rPr>
                  <w:i/>
                  <w:iCs/>
                  <w:u w:val="single"/>
                </w:rPr>
                <w:t>outputs</w:t>
              </w:r>
              <w:r>
                <w:rPr>
                  <w:i/>
                  <w:iCs/>
                  <w:u w:val="single"/>
                </w:rPr>
                <w:t>/results</w:t>
              </w:r>
            </w:ins>
            <w:del w:id="707" w:author="Latvakoski Juhani" w:date="2024-09-17T14:59:00Z">
              <w:r w:rsidR="004006BF" w:rsidRPr="00D56796" w:rsidDel="00D40038">
                <w:rPr>
                  <w:i/>
                  <w:iCs/>
                  <w:u w:val="single"/>
                </w:rPr>
                <w:delText>Expected outputs</w:delText>
              </w:r>
            </w:del>
            <w:r w:rsidR="004006BF" w:rsidRPr="00D56796">
              <w:rPr>
                <w:i/>
                <w:iCs/>
                <w:u w:val="single"/>
              </w:rPr>
              <w:t xml:space="preserve">: </w:t>
            </w:r>
            <w:r w:rsidR="004006BF" w:rsidRPr="00D56796">
              <w:t xml:space="preserve"> </w:t>
            </w:r>
          </w:p>
          <w:p w14:paraId="39B8E891" w14:textId="6EC70A7F" w:rsidR="00101555" w:rsidRDefault="00E57307" w:rsidP="00C81F2A">
            <w:pPr>
              <w:pStyle w:val="ITEABodyText"/>
              <w:numPr>
                <w:ilvl w:val="0"/>
                <w:numId w:val="35"/>
              </w:numPr>
              <w:jc w:val="both"/>
              <w:rPr>
                <w:i/>
              </w:rPr>
            </w:pPr>
            <w:r w:rsidRPr="76BD7CA2">
              <w:rPr>
                <w:i/>
                <w:iCs/>
              </w:rPr>
              <w:t xml:space="preserve">Requirements </w:t>
            </w:r>
            <w:r w:rsidR="00101555" w:rsidRPr="76BD7CA2">
              <w:rPr>
                <w:i/>
                <w:iCs/>
              </w:rPr>
              <w:t>for the secure situational awareness (Sa4CPS) concept</w:t>
            </w:r>
            <w:r w:rsidR="008E3272" w:rsidRPr="76BD7CA2">
              <w:rPr>
                <w:i/>
                <w:iCs/>
              </w:rPr>
              <w:t xml:space="preserve"> </w:t>
            </w:r>
            <w:r w:rsidR="008E3272">
              <w:t xml:space="preserve">for enabling secure situational awareness for people, </w:t>
            </w:r>
            <w:r w:rsidR="00F65085">
              <w:t>autonomous</w:t>
            </w:r>
            <w:r w:rsidR="008E3272">
              <w:t xml:space="preserve"> </w:t>
            </w:r>
            <w:r w:rsidR="00F65085">
              <w:t>devices,</w:t>
            </w:r>
            <w:r w:rsidR="008E3272">
              <w:t xml:space="preserve"> and digital twins of companies</w:t>
            </w:r>
            <w:r w:rsidR="153DD05A" w:rsidRPr="76BD7CA2">
              <w:rPr>
                <w:i/>
                <w:iCs/>
              </w:rPr>
              <w:t>.</w:t>
            </w:r>
          </w:p>
          <w:p w14:paraId="4EBBB595" w14:textId="49347B05" w:rsidR="00265A55" w:rsidRPr="008917E6" w:rsidRDefault="0061539B" w:rsidP="00C81F2A">
            <w:pPr>
              <w:pStyle w:val="ITEABodyText"/>
              <w:numPr>
                <w:ilvl w:val="0"/>
                <w:numId w:val="35"/>
              </w:numPr>
              <w:jc w:val="both"/>
              <w:rPr>
                <w:i/>
              </w:rPr>
            </w:pPr>
            <w:r w:rsidRPr="76BD7CA2">
              <w:rPr>
                <w:i/>
                <w:iCs/>
              </w:rPr>
              <w:t>Spe</w:t>
            </w:r>
            <w:r w:rsidR="451286CD" w:rsidRPr="76BD7CA2">
              <w:rPr>
                <w:i/>
                <w:iCs/>
              </w:rPr>
              <w:t>c</w:t>
            </w:r>
            <w:r w:rsidRPr="76BD7CA2">
              <w:rPr>
                <w:i/>
                <w:iCs/>
              </w:rPr>
              <w:t xml:space="preserve">ification </w:t>
            </w:r>
            <w:r w:rsidR="00B763CF" w:rsidRPr="76BD7CA2">
              <w:rPr>
                <w:i/>
                <w:iCs/>
              </w:rPr>
              <w:t xml:space="preserve">of the </w:t>
            </w:r>
            <w:r w:rsidR="00446075" w:rsidRPr="76BD7CA2">
              <w:rPr>
                <w:i/>
                <w:iCs/>
              </w:rPr>
              <w:t xml:space="preserve">Sa4CPS concept </w:t>
            </w:r>
            <w:r w:rsidR="00DE2FEA" w:rsidRPr="76BD7CA2">
              <w:rPr>
                <w:i/>
                <w:iCs/>
              </w:rPr>
              <w:t xml:space="preserve">and </w:t>
            </w:r>
            <w:r w:rsidR="00E34DA9" w:rsidRPr="76BD7CA2">
              <w:rPr>
                <w:i/>
                <w:iCs/>
              </w:rPr>
              <w:t>methodology for applications</w:t>
            </w:r>
            <w:r w:rsidR="153DD05A" w:rsidRPr="76BD7CA2">
              <w:rPr>
                <w:i/>
                <w:iCs/>
              </w:rPr>
              <w:t>.</w:t>
            </w:r>
            <w:r w:rsidR="00347CEF" w:rsidRPr="76BD7CA2">
              <w:rPr>
                <w:i/>
                <w:iCs/>
              </w:rPr>
              <w:t xml:space="preserve"> </w:t>
            </w:r>
            <w:r w:rsidR="00347CEF">
              <w:t xml:space="preserve">The concept applies entity centric model with smart local and distributed situational awareness approach, and combines it to work with </w:t>
            </w:r>
            <w:r w:rsidR="00F65085">
              <w:t>Zero Trust</w:t>
            </w:r>
            <w:r w:rsidR="00347CEF">
              <w:t xml:space="preserve"> model with W3C verifiable credentials, self-sovereign identities (also called as decentralized identifiers) as the basis for the </w:t>
            </w:r>
            <w:proofErr w:type="gramStart"/>
            <w:r w:rsidR="00347CEF">
              <w:t>solution</w:t>
            </w:r>
            <w:proofErr w:type="gramEnd"/>
          </w:p>
          <w:p w14:paraId="0BE5E315" w14:textId="72E00FA7" w:rsidR="00D76FBE" w:rsidRPr="00D76FBE" w:rsidRDefault="00775ABB" w:rsidP="00C81F2A">
            <w:pPr>
              <w:pStyle w:val="ITEABodyText"/>
              <w:numPr>
                <w:ilvl w:val="0"/>
                <w:numId w:val="35"/>
              </w:numPr>
              <w:jc w:val="both"/>
              <w:rPr>
                <w:i/>
                <w:u w:val="single"/>
              </w:rPr>
            </w:pPr>
            <w:r w:rsidRPr="76BD7CA2">
              <w:rPr>
                <w:i/>
                <w:iCs/>
              </w:rPr>
              <w:t xml:space="preserve">Evaluation results </w:t>
            </w:r>
            <w:r w:rsidR="00463810" w:rsidRPr="76BD7CA2">
              <w:rPr>
                <w:i/>
                <w:iCs/>
              </w:rPr>
              <w:t xml:space="preserve">of the </w:t>
            </w:r>
            <w:r w:rsidR="009E4DA6" w:rsidRPr="76BD7CA2">
              <w:rPr>
                <w:lang w:val="en-US"/>
              </w:rPr>
              <w:t xml:space="preserve">secure situational awareness for people, </w:t>
            </w:r>
            <w:r w:rsidR="00F65085" w:rsidRPr="76BD7CA2">
              <w:rPr>
                <w:lang w:val="en-US"/>
              </w:rPr>
              <w:t>autonomous</w:t>
            </w:r>
            <w:r w:rsidR="009E4DA6" w:rsidRPr="76BD7CA2">
              <w:rPr>
                <w:lang w:val="en-US"/>
              </w:rPr>
              <w:t xml:space="preserve"> </w:t>
            </w:r>
            <w:r w:rsidR="00F65085" w:rsidRPr="76BD7CA2">
              <w:rPr>
                <w:lang w:val="en-US"/>
              </w:rPr>
              <w:t>devices,</w:t>
            </w:r>
            <w:r w:rsidR="009E4DA6" w:rsidRPr="76BD7CA2">
              <w:rPr>
                <w:lang w:val="en-US"/>
              </w:rPr>
              <w:t xml:space="preserve"> and digital twins of companies</w:t>
            </w:r>
            <w:r w:rsidR="00D76FBE" w:rsidRPr="76BD7CA2">
              <w:rPr>
                <w:lang w:val="en-US"/>
              </w:rPr>
              <w:t xml:space="preserve"> (UCs)</w:t>
            </w:r>
            <w:r w:rsidR="000228E3" w:rsidRPr="76BD7CA2">
              <w:rPr>
                <w:lang w:val="en-US"/>
              </w:rPr>
              <w:t xml:space="preserve"> with application of Sa4CPS concept</w:t>
            </w:r>
            <w:r w:rsidR="483BDEBE" w:rsidRPr="76BD7CA2">
              <w:rPr>
                <w:lang w:val="en-US"/>
              </w:rPr>
              <w:t>.</w:t>
            </w:r>
          </w:p>
        </w:tc>
      </w:tr>
      <w:tr w:rsidR="00265A55" w14:paraId="0D97FC98" w14:textId="77777777" w:rsidTr="76BD7CA2">
        <w:tc>
          <w:tcPr>
            <w:tcW w:w="9060" w:type="dxa"/>
            <w:shd w:val="clear" w:color="auto" w:fill="BAFFDB" w:themeFill="accent1" w:themeFillTint="33"/>
          </w:tcPr>
          <w:p w14:paraId="6A6DB3CF" w14:textId="0B3C13AE" w:rsidR="00265A55" w:rsidRPr="009260D6" w:rsidRDefault="00953D74" w:rsidP="00953D74">
            <w:pPr>
              <w:pStyle w:val="ITEABodyText"/>
              <w:rPr>
                <w:rFonts w:asciiTheme="minorHAnsi" w:hAnsiTheme="minorHAnsi"/>
                <w:i/>
                <w:iCs/>
                <w:spacing w:val="0"/>
                <w:szCs w:val="22"/>
                <w:highlight w:val="yellow"/>
                <w:u w:val="single"/>
                <w:lang w:val="en-US" w:eastAsia="en-US"/>
              </w:rPr>
            </w:pPr>
            <w:r>
              <w:rPr>
                <w:i/>
                <w:iCs/>
                <w:u w:val="single"/>
                <w:lang w:val="en-US"/>
              </w:rPr>
              <w:t>Technology level</w:t>
            </w:r>
            <w:del w:id="708" w:author="Latvakoski Juhani" w:date="2024-09-17T15:00:00Z">
              <w:r w:rsidDel="00D40038">
                <w:rPr>
                  <w:i/>
                  <w:iCs/>
                  <w:u w:val="single"/>
                  <w:lang w:val="en-US"/>
                </w:rPr>
                <w:delText xml:space="preserve">: </w:delText>
              </w:r>
              <w:r w:rsidDel="00D40038">
                <w:rPr>
                  <w:lang w:val="en-US"/>
                </w:rPr>
                <w:delText>To R&amp;D&amp;I of the methods, means and technological solutions for enabling realization of the targeted Sa4CPS concept</w:delText>
              </w:r>
              <w:r w:rsidDel="00D40038">
                <w:rPr>
                  <w:lang w:val="en-US" w:eastAsia="es-ES"/>
                </w:rPr>
                <w:delText xml:space="preserve"> </w:delText>
              </w:r>
              <w:r w:rsidDel="00D40038">
                <w:rPr>
                  <w:lang w:val="en-US"/>
                </w:rPr>
                <w:delText xml:space="preserve">in the form of evaluated technical enablers related to situational </w:delText>
              </w:r>
              <w:r w:rsidR="00F65085" w:rsidDel="00D40038">
                <w:rPr>
                  <w:lang w:val="en-US"/>
                </w:rPr>
                <w:delText>awareness,</w:delText>
              </w:r>
              <w:r w:rsidDel="00D40038">
                <w:rPr>
                  <w:lang w:val="en-US"/>
                </w:rPr>
                <w:delText xml:space="preserve"> </w:delText>
              </w:r>
              <w:r w:rsidR="009260D6" w:rsidDel="00D40038">
                <w:rPr>
                  <w:lang w:val="en-US"/>
                </w:rPr>
                <w:delText xml:space="preserve">digital trust </w:delText>
              </w:r>
              <w:r w:rsidDel="00D40038">
                <w:rPr>
                  <w:lang w:val="en-US"/>
                </w:rPr>
                <w:delText>and tools for resilience.</w:delText>
              </w:r>
            </w:del>
            <w:r>
              <w:rPr>
                <w:lang w:val="en-US"/>
              </w:rPr>
              <w:t xml:space="preserve"> </w:t>
            </w:r>
            <w:r>
              <w:t>(</w:t>
            </w:r>
            <w:ins w:id="709" w:author="Latvakoski Juhani" w:date="2024-09-17T15:00:00Z">
              <w:r w:rsidR="00110ECB">
                <w:t xml:space="preserve">Ref. </w:t>
              </w:r>
            </w:ins>
            <w:r>
              <w:t>IBO.4).</w:t>
            </w:r>
            <w:r>
              <w:rPr>
                <w:i/>
                <w:iCs/>
                <w:u w:val="single"/>
              </w:rPr>
              <w:t xml:space="preserve"> </w:t>
            </w:r>
          </w:p>
        </w:tc>
      </w:tr>
      <w:tr w:rsidR="00265A55" w14:paraId="232E0DD1" w14:textId="77777777" w:rsidTr="76BD7CA2">
        <w:tc>
          <w:tcPr>
            <w:tcW w:w="9060" w:type="dxa"/>
          </w:tcPr>
          <w:p w14:paraId="498000B6" w14:textId="76E4015F" w:rsidR="00265A55" w:rsidRDefault="00F5520C" w:rsidP="00027958">
            <w:pPr>
              <w:pStyle w:val="ITEABodyText"/>
              <w:jc w:val="both"/>
              <w:rPr>
                <w:i/>
                <w:iCs/>
                <w:u w:val="single"/>
              </w:rPr>
            </w:pPr>
            <w:r w:rsidRPr="00045CF2">
              <w:rPr>
                <w:i/>
                <w:iCs/>
                <w:u w:val="single"/>
              </w:rPr>
              <w:t>Expected outputs</w:t>
            </w:r>
            <w:r w:rsidR="00EF6452">
              <w:rPr>
                <w:i/>
                <w:iCs/>
                <w:u w:val="single"/>
              </w:rPr>
              <w:t>:</w:t>
            </w:r>
          </w:p>
          <w:p w14:paraId="7C5378FD" w14:textId="10166E6B" w:rsidR="008E5E88" w:rsidRPr="0086689E" w:rsidRDefault="008E5E88" w:rsidP="00C81F2A">
            <w:pPr>
              <w:pStyle w:val="ITEABodyText"/>
              <w:numPr>
                <w:ilvl w:val="0"/>
                <w:numId w:val="27"/>
              </w:numPr>
              <w:jc w:val="both"/>
            </w:pPr>
            <w:r>
              <w:t xml:space="preserve">Technical </w:t>
            </w:r>
            <w:r w:rsidR="00C91929">
              <w:t>means</w:t>
            </w:r>
            <w:r>
              <w:t xml:space="preserve"> </w:t>
            </w:r>
            <w:r w:rsidR="00C91929">
              <w:t xml:space="preserve">and tools </w:t>
            </w:r>
            <w:r>
              <w:t>for</w:t>
            </w:r>
            <w:r w:rsidR="00C91929">
              <w:t xml:space="preserve"> </w:t>
            </w:r>
            <w:r w:rsidR="00C91929" w:rsidRPr="0086689E">
              <w:rPr>
                <w:lang w:eastAsia="en-US"/>
              </w:rPr>
              <w:t>perception, comprehension, projection, decision, control, actuation, digital trust, security</w:t>
            </w:r>
            <w:r w:rsidR="00114C00" w:rsidRPr="0086689E">
              <w:rPr>
                <w:lang w:eastAsia="en-US"/>
              </w:rPr>
              <w:t xml:space="preserve">, </w:t>
            </w:r>
            <w:r w:rsidR="00C91929" w:rsidRPr="0086689E">
              <w:rPr>
                <w:lang w:eastAsia="en-US"/>
              </w:rPr>
              <w:t>privacy</w:t>
            </w:r>
          </w:p>
          <w:p w14:paraId="1AC21861" w14:textId="5FA190C4" w:rsidR="00265A55" w:rsidRPr="00910009" w:rsidRDefault="00E21739" w:rsidP="00910009">
            <w:pPr>
              <w:pStyle w:val="ITEABodyText"/>
              <w:numPr>
                <w:ilvl w:val="0"/>
                <w:numId w:val="27"/>
              </w:numPr>
              <w:jc w:val="both"/>
            </w:pPr>
            <w:r>
              <w:t xml:space="preserve">Specific solutions </w:t>
            </w:r>
            <w:r w:rsidR="00127ACC">
              <w:t xml:space="preserve">for e.g. </w:t>
            </w:r>
            <w:r w:rsidR="000C2484">
              <w:t xml:space="preserve">physical environment sensing, </w:t>
            </w:r>
            <w:r w:rsidR="00546694">
              <w:t xml:space="preserve">interaction based sensing of information context, information and sensor fusion, tools (including AI) for comprehension, </w:t>
            </w:r>
            <w:r w:rsidR="009479C0" w:rsidRPr="00C91929">
              <w:t>situation modelling &amp; data sets AI,</w:t>
            </w:r>
            <w:r w:rsidR="00910009">
              <w:t xml:space="preserve"> </w:t>
            </w:r>
            <w:r w:rsidR="00910009" w:rsidRPr="00C91929">
              <w:t>distributed AI/explainable AI</w:t>
            </w:r>
            <w:r w:rsidR="00910009">
              <w:t>,</w:t>
            </w:r>
            <w:r w:rsidR="009479C0" w:rsidRPr="00C91929">
              <w:t xml:space="preserve"> </w:t>
            </w:r>
            <w:r w:rsidR="001C44D3">
              <w:t>digital twins and dashboards, positioning and tracking of objects, autonomous operations,</w:t>
            </w:r>
            <w:r w:rsidR="00910009">
              <w:t xml:space="preserve"> </w:t>
            </w:r>
            <w:r w:rsidR="00910009" w:rsidRPr="00C91929">
              <w:t xml:space="preserve">energy efficiency, </w:t>
            </w:r>
            <w:r w:rsidR="001C44D3">
              <w:t xml:space="preserve"> detection and response,</w:t>
            </w:r>
            <w:r w:rsidR="009479C0">
              <w:t xml:space="preserve"> </w:t>
            </w:r>
            <w:r w:rsidR="009479C0" w:rsidRPr="00C91929">
              <w:t>alerting,</w:t>
            </w:r>
            <w:r w:rsidR="001C44D3">
              <w:t xml:space="preserve"> </w:t>
            </w:r>
            <w:r w:rsidR="00BC5EEE">
              <w:t>real-time 3D maps &amp; tools, identification, verification, access control, secure information spaces</w:t>
            </w:r>
            <w:r w:rsidR="00DD4528">
              <w:t>, information sharing</w:t>
            </w:r>
            <w:r w:rsidR="00BC5EEE">
              <w:t xml:space="preserve"> and routing, </w:t>
            </w:r>
            <w:r w:rsidR="008F39F6">
              <w:t xml:space="preserve">zero trust services and </w:t>
            </w:r>
            <w:r w:rsidR="0033422D">
              <w:t xml:space="preserve">DLT </w:t>
            </w:r>
            <w:r w:rsidR="008F39F6">
              <w:t>infrastructures,</w:t>
            </w:r>
            <w:r w:rsidR="00912418">
              <w:t xml:space="preserve"> </w:t>
            </w:r>
            <w:r w:rsidR="00912418" w:rsidRPr="00C91929">
              <w:t>governance, digital contracts, wallets</w:t>
            </w:r>
            <w:r w:rsidR="00912418">
              <w:t>,</w:t>
            </w:r>
            <w:r w:rsidR="008F39F6">
              <w:t xml:space="preserve"> </w:t>
            </w:r>
            <w:r w:rsidR="00910009" w:rsidRPr="00C91929">
              <w:t xml:space="preserve">adaptive and context sensitive security with trust zones, </w:t>
            </w:r>
            <w:r w:rsidR="008F39F6">
              <w:t>sensing of security situation</w:t>
            </w:r>
            <w:r w:rsidR="00FF27B5">
              <w:t xml:space="preserve">, </w:t>
            </w:r>
            <w:r w:rsidR="00F36259">
              <w:t>cyber</w:t>
            </w:r>
            <w:r w:rsidR="00DD4528">
              <w:t xml:space="preserve"> security</w:t>
            </w:r>
            <w:r w:rsidR="00FF27B5">
              <w:t xml:space="preserve"> and safety</w:t>
            </w:r>
            <w:r w:rsidR="008F39F6">
              <w:t xml:space="preserve">, </w:t>
            </w:r>
            <w:r w:rsidR="00D73CC0">
              <w:t xml:space="preserve">secure remote </w:t>
            </w:r>
            <w:r w:rsidR="008F39F6">
              <w:t xml:space="preserve">monitoring and traceability, </w:t>
            </w:r>
            <w:r w:rsidR="00DD4528" w:rsidRPr="00C91929">
              <w:t>risk awareness,</w:t>
            </w:r>
            <w:r w:rsidR="00DD4528">
              <w:t xml:space="preserve"> </w:t>
            </w:r>
            <w:r w:rsidR="00910009">
              <w:t xml:space="preserve">and </w:t>
            </w:r>
            <w:r w:rsidR="001719EE" w:rsidRPr="00C91929">
              <w:t>resilience</w:t>
            </w:r>
          </w:p>
        </w:tc>
      </w:tr>
    </w:tbl>
    <w:p w14:paraId="4F3D02A8" w14:textId="77777777" w:rsidR="00265A55" w:rsidRDefault="00265A55" w:rsidP="00265A55">
      <w:pPr>
        <w:pStyle w:val="BodyText"/>
        <w:rPr>
          <w:lang w:eastAsia="en-US"/>
        </w:rPr>
      </w:pPr>
    </w:p>
    <w:p w14:paraId="3463581E" w14:textId="77777777" w:rsidR="00265A55" w:rsidRDefault="00265A55" w:rsidP="0090646E">
      <w:pPr>
        <w:pStyle w:val="BodyText"/>
        <w:rPr>
          <w:lang w:eastAsia="en-US"/>
        </w:rPr>
      </w:pPr>
    </w:p>
    <w:p w14:paraId="11E3ADB2" w14:textId="77777777" w:rsidR="009F29BD" w:rsidRPr="009A49D9" w:rsidRDefault="009F29BD" w:rsidP="0090646E">
      <w:pPr>
        <w:pStyle w:val="BodyText"/>
        <w:rPr>
          <w:lang w:eastAsia="en-US"/>
        </w:rPr>
      </w:pPr>
    </w:p>
    <w:p w14:paraId="6CA2DF97" w14:textId="1C980BF8" w:rsidR="00184B2C" w:rsidRPr="009A49D9" w:rsidRDefault="00184B2C" w:rsidP="00C81F2A">
      <w:pPr>
        <w:pStyle w:val="Heading4withnumbering"/>
        <w:rPr>
          <w:lang w:eastAsia="en-US"/>
        </w:rPr>
      </w:pPr>
      <w:bookmarkStart w:id="710" w:name="_Toc122018246"/>
      <w:r w:rsidRPr="009A49D9">
        <w:rPr>
          <w:lang w:eastAsia="en-US"/>
        </w:rPr>
        <w:t>Quantified objectives and quantification criteria</w:t>
      </w:r>
      <w:bookmarkEnd w:id="710"/>
    </w:p>
    <w:p w14:paraId="22355220" w14:textId="77777777" w:rsidR="0088096D" w:rsidRDefault="0088096D" w:rsidP="0088096D">
      <w:pPr>
        <w:rPr>
          <w:ins w:id="711" w:author="Latvakoski Juhani" w:date="2024-09-11T13:32:00Z"/>
          <w:lang w:val="en-US"/>
        </w:rPr>
      </w:pPr>
    </w:p>
    <w:p w14:paraId="73B28131" w14:textId="2BD2A427" w:rsidR="00054264" w:rsidRPr="0088096D" w:rsidDel="0019296A" w:rsidRDefault="00054264" w:rsidP="0088096D">
      <w:pPr>
        <w:rPr>
          <w:del w:id="712" w:author="Latvakoski Juhani" w:date="2024-09-27T12:30:00Z"/>
          <w:lang w:val="en-US"/>
        </w:rPr>
      </w:pPr>
    </w:p>
    <w:p w14:paraId="30377C8A" w14:textId="048F7C93" w:rsidR="00425E5A" w:rsidRPr="00D554CF" w:rsidRDefault="00FC3173" w:rsidP="00D554CF">
      <w:pPr>
        <w:pStyle w:val="Caption"/>
        <w:jc w:val="center"/>
        <w:rPr>
          <w:color w:val="000000" w:themeColor="text1"/>
          <w:lang w:eastAsia="en-US"/>
        </w:rPr>
      </w:pPr>
      <w:r w:rsidRPr="00D554CF">
        <w:rPr>
          <w:color w:val="000000" w:themeColor="text1"/>
        </w:rPr>
        <w:t xml:space="preserve">Table </w:t>
      </w:r>
      <w:r w:rsidRPr="00D554CF">
        <w:rPr>
          <w:color w:val="000000" w:themeColor="text1"/>
        </w:rPr>
        <w:fldChar w:fldCharType="begin"/>
      </w:r>
      <w:r w:rsidRPr="00D554CF">
        <w:rPr>
          <w:color w:val="000000" w:themeColor="text1"/>
        </w:rPr>
        <w:instrText xml:space="preserve"> SEQ Table \* ARABIC </w:instrText>
      </w:r>
      <w:r w:rsidRPr="00D554CF">
        <w:rPr>
          <w:color w:val="000000" w:themeColor="text1"/>
        </w:rPr>
        <w:fldChar w:fldCharType="separate"/>
      </w:r>
      <w:r w:rsidR="009625EB">
        <w:rPr>
          <w:noProof/>
          <w:color w:val="000000" w:themeColor="text1"/>
        </w:rPr>
        <w:t>7</w:t>
      </w:r>
      <w:r w:rsidRPr="00D554CF">
        <w:rPr>
          <w:color w:val="000000" w:themeColor="text1"/>
        </w:rPr>
        <w:fldChar w:fldCharType="end"/>
      </w:r>
      <w:r w:rsidRPr="00D554CF">
        <w:rPr>
          <w:color w:val="000000" w:themeColor="text1"/>
        </w:rPr>
        <w:t xml:space="preserve">. The </w:t>
      </w:r>
      <w:r w:rsidR="00D554CF" w:rsidRPr="00D554CF">
        <w:rPr>
          <w:color w:val="000000" w:themeColor="text1"/>
        </w:rPr>
        <w:t xml:space="preserve">key performance indicators for </w:t>
      </w:r>
      <w:r w:rsidR="005E391B">
        <w:rPr>
          <w:color w:val="000000" w:themeColor="text1"/>
        </w:rPr>
        <w:t>progress on market access</w:t>
      </w:r>
      <w:r w:rsidR="00D72191">
        <w:rPr>
          <w:color w:val="000000" w:themeColor="text1"/>
        </w:rPr>
        <w:t xml:space="preserve"> in ecosystem level</w:t>
      </w:r>
      <w:r w:rsidR="00D554CF" w:rsidRPr="00D554CF">
        <w:rPr>
          <w:color w:val="000000" w:themeColor="text1"/>
        </w:rPr>
        <w:t>.</w:t>
      </w:r>
    </w:p>
    <w:tbl>
      <w:tblPr>
        <w:tblStyle w:val="MediumShading1-Accent2"/>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9296"/>
      </w:tblGrid>
      <w:tr w:rsidR="00225CE5" w14:paraId="7188CBFE" w14:textId="77777777" w:rsidTr="134600B9">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BAFFDB" w:themeFill="accent1" w:themeFillTint="33"/>
          </w:tcPr>
          <w:p w14:paraId="3ED7A2AE" w14:textId="2300ED07" w:rsidR="00225CE5" w:rsidRPr="00BE17DF" w:rsidRDefault="00BE17DF" w:rsidP="00BE17DF">
            <w:pPr>
              <w:rPr>
                <w:rFonts w:asciiTheme="minorHAnsi" w:hAnsiTheme="minorHAnsi"/>
                <w:spacing w:val="0"/>
                <w:szCs w:val="22"/>
                <w:lang w:val="en-US" w:eastAsia="en-US"/>
              </w:rPr>
            </w:pPr>
            <w:r>
              <w:rPr>
                <w:i/>
                <w:iCs/>
                <w:u w:val="single"/>
                <w:lang w:val="en-US"/>
              </w:rPr>
              <w:t xml:space="preserve">Society and ecosystem </w:t>
            </w:r>
            <w:proofErr w:type="gramStart"/>
            <w:r>
              <w:rPr>
                <w:i/>
                <w:iCs/>
                <w:u w:val="single"/>
                <w:lang w:val="en-US"/>
              </w:rPr>
              <w:t>level</w:t>
            </w:r>
            <w:r w:rsidR="00A72DBD">
              <w:rPr>
                <w:i/>
                <w:iCs/>
                <w:u w:val="single"/>
                <w:lang w:val="en-US"/>
              </w:rPr>
              <w:t xml:space="preserve"> </w:t>
            </w:r>
            <w:r>
              <w:rPr>
                <w:lang w:val="en-US"/>
              </w:rPr>
              <w:t xml:space="preserve"> (</w:t>
            </w:r>
            <w:proofErr w:type="gramEnd"/>
            <w:r>
              <w:rPr>
                <w:lang w:val="en-US"/>
              </w:rPr>
              <w:t>IBO.1)</w:t>
            </w:r>
          </w:p>
        </w:tc>
      </w:tr>
      <w:tr w:rsidR="00225CE5" w14:paraId="0ABB2171" w14:textId="77777777" w:rsidTr="134600B9">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2707BBDE" w14:textId="012BF817" w:rsidR="00225CE5" w:rsidRPr="007A4FCE" w:rsidRDefault="007222CC" w:rsidP="00027958">
            <w:pPr>
              <w:pStyle w:val="ITEABodyText"/>
              <w:jc w:val="both"/>
              <w:rPr>
                <w:b/>
                <w:bCs/>
                <w:u w:val="single"/>
              </w:rPr>
            </w:pPr>
            <w:r>
              <w:rPr>
                <w:b/>
                <w:bCs/>
                <w:iCs/>
                <w:u w:val="single"/>
              </w:rPr>
              <w:t>V</w:t>
            </w:r>
            <w:r w:rsidR="00880C4C">
              <w:rPr>
                <w:b/>
                <w:bCs/>
                <w:iCs/>
                <w:u w:val="single"/>
              </w:rPr>
              <w:t>isibility</w:t>
            </w:r>
            <w:r w:rsidR="007A4FCE" w:rsidRPr="007A4FCE">
              <w:rPr>
                <w:b/>
                <w:bCs/>
                <w:iCs/>
                <w:u w:val="single"/>
              </w:rPr>
              <w:t xml:space="preserve"> </w:t>
            </w:r>
            <w:r w:rsidR="00FD7D57">
              <w:rPr>
                <w:b/>
                <w:bCs/>
                <w:iCs/>
                <w:u w:val="single"/>
              </w:rPr>
              <w:t>in markets</w:t>
            </w:r>
            <w:r w:rsidR="007A4FCE" w:rsidRPr="007A4FCE">
              <w:rPr>
                <w:b/>
                <w:bCs/>
                <w:iCs/>
                <w:u w:val="single"/>
              </w:rPr>
              <w:t xml:space="preserve"> KPI</w:t>
            </w:r>
            <w:r w:rsidR="00AE52D3">
              <w:rPr>
                <w:b/>
                <w:bCs/>
                <w:iCs/>
                <w:u w:val="single"/>
              </w:rPr>
              <w:t xml:space="preserve"> </w:t>
            </w:r>
          </w:p>
          <w:p w14:paraId="6D96B483" w14:textId="1CF48053" w:rsidR="009779EB" w:rsidRDefault="00D43F5E" w:rsidP="009779EB">
            <w:pPr>
              <w:spacing w:line="257" w:lineRule="auto"/>
              <w:rPr>
                <w:b/>
              </w:rPr>
            </w:pPr>
            <w:r>
              <w:rPr>
                <w:b/>
              </w:rPr>
              <w:t xml:space="preserve">KPI elements description with </w:t>
            </w:r>
            <w:r w:rsidR="009779EB">
              <w:rPr>
                <w:b/>
              </w:rPr>
              <w:t xml:space="preserve">Initial and target values: </w:t>
            </w:r>
          </w:p>
          <w:p w14:paraId="4997EFD7" w14:textId="3068EBB0" w:rsidR="009779EB" w:rsidRPr="009F4FA9" w:rsidRDefault="009779EB" w:rsidP="00C81F2A">
            <w:pPr>
              <w:pStyle w:val="ListParagraph"/>
              <w:numPr>
                <w:ilvl w:val="0"/>
                <w:numId w:val="27"/>
              </w:numPr>
              <w:spacing w:before="60" w:after="0" w:line="257" w:lineRule="auto"/>
              <w:rPr>
                <w:rFonts w:ascii="Calibri" w:eastAsia="Calibri" w:hAnsi="Calibri" w:cs="Calibri"/>
                <w:sz w:val="22"/>
                <w:szCs w:val="22"/>
                <w:lang w:val="en-US"/>
              </w:rPr>
            </w:pPr>
            <w:r w:rsidRPr="009F4FA9">
              <w:t xml:space="preserve">a) </w:t>
            </w:r>
            <w:r w:rsidR="009F4FA9" w:rsidRPr="009F4FA9">
              <w:t xml:space="preserve">Number of realized presentations, </w:t>
            </w:r>
            <w:proofErr w:type="gramStart"/>
            <w:r w:rsidR="009F4FA9" w:rsidRPr="009F4FA9">
              <w:t>videos</w:t>
            </w:r>
            <w:proofErr w:type="gramEnd"/>
            <w:r w:rsidR="009F4FA9" w:rsidRPr="009F4FA9">
              <w:t xml:space="preserve"> and demonstrations of </w:t>
            </w:r>
            <w:del w:id="713" w:author="Latvakoski Juhani" w:date="2024-09-17T14:18:00Z">
              <w:r w:rsidR="009F4FA9" w:rsidRPr="009F4FA9" w:rsidDel="00785F30">
                <w:delText xml:space="preserve">critical </w:delText>
              </w:r>
            </w:del>
            <w:ins w:id="714" w:author="Latvakoski Juhani" w:date="2024-09-17T14:18:00Z">
              <w:r w:rsidR="00785F30">
                <w:t>essential</w:t>
              </w:r>
              <w:r w:rsidR="00785F30" w:rsidRPr="009F4FA9">
                <w:t xml:space="preserve"> </w:t>
              </w:r>
            </w:ins>
            <w:r w:rsidR="009F4FA9" w:rsidRPr="009F4FA9">
              <w:t xml:space="preserve">parts </w:t>
            </w:r>
            <w:del w:id="715" w:author="Latvakoski Juhani" w:date="2024-09-17T14:18:00Z">
              <w:r w:rsidR="009F4FA9" w:rsidRPr="009F4FA9" w:rsidDel="00B06101">
                <w:delText xml:space="preserve">clarifying </w:delText>
              </w:r>
            </w:del>
            <w:ins w:id="716" w:author="Latvakoski Juhani" w:date="2024-09-17T14:18:00Z">
              <w:r w:rsidR="009219B5">
                <w:t>of</w:t>
              </w:r>
              <w:r w:rsidR="00B06101" w:rsidRPr="009F4FA9">
                <w:t xml:space="preserve"> </w:t>
              </w:r>
            </w:ins>
            <w:r w:rsidR="009F4FA9" w:rsidRPr="009F4FA9">
              <w:t xml:space="preserve">the </w:t>
            </w:r>
            <w:del w:id="717" w:author="Latvakoski Juhani" w:date="2024-09-17T14:18:00Z">
              <w:r w:rsidR="009F4FA9" w:rsidRPr="009F4FA9" w:rsidDel="009219B5">
                <w:delText xml:space="preserve">application of </w:delText>
              </w:r>
            </w:del>
            <w:r w:rsidR="009F4FA9" w:rsidRPr="009F4FA9">
              <w:t xml:space="preserve">Sa4CPS concept. </w:t>
            </w:r>
            <w:r w:rsidRPr="009F4FA9">
              <w:t>Initial:0, Target:15</w:t>
            </w:r>
          </w:p>
          <w:p w14:paraId="64D8EB63" w14:textId="6897F063" w:rsidR="009779EB" w:rsidRPr="009F4FA9" w:rsidRDefault="009779EB" w:rsidP="00C81F2A">
            <w:pPr>
              <w:pStyle w:val="ListParagraph"/>
              <w:numPr>
                <w:ilvl w:val="0"/>
                <w:numId w:val="27"/>
              </w:numPr>
              <w:spacing w:before="60" w:after="0" w:line="257" w:lineRule="auto"/>
              <w:rPr>
                <w:rFonts w:ascii="Calibri" w:eastAsia="Calibri" w:hAnsi="Calibri" w:cs="Calibri"/>
                <w:sz w:val="22"/>
                <w:szCs w:val="22"/>
                <w:lang w:val="en-US"/>
              </w:rPr>
            </w:pPr>
            <w:r w:rsidRPr="009F4FA9">
              <w:t xml:space="preserve">b) </w:t>
            </w:r>
            <w:r w:rsidR="009F4FA9" w:rsidRPr="009F4FA9">
              <w:t xml:space="preserve">Number of publications. </w:t>
            </w:r>
            <w:r w:rsidRPr="009F4FA9">
              <w:t>Initial:0, Target:15</w:t>
            </w:r>
          </w:p>
          <w:p w14:paraId="3B5C8B7B" w14:textId="58D5D2B8" w:rsidR="009779EB" w:rsidRPr="009F4FA9" w:rsidRDefault="009779EB" w:rsidP="00C81F2A">
            <w:pPr>
              <w:pStyle w:val="ListParagraph"/>
              <w:numPr>
                <w:ilvl w:val="0"/>
                <w:numId w:val="27"/>
              </w:numPr>
              <w:spacing w:before="60" w:after="0" w:line="257" w:lineRule="auto"/>
              <w:rPr>
                <w:rFonts w:ascii="Calibri" w:eastAsia="Calibri" w:hAnsi="Calibri" w:cs="Calibri"/>
                <w:sz w:val="22"/>
                <w:szCs w:val="22"/>
                <w:lang w:val="en-US"/>
              </w:rPr>
            </w:pPr>
            <w:r w:rsidRPr="009F4FA9">
              <w:t xml:space="preserve">d) </w:t>
            </w:r>
            <w:r w:rsidR="009F4FA9" w:rsidRPr="009F4FA9">
              <w:t xml:space="preserve">Number of </w:t>
            </w:r>
            <w:r w:rsidR="009B2503">
              <w:t>events</w:t>
            </w:r>
            <w:r w:rsidR="00902047">
              <w:t>/demonstrations</w:t>
            </w:r>
            <w:r w:rsidR="009B2503">
              <w:t xml:space="preserve"> organized</w:t>
            </w:r>
            <w:r w:rsidR="009F4FA9" w:rsidRPr="009F4FA9">
              <w:t xml:space="preserve"> </w:t>
            </w:r>
            <w:r w:rsidR="00CD396A">
              <w:t>for potential customers</w:t>
            </w:r>
            <w:r w:rsidR="009F4FA9" w:rsidRPr="009F4FA9">
              <w:t xml:space="preserve">. </w:t>
            </w:r>
            <w:r w:rsidRPr="009F4FA9">
              <w:t xml:space="preserve">Initial: 0, Target: </w:t>
            </w:r>
            <w:r w:rsidR="009F4FA9" w:rsidRPr="009F4FA9">
              <w:t>8</w:t>
            </w:r>
          </w:p>
          <w:p w14:paraId="353699E8" w14:textId="77777777" w:rsidR="00225CE5" w:rsidRPr="00351BAA" w:rsidRDefault="00225CE5" w:rsidP="00027958">
            <w:pPr>
              <w:pStyle w:val="ITEABodyText"/>
              <w:jc w:val="both"/>
              <w:rPr>
                <w:rFonts w:eastAsia="Segoe UI"/>
              </w:rPr>
            </w:pPr>
          </w:p>
        </w:tc>
      </w:tr>
      <w:tr w:rsidR="00880C4C" w14:paraId="366C44E6" w14:textId="77777777" w:rsidTr="134600B9">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50C34860" w14:textId="40F4B13B" w:rsidR="00461D1F" w:rsidRPr="006D42CA" w:rsidRDefault="007222CC" w:rsidP="00461D1F">
            <w:pPr>
              <w:pStyle w:val="ITEABodyText"/>
              <w:jc w:val="both"/>
              <w:rPr>
                <w:b/>
                <w:u w:val="single"/>
              </w:rPr>
            </w:pPr>
            <w:r>
              <w:rPr>
                <w:b/>
                <w:bCs/>
                <w:iCs/>
                <w:u w:val="single"/>
              </w:rPr>
              <w:t>M</w:t>
            </w:r>
            <w:r w:rsidR="00461D1F">
              <w:rPr>
                <w:b/>
                <w:bCs/>
                <w:iCs/>
                <w:u w:val="single"/>
              </w:rPr>
              <w:t>arkets</w:t>
            </w:r>
            <w:r w:rsidR="00461D1F" w:rsidRPr="007A4FCE">
              <w:rPr>
                <w:b/>
                <w:bCs/>
                <w:iCs/>
                <w:u w:val="single"/>
              </w:rPr>
              <w:t xml:space="preserve"> </w:t>
            </w:r>
            <w:r w:rsidR="0081386B">
              <w:rPr>
                <w:b/>
                <w:bCs/>
                <w:iCs/>
                <w:u w:val="single"/>
              </w:rPr>
              <w:t xml:space="preserve">access </w:t>
            </w:r>
            <w:r w:rsidR="00461D1F" w:rsidRPr="007A4FCE">
              <w:rPr>
                <w:b/>
                <w:bCs/>
                <w:iCs/>
                <w:u w:val="single"/>
              </w:rPr>
              <w:t>KPI</w:t>
            </w:r>
          </w:p>
          <w:p w14:paraId="47D9356A" w14:textId="720DDC4E" w:rsidR="008B0F87" w:rsidRPr="00536A4B" w:rsidRDefault="006D42CA" w:rsidP="00536A4B">
            <w:pPr>
              <w:spacing w:line="257" w:lineRule="auto"/>
              <w:rPr>
                <w:rFonts w:eastAsia="Calibri"/>
                <w:b/>
              </w:rPr>
            </w:pPr>
            <w:r>
              <w:rPr>
                <w:b/>
              </w:rPr>
              <w:t xml:space="preserve">KPI elements description with Initial and target values: </w:t>
            </w:r>
          </w:p>
          <w:p w14:paraId="62DA2512" w14:textId="18BF6B60" w:rsidR="00FD7D57" w:rsidRPr="009F4FA9" w:rsidRDefault="00FD7D57" w:rsidP="00C81F2A">
            <w:pPr>
              <w:pStyle w:val="ListParagraph"/>
              <w:numPr>
                <w:ilvl w:val="0"/>
                <w:numId w:val="27"/>
              </w:numPr>
              <w:spacing w:before="60" w:after="0" w:line="257" w:lineRule="auto"/>
              <w:rPr>
                <w:rFonts w:ascii="Calibri" w:eastAsia="Calibri" w:hAnsi="Calibri" w:cs="Calibri"/>
                <w:sz w:val="22"/>
                <w:szCs w:val="22"/>
                <w:lang w:val="en-US"/>
              </w:rPr>
            </w:pPr>
            <w:r w:rsidRPr="009F4FA9">
              <w:t xml:space="preserve">Number of products and services (incl. pre commercial) </w:t>
            </w:r>
            <w:r w:rsidR="006F70E8">
              <w:t xml:space="preserve">launched </w:t>
            </w:r>
            <w:r w:rsidRPr="009F4FA9">
              <w:t>by project partners</w:t>
            </w:r>
            <w:r w:rsidR="00D3704A">
              <w:t xml:space="preserve"> to markets</w:t>
            </w:r>
            <w:r w:rsidRPr="009F4FA9">
              <w:t>: Initial:0, Target:10</w:t>
            </w:r>
          </w:p>
          <w:p w14:paraId="013A58C6" w14:textId="50E96126" w:rsidR="00880C4C" w:rsidRPr="00FD7D57" w:rsidRDefault="00880C4C" w:rsidP="00027958">
            <w:pPr>
              <w:pStyle w:val="ITEABodyText"/>
              <w:jc w:val="both"/>
              <w:rPr>
                <w:b/>
                <w:u w:val="single"/>
                <w:lang w:val="en-US"/>
              </w:rPr>
            </w:pPr>
          </w:p>
        </w:tc>
      </w:tr>
    </w:tbl>
    <w:p w14:paraId="2E56A423" w14:textId="77777777" w:rsidR="00240320" w:rsidRDefault="00240320" w:rsidP="0090646E">
      <w:pPr>
        <w:pStyle w:val="BodyText"/>
        <w:rPr>
          <w:lang w:eastAsia="en-US"/>
        </w:rPr>
      </w:pPr>
    </w:p>
    <w:p w14:paraId="22FFF624" w14:textId="59F4F3BA" w:rsidR="009E1589" w:rsidRPr="00722899" w:rsidRDefault="002438B7" w:rsidP="009E1589">
      <w:pPr>
        <w:pStyle w:val="Caption"/>
        <w:rPr>
          <w:color w:val="auto"/>
          <w:lang w:eastAsia="en-US"/>
        </w:rPr>
      </w:pPr>
      <w:r w:rsidRPr="00722899">
        <w:rPr>
          <w:color w:val="auto"/>
        </w:rPr>
        <w:t xml:space="preserve">Table </w:t>
      </w:r>
      <w:r w:rsidRPr="00722899">
        <w:rPr>
          <w:color w:val="auto"/>
        </w:rPr>
        <w:fldChar w:fldCharType="begin"/>
      </w:r>
      <w:r w:rsidRPr="00722899">
        <w:rPr>
          <w:color w:val="auto"/>
        </w:rPr>
        <w:instrText xml:space="preserve"> SEQ Table \* ARABIC </w:instrText>
      </w:r>
      <w:r w:rsidRPr="00722899">
        <w:rPr>
          <w:color w:val="auto"/>
        </w:rPr>
        <w:fldChar w:fldCharType="separate"/>
      </w:r>
      <w:r w:rsidR="009625EB">
        <w:rPr>
          <w:noProof/>
          <w:color w:val="auto"/>
        </w:rPr>
        <w:t>8</w:t>
      </w:r>
      <w:r w:rsidRPr="00722899">
        <w:rPr>
          <w:color w:val="auto"/>
        </w:rPr>
        <w:fldChar w:fldCharType="end"/>
      </w:r>
      <w:r w:rsidRPr="00722899">
        <w:rPr>
          <w:color w:val="auto"/>
        </w:rPr>
        <w:t xml:space="preserve">. </w:t>
      </w:r>
      <w:r w:rsidR="009E1589" w:rsidRPr="00722899">
        <w:rPr>
          <w:color w:val="auto"/>
        </w:rPr>
        <w:t xml:space="preserve">Key performance indicators </w:t>
      </w:r>
      <w:r w:rsidR="00767967">
        <w:rPr>
          <w:color w:val="auto"/>
        </w:rPr>
        <w:t>of the use cases</w:t>
      </w:r>
      <w:r w:rsidR="00AD6074">
        <w:rPr>
          <w:color w:val="auto"/>
        </w:rPr>
        <w:t xml:space="preserve"> (key innovation, unique selling proposition and market access related)</w:t>
      </w:r>
      <w:r w:rsidR="009E1589" w:rsidRPr="00722899">
        <w:rPr>
          <w:color w:val="auto"/>
        </w:rPr>
        <w:t>.</w:t>
      </w:r>
    </w:p>
    <w:tbl>
      <w:tblPr>
        <w:tblStyle w:val="MediumShading1-Accent2"/>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1226"/>
      </w:tblGrid>
      <w:tr w:rsidR="009E1589" w14:paraId="795698AE" w14:textId="77777777" w:rsidTr="02D36F48">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BAFFDB" w:themeFill="accent1" w:themeFillTint="33"/>
          </w:tcPr>
          <w:p w14:paraId="682F4AD4" w14:textId="712FFE7E" w:rsidR="009E1589" w:rsidRPr="00BE17DF" w:rsidRDefault="009E1589" w:rsidP="00A7105F">
            <w:pPr>
              <w:rPr>
                <w:rFonts w:asciiTheme="minorHAnsi" w:hAnsiTheme="minorHAnsi"/>
                <w:spacing w:val="0"/>
                <w:szCs w:val="22"/>
                <w:lang w:val="en-US" w:eastAsia="en-US"/>
              </w:rPr>
            </w:pPr>
            <w:r>
              <w:rPr>
                <w:i/>
                <w:iCs/>
                <w:u w:val="single"/>
                <w:lang w:val="en-US"/>
              </w:rPr>
              <w:t>Subsector &amp; stakeholder level</w:t>
            </w:r>
            <w:r w:rsidR="00A72DBD">
              <w:rPr>
                <w:i/>
                <w:iCs/>
                <w:u w:val="single"/>
                <w:lang w:val="en-US"/>
              </w:rPr>
              <w:t xml:space="preserve"> (</w:t>
            </w:r>
            <w:r>
              <w:rPr>
                <w:lang w:val="en-US"/>
              </w:rPr>
              <w:t>IBO.2</w:t>
            </w:r>
            <w:r w:rsidR="00A72DBD">
              <w:rPr>
                <w:lang w:val="en-US"/>
              </w:rPr>
              <w:t>)</w:t>
            </w:r>
            <w:r>
              <w:rPr>
                <w:lang w:val="en-US"/>
              </w:rPr>
              <w:t>.</w:t>
            </w:r>
          </w:p>
        </w:tc>
      </w:tr>
      <w:tr w:rsidR="009E1589" w14:paraId="3928B6F0" w14:textId="77777777" w:rsidTr="02D36F48">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0A2C3A1C" w14:textId="6EF4171D" w:rsidR="009E1589" w:rsidRPr="00B60784" w:rsidRDefault="009E1589" w:rsidP="00A7105F">
            <w:pPr>
              <w:pStyle w:val="ITEABodyText"/>
              <w:jc w:val="both"/>
              <w:rPr>
                <w:b/>
                <w:bCs/>
                <w:u w:val="single"/>
              </w:rPr>
            </w:pPr>
            <w:r w:rsidRPr="5F3243F6">
              <w:rPr>
                <w:b/>
                <w:bCs/>
                <w:u w:val="single"/>
                <w:lang w:val="en-US"/>
              </w:rPr>
              <w:t xml:space="preserve">KPI </w:t>
            </w:r>
            <w:r w:rsidRPr="5F3243F6">
              <w:rPr>
                <w:b/>
                <w:bCs/>
                <w:u w:val="single"/>
              </w:rPr>
              <w:t xml:space="preserve">autonomous </w:t>
            </w:r>
            <w:r w:rsidRPr="698D40CD">
              <w:rPr>
                <w:b/>
                <w:bCs/>
                <w:u w:val="single"/>
              </w:rPr>
              <w:t>lightweight</w:t>
            </w:r>
            <w:r w:rsidRPr="5F3243F6">
              <w:rPr>
                <w:b/>
                <w:bCs/>
                <w:u w:val="single"/>
              </w:rPr>
              <w:t xml:space="preserve"> logistics</w:t>
            </w:r>
            <w:r w:rsidR="009D4359">
              <w:rPr>
                <w:b/>
                <w:bCs/>
                <w:u w:val="single"/>
              </w:rPr>
              <w:t xml:space="preserve"> </w:t>
            </w:r>
            <w:r w:rsidR="009D4359">
              <w:rPr>
                <w:u w:val="single"/>
              </w:rPr>
              <w:t>(UC 1)</w:t>
            </w:r>
          </w:p>
          <w:p w14:paraId="5AD5785B" w14:textId="2E8B44B9" w:rsidR="009E1589" w:rsidRPr="00C86960" w:rsidRDefault="009E1589" w:rsidP="00A7105F">
            <w:pPr>
              <w:spacing w:line="257" w:lineRule="auto"/>
            </w:pPr>
            <w:r>
              <w:t>I</w:t>
            </w:r>
            <w:r w:rsidRPr="00C86960">
              <w:t>n real application autonomous logistics needs implementation for new technologies such as communication of sensors data,</w:t>
            </w:r>
            <w:r w:rsidR="007222CC">
              <w:t xml:space="preserve"> </w:t>
            </w:r>
            <w:r w:rsidRPr="00C86960">
              <w:t>safety integration</w:t>
            </w:r>
            <w:r w:rsidR="508820CD">
              <w:t xml:space="preserve">, </w:t>
            </w:r>
            <w:r w:rsidRPr="00C86960">
              <w:t xml:space="preserve">cloud base computational in terms of digital trust </w:t>
            </w:r>
            <w:r w:rsidR="20905785">
              <w:t>con</w:t>
            </w:r>
            <w:r w:rsidR="13C7EDB6">
              <w:t>c</w:t>
            </w:r>
            <w:r w:rsidR="20905785">
              <w:t>ept.</w:t>
            </w:r>
            <w:r w:rsidR="741443B1">
              <w:t xml:space="preserve"> </w:t>
            </w:r>
            <w:r w:rsidR="20905785">
              <w:t>This</w:t>
            </w:r>
            <w:r w:rsidRPr="00C86960">
              <w:t xml:space="preserve"> UC will provide secure digital trust </w:t>
            </w:r>
            <w:r w:rsidR="210C435B">
              <w:t>concept</w:t>
            </w:r>
            <w:r w:rsidRPr="00C86960">
              <w:t xml:space="preserve"> during the project execution period.</w:t>
            </w:r>
          </w:p>
          <w:p w14:paraId="4A7725D5" w14:textId="77777777" w:rsidR="009E1589" w:rsidRPr="00F22B74" w:rsidRDefault="009E1589" w:rsidP="00A7105F">
            <w:pPr>
              <w:spacing w:line="257" w:lineRule="auto"/>
              <w:rPr>
                <w:b/>
              </w:rPr>
            </w:pPr>
            <w:r w:rsidRPr="00F22B74">
              <w:rPr>
                <w:b/>
              </w:rPr>
              <w:lastRenderedPageBreak/>
              <w:t xml:space="preserve">Initial value: </w:t>
            </w:r>
          </w:p>
          <w:p w14:paraId="27853EC0" w14:textId="0948E33C" w:rsidR="009E1589" w:rsidRPr="00F22B74" w:rsidRDefault="009E1589" w:rsidP="00C81F2A">
            <w:pPr>
              <w:pStyle w:val="ListParagraph"/>
              <w:numPr>
                <w:ilvl w:val="0"/>
                <w:numId w:val="14"/>
              </w:numPr>
              <w:spacing w:before="60" w:after="0" w:line="257" w:lineRule="auto"/>
              <w:rPr>
                <w:rFonts w:ascii="Calibri" w:eastAsia="Calibri" w:hAnsi="Calibri" w:cs="Calibri"/>
                <w:sz w:val="22"/>
                <w:szCs w:val="22"/>
                <w:lang w:val="en-US"/>
              </w:rPr>
            </w:pPr>
            <w:r w:rsidRPr="00F22B74">
              <w:rPr>
                <w:rFonts w:ascii="Calibri" w:eastAsia="Calibri" w:hAnsi="Calibri" w:cs="Calibri"/>
                <w:sz w:val="22"/>
                <w:szCs w:val="22"/>
                <w:lang w:val="en-US"/>
              </w:rPr>
              <w:t xml:space="preserve">Digital </w:t>
            </w:r>
            <w:r w:rsidR="03138C8E" w:rsidRPr="3284F1EB">
              <w:rPr>
                <w:rFonts w:ascii="Calibri" w:eastAsia="Calibri" w:hAnsi="Calibri" w:cs="Calibri"/>
                <w:sz w:val="22"/>
                <w:szCs w:val="22"/>
                <w:lang w:val="en-US"/>
              </w:rPr>
              <w:t>t</w:t>
            </w:r>
            <w:r w:rsidRPr="3284F1EB">
              <w:rPr>
                <w:rFonts w:ascii="Calibri" w:eastAsia="Calibri" w:hAnsi="Calibri" w:cs="Calibri"/>
                <w:sz w:val="22"/>
                <w:szCs w:val="22"/>
                <w:lang w:val="en-US"/>
              </w:rPr>
              <w:t xml:space="preserve">rust &amp; </w:t>
            </w:r>
            <w:r w:rsidR="0AC51F3F" w:rsidRPr="3284F1EB">
              <w:rPr>
                <w:rFonts w:ascii="Calibri" w:eastAsia="Calibri" w:hAnsi="Calibri" w:cs="Calibri"/>
                <w:sz w:val="22"/>
                <w:szCs w:val="22"/>
                <w:lang w:val="en-US"/>
              </w:rPr>
              <w:t>c</w:t>
            </w:r>
            <w:r w:rsidRPr="3284F1EB">
              <w:rPr>
                <w:rFonts w:ascii="Calibri" w:eastAsia="Calibri" w:hAnsi="Calibri" w:cs="Calibri"/>
                <w:sz w:val="22"/>
                <w:szCs w:val="22"/>
                <w:lang w:val="en-US"/>
              </w:rPr>
              <w:t>ost</w:t>
            </w:r>
            <w:r w:rsidR="5E4CCF04" w:rsidRPr="084F7AE0">
              <w:rPr>
                <w:rFonts w:ascii="Calibri" w:eastAsia="Calibri" w:hAnsi="Calibri" w:cs="Calibri"/>
                <w:sz w:val="22"/>
                <w:szCs w:val="22"/>
                <w:lang w:val="en-US"/>
              </w:rPr>
              <w:t>-</w:t>
            </w:r>
            <w:r w:rsidRPr="00F22B74">
              <w:rPr>
                <w:rFonts w:ascii="Calibri" w:eastAsia="Calibri" w:hAnsi="Calibri" w:cs="Calibri"/>
                <w:sz w:val="22"/>
                <w:szCs w:val="22"/>
                <w:lang w:val="en-US"/>
              </w:rPr>
              <w:t>effective secure solutions (value:</w:t>
            </w:r>
            <w:del w:id="718" w:author="Latvakoski Juhani" w:date="2024-09-19T13:44:00Z">
              <w:r w:rsidRPr="00F22B74" w:rsidDel="001A1959">
                <w:rPr>
                  <w:rFonts w:ascii="Calibri" w:eastAsia="Calibri" w:hAnsi="Calibri" w:cs="Calibri"/>
                  <w:sz w:val="22"/>
                  <w:szCs w:val="22"/>
                  <w:lang w:val="en-US"/>
                </w:rPr>
                <w:delText>0</w:delText>
              </w:r>
            </w:del>
            <w:ins w:id="719" w:author="Latvakoski Juhani" w:date="2024-09-19T13:44:00Z">
              <w:r w:rsidR="001A1959">
                <w:rPr>
                  <w:rFonts w:ascii="Calibri" w:eastAsia="Calibri" w:hAnsi="Calibri" w:cs="Calibri"/>
                  <w:sz w:val="22"/>
                  <w:szCs w:val="22"/>
                  <w:lang w:val="en-US"/>
                </w:rPr>
                <w:t xml:space="preserve"> TRL level 3</w:t>
              </w:r>
            </w:ins>
            <w:r w:rsidRPr="00F22B74">
              <w:rPr>
                <w:rFonts w:ascii="Calibri" w:eastAsia="Calibri" w:hAnsi="Calibri" w:cs="Calibri"/>
                <w:sz w:val="22"/>
                <w:szCs w:val="22"/>
                <w:lang w:val="en-US"/>
              </w:rPr>
              <w:t>)</w:t>
            </w:r>
          </w:p>
          <w:p w14:paraId="3DC521EB" w14:textId="77777777" w:rsidR="009E1589" w:rsidRPr="00F22B74" w:rsidRDefault="009E1589" w:rsidP="00A7105F">
            <w:pPr>
              <w:pStyle w:val="ITEABodyText"/>
              <w:jc w:val="both"/>
              <w:rPr>
                <w:b/>
              </w:rPr>
            </w:pPr>
          </w:p>
          <w:p w14:paraId="4EB309DD" w14:textId="77777777" w:rsidR="009E1589" w:rsidRPr="00F22B74" w:rsidRDefault="009E1589" w:rsidP="00A7105F">
            <w:pPr>
              <w:pStyle w:val="ITEABodyText"/>
              <w:jc w:val="both"/>
              <w:rPr>
                <w:b/>
              </w:rPr>
            </w:pPr>
            <w:r w:rsidRPr="00F22B74">
              <w:rPr>
                <w:b/>
              </w:rPr>
              <w:t>Targeted value:</w:t>
            </w:r>
          </w:p>
          <w:p w14:paraId="458E46CA" w14:textId="5A2369C1" w:rsidR="009E1589" w:rsidRDefault="009E1589" w:rsidP="00C81F2A">
            <w:pPr>
              <w:pStyle w:val="BodyText"/>
              <w:numPr>
                <w:ilvl w:val="0"/>
                <w:numId w:val="15"/>
              </w:numPr>
              <w:rPr>
                <w:ins w:id="720" w:author="Latvakoski Juhani" w:date="2024-09-23T13:21:00Z"/>
              </w:rPr>
            </w:pPr>
            <w:r w:rsidRPr="00F22B74">
              <w:t>Powered by digital trust and secure technologies solutions for logistics w</w:t>
            </w:r>
            <w:r w:rsidR="00F22B74">
              <w:t>h</w:t>
            </w:r>
            <w:r w:rsidRPr="00F22B74">
              <w:t xml:space="preserve">ich is target value TRL level 5-6. </w:t>
            </w:r>
          </w:p>
          <w:p w14:paraId="30172E25" w14:textId="77777777" w:rsidR="00A96F30" w:rsidRDefault="00A96F30" w:rsidP="00A96F30">
            <w:pPr>
              <w:pStyle w:val="BodyText"/>
              <w:ind w:left="0"/>
              <w:rPr>
                <w:ins w:id="721" w:author="Latvakoski Juhani" w:date="2024-09-23T13:21:00Z"/>
              </w:rPr>
            </w:pPr>
          </w:p>
          <w:tbl>
            <w:tblPr>
              <w:tblW w:w="11000" w:type="dxa"/>
              <w:tblCellMar>
                <w:left w:w="70" w:type="dxa"/>
                <w:right w:w="70" w:type="dxa"/>
              </w:tblCellMar>
              <w:tblLook w:val="04A0" w:firstRow="1" w:lastRow="0" w:firstColumn="1" w:lastColumn="0" w:noHBand="0" w:noVBand="1"/>
            </w:tblPr>
            <w:tblGrid>
              <w:gridCol w:w="8040"/>
              <w:gridCol w:w="1460"/>
              <w:gridCol w:w="1500"/>
            </w:tblGrid>
            <w:tr w:rsidR="00A96F30" w:rsidRPr="001605F5" w14:paraId="1C67D76B" w14:textId="77777777">
              <w:trPr>
                <w:trHeight w:val="300"/>
                <w:ins w:id="722"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045210B8" w14:textId="77777777" w:rsidR="00A96F30" w:rsidRPr="001605F5" w:rsidRDefault="00A96F30" w:rsidP="00A96F30">
                  <w:pPr>
                    <w:spacing w:before="0" w:after="0" w:line="240" w:lineRule="auto"/>
                    <w:rPr>
                      <w:ins w:id="723" w:author="Latvakoski Juhani" w:date="2024-09-23T13:21:00Z"/>
                      <w:rFonts w:ascii="Calibri" w:hAnsi="Calibri" w:cs="Calibri"/>
                      <w:b/>
                      <w:bCs/>
                      <w:color w:val="FFFFFF"/>
                      <w:spacing w:val="0"/>
                      <w:sz w:val="22"/>
                      <w:szCs w:val="22"/>
                      <w:lang w:val="tr-TR" w:eastAsia="tr-TR"/>
                    </w:rPr>
                  </w:pPr>
                </w:p>
              </w:tc>
              <w:tc>
                <w:tcPr>
                  <w:tcW w:w="146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5B581D10" w14:textId="77777777" w:rsidR="00A96F30" w:rsidRPr="001605F5" w:rsidRDefault="00A96F30" w:rsidP="00A96F30">
                  <w:pPr>
                    <w:spacing w:before="0" w:after="0" w:line="240" w:lineRule="auto"/>
                    <w:jc w:val="center"/>
                    <w:rPr>
                      <w:ins w:id="724" w:author="Latvakoski Juhani" w:date="2024-09-23T13:21:00Z"/>
                      <w:rFonts w:ascii="Calibri" w:hAnsi="Calibri" w:cs="Calibri"/>
                      <w:b/>
                      <w:bCs/>
                      <w:color w:val="FFFFFF"/>
                      <w:spacing w:val="0"/>
                      <w:sz w:val="22"/>
                      <w:szCs w:val="22"/>
                      <w:lang w:val="tr-TR" w:eastAsia="tr-TR"/>
                    </w:rPr>
                  </w:pPr>
                  <w:ins w:id="725" w:author="Latvakoski Juhani" w:date="2024-09-23T13:21:00Z">
                    <w:r w:rsidRPr="001605F5">
                      <w:rPr>
                        <w:rFonts w:ascii="Calibri" w:hAnsi="Calibri" w:cs="Calibri"/>
                        <w:b/>
                        <w:bCs/>
                        <w:color w:val="FFFFFF"/>
                        <w:spacing w:val="0"/>
                        <w:sz w:val="22"/>
                        <w:szCs w:val="22"/>
                        <w:lang w:val="tr-TR" w:eastAsia="tr-TR"/>
                      </w:rPr>
                      <w:t>Initial Value</w:t>
                    </w:r>
                  </w:ins>
                </w:p>
              </w:tc>
              <w:tc>
                <w:tcPr>
                  <w:tcW w:w="150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5E5FCDD2" w14:textId="77777777" w:rsidR="00A96F30" w:rsidRPr="001605F5" w:rsidRDefault="00A96F30" w:rsidP="00A96F30">
                  <w:pPr>
                    <w:spacing w:before="0" w:after="0" w:line="240" w:lineRule="auto"/>
                    <w:jc w:val="center"/>
                    <w:rPr>
                      <w:ins w:id="726" w:author="Latvakoski Juhani" w:date="2024-09-23T13:21:00Z"/>
                      <w:rFonts w:ascii="Calibri" w:hAnsi="Calibri" w:cs="Calibri"/>
                      <w:b/>
                      <w:bCs/>
                      <w:color w:val="FFFFFF"/>
                      <w:spacing w:val="0"/>
                      <w:sz w:val="22"/>
                      <w:szCs w:val="22"/>
                      <w:lang w:val="tr-TR" w:eastAsia="tr-TR"/>
                    </w:rPr>
                  </w:pPr>
                  <w:ins w:id="727" w:author="Latvakoski Juhani" w:date="2024-09-23T13:21:00Z">
                    <w:r w:rsidRPr="001605F5">
                      <w:rPr>
                        <w:rFonts w:ascii="Calibri" w:hAnsi="Calibri" w:cs="Calibri"/>
                        <w:b/>
                        <w:bCs/>
                        <w:color w:val="FFFFFF"/>
                        <w:spacing w:val="0"/>
                        <w:sz w:val="22"/>
                        <w:szCs w:val="22"/>
                        <w:lang w:val="tr-TR" w:eastAsia="tr-TR"/>
                      </w:rPr>
                      <w:t>Target Value</w:t>
                    </w:r>
                  </w:ins>
                </w:p>
              </w:tc>
            </w:tr>
            <w:tr w:rsidR="00A96F30" w:rsidRPr="001605F5" w14:paraId="5F756427" w14:textId="77777777">
              <w:trPr>
                <w:trHeight w:val="522"/>
                <w:ins w:id="728"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56BFED73" w14:textId="77777777" w:rsidR="00A96F30" w:rsidRPr="001605F5" w:rsidRDefault="00A96F30" w:rsidP="00A96F30">
                  <w:pPr>
                    <w:spacing w:before="0" w:after="0" w:line="240" w:lineRule="auto"/>
                    <w:rPr>
                      <w:ins w:id="729" w:author="Latvakoski Juhani" w:date="2024-09-23T13:21:00Z"/>
                      <w:rFonts w:ascii="Calibri" w:hAnsi="Calibri" w:cs="Calibri"/>
                      <w:color w:val="000000"/>
                      <w:spacing w:val="0"/>
                      <w:sz w:val="22"/>
                      <w:szCs w:val="22"/>
                      <w:lang w:val="tr-TR" w:eastAsia="tr-TR"/>
                    </w:rPr>
                  </w:pPr>
                  <w:ins w:id="730" w:author="Latvakoski Juhani" w:date="2024-09-23T13:21:00Z">
                    <w:r w:rsidRPr="001605F5">
                      <w:rPr>
                        <w:rFonts w:ascii="Calibri" w:hAnsi="Calibri" w:cs="Calibri"/>
                        <w:color w:val="000000"/>
                        <w:spacing w:val="0"/>
                        <w:sz w:val="22"/>
                        <w:szCs w:val="22"/>
                        <w:lang w:val="tr-TR" w:eastAsia="tr-TR"/>
                      </w:rPr>
                      <w:t>The sensor system characterizes and monitors at least 4 types of object interactions</w:t>
                    </w:r>
                  </w:ins>
                </w:p>
              </w:tc>
              <w:tc>
                <w:tcPr>
                  <w:tcW w:w="14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C053CDB" w14:textId="77777777" w:rsidR="00A96F30" w:rsidRPr="001605F5" w:rsidRDefault="00A96F30" w:rsidP="00A96F30">
                  <w:pPr>
                    <w:spacing w:before="0" w:after="0" w:line="240" w:lineRule="auto"/>
                    <w:jc w:val="center"/>
                    <w:rPr>
                      <w:ins w:id="731" w:author="Latvakoski Juhani" w:date="2024-09-23T13:21:00Z"/>
                      <w:rFonts w:ascii="Calibri" w:hAnsi="Calibri" w:cs="Calibri"/>
                      <w:color w:val="000000"/>
                      <w:spacing w:val="0"/>
                      <w:sz w:val="22"/>
                      <w:szCs w:val="22"/>
                      <w:lang w:val="tr-TR" w:eastAsia="tr-TR"/>
                    </w:rPr>
                  </w:pPr>
                  <w:ins w:id="732"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FFC5C80" w14:textId="77777777" w:rsidR="00A96F30" w:rsidRPr="001605F5" w:rsidRDefault="00A96F30" w:rsidP="00A96F30">
                  <w:pPr>
                    <w:spacing w:before="0" w:after="0" w:line="240" w:lineRule="auto"/>
                    <w:jc w:val="center"/>
                    <w:rPr>
                      <w:ins w:id="733" w:author="Latvakoski Juhani" w:date="2024-09-23T13:21:00Z"/>
                      <w:rFonts w:ascii="Calibri" w:hAnsi="Calibri" w:cs="Calibri"/>
                      <w:color w:val="000000"/>
                      <w:spacing w:val="0"/>
                      <w:sz w:val="22"/>
                      <w:szCs w:val="22"/>
                      <w:lang w:val="tr-TR" w:eastAsia="tr-TR"/>
                    </w:rPr>
                  </w:pPr>
                  <w:ins w:id="734" w:author="Latvakoski Juhani" w:date="2024-09-23T13:21:00Z">
                    <w:r w:rsidRPr="001605F5">
                      <w:rPr>
                        <w:rFonts w:ascii="Calibri" w:hAnsi="Calibri" w:cs="Calibri"/>
                        <w:color w:val="000000"/>
                        <w:spacing w:val="0"/>
                        <w:sz w:val="22"/>
                        <w:szCs w:val="22"/>
                        <w:lang w:val="tr-TR" w:eastAsia="tr-TR"/>
                      </w:rPr>
                      <w:t>4</w:t>
                    </w:r>
                  </w:ins>
                </w:p>
              </w:tc>
            </w:tr>
            <w:tr w:rsidR="00A96F30" w:rsidRPr="001605F5" w14:paraId="17B19306" w14:textId="77777777">
              <w:trPr>
                <w:trHeight w:val="300"/>
                <w:ins w:id="735"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auto" w:fill="auto"/>
                  <w:noWrap/>
                  <w:hideMark/>
                </w:tcPr>
                <w:p w14:paraId="35901B36" w14:textId="77777777" w:rsidR="00A96F30" w:rsidRPr="001605F5" w:rsidRDefault="00A96F30" w:rsidP="00A96F30">
                  <w:pPr>
                    <w:spacing w:before="0" w:after="0" w:line="240" w:lineRule="auto"/>
                    <w:rPr>
                      <w:ins w:id="736" w:author="Latvakoski Juhani" w:date="2024-09-23T13:21:00Z"/>
                      <w:rFonts w:ascii="Calibri" w:hAnsi="Calibri" w:cs="Calibri"/>
                      <w:color w:val="000000"/>
                      <w:spacing w:val="0"/>
                      <w:sz w:val="22"/>
                      <w:szCs w:val="22"/>
                      <w:lang w:val="tr-TR" w:eastAsia="tr-TR"/>
                    </w:rPr>
                  </w:pPr>
                  <w:ins w:id="737" w:author="Latvakoski Juhani" w:date="2024-09-23T13:21:00Z">
                    <w:r w:rsidRPr="001605F5">
                      <w:rPr>
                        <w:rFonts w:ascii="Calibri" w:hAnsi="Calibri" w:cs="Calibri"/>
                        <w:color w:val="000000"/>
                        <w:spacing w:val="0"/>
                        <w:sz w:val="22"/>
                        <w:szCs w:val="22"/>
                        <w:lang w:val="tr-TR" w:eastAsia="tr-TR"/>
                      </w:rPr>
                      <w:t>At least 2 services to prevent collision</w:t>
                    </w:r>
                  </w:ins>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70C7CC" w14:textId="77777777" w:rsidR="00A96F30" w:rsidRPr="001605F5" w:rsidRDefault="00A96F30" w:rsidP="00A96F30">
                  <w:pPr>
                    <w:spacing w:before="0" w:after="0" w:line="240" w:lineRule="auto"/>
                    <w:jc w:val="center"/>
                    <w:rPr>
                      <w:ins w:id="738" w:author="Latvakoski Juhani" w:date="2024-09-23T13:21:00Z"/>
                      <w:rFonts w:ascii="Calibri" w:hAnsi="Calibri" w:cs="Calibri"/>
                      <w:color w:val="000000"/>
                      <w:spacing w:val="0"/>
                      <w:sz w:val="22"/>
                      <w:szCs w:val="22"/>
                      <w:lang w:val="tr-TR" w:eastAsia="tr-TR"/>
                    </w:rPr>
                  </w:pPr>
                  <w:ins w:id="739"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ADCD81" w14:textId="77777777" w:rsidR="00A96F30" w:rsidRPr="001605F5" w:rsidRDefault="00A96F30" w:rsidP="00A96F30">
                  <w:pPr>
                    <w:spacing w:before="0" w:after="0" w:line="240" w:lineRule="auto"/>
                    <w:jc w:val="center"/>
                    <w:rPr>
                      <w:ins w:id="740" w:author="Latvakoski Juhani" w:date="2024-09-23T13:21:00Z"/>
                      <w:rFonts w:ascii="Calibri" w:hAnsi="Calibri" w:cs="Calibri"/>
                      <w:color w:val="000000"/>
                      <w:spacing w:val="0"/>
                      <w:sz w:val="22"/>
                      <w:szCs w:val="22"/>
                      <w:lang w:val="tr-TR" w:eastAsia="tr-TR"/>
                    </w:rPr>
                  </w:pPr>
                  <w:ins w:id="741" w:author="Latvakoski Juhani" w:date="2024-09-23T13:21:00Z">
                    <w:r w:rsidRPr="001605F5">
                      <w:rPr>
                        <w:rFonts w:ascii="Calibri" w:hAnsi="Calibri" w:cs="Calibri"/>
                        <w:color w:val="000000"/>
                        <w:spacing w:val="0"/>
                        <w:sz w:val="22"/>
                        <w:szCs w:val="22"/>
                        <w:lang w:val="tr-TR" w:eastAsia="tr-TR"/>
                      </w:rPr>
                      <w:t>2</w:t>
                    </w:r>
                  </w:ins>
                </w:p>
              </w:tc>
            </w:tr>
            <w:tr w:rsidR="00A96F30" w:rsidRPr="001605F5" w14:paraId="7DEF72CE" w14:textId="77777777">
              <w:trPr>
                <w:trHeight w:val="300"/>
                <w:ins w:id="742"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26219C2" w14:textId="77777777" w:rsidR="00A96F30" w:rsidRPr="001605F5" w:rsidRDefault="00A96F30" w:rsidP="00A96F30">
                  <w:pPr>
                    <w:spacing w:before="0" w:after="0" w:line="240" w:lineRule="auto"/>
                    <w:rPr>
                      <w:ins w:id="743" w:author="Latvakoski Juhani" w:date="2024-09-23T13:21:00Z"/>
                      <w:rFonts w:ascii="Calibri" w:hAnsi="Calibri" w:cs="Calibri"/>
                      <w:color w:val="000000"/>
                      <w:spacing w:val="0"/>
                      <w:sz w:val="22"/>
                      <w:szCs w:val="22"/>
                      <w:lang w:val="tr-TR" w:eastAsia="tr-TR"/>
                    </w:rPr>
                  </w:pPr>
                  <w:ins w:id="744" w:author="Latvakoski Juhani" w:date="2024-09-23T13:21:00Z">
                    <w:r w:rsidRPr="001605F5">
                      <w:rPr>
                        <w:rFonts w:ascii="Calibri" w:hAnsi="Calibri" w:cs="Calibri"/>
                        <w:color w:val="000000"/>
                        <w:spacing w:val="0"/>
                        <w:sz w:val="22"/>
                        <w:szCs w:val="22"/>
                        <w:lang w:val="tr-TR" w:eastAsia="tr-TR"/>
                      </w:rPr>
                      <w:t>Collecting data sets for 10 different object interaction features</w:t>
                    </w:r>
                  </w:ins>
                </w:p>
              </w:tc>
              <w:tc>
                <w:tcPr>
                  <w:tcW w:w="14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5882F361" w14:textId="77777777" w:rsidR="00A96F30" w:rsidRPr="001605F5" w:rsidRDefault="00A96F30" w:rsidP="00A96F30">
                  <w:pPr>
                    <w:spacing w:before="0" w:after="0" w:line="240" w:lineRule="auto"/>
                    <w:jc w:val="center"/>
                    <w:rPr>
                      <w:ins w:id="745" w:author="Latvakoski Juhani" w:date="2024-09-23T13:21:00Z"/>
                      <w:rFonts w:ascii="Calibri" w:hAnsi="Calibri" w:cs="Calibri"/>
                      <w:color w:val="000000"/>
                      <w:spacing w:val="0"/>
                      <w:sz w:val="22"/>
                      <w:szCs w:val="22"/>
                      <w:lang w:val="tr-TR" w:eastAsia="tr-TR"/>
                    </w:rPr>
                  </w:pPr>
                  <w:ins w:id="746" w:author="Latvakoski Juhani" w:date="2024-09-23T13:21:00Z">
                    <w:r w:rsidRPr="001605F5">
                      <w:rPr>
                        <w:rFonts w:ascii="Calibri" w:hAnsi="Calibri" w:cs="Calibri"/>
                        <w:color w:val="000000"/>
                        <w:spacing w:val="0"/>
                        <w:sz w:val="22"/>
                        <w:szCs w:val="22"/>
                        <w:lang w:val="tr-TR" w:eastAsia="tr-TR"/>
                      </w:rPr>
                      <w:t>2</w:t>
                    </w:r>
                  </w:ins>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2BFAA27" w14:textId="77777777" w:rsidR="00A96F30" w:rsidRPr="001605F5" w:rsidRDefault="00A96F30" w:rsidP="00A96F30">
                  <w:pPr>
                    <w:spacing w:before="0" w:after="0" w:line="240" w:lineRule="auto"/>
                    <w:jc w:val="center"/>
                    <w:rPr>
                      <w:ins w:id="747" w:author="Latvakoski Juhani" w:date="2024-09-23T13:21:00Z"/>
                      <w:rFonts w:ascii="Calibri" w:hAnsi="Calibri" w:cs="Calibri"/>
                      <w:color w:val="000000"/>
                      <w:spacing w:val="0"/>
                      <w:sz w:val="22"/>
                      <w:szCs w:val="22"/>
                      <w:lang w:val="tr-TR" w:eastAsia="tr-TR"/>
                    </w:rPr>
                  </w:pPr>
                  <w:ins w:id="748" w:author="Latvakoski Juhani" w:date="2024-09-23T13:21:00Z">
                    <w:r w:rsidRPr="001605F5">
                      <w:rPr>
                        <w:rFonts w:ascii="Calibri" w:hAnsi="Calibri" w:cs="Calibri"/>
                        <w:color w:val="000000"/>
                        <w:spacing w:val="0"/>
                        <w:sz w:val="22"/>
                        <w:szCs w:val="22"/>
                        <w:lang w:val="tr-TR" w:eastAsia="tr-TR"/>
                      </w:rPr>
                      <w:t>10</w:t>
                    </w:r>
                  </w:ins>
                </w:p>
              </w:tc>
            </w:tr>
            <w:tr w:rsidR="00A96F30" w:rsidRPr="001605F5" w14:paraId="6C3E3035" w14:textId="77777777">
              <w:trPr>
                <w:trHeight w:val="300"/>
                <w:ins w:id="749"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144477" w14:textId="77777777" w:rsidR="00A96F30" w:rsidRPr="001605F5" w:rsidRDefault="00A96F30" w:rsidP="00A96F30">
                  <w:pPr>
                    <w:spacing w:before="0" w:after="0" w:line="240" w:lineRule="auto"/>
                    <w:rPr>
                      <w:ins w:id="750" w:author="Latvakoski Juhani" w:date="2024-09-23T13:21:00Z"/>
                      <w:rFonts w:ascii="Calibri" w:hAnsi="Calibri" w:cs="Calibri"/>
                      <w:color w:val="000000"/>
                      <w:spacing w:val="0"/>
                      <w:sz w:val="22"/>
                      <w:szCs w:val="22"/>
                      <w:lang w:val="tr-TR" w:eastAsia="tr-TR"/>
                    </w:rPr>
                  </w:pPr>
                  <w:ins w:id="751" w:author="Latvakoski Juhani" w:date="2024-09-23T13:21:00Z">
                    <w:r w:rsidRPr="001605F5">
                      <w:rPr>
                        <w:rFonts w:ascii="Calibri" w:hAnsi="Calibri" w:cs="Calibri"/>
                        <w:color w:val="000000"/>
                        <w:spacing w:val="0"/>
                        <w:sz w:val="22"/>
                        <w:szCs w:val="22"/>
                        <w:lang w:val="tr-TR" w:eastAsia="tr-TR"/>
                      </w:rPr>
                      <w:t xml:space="preserve">Situation awareness model (semantic model) </w:t>
                    </w:r>
                  </w:ins>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937E58" w14:textId="77777777" w:rsidR="00A96F30" w:rsidRPr="001605F5" w:rsidRDefault="00A96F30" w:rsidP="00A96F30">
                  <w:pPr>
                    <w:spacing w:before="0" w:after="0" w:line="240" w:lineRule="auto"/>
                    <w:jc w:val="center"/>
                    <w:rPr>
                      <w:ins w:id="752" w:author="Latvakoski Juhani" w:date="2024-09-23T13:21:00Z"/>
                      <w:rFonts w:ascii="Calibri" w:hAnsi="Calibri" w:cs="Calibri"/>
                      <w:color w:val="000000"/>
                      <w:spacing w:val="0"/>
                      <w:sz w:val="22"/>
                      <w:szCs w:val="22"/>
                      <w:lang w:val="tr-TR" w:eastAsia="tr-TR"/>
                    </w:rPr>
                  </w:pPr>
                  <w:ins w:id="753"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2CC22" w14:textId="77777777" w:rsidR="00A96F30" w:rsidRPr="001605F5" w:rsidRDefault="00A96F30" w:rsidP="00A96F30">
                  <w:pPr>
                    <w:spacing w:before="0" w:after="0" w:line="240" w:lineRule="auto"/>
                    <w:jc w:val="center"/>
                    <w:rPr>
                      <w:ins w:id="754" w:author="Latvakoski Juhani" w:date="2024-09-23T13:21:00Z"/>
                      <w:rFonts w:ascii="Calibri" w:hAnsi="Calibri" w:cs="Calibri"/>
                      <w:color w:val="000000"/>
                      <w:spacing w:val="0"/>
                      <w:sz w:val="22"/>
                      <w:szCs w:val="22"/>
                      <w:lang w:val="tr-TR" w:eastAsia="tr-TR"/>
                    </w:rPr>
                  </w:pPr>
                  <w:ins w:id="755" w:author="Latvakoski Juhani" w:date="2024-09-23T13:21:00Z">
                    <w:r w:rsidRPr="001605F5">
                      <w:rPr>
                        <w:rFonts w:ascii="Calibri" w:hAnsi="Calibri" w:cs="Calibri"/>
                        <w:color w:val="000000"/>
                        <w:spacing w:val="0"/>
                        <w:sz w:val="22"/>
                        <w:szCs w:val="22"/>
                        <w:lang w:val="tr-TR" w:eastAsia="tr-TR"/>
                      </w:rPr>
                      <w:t>1</w:t>
                    </w:r>
                  </w:ins>
                </w:p>
              </w:tc>
            </w:tr>
            <w:tr w:rsidR="00A96F30" w:rsidRPr="001605F5" w14:paraId="2E918D3A" w14:textId="77777777">
              <w:trPr>
                <w:trHeight w:val="300"/>
                <w:ins w:id="756"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8CC44C3" w14:textId="77777777" w:rsidR="00A96F30" w:rsidRPr="001605F5" w:rsidRDefault="00A96F30" w:rsidP="00A96F30">
                  <w:pPr>
                    <w:spacing w:before="0" w:after="0" w:line="240" w:lineRule="auto"/>
                    <w:rPr>
                      <w:ins w:id="757" w:author="Latvakoski Juhani" w:date="2024-09-23T13:21:00Z"/>
                      <w:rFonts w:ascii="Calibri" w:hAnsi="Calibri" w:cs="Calibri"/>
                      <w:color w:val="000000"/>
                      <w:spacing w:val="0"/>
                      <w:sz w:val="22"/>
                      <w:szCs w:val="22"/>
                      <w:lang w:val="tr-TR" w:eastAsia="tr-TR"/>
                    </w:rPr>
                  </w:pPr>
                  <w:ins w:id="758" w:author="Latvakoski Juhani" w:date="2024-09-23T13:21:00Z">
                    <w:r w:rsidRPr="001605F5">
                      <w:rPr>
                        <w:rFonts w:ascii="Calibri" w:hAnsi="Calibri" w:cs="Calibri"/>
                        <w:color w:val="000000"/>
                        <w:spacing w:val="0"/>
                        <w:sz w:val="22"/>
                        <w:szCs w:val="22"/>
                        <w:lang w:val="tr-TR" w:eastAsia="tr-TR"/>
                      </w:rPr>
                      <w:t>Contribution to academic literature</w:t>
                    </w:r>
                  </w:ins>
                </w:p>
              </w:tc>
              <w:tc>
                <w:tcPr>
                  <w:tcW w:w="14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F76A8B5" w14:textId="77777777" w:rsidR="00A96F30" w:rsidRPr="001605F5" w:rsidRDefault="00A96F30" w:rsidP="00A96F30">
                  <w:pPr>
                    <w:spacing w:before="0" w:after="0" w:line="240" w:lineRule="auto"/>
                    <w:jc w:val="center"/>
                    <w:rPr>
                      <w:ins w:id="759" w:author="Latvakoski Juhani" w:date="2024-09-23T13:21:00Z"/>
                      <w:rFonts w:ascii="Calibri" w:hAnsi="Calibri" w:cs="Calibri"/>
                      <w:color w:val="000000"/>
                      <w:spacing w:val="0"/>
                      <w:sz w:val="22"/>
                      <w:szCs w:val="22"/>
                      <w:lang w:val="tr-TR" w:eastAsia="tr-TR"/>
                    </w:rPr>
                  </w:pPr>
                  <w:ins w:id="760"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633069D" w14:textId="77777777" w:rsidR="00A96F30" w:rsidRPr="001605F5" w:rsidRDefault="00A96F30" w:rsidP="00A96F30">
                  <w:pPr>
                    <w:spacing w:before="0" w:after="0" w:line="240" w:lineRule="auto"/>
                    <w:jc w:val="center"/>
                    <w:rPr>
                      <w:ins w:id="761" w:author="Latvakoski Juhani" w:date="2024-09-23T13:21:00Z"/>
                      <w:rFonts w:ascii="Calibri" w:hAnsi="Calibri" w:cs="Calibri"/>
                      <w:color w:val="000000"/>
                      <w:spacing w:val="0"/>
                      <w:sz w:val="22"/>
                      <w:szCs w:val="22"/>
                      <w:lang w:val="tr-TR" w:eastAsia="tr-TR"/>
                    </w:rPr>
                  </w:pPr>
                  <w:ins w:id="762" w:author="Latvakoski Juhani" w:date="2024-09-23T13:21:00Z">
                    <w:r w:rsidRPr="001605F5">
                      <w:rPr>
                        <w:rFonts w:ascii="Calibri" w:hAnsi="Calibri" w:cs="Calibri"/>
                        <w:color w:val="000000"/>
                        <w:spacing w:val="0"/>
                        <w:sz w:val="22"/>
                        <w:szCs w:val="22"/>
                        <w:lang w:val="tr-TR" w:eastAsia="tr-TR"/>
                      </w:rPr>
                      <w:t>3</w:t>
                    </w:r>
                  </w:ins>
                </w:p>
              </w:tc>
            </w:tr>
            <w:tr w:rsidR="00A96F30" w:rsidRPr="001605F5" w14:paraId="6FD39174" w14:textId="77777777">
              <w:trPr>
                <w:trHeight w:val="300"/>
                <w:ins w:id="763"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3BBE5" w14:textId="77777777" w:rsidR="00A96F30" w:rsidRPr="001605F5" w:rsidRDefault="00A96F30" w:rsidP="00A96F30">
                  <w:pPr>
                    <w:spacing w:before="0" w:after="0" w:line="240" w:lineRule="auto"/>
                    <w:rPr>
                      <w:ins w:id="764" w:author="Latvakoski Juhani" w:date="2024-09-23T13:21:00Z"/>
                      <w:rFonts w:ascii="Calibri" w:hAnsi="Calibri" w:cs="Calibri"/>
                      <w:color w:val="000000"/>
                      <w:spacing w:val="0"/>
                      <w:sz w:val="22"/>
                      <w:szCs w:val="22"/>
                      <w:lang w:val="tr-TR" w:eastAsia="tr-TR"/>
                    </w:rPr>
                  </w:pPr>
                  <w:ins w:id="765" w:author="Latvakoski Juhani" w:date="2024-09-23T13:21:00Z">
                    <w:r w:rsidRPr="001605F5">
                      <w:rPr>
                        <w:rFonts w:ascii="Calibri" w:hAnsi="Calibri" w:cs="Calibri"/>
                        <w:color w:val="000000"/>
                        <w:spacing w:val="0"/>
                        <w:sz w:val="22"/>
                        <w:szCs w:val="22"/>
                        <w:lang w:val="tr-TR" w:eastAsia="tr-TR"/>
                      </w:rPr>
                      <w:t>Commercializable product</w:t>
                    </w:r>
                  </w:ins>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AC0127" w14:textId="77777777" w:rsidR="00A96F30" w:rsidRPr="001605F5" w:rsidRDefault="00A96F30" w:rsidP="00A96F30">
                  <w:pPr>
                    <w:spacing w:before="0" w:after="0" w:line="240" w:lineRule="auto"/>
                    <w:jc w:val="center"/>
                    <w:rPr>
                      <w:ins w:id="766" w:author="Latvakoski Juhani" w:date="2024-09-23T13:21:00Z"/>
                      <w:rFonts w:ascii="Calibri" w:hAnsi="Calibri" w:cs="Calibri"/>
                      <w:color w:val="000000"/>
                      <w:spacing w:val="0"/>
                      <w:sz w:val="22"/>
                      <w:szCs w:val="22"/>
                      <w:lang w:val="tr-TR" w:eastAsia="tr-TR"/>
                    </w:rPr>
                  </w:pPr>
                  <w:ins w:id="767"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B52183" w14:textId="77777777" w:rsidR="00A96F30" w:rsidRPr="001605F5" w:rsidRDefault="00A96F30" w:rsidP="00A96F30">
                  <w:pPr>
                    <w:spacing w:before="0" w:after="0" w:line="240" w:lineRule="auto"/>
                    <w:jc w:val="center"/>
                    <w:rPr>
                      <w:ins w:id="768" w:author="Latvakoski Juhani" w:date="2024-09-23T13:21:00Z"/>
                      <w:rFonts w:ascii="Calibri" w:hAnsi="Calibri" w:cs="Calibri"/>
                      <w:color w:val="000000"/>
                      <w:spacing w:val="0"/>
                      <w:sz w:val="22"/>
                      <w:szCs w:val="22"/>
                      <w:lang w:val="tr-TR" w:eastAsia="tr-TR"/>
                    </w:rPr>
                  </w:pPr>
                  <w:ins w:id="769" w:author="Latvakoski Juhani" w:date="2024-09-23T13:21:00Z">
                    <w:r w:rsidRPr="001605F5">
                      <w:rPr>
                        <w:rFonts w:ascii="Calibri" w:hAnsi="Calibri" w:cs="Calibri"/>
                        <w:color w:val="000000"/>
                        <w:spacing w:val="0"/>
                        <w:sz w:val="22"/>
                        <w:szCs w:val="22"/>
                        <w:lang w:val="tr-TR" w:eastAsia="tr-TR"/>
                      </w:rPr>
                      <w:t>3</w:t>
                    </w:r>
                  </w:ins>
                </w:p>
              </w:tc>
            </w:tr>
            <w:tr w:rsidR="00A96F30" w:rsidRPr="001605F5" w14:paraId="2D9999D8" w14:textId="77777777">
              <w:trPr>
                <w:trHeight w:val="300"/>
                <w:ins w:id="770"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27FFA84" w14:textId="77777777" w:rsidR="00A96F30" w:rsidRPr="001605F5" w:rsidRDefault="00A96F30" w:rsidP="00A96F30">
                  <w:pPr>
                    <w:spacing w:before="0" w:after="0" w:line="240" w:lineRule="auto"/>
                    <w:rPr>
                      <w:ins w:id="771" w:author="Latvakoski Juhani" w:date="2024-09-23T13:21:00Z"/>
                      <w:rFonts w:ascii="Calibri" w:hAnsi="Calibri" w:cs="Calibri"/>
                      <w:color w:val="000000"/>
                      <w:spacing w:val="0"/>
                      <w:sz w:val="22"/>
                      <w:szCs w:val="22"/>
                      <w:lang w:val="tr-TR" w:eastAsia="tr-TR"/>
                    </w:rPr>
                  </w:pPr>
                  <w:ins w:id="772" w:author="Latvakoski Juhani" w:date="2024-09-23T13:21:00Z">
                    <w:r w:rsidRPr="001605F5">
                      <w:rPr>
                        <w:rFonts w:ascii="Calibri" w:hAnsi="Calibri" w:cs="Calibri"/>
                        <w:color w:val="000000"/>
                        <w:spacing w:val="0"/>
                        <w:sz w:val="22"/>
                        <w:szCs w:val="22"/>
                        <w:lang w:val="tr-TR" w:eastAsia="tr-TR"/>
                      </w:rPr>
                      <w:t>Number of services that will run on the final platform (x-as-a-service)</w:t>
                    </w:r>
                  </w:ins>
                </w:p>
              </w:tc>
              <w:tc>
                <w:tcPr>
                  <w:tcW w:w="14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2BA58AC" w14:textId="77777777" w:rsidR="00A96F30" w:rsidRPr="001605F5" w:rsidRDefault="00A96F30" w:rsidP="00A96F30">
                  <w:pPr>
                    <w:spacing w:before="0" w:after="0" w:line="240" w:lineRule="auto"/>
                    <w:jc w:val="center"/>
                    <w:rPr>
                      <w:ins w:id="773" w:author="Latvakoski Juhani" w:date="2024-09-23T13:21:00Z"/>
                      <w:rFonts w:ascii="Calibri" w:hAnsi="Calibri" w:cs="Calibri"/>
                      <w:color w:val="000000"/>
                      <w:spacing w:val="0"/>
                      <w:sz w:val="22"/>
                      <w:szCs w:val="22"/>
                      <w:lang w:val="tr-TR" w:eastAsia="tr-TR"/>
                    </w:rPr>
                  </w:pPr>
                  <w:ins w:id="774"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61E8733B" w14:textId="77777777" w:rsidR="00A96F30" w:rsidRPr="001605F5" w:rsidRDefault="00A96F30" w:rsidP="00A96F30">
                  <w:pPr>
                    <w:spacing w:before="0" w:after="0" w:line="240" w:lineRule="auto"/>
                    <w:jc w:val="center"/>
                    <w:rPr>
                      <w:ins w:id="775" w:author="Latvakoski Juhani" w:date="2024-09-23T13:21:00Z"/>
                      <w:rFonts w:ascii="Calibri" w:hAnsi="Calibri" w:cs="Calibri"/>
                      <w:color w:val="000000"/>
                      <w:spacing w:val="0"/>
                      <w:sz w:val="22"/>
                      <w:szCs w:val="22"/>
                      <w:lang w:val="tr-TR" w:eastAsia="tr-TR"/>
                    </w:rPr>
                  </w:pPr>
                  <w:ins w:id="776" w:author="Latvakoski Juhani" w:date="2024-09-23T13:21:00Z">
                    <w:r w:rsidRPr="001605F5">
                      <w:rPr>
                        <w:rFonts w:ascii="Calibri" w:hAnsi="Calibri" w:cs="Calibri"/>
                        <w:color w:val="000000"/>
                        <w:spacing w:val="0"/>
                        <w:sz w:val="22"/>
                        <w:szCs w:val="22"/>
                        <w:lang w:val="tr-TR" w:eastAsia="tr-TR"/>
                      </w:rPr>
                      <w:t>9</w:t>
                    </w:r>
                  </w:ins>
                </w:p>
              </w:tc>
            </w:tr>
            <w:tr w:rsidR="00A96F30" w:rsidRPr="001605F5" w14:paraId="6F3F6F06" w14:textId="77777777">
              <w:trPr>
                <w:trHeight w:val="300"/>
                <w:ins w:id="777"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AFAD29" w14:textId="77777777" w:rsidR="00A96F30" w:rsidRPr="001605F5" w:rsidRDefault="00A96F30" w:rsidP="00A96F30">
                  <w:pPr>
                    <w:spacing w:before="0" w:after="0" w:line="240" w:lineRule="auto"/>
                    <w:rPr>
                      <w:ins w:id="778" w:author="Latvakoski Juhani" w:date="2024-09-23T13:21:00Z"/>
                      <w:rFonts w:ascii="Calibri" w:hAnsi="Calibri" w:cs="Calibri"/>
                      <w:color w:val="000000"/>
                      <w:spacing w:val="0"/>
                      <w:sz w:val="22"/>
                      <w:szCs w:val="22"/>
                      <w:lang w:val="tr-TR" w:eastAsia="tr-TR"/>
                    </w:rPr>
                  </w:pPr>
                  <w:ins w:id="779" w:author="Latvakoski Juhani" w:date="2024-09-23T13:21:00Z">
                    <w:r w:rsidRPr="001605F5">
                      <w:rPr>
                        <w:rFonts w:ascii="Calibri" w:hAnsi="Calibri" w:cs="Calibri"/>
                        <w:color w:val="000000"/>
                        <w:spacing w:val="0"/>
                        <w:sz w:val="22"/>
                        <w:szCs w:val="22"/>
                        <w:lang w:val="tr-TR" w:eastAsia="tr-TR"/>
                      </w:rPr>
                      <w:t>Field experimentation, demonstration and realization</w:t>
                    </w:r>
                  </w:ins>
                </w:p>
              </w:tc>
              <w:tc>
                <w:tcPr>
                  <w:tcW w:w="1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2F8DB" w14:textId="77777777" w:rsidR="00A96F30" w:rsidRPr="001605F5" w:rsidRDefault="00A96F30" w:rsidP="00A96F30">
                  <w:pPr>
                    <w:spacing w:before="0" w:after="0" w:line="240" w:lineRule="auto"/>
                    <w:jc w:val="center"/>
                    <w:rPr>
                      <w:ins w:id="780" w:author="Latvakoski Juhani" w:date="2024-09-23T13:21:00Z"/>
                      <w:rFonts w:ascii="Calibri" w:hAnsi="Calibri" w:cs="Calibri"/>
                      <w:color w:val="000000"/>
                      <w:spacing w:val="0"/>
                      <w:sz w:val="22"/>
                      <w:szCs w:val="22"/>
                      <w:lang w:val="tr-TR" w:eastAsia="tr-TR"/>
                    </w:rPr>
                  </w:pPr>
                  <w:ins w:id="781"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619FE2" w14:textId="77777777" w:rsidR="00A96F30" w:rsidRPr="001605F5" w:rsidRDefault="00A96F30" w:rsidP="00A96F30">
                  <w:pPr>
                    <w:spacing w:before="0" w:after="0" w:line="240" w:lineRule="auto"/>
                    <w:jc w:val="center"/>
                    <w:rPr>
                      <w:ins w:id="782" w:author="Latvakoski Juhani" w:date="2024-09-23T13:21:00Z"/>
                      <w:rFonts w:ascii="Calibri" w:hAnsi="Calibri" w:cs="Calibri"/>
                      <w:color w:val="000000"/>
                      <w:spacing w:val="0"/>
                      <w:sz w:val="22"/>
                      <w:szCs w:val="22"/>
                      <w:lang w:val="tr-TR" w:eastAsia="tr-TR"/>
                    </w:rPr>
                  </w:pPr>
                  <w:ins w:id="783" w:author="Latvakoski Juhani" w:date="2024-09-23T13:21:00Z">
                    <w:r w:rsidRPr="001605F5">
                      <w:rPr>
                        <w:rFonts w:ascii="Calibri" w:hAnsi="Calibri" w:cs="Calibri"/>
                        <w:color w:val="000000"/>
                        <w:spacing w:val="0"/>
                        <w:sz w:val="22"/>
                        <w:szCs w:val="22"/>
                        <w:lang w:val="tr-TR" w:eastAsia="tr-TR"/>
                      </w:rPr>
                      <w:t>2</w:t>
                    </w:r>
                  </w:ins>
                </w:p>
              </w:tc>
            </w:tr>
            <w:tr w:rsidR="00A96F30" w:rsidRPr="001605F5" w14:paraId="3CA22A9E" w14:textId="77777777">
              <w:trPr>
                <w:trHeight w:val="300"/>
                <w:ins w:id="784" w:author="Latvakoski Juhani" w:date="2024-09-23T13:21:00Z"/>
              </w:trPr>
              <w:tc>
                <w:tcPr>
                  <w:tcW w:w="804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6F9335C8" w14:textId="77777777" w:rsidR="00A96F30" w:rsidRPr="001605F5" w:rsidRDefault="00A96F30" w:rsidP="00A96F30">
                  <w:pPr>
                    <w:spacing w:before="0" w:after="0" w:line="240" w:lineRule="auto"/>
                    <w:rPr>
                      <w:ins w:id="785" w:author="Latvakoski Juhani" w:date="2024-09-23T13:21:00Z"/>
                      <w:rFonts w:ascii="Calibri" w:hAnsi="Calibri" w:cs="Calibri"/>
                      <w:color w:val="000000"/>
                      <w:spacing w:val="0"/>
                      <w:sz w:val="22"/>
                      <w:szCs w:val="22"/>
                      <w:lang w:val="tr-TR" w:eastAsia="tr-TR"/>
                    </w:rPr>
                  </w:pPr>
                  <w:ins w:id="786" w:author="Latvakoski Juhani" w:date="2024-09-23T13:21:00Z">
                    <w:r w:rsidRPr="001605F5">
                      <w:rPr>
                        <w:rFonts w:ascii="Calibri" w:hAnsi="Calibri" w:cs="Calibri"/>
                        <w:color w:val="000000"/>
                        <w:spacing w:val="0"/>
                        <w:sz w:val="22"/>
                        <w:szCs w:val="22"/>
                        <w:lang w:val="tr-TR" w:eastAsia="tr-TR"/>
                      </w:rPr>
                      <w:t>Supporting at least 4 different communication protocols (BLU, RF, OpenTreath)</w:t>
                    </w:r>
                  </w:ins>
                </w:p>
              </w:tc>
              <w:tc>
                <w:tcPr>
                  <w:tcW w:w="14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D833C8D" w14:textId="77777777" w:rsidR="00A96F30" w:rsidRPr="001605F5" w:rsidRDefault="00A96F30" w:rsidP="00A96F30">
                  <w:pPr>
                    <w:spacing w:before="0" w:after="0" w:line="240" w:lineRule="auto"/>
                    <w:jc w:val="center"/>
                    <w:rPr>
                      <w:ins w:id="787" w:author="Latvakoski Juhani" w:date="2024-09-23T13:21:00Z"/>
                      <w:rFonts w:ascii="Calibri" w:hAnsi="Calibri" w:cs="Calibri"/>
                      <w:color w:val="000000"/>
                      <w:spacing w:val="0"/>
                      <w:sz w:val="22"/>
                      <w:szCs w:val="22"/>
                      <w:lang w:val="tr-TR" w:eastAsia="tr-TR"/>
                    </w:rPr>
                  </w:pPr>
                  <w:ins w:id="788" w:author="Latvakoski Juhani" w:date="2024-09-23T13:21:00Z">
                    <w:r w:rsidRPr="001605F5">
                      <w:rPr>
                        <w:rFonts w:ascii="Calibri" w:hAnsi="Calibri" w:cs="Calibri"/>
                        <w:color w:val="000000"/>
                        <w:spacing w:val="0"/>
                        <w:sz w:val="22"/>
                        <w:szCs w:val="22"/>
                        <w:lang w:val="tr-TR" w:eastAsia="tr-TR"/>
                      </w:rPr>
                      <w:t>0</w:t>
                    </w:r>
                  </w:ins>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EB6FA04" w14:textId="77777777" w:rsidR="00A96F30" w:rsidRPr="001605F5" w:rsidRDefault="00A96F30" w:rsidP="00A96F30">
                  <w:pPr>
                    <w:spacing w:before="0" w:after="0" w:line="240" w:lineRule="auto"/>
                    <w:jc w:val="center"/>
                    <w:rPr>
                      <w:ins w:id="789" w:author="Latvakoski Juhani" w:date="2024-09-23T13:21:00Z"/>
                      <w:rFonts w:ascii="Calibri" w:hAnsi="Calibri" w:cs="Calibri"/>
                      <w:color w:val="000000"/>
                      <w:spacing w:val="0"/>
                      <w:sz w:val="22"/>
                      <w:szCs w:val="22"/>
                      <w:lang w:val="tr-TR" w:eastAsia="tr-TR"/>
                    </w:rPr>
                  </w:pPr>
                  <w:ins w:id="790" w:author="Latvakoski Juhani" w:date="2024-09-23T13:21:00Z">
                    <w:r w:rsidRPr="001605F5">
                      <w:rPr>
                        <w:rFonts w:ascii="Calibri" w:hAnsi="Calibri" w:cs="Calibri"/>
                        <w:color w:val="000000"/>
                        <w:spacing w:val="0"/>
                        <w:sz w:val="22"/>
                        <w:szCs w:val="22"/>
                        <w:lang w:val="tr-TR" w:eastAsia="tr-TR"/>
                      </w:rPr>
                      <w:t>3</w:t>
                    </w:r>
                  </w:ins>
                </w:p>
              </w:tc>
            </w:tr>
          </w:tbl>
          <w:p w14:paraId="5B506026" w14:textId="77777777" w:rsidR="00A96F30" w:rsidRDefault="00A96F30" w:rsidP="00A96F30">
            <w:pPr>
              <w:pStyle w:val="BodyText"/>
              <w:ind w:left="0"/>
              <w:rPr>
                <w:ins w:id="791" w:author="Latvakoski Juhani" w:date="2024-09-23T13:21:00Z"/>
              </w:rPr>
            </w:pPr>
          </w:p>
          <w:p w14:paraId="1FBB4C6B" w14:textId="77777777" w:rsidR="00A96F30" w:rsidRPr="00F22B74" w:rsidRDefault="00A96F30">
            <w:pPr>
              <w:pStyle w:val="BodyText"/>
              <w:ind w:left="0"/>
              <w:pPrChange w:id="792" w:author="Latvakoski Juhani" w:date="2024-09-23T13:21:00Z">
                <w:pPr>
                  <w:pStyle w:val="BodyText"/>
                  <w:numPr>
                    <w:numId w:val="15"/>
                  </w:numPr>
                  <w:ind w:left="777" w:hanging="360"/>
                </w:pPr>
              </w:pPrChange>
            </w:pPr>
          </w:p>
          <w:p w14:paraId="7E3E959C" w14:textId="77777777" w:rsidR="009E1589" w:rsidRPr="00F22B74" w:rsidRDefault="009E1589" w:rsidP="00A7105F">
            <w:pPr>
              <w:pStyle w:val="BodyText"/>
            </w:pPr>
            <w:r w:rsidRPr="00F22B74">
              <w:t>Metric description</w:t>
            </w:r>
          </w:p>
          <w:p w14:paraId="41FE86E5" w14:textId="77777777" w:rsidR="009E1589" w:rsidRPr="00F22B74" w:rsidRDefault="009E1589" w:rsidP="00C81F2A">
            <w:pPr>
              <w:pStyle w:val="BodyText"/>
              <w:numPr>
                <w:ilvl w:val="0"/>
                <w:numId w:val="16"/>
              </w:numPr>
            </w:pPr>
            <w:r w:rsidRPr="00F22B74">
              <w:t>Level 0 (initial value)</w:t>
            </w:r>
          </w:p>
          <w:p w14:paraId="5C89D788" w14:textId="2002C56F" w:rsidR="009E1589" w:rsidRPr="00F22B74" w:rsidRDefault="009E1589" w:rsidP="00C81F2A">
            <w:pPr>
              <w:pStyle w:val="BodyText"/>
              <w:numPr>
                <w:ilvl w:val="0"/>
                <w:numId w:val="16"/>
              </w:numPr>
              <w:rPr>
                <w:rFonts w:eastAsia="Arial" w:cs="Arial"/>
              </w:rPr>
            </w:pPr>
            <w:r w:rsidRPr="00F22B74">
              <w:t xml:space="preserve">Level 1: </w:t>
            </w:r>
            <w:del w:id="793" w:author="Latvakoski Juhani" w:date="2024-09-17T14:37:00Z">
              <w:r w:rsidRPr="00F22B74" w:rsidDel="005577E1">
                <w:delText xml:space="preserve">Determine the </w:delText>
              </w:r>
            </w:del>
            <w:del w:id="794" w:author="Latvakoski Juhani" w:date="2024-09-17T14:38:00Z">
              <w:r w:rsidRPr="00F22B74" w:rsidDel="00561E86">
                <w:delText>in</w:delText>
              </w:r>
            </w:del>
            <w:ins w:id="795" w:author="Latvakoski Juhani" w:date="2024-09-17T14:38:00Z">
              <w:r w:rsidR="00561E86">
                <w:t>I</w:t>
              </w:r>
              <w:r w:rsidR="00561E86" w:rsidRPr="00F22B74">
                <w:t>n</w:t>
              </w:r>
            </w:ins>
            <w:r w:rsidRPr="00F22B74">
              <w:t>-vehicle and out vehicle data entities</w:t>
            </w:r>
            <w:ins w:id="796" w:author="Latvakoski Juhani" w:date="2024-09-17T14:37:00Z">
              <w:r w:rsidR="005577E1">
                <w:t xml:space="preserve"> identified</w:t>
              </w:r>
            </w:ins>
            <w:r w:rsidRPr="00F22B74">
              <w:t>,</w:t>
            </w:r>
            <w:r w:rsidR="5A48200D">
              <w:t xml:space="preserve"> </w:t>
            </w:r>
            <w:r>
              <w:t>trace</w:t>
            </w:r>
            <w:r w:rsidR="73F0ECE7">
              <w:t>ability</w:t>
            </w:r>
            <w:r w:rsidRPr="00F22B74">
              <w:t xml:space="preserve"> </w:t>
            </w:r>
            <w:del w:id="797" w:author="Latvakoski Juhani" w:date="2024-09-17T14:37:00Z">
              <w:r w:rsidRPr="00F22B74" w:rsidDel="00AF7E3D">
                <w:delText xml:space="preserve">requirements </w:delText>
              </w:r>
            </w:del>
            <w:r w:rsidRPr="00F22B74">
              <w:t>and combination of sensor fusion requirements for digital trust and AI</w:t>
            </w:r>
            <w:ins w:id="798" w:author="Latvakoski Juhani" w:date="2024-09-17T14:38:00Z">
              <w:r w:rsidR="00BD2B83">
                <w:t>, and</w:t>
              </w:r>
            </w:ins>
            <w:r w:rsidRPr="00F22B74">
              <w:t xml:space="preserve"> </w:t>
            </w:r>
            <w:del w:id="799" w:author="Latvakoski Juhani" w:date="2024-09-17T14:39:00Z">
              <w:r w:rsidRPr="00F22B74" w:rsidDel="00BD2B83">
                <w:delText xml:space="preserve">development and creating </w:delText>
              </w:r>
            </w:del>
            <w:ins w:id="800" w:author="Latvakoski Juhani" w:date="2024-09-17T14:39:00Z">
              <w:r w:rsidR="00BD2B83" w:rsidRPr="00F22B74">
                <w:t xml:space="preserve">infrastructure level </w:t>
              </w:r>
            </w:ins>
            <w:r w:rsidRPr="00F22B74">
              <w:t xml:space="preserve">architecture </w:t>
            </w:r>
            <w:del w:id="801" w:author="Latvakoski Juhani" w:date="2024-09-17T14:39:00Z">
              <w:r w:rsidRPr="00F22B74" w:rsidDel="00BD2B83">
                <w:delText>for</w:delText>
              </w:r>
            </w:del>
            <w:ins w:id="802" w:author="Latvakoski Juhani" w:date="2024-09-17T14:39:00Z">
              <w:r w:rsidR="00BD2B83">
                <w:t>achieved</w:t>
              </w:r>
            </w:ins>
            <w:del w:id="803" w:author="Latvakoski Juhani" w:date="2024-09-17T14:39:00Z">
              <w:r w:rsidRPr="00F22B74" w:rsidDel="00BD2B83">
                <w:delText xml:space="preserve"> infrastructure level</w:delText>
              </w:r>
            </w:del>
            <w:r w:rsidRPr="00F22B74">
              <w:rPr>
                <w:rFonts w:eastAsia="Arial" w:cs="Arial"/>
              </w:rPr>
              <w:t>.</w:t>
            </w:r>
          </w:p>
          <w:p w14:paraId="2F1E5C2A" w14:textId="18EE9D00" w:rsidR="009E1589" w:rsidRPr="00F22B74" w:rsidRDefault="009E1589" w:rsidP="00C81F2A">
            <w:pPr>
              <w:pStyle w:val="BodyText"/>
              <w:numPr>
                <w:ilvl w:val="0"/>
                <w:numId w:val="16"/>
              </w:numPr>
              <w:rPr>
                <w:rFonts w:eastAsia="Arial" w:cs="Arial"/>
              </w:rPr>
            </w:pPr>
            <w:r w:rsidRPr="00F22B74">
              <w:t xml:space="preserve">Level 2: </w:t>
            </w:r>
            <w:del w:id="804" w:author="Latvakoski Juhani" w:date="2024-09-17T14:39:00Z">
              <w:r w:rsidRPr="00F22B74" w:rsidDel="006821C1">
                <w:rPr>
                  <w:rFonts w:eastAsia="Arial" w:cs="Arial"/>
                </w:rPr>
                <w:delText xml:space="preserve">Developing </w:delText>
              </w:r>
              <w:r w:rsidR="00D27450" w:rsidRPr="00F22B74" w:rsidDel="006821C1">
                <w:rPr>
                  <w:rFonts w:eastAsia="Arial" w:cs="Arial"/>
                </w:rPr>
                <w:delText>s</w:delText>
              </w:r>
            </w:del>
            <w:ins w:id="805" w:author="Latvakoski Juhani" w:date="2024-09-17T14:39:00Z">
              <w:r w:rsidR="006821C1">
                <w:rPr>
                  <w:rFonts w:eastAsia="Arial" w:cs="Arial"/>
                </w:rPr>
                <w:t>S</w:t>
              </w:r>
            </w:ins>
            <w:r w:rsidR="00D27450" w:rsidRPr="00F22B74">
              <w:rPr>
                <w:rFonts w:eastAsia="Arial" w:cs="Arial"/>
              </w:rPr>
              <w:t>ubcomponents</w:t>
            </w:r>
            <w:r w:rsidRPr="00F22B74">
              <w:rPr>
                <w:rFonts w:eastAsia="Arial" w:cs="Arial"/>
              </w:rPr>
              <w:t xml:space="preserve"> and hardware modules for </w:t>
            </w:r>
            <w:del w:id="806" w:author="Latvakoski Juhani" w:date="2024-09-17T14:39:00Z">
              <w:r w:rsidRPr="00F22B74" w:rsidDel="006821C1">
                <w:rPr>
                  <w:rFonts w:eastAsia="Arial" w:cs="Arial"/>
                </w:rPr>
                <w:delText xml:space="preserve">digital </w:delText>
              </w:r>
            </w:del>
            <w:ins w:id="807" w:author="Latvakoski Juhani" w:date="2024-09-17T14:40:00Z">
              <w:r w:rsidR="006821C1">
                <w:rPr>
                  <w:rFonts w:eastAsia="Arial" w:cs="Arial"/>
                </w:rPr>
                <w:t>d</w:t>
              </w:r>
            </w:ins>
            <w:ins w:id="808" w:author="Latvakoski Juhani" w:date="2024-09-17T14:39:00Z">
              <w:r w:rsidR="006821C1" w:rsidRPr="00F22B74">
                <w:rPr>
                  <w:rFonts w:eastAsia="Arial" w:cs="Arial"/>
                </w:rPr>
                <w:t xml:space="preserve">igital </w:t>
              </w:r>
            </w:ins>
            <w:r w:rsidRPr="00F22B74">
              <w:rPr>
                <w:rFonts w:eastAsia="Arial" w:cs="Arial"/>
              </w:rPr>
              <w:t>trust</w:t>
            </w:r>
            <w:r w:rsidR="0650020A" w:rsidRPr="698D40CD">
              <w:rPr>
                <w:rFonts w:eastAsia="Arial" w:cs="Arial"/>
              </w:rPr>
              <w:t xml:space="preserve">, </w:t>
            </w:r>
            <w:r w:rsidRPr="00F22B74">
              <w:rPr>
                <w:rFonts w:eastAsia="Arial" w:cs="Arial"/>
              </w:rPr>
              <w:t>algorithms</w:t>
            </w:r>
            <w:r w:rsidR="0650020A" w:rsidRPr="698D40CD">
              <w:rPr>
                <w:rFonts w:eastAsia="Arial" w:cs="Arial"/>
              </w:rPr>
              <w:t xml:space="preserve">, </w:t>
            </w:r>
            <w:r w:rsidRPr="00F22B74">
              <w:rPr>
                <w:rFonts w:eastAsia="Arial" w:cs="Arial"/>
              </w:rPr>
              <w:t xml:space="preserve">PHM tools for BMS systems and integration plan </w:t>
            </w:r>
          </w:p>
          <w:p w14:paraId="3AC29658" w14:textId="5ECBC676" w:rsidR="009E1589" w:rsidRPr="00F22B74" w:rsidRDefault="009E1589" w:rsidP="00C81F2A">
            <w:pPr>
              <w:pStyle w:val="BodyText"/>
              <w:numPr>
                <w:ilvl w:val="0"/>
                <w:numId w:val="16"/>
              </w:numPr>
              <w:rPr>
                <w:rFonts w:eastAsia="Calibri"/>
              </w:rPr>
            </w:pPr>
            <w:r w:rsidRPr="00F22B74">
              <w:t xml:space="preserve">Level 3: Secure platform </w:t>
            </w:r>
            <w:ins w:id="809" w:author="Latvakoski Juhani" w:date="2024-09-17T14:41:00Z">
              <w:r w:rsidR="007A419C">
                <w:t xml:space="preserve">and components </w:t>
              </w:r>
              <w:r w:rsidR="00350493">
                <w:t>validated and integrated</w:t>
              </w:r>
            </w:ins>
            <w:del w:id="810" w:author="Latvakoski Juhani" w:date="2024-09-17T14:41:00Z">
              <w:r w:rsidR="5D05887B" w:rsidDel="00350493">
                <w:delText>integration</w:delText>
              </w:r>
              <w:r w:rsidRPr="00F22B74" w:rsidDel="00350493">
                <w:delText xml:space="preserve"> and testing and validation components</w:delText>
              </w:r>
            </w:del>
            <w:r w:rsidRPr="00F22B74">
              <w:t xml:space="preserve">  </w:t>
            </w:r>
          </w:p>
          <w:p w14:paraId="560E74B3" w14:textId="223B5B9D" w:rsidR="009E1589" w:rsidRPr="00F22B74" w:rsidRDefault="009E1589" w:rsidP="00C81F2A">
            <w:pPr>
              <w:pStyle w:val="BodyText"/>
              <w:numPr>
                <w:ilvl w:val="0"/>
                <w:numId w:val="16"/>
              </w:numPr>
              <w:rPr>
                <w:rFonts w:eastAsia="Calibri"/>
              </w:rPr>
            </w:pPr>
            <w:r w:rsidRPr="00F22B74">
              <w:t xml:space="preserve">Level 4: Combination of </w:t>
            </w:r>
            <w:r w:rsidR="00D27450" w:rsidRPr="00F22B74">
              <w:t>subcomponents</w:t>
            </w:r>
            <w:r w:rsidRPr="00F22B74">
              <w:t xml:space="preserve"> </w:t>
            </w:r>
            <w:ins w:id="811" w:author="Latvakoski Juhani" w:date="2024-09-17T14:41:00Z">
              <w:r w:rsidR="0021233B">
                <w:t xml:space="preserve">for </w:t>
              </w:r>
            </w:ins>
            <w:r w:rsidRPr="00F22B74">
              <w:t>End-to-end testing and demonstration</w:t>
            </w:r>
          </w:p>
          <w:p w14:paraId="039FE2DA" w14:textId="77777777" w:rsidR="009E1589" w:rsidRPr="00F22B74" w:rsidRDefault="009E1589" w:rsidP="00C81F2A">
            <w:pPr>
              <w:pStyle w:val="BodyText"/>
              <w:numPr>
                <w:ilvl w:val="0"/>
                <w:numId w:val="16"/>
              </w:numPr>
            </w:pPr>
            <w:r w:rsidRPr="00F22B74">
              <w:t>Level 5: (final targeted value)</w:t>
            </w:r>
          </w:p>
          <w:p w14:paraId="27CE8749" w14:textId="77777777" w:rsidR="009E1589" w:rsidRPr="00F665BB" w:rsidRDefault="009E1589" w:rsidP="00A7105F">
            <w:pPr>
              <w:pStyle w:val="ITEABodyText"/>
              <w:jc w:val="both"/>
              <w:rPr>
                <w:i/>
                <w:iCs/>
                <w:highlight w:val="yellow"/>
                <w:u w:val="single"/>
              </w:rPr>
            </w:pPr>
          </w:p>
        </w:tc>
      </w:tr>
      <w:tr w:rsidR="009E1589" w14:paraId="48C8E618" w14:textId="77777777" w:rsidTr="02D36F48">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69FEF099" w14:textId="4278F040" w:rsidR="009E1589" w:rsidRPr="00546708" w:rsidRDefault="009E1589" w:rsidP="00A7105F">
            <w:pPr>
              <w:pStyle w:val="ITEABodyText"/>
              <w:jc w:val="both"/>
              <w:rPr>
                <w:b/>
                <w:bCs/>
                <w:u w:val="single"/>
              </w:rPr>
            </w:pPr>
            <w:r w:rsidRPr="134600B9">
              <w:rPr>
                <w:b/>
                <w:bCs/>
                <w:u w:val="single"/>
                <w:lang w:val="en-US"/>
              </w:rPr>
              <w:lastRenderedPageBreak/>
              <w:t>KPI</w:t>
            </w:r>
            <w:r w:rsidRPr="134600B9">
              <w:rPr>
                <w:b/>
                <w:u w:val="single"/>
                <w:lang w:val="en-US"/>
              </w:rPr>
              <w:t xml:space="preserve"> </w:t>
            </w:r>
            <w:r w:rsidRPr="134600B9">
              <w:rPr>
                <w:b/>
                <w:bCs/>
                <w:u w:val="single"/>
              </w:rPr>
              <w:t>People and machine position awareness in production or logistics chain</w:t>
            </w:r>
            <w:r w:rsidR="009D4359">
              <w:rPr>
                <w:b/>
                <w:bCs/>
                <w:u w:val="single"/>
              </w:rPr>
              <w:t xml:space="preserve"> (UC</w:t>
            </w:r>
            <w:r w:rsidR="00B90351">
              <w:rPr>
                <w:b/>
                <w:bCs/>
                <w:u w:val="single"/>
              </w:rPr>
              <w:t xml:space="preserve"> 2)</w:t>
            </w:r>
          </w:p>
          <w:p w14:paraId="74610E7F" w14:textId="77777777" w:rsidR="009E1589" w:rsidRDefault="009E1589" w:rsidP="00A7105F">
            <w:pPr>
              <w:spacing w:line="257" w:lineRule="auto"/>
              <w:rPr>
                <w:rFonts w:asciiTheme="minorHAnsi" w:eastAsiaTheme="minorEastAsia" w:hAnsiTheme="minorHAnsi" w:cstheme="minorBidi"/>
                <w:szCs w:val="20"/>
              </w:rPr>
            </w:pPr>
            <w:r w:rsidRPr="134600B9">
              <w:rPr>
                <w:rFonts w:asciiTheme="minorHAnsi" w:eastAsiaTheme="minorEastAsia" w:hAnsiTheme="minorHAnsi" w:cstheme="minorBidi"/>
                <w:b/>
                <w:bCs/>
                <w:szCs w:val="20"/>
              </w:rPr>
              <w:t>KPI.IBO.2.1</w:t>
            </w:r>
            <w:r w:rsidRPr="134600B9">
              <w:rPr>
                <w:rFonts w:asciiTheme="minorHAnsi" w:eastAsiaTheme="minorEastAsia" w:hAnsiTheme="minorHAnsi" w:cstheme="minorBidi"/>
                <w:szCs w:val="20"/>
              </w:rPr>
              <w:t xml:space="preserve"> - Sensor system characterizes and monitors at least 4 kind of object HM interactions.   </w:t>
            </w:r>
          </w:p>
          <w:p w14:paraId="4A761413" w14:textId="77777777" w:rsidR="009E1589" w:rsidRDefault="009E1589" w:rsidP="00A7105F">
            <w:pPr>
              <w:spacing w:line="257" w:lineRule="auto"/>
              <w:ind w:left="708"/>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Initial value: 0 </w:t>
            </w:r>
            <w:r w:rsidRPr="134600B9">
              <w:rPr>
                <w:rFonts w:asciiTheme="minorHAnsi" w:eastAsiaTheme="minorEastAsia" w:hAnsiTheme="minorHAnsi" w:cstheme="minorBidi"/>
                <w:szCs w:val="20"/>
              </w:rPr>
              <w:t xml:space="preserve">interactions characteristic </w:t>
            </w:r>
          </w:p>
          <w:p w14:paraId="2EECF325" w14:textId="77777777" w:rsidR="009E1589" w:rsidRDefault="009E1589" w:rsidP="00A7105F">
            <w:pPr>
              <w:pStyle w:val="ITEABodyText"/>
              <w:ind w:left="708"/>
              <w:jc w:val="both"/>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Targeted value: 4 </w:t>
            </w:r>
            <w:r w:rsidRPr="134600B9">
              <w:rPr>
                <w:rFonts w:asciiTheme="minorHAnsi" w:eastAsiaTheme="minorEastAsia" w:hAnsiTheme="minorHAnsi" w:cstheme="minorBidi"/>
                <w:szCs w:val="20"/>
              </w:rPr>
              <w:t>interactions characteristics</w:t>
            </w:r>
          </w:p>
          <w:p w14:paraId="5338AEE7" w14:textId="77777777" w:rsidR="009E1589" w:rsidRDefault="009E1589" w:rsidP="00A7105F">
            <w:pPr>
              <w:spacing w:line="257" w:lineRule="auto"/>
              <w:rPr>
                <w:rFonts w:asciiTheme="minorHAnsi" w:eastAsiaTheme="minorEastAsia" w:hAnsiTheme="minorHAnsi" w:cstheme="minorBidi"/>
                <w:szCs w:val="20"/>
              </w:rPr>
            </w:pPr>
            <w:r w:rsidRPr="134600B9">
              <w:rPr>
                <w:rFonts w:asciiTheme="minorHAnsi" w:eastAsiaTheme="minorEastAsia" w:hAnsiTheme="minorHAnsi" w:cstheme="minorBidi"/>
                <w:b/>
                <w:bCs/>
                <w:szCs w:val="20"/>
              </w:rPr>
              <w:t>KPI.IBO.2.2</w:t>
            </w:r>
            <w:r w:rsidRPr="134600B9">
              <w:rPr>
                <w:rFonts w:asciiTheme="minorHAnsi" w:eastAsiaTheme="minorEastAsia" w:hAnsiTheme="minorHAnsi" w:cstheme="minorBidi"/>
                <w:szCs w:val="20"/>
              </w:rPr>
              <w:t xml:space="preserve"> - At least 2 alert services detecting and describing collision </w:t>
            </w:r>
            <w:proofErr w:type="gramStart"/>
            <w:r w:rsidRPr="134600B9">
              <w:rPr>
                <w:rFonts w:asciiTheme="minorHAnsi" w:eastAsiaTheme="minorEastAsia" w:hAnsiTheme="minorHAnsi" w:cstheme="minorBidi"/>
                <w:szCs w:val="20"/>
              </w:rPr>
              <w:t>avoidance</w:t>
            </w:r>
            <w:proofErr w:type="gramEnd"/>
            <w:r w:rsidRPr="134600B9">
              <w:rPr>
                <w:rFonts w:asciiTheme="minorHAnsi" w:eastAsiaTheme="minorEastAsia" w:hAnsiTheme="minorHAnsi" w:cstheme="minorBidi"/>
                <w:szCs w:val="20"/>
              </w:rPr>
              <w:t xml:space="preserve"> </w:t>
            </w:r>
          </w:p>
          <w:p w14:paraId="409AB34D" w14:textId="77777777" w:rsidR="009E1589" w:rsidRDefault="009E1589" w:rsidP="00A7105F">
            <w:pPr>
              <w:spacing w:line="257" w:lineRule="auto"/>
              <w:ind w:left="708"/>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Initial value: 0 </w:t>
            </w:r>
            <w:r w:rsidRPr="134600B9">
              <w:rPr>
                <w:rFonts w:asciiTheme="minorHAnsi" w:eastAsiaTheme="minorEastAsia" w:hAnsiTheme="minorHAnsi" w:cstheme="minorBidi"/>
                <w:szCs w:val="20"/>
              </w:rPr>
              <w:t>services</w:t>
            </w:r>
            <w:r w:rsidRPr="134600B9">
              <w:rPr>
                <w:rFonts w:asciiTheme="minorHAnsi" w:eastAsiaTheme="minorEastAsia" w:hAnsiTheme="minorHAnsi" w:cstheme="minorBidi"/>
                <w:b/>
                <w:bCs/>
                <w:szCs w:val="20"/>
              </w:rPr>
              <w:t xml:space="preserve"> </w:t>
            </w:r>
          </w:p>
          <w:p w14:paraId="09DD7395" w14:textId="77777777" w:rsidR="009E1589" w:rsidRDefault="009E1589" w:rsidP="00A7105F">
            <w:pPr>
              <w:pStyle w:val="ITEABodyText"/>
              <w:ind w:left="708"/>
              <w:jc w:val="both"/>
              <w:rPr>
                <w:rFonts w:asciiTheme="minorHAnsi" w:eastAsiaTheme="minorEastAsia" w:hAnsiTheme="minorHAnsi" w:cstheme="minorBidi"/>
                <w:szCs w:val="20"/>
              </w:rPr>
            </w:pPr>
            <w:r w:rsidRPr="134600B9">
              <w:rPr>
                <w:rFonts w:asciiTheme="minorHAnsi" w:eastAsiaTheme="minorEastAsia" w:hAnsiTheme="minorHAnsi" w:cstheme="minorBidi"/>
                <w:b/>
                <w:bCs/>
                <w:szCs w:val="20"/>
              </w:rPr>
              <w:t xml:space="preserve">Targeted value: 2 </w:t>
            </w:r>
            <w:r w:rsidRPr="134600B9">
              <w:rPr>
                <w:rFonts w:asciiTheme="minorHAnsi" w:eastAsiaTheme="minorEastAsia" w:hAnsiTheme="minorHAnsi" w:cstheme="minorBidi"/>
                <w:szCs w:val="20"/>
              </w:rPr>
              <w:t>services</w:t>
            </w:r>
          </w:p>
          <w:p w14:paraId="0FA7D01B" w14:textId="77777777" w:rsidR="009E1589" w:rsidRDefault="009E1589" w:rsidP="00A7105F">
            <w:pPr>
              <w:spacing w:line="257" w:lineRule="auto"/>
              <w:rPr>
                <w:rFonts w:asciiTheme="minorHAnsi" w:eastAsiaTheme="minorEastAsia" w:hAnsiTheme="minorHAnsi" w:cstheme="minorBidi"/>
                <w:szCs w:val="20"/>
              </w:rPr>
            </w:pPr>
            <w:r w:rsidRPr="134600B9">
              <w:rPr>
                <w:rFonts w:asciiTheme="minorHAnsi" w:eastAsiaTheme="minorEastAsia" w:hAnsiTheme="minorHAnsi" w:cstheme="minorBidi"/>
                <w:b/>
                <w:bCs/>
                <w:szCs w:val="20"/>
              </w:rPr>
              <w:t>KPI.IBO.2.3</w:t>
            </w:r>
            <w:r w:rsidRPr="134600B9">
              <w:rPr>
                <w:rFonts w:asciiTheme="minorHAnsi" w:eastAsiaTheme="minorEastAsia" w:hAnsiTheme="minorHAnsi" w:cstheme="minorBidi"/>
                <w:szCs w:val="20"/>
              </w:rPr>
              <w:t xml:space="preserve"> - Data sets acquisition for 10 different objects interaction (HM) </w:t>
            </w:r>
            <w:proofErr w:type="gramStart"/>
            <w:r w:rsidRPr="134600B9">
              <w:rPr>
                <w:rFonts w:asciiTheme="minorHAnsi" w:eastAsiaTheme="minorEastAsia" w:hAnsiTheme="minorHAnsi" w:cstheme="minorBidi"/>
                <w:szCs w:val="20"/>
              </w:rPr>
              <w:t>featuring</w:t>
            </w:r>
            <w:proofErr w:type="gramEnd"/>
            <w:r w:rsidRPr="134600B9">
              <w:rPr>
                <w:rFonts w:asciiTheme="minorHAnsi" w:eastAsiaTheme="minorEastAsia" w:hAnsiTheme="minorHAnsi" w:cstheme="minorBidi"/>
                <w:szCs w:val="20"/>
              </w:rPr>
              <w:t xml:space="preserve"> </w:t>
            </w:r>
          </w:p>
          <w:p w14:paraId="33E75F65" w14:textId="77777777" w:rsidR="009E1589" w:rsidRDefault="009E1589" w:rsidP="00A7105F">
            <w:pPr>
              <w:spacing w:line="257" w:lineRule="auto"/>
              <w:ind w:left="708"/>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Initial value: 2 </w:t>
            </w:r>
            <w:r w:rsidRPr="134600B9">
              <w:rPr>
                <w:rFonts w:asciiTheme="minorHAnsi" w:eastAsiaTheme="minorEastAsia" w:hAnsiTheme="minorHAnsi" w:cstheme="minorBidi"/>
                <w:szCs w:val="20"/>
              </w:rPr>
              <w:t>data sets</w:t>
            </w:r>
            <w:r w:rsidRPr="134600B9">
              <w:rPr>
                <w:rFonts w:asciiTheme="minorHAnsi" w:eastAsiaTheme="minorEastAsia" w:hAnsiTheme="minorHAnsi" w:cstheme="minorBidi"/>
                <w:b/>
                <w:bCs/>
                <w:szCs w:val="20"/>
              </w:rPr>
              <w:t xml:space="preserve"> </w:t>
            </w:r>
          </w:p>
          <w:p w14:paraId="4E437963" w14:textId="77777777" w:rsidR="009E1589" w:rsidRDefault="009E1589" w:rsidP="00A7105F">
            <w:pPr>
              <w:pStyle w:val="ITEABodyText"/>
              <w:ind w:left="708"/>
              <w:jc w:val="both"/>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Targeted value: 10 </w:t>
            </w:r>
            <w:r w:rsidRPr="134600B9">
              <w:rPr>
                <w:rFonts w:asciiTheme="minorHAnsi" w:eastAsiaTheme="minorEastAsia" w:hAnsiTheme="minorHAnsi" w:cstheme="minorBidi"/>
                <w:szCs w:val="20"/>
              </w:rPr>
              <w:t>data sets</w:t>
            </w:r>
          </w:p>
          <w:p w14:paraId="0D94A0B0" w14:textId="77777777" w:rsidR="009E1589" w:rsidRDefault="009E1589" w:rsidP="00A7105F">
            <w:pPr>
              <w:spacing w:line="257" w:lineRule="auto"/>
              <w:rPr>
                <w:rFonts w:asciiTheme="minorHAnsi" w:eastAsiaTheme="minorEastAsia" w:hAnsiTheme="minorHAnsi" w:cstheme="minorBidi"/>
                <w:szCs w:val="20"/>
              </w:rPr>
            </w:pPr>
            <w:r w:rsidRPr="134600B9">
              <w:rPr>
                <w:rFonts w:asciiTheme="minorHAnsi" w:eastAsiaTheme="minorEastAsia" w:hAnsiTheme="minorHAnsi" w:cstheme="minorBidi"/>
                <w:b/>
                <w:bCs/>
                <w:szCs w:val="20"/>
              </w:rPr>
              <w:lastRenderedPageBreak/>
              <w:t xml:space="preserve">KPI.IBO.2.4 </w:t>
            </w:r>
            <w:r w:rsidRPr="134600B9">
              <w:rPr>
                <w:rFonts w:asciiTheme="minorHAnsi" w:eastAsiaTheme="minorEastAsia" w:hAnsiTheme="minorHAnsi" w:cstheme="minorBidi"/>
                <w:szCs w:val="20"/>
              </w:rPr>
              <w:t xml:space="preserve">- Situation model for each KPI.IBO.2.1 interaction </w:t>
            </w:r>
          </w:p>
          <w:p w14:paraId="19E52BA0" w14:textId="77777777" w:rsidR="009E1589" w:rsidRDefault="009E1589" w:rsidP="00A7105F">
            <w:pPr>
              <w:spacing w:line="257" w:lineRule="auto"/>
              <w:ind w:left="708"/>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Initial value:  0 </w:t>
            </w:r>
            <w:r w:rsidRPr="134600B9">
              <w:rPr>
                <w:rFonts w:asciiTheme="minorHAnsi" w:eastAsiaTheme="minorEastAsia" w:hAnsiTheme="minorHAnsi" w:cstheme="minorBidi"/>
                <w:szCs w:val="20"/>
              </w:rPr>
              <w:t>model</w:t>
            </w:r>
            <w:r w:rsidRPr="134600B9">
              <w:rPr>
                <w:rFonts w:asciiTheme="minorHAnsi" w:eastAsiaTheme="minorEastAsia" w:hAnsiTheme="minorHAnsi" w:cstheme="minorBidi"/>
                <w:b/>
                <w:bCs/>
                <w:szCs w:val="20"/>
              </w:rPr>
              <w:t xml:space="preserve"> </w:t>
            </w:r>
          </w:p>
          <w:p w14:paraId="07C748A2" w14:textId="77777777" w:rsidR="009E1589" w:rsidRDefault="009E1589" w:rsidP="00A7105F">
            <w:pPr>
              <w:pStyle w:val="ITEABodyText"/>
              <w:ind w:left="708"/>
              <w:jc w:val="both"/>
              <w:rPr>
                <w:rFonts w:asciiTheme="minorHAnsi" w:eastAsiaTheme="minorEastAsia" w:hAnsiTheme="minorHAnsi" w:cstheme="minorBidi"/>
                <w:b/>
                <w:bCs/>
                <w:szCs w:val="20"/>
              </w:rPr>
            </w:pPr>
            <w:r w:rsidRPr="134600B9">
              <w:rPr>
                <w:rFonts w:asciiTheme="minorHAnsi" w:eastAsiaTheme="minorEastAsia" w:hAnsiTheme="minorHAnsi" w:cstheme="minorBidi"/>
                <w:b/>
                <w:bCs/>
                <w:szCs w:val="20"/>
              </w:rPr>
              <w:t xml:space="preserve">Targeted value: 1 </w:t>
            </w:r>
            <w:r w:rsidRPr="134600B9">
              <w:rPr>
                <w:rFonts w:asciiTheme="minorHAnsi" w:eastAsiaTheme="minorEastAsia" w:hAnsiTheme="minorHAnsi" w:cstheme="minorBidi"/>
                <w:szCs w:val="20"/>
              </w:rPr>
              <w:t>model</w:t>
            </w:r>
          </w:p>
          <w:p w14:paraId="033A287A" w14:textId="77777777" w:rsidR="009E1589" w:rsidRPr="00CA3A6A" w:rsidRDefault="009E1589" w:rsidP="00A7105F">
            <w:pPr>
              <w:pStyle w:val="BodyText"/>
              <w:rPr>
                <w:rFonts w:asciiTheme="minorHAnsi" w:eastAsiaTheme="minorEastAsia" w:hAnsiTheme="minorHAnsi" w:cstheme="minorBidi"/>
                <w:szCs w:val="20"/>
              </w:rPr>
            </w:pPr>
            <w:r w:rsidRPr="134600B9">
              <w:rPr>
                <w:rFonts w:asciiTheme="minorHAnsi" w:eastAsiaTheme="minorEastAsia" w:hAnsiTheme="minorHAnsi" w:cstheme="minorBidi"/>
                <w:b/>
                <w:bCs/>
                <w:szCs w:val="20"/>
              </w:rPr>
              <w:t>Metric description</w:t>
            </w:r>
            <w:r w:rsidRPr="134600B9">
              <w:rPr>
                <w:rFonts w:asciiTheme="minorHAnsi" w:eastAsiaTheme="minorEastAsia" w:hAnsiTheme="minorHAnsi" w:cstheme="minorBidi"/>
                <w:szCs w:val="20"/>
              </w:rPr>
              <w:t xml:space="preserve"> for all KPIs above:</w:t>
            </w:r>
          </w:p>
          <w:p w14:paraId="692F7795" w14:textId="77777777" w:rsidR="009E1589" w:rsidRPr="00CA3A6A" w:rsidRDefault="009E1589" w:rsidP="00C81F2A">
            <w:pPr>
              <w:pStyle w:val="BodyText"/>
              <w:numPr>
                <w:ilvl w:val="0"/>
                <w:numId w:val="16"/>
              </w:numPr>
              <w:rPr>
                <w:rFonts w:asciiTheme="minorHAnsi" w:eastAsiaTheme="minorEastAsia" w:hAnsiTheme="minorHAnsi" w:cstheme="minorBidi"/>
                <w:szCs w:val="20"/>
              </w:rPr>
            </w:pPr>
            <w:r w:rsidRPr="134600B9">
              <w:rPr>
                <w:rFonts w:asciiTheme="minorHAnsi" w:eastAsiaTheme="minorEastAsia" w:hAnsiTheme="minorHAnsi" w:cstheme="minorBidi"/>
                <w:szCs w:val="20"/>
              </w:rPr>
              <w:t xml:space="preserve">Level 0 (initial value) - KPIs defined at the requirement </w:t>
            </w:r>
            <w:proofErr w:type="gramStart"/>
            <w:r w:rsidRPr="134600B9">
              <w:rPr>
                <w:rFonts w:asciiTheme="minorHAnsi" w:eastAsiaTheme="minorEastAsia" w:hAnsiTheme="minorHAnsi" w:cstheme="minorBidi"/>
                <w:szCs w:val="20"/>
              </w:rPr>
              <w:t>phase</w:t>
            </w:r>
            <w:proofErr w:type="gramEnd"/>
            <w:r w:rsidRPr="134600B9">
              <w:rPr>
                <w:rFonts w:asciiTheme="minorHAnsi" w:eastAsiaTheme="minorEastAsia" w:hAnsiTheme="minorHAnsi" w:cstheme="minorBidi"/>
                <w:szCs w:val="20"/>
              </w:rPr>
              <w:t xml:space="preserve"> </w:t>
            </w:r>
          </w:p>
          <w:p w14:paraId="5D0B6FDD" w14:textId="77777777" w:rsidR="009E1589" w:rsidRPr="00CA3A6A" w:rsidRDefault="009E1589" w:rsidP="00C81F2A">
            <w:pPr>
              <w:pStyle w:val="BodyText"/>
              <w:numPr>
                <w:ilvl w:val="0"/>
                <w:numId w:val="16"/>
              </w:numPr>
              <w:rPr>
                <w:rFonts w:asciiTheme="minorHAnsi" w:eastAsiaTheme="minorEastAsia" w:hAnsiTheme="minorHAnsi" w:cstheme="minorBidi"/>
                <w:szCs w:val="20"/>
              </w:rPr>
            </w:pPr>
            <w:r w:rsidRPr="134600B9">
              <w:rPr>
                <w:rFonts w:asciiTheme="minorHAnsi" w:eastAsiaTheme="minorEastAsia" w:hAnsiTheme="minorHAnsi" w:cstheme="minorBidi"/>
                <w:szCs w:val="20"/>
              </w:rPr>
              <w:t xml:space="preserve">Level 1: KPI revised within the system development </w:t>
            </w:r>
            <w:proofErr w:type="gramStart"/>
            <w:r w:rsidRPr="134600B9">
              <w:rPr>
                <w:rFonts w:asciiTheme="minorHAnsi" w:eastAsiaTheme="minorEastAsia" w:hAnsiTheme="minorHAnsi" w:cstheme="minorBidi"/>
                <w:szCs w:val="20"/>
              </w:rPr>
              <w:t>phase</w:t>
            </w:r>
            <w:proofErr w:type="gramEnd"/>
          </w:p>
          <w:p w14:paraId="1ACF4EE0" w14:textId="77777777" w:rsidR="009E1589" w:rsidRDefault="009E1589" w:rsidP="00C81F2A">
            <w:pPr>
              <w:pStyle w:val="BodyText"/>
              <w:numPr>
                <w:ilvl w:val="0"/>
                <w:numId w:val="16"/>
              </w:numPr>
              <w:rPr>
                <w:rFonts w:asciiTheme="minorHAnsi" w:eastAsiaTheme="minorEastAsia" w:hAnsiTheme="minorHAnsi" w:cstheme="minorBidi"/>
                <w:szCs w:val="20"/>
              </w:rPr>
            </w:pPr>
            <w:r w:rsidRPr="134600B9">
              <w:rPr>
                <w:rFonts w:asciiTheme="minorHAnsi" w:eastAsiaTheme="minorEastAsia" w:hAnsiTheme="minorHAnsi" w:cstheme="minorBidi"/>
                <w:szCs w:val="20"/>
              </w:rPr>
              <w:t xml:space="preserve">Level 2: KPI revised within the implementation </w:t>
            </w:r>
            <w:proofErr w:type="gramStart"/>
            <w:r w:rsidRPr="134600B9">
              <w:rPr>
                <w:rFonts w:asciiTheme="minorHAnsi" w:eastAsiaTheme="minorEastAsia" w:hAnsiTheme="minorHAnsi" w:cstheme="minorBidi"/>
                <w:szCs w:val="20"/>
              </w:rPr>
              <w:t>phase</w:t>
            </w:r>
            <w:proofErr w:type="gramEnd"/>
          </w:p>
          <w:p w14:paraId="1E1195D5" w14:textId="77777777" w:rsidR="009E1589" w:rsidRPr="00CA3A6A" w:rsidRDefault="009E1589" w:rsidP="00C81F2A">
            <w:pPr>
              <w:pStyle w:val="BodyText"/>
              <w:numPr>
                <w:ilvl w:val="0"/>
                <w:numId w:val="16"/>
              </w:numPr>
              <w:rPr>
                <w:rFonts w:asciiTheme="minorHAnsi" w:eastAsiaTheme="minorEastAsia" w:hAnsiTheme="minorHAnsi" w:cstheme="minorBidi"/>
                <w:szCs w:val="20"/>
              </w:rPr>
            </w:pPr>
            <w:r w:rsidRPr="134600B9">
              <w:rPr>
                <w:rFonts w:asciiTheme="minorHAnsi" w:eastAsiaTheme="minorEastAsia" w:hAnsiTheme="minorHAnsi" w:cstheme="minorBidi"/>
                <w:szCs w:val="20"/>
              </w:rPr>
              <w:t>Level 3: (final targeted value) - KPIs validated in the demonstration phase.</w:t>
            </w:r>
          </w:p>
          <w:p w14:paraId="23ADD789" w14:textId="77777777" w:rsidR="009E1589" w:rsidRPr="00546708" w:rsidRDefault="009E1589" w:rsidP="00A7105F">
            <w:pPr>
              <w:pStyle w:val="ITEABodyText"/>
              <w:jc w:val="both"/>
              <w:rPr>
                <w:b/>
                <w:bCs/>
              </w:rPr>
            </w:pPr>
            <w:r w:rsidRPr="134600B9">
              <w:rPr>
                <w:b/>
                <w:bCs/>
              </w:rPr>
              <w:t>TRL level</w:t>
            </w:r>
          </w:p>
          <w:p w14:paraId="5F325D5D" w14:textId="77777777" w:rsidR="009E1589" w:rsidRPr="00546708" w:rsidRDefault="009E1589" w:rsidP="00A7105F">
            <w:pPr>
              <w:pStyle w:val="ITEABodyText"/>
              <w:ind w:left="708"/>
              <w:jc w:val="both"/>
            </w:pPr>
            <w:r>
              <w:t>The complexity of the system valuated in all KPIs above is very high thus the assessment of TRL level is common for entire system:</w:t>
            </w:r>
          </w:p>
          <w:p w14:paraId="2A349446" w14:textId="77777777" w:rsidR="009E1589" w:rsidRPr="00546708" w:rsidRDefault="009E1589" w:rsidP="00A7105F">
            <w:pPr>
              <w:pStyle w:val="ITEABodyText"/>
              <w:ind w:left="708"/>
              <w:jc w:val="both"/>
            </w:pPr>
            <w:r>
              <w:t xml:space="preserve">Initial </w:t>
            </w:r>
            <w:r w:rsidRPr="134600B9">
              <w:rPr>
                <w:b/>
                <w:bCs/>
              </w:rPr>
              <w:t>TRL 1-2</w:t>
            </w:r>
            <w:r>
              <w:t xml:space="preserve"> </w:t>
            </w:r>
          </w:p>
          <w:p w14:paraId="3E2912F4" w14:textId="77777777" w:rsidR="009E1589" w:rsidRPr="00546708" w:rsidRDefault="009E1589" w:rsidP="00A7105F">
            <w:pPr>
              <w:pStyle w:val="ITEABodyText"/>
              <w:ind w:left="708"/>
              <w:jc w:val="both"/>
            </w:pPr>
            <w:r>
              <w:t xml:space="preserve">Target </w:t>
            </w:r>
            <w:r w:rsidRPr="134600B9">
              <w:rPr>
                <w:b/>
                <w:bCs/>
              </w:rPr>
              <w:t>TRL 3-4</w:t>
            </w:r>
          </w:p>
        </w:tc>
      </w:tr>
      <w:tr w:rsidR="009E1589" w14:paraId="5A166611" w14:textId="77777777" w:rsidTr="02D36F48">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3788424C" w14:textId="083F2F25" w:rsidR="00596F2F" w:rsidRPr="00DC0F5C" w:rsidRDefault="009E1589" w:rsidP="00DC0F5C">
            <w:pPr>
              <w:pStyle w:val="ITEABodyText"/>
              <w:jc w:val="both"/>
              <w:rPr>
                <w:b/>
                <w:bCs/>
                <w:u w:val="single"/>
              </w:rPr>
            </w:pPr>
            <w:r w:rsidRPr="5F3243F6">
              <w:rPr>
                <w:b/>
                <w:bCs/>
                <w:u w:val="single"/>
                <w:lang w:val="en-US"/>
              </w:rPr>
              <w:lastRenderedPageBreak/>
              <w:t>KPI</w:t>
            </w:r>
            <w:r w:rsidRPr="5F3243F6">
              <w:rPr>
                <w:b/>
                <w:bCs/>
                <w:u w:val="single"/>
              </w:rPr>
              <w:t xml:space="preserve"> application of advanced maps in public safety</w:t>
            </w:r>
            <w:r w:rsidR="00B90351">
              <w:rPr>
                <w:b/>
                <w:bCs/>
                <w:u w:val="single"/>
              </w:rPr>
              <w:t xml:space="preserve"> (UC 3)</w:t>
            </w:r>
          </w:p>
          <w:p w14:paraId="74BFA019" w14:textId="77777777" w:rsidR="00596F2F" w:rsidRDefault="00596F2F">
            <w:pPr>
              <w:pStyle w:val="ITEABodyText"/>
              <w:numPr>
                <w:ilvl w:val="0"/>
                <w:numId w:val="36"/>
              </w:numPr>
              <w:ind w:left="417" w:firstLine="0"/>
              <w:rPr>
                <w:del w:id="812" w:author="Miikka Salminen" w:date="2024-09-18T07:44:00Z"/>
              </w:rPr>
              <w:pPrChange w:id="813" w:author="Miikka Salminen" w:date="2024-09-18T07:44:00Z">
                <w:pPr>
                  <w:pStyle w:val="ITEABodyText"/>
                  <w:numPr>
                    <w:numId w:val="36"/>
                  </w:numPr>
                  <w:ind w:left="777" w:hanging="360"/>
                </w:pPr>
              </w:pPrChange>
            </w:pPr>
            <w:del w:id="814" w:author="Miikka Salminen" w:date="2024-09-18T07:44:00Z">
              <w:r w:rsidDel="00596F2F">
                <w:delText>Location-based solutions for first responders and especially firefighting.</w:delText>
              </w:r>
            </w:del>
          </w:p>
          <w:p w14:paraId="766DE02E" w14:textId="77777777" w:rsidR="00596F2F" w:rsidRDefault="00596F2F" w:rsidP="00C81F2A">
            <w:pPr>
              <w:pStyle w:val="ITEABodyText"/>
              <w:numPr>
                <w:ilvl w:val="0"/>
                <w:numId w:val="36"/>
              </w:numPr>
              <w:rPr>
                <w:del w:id="815" w:author="Miikka Salminen" w:date="2024-09-18T07:44:00Z"/>
              </w:rPr>
            </w:pPr>
            <w:del w:id="816" w:author="Miikka Salminen" w:date="2024-09-18T07:44:00Z">
              <w:r w:rsidDel="00596F2F">
                <w:delText>Situational awareness solution to better fit the customer needs.</w:delText>
              </w:r>
            </w:del>
          </w:p>
          <w:p w14:paraId="789398DB" w14:textId="70D8E5B0" w:rsidR="00596F2F" w:rsidRDefault="00596F2F" w:rsidP="02D36F48">
            <w:pPr>
              <w:pStyle w:val="ListParagraph"/>
              <w:numPr>
                <w:ilvl w:val="0"/>
                <w:numId w:val="36"/>
              </w:numPr>
              <w:spacing w:line="257" w:lineRule="auto"/>
              <w:rPr>
                <w:ins w:id="817" w:author="Miikka Salminen" w:date="2024-09-18T07:44:00Z"/>
                <w:b/>
                <w:bCs/>
              </w:rPr>
            </w:pPr>
            <w:del w:id="818" w:author="Miikka Salminen" w:date="2024-09-18T07:44:00Z">
              <w:r w:rsidDel="00596F2F">
                <w:delText>Approach and SW designs for data sources, information presentation for real use with reasonable effort.</w:delText>
              </w:r>
            </w:del>
          </w:p>
          <w:p w14:paraId="04B70407" w14:textId="4965B10D" w:rsidR="4BDC73F5" w:rsidRDefault="4BDC73F5" w:rsidP="02D36F48">
            <w:pPr>
              <w:pStyle w:val="ListParagraph"/>
              <w:numPr>
                <w:ilvl w:val="0"/>
                <w:numId w:val="36"/>
              </w:numPr>
              <w:spacing w:line="257" w:lineRule="auto"/>
              <w:rPr>
                <w:ins w:id="819" w:author="Latvakoski Juhani" w:date="2024-09-17T14:43:00Z"/>
                <w:del w:id="820" w:author="Miikka Salminen" w:date="2024-09-18T07:44:00Z"/>
              </w:rPr>
            </w:pPr>
            <w:ins w:id="821" w:author="Miikka Salminen" w:date="2024-09-18T07:44:00Z">
              <w:r>
                <w:t xml:space="preserve">Location-based solutions for first responders, especially in firefighting, can improve situational awareness by offering tailored solutions that present data efficiently. With focus on usability, these systems can provide practical, real-time information with minimal effort, meeting the specific needs of </w:t>
              </w:r>
              <w:proofErr w:type="spellStart"/>
              <w:r>
                <w:t>responders.</w:t>
              </w:r>
            </w:ins>
          </w:p>
          <w:p w14:paraId="19E9D4B5" w14:textId="77777777" w:rsidR="005B1396" w:rsidRPr="00F22B74" w:rsidRDefault="005B1396" w:rsidP="005B1396">
            <w:pPr>
              <w:spacing w:line="257" w:lineRule="auto"/>
              <w:rPr>
                <w:ins w:id="822" w:author="Latvakoski Juhani" w:date="2024-09-17T14:43:00Z"/>
                <w:b/>
              </w:rPr>
            </w:pPr>
            <w:ins w:id="823" w:author="Latvakoski Juhani" w:date="2024-09-17T14:43:00Z">
              <w:r w:rsidRPr="00F22B74">
                <w:rPr>
                  <w:b/>
                </w:rPr>
                <w:t>Initial</w:t>
              </w:r>
              <w:proofErr w:type="spellEnd"/>
              <w:r w:rsidRPr="00F22B74">
                <w:rPr>
                  <w:b/>
                </w:rPr>
                <w:t xml:space="preserve"> value: </w:t>
              </w:r>
            </w:ins>
          </w:p>
          <w:p w14:paraId="3A91F31B" w14:textId="2493BCEF" w:rsidR="005B1396" w:rsidRPr="00F22B74" w:rsidRDefault="005B1396" w:rsidP="005B1396">
            <w:pPr>
              <w:pStyle w:val="ListParagraph"/>
              <w:numPr>
                <w:ilvl w:val="0"/>
                <w:numId w:val="14"/>
              </w:numPr>
              <w:spacing w:before="60" w:after="0" w:line="257" w:lineRule="auto"/>
              <w:rPr>
                <w:ins w:id="824" w:author="Latvakoski Juhani" w:date="2024-09-17T14:43:00Z"/>
                <w:rFonts w:ascii="Calibri" w:eastAsia="Calibri" w:hAnsi="Calibri" w:cs="Calibri"/>
                <w:sz w:val="22"/>
                <w:szCs w:val="22"/>
                <w:lang w:val="en-US"/>
              </w:rPr>
            </w:pPr>
            <w:del w:id="825" w:author="Miikka Salminen" w:date="2024-09-18T07:37:00Z">
              <w:r w:rsidRPr="02D36F48" w:rsidDel="005B1396">
                <w:rPr>
                  <w:rFonts w:ascii="Calibri" w:eastAsia="Calibri" w:hAnsi="Calibri" w:cs="Calibri"/>
                  <w:sz w:val="22"/>
                  <w:szCs w:val="22"/>
                  <w:lang w:val="en-US"/>
                </w:rPr>
                <w:delText>xxx</w:delText>
              </w:r>
            </w:del>
            <w:ins w:id="826" w:author="Latvakoski Juhani" w:date="2024-09-17T14:43:00Z">
              <w:del w:id="827" w:author="Miikka Salminen" w:date="2024-09-18T07:37:00Z">
                <w:r w:rsidRPr="02D36F48" w:rsidDel="005B1396">
                  <w:rPr>
                    <w:rFonts w:ascii="Calibri" w:eastAsia="Calibri" w:hAnsi="Calibri" w:cs="Calibri"/>
                    <w:sz w:val="22"/>
                    <w:szCs w:val="22"/>
                    <w:lang w:val="en-US"/>
                  </w:rPr>
                  <w:delText>)</w:delText>
                </w:r>
              </w:del>
            </w:ins>
            <w:ins w:id="828" w:author="Miikka Salminen" w:date="2024-09-18T07:37:00Z">
              <w:r w:rsidR="182795AD" w:rsidRPr="02D36F48">
                <w:rPr>
                  <w:rFonts w:ascii="Calibri" w:eastAsia="Calibri" w:hAnsi="Calibri" w:cs="Calibri"/>
                  <w:sz w:val="22"/>
                  <w:szCs w:val="22"/>
                  <w:lang w:val="en-US"/>
                </w:rPr>
                <w:t xml:space="preserve"> Support for combining live video with location data is available, but there's a lot of room for utilizing advanced map features and AI to provide new solutions to improve situational awareness of first </w:t>
              </w:r>
              <w:proofErr w:type="gramStart"/>
              <w:r w:rsidR="182795AD" w:rsidRPr="02D36F48">
                <w:rPr>
                  <w:rFonts w:ascii="Calibri" w:eastAsia="Calibri" w:hAnsi="Calibri" w:cs="Calibri"/>
                  <w:sz w:val="22"/>
                  <w:szCs w:val="22"/>
                  <w:lang w:val="en-US"/>
                </w:rPr>
                <w:t>responders</w:t>
              </w:r>
            </w:ins>
            <w:proofErr w:type="gramEnd"/>
          </w:p>
          <w:p w14:paraId="0C281400" w14:textId="77777777" w:rsidR="005B1396" w:rsidRPr="00F22B74" w:rsidRDefault="005B1396" w:rsidP="005B1396">
            <w:pPr>
              <w:pStyle w:val="ITEABodyText"/>
              <w:jc w:val="both"/>
              <w:rPr>
                <w:ins w:id="829" w:author="Latvakoski Juhani" w:date="2024-09-17T14:43:00Z"/>
                <w:b/>
              </w:rPr>
            </w:pPr>
          </w:p>
          <w:p w14:paraId="7893F886" w14:textId="77777777" w:rsidR="005B1396" w:rsidRPr="00F22B74" w:rsidRDefault="005B1396" w:rsidP="005B1396">
            <w:pPr>
              <w:pStyle w:val="ITEABodyText"/>
              <w:jc w:val="both"/>
              <w:rPr>
                <w:ins w:id="830" w:author="Latvakoski Juhani" w:date="2024-09-17T14:43:00Z"/>
                <w:b/>
              </w:rPr>
            </w:pPr>
            <w:ins w:id="831" w:author="Latvakoski Juhani" w:date="2024-09-17T14:43:00Z">
              <w:r w:rsidRPr="00F22B74">
                <w:rPr>
                  <w:b/>
                </w:rPr>
                <w:t>Targeted value:</w:t>
              </w:r>
            </w:ins>
          </w:p>
          <w:p w14:paraId="447C4BE0" w14:textId="250B76C3" w:rsidR="005B1396" w:rsidRDefault="005B1396" w:rsidP="02D36F48">
            <w:pPr>
              <w:pStyle w:val="BodyText"/>
              <w:numPr>
                <w:ilvl w:val="0"/>
                <w:numId w:val="15"/>
              </w:numPr>
              <w:rPr>
                <w:ins w:id="832" w:author="Latvakoski Juhani" w:date="2024-09-17T14:43:00Z"/>
              </w:rPr>
            </w:pPr>
            <w:ins w:id="833" w:author="Latvakoski Juhani" w:date="2024-09-17T14:43:00Z">
              <w:del w:id="834" w:author="Miikka Salminen" w:date="2024-09-18T07:38:00Z">
                <w:r w:rsidDel="005B1396">
                  <w:delText xml:space="preserve">yyy. </w:delText>
                </w:r>
              </w:del>
            </w:ins>
            <w:ins w:id="835" w:author="Miikka Salminen" w:date="2024-09-18T07:38:00Z">
              <w:r w:rsidR="7F948AF6">
                <w:t xml:space="preserve">Pilot implementation of new feature combining map and AI to improve situational awareness of first </w:t>
              </w:r>
              <w:proofErr w:type="gramStart"/>
              <w:r w:rsidR="7F948AF6">
                <w:t>responders</w:t>
              </w:r>
            </w:ins>
            <w:proofErr w:type="gramEnd"/>
          </w:p>
          <w:p w14:paraId="4D96B822" w14:textId="77777777" w:rsidR="005B1396" w:rsidRPr="00F22B74" w:rsidRDefault="005B1396" w:rsidP="005B1396">
            <w:pPr>
              <w:pStyle w:val="BodyText"/>
              <w:rPr>
                <w:ins w:id="836" w:author="Latvakoski Juhani" w:date="2024-09-17T14:43:00Z"/>
              </w:rPr>
            </w:pPr>
            <w:ins w:id="837" w:author="Latvakoski Juhani" w:date="2024-09-17T14:43:00Z">
              <w:r w:rsidRPr="00F22B74">
                <w:t>Metric description</w:t>
              </w:r>
            </w:ins>
          </w:p>
          <w:p w14:paraId="2A22C3D3" w14:textId="77777777" w:rsidR="005B1396" w:rsidRPr="00F22B74" w:rsidRDefault="005B1396" w:rsidP="005B1396">
            <w:pPr>
              <w:pStyle w:val="BodyText"/>
              <w:numPr>
                <w:ilvl w:val="0"/>
                <w:numId w:val="16"/>
              </w:numPr>
              <w:rPr>
                <w:ins w:id="838" w:author="Latvakoski Juhani" w:date="2024-09-17T14:43:00Z"/>
              </w:rPr>
            </w:pPr>
            <w:ins w:id="839" w:author="Latvakoski Juhani" w:date="2024-09-17T14:43:00Z">
              <w:r w:rsidRPr="00F22B74">
                <w:t>Level 0 (initial value)</w:t>
              </w:r>
            </w:ins>
          </w:p>
          <w:p w14:paraId="12BF3678" w14:textId="2A93D756" w:rsidR="005B1396" w:rsidRPr="00F22B74" w:rsidRDefault="005B1396" w:rsidP="005B1396">
            <w:pPr>
              <w:pStyle w:val="BodyText"/>
              <w:numPr>
                <w:ilvl w:val="0"/>
                <w:numId w:val="16"/>
              </w:numPr>
              <w:rPr>
                <w:ins w:id="840" w:author="Latvakoski Juhani" w:date="2024-09-17T14:43:00Z"/>
                <w:rFonts w:eastAsia="Arial" w:cs="Arial"/>
              </w:rPr>
            </w:pPr>
            <w:ins w:id="841" w:author="Latvakoski Juhani" w:date="2024-09-17T14:43:00Z">
              <w:r>
                <w:t>Level 1:</w:t>
              </w:r>
            </w:ins>
            <w:ins w:id="842" w:author="Miikka Salminen" w:date="2024-09-18T07:38:00Z">
              <w:r w:rsidR="4179B1D7">
                <w:t xml:space="preserve"> Use case defined</w:t>
              </w:r>
            </w:ins>
            <w:ins w:id="843" w:author="Latvakoski Juhani" w:date="2024-09-17T14:43:00Z">
              <w:del w:id="844" w:author="Miikka Salminen" w:date="2024-09-18T07:45:00Z">
                <w:r w:rsidRPr="02D36F48" w:rsidDel="005B1396">
                  <w:rPr>
                    <w:rFonts w:eastAsia="Arial" w:cs="Arial"/>
                  </w:rPr>
                  <w:delText>.</w:delText>
                </w:r>
              </w:del>
            </w:ins>
          </w:p>
          <w:p w14:paraId="4C9951A4" w14:textId="01CB469E" w:rsidR="005B1396" w:rsidRPr="00F22B74" w:rsidRDefault="005B1396" w:rsidP="02D36F48">
            <w:pPr>
              <w:pStyle w:val="BodyText"/>
              <w:numPr>
                <w:ilvl w:val="0"/>
                <w:numId w:val="16"/>
              </w:numPr>
              <w:rPr>
                <w:ins w:id="845" w:author="Latvakoski Juhani" w:date="2024-09-17T14:43:00Z"/>
              </w:rPr>
            </w:pPr>
            <w:ins w:id="846" w:author="Latvakoski Juhani" w:date="2024-09-17T14:43:00Z">
              <w:r>
                <w:t xml:space="preserve">Level 2: </w:t>
              </w:r>
            </w:ins>
            <w:ins w:id="847" w:author="Miikka Salminen" w:date="2024-09-18T07:38:00Z">
              <w:r w:rsidR="6979A695">
                <w:t xml:space="preserve">Concept requirements </w:t>
              </w:r>
              <w:proofErr w:type="gramStart"/>
              <w:r w:rsidR="6979A695">
                <w:t>collected</w:t>
              </w:r>
            </w:ins>
            <w:proofErr w:type="gramEnd"/>
          </w:p>
          <w:p w14:paraId="30DDD553" w14:textId="74FAC046" w:rsidR="005B1396" w:rsidRPr="00F22B74" w:rsidRDefault="005B1396" w:rsidP="02D36F48">
            <w:pPr>
              <w:pStyle w:val="BodyText"/>
              <w:numPr>
                <w:ilvl w:val="0"/>
                <w:numId w:val="16"/>
              </w:numPr>
              <w:rPr>
                <w:ins w:id="848" w:author="Latvakoski Juhani" w:date="2024-09-17T14:43:00Z"/>
              </w:rPr>
            </w:pPr>
            <w:ins w:id="849" w:author="Latvakoski Juhani" w:date="2024-09-17T14:43:00Z">
              <w:r>
                <w:t xml:space="preserve">Level 3:  </w:t>
              </w:r>
            </w:ins>
            <w:ins w:id="850" w:author="Miikka Salminen" w:date="2024-09-18T07:38:00Z">
              <w:r w:rsidR="103EF68D">
                <w:t xml:space="preserve">Prototyping and designing feature </w:t>
              </w:r>
              <w:proofErr w:type="gramStart"/>
              <w:r w:rsidR="103EF68D">
                <w:t>architecture</w:t>
              </w:r>
            </w:ins>
            <w:proofErr w:type="gramEnd"/>
          </w:p>
          <w:p w14:paraId="494D9556" w14:textId="521B1E73" w:rsidR="005B1396" w:rsidRPr="00F22B74" w:rsidRDefault="005B1396" w:rsidP="02D36F48">
            <w:pPr>
              <w:pStyle w:val="BodyText"/>
              <w:numPr>
                <w:ilvl w:val="0"/>
                <w:numId w:val="16"/>
              </w:numPr>
              <w:rPr>
                <w:ins w:id="851" w:author="Latvakoski Juhani" w:date="2024-09-17T14:43:00Z"/>
              </w:rPr>
            </w:pPr>
            <w:ins w:id="852" w:author="Latvakoski Juhani" w:date="2024-09-17T14:43:00Z">
              <w:r>
                <w:t xml:space="preserve">Level 4: </w:t>
              </w:r>
            </w:ins>
            <w:ins w:id="853" w:author="Miikka Salminen" w:date="2024-09-18T07:39:00Z">
              <w:r w:rsidR="0C71EDEF">
                <w:t xml:space="preserve">Pilot implementation, </w:t>
              </w:r>
              <w:proofErr w:type="gramStart"/>
              <w:r w:rsidR="0C71EDEF">
                <w:t>deployment</w:t>
              </w:r>
              <w:proofErr w:type="gramEnd"/>
              <w:r w:rsidR="0C71EDEF">
                <w:t xml:space="preserve"> and demonstration of developed solution</w:t>
              </w:r>
            </w:ins>
          </w:p>
          <w:p w14:paraId="4066E952" w14:textId="77777777" w:rsidR="005B1396" w:rsidRPr="00F22B74" w:rsidRDefault="005B1396" w:rsidP="005B1396">
            <w:pPr>
              <w:pStyle w:val="BodyText"/>
              <w:numPr>
                <w:ilvl w:val="0"/>
                <w:numId w:val="16"/>
              </w:numPr>
              <w:rPr>
                <w:ins w:id="854" w:author="Latvakoski Juhani" w:date="2024-09-17T14:43:00Z"/>
              </w:rPr>
            </w:pPr>
            <w:ins w:id="855" w:author="Latvakoski Juhani" w:date="2024-09-17T14:43:00Z">
              <w:r w:rsidRPr="00F22B74">
                <w:t>Level 5: (final targeted value)</w:t>
              </w:r>
            </w:ins>
          </w:p>
          <w:p w14:paraId="48D62356" w14:textId="00758F6B" w:rsidR="005B1396" w:rsidRPr="005B1396" w:rsidRDefault="005B1396">
            <w:pPr>
              <w:spacing w:line="257" w:lineRule="auto"/>
              <w:rPr>
                <w:b/>
                <w:bCs/>
                <w:rPrChange w:id="856" w:author="Latvakoski Juhani" w:date="2024-09-17T14:44:00Z">
                  <w:rPr/>
                </w:rPrChange>
              </w:rPr>
              <w:pPrChange w:id="857" w:author="Latvakoski Juhani" w:date="2024-09-17T14:44:00Z">
                <w:pPr>
                  <w:pStyle w:val="ListParagraph"/>
                  <w:numPr>
                    <w:numId w:val="36"/>
                  </w:numPr>
                  <w:spacing w:line="257" w:lineRule="auto"/>
                  <w:ind w:left="777" w:hanging="360"/>
                </w:pPr>
              </w:pPrChange>
            </w:pPr>
          </w:p>
        </w:tc>
      </w:tr>
      <w:tr w:rsidR="00AA717D" w14:paraId="24D5C794" w14:textId="77777777" w:rsidTr="02D36F48">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0FAF06E7" w14:textId="77777777" w:rsidR="00AA717D" w:rsidRPr="00B60784" w:rsidRDefault="00AA717D">
            <w:pPr>
              <w:pStyle w:val="ITEABodyText"/>
              <w:jc w:val="both"/>
              <w:rPr>
                <w:b/>
                <w:bCs/>
                <w:u w:val="single"/>
              </w:rPr>
            </w:pPr>
            <w:r w:rsidRPr="58EDB9A7">
              <w:rPr>
                <w:b/>
                <w:bCs/>
                <w:u w:val="single"/>
                <w:lang w:val="en-US"/>
              </w:rPr>
              <w:t xml:space="preserve">KPI </w:t>
            </w:r>
            <w:r w:rsidRPr="58EDB9A7">
              <w:rPr>
                <w:b/>
                <w:bCs/>
                <w:u w:val="single"/>
              </w:rPr>
              <w:t>critical energy distribution</w:t>
            </w:r>
            <w:r>
              <w:rPr>
                <w:b/>
                <w:bCs/>
                <w:u w:val="single"/>
              </w:rPr>
              <w:t xml:space="preserve"> (UC 4)</w:t>
            </w:r>
          </w:p>
          <w:p w14:paraId="48A87906" w14:textId="77777777" w:rsidR="00AA717D" w:rsidRDefault="00AA717D">
            <w:pPr>
              <w:spacing w:line="257" w:lineRule="auto"/>
              <w:ind w:right="0"/>
              <w:rPr>
                <w:b/>
                <w:bCs/>
              </w:rPr>
            </w:pPr>
            <w:r w:rsidRPr="58EDB9A7">
              <w:rPr>
                <w:b/>
                <w:bCs/>
              </w:rPr>
              <w:t>AI Based Solution for Energy Flexibility in Critical Distribution Networks</w:t>
            </w:r>
          </w:p>
          <w:p w14:paraId="0237C25C" w14:textId="77777777" w:rsidR="00AA717D" w:rsidRPr="00CA3A6A" w:rsidRDefault="00AA717D">
            <w:pPr>
              <w:spacing w:line="257" w:lineRule="auto"/>
              <w:rPr>
                <w:b/>
                <w:bCs/>
              </w:rPr>
            </w:pPr>
            <w:r w:rsidRPr="58EDB9A7">
              <w:rPr>
                <w:b/>
                <w:bCs/>
              </w:rPr>
              <w:t xml:space="preserve">Initial value: </w:t>
            </w:r>
          </w:p>
          <w:p w14:paraId="3027FB78" w14:textId="77777777" w:rsidR="00AA717D" w:rsidRPr="00CA3A6A" w:rsidRDefault="00AA717D">
            <w:pPr>
              <w:pStyle w:val="ITEABodyText"/>
              <w:numPr>
                <w:ilvl w:val="0"/>
                <w:numId w:val="2"/>
              </w:numPr>
              <w:jc w:val="both"/>
            </w:pPr>
            <w:r>
              <w:t>Demand-response energy communities, as well as individual electricity consumers and distribution system operators, lack the ability to facilitate and engage in the proper flexibility of energy resources across the wider electrical grid.</w:t>
            </w:r>
          </w:p>
          <w:p w14:paraId="08E6FF58" w14:textId="77777777" w:rsidR="00AA717D" w:rsidRDefault="00AA717D">
            <w:pPr>
              <w:pStyle w:val="ITEABodyText"/>
              <w:ind w:left="0"/>
              <w:jc w:val="both"/>
              <w:rPr>
                <w:b/>
                <w:bCs/>
              </w:rPr>
            </w:pPr>
          </w:p>
          <w:p w14:paraId="20DE87CC" w14:textId="77777777" w:rsidR="00AA717D" w:rsidRPr="00CA3A6A" w:rsidRDefault="00AA717D">
            <w:pPr>
              <w:pStyle w:val="ITEABodyText"/>
              <w:jc w:val="both"/>
              <w:rPr>
                <w:b/>
                <w:bCs/>
              </w:rPr>
            </w:pPr>
            <w:r w:rsidRPr="58EDB9A7">
              <w:rPr>
                <w:b/>
                <w:bCs/>
              </w:rPr>
              <w:t>Targeted value:</w:t>
            </w:r>
          </w:p>
          <w:p w14:paraId="140C52C3" w14:textId="77777777" w:rsidR="00AA717D" w:rsidRDefault="00AA717D">
            <w:pPr>
              <w:pStyle w:val="BodyText"/>
              <w:numPr>
                <w:ilvl w:val="0"/>
                <w:numId w:val="15"/>
              </w:numPr>
              <w:ind w:right="0"/>
            </w:pPr>
            <w:r>
              <w:t>To implement developed AI algorithms and platform solutions into the market environment, supported by pre-existing energy flexibility infrastructure within the context of managed energy communities, facilitating demand-response programs and resource flexibility amongst involved parties.</w:t>
            </w:r>
          </w:p>
          <w:p w14:paraId="37CFB86A" w14:textId="77777777" w:rsidR="00AA717D" w:rsidRPr="00CA3A6A" w:rsidRDefault="00AA717D">
            <w:pPr>
              <w:pStyle w:val="BodyText"/>
            </w:pPr>
          </w:p>
          <w:p w14:paraId="36E28F7A" w14:textId="77777777" w:rsidR="00AA717D" w:rsidRPr="00CA3A6A" w:rsidRDefault="00AA717D">
            <w:pPr>
              <w:pStyle w:val="BodyText"/>
            </w:pPr>
            <w:r>
              <w:t>Metric description</w:t>
            </w:r>
          </w:p>
          <w:p w14:paraId="2CA71469" w14:textId="77777777" w:rsidR="00AA717D" w:rsidRPr="00CA3A6A" w:rsidRDefault="00AA717D">
            <w:pPr>
              <w:pStyle w:val="BodyText"/>
              <w:numPr>
                <w:ilvl w:val="0"/>
                <w:numId w:val="16"/>
              </w:numPr>
            </w:pPr>
            <w:r>
              <w:t>Level 0 (initial value)</w:t>
            </w:r>
          </w:p>
          <w:p w14:paraId="20C6D8DD" w14:textId="77777777" w:rsidR="00AA717D" w:rsidRPr="00CA3A6A" w:rsidRDefault="00AA717D">
            <w:pPr>
              <w:pStyle w:val="BodyText"/>
              <w:numPr>
                <w:ilvl w:val="0"/>
                <w:numId w:val="16"/>
              </w:numPr>
              <w:rPr>
                <w:rFonts w:eastAsia="Arial" w:cs="Arial"/>
              </w:rPr>
            </w:pPr>
            <w:r>
              <w:t xml:space="preserve">Level 1: </w:t>
            </w:r>
            <w:r w:rsidRPr="58EDB9A7">
              <w:rPr>
                <w:rFonts w:eastAsia="Arial" w:cs="Arial"/>
              </w:rPr>
              <w:t>Use case planning concluded.</w:t>
            </w:r>
          </w:p>
          <w:p w14:paraId="077A4C2A" w14:textId="77777777" w:rsidR="00AA717D" w:rsidRPr="00CA3A6A" w:rsidRDefault="00AA717D">
            <w:pPr>
              <w:pStyle w:val="BodyText"/>
              <w:numPr>
                <w:ilvl w:val="0"/>
                <w:numId w:val="16"/>
              </w:numPr>
            </w:pPr>
            <w:r>
              <w:t>Level 2: Requirements capture, background research and technology definitions.</w:t>
            </w:r>
          </w:p>
          <w:p w14:paraId="79C88B5F" w14:textId="77777777" w:rsidR="00AA717D" w:rsidRPr="00CA3A6A" w:rsidRDefault="00AA717D">
            <w:pPr>
              <w:pStyle w:val="BodyText"/>
              <w:numPr>
                <w:ilvl w:val="0"/>
                <w:numId w:val="16"/>
              </w:numPr>
            </w:pPr>
            <w:r>
              <w:t>Level 3: Prototyping + architecture design and definition.</w:t>
            </w:r>
          </w:p>
          <w:p w14:paraId="1D97AA7C" w14:textId="77777777" w:rsidR="00AA717D" w:rsidRPr="00CA3A6A" w:rsidRDefault="00AA717D">
            <w:pPr>
              <w:pStyle w:val="BodyText"/>
              <w:numPr>
                <w:ilvl w:val="0"/>
                <w:numId w:val="16"/>
              </w:numPr>
            </w:pPr>
            <w:r>
              <w:t>Level 4: Pilot implementation and deployment.</w:t>
            </w:r>
          </w:p>
          <w:p w14:paraId="5E740AF8" w14:textId="77777777" w:rsidR="00AA717D" w:rsidRPr="00546708" w:rsidRDefault="00AA717D">
            <w:pPr>
              <w:pStyle w:val="BodyText"/>
              <w:numPr>
                <w:ilvl w:val="0"/>
                <w:numId w:val="16"/>
              </w:numPr>
              <w:rPr>
                <w:color w:val="auto"/>
              </w:rPr>
            </w:pPr>
            <w:r>
              <w:t xml:space="preserve">Level 5: </w:t>
            </w:r>
            <w:r w:rsidRPr="58EDB9A7">
              <w:rPr>
                <w:color w:val="auto"/>
              </w:rPr>
              <w:t>(final targeted value).</w:t>
            </w:r>
          </w:p>
        </w:tc>
      </w:tr>
      <w:tr w:rsidR="000770FB" w14:paraId="215D1FC4" w14:textId="77777777" w:rsidTr="02D36F48">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64311ED6" w14:textId="77777777" w:rsidR="000770FB" w:rsidRPr="00B60784" w:rsidRDefault="000770FB">
            <w:pPr>
              <w:pStyle w:val="ITEABodyText"/>
              <w:jc w:val="both"/>
              <w:rPr>
                <w:b/>
                <w:bCs/>
                <w:u w:val="single"/>
              </w:rPr>
            </w:pPr>
            <w:r w:rsidRPr="5F3243F6">
              <w:rPr>
                <w:b/>
                <w:bCs/>
                <w:u w:val="single"/>
                <w:lang w:val="en-US"/>
              </w:rPr>
              <w:lastRenderedPageBreak/>
              <w:t>KPI</w:t>
            </w:r>
            <w:r w:rsidRPr="5F3243F6">
              <w:rPr>
                <w:b/>
                <w:u w:val="single"/>
                <w:lang w:val="en-US"/>
              </w:rPr>
              <w:t xml:space="preserve"> </w:t>
            </w:r>
            <w:r w:rsidRPr="5F3243F6">
              <w:rPr>
                <w:b/>
                <w:bCs/>
                <w:u w:val="single"/>
              </w:rPr>
              <w:t>security and location awareness of persons</w:t>
            </w:r>
            <w:r>
              <w:rPr>
                <w:b/>
                <w:bCs/>
                <w:u w:val="single"/>
              </w:rPr>
              <w:t xml:space="preserve"> (UC 5)</w:t>
            </w:r>
          </w:p>
          <w:p w14:paraId="4B78DF72" w14:textId="77777777" w:rsidR="000770FB" w:rsidRDefault="000770FB">
            <w:pPr>
              <w:pStyle w:val="ITEABodyText"/>
              <w:jc w:val="both"/>
            </w:pPr>
          </w:p>
          <w:p w14:paraId="7720F1E0" w14:textId="77777777" w:rsidR="000770FB" w:rsidRPr="003B1C4A" w:rsidRDefault="000770FB">
            <w:pPr>
              <w:pStyle w:val="ITEABodyText"/>
              <w:jc w:val="both"/>
              <w:rPr>
                <w:u w:val="single"/>
              </w:rPr>
            </w:pPr>
            <w:r w:rsidRPr="003B1C4A">
              <w:rPr>
                <w:u w:val="single"/>
              </w:rPr>
              <w:t xml:space="preserve">Key </w:t>
            </w:r>
            <w:proofErr w:type="gramStart"/>
            <w:r w:rsidRPr="003B1C4A">
              <w:rPr>
                <w:u w:val="single"/>
              </w:rPr>
              <w:t>innovation-related</w:t>
            </w:r>
            <w:proofErr w:type="gramEnd"/>
            <w:r w:rsidRPr="003B1C4A">
              <w:rPr>
                <w:u w:val="single"/>
              </w:rPr>
              <w:t xml:space="preserve"> KPIs</w:t>
            </w:r>
          </w:p>
          <w:p w14:paraId="45EC19EF" w14:textId="77777777" w:rsidR="000770FB" w:rsidRPr="00F935B9" w:rsidRDefault="000770FB">
            <w:pPr>
              <w:pStyle w:val="ITEABodyText"/>
              <w:jc w:val="both"/>
              <w:rPr>
                <w:lang w:val="en-US"/>
              </w:rPr>
            </w:pPr>
            <w:r w:rsidRPr="003F5055">
              <w:rPr>
                <w:b/>
                <w:bCs/>
                <w:lang w:val="en-US"/>
              </w:rPr>
              <w:t>Internet Connection solution:</w:t>
            </w:r>
            <w:r w:rsidRPr="00F935B9">
              <w:rPr>
                <w:lang w:val="en-US"/>
              </w:rPr>
              <w:t xml:space="preserve"> Low-latency, low-power internet connectivity solution for wearable device</w:t>
            </w:r>
          </w:p>
          <w:p w14:paraId="0DABAD89" w14:textId="77777777" w:rsidR="000770FB" w:rsidRDefault="000770FB">
            <w:pPr>
              <w:pStyle w:val="ITEABodyText"/>
              <w:jc w:val="both"/>
              <w:rPr>
                <w:lang w:val="en-US"/>
              </w:rPr>
            </w:pPr>
          </w:p>
          <w:p w14:paraId="0E2D0DBB" w14:textId="77777777" w:rsidR="000770FB" w:rsidRDefault="000770FB">
            <w:pPr>
              <w:pStyle w:val="ITEABodyText"/>
              <w:jc w:val="both"/>
              <w:rPr>
                <w:lang w:val="en-US"/>
              </w:rPr>
            </w:pPr>
            <w:r>
              <w:rPr>
                <w:lang w:val="en-US"/>
              </w:rPr>
              <w:t>Initial value: There are cellular internet connection solutions available in chip and module form factors. Modules are not suitable for small devices and chip-based solutions require lot of development and approval work.</w:t>
            </w:r>
          </w:p>
          <w:p w14:paraId="717471CF" w14:textId="77777777" w:rsidR="000770FB" w:rsidRDefault="000770FB">
            <w:pPr>
              <w:pStyle w:val="ITEABodyText"/>
              <w:jc w:val="both"/>
              <w:rPr>
                <w:lang w:val="en-US"/>
              </w:rPr>
            </w:pPr>
          </w:p>
          <w:p w14:paraId="1B3EF8DB" w14:textId="77777777" w:rsidR="000770FB" w:rsidRDefault="000770FB">
            <w:pPr>
              <w:pStyle w:val="ITEABodyText"/>
              <w:jc w:val="both"/>
              <w:rPr>
                <w:lang w:val="en-US"/>
              </w:rPr>
            </w:pPr>
            <w:r>
              <w:rPr>
                <w:lang w:val="en-US"/>
              </w:rPr>
              <w:t>Targeted value: There is concept for cellular internet connection embedded into small device available, meeting the size and power requirements. In addition to antenna, HW and ESW design, the subscriber management shall be addressed (typically SIM is used for this in conventional cellular radios).</w:t>
            </w:r>
          </w:p>
          <w:p w14:paraId="59DD9757" w14:textId="77777777" w:rsidR="000770FB" w:rsidRDefault="000770FB">
            <w:pPr>
              <w:pStyle w:val="ITEABodyText"/>
              <w:jc w:val="both"/>
              <w:rPr>
                <w:lang w:val="en-US"/>
              </w:rPr>
            </w:pPr>
          </w:p>
          <w:p w14:paraId="2503BDC6" w14:textId="77777777" w:rsidR="000770FB" w:rsidRDefault="000770FB">
            <w:pPr>
              <w:pStyle w:val="ITEABodyText"/>
              <w:jc w:val="both"/>
              <w:rPr>
                <w:lang w:val="en-US"/>
              </w:rPr>
            </w:pPr>
            <w:r w:rsidRPr="003F5055">
              <w:rPr>
                <w:b/>
                <w:bCs/>
                <w:lang w:val="en-US"/>
              </w:rPr>
              <w:t>Situation awareness-controlled security &amp; privacy:</w:t>
            </w:r>
            <w:r>
              <w:rPr>
                <w:lang w:val="en-US"/>
              </w:rPr>
              <w:t xml:space="preserve"> Device changes its behavior based on location, wireless and sensor information.</w:t>
            </w:r>
          </w:p>
          <w:p w14:paraId="1B940E41" w14:textId="77777777" w:rsidR="000770FB" w:rsidRDefault="000770FB">
            <w:pPr>
              <w:pStyle w:val="ITEABodyText"/>
              <w:jc w:val="both"/>
              <w:rPr>
                <w:lang w:val="en-US"/>
              </w:rPr>
            </w:pPr>
          </w:p>
          <w:p w14:paraId="19F3855E" w14:textId="77777777" w:rsidR="000770FB" w:rsidRDefault="000770FB">
            <w:pPr>
              <w:pStyle w:val="ITEABodyText"/>
              <w:jc w:val="both"/>
              <w:rPr>
                <w:lang w:val="en-US"/>
              </w:rPr>
            </w:pPr>
            <w:r>
              <w:rPr>
                <w:lang w:val="en-US"/>
              </w:rPr>
              <w:t>Initial value: Device can locate itself. Device can scan wireless devices nearby. Device can determine wearers state of alertness. No specific security behavior is based on this information.</w:t>
            </w:r>
          </w:p>
          <w:p w14:paraId="2E503201" w14:textId="77777777" w:rsidR="000770FB" w:rsidRDefault="000770FB">
            <w:pPr>
              <w:pStyle w:val="ITEABodyText"/>
              <w:jc w:val="both"/>
              <w:rPr>
                <w:lang w:val="en-US"/>
              </w:rPr>
            </w:pPr>
          </w:p>
          <w:p w14:paraId="559B1572" w14:textId="77777777" w:rsidR="000770FB" w:rsidRDefault="24418898">
            <w:pPr>
              <w:pStyle w:val="ITEABodyText"/>
              <w:jc w:val="both"/>
              <w:rPr>
                <w:lang w:val="en-US"/>
              </w:rPr>
            </w:pPr>
            <w:r w:rsidRPr="1C57D88F">
              <w:rPr>
                <w:lang w:val="en-US"/>
              </w:rPr>
              <w:t>Targeted value: Location, wireless information and/or sensor data is used determine devices security status. Device can send health and alertness data if situation awareness security policy rules is met.</w:t>
            </w:r>
          </w:p>
          <w:p w14:paraId="73C6322C" w14:textId="69373B7D" w:rsidR="1C57D88F" w:rsidRDefault="1C57D88F" w:rsidP="1C57D88F">
            <w:pPr>
              <w:pStyle w:val="ITEABodyText"/>
              <w:jc w:val="both"/>
              <w:rPr>
                <w:lang w:val="en-US"/>
              </w:rPr>
            </w:pPr>
          </w:p>
          <w:p w14:paraId="45FA62A3" w14:textId="7FB7732C" w:rsidR="0198B2B2" w:rsidRDefault="0198B2B2" w:rsidP="1C57D88F">
            <w:pPr>
              <w:pStyle w:val="ITEABodyText"/>
              <w:jc w:val="both"/>
              <w:rPr>
                <w:lang w:val="en-US"/>
              </w:rPr>
            </w:pPr>
            <w:r w:rsidRPr="00174BAB">
              <w:rPr>
                <w:b/>
                <w:bCs/>
                <w:lang w:val="en-US"/>
              </w:rPr>
              <w:t>Increased situational awareness of a person’s digital footprint:</w:t>
            </w:r>
            <w:r w:rsidRPr="1C57D88F">
              <w:rPr>
                <w:lang w:val="en-US"/>
              </w:rPr>
              <w:t xml:space="preserve"> a new concept for a user to have a view of their digital footprint and risk </w:t>
            </w:r>
            <w:proofErr w:type="gramStart"/>
            <w:r w:rsidRPr="1C57D88F">
              <w:rPr>
                <w:lang w:val="en-US"/>
              </w:rPr>
              <w:t>exposure</w:t>
            </w:r>
            <w:proofErr w:type="gramEnd"/>
          </w:p>
          <w:p w14:paraId="596F415D" w14:textId="66D4FD22" w:rsidR="1C57D88F" w:rsidRDefault="1C57D88F" w:rsidP="00174BAB">
            <w:pPr>
              <w:pStyle w:val="ITEABodyText"/>
              <w:jc w:val="both"/>
              <w:rPr>
                <w:lang w:val="en-US"/>
              </w:rPr>
            </w:pPr>
          </w:p>
          <w:p w14:paraId="6FAD835E" w14:textId="7226C442" w:rsidR="0198B2B2" w:rsidRDefault="0198B2B2" w:rsidP="00174BAB">
            <w:pPr>
              <w:pStyle w:val="ITEABodyText"/>
              <w:jc w:val="both"/>
            </w:pPr>
            <w:r w:rsidRPr="1C57D88F">
              <w:rPr>
                <w:lang w:val="en-US"/>
              </w:rPr>
              <w:t xml:space="preserve">Initial value: a preliminary set of recognized sources for cyber threat intelligence data to carry out perception for the digital footprint </w:t>
            </w:r>
            <w:proofErr w:type="gramStart"/>
            <w:r w:rsidRPr="1C57D88F">
              <w:rPr>
                <w:lang w:val="en-US"/>
              </w:rPr>
              <w:t>concept</w:t>
            </w:r>
            <w:proofErr w:type="gramEnd"/>
          </w:p>
          <w:p w14:paraId="35ED72F0" w14:textId="4AA299E4" w:rsidR="0198B2B2" w:rsidRDefault="0198B2B2" w:rsidP="00174BAB">
            <w:pPr>
              <w:pStyle w:val="ITEABodyText"/>
              <w:jc w:val="both"/>
            </w:pPr>
            <w:r w:rsidRPr="1C57D88F">
              <w:rPr>
                <w:lang w:val="en-US"/>
              </w:rPr>
              <w:t xml:space="preserve"> </w:t>
            </w:r>
          </w:p>
          <w:p w14:paraId="564995DB" w14:textId="7737B723" w:rsidR="0198B2B2" w:rsidRDefault="0198B2B2" w:rsidP="00174BAB">
            <w:pPr>
              <w:pStyle w:val="ITEABodyText"/>
              <w:jc w:val="both"/>
            </w:pPr>
            <w:r w:rsidRPr="1C57D88F">
              <w:rPr>
                <w:lang w:val="en-US"/>
              </w:rPr>
              <w:lastRenderedPageBreak/>
              <w:t>Targeted value: the new concept includes the levels of situational awareness: perception (collection of threat intelligence), comprehension (data processing and analysis, and visual dashboard), and projection (risk exposure) to guide user’s decision (recommendations)</w:t>
            </w:r>
          </w:p>
          <w:p w14:paraId="1E253A64" w14:textId="6353D1C6" w:rsidR="1C57D88F" w:rsidRDefault="1C57D88F" w:rsidP="1C57D88F">
            <w:pPr>
              <w:pStyle w:val="ITEABodyText"/>
              <w:jc w:val="both"/>
              <w:rPr>
                <w:lang w:val="en-US"/>
              </w:rPr>
            </w:pPr>
          </w:p>
          <w:p w14:paraId="3992A263" w14:textId="77777777" w:rsidR="000770FB" w:rsidRDefault="000770FB">
            <w:pPr>
              <w:pStyle w:val="ITEABodyText"/>
              <w:jc w:val="both"/>
              <w:rPr>
                <w:lang w:val="en-US"/>
              </w:rPr>
            </w:pPr>
          </w:p>
          <w:p w14:paraId="496C7FFD" w14:textId="77777777" w:rsidR="000770FB" w:rsidRPr="003B1C4A" w:rsidRDefault="000770FB">
            <w:pPr>
              <w:pStyle w:val="ITEABodyText"/>
              <w:jc w:val="both"/>
              <w:rPr>
                <w:u w:val="single"/>
                <w:lang w:val="en-US"/>
              </w:rPr>
            </w:pPr>
            <w:r w:rsidRPr="003B1C4A">
              <w:rPr>
                <w:u w:val="single"/>
                <w:lang w:val="en-US"/>
              </w:rPr>
              <w:t>Unique selling point KPIs</w:t>
            </w:r>
          </w:p>
          <w:p w14:paraId="6276E673" w14:textId="77777777" w:rsidR="000770FB" w:rsidRDefault="000770FB">
            <w:pPr>
              <w:pStyle w:val="ITEABodyText"/>
              <w:jc w:val="both"/>
              <w:rPr>
                <w:lang w:val="en-US"/>
              </w:rPr>
            </w:pPr>
            <w:r w:rsidRPr="0053004A">
              <w:rPr>
                <w:b/>
                <w:lang w:val="en-US"/>
              </w:rPr>
              <w:t>Situation awareness alerts:</w:t>
            </w:r>
            <w:r>
              <w:rPr>
                <w:lang w:val="en-US"/>
              </w:rPr>
              <w:t xml:space="preserve"> Device can advertise itself nearby and inform other parties of its state and motion. Advertising can be started by location information, change in wireless environment or physical activity.</w:t>
            </w:r>
          </w:p>
          <w:p w14:paraId="0673A5F1" w14:textId="77777777" w:rsidR="000770FB" w:rsidRDefault="000770FB">
            <w:pPr>
              <w:pStyle w:val="ITEABodyText"/>
              <w:jc w:val="both"/>
              <w:rPr>
                <w:lang w:val="en-US"/>
              </w:rPr>
            </w:pPr>
          </w:p>
          <w:p w14:paraId="1DB1D210" w14:textId="77777777" w:rsidR="000770FB" w:rsidRDefault="24418898">
            <w:pPr>
              <w:pStyle w:val="ITEABodyText"/>
              <w:jc w:val="both"/>
              <w:rPr>
                <w:lang w:val="en-US"/>
              </w:rPr>
            </w:pPr>
            <w:r w:rsidRPr="1C57D88F">
              <w:rPr>
                <w:b/>
                <w:bCs/>
                <w:lang w:val="en-US"/>
              </w:rPr>
              <w:t>Cars and vehicles utilizing health and alertness information:</w:t>
            </w:r>
            <w:r w:rsidRPr="1C57D88F">
              <w:rPr>
                <w:lang w:val="en-US"/>
              </w:rPr>
              <w:t xml:space="preserve"> Vehicle can adjust its behavior based on state of alertness. E.g., car can limit speed or propose pause if user is tired.</w:t>
            </w:r>
          </w:p>
          <w:p w14:paraId="43249A35" w14:textId="41247E64" w:rsidR="1C57D88F" w:rsidRDefault="1C57D88F" w:rsidP="1C57D88F">
            <w:pPr>
              <w:pStyle w:val="ITEABodyText"/>
              <w:jc w:val="both"/>
              <w:rPr>
                <w:lang w:val="en-US"/>
              </w:rPr>
            </w:pPr>
          </w:p>
          <w:p w14:paraId="1953BB9E" w14:textId="7CB4A25D" w:rsidR="3B638154" w:rsidRDefault="3B638154" w:rsidP="1C57D88F">
            <w:pPr>
              <w:pStyle w:val="ITEABodyText"/>
              <w:jc w:val="both"/>
              <w:rPr>
                <w:lang w:val="en-US"/>
              </w:rPr>
            </w:pPr>
            <w:r w:rsidRPr="00803DFB">
              <w:rPr>
                <w:b/>
                <w:bCs/>
                <w:lang w:val="en-US"/>
              </w:rPr>
              <w:t>To decrease a person’s probability of losing digital identity or privacy or facing a security incident</w:t>
            </w:r>
            <w:r w:rsidRPr="1C57D88F">
              <w:rPr>
                <w:lang w:val="en-US"/>
              </w:rPr>
              <w:t xml:space="preserve">: combining leading data sources of global teleoperators and cyber threat intelligence will result in the most comprehensive security awareness and protection for </w:t>
            </w:r>
            <w:proofErr w:type="gramStart"/>
            <w:r w:rsidRPr="1C57D88F">
              <w:rPr>
                <w:lang w:val="en-US"/>
              </w:rPr>
              <w:t>consumers</w:t>
            </w:r>
            <w:proofErr w:type="gramEnd"/>
          </w:p>
          <w:p w14:paraId="49D47C8A" w14:textId="77777777" w:rsidR="000770FB" w:rsidRDefault="000770FB">
            <w:pPr>
              <w:pStyle w:val="ITEABodyText"/>
              <w:jc w:val="both"/>
              <w:rPr>
                <w:lang w:val="en-US"/>
              </w:rPr>
            </w:pPr>
          </w:p>
          <w:p w14:paraId="77BA93F8" w14:textId="77777777" w:rsidR="000770FB" w:rsidRPr="003B1C4A" w:rsidRDefault="000770FB">
            <w:pPr>
              <w:pStyle w:val="ITEABodyText"/>
              <w:jc w:val="both"/>
              <w:rPr>
                <w:u w:val="single"/>
                <w:lang w:val="en-US"/>
              </w:rPr>
            </w:pPr>
            <w:r w:rsidRPr="003B1C4A">
              <w:rPr>
                <w:u w:val="single"/>
                <w:lang w:val="en-US"/>
              </w:rPr>
              <w:t>Progress on market access KPIs:</w:t>
            </w:r>
          </w:p>
          <w:p w14:paraId="4BCB8921" w14:textId="77777777" w:rsidR="000770FB" w:rsidRDefault="000770FB">
            <w:pPr>
              <w:pStyle w:val="ITEABodyText"/>
              <w:jc w:val="both"/>
              <w:rPr>
                <w:lang w:val="en-US"/>
              </w:rPr>
            </w:pPr>
            <w:r w:rsidRPr="00517EE9">
              <w:rPr>
                <w:lang w:val="en-US"/>
              </w:rPr>
              <w:t xml:space="preserve">Partnership </w:t>
            </w:r>
            <w:r>
              <w:rPr>
                <w:lang w:val="en-US"/>
              </w:rPr>
              <w:t>with another project member to launch product/service together.</w:t>
            </w:r>
          </w:p>
          <w:p w14:paraId="5A589087" w14:textId="77777777" w:rsidR="000770FB" w:rsidRPr="00517EE9" w:rsidRDefault="24418898">
            <w:pPr>
              <w:pStyle w:val="ITEABodyText"/>
              <w:jc w:val="both"/>
              <w:rPr>
                <w:lang w:val="en-US"/>
              </w:rPr>
            </w:pPr>
            <w:r w:rsidRPr="1C57D88F">
              <w:rPr>
                <w:lang w:val="en-US"/>
              </w:rPr>
              <w:t>5G or similar embedded internet connection capable device opens new markets.</w:t>
            </w:r>
          </w:p>
          <w:p w14:paraId="2D9F93BA" w14:textId="46EC7AD4" w:rsidR="3535BB5D" w:rsidRDefault="3535BB5D" w:rsidP="1C57D88F">
            <w:pPr>
              <w:pStyle w:val="ITEABodyText"/>
              <w:jc w:val="both"/>
              <w:rPr>
                <w:lang w:val="en-US"/>
              </w:rPr>
            </w:pPr>
            <w:r w:rsidRPr="1C57D88F">
              <w:rPr>
                <w:lang w:val="en-US"/>
              </w:rPr>
              <w:t>F-Secure and Polar operate in global consumer markets through global partner networks. KPI for the market access is partner perceived value of security and location awareness of persons.</w:t>
            </w:r>
          </w:p>
          <w:p w14:paraId="12AD6735" w14:textId="77777777" w:rsidR="000770FB" w:rsidRPr="00546708" w:rsidRDefault="000770FB">
            <w:pPr>
              <w:pStyle w:val="BodyText"/>
              <w:ind w:left="720"/>
              <w:rPr>
                <w:b/>
                <w:u w:val="single"/>
              </w:rPr>
            </w:pPr>
          </w:p>
        </w:tc>
      </w:tr>
      <w:tr w:rsidR="009E1589" w:rsidDel="00D772B5" w14:paraId="628DA83D" w14:textId="5776BB8A" w:rsidTr="02D36F48">
        <w:trPr>
          <w:cnfStyle w:val="000000100000" w:firstRow="0" w:lastRow="0" w:firstColumn="0" w:lastColumn="0" w:oddVBand="0" w:evenVBand="0" w:oddHBand="1" w:evenHBand="0" w:firstRowFirstColumn="0" w:firstRowLastColumn="0" w:lastRowFirstColumn="0" w:lastRowLastColumn="0"/>
          <w:del w:id="858" w:author="Latvakoski Juhani" w:date="2024-09-17T12:47:00Z"/>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2856937D" w14:textId="2E30A4BD" w:rsidR="009E1589" w:rsidRPr="00B60784" w:rsidDel="00D772B5" w:rsidRDefault="009E1589" w:rsidP="00A7105F">
            <w:pPr>
              <w:pStyle w:val="ITEABodyText"/>
              <w:jc w:val="both"/>
              <w:rPr>
                <w:del w:id="859" w:author="Latvakoski Juhani" w:date="2024-09-17T12:47:00Z"/>
                <w:b/>
                <w:bCs/>
                <w:u w:val="single"/>
              </w:rPr>
            </w:pPr>
            <w:del w:id="860" w:author="Latvakoski Juhani" w:date="2024-09-17T12:47:00Z">
              <w:r w:rsidRPr="5F3243F6" w:rsidDel="00D772B5">
                <w:rPr>
                  <w:b/>
                  <w:bCs/>
                  <w:u w:val="single"/>
                  <w:lang w:val="en-US"/>
                </w:rPr>
                <w:lastRenderedPageBreak/>
                <w:delText>KPI</w:delText>
              </w:r>
              <w:r w:rsidDel="00D772B5">
                <w:rPr>
                  <w:b/>
                  <w:u w:val="single"/>
                </w:rPr>
                <w:delText xml:space="preserve"> </w:delText>
              </w:r>
              <w:r w:rsidRPr="5F3243F6" w:rsidDel="00D772B5">
                <w:rPr>
                  <w:b/>
                  <w:bCs/>
                  <w:u w:val="single"/>
                </w:rPr>
                <w:delText>autonomous driving and operation</w:delText>
              </w:r>
              <w:r w:rsidR="00B90351" w:rsidDel="00D772B5">
                <w:rPr>
                  <w:b/>
                  <w:bCs/>
                  <w:u w:val="single"/>
                </w:rPr>
                <w:delText xml:space="preserve"> (UC</w:delText>
              </w:r>
              <w:r w:rsidR="00487009" w:rsidDel="00D772B5">
                <w:rPr>
                  <w:b/>
                  <w:bCs/>
                  <w:u w:val="single"/>
                </w:rPr>
                <w:delText xml:space="preserve"> 6)</w:delText>
              </w:r>
            </w:del>
          </w:p>
          <w:p w14:paraId="74C1EB7E" w14:textId="4FB8D7D6" w:rsidR="00023ADF" w:rsidRPr="005B1B80" w:rsidDel="00D772B5" w:rsidRDefault="00023ADF" w:rsidP="00023ADF">
            <w:pPr>
              <w:pStyle w:val="paragraph"/>
              <w:ind w:left="45"/>
              <w:textAlignment w:val="baseline"/>
              <w:rPr>
                <w:del w:id="861" w:author="Latvakoski Juhani" w:date="2024-09-17T12:47:00Z"/>
                <w:lang w:val="en-US"/>
              </w:rPr>
            </w:pPr>
            <w:del w:id="862" w:author="Latvakoski Juhani" w:date="2024-09-17T12:47:00Z">
              <w:r w:rsidDel="00D772B5">
                <w:rPr>
                  <w:rStyle w:val="normaltextrun"/>
                  <w:rFonts w:ascii="Arial" w:hAnsi="Arial" w:cs="Arial"/>
                  <w:sz w:val="20"/>
                  <w:szCs w:val="20"/>
                  <w:lang w:val="en-GB"/>
                </w:rPr>
                <w:delText xml:space="preserve">Autonomous driving and operation: </w:delText>
              </w:r>
              <w:r w:rsidR="00D27450" w:rsidDel="00D772B5">
                <w:rPr>
                  <w:rStyle w:val="normaltextrun"/>
                  <w:rFonts w:ascii="Arial" w:hAnsi="Arial" w:cs="Arial"/>
                  <w:sz w:val="20"/>
                  <w:szCs w:val="20"/>
                  <w:lang w:val="en-GB"/>
                </w:rPr>
                <w:delText>To</w:delText>
              </w:r>
              <w:r w:rsidDel="00D772B5">
                <w:rPr>
                  <w:rStyle w:val="normaltextrun"/>
                  <w:rFonts w:ascii="Arial" w:hAnsi="Arial" w:cs="Arial"/>
                  <w:sz w:val="20"/>
                  <w:szCs w:val="20"/>
                  <w:lang w:val="en-GB"/>
                </w:rPr>
                <w:delText xml:space="preserve"> reach the target level, the requirements and needs of two separately developed autonomous driving and operation must be combined. It will require a lot of computing power that has not been solved before. Integration of new modem solutions, </w:delText>
              </w:r>
              <w:r w:rsidR="00D27450" w:rsidDel="00D772B5">
                <w:rPr>
                  <w:rStyle w:val="normaltextrun"/>
                  <w:rFonts w:ascii="Arial" w:hAnsi="Arial" w:cs="Arial"/>
                  <w:sz w:val="20"/>
                  <w:szCs w:val="20"/>
                  <w:lang w:val="en-GB"/>
                </w:rPr>
                <w:delText>sensors,</w:delText>
              </w:r>
              <w:r w:rsidDel="00D772B5">
                <w:rPr>
                  <w:rStyle w:val="normaltextrun"/>
                  <w:rFonts w:ascii="Arial" w:hAnsi="Arial" w:cs="Arial"/>
                  <w:sz w:val="20"/>
                  <w:szCs w:val="20"/>
                  <w:lang w:val="en-GB"/>
                </w:rPr>
                <w:delText xml:space="preserve"> and processors so that the necessary computing power can be provided as a combination of vehicle computer and cloud service with secure and security in mind.</w:delText>
              </w:r>
              <w:r w:rsidRPr="005B1B80" w:rsidDel="00D772B5">
                <w:rPr>
                  <w:rStyle w:val="eop"/>
                  <w:rFonts w:ascii="Arial" w:hAnsi="Arial" w:cs="Arial"/>
                  <w:sz w:val="20"/>
                  <w:szCs w:val="20"/>
                  <w:lang w:val="en-US"/>
                </w:rPr>
                <w:delText> </w:delText>
              </w:r>
            </w:del>
          </w:p>
          <w:p w14:paraId="14B66349" w14:textId="1B5DC8E2" w:rsidR="00092906" w:rsidRPr="00546708" w:rsidDel="00D772B5" w:rsidRDefault="00092906" w:rsidP="00092906">
            <w:pPr>
              <w:spacing w:line="257" w:lineRule="auto"/>
              <w:rPr>
                <w:del w:id="863" w:author="Latvakoski Juhani" w:date="2024-09-17T12:47:00Z"/>
                <w:rFonts w:eastAsia="Arial" w:cs="Arial"/>
                <w:szCs w:val="20"/>
              </w:rPr>
            </w:pPr>
            <w:del w:id="864" w:author="Latvakoski Juhani" w:date="2024-09-17T12:47:00Z">
              <w:r w:rsidRPr="003B1EF5" w:rsidDel="00D772B5">
                <w:rPr>
                  <w:rFonts w:eastAsia="Arial" w:cs="Arial"/>
                  <w:b/>
                  <w:szCs w:val="20"/>
                </w:rPr>
                <w:delText xml:space="preserve">Initial value: </w:delText>
              </w:r>
            </w:del>
          </w:p>
          <w:p w14:paraId="340BB093" w14:textId="58BABEF6" w:rsidR="00092906" w:rsidRPr="003B1EF5" w:rsidDel="00D772B5" w:rsidRDefault="00092906" w:rsidP="00C81F2A">
            <w:pPr>
              <w:pStyle w:val="ListParagraph"/>
              <w:numPr>
                <w:ilvl w:val="0"/>
                <w:numId w:val="43"/>
              </w:numPr>
              <w:spacing w:before="60" w:after="0" w:line="257" w:lineRule="auto"/>
              <w:rPr>
                <w:del w:id="865" w:author="Latvakoski Juhani" w:date="2024-09-17T12:47:00Z"/>
                <w:rFonts w:ascii="Calibri" w:eastAsia="Calibri" w:hAnsi="Calibri" w:cs="Calibri"/>
                <w:sz w:val="22"/>
                <w:szCs w:val="22"/>
                <w:lang w:val="en-US"/>
              </w:rPr>
            </w:pPr>
            <w:del w:id="866" w:author="Latvakoski Juhani" w:date="2024-09-17T12:47:00Z">
              <w:r w:rsidRPr="003B1EF5" w:rsidDel="00D772B5">
                <w:rPr>
                  <w:rFonts w:ascii="Calibri" w:eastAsia="Calibri" w:hAnsi="Calibri" w:cs="Calibri"/>
                  <w:sz w:val="22"/>
                  <w:szCs w:val="22"/>
                  <w:lang w:val="en-US"/>
                </w:rPr>
                <w:delText>The vehicle computer can receive data from sensors or use ready-made data files to verify functionality.</w:delText>
              </w:r>
            </w:del>
          </w:p>
          <w:p w14:paraId="7BEED6E1" w14:textId="63E2339B" w:rsidR="00092906" w:rsidRPr="00092906" w:rsidDel="00D772B5" w:rsidRDefault="00092906" w:rsidP="00C81F2A">
            <w:pPr>
              <w:pStyle w:val="ListParagraph"/>
              <w:numPr>
                <w:ilvl w:val="0"/>
                <w:numId w:val="43"/>
              </w:numPr>
              <w:rPr>
                <w:del w:id="867" w:author="Latvakoski Juhani" w:date="2024-09-17T12:47:00Z"/>
                <w:rStyle w:val="normaltextrun"/>
                <w:lang w:val="en-US"/>
              </w:rPr>
            </w:pPr>
            <w:del w:id="868" w:author="Latvakoski Juhani" w:date="2024-09-17T12:47:00Z">
              <w:r w:rsidRPr="3A1E5888" w:rsidDel="00D772B5">
                <w:rPr>
                  <w:lang w:val="en-US"/>
                </w:rPr>
                <w:delText xml:space="preserve">Sensor data can be </w:delText>
              </w:r>
              <w:r w:rsidR="00D27450" w:rsidRPr="3A1E5888" w:rsidDel="00D772B5">
                <w:rPr>
                  <w:lang w:val="en-US"/>
                </w:rPr>
                <w:delText>sent</w:delText>
              </w:r>
              <w:r w:rsidRPr="3A1E5888" w:rsidDel="00D772B5">
                <w:rPr>
                  <w:lang w:val="en-US"/>
                </w:rPr>
                <w:delText xml:space="preserve"> via a separate modem to a backend or cloud service.</w:delText>
              </w:r>
            </w:del>
          </w:p>
          <w:p w14:paraId="09F204C0" w14:textId="3C3610E1" w:rsidR="00023ADF" w:rsidRPr="00506204" w:rsidDel="00D772B5" w:rsidRDefault="00023ADF" w:rsidP="00447713">
            <w:pPr>
              <w:pStyle w:val="paragraph"/>
              <w:ind w:left="0"/>
              <w:jc w:val="both"/>
              <w:textAlignment w:val="baseline"/>
              <w:rPr>
                <w:del w:id="869" w:author="Latvakoski Juhani" w:date="2024-09-17T12:47:00Z"/>
                <w:lang w:val="en-US"/>
                <w:rPrChange w:id="870" w:author="Latvakoski Juhani" w:date="2024-09-18T12:50:00Z">
                  <w:rPr>
                    <w:del w:id="871" w:author="Latvakoski Juhani" w:date="2024-09-17T12:47:00Z"/>
                  </w:rPr>
                </w:rPrChange>
              </w:rPr>
            </w:pPr>
            <w:del w:id="872" w:author="Latvakoski Juhani" w:date="2024-09-17T12:47:00Z">
              <w:r w:rsidDel="00D772B5">
                <w:rPr>
                  <w:rStyle w:val="normaltextrun"/>
                  <w:b/>
                  <w:bCs/>
                  <w:color w:val="000000"/>
                  <w:sz w:val="20"/>
                  <w:szCs w:val="20"/>
                  <w:lang w:val="en-GB"/>
                </w:rPr>
                <w:delText>Targeted value:</w:delText>
              </w:r>
              <w:r w:rsidRPr="00506204" w:rsidDel="00D772B5">
                <w:rPr>
                  <w:rStyle w:val="eop"/>
                  <w:color w:val="000000"/>
                  <w:szCs w:val="20"/>
                  <w:lang w:val="en-US"/>
                  <w:rPrChange w:id="873" w:author="Latvakoski Juhani" w:date="2024-09-18T12:50:00Z">
                    <w:rPr>
                      <w:rStyle w:val="eop"/>
                      <w:color w:val="000000"/>
                      <w:szCs w:val="20"/>
                    </w:rPr>
                  </w:rPrChange>
                </w:rPr>
                <w:delText> </w:delText>
              </w:r>
            </w:del>
          </w:p>
          <w:p w14:paraId="172731FD" w14:textId="776542FB" w:rsidR="00023ADF" w:rsidRPr="005B1B80" w:rsidDel="00D772B5" w:rsidRDefault="00023ADF" w:rsidP="00C81F2A">
            <w:pPr>
              <w:pStyle w:val="paragraph"/>
              <w:numPr>
                <w:ilvl w:val="0"/>
                <w:numId w:val="41"/>
              </w:numPr>
              <w:ind w:left="1125" w:firstLine="0"/>
              <w:textAlignment w:val="baseline"/>
              <w:rPr>
                <w:del w:id="874" w:author="Latvakoski Juhani" w:date="2024-09-17T12:47:00Z"/>
                <w:lang w:val="en-US"/>
              </w:rPr>
            </w:pPr>
            <w:del w:id="875" w:author="Latvakoski Juhani" w:date="2024-09-17T12:47:00Z">
              <w:r w:rsidDel="00D772B5">
                <w:rPr>
                  <w:rStyle w:val="normaltextrun"/>
                  <w:color w:val="000000"/>
                  <w:sz w:val="20"/>
                  <w:szCs w:val="20"/>
                  <w:lang w:val="en-GB"/>
                </w:rPr>
                <w:delText xml:space="preserve">A platform for reliable, </w:delText>
              </w:r>
              <w:r w:rsidR="00D27450" w:rsidDel="00D772B5">
                <w:rPr>
                  <w:rStyle w:val="normaltextrun"/>
                  <w:color w:val="000000"/>
                  <w:sz w:val="20"/>
                  <w:szCs w:val="20"/>
                  <w:lang w:val="en-GB"/>
                </w:rPr>
                <w:delText>safe,</w:delText>
              </w:r>
              <w:r w:rsidDel="00D772B5">
                <w:rPr>
                  <w:rStyle w:val="normaltextrun"/>
                  <w:color w:val="000000"/>
                  <w:sz w:val="20"/>
                  <w:szCs w:val="20"/>
                  <w:lang w:val="en-GB"/>
                </w:rPr>
                <w:delText xml:space="preserve"> and secure autonomous driving and operation with target value TRL level 5-6.</w:delText>
              </w:r>
              <w:r w:rsidRPr="005B1B80" w:rsidDel="00D772B5">
                <w:rPr>
                  <w:rStyle w:val="eop"/>
                  <w:color w:val="000000"/>
                  <w:sz w:val="20"/>
                  <w:szCs w:val="20"/>
                  <w:lang w:val="en-US"/>
                </w:rPr>
                <w:delText> </w:delText>
              </w:r>
            </w:del>
          </w:p>
          <w:p w14:paraId="55B57C38" w14:textId="43537EC1" w:rsidR="00023ADF" w:rsidRPr="00506204" w:rsidDel="00D772B5" w:rsidRDefault="00023ADF" w:rsidP="00023ADF">
            <w:pPr>
              <w:pStyle w:val="paragraph"/>
              <w:ind w:left="45"/>
              <w:textAlignment w:val="baseline"/>
              <w:rPr>
                <w:del w:id="876" w:author="Latvakoski Juhani" w:date="2024-09-17T12:47:00Z"/>
                <w:lang w:val="en-US"/>
                <w:rPrChange w:id="877" w:author="Latvakoski Juhani" w:date="2024-09-18T12:50:00Z">
                  <w:rPr>
                    <w:del w:id="878" w:author="Latvakoski Juhani" w:date="2024-09-17T12:47:00Z"/>
                  </w:rPr>
                </w:rPrChange>
              </w:rPr>
            </w:pPr>
            <w:del w:id="879" w:author="Latvakoski Juhani" w:date="2024-09-17T12:47:00Z">
              <w:r w:rsidDel="00D772B5">
                <w:rPr>
                  <w:rStyle w:val="normaltextrun"/>
                  <w:color w:val="000000"/>
                  <w:sz w:val="20"/>
                  <w:szCs w:val="20"/>
                  <w:lang w:val="en-GB"/>
                </w:rPr>
                <w:delText>Metric description</w:delText>
              </w:r>
              <w:r w:rsidRPr="00506204" w:rsidDel="00D772B5">
                <w:rPr>
                  <w:rStyle w:val="eop"/>
                  <w:color w:val="000000"/>
                  <w:szCs w:val="20"/>
                  <w:lang w:val="en-US"/>
                  <w:rPrChange w:id="880" w:author="Latvakoski Juhani" w:date="2024-09-18T12:50:00Z">
                    <w:rPr>
                      <w:rStyle w:val="eop"/>
                      <w:color w:val="000000"/>
                      <w:szCs w:val="20"/>
                    </w:rPr>
                  </w:rPrChange>
                </w:rPr>
                <w:delText> </w:delText>
              </w:r>
            </w:del>
          </w:p>
          <w:p w14:paraId="2E6B4ADC" w14:textId="3B1F1254" w:rsidR="00023ADF" w:rsidRPr="00506204" w:rsidDel="00D772B5" w:rsidRDefault="00023ADF" w:rsidP="00C81F2A">
            <w:pPr>
              <w:pStyle w:val="paragraph"/>
              <w:numPr>
                <w:ilvl w:val="0"/>
                <w:numId w:val="42"/>
              </w:numPr>
              <w:ind w:left="1080" w:firstLine="0"/>
              <w:textAlignment w:val="baseline"/>
              <w:rPr>
                <w:del w:id="881" w:author="Latvakoski Juhani" w:date="2024-09-17T12:47:00Z"/>
                <w:lang w:val="en-US"/>
                <w:rPrChange w:id="882" w:author="Latvakoski Juhani" w:date="2024-09-18T12:50:00Z">
                  <w:rPr>
                    <w:del w:id="883" w:author="Latvakoski Juhani" w:date="2024-09-17T12:47:00Z"/>
                  </w:rPr>
                </w:rPrChange>
              </w:rPr>
            </w:pPr>
            <w:del w:id="884" w:author="Latvakoski Juhani" w:date="2024-09-17T12:47:00Z">
              <w:r w:rsidDel="00D772B5">
                <w:rPr>
                  <w:rStyle w:val="normaltextrun"/>
                  <w:color w:val="000000"/>
                  <w:sz w:val="20"/>
                  <w:szCs w:val="20"/>
                  <w:lang w:val="en-GB"/>
                </w:rPr>
                <w:delText>Level 0 (initial value)</w:delText>
              </w:r>
              <w:r w:rsidRPr="00506204" w:rsidDel="00D772B5">
                <w:rPr>
                  <w:rStyle w:val="eop"/>
                  <w:color w:val="000000"/>
                  <w:szCs w:val="20"/>
                  <w:lang w:val="en-US"/>
                  <w:rPrChange w:id="885" w:author="Latvakoski Juhani" w:date="2024-09-18T12:50:00Z">
                    <w:rPr>
                      <w:rStyle w:val="eop"/>
                      <w:color w:val="000000"/>
                      <w:szCs w:val="20"/>
                    </w:rPr>
                  </w:rPrChange>
                </w:rPr>
                <w:delText> </w:delText>
              </w:r>
            </w:del>
          </w:p>
          <w:p w14:paraId="65239D95" w14:textId="62995A17" w:rsidR="00023ADF" w:rsidRPr="005B1B80" w:rsidDel="00D772B5" w:rsidRDefault="00023ADF" w:rsidP="00C81F2A">
            <w:pPr>
              <w:pStyle w:val="paragraph"/>
              <w:numPr>
                <w:ilvl w:val="0"/>
                <w:numId w:val="42"/>
              </w:numPr>
              <w:ind w:left="1080" w:firstLine="0"/>
              <w:textAlignment w:val="baseline"/>
              <w:rPr>
                <w:del w:id="886" w:author="Latvakoski Juhani" w:date="2024-09-17T12:47:00Z"/>
                <w:lang w:val="en-US"/>
              </w:rPr>
            </w:pPr>
            <w:del w:id="887" w:author="Latvakoski Juhani" w:date="2024-09-17T12:47:00Z">
              <w:r w:rsidDel="00D772B5">
                <w:rPr>
                  <w:rStyle w:val="normaltextrun"/>
                  <w:color w:val="000000"/>
                  <w:sz w:val="20"/>
                  <w:szCs w:val="20"/>
                  <w:lang w:val="en-GB"/>
                </w:rPr>
                <w:delText>Level 1: Sensors, data communication, platform components, operating environment requirements and digital trust and artificial intelligence requirements are defined for the creation of an architecture plan.</w:delText>
              </w:r>
              <w:r w:rsidRPr="005B1B80" w:rsidDel="00D772B5">
                <w:rPr>
                  <w:rStyle w:val="eop"/>
                  <w:color w:val="000000"/>
                  <w:sz w:val="20"/>
                  <w:szCs w:val="20"/>
                  <w:lang w:val="en-US"/>
                </w:rPr>
                <w:delText> </w:delText>
              </w:r>
            </w:del>
          </w:p>
          <w:p w14:paraId="226137CB" w14:textId="32442EEE" w:rsidR="00023ADF" w:rsidRPr="005B1B80" w:rsidDel="00D772B5" w:rsidRDefault="00023ADF" w:rsidP="00C81F2A">
            <w:pPr>
              <w:pStyle w:val="paragraph"/>
              <w:numPr>
                <w:ilvl w:val="0"/>
                <w:numId w:val="42"/>
              </w:numPr>
              <w:ind w:left="1080" w:firstLine="0"/>
              <w:textAlignment w:val="baseline"/>
              <w:rPr>
                <w:del w:id="888" w:author="Latvakoski Juhani" w:date="2024-09-17T12:47:00Z"/>
                <w:lang w:val="en-US"/>
              </w:rPr>
            </w:pPr>
            <w:del w:id="889" w:author="Latvakoski Juhani" w:date="2024-09-17T12:47:00Z">
              <w:r w:rsidDel="00D772B5">
                <w:rPr>
                  <w:rStyle w:val="normaltextrun"/>
                  <w:color w:val="000000"/>
                  <w:sz w:val="20"/>
                  <w:szCs w:val="20"/>
                  <w:lang w:val="en-GB"/>
                </w:rPr>
                <w:delText>Level 2: Development of all hardware components, optimization of sensors for the platform and algorithm development so that we can make an integration plan according to the required digital trust.</w:delText>
              </w:r>
              <w:r w:rsidRPr="005B1B80" w:rsidDel="00D772B5">
                <w:rPr>
                  <w:rStyle w:val="eop"/>
                  <w:color w:val="000000"/>
                  <w:sz w:val="20"/>
                  <w:szCs w:val="20"/>
                  <w:lang w:val="en-US"/>
                </w:rPr>
                <w:delText> </w:delText>
              </w:r>
            </w:del>
          </w:p>
          <w:p w14:paraId="06A63859" w14:textId="1F3E9D45" w:rsidR="00023ADF" w:rsidRPr="005B1B80" w:rsidDel="00D772B5" w:rsidRDefault="00023ADF" w:rsidP="00C81F2A">
            <w:pPr>
              <w:pStyle w:val="paragraph"/>
              <w:numPr>
                <w:ilvl w:val="0"/>
                <w:numId w:val="42"/>
              </w:numPr>
              <w:ind w:left="1080" w:firstLine="0"/>
              <w:textAlignment w:val="baseline"/>
              <w:rPr>
                <w:del w:id="890" w:author="Latvakoski Juhani" w:date="2024-09-17T12:47:00Z"/>
                <w:lang w:val="en-US"/>
              </w:rPr>
            </w:pPr>
            <w:del w:id="891" w:author="Latvakoski Juhani" w:date="2024-09-17T12:47:00Z">
              <w:r w:rsidDel="00D772B5">
                <w:rPr>
                  <w:rStyle w:val="normaltextrun"/>
                  <w:color w:val="000000"/>
                  <w:sz w:val="20"/>
                  <w:szCs w:val="20"/>
                  <w:lang w:val="en-GB"/>
                </w:rPr>
                <w:delText>Level 3: Functionality testing and validation of the platform and the devices connected to it.</w:delText>
              </w:r>
              <w:r w:rsidRPr="005B1B80" w:rsidDel="00D772B5">
                <w:rPr>
                  <w:rStyle w:val="eop"/>
                  <w:color w:val="000000"/>
                  <w:sz w:val="20"/>
                  <w:szCs w:val="20"/>
                  <w:lang w:val="en-US"/>
                </w:rPr>
                <w:delText> </w:delText>
              </w:r>
            </w:del>
          </w:p>
          <w:p w14:paraId="31CC5A64" w14:textId="25E01319" w:rsidR="00023ADF" w:rsidRPr="005B1B80" w:rsidDel="00D772B5" w:rsidRDefault="00023ADF" w:rsidP="00C81F2A">
            <w:pPr>
              <w:pStyle w:val="paragraph"/>
              <w:numPr>
                <w:ilvl w:val="0"/>
                <w:numId w:val="42"/>
              </w:numPr>
              <w:ind w:left="1080" w:firstLine="0"/>
              <w:textAlignment w:val="baseline"/>
              <w:rPr>
                <w:del w:id="892" w:author="Latvakoski Juhani" w:date="2024-09-17T12:47:00Z"/>
                <w:lang w:val="en-US"/>
              </w:rPr>
            </w:pPr>
            <w:del w:id="893" w:author="Latvakoski Juhani" w:date="2024-09-17T12:47:00Z">
              <w:r w:rsidDel="00D772B5">
                <w:rPr>
                  <w:rStyle w:val="normaltextrun"/>
                  <w:color w:val="000000"/>
                  <w:sz w:val="20"/>
                  <w:szCs w:val="20"/>
                  <w:lang w:val="en-GB"/>
                </w:rPr>
                <w:delText>Level 4: Integration of the platform into the operating environment and end to end testing.</w:delText>
              </w:r>
              <w:r w:rsidRPr="005B1B80" w:rsidDel="00D772B5">
                <w:rPr>
                  <w:rStyle w:val="eop"/>
                  <w:color w:val="000000"/>
                  <w:sz w:val="20"/>
                  <w:szCs w:val="20"/>
                  <w:lang w:val="en-US"/>
                </w:rPr>
                <w:delText> </w:delText>
              </w:r>
            </w:del>
          </w:p>
          <w:p w14:paraId="4125CF47" w14:textId="3DB15781" w:rsidR="009E1589" w:rsidRPr="00506204" w:rsidDel="00D772B5" w:rsidRDefault="00023ADF" w:rsidP="00C81F2A">
            <w:pPr>
              <w:pStyle w:val="paragraph"/>
              <w:numPr>
                <w:ilvl w:val="0"/>
                <w:numId w:val="42"/>
              </w:numPr>
              <w:ind w:left="1080" w:firstLine="0"/>
              <w:textAlignment w:val="baseline"/>
              <w:rPr>
                <w:del w:id="894" w:author="Latvakoski Juhani" w:date="2024-09-17T12:47:00Z"/>
                <w:lang w:val="en-US"/>
                <w:rPrChange w:id="895" w:author="Latvakoski Juhani" w:date="2024-09-18T12:50:00Z">
                  <w:rPr>
                    <w:del w:id="896" w:author="Latvakoski Juhani" w:date="2024-09-17T12:47:00Z"/>
                  </w:rPr>
                </w:rPrChange>
              </w:rPr>
            </w:pPr>
            <w:del w:id="897" w:author="Latvakoski Juhani" w:date="2024-09-17T12:47:00Z">
              <w:r w:rsidDel="00D772B5">
                <w:rPr>
                  <w:rStyle w:val="normaltextrun"/>
                  <w:color w:val="000000"/>
                  <w:sz w:val="20"/>
                  <w:szCs w:val="20"/>
                  <w:lang w:val="en-GB"/>
                </w:rPr>
                <w:delText>Level 5: (final targeted value)</w:delText>
              </w:r>
              <w:r w:rsidRPr="00506204" w:rsidDel="00D772B5">
                <w:rPr>
                  <w:rStyle w:val="eop"/>
                  <w:color w:val="000000"/>
                  <w:szCs w:val="20"/>
                  <w:lang w:val="en-US"/>
                  <w:rPrChange w:id="898" w:author="Latvakoski Juhani" w:date="2024-09-18T12:50:00Z">
                    <w:rPr>
                      <w:rStyle w:val="eop"/>
                      <w:color w:val="000000"/>
                      <w:szCs w:val="20"/>
                    </w:rPr>
                  </w:rPrChange>
                </w:rPr>
                <w:delText> </w:delText>
              </w:r>
            </w:del>
          </w:p>
        </w:tc>
      </w:tr>
      <w:tr w:rsidR="009E1589" w14:paraId="2880357A" w14:textId="77777777" w:rsidTr="02D36F48">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6F7C1701" w14:textId="4A1F637B" w:rsidR="009E1589" w:rsidRPr="00B60784" w:rsidRDefault="009E1589" w:rsidP="00A7105F">
            <w:pPr>
              <w:pStyle w:val="ITEABodyText"/>
              <w:jc w:val="both"/>
              <w:rPr>
                <w:b/>
                <w:bCs/>
                <w:u w:val="single"/>
              </w:rPr>
            </w:pPr>
            <w:r w:rsidRPr="5F3243F6">
              <w:rPr>
                <w:b/>
                <w:bCs/>
                <w:u w:val="single"/>
                <w:lang w:val="en-US"/>
              </w:rPr>
              <w:t>KPI</w:t>
            </w:r>
            <w:r w:rsidRPr="5F3243F6">
              <w:rPr>
                <w:b/>
                <w:u w:val="single"/>
                <w:lang w:val="en-US"/>
              </w:rPr>
              <w:t xml:space="preserve"> </w:t>
            </w:r>
            <w:proofErr w:type="spellStart"/>
            <w:r w:rsidRPr="5F3243F6">
              <w:rPr>
                <w:b/>
                <w:bCs/>
                <w:u w:val="single"/>
              </w:rPr>
              <w:t>multirouting</w:t>
            </w:r>
            <w:proofErr w:type="spellEnd"/>
            <w:r w:rsidRPr="5F3243F6">
              <w:rPr>
                <w:b/>
                <w:bCs/>
                <w:u w:val="single"/>
              </w:rPr>
              <w:t xml:space="preserve"> secure awareness system for hunting and outdoors</w:t>
            </w:r>
            <w:r w:rsidR="00487009">
              <w:rPr>
                <w:b/>
                <w:bCs/>
                <w:u w:val="single"/>
              </w:rPr>
              <w:t xml:space="preserve"> (UC</w:t>
            </w:r>
            <w:r w:rsidR="00350266">
              <w:rPr>
                <w:b/>
                <w:bCs/>
                <w:u w:val="single"/>
              </w:rPr>
              <w:t xml:space="preserve"> 7)</w:t>
            </w:r>
          </w:p>
          <w:p w14:paraId="31132821" w14:textId="77777777" w:rsidR="009E1589" w:rsidRPr="006F755B" w:rsidRDefault="009E1589" w:rsidP="00A7105F">
            <w:pPr>
              <w:spacing w:line="257" w:lineRule="auto"/>
              <w:rPr>
                <w:b/>
              </w:rPr>
            </w:pPr>
            <w:r w:rsidRPr="006F755B">
              <w:rPr>
                <w:b/>
              </w:rPr>
              <w:t xml:space="preserve">Initial value: </w:t>
            </w:r>
          </w:p>
          <w:p w14:paraId="46F75780" w14:textId="76DE5043" w:rsidR="009E1589" w:rsidRPr="006F755B" w:rsidRDefault="00DD2098" w:rsidP="00C81F2A">
            <w:pPr>
              <w:pStyle w:val="ListParagraph"/>
              <w:numPr>
                <w:ilvl w:val="0"/>
                <w:numId w:val="14"/>
              </w:numPr>
              <w:spacing w:before="60" w:after="0" w:line="257" w:lineRule="auto"/>
            </w:pPr>
            <w:r w:rsidRPr="006F755B">
              <w:t xml:space="preserve">Point to point connection between devices within single radio </w:t>
            </w:r>
            <w:proofErr w:type="gramStart"/>
            <w:r w:rsidRPr="006F755B">
              <w:t>technology</w:t>
            </w:r>
            <w:proofErr w:type="gramEnd"/>
          </w:p>
          <w:p w14:paraId="125F20AE" w14:textId="56700370" w:rsidR="00A6063F" w:rsidRPr="003439EB" w:rsidRDefault="00A6063F" w:rsidP="00C81F2A">
            <w:pPr>
              <w:pStyle w:val="ListParagraph"/>
              <w:numPr>
                <w:ilvl w:val="0"/>
                <w:numId w:val="14"/>
              </w:numPr>
              <w:spacing w:before="60" w:after="0" w:line="257" w:lineRule="auto"/>
              <w:rPr>
                <w:rFonts w:ascii="Calibri" w:eastAsia="Calibri" w:hAnsi="Calibri" w:cs="Calibri"/>
                <w:sz w:val="22"/>
                <w:szCs w:val="22"/>
                <w:lang w:val="en-US"/>
              </w:rPr>
            </w:pPr>
            <w:r w:rsidRPr="003439EB">
              <w:t>Internet connection via mobile phone’s radio technology</w:t>
            </w:r>
          </w:p>
          <w:p w14:paraId="718F26F7" w14:textId="77777777" w:rsidR="009E1589" w:rsidRPr="003439EB" w:rsidRDefault="009E1589" w:rsidP="00A7105F">
            <w:pPr>
              <w:pStyle w:val="ITEABodyText"/>
              <w:jc w:val="both"/>
              <w:rPr>
                <w:b/>
                <w:color w:val="auto"/>
              </w:rPr>
            </w:pPr>
          </w:p>
          <w:p w14:paraId="1BD6D8AE" w14:textId="77777777" w:rsidR="009E1589" w:rsidRPr="006F755B" w:rsidRDefault="009E1589" w:rsidP="00A7105F">
            <w:pPr>
              <w:pStyle w:val="ITEABodyText"/>
              <w:jc w:val="both"/>
              <w:rPr>
                <w:b/>
                <w:color w:val="auto"/>
              </w:rPr>
            </w:pPr>
            <w:r w:rsidRPr="006F755B">
              <w:rPr>
                <w:b/>
                <w:color w:val="auto"/>
              </w:rPr>
              <w:t>Targeted value:</w:t>
            </w:r>
          </w:p>
          <w:p w14:paraId="1C4343EF" w14:textId="1E2A78BD" w:rsidR="009E1589" w:rsidRPr="006F755B" w:rsidRDefault="00C96BD9" w:rsidP="00C81F2A">
            <w:pPr>
              <w:pStyle w:val="BodyText"/>
              <w:numPr>
                <w:ilvl w:val="0"/>
                <w:numId w:val="15"/>
              </w:numPr>
              <w:rPr>
                <w:color w:val="auto"/>
              </w:rPr>
            </w:pPr>
            <w:proofErr w:type="spellStart"/>
            <w:r w:rsidRPr="006F755B">
              <w:rPr>
                <w:color w:val="auto"/>
              </w:rPr>
              <w:t>Multiradio</w:t>
            </w:r>
            <w:proofErr w:type="spellEnd"/>
            <w:r w:rsidRPr="006F755B">
              <w:rPr>
                <w:color w:val="auto"/>
              </w:rPr>
              <w:t xml:space="preserve"> secure routing connection by utilizing different devices and radios, capable to connect and transfer data from different </w:t>
            </w:r>
            <w:r w:rsidR="00932A01" w:rsidRPr="006F755B">
              <w:rPr>
                <w:color w:val="auto"/>
              </w:rPr>
              <w:t>use cases</w:t>
            </w:r>
            <w:r w:rsidR="00A33049" w:rsidRPr="006F755B">
              <w:rPr>
                <w:color w:val="auto"/>
              </w:rPr>
              <w:t xml:space="preserve">, with enough performance, energy efficiency and </w:t>
            </w:r>
            <w:r w:rsidR="006F755B" w:rsidRPr="006F755B">
              <w:rPr>
                <w:color w:val="auto"/>
              </w:rPr>
              <w:t>security.</w:t>
            </w:r>
          </w:p>
          <w:p w14:paraId="5B91EE8E" w14:textId="77777777" w:rsidR="009E1589" w:rsidRPr="006F755B" w:rsidRDefault="009E1589" w:rsidP="00A7105F">
            <w:pPr>
              <w:pStyle w:val="BodyText"/>
              <w:rPr>
                <w:color w:val="auto"/>
              </w:rPr>
            </w:pPr>
          </w:p>
          <w:p w14:paraId="0879A969" w14:textId="77777777" w:rsidR="009E1589" w:rsidRPr="006F755B" w:rsidRDefault="009E1589" w:rsidP="00A7105F">
            <w:pPr>
              <w:pStyle w:val="BodyText"/>
              <w:rPr>
                <w:color w:val="auto"/>
              </w:rPr>
            </w:pPr>
            <w:r w:rsidRPr="006F755B">
              <w:rPr>
                <w:color w:val="auto"/>
              </w:rPr>
              <w:t>Metric description</w:t>
            </w:r>
          </w:p>
          <w:p w14:paraId="3E64E33B" w14:textId="77777777" w:rsidR="009E1589" w:rsidRPr="006F755B" w:rsidRDefault="009E1589" w:rsidP="00C81F2A">
            <w:pPr>
              <w:pStyle w:val="BodyText"/>
              <w:numPr>
                <w:ilvl w:val="0"/>
                <w:numId w:val="16"/>
              </w:numPr>
              <w:rPr>
                <w:color w:val="auto"/>
              </w:rPr>
            </w:pPr>
            <w:r w:rsidRPr="006F755B">
              <w:rPr>
                <w:color w:val="auto"/>
              </w:rPr>
              <w:t>Level 0 (initial value)</w:t>
            </w:r>
          </w:p>
          <w:p w14:paraId="3F6E3037" w14:textId="429E2943" w:rsidR="009E1589" w:rsidRPr="006F755B" w:rsidRDefault="009E1589" w:rsidP="00C81F2A">
            <w:pPr>
              <w:pStyle w:val="BodyText"/>
              <w:numPr>
                <w:ilvl w:val="0"/>
                <w:numId w:val="16"/>
              </w:numPr>
              <w:rPr>
                <w:rFonts w:eastAsia="Arial" w:cs="Arial"/>
                <w:color w:val="auto"/>
              </w:rPr>
            </w:pPr>
            <w:r w:rsidRPr="006F755B">
              <w:rPr>
                <w:color w:val="auto"/>
              </w:rPr>
              <w:t xml:space="preserve">Level 1: </w:t>
            </w:r>
            <w:r w:rsidR="00C96BD9" w:rsidRPr="006F755B">
              <w:rPr>
                <w:color w:val="auto"/>
              </w:rPr>
              <w:t xml:space="preserve">Plan of </w:t>
            </w:r>
            <w:r w:rsidR="00932A01" w:rsidRPr="006F755B">
              <w:rPr>
                <w:color w:val="auto"/>
              </w:rPr>
              <w:t>use case</w:t>
            </w:r>
            <w:r w:rsidR="00C96BD9" w:rsidRPr="006F755B">
              <w:rPr>
                <w:color w:val="auto"/>
              </w:rPr>
              <w:t xml:space="preserve"> done</w:t>
            </w:r>
          </w:p>
          <w:p w14:paraId="013C8966" w14:textId="666D9812" w:rsidR="009E1589" w:rsidRPr="006F755B" w:rsidRDefault="009E1589" w:rsidP="00C81F2A">
            <w:pPr>
              <w:pStyle w:val="BodyText"/>
              <w:numPr>
                <w:ilvl w:val="0"/>
                <w:numId w:val="16"/>
              </w:numPr>
              <w:rPr>
                <w:rFonts w:ascii="Calibri" w:eastAsia="Calibri" w:hAnsi="Calibri" w:cs="Calibri"/>
                <w:color w:val="auto"/>
                <w:sz w:val="22"/>
                <w:szCs w:val="22"/>
              </w:rPr>
            </w:pPr>
            <w:r w:rsidRPr="006F755B">
              <w:rPr>
                <w:color w:val="auto"/>
              </w:rPr>
              <w:t xml:space="preserve">Level 2: </w:t>
            </w:r>
            <w:proofErr w:type="spellStart"/>
            <w:r w:rsidR="00C96BD9" w:rsidRPr="006F755B">
              <w:rPr>
                <w:color w:val="auto"/>
              </w:rPr>
              <w:t>Multirouting</w:t>
            </w:r>
            <w:proofErr w:type="spellEnd"/>
            <w:r w:rsidR="00C96BD9" w:rsidRPr="006F755B">
              <w:rPr>
                <w:color w:val="auto"/>
              </w:rPr>
              <w:t xml:space="preserve"> distance measurements and applications done by utilizing existing hardware</w:t>
            </w:r>
            <w:r w:rsidR="006F755B" w:rsidRPr="006F755B">
              <w:rPr>
                <w:color w:val="auto"/>
              </w:rPr>
              <w:t>, necessary base research done.</w:t>
            </w:r>
          </w:p>
          <w:p w14:paraId="0A6FB240" w14:textId="50F52E6A" w:rsidR="009E1589" w:rsidRPr="006F755B" w:rsidRDefault="009E1589" w:rsidP="00C81F2A">
            <w:pPr>
              <w:pStyle w:val="BodyText"/>
              <w:numPr>
                <w:ilvl w:val="0"/>
                <w:numId w:val="16"/>
              </w:numPr>
              <w:rPr>
                <w:rFonts w:ascii="Calibri" w:eastAsia="Calibri" w:hAnsi="Calibri" w:cs="Calibri"/>
                <w:color w:val="auto"/>
                <w:sz w:val="22"/>
                <w:szCs w:val="22"/>
              </w:rPr>
            </w:pPr>
            <w:r w:rsidRPr="006F755B">
              <w:rPr>
                <w:color w:val="auto"/>
              </w:rPr>
              <w:t xml:space="preserve">Level 3: </w:t>
            </w:r>
            <w:proofErr w:type="spellStart"/>
            <w:r w:rsidR="006E3DD4" w:rsidRPr="006F755B">
              <w:rPr>
                <w:color w:val="auto"/>
              </w:rPr>
              <w:t>Multirouting</w:t>
            </w:r>
            <w:proofErr w:type="spellEnd"/>
            <w:r w:rsidR="006E3DD4" w:rsidRPr="006F755B">
              <w:rPr>
                <w:color w:val="auto"/>
              </w:rPr>
              <w:t xml:space="preserve"> device </w:t>
            </w:r>
            <w:proofErr w:type="gramStart"/>
            <w:r w:rsidR="006E3DD4" w:rsidRPr="006F755B">
              <w:rPr>
                <w:color w:val="auto"/>
              </w:rPr>
              <w:t>designed</w:t>
            </w:r>
            <w:proofErr w:type="gramEnd"/>
          </w:p>
          <w:p w14:paraId="7A15EA75" w14:textId="487EADD7" w:rsidR="009E1589" w:rsidRPr="006F755B" w:rsidRDefault="009E1589" w:rsidP="00C81F2A">
            <w:pPr>
              <w:pStyle w:val="BodyText"/>
              <w:numPr>
                <w:ilvl w:val="0"/>
                <w:numId w:val="16"/>
              </w:numPr>
              <w:rPr>
                <w:rFonts w:ascii="Calibri" w:eastAsia="Calibri" w:hAnsi="Calibri" w:cs="Calibri"/>
                <w:color w:val="auto"/>
                <w:sz w:val="22"/>
                <w:szCs w:val="22"/>
              </w:rPr>
            </w:pPr>
            <w:r w:rsidRPr="006F755B">
              <w:rPr>
                <w:color w:val="auto"/>
              </w:rPr>
              <w:t xml:space="preserve">Level 4: </w:t>
            </w:r>
            <w:proofErr w:type="spellStart"/>
            <w:r w:rsidR="006E3DD4" w:rsidRPr="006F755B">
              <w:rPr>
                <w:rFonts w:ascii="Calibri" w:eastAsia="Calibri" w:hAnsi="Calibri" w:cs="Calibri"/>
                <w:color w:val="auto"/>
                <w:sz w:val="22"/>
                <w:szCs w:val="22"/>
              </w:rPr>
              <w:t>Multirouting</w:t>
            </w:r>
            <w:proofErr w:type="spellEnd"/>
            <w:r w:rsidR="006E3DD4" w:rsidRPr="006F755B">
              <w:rPr>
                <w:rFonts w:ascii="Calibri" w:eastAsia="Calibri" w:hAnsi="Calibri" w:cs="Calibri"/>
                <w:color w:val="auto"/>
                <w:sz w:val="22"/>
                <w:szCs w:val="22"/>
              </w:rPr>
              <w:t xml:space="preserve"> point to point connections tested with prototype devices and security algorithms demonstrated</w:t>
            </w:r>
            <w:r w:rsidR="00A33049" w:rsidRPr="006F755B">
              <w:rPr>
                <w:rFonts w:ascii="Calibri" w:eastAsia="Calibri" w:hAnsi="Calibri" w:cs="Calibri"/>
                <w:color w:val="auto"/>
                <w:sz w:val="22"/>
                <w:szCs w:val="22"/>
              </w:rPr>
              <w:t>.</w:t>
            </w:r>
          </w:p>
          <w:p w14:paraId="35D09276" w14:textId="77777777" w:rsidR="009E1589" w:rsidRPr="006F755B" w:rsidRDefault="009E1589" w:rsidP="00C81F2A">
            <w:pPr>
              <w:pStyle w:val="BodyText"/>
              <w:numPr>
                <w:ilvl w:val="0"/>
                <w:numId w:val="16"/>
              </w:numPr>
              <w:rPr>
                <w:color w:val="auto"/>
              </w:rPr>
            </w:pPr>
            <w:r w:rsidRPr="006F755B">
              <w:rPr>
                <w:color w:val="auto"/>
              </w:rPr>
              <w:t>Level 5: (final targeted value)</w:t>
            </w:r>
          </w:p>
          <w:p w14:paraId="1D8F9628" w14:textId="77777777" w:rsidR="009E1589" w:rsidRPr="00546708" w:rsidRDefault="009E1589" w:rsidP="00A7105F">
            <w:pPr>
              <w:pStyle w:val="ITEABodyText"/>
              <w:jc w:val="both"/>
              <w:rPr>
                <w:b/>
                <w:u w:val="single"/>
              </w:rPr>
            </w:pPr>
          </w:p>
        </w:tc>
      </w:tr>
      <w:tr w:rsidR="009E1589" w14:paraId="1C483A33" w14:textId="77777777" w:rsidTr="02D36F48">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187B04B5" w14:textId="0D4315A6" w:rsidR="009E1589" w:rsidRDefault="009E1589" w:rsidP="00A7105F">
            <w:pPr>
              <w:pStyle w:val="ITEABodyText"/>
              <w:jc w:val="both"/>
              <w:rPr>
                <w:b/>
                <w:bCs/>
                <w:u w:val="single"/>
                <w:lang w:val="en-US"/>
              </w:rPr>
            </w:pPr>
            <w:r w:rsidRPr="5F3243F6">
              <w:rPr>
                <w:b/>
                <w:bCs/>
                <w:u w:val="single"/>
                <w:lang w:val="en-US"/>
              </w:rPr>
              <w:lastRenderedPageBreak/>
              <w:t>KPI</w:t>
            </w:r>
            <w:r w:rsidRPr="5F3243F6">
              <w:rPr>
                <w:b/>
                <w:u w:val="single"/>
                <w:lang w:val="en-US"/>
              </w:rPr>
              <w:t xml:space="preserve"> </w:t>
            </w:r>
            <w:r w:rsidRPr="5F3243F6">
              <w:rPr>
                <w:b/>
                <w:bCs/>
                <w:u w:val="single"/>
                <w:lang w:val="en-US"/>
              </w:rPr>
              <w:t xml:space="preserve">Secure, </w:t>
            </w:r>
            <w:r w:rsidR="00932A01" w:rsidRPr="5F3243F6">
              <w:rPr>
                <w:b/>
                <w:bCs/>
                <w:u w:val="single"/>
                <w:lang w:val="en-US"/>
              </w:rPr>
              <w:t>trustworthy,</w:t>
            </w:r>
            <w:r w:rsidRPr="5F3243F6">
              <w:rPr>
                <w:b/>
                <w:bCs/>
                <w:u w:val="single"/>
                <w:lang w:val="en-US"/>
              </w:rPr>
              <w:t xml:space="preserve"> and reliable drone operation control system</w:t>
            </w:r>
            <w:r w:rsidR="00AA717D">
              <w:rPr>
                <w:b/>
                <w:bCs/>
                <w:u w:val="single"/>
                <w:lang w:val="en-US"/>
              </w:rPr>
              <w:t xml:space="preserve"> (UC 8)</w:t>
            </w:r>
          </w:p>
          <w:p w14:paraId="2BA77E6D" w14:textId="77777777" w:rsidR="009E1589" w:rsidRDefault="00AD6074" w:rsidP="00A7105F">
            <w:pPr>
              <w:pStyle w:val="ITEABodyText"/>
              <w:jc w:val="both"/>
              <w:rPr>
                <w:rFonts w:eastAsia="Calibri"/>
              </w:rPr>
            </w:pPr>
            <w:r>
              <w:t xml:space="preserve">A secure, trustworthy, </w:t>
            </w:r>
            <w:r w:rsidR="00932A01">
              <w:t>resilient,</w:t>
            </w:r>
            <w:r>
              <w:t xml:space="preserve"> and reliable operation control system for drone that </w:t>
            </w:r>
            <w:r w:rsidRPr="00601566">
              <w:rPr>
                <w:rFonts w:eastAsia="Calibri"/>
              </w:rPr>
              <w:t xml:space="preserve">keeps humans, </w:t>
            </w:r>
            <w:r w:rsidR="00932A01" w:rsidRPr="00601566">
              <w:rPr>
                <w:rFonts w:eastAsia="Calibri"/>
              </w:rPr>
              <w:t>infrastructure,</w:t>
            </w:r>
            <w:r w:rsidRPr="00601566">
              <w:rPr>
                <w:rFonts w:eastAsia="Calibri"/>
              </w:rPr>
              <w:t xml:space="preserve"> and the physical autonomous systems safe</w:t>
            </w:r>
            <w:r w:rsidRPr="43A69F44">
              <w:rPr>
                <w:rFonts w:eastAsia="Calibri"/>
              </w:rPr>
              <w:t>.</w:t>
            </w:r>
          </w:p>
          <w:p w14:paraId="6F61616F" w14:textId="77777777" w:rsidR="004355C1" w:rsidRDefault="004355C1" w:rsidP="00A7105F">
            <w:pPr>
              <w:pStyle w:val="ITEABodyText"/>
              <w:jc w:val="both"/>
              <w:rPr>
                <w:b/>
                <w:bCs/>
                <w:u w:val="single"/>
                <w:lang w:val="en-US"/>
              </w:rPr>
            </w:pPr>
          </w:p>
          <w:p w14:paraId="4AFDCA6A" w14:textId="77777777" w:rsidR="004355C1" w:rsidRDefault="004355C1" w:rsidP="00A7105F">
            <w:pPr>
              <w:pStyle w:val="ITEABodyText"/>
              <w:jc w:val="both"/>
              <w:rPr>
                <w:b/>
                <w:bCs/>
                <w:lang w:val="en-US"/>
              </w:rPr>
            </w:pPr>
            <w:r w:rsidRPr="000770FB">
              <w:rPr>
                <w:b/>
                <w:bCs/>
                <w:lang w:val="en-US"/>
              </w:rPr>
              <w:t>Initial value:</w:t>
            </w:r>
          </w:p>
          <w:p w14:paraId="7AA81CB5" w14:textId="5949314B" w:rsidR="004355C1" w:rsidRPr="000770FB" w:rsidRDefault="00925FED" w:rsidP="00C81F2A">
            <w:pPr>
              <w:pStyle w:val="ITEABodyText"/>
              <w:numPr>
                <w:ilvl w:val="0"/>
                <w:numId w:val="26"/>
              </w:numPr>
              <w:jc w:val="both"/>
              <w:rPr>
                <w:b/>
                <w:bCs/>
                <w:lang w:val="en-US"/>
              </w:rPr>
            </w:pPr>
            <w:r>
              <w:rPr>
                <w:lang w:val="en-US"/>
              </w:rPr>
              <w:t>B</w:t>
            </w:r>
            <w:r w:rsidR="00514262">
              <w:rPr>
                <w:lang w:val="en-US"/>
              </w:rPr>
              <w:t xml:space="preserve">asic concept formulated, </w:t>
            </w:r>
            <w:r w:rsidR="00141994">
              <w:rPr>
                <w:lang w:val="en-US"/>
              </w:rPr>
              <w:t>1 pilot focused on each flight,</w:t>
            </w:r>
            <w:r w:rsidR="00122B50">
              <w:rPr>
                <w:lang w:val="en-US"/>
              </w:rPr>
              <w:t xml:space="preserve"> poor unders</w:t>
            </w:r>
            <w:r w:rsidR="00A20F1E">
              <w:rPr>
                <w:lang w:val="en-US"/>
              </w:rPr>
              <w:t>tanding of the environment in Beyond Visual Line of Sight operations.</w:t>
            </w:r>
            <w:ins w:id="899" w:author="Latvakoski Juhani" w:date="2024-09-17T14:48:00Z">
              <w:r w:rsidR="006E6DA6">
                <w:rPr>
                  <w:lang w:val="en-US"/>
                </w:rPr>
                <w:t xml:space="preserve"> TRL 1.</w:t>
              </w:r>
            </w:ins>
          </w:p>
          <w:p w14:paraId="19ED6191" w14:textId="77777777" w:rsidR="009B4DCC" w:rsidRDefault="009B4DCC" w:rsidP="009B4DCC">
            <w:pPr>
              <w:pStyle w:val="ITEABodyText"/>
              <w:ind w:left="0"/>
              <w:jc w:val="both"/>
              <w:rPr>
                <w:b/>
                <w:bCs/>
                <w:lang w:val="en-US"/>
              </w:rPr>
            </w:pPr>
            <w:r>
              <w:rPr>
                <w:b/>
                <w:bCs/>
                <w:lang w:val="en-US"/>
              </w:rPr>
              <w:t>Final value:</w:t>
            </w:r>
          </w:p>
          <w:p w14:paraId="797E4F90" w14:textId="0B62CF52" w:rsidR="009B4DCC" w:rsidRDefault="00760213" w:rsidP="00C81F2A">
            <w:pPr>
              <w:pStyle w:val="ITEABodyText"/>
              <w:numPr>
                <w:ilvl w:val="0"/>
                <w:numId w:val="26"/>
              </w:numPr>
              <w:jc w:val="both"/>
              <w:rPr>
                <w:lang w:val="en-US"/>
              </w:rPr>
            </w:pPr>
            <w:r>
              <w:rPr>
                <w:lang w:val="en-US"/>
              </w:rPr>
              <w:t xml:space="preserve">Reliable </w:t>
            </w:r>
            <w:r w:rsidR="00380F0F">
              <w:rPr>
                <w:lang w:val="en-US"/>
              </w:rPr>
              <w:t>platform allowing for operator and system awareness and monitoring of the current security of a</w:t>
            </w:r>
            <w:r w:rsidR="00C35DAC">
              <w:rPr>
                <w:lang w:val="en-US"/>
              </w:rPr>
              <w:t xml:space="preserve"> drone</w:t>
            </w:r>
            <w:r w:rsidR="00380F0F">
              <w:rPr>
                <w:lang w:val="en-US"/>
              </w:rPr>
              <w:t xml:space="preserve"> operation.</w:t>
            </w:r>
            <w:r w:rsidR="00C4147D">
              <w:rPr>
                <w:lang w:val="en-US"/>
              </w:rPr>
              <w:t xml:space="preserve"> </w:t>
            </w:r>
            <w:r w:rsidR="00AD6DA8">
              <w:rPr>
                <w:lang w:val="en-US"/>
              </w:rPr>
              <w:t>System demonstrated and</w:t>
            </w:r>
            <w:r w:rsidR="000F7456">
              <w:rPr>
                <w:lang w:val="en-US"/>
              </w:rPr>
              <w:t xml:space="preserve"> used</w:t>
            </w:r>
            <w:r w:rsidR="00A20F1E">
              <w:rPr>
                <w:lang w:val="en-US"/>
              </w:rPr>
              <w:t xml:space="preserve"> commercially</w:t>
            </w:r>
            <w:r w:rsidR="000F7456">
              <w:rPr>
                <w:lang w:val="en-US"/>
              </w:rPr>
              <w:t xml:space="preserve"> in operational environment</w:t>
            </w:r>
            <w:r w:rsidR="00A20F1E">
              <w:rPr>
                <w:lang w:val="en-US"/>
              </w:rPr>
              <w:t>.</w:t>
            </w:r>
            <w:ins w:id="900" w:author="Latvakoski Juhani" w:date="2024-09-17T14:48:00Z">
              <w:r w:rsidR="006E6DA6">
                <w:rPr>
                  <w:lang w:val="en-US"/>
                </w:rPr>
                <w:t xml:space="preserve"> </w:t>
              </w:r>
            </w:ins>
            <w:ins w:id="901" w:author="Latvakoski Juhani" w:date="2024-09-17T14:49:00Z">
              <w:r w:rsidR="006E6DA6">
                <w:rPr>
                  <w:lang w:val="en-US"/>
                </w:rPr>
                <w:t>TRL 7.</w:t>
              </w:r>
            </w:ins>
          </w:p>
          <w:p w14:paraId="6F1FB7C7" w14:textId="1583C4FE" w:rsidR="00A20F1E" w:rsidRPr="000770FB" w:rsidRDefault="00A20F1E" w:rsidP="00A20F1E">
            <w:pPr>
              <w:pStyle w:val="ITEABodyText"/>
              <w:ind w:left="0"/>
              <w:jc w:val="both"/>
              <w:rPr>
                <w:b/>
                <w:bCs/>
                <w:lang w:val="en-US"/>
              </w:rPr>
            </w:pPr>
            <w:r w:rsidRPr="000770FB">
              <w:rPr>
                <w:b/>
                <w:bCs/>
                <w:lang w:val="en-US"/>
              </w:rPr>
              <w:t>Metric description</w:t>
            </w:r>
          </w:p>
          <w:p w14:paraId="13BC1802" w14:textId="1FFEB913" w:rsidR="00A34328" w:rsidRDefault="00877E01" w:rsidP="00C81F2A">
            <w:pPr>
              <w:pStyle w:val="ITEABodyText"/>
              <w:numPr>
                <w:ilvl w:val="0"/>
                <w:numId w:val="26"/>
              </w:numPr>
              <w:jc w:val="both"/>
              <w:rPr>
                <w:lang w:val="en-US"/>
              </w:rPr>
            </w:pPr>
            <w:r>
              <w:rPr>
                <w:lang w:val="en-US"/>
              </w:rPr>
              <w:t>Level 0 (initial value)</w:t>
            </w:r>
            <w:r w:rsidR="002D5801">
              <w:rPr>
                <w:lang w:val="en-US"/>
              </w:rPr>
              <w:t xml:space="preserve"> (TRL </w:t>
            </w:r>
            <w:r w:rsidR="00005F2F">
              <w:rPr>
                <w:lang w:val="en-US"/>
              </w:rPr>
              <w:t>1</w:t>
            </w:r>
            <w:r w:rsidR="002D5801">
              <w:rPr>
                <w:lang w:val="en-US"/>
              </w:rPr>
              <w:t>)</w:t>
            </w:r>
          </w:p>
          <w:p w14:paraId="6086BAB8" w14:textId="53F5F1BA" w:rsidR="00877E01" w:rsidRDefault="00877E01" w:rsidP="00C81F2A">
            <w:pPr>
              <w:pStyle w:val="ITEABodyText"/>
              <w:numPr>
                <w:ilvl w:val="0"/>
                <w:numId w:val="26"/>
              </w:numPr>
              <w:jc w:val="both"/>
              <w:rPr>
                <w:lang w:val="en-US"/>
              </w:rPr>
            </w:pPr>
            <w:r>
              <w:rPr>
                <w:lang w:val="en-US"/>
              </w:rPr>
              <w:t>Level 1:</w:t>
            </w:r>
            <w:r w:rsidR="004D4257">
              <w:rPr>
                <w:lang w:val="en-US"/>
              </w:rPr>
              <w:t xml:space="preserve"> </w:t>
            </w:r>
            <w:r w:rsidR="00601879">
              <w:rPr>
                <w:lang w:val="en-US"/>
              </w:rPr>
              <w:t xml:space="preserve">Plan of use case </w:t>
            </w:r>
            <w:proofErr w:type="gramStart"/>
            <w:r w:rsidR="00601879">
              <w:rPr>
                <w:lang w:val="en-US"/>
              </w:rPr>
              <w:t>completed</w:t>
            </w:r>
            <w:proofErr w:type="gramEnd"/>
          </w:p>
          <w:p w14:paraId="29F09422" w14:textId="0D3330AB" w:rsidR="00601879" w:rsidRDefault="00B6764D" w:rsidP="00C81F2A">
            <w:pPr>
              <w:pStyle w:val="ITEABodyText"/>
              <w:numPr>
                <w:ilvl w:val="0"/>
                <w:numId w:val="26"/>
              </w:numPr>
              <w:jc w:val="both"/>
              <w:rPr>
                <w:lang w:val="en-US"/>
              </w:rPr>
            </w:pPr>
            <w:r>
              <w:rPr>
                <w:lang w:val="en-US"/>
              </w:rPr>
              <w:t xml:space="preserve">Level 2: </w:t>
            </w:r>
            <w:r w:rsidR="00601879">
              <w:rPr>
                <w:lang w:val="en-US"/>
              </w:rPr>
              <w:t>Requirements for perception of the environment.</w:t>
            </w:r>
          </w:p>
          <w:p w14:paraId="442ADBB4" w14:textId="174E68BB" w:rsidR="00D02EE2" w:rsidRDefault="00B6764D" w:rsidP="00C81F2A">
            <w:pPr>
              <w:pStyle w:val="ITEABodyText"/>
              <w:numPr>
                <w:ilvl w:val="0"/>
                <w:numId w:val="26"/>
              </w:numPr>
              <w:jc w:val="both"/>
              <w:rPr>
                <w:lang w:val="en-US"/>
              </w:rPr>
            </w:pPr>
            <w:r>
              <w:rPr>
                <w:lang w:val="en-US"/>
              </w:rPr>
              <w:t>Level 3: Secure architecture of the solution</w:t>
            </w:r>
            <w:r w:rsidR="00005F2F">
              <w:rPr>
                <w:lang w:val="en-US"/>
              </w:rPr>
              <w:t xml:space="preserve"> (TRL 2)</w:t>
            </w:r>
          </w:p>
          <w:p w14:paraId="180FCF0B" w14:textId="08AE4728" w:rsidR="00D02EE2" w:rsidRDefault="00323AA3" w:rsidP="00C81F2A">
            <w:pPr>
              <w:pStyle w:val="ITEABodyText"/>
              <w:numPr>
                <w:ilvl w:val="0"/>
                <w:numId w:val="26"/>
              </w:numPr>
              <w:jc w:val="both"/>
              <w:rPr>
                <w:lang w:val="en-US"/>
              </w:rPr>
            </w:pPr>
            <w:r>
              <w:rPr>
                <w:lang w:val="en-US"/>
              </w:rPr>
              <w:t>Level 4: Prototyping of the data exchange and visualization</w:t>
            </w:r>
          </w:p>
          <w:p w14:paraId="40BB50B7" w14:textId="6788D468" w:rsidR="00323AA3" w:rsidRDefault="00323AA3" w:rsidP="00C81F2A">
            <w:pPr>
              <w:pStyle w:val="ITEABodyText"/>
              <w:numPr>
                <w:ilvl w:val="0"/>
                <w:numId w:val="26"/>
              </w:numPr>
              <w:jc w:val="both"/>
              <w:rPr>
                <w:lang w:val="en-US"/>
              </w:rPr>
            </w:pPr>
            <w:r>
              <w:rPr>
                <w:lang w:val="en-US"/>
              </w:rPr>
              <w:t>Level 5:</w:t>
            </w:r>
            <w:r w:rsidR="00C43553">
              <w:rPr>
                <w:lang w:val="en-US"/>
              </w:rPr>
              <w:t xml:space="preserve"> </w:t>
            </w:r>
            <w:r w:rsidR="00255800">
              <w:rPr>
                <w:lang w:val="en-US"/>
              </w:rPr>
              <w:t>Developed a</w:t>
            </w:r>
            <w:r w:rsidR="009F291C">
              <w:rPr>
                <w:lang w:val="en-US"/>
              </w:rPr>
              <w:t>ssessment of security situation.</w:t>
            </w:r>
          </w:p>
          <w:p w14:paraId="4F19022C" w14:textId="2FB92FD2" w:rsidR="009F291C" w:rsidRDefault="009F291C" w:rsidP="00C81F2A">
            <w:pPr>
              <w:pStyle w:val="ITEABodyText"/>
              <w:numPr>
                <w:ilvl w:val="0"/>
                <w:numId w:val="26"/>
              </w:numPr>
              <w:jc w:val="both"/>
              <w:rPr>
                <w:lang w:val="en-US"/>
              </w:rPr>
            </w:pPr>
            <w:r>
              <w:rPr>
                <w:lang w:val="en-US"/>
              </w:rPr>
              <w:t>Level 6: Demonstration of the platform in an operational environment</w:t>
            </w:r>
            <w:r w:rsidR="00CB4AB8">
              <w:rPr>
                <w:lang w:val="en-US"/>
              </w:rPr>
              <w:t xml:space="preserve"> (TRL 6)</w:t>
            </w:r>
          </w:p>
          <w:p w14:paraId="51081D86" w14:textId="686601E8" w:rsidR="009F291C" w:rsidRPr="00D02EE2" w:rsidRDefault="009F291C" w:rsidP="00C81F2A">
            <w:pPr>
              <w:pStyle w:val="ITEABodyText"/>
              <w:numPr>
                <w:ilvl w:val="0"/>
                <w:numId w:val="26"/>
              </w:numPr>
              <w:jc w:val="both"/>
              <w:rPr>
                <w:lang w:val="en-US"/>
              </w:rPr>
            </w:pPr>
            <w:r>
              <w:rPr>
                <w:lang w:val="en-US"/>
              </w:rPr>
              <w:t>Level 7</w:t>
            </w:r>
            <w:r w:rsidR="009E3170">
              <w:rPr>
                <w:lang w:val="en-US"/>
              </w:rPr>
              <w:t xml:space="preserve"> (target value)</w:t>
            </w:r>
            <w:r w:rsidR="00CB4AB8">
              <w:rPr>
                <w:lang w:val="en-US"/>
              </w:rPr>
              <w:t xml:space="preserve"> (TRL 7)</w:t>
            </w:r>
          </w:p>
          <w:p w14:paraId="4F44C50C" w14:textId="4A3F4D1E" w:rsidR="009E1589" w:rsidRPr="003439EB" w:rsidRDefault="009E1589" w:rsidP="003439EB">
            <w:pPr>
              <w:pStyle w:val="ITEABodyText"/>
              <w:jc w:val="both"/>
              <w:rPr>
                <w:b/>
                <w:bCs/>
                <w:u w:val="single"/>
                <w:lang w:val="en-US"/>
              </w:rPr>
            </w:pPr>
          </w:p>
        </w:tc>
      </w:tr>
      <w:tr w:rsidR="00050985" w14:paraId="4CF7126C" w14:textId="77777777" w:rsidTr="02D36F48">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auto"/>
          </w:tcPr>
          <w:p w14:paraId="5D43BED3" w14:textId="623AE17A" w:rsidR="00050985" w:rsidRPr="00050985" w:rsidRDefault="00050985" w:rsidP="00050985">
            <w:pPr>
              <w:pStyle w:val="paragraph"/>
              <w:spacing w:before="0" w:beforeAutospacing="0" w:after="0" w:afterAutospacing="0"/>
              <w:ind w:left="45"/>
              <w:jc w:val="both"/>
              <w:textAlignment w:val="baseline"/>
              <w:rPr>
                <w:rStyle w:val="normaltextrun"/>
                <w:rFonts w:ascii="Arial" w:hAnsi="Arial" w:cs="Arial"/>
                <w:b/>
                <w:bCs/>
                <w:color w:val="000000"/>
                <w:sz w:val="20"/>
                <w:szCs w:val="20"/>
                <w:lang w:val="en-US"/>
              </w:rPr>
            </w:pPr>
            <w:proofErr w:type="gramStart"/>
            <w:r w:rsidRPr="00050985">
              <w:rPr>
                <w:rStyle w:val="normaltextrun"/>
                <w:rFonts w:ascii="Arial" w:hAnsi="Arial" w:cs="Arial"/>
                <w:b/>
                <w:bCs/>
                <w:color w:val="000000"/>
                <w:sz w:val="20"/>
                <w:szCs w:val="20"/>
                <w:lang w:val="en-US"/>
              </w:rPr>
              <w:t>KPI :</w:t>
            </w:r>
            <w:proofErr w:type="gramEnd"/>
            <w:r w:rsidRPr="00050985">
              <w:rPr>
                <w:rStyle w:val="normaltextrun"/>
                <w:rFonts w:ascii="Arial" w:hAnsi="Arial" w:cs="Arial"/>
                <w:b/>
                <w:bCs/>
                <w:color w:val="000000"/>
                <w:sz w:val="20"/>
                <w:szCs w:val="20"/>
                <w:lang w:val="en-US"/>
              </w:rPr>
              <w:t xml:space="preserve"> secure </w:t>
            </w:r>
            <w:r w:rsidRPr="00CC1723">
              <w:rPr>
                <w:rStyle w:val="normaltextrun"/>
                <w:rFonts w:ascii="Arial" w:hAnsi="Arial" w:cs="Arial"/>
                <w:b/>
                <w:color w:val="000000"/>
                <w:sz w:val="20"/>
                <w:szCs w:val="20"/>
                <w:lang w:val="en-US"/>
              </w:rPr>
              <w:t xml:space="preserve">management of cyber physical asset </w:t>
            </w:r>
            <w:r w:rsidRPr="00050985">
              <w:rPr>
                <w:rStyle w:val="normaltextrun"/>
                <w:rFonts w:ascii="Arial" w:hAnsi="Arial" w:cs="Arial"/>
                <w:b/>
                <w:bCs/>
                <w:color w:val="000000"/>
                <w:sz w:val="20"/>
                <w:szCs w:val="20"/>
                <w:lang w:val="en-US"/>
              </w:rPr>
              <w:t>(</w:t>
            </w:r>
            <w:r>
              <w:rPr>
                <w:rStyle w:val="normaltextrun"/>
                <w:rFonts w:ascii="Arial" w:hAnsi="Arial" w:cs="Arial"/>
                <w:b/>
                <w:bCs/>
                <w:color w:val="000000"/>
                <w:sz w:val="20"/>
                <w:szCs w:val="20"/>
                <w:lang w:val="en-US"/>
              </w:rPr>
              <w:t>UC 9)</w:t>
            </w:r>
          </w:p>
          <w:p w14:paraId="0AFC8BFB" w14:textId="77777777" w:rsidR="00050985" w:rsidRPr="00CC1723" w:rsidRDefault="00050985" w:rsidP="00050985">
            <w:pPr>
              <w:pStyle w:val="paragraph"/>
              <w:spacing w:before="0" w:beforeAutospacing="0" w:after="0" w:afterAutospacing="0"/>
              <w:ind w:left="45"/>
              <w:jc w:val="both"/>
              <w:textAlignment w:val="baseline"/>
              <w:rPr>
                <w:rFonts w:ascii="Arial" w:hAnsi="Arial" w:cs="Arial"/>
                <w:sz w:val="20"/>
                <w:szCs w:val="20"/>
                <w:lang w:val="en-US"/>
              </w:rPr>
            </w:pPr>
          </w:p>
          <w:p w14:paraId="1592E22B" w14:textId="77777777" w:rsidR="00050985" w:rsidRPr="00050985" w:rsidRDefault="00050985" w:rsidP="00050985">
            <w:pPr>
              <w:pStyle w:val="paragraph"/>
              <w:spacing w:before="0" w:beforeAutospacing="0" w:after="0" w:afterAutospacing="0"/>
              <w:ind w:left="45"/>
              <w:jc w:val="both"/>
              <w:textAlignment w:val="baseline"/>
              <w:rPr>
                <w:rStyle w:val="normaltextrun"/>
                <w:rFonts w:ascii="Arial" w:hAnsi="Arial" w:cs="Arial"/>
                <w:sz w:val="20"/>
                <w:szCs w:val="20"/>
                <w:lang w:val="en-GB"/>
              </w:rPr>
            </w:pPr>
            <w:r w:rsidRPr="00050985">
              <w:rPr>
                <w:rStyle w:val="normaltextrun"/>
                <w:rFonts w:ascii="Arial" w:hAnsi="Arial" w:cs="Arial"/>
                <w:color w:val="000000"/>
                <w:sz w:val="20"/>
                <w:szCs w:val="20"/>
                <w:lang w:val="en-GB"/>
              </w:rPr>
              <w:t>A secure-situational awareness and trustworthy management of cyber physical asset</w:t>
            </w:r>
          </w:p>
          <w:p w14:paraId="3EFB5820" w14:textId="77777777" w:rsidR="00050985" w:rsidRPr="00CC1723" w:rsidRDefault="00050985" w:rsidP="00050985">
            <w:pPr>
              <w:pStyle w:val="paragraph"/>
              <w:spacing w:before="0" w:beforeAutospacing="0" w:after="0" w:afterAutospacing="0"/>
              <w:ind w:left="45"/>
              <w:jc w:val="both"/>
              <w:textAlignment w:val="baseline"/>
              <w:rPr>
                <w:rFonts w:ascii="Arial" w:hAnsi="Arial" w:cs="Arial"/>
                <w:sz w:val="20"/>
                <w:szCs w:val="20"/>
                <w:lang w:val="en-US"/>
              </w:rPr>
            </w:pPr>
            <w:r w:rsidRPr="00CC1723">
              <w:rPr>
                <w:rStyle w:val="eop"/>
                <w:rFonts w:ascii="Arial" w:hAnsi="Arial" w:cs="Arial"/>
                <w:color w:val="000000"/>
                <w:sz w:val="20"/>
                <w:szCs w:val="20"/>
                <w:lang w:val="en-US"/>
              </w:rPr>
              <w:t> </w:t>
            </w:r>
          </w:p>
          <w:p w14:paraId="4B70888F" w14:textId="77777777" w:rsidR="00050985" w:rsidRPr="00050985" w:rsidRDefault="00050985" w:rsidP="00050985">
            <w:pPr>
              <w:pStyle w:val="paragraph"/>
              <w:spacing w:before="0" w:beforeAutospacing="0" w:after="0" w:afterAutospacing="0"/>
              <w:ind w:left="45"/>
              <w:jc w:val="both"/>
              <w:textAlignment w:val="baseline"/>
              <w:rPr>
                <w:rFonts w:ascii="Arial" w:hAnsi="Arial" w:cs="Arial"/>
                <w:color w:val="000000"/>
                <w:sz w:val="20"/>
                <w:szCs w:val="20"/>
              </w:rPr>
            </w:pPr>
            <w:r w:rsidRPr="00050985">
              <w:rPr>
                <w:rStyle w:val="normaltextrun"/>
                <w:rFonts w:ascii="Arial" w:hAnsi="Arial" w:cs="Arial"/>
                <w:b/>
                <w:bCs/>
                <w:color w:val="000000"/>
                <w:sz w:val="20"/>
                <w:szCs w:val="20"/>
                <w:lang w:val="en-US"/>
              </w:rPr>
              <w:t xml:space="preserve">Initial </w:t>
            </w:r>
            <w:proofErr w:type="spellStart"/>
            <w:r w:rsidRPr="00050985">
              <w:rPr>
                <w:rFonts w:ascii="Arial" w:hAnsi="Arial" w:cs="Arial"/>
                <w:b/>
                <w:color w:val="000000"/>
                <w:sz w:val="20"/>
                <w:szCs w:val="20"/>
              </w:rPr>
              <w:t>value</w:t>
            </w:r>
            <w:proofErr w:type="spellEnd"/>
            <w:r w:rsidRPr="00050985">
              <w:rPr>
                <w:rFonts w:ascii="Arial" w:hAnsi="Arial" w:cs="Arial"/>
                <w:b/>
                <w:color w:val="000000"/>
                <w:sz w:val="20"/>
                <w:szCs w:val="20"/>
              </w:rPr>
              <w:t>:</w:t>
            </w:r>
            <w:r w:rsidRPr="00050985">
              <w:rPr>
                <w:rFonts w:ascii="Arial" w:hAnsi="Arial" w:cs="Arial"/>
                <w:sz w:val="20"/>
                <w:szCs w:val="20"/>
              </w:rPr>
              <w:t> </w:t>
            </w:r>
          </w:p>
          <w:p w14:paraId="3733B3FC" w14:textId="6F9B0806" w:rsidR="00050985" w:rsidRPr="00CC1723" w:rsidRDefault="00050985" w:rsidP="00050985">
            <w:pPr>
              <w:pStyle w:val="paragraph"/>
              <w:numPr>
                <w:ilvl w:val="0"/>
                <w:numId w:val="50"/>
              </w:numPr>
              <w:spacing w:before="0" w:beforeAutospacing="0" w:after="0" w:afterAutospacing="0"/>
              <w:ind w:left="1080" w:firstLine="0"/>
              <w:jc w:val="both"/>
              <w:textAlignment w:val="baseline"/>
              <w:rPr>
                <w:rFonts w:ascii="Arial" w:hAnsi="Arial" w:cs="Arial"/>
                <w:color w:val="000000"/>
                <w:sz w:val="20"/>
                <w:szCs w:val="20"/>
                <w:lang w:val="en-US"/>
              </w:rPr>
            </w:pPr>
            <w:r w:rsidRPr="00050985">
              <w:rPr>
                <w:rStyle w:val="normaltextrun"/>
                <w:rFonts w:ascii="Arial" w:hAnsi="Arial" w:cs="Arial"/>
                <w:color w:val="000000"/>
                <w:sz w:val="20"/>
                <w:szCs w:val="20"/>
                <w:lang w:val="en-US"/>
              </w:rPr>
              <w:t>B</w:t>
            </w:r>
            <w:r w:rsidRPr="00CC1723">
              <w:rPr>
                <w:rFonts w:ascii="Arial" w:hAnsi="Arial" w:cs="Arial"/>
                <w:color w:val="000000"/>
                <w:sz w:val="20"/>
                <w:szCs w:val="20"/>
                <w:lang w:val="en-US"/>
              </w:rPr>
              <w:t>asic concept formulated, 1 pilot focused on physical remote firmware update and configuration parameters.</w:t>
            </w:r>
            <w:ins w:id="902" w:author="Latvakoski Juhani" w:date="2024-09-17T14:49:00Z">
              <w:r w:rsidR="00635D4B">
                <w:rPr>
                  <w:rFonts w:ascii="Arial" w:hAnsi="Arial" w:cs="Arial"/>
                  <w:color w:val="000000"/>
                  <w:sz w:val="20"/>
                  <w:szCs w:val="20"/>
                  <w:lang w:val="en-US"/>
                </w:rPr>
                <w:t xml:space="preserve"> TRL 1.</w:t>
              </w:r>
            </w:ins>
          </w:p>
          <w:p w14:paraId="558CA2D0" w14:textId="77777777" w:rsidR="00050985" w:rsidRPr="00050985" w:rsidRDefault="00050985" w:rsidP="00050985">
            <w:pPr>
              <w:pStyle w:val="paragraph"/>
              <w:spacing w:before="0" w:beforeAutospacing="0" w:after="0" w:afterAutospacing="0"/>
              <w:jc w:val="both"/>
              <w:textAlignment w:val="baseline"/>
              <w:rPr>
                <w:rFonts w:ascii="Arial" w:hAnsi="Arial" w:cs="Arial"/>
                <w:color w:val="000000"/>
                <w:sz w:val="20"/>
                <w:szCs w:val="20"/>
              </w:rPr>
            </w:pPr>
            <w:r w:rsidRPr="00050985">
              <w:rPr>
                <w:rStyle w:val="normaltextrun"/>
                <w:rFonts w:ascii="Arial" w:hAnsi="Arial" w:cs="Arial"/>
                <w:b/>
                <w:bCs/>
                <w:color w:val="000000"/>
                <w:sz w:val="20"/>
                <w:szCs w:val="20"/>
                <w:lang w:val="en-US"/>
              </w:rPr>
              <w:t>Final value:</w:t>
            </w:r>
            <w:r w:rsidRPr="00050985">
              <w:rPr>
                <w:rFonts w:ascii="Arial" w:hAnsi="Arial" w:cs="Arial"/>
                <w:color w:val="000000"/>
                <w:sz w:val="20"/>
                <w:szCs w:val="20"/>
              </w:rPr>
              <w:t> </w:t>
            </w:r>
          </w:p>
          <w:p w14:paraId="0F4EDE5B" w14:textId="64582116" w:rsidR="00050985" w:rsidRPr="00050985" w:rsidRDefault="00050985" w:rsidP="00050985">
            <w:pPr>
              <w:pStyle w:val="paragraph"/>
              <w:numPr>
                <w:ilvl w:val="0"/>
                <w:numId w:val="51"/>
              </w:numPr>
              <w:spacing w:before="0" w:beforeAutospacing="0" w:after="0" w:afterAutospacing="0"/>
              <w:jc w:val="both"/>
              <w:textAlignment w:val="baseline"/>
              <w:rPr>
                <w:rStyle w:val="normaltextrun"/>
                <w:rFonts w:ascii="Arial" w:eastAsia="Times New Roman" w:hAnsi="Arial" w:cs="Arial"/>
                <w:sz w:val="20"/>
                <w:szCs w:val="20"/>
                <w:lang w:val="en-GB"/>
              </w:rPr>
            </w:pPr>
            <w:r w:rsidRPr="00050985">
              <w:rPr>
                <w:rStyle w:val="normaltextrun"/>
                <w:rFonts w:ascii="Arial" w:eastAsia="Times New Roman" w:hAnsi="Arial" w:cs="Arial"/>
                <w:color w:val="000000"/>
                <w:sz w:val="20"/>
                <w:szCs w:val="20"/>
                <w:lang w:val="en-US"/>
              </w:rPr>
              <w:t xml:space="preserve">Secure and reliable techniques and procedure for </w:t>
            </w:r>
            <w:r w:rsidRPr="00050985">
              <w:rPr>
                <w:rStyle w:val="normaltextrun"/>
                <w:rFonts w:ascii="Arial" w:eastAsia="Times New Roman" w:hAnsi="Arial" w:cs="Arial"/>
                <w:color w:val="000000"/>
                <w:sz w:val="20"/>
                <w:szCs w:val="20"/>
                <w:lang w:val="en-GB"/>
              </w:rPr>
              <w:t>secure-situational awareness and trustworthy management of cyber physical asset. System demonstrated and used commercially in operational environment. </w:t>
            </w:r>
            <w:ins w:id="903" w:author="Latvakoski Juhani" w:date="2024-09-17T14:49:00Z">
              <w:r w:rsidR="00635D4B">
                <w:rPr>
                  <w:rStyle w:val="normaltextrun"/>
                  <w:rFonts w:ascii="Arial" w:eastAsia="Times New Roman" w:hAnsi="Arial" w:cs="Arial"/>
                  <w:color w:val="000000"/>
                  <w:sz w:val="20"/>
                  <w:szCs w:val="20"/>
                  <w:lang w:val="en-GB"/>
                </w:rPr>
                <w:t>TRL 6.</w:t>
              </w:r>
            </w:ins>
          </w:p>
          <w:p w14:paraId="5FB505E6" w14:textId="77777777" w:rsidR="00050985" w:rsidRPr="00050985" w:rsidRDefault="00050985" w:rsidP="00050985">
            <w:pPr>
              <w:pStyle w:val="paragraph"/>
              <w:spacing w:before="0" w:beforeAutospacing="0" w:after="0" w:afterAutospacing="0"/>
              <w:jc w:val="both"/>
              <w:textAlignment w:val="baseline"/>
              <w:rPr>
                <w:rFonts w:ascii="Arial" w:hAnsi="Arial" w:cs="Arial"/>
                <w:sz w:val="20"/>
                <w:szCs w:val="20"/>
              </w:rPr>
            </w:pPr>
            <w:r w:rsidRPr="00050985">
              <w:rPr>
                <w:rStyle w:val="normaltextrun"/>
                <w:rFonts w:ascii="Arial" w:hAnsi="Arial" w:cs="Arial"/>
                <w:b/>
                <w:bCs/>
                <w:color w:val="000000"/>
                <w:sz w:val="20"/>
                <w:szCs w:val="20"/>
                <w:lang w:val="en-US"/>
              </w:rPr>
              <w:t>Metric description</w:t>
            </w:r>
            <w:r w:rsidRPr="00050985">
              <w:rPr>
                <w:rStyle w:val="eop"/>
                <w:rFonts w:ascii="Arial" w:hAnsi="Arial" w:cs="Arial"/>
                <w:sz w:val="20"/>
                <w:szCs w:val="20"/>
              </w:rPr>
              <w:t> </w:t>
            </w:r>
          </w:p>
          <w:p w14:paraId="3EB03547" w14:textId="77777777" w:rsidR="00050985" w:rsidRPr="00050985" w:rsidRDefault="00050985" w:rsidP="00050985">
            <w:pPr>
              <w:pStyle w:val="paragraph"/>
              <w:numPr>
                <w:ilvl w:val="0"/>
                <w:numId w:val="52"/>
              </w:numPr>
              <w:spacing w:before="0" w:beforeAutospacing="0" w:after="0" w:afterAutospacing="0"/>
              <w:ind w:left="1080" w:firstLine="0"/>
              <w:jc w:val="both"/>
              <w:textAlignment w:val="baseline"/>
              <w:rPr>
                <w:rFonts w:ascii="Arial" w:hAnsi="Arial" w:cs="Arial"/>
                <w:color w:val="000000"/>
                <w:sz w:val="20"/>
                <w:szCs w:val="20"/>
              </w:rPr>
            </w:pPr>
            <w:r w:rsidRPr="00050985">
              <w:rPr>
                <w:rStyle w:val="normaltextrun"/>
                <w:rFonts w:ascii="Arial" w:hAnsi="Arial" w:cs="Arial"/>
                <w:color w:val="000000"/>
                <w:sz w:val="20"/>
                <w:szCs w:val="20"/>
                <w:lang w:val="en-US"/>
              </w:rPr>
              <w:t xml:space="preserve">Level 0 (initial </w:t>
            </w:r>
            <w:proofErr w:type="spellStart"/>
            <w:r w:rsidRPr="00050985">
              <w:rPr>
                <w:rFonts w:ascii="Arial" w:hAnsi="Arial" w:cs="Arial"/>
                <w:color w:val="000000"/>
                <w:sz w:val="20"/>
                <w:szCs w:val="20"/>
              </w:rPr>
              <w:t>value</w:t>
            </w:r>
            <w:proofErr w:type="spellEnd"/>
            <w:r w:rsidRPr="00050985">
              <w:rPr>
                <w:rFonts w:ascii="Arial" w:hAnsi="Arial" w:cs="Arial"/>
                <w:color w:val="000000"/>
                <w:sz w:val="20"/>
                <w:szCs w:val="20"/>
              </w:rPr>
              <w:t>) (TRL 1)</w:t>
            </w:r>
            <w:r w:rsidRPr="00050985">
              <w:rPr>
                <w:rFonts w:ascii="Arial" w:hAnsi="Arial" w:cs="Arial"/>
                <w:sz w:val="20"/>
                <w:szCs w:val="20"/>
              </w:rPr>
              <w:t> </w:t>
            </w:r>
          </w:p>
          <w:p w14:paraId="08F8ADC7" w14:textId="77777777" w:rsidR="00050985" w:rsidRPr="00CC1723" w:rsidRDefault="00050985" w:rsidP="00050985">
            <w:pPr>
              <w:pStyle w:val="paragraph"/>
              <w:numPr>
                <w:ilvl w:val="0"/>
                <w:numId w:val="52"/>
              </w:numPr>
              <w:spacing w:before="0" w:beforeAutospacing="0" w:after="0" w:afterAutospacing="0"/>
              <w:ind w:left="1080" w:firstLine="0"/>
              <w:jc w:val="both"/>
              <w:textAlignment w:val="baseline"/>
              <w:rPr>
                <w:rFonts w:ascii="Arial" w:hAnsi="Arial" w:cs="Arial"/>
                <w:color w:val="000000"/>
                <w:sz w:val="20"/>
                <w:szCs w:val="20"/>
                <w:lang w:val="en-US"/>
              </w:rPr>
            </w:pPr>
            <w:r w:rsidRPr="00050985">
              <w:rPr>
                <w:rStyle w:val="normaltextrun"/>
                <w:rFonts w:ascii="Arial" w:hAnsi="Arial" w:cs="Arial"/>
                <w:color w:val="000000"/>
                <w:sz w:val="20"/>
                <w:szCs w:val="20"/>
                <w:lang w:val="en-US"/>
              </w:rPr>
              <w:t>Level 1:</w:t>
            </w:r>
            <w:r w:rsidRPr="00050985">
              <w:rPr>
                <w:rFonts w:ascii="Arial" w:hAnsi="Arial" w:cs="Arial"/>
                <w:color w:val="000000"/>
                <w:sz w:val="20"/>
                <w:szCs w:val="20"/>
                <w:lang w:val="en-US"/>
              </w:rPr>
              <w:t xml:space="preserve"> Plan of use case </w:t>
            </w:r>
            <w:proofErr w:type="gramStart"/>
            <w:r w:rsidRPr="00050985">
              <w:rPr>
                <w:rFonts w:ascii="Arial" w:hAnsi="Arial" w:cs="Arial"/>
                <w:color w:val="000000"/>
                <w:sz w:val="20"/>
                <w:szCs w:val="20"/>
                <w:lang w:val="en-US"/>
              </w:rPr>
              <w:t>completed</w:t>
            </w:r>
            <w:proofErr w:type="gramEnd"/>
            <w:r w:rsidRPr="00CC1723">
              <w:rPr>
                <w:rFonts w:ascii="Arial" w:hAnsi="Arial" w:cs="Arial"/>
                <w:sz w:val="20"/>
                <w:szCs w:val="20"/>
                <w:lang w:val="en-US"/>
              </w:rPr>
              <w:t> </w:t>
            </w:r>
          </w:p>
          <w:p w14:paraId="472F5B9F" w14:textId="77777777" w:rsidR="00050985" w:rsidRPr="00CC1723" w:rsidRDefault="00050985" w:rsidP="00050985">
            <w:pPr>
              <w:pStyle w:val="paragraph"/>
              <w:numPr>
                <w:ilvl w:val="0"/>
                <w:numId w:val="52"/>
              </w:numPr>
              <w:spacing w:before="0" w:beforeAutospacing="0" w:after="0" w:afterAutospacing="0"/>
              <w:ind w:left="1080" w:firstLine="0"/>
              <w:jc w:val="both"/>
              <w:textAlignment w:val="baseline"/>
              <w:rPr>
                <w:rFonts w:ascii="Arial" w:hAnsi="Arial" w:cs="Arial"/>
                <w:color w:val="000000"/>
                <w:sz w:val="20"/>
                <w:szCs w:val="20"/>
                <w:lang w:val="en-US"/>
              </w:rPr>
            </w:pPr>
            <w:r w:rsidRPr="00050985">
              <w:rPr>
                <w:rStyle w:val="normaltextrun"/>
                <w:rFonts w:ascii="Arial" w:hAnsi="Arial" w:cs="Arial"/>
                <w:color w:val="000000"/>
                <w:sz w:val="20"/>
                <w:szCs w:val="20"/>
                <w:lang w:val="en-US"/>
              </w:rPr>
              <w:t xml:space="preserve">Level 2: </w:t>
            </w:r>
            <w:r w:rsidRPr="00CC1723">
              <w:rPr>
                <w:rFonts w:ascii="Arial" w:hAnsi="Arial" w:cs="Arial"/>
                <w:color w:val="000000"/>
                <w:sz w:val="20"/>
                <w:szCs w:val="20"/>
                <w:lang w:val="en-US"/>
              </w:rPr>
              <w:t>Requirements for perception of the environment. </w:t>
            </w:r>
          </w:p>
          <w:p w14:paraId="7EDAC2AB" w14:textId="77777777" w:rsidR="00050985" w:rsidRPr="00CC1723" w:rsidRDefault="00050985" w:rsidP="00050985">
            <w:pPr>
              <w:pStyle w:val="paragraph"/>
              <w:numPr>
                <w:ilvl w:val="0"/>
                <w:numId w:val="52"/>
              </w:numPr>
              <w:spacing w:before="0" w:beforeAutospacing="0" w:after="0" w:afterAutospacing="0"/>
              <w:ind w:left="1080" w:firstLine="0"/>
              <w:jc w:val="both"/>
              <w:textAlignment w:val="baseline"/>
              <w:rPr>
                <w:rFonts w:ascii="Arial" w:hAnsi="Arial" w:cs="Arial"/>
                <w:color w:val="000000"/>
                <w:sz w:val="20"/>
                <w:szCs w:val="20"/>
                <w:lang w:val="en-US"/>
              </w:rPr>
            </w:pPr>
            <w:r w:rsidRPr="00050985">
              <w:rPr>
                <w:rStyle w:val="normaltextrun"/>
                <w:rFonts w:ascii="Arial" w:hAnsi="Arial" w:cs="Arial"/>
                <w:color w:val="000000"/>
                <w:sz w:val="20"/>
                <w:szCs w:val="20"/>
                <w:lang w:val="en-US"/>
              </w:rPr>
              <w:t xml:space="preserve">Level 3: </w:t>
            </w:r>
            <w:r w:rsidRPr="00CC1723">
              <w:rPr>
                <w:rFonts w:ascii="Arial" w:hAnsi="Arial" w:cs="Arial"/>
                <w:color w:val="000000"/>
                <w:sz w:val="20"/>
                <w:szCs w:val="20"/>
                <w:lang w:val="en-US"/>
              </w:rPr>
              <w:t>Secure architecture of the solution (TRL 2) </w:t>
            </w:r>
          </w:p>
          <w:p w14:paraId="296B0725" w14:textId="77777777" w:rsidR="00050985" w:rsidRPr="00CC1723" w:rsidRDefault="00050985" w:rsidP="00050985">
            <w:pPr>
              <w:pStyle w:val="paragraph"/>
              <w:numPr>
                <w:ilvl w:val="1"/>
                <w:numId w:val="52"/>
              </w:numPr>
              <w:spacing w:before="0" w:beforeAutospacing="0" w:after="0" w:afterAutospacing="0"/>
              <w:jc w:val="both"/>
              <w:textAlignment w:val="baseline"/>
              <w:rPr>
                <w:rFonts w:ascii="Arial" w:eastAsia="Times New Roman" w:hAnsi="Arial" w:cs="Arial"/>
                <w:color w:val="000000"/>
                <w:sz w:val="20"/>
                <w:szCs w:val="20"/>
                <w:lang w:val="en-US"/>
              </w:rPr>
            </w:pPr>
            <w:r w:rsidRPr="00050985">
              <w:rPr>
                <w:rStyle w:val="normaltextrun"/>
                <w:rFonts w:ascii="Arial" w:eastAsia="Times New Roman" w:hAnsi="Arial" w:cs="Arial"/>
                <w:color w:val="000000"/>
                <w:sz w:val="20"/>
                <w:szCs w:val="20"/>
                <w:lang w:val="en-US"/>
              </w:rPr>
              <w:t xml:space="preserve">Level 4: Prototyping of technique for a secure remote firmware update and configuration of cyber physical asset. </w:t>
            </w:r>
          </w:p>
          <w:p w14:paraId="09FDD503" w14:textId="77777777" w:rsidR="00050985" w:rsidRPr="00050985" w:rsidRDefault="00050985" w:rsidP="00050985">
            <w:pPr>
              <w:pStyle w:val="paragraph"/>
              <w:numPr>
                <w:ilvl w:val="1"/>
                <w:numId w:val="52"/>
              </w:numPr>
              <w:spacing w:before="0" w:beforeAutospacing="0" w:after="0" w:afterAutospacing="0"/>
              <w:jc w:val="both"/>
              <w:textAlignment w:val="baseline"/>
              <w:rPr>
                <w:rStyle w:val="normaltextrun"/>
                <w:rFonts w:ascii="Arial" w:hAnsi="Arial" w:cs="Arial"/>
                <w:sz w:val="20"/>
                <w:szCs w:val="20"/>
                <w:lang w:val="en-US"/>
              </w:rPr>
            </w:pPr>
            <w:r w:rsidRPr="00050985">
              <w:rPr>
                <w:rStyle w:val="normaltextrun"/>
                <w:rFonts w:ascii="Arial" w:eastAsia="Times New Roman" w:hAnsi="Arial" w:cs="Arial"/>
                <w:color w:val="000000"/>
                <w:sz w:val="20"/>
                <w:szCs w:val="20"/>
                <w:lang w:val="en-US"/>
              </w:rPr>
              <w:t>Level 5:</w:t>
            </w:r>
            <w:r w:rsidRPr="00050985">
              <w:rPr>
                <w:rStyle w:val="normaltextrun"/>
                <w:rFonts w:ascii="Arial" w:eastAsia="Times New Roman" w:hAnsi="Arial" w:cs="Arial"/>
                <w:sz w:val="20"/>
                <w:szCs w:val="20"/>
                <w:lang w:val="en-US"/>
              </w:rPr>
              <w:t xml:space="preserve"> Developed assessment of security situation. </w:t>
            </w:r>
          </w:p>
          <w:p w14:paraId="69E17AE7" w14:textId="77777777" w:rsidR="00050985" w:rsidRPr="00CC1723" w:rsidRDefault="00050985" w:rsidP="00050985">
            <w:pPr>
              <w:pStyle w:val="paragraph"/>
              <w:numPr>
                <w:ilvl w:val="0"/>
                <w:numId w:val="52"/>
              </w:numPr>
              <w:spacing w:before="0" w:beforeAutospacing="0" w:after="0" w:afterAutospacing="0"/>
              <w:ind w:left="1080" w:firstLine="0"/>
              <w:jc w:val="both"/>
              <w:textAlignment w:val="baseline"/>
              <w:rPr>
                <w:rFonts w:ascii="Arial" w:hAnsi="Arial" w:cs="Arial"/>
                <w:color w:val="000000"/>
                <w:sz w:val="20"/>
                <w:szCs w:val="20"/>
                <w:lang w:val="en-US"/>
              </w:rPr>
            </w:pPr>
            <w:r w:rsidRPr="00050985">
              <w:rPr>
                <w:rStyle w:val="normaltextrun"/>
                <w:rFonts w:ascii="Arial" w:hAnsi="Arial" w:cs="Arial"/>
                <w:color w:val="000000"/>
                <w:sz w:val="20"/>
                <w:szCs w:val="20"/>
                <w:lang w:val="en-US"/>
              </w:rPr>
              <w:t>Level 6: Demonstration of the platform in an operational environment</w:t>
            </w:r>
            <w:r w:rsidRPr="00CC1723">
              <w:rPr>
                <w:rFonts w:ascii="Arial" w:hAnsi="Arial" w:cs="Arial"/>
                <w:color w:val="000000"/>
                <w:sz w:val="20"/>
                <w:szCs w:val="20"/>
                <w:lang w:val="en-US"/>
              </w:rPr>
              <w:t xml:space="preserve"> (TRL 6) </w:t>
            </w:r>
          </w:p>
          <w:p w14:paraId="37337AB4" w14:textId="77777777" w:rsidR="00050985" w:rsidRPr="5F3243F6" w:rsidRDefault="00050985" w:rsidP="00A7105F">
            <w:pPr>
              <w:pStyle w:val="ITEABodyText"/>
              <w:jc w:val="both"/>
              <w:rPr>
                <w:b/>
                <w:bCs/>
                <w:u w:val="single"/>
                <w:lang w:val="en-US"/>
              </w:rPr>
            </w:pPr>
          </w:p>
        </w:tc>
      </w:tr>
    </w:tbl>
    <w:p w14:paraId="09D269BE" w14:textId="77777777" w:rsidR="009E1589" w:rsidRDefault="009E1589" w:rsidP="0090646E">
      <w:pPr>
        <w:pStyle w:val="BodyText"/>
        <w:rPr>
          <w:lang w:eastAsia="en-US"/>
        </w:rPr>
      </w:pPr>
    </w:p>
    <w:p w14:paraId="1DB598F1" w14:textId="77777777" w:rsidR="009E1589" w:rsidRDefault="009E1589" w:rsidP="0090646E">
      <w:pPr>
        <w:pStyle w:val="BodyText"/>
        <w:rPr>
          <w:lang w:eastAsia="en-US"/>
        </w:rPr>
      </w:pPr>
    </w:p>
    <w:p w14:paraId="4CC9C340" w14:textId="4278C4DC" w:rsidR="00C43164" w:rsidRPr="00C43164" w:rsidRDefault="002438B7" w:rsidP="00C43164">
      <w:pPr>
        <w:pStyle w:val="Caption"/>
        <w:jc w:val="center"/>
        <w:rPr>
          <w:color w:val="auto"/>
        </w:rPr>
      </w:pPr>
      <w:r w:rsidRPr="00C43164">
        <w:rPr>
          <w:color w:val="auto"/>
        </w:rPr>
        <w:t xml:space="preserve">Table </w:t>
      </w:r>
      <w:r w:rsidRPr="00C43164">
        <w:rPr>
          <w:color w:val="auto"/>
        </w:rPr>
        <w:fldChar w:fldCharType="begin"/>
      </w:r>
      <w:r w:rsidRPr="00C43164">
        <w:rPr>
          <w:color w:val="auto"/>
        </w:rPr>
        <w:instrText xml:space="preserve"> SEQ Table \* ARABIC </w:instrText>
      </w:r>
      <w:r w:rsidRPr="00C43164">
        <w:rPr>
          <w:color w:val="auto"/>
        </w:rPr>
        <w:fldChar w:fldCharType="separate"/>
      </w:r>
      <w:r w:rsidR="009625EB">
        <w:rPr>
          <w:noProof/>
          <w:color w:val="auto"/>
        </w:rPr>
        <w:t>9</w:t>
      </w:r>
      <w:r w:rsidRPr="00C43164">
        <w:rPr>
          <w:color w:val="auto"/>
        </w:rPr>
        <w:fldChar w:fldCharType="end"/>
      </w:r>
      <w:r w:rsidRPr="00C43164">
        <w:rPr>
          <w:color w:val="auto"/>
        </w:rPr>
        <w:t xml:space="preserve">. </w:t>
      </w:r>
      <w:r w:rsidR="00C43164" w:rsidRPr="00C43164">
        <w:rPr>
          <w:color w:val="auto"/>
        </w:rPr>
        <w:t xml:space="preserve">Key </w:t>
      </w:r>
      <w:r w:rsidRPr="00C43164">
        <w:rPr>
          <w:color w:val="auto"/>
        </w:rPr>
        <w:t>Innovation related KPIs</w:t>
      </w:r>
    </w:p>
    <w:tbl>
      <w:tblPr>
        <w:tblStyle w:val="MediumShading1-Accent2"/>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9296"/>
      </w:tblGrid>
      <w:tr w:rsidR="00C43164" w14:paraId="039229B4" w14:textId="77777777" w:rsidTr="58EDB9A7">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BAFFDB" w:themeFill="accent1" w:themeFillTint="33"/>
          </w:tcPr>
          <w:p w14:paraId="7354496F" w14:textId="69EAC360" w:rsidR="00C43164" w:rsidRPr="006C141E" w:rsidRDefault="00C43164" w:rsidP="00C15BB1">
            <w:pPr>
              <w:rPr>
                <w:rFonts w:asciiTheme="minorHAnsi" w:hAnsiTheme="minorHAnsi"/>
                <w:spacing w:val="0"/>
                <w:szCs w:val="22"/>
                <w:lang w:val="en-US" w:eastAsia="en-US"/>
              </w:rPr>
            </w:pPr>
            <w:r>
              <w:rPr>
                <w:i/>
                <w:iCs/>
                <w:u w:val="single"/>
                <w:lang w:val="en-US"/>
              </w:rPr>
              <w:lastRenderedPageBreak/>
              <w:t>Architecture level</w:t>
            </w:r>
            <w:r w:rsidR="00A72DBD">
              <w:rPr>
                <w:i/>
                <w:iCs/>
                <w:u w:val="single"/>
                <w:lang w:val="en-US"/>
              </w:rPr>
              <w:t xml:space="preserve"> </w:t>
            </w:r>
            <w:r>
              <w:t>(IBO.3)</w:t>
            </w:r>
          </w:p>
        </w:tc>
      </w:tr>
      <w:tr w:rsidR="00C43164" w14:paraId="2F21B72D" w14:textId="77777777" w:rsidTr="58EDB9A7">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tcPr>
          <w:p w14:paraId="195693F8" w14:textId="0DA6494A" w:rsidR="00C43164" w:rsidRPr="00302A3F" w:rsidRDefault="001459EF" w:rsidP="00C15BB1">
            <w:pPr>
              <w:pStyle w:val="ITEABodyText"/>
              <w:jc w:val="both"/>
              <w:rPr>
                <w:b/>
                <w:bCs/>
                <w:u w:val="single"/>
              </w:rPr>
            </w:pPr>
            <w:r>
              <w:rPr>
                <w:b/>
                <w:bCs/>
                <w:iCs/>
                <w:u w:val="single"/>
              </w:rPr>
              <w:t>Concept technological</w:t>
            </w:r>
            <w:r w:rsidR="00C43164" w:rsidRPr="00302A3F">
              <w:rPr>
                <w:b/>
                <w:bCs/>
                <w:iCs/>
                <w:u w:val="single"/>
              </w:rPr>
              <w:t xml:space="preserve"> </w:t>
            </w:r>
            <w:r w:rsidR="00075B5B">
              <w:rPr>
                <w:b/>
                <w:bCs/>
                <w:iCs/>
                <w:u w:val="single"/>
              </w:rPr>
              <w:t xml:space="preserve">Maturity </w:t>
            </w:r>
            <w:r w:rsidR="00C43164" w:rsidRPr="00302A3F">
              <w:rPr>
                <w:b/>
                <w:bCs/>
                <w:iCs/>
                <w:u w:val="single"/>
              </w:rPr>
              <w:t>KPI</w:t>
            </w:r>
          </w:p>
          <w:p w14:paraId="29773FB3" w14:textId="6E3502F3" w:rsidR="00C43164" w:rsidRDefault="00C43164" w:rsidP="00C15BB1">
            <w:pPr>
              <w:spacing w:line="257" w:lineRule="auto"/>
              <w:rPr>
                <w:b/>
              </w:rPr>
            </w:pPr>
            <w:r>
              <w:t xml:space="preserve">The technology readiness level (TRL) of the methodology and framework architecture for the Sa4CPS concept </w:t>
            </w:r>
            <w:r>
              <w:rPr>
                <w:lang w:val="en-US"/>
              </w:rPr>
              <w:t xml:space="preserve">for enabling secure situational awareness for people, </w:t>
            </w:r>
            <w:r w:rsidR="00932A01">
              <w:rPr>
                <w:lang w:val="en-US"/>
              </w:rPr>
              <w:t>autonomous</w:t>
            </w:r>
            <w:r>
              <w:rPr>
                <w:lang w:val="en-US"/>
              </w:rPr>
              <w:t xml:space="preserve"> </w:t>
            </w:r>
            <w:r w:rsidR="00932A01">
              <w:rPr>
                <w:lang w:val="en-US"/>
              </w:rPr>
              <w:t>devices,</w:t>
            </w:r>
            <w:r>
              <w:rPr>
                <w:lang w:val="en-US"/>
              </w:rPr>
              <w:t xml:space="preserve"> and digital twins of companies</w:t>
            </w:r>
            <w:r>
              <w:t>.</w:t>
            </w:r>
          </w:p>
          <w:p w14:paraId="5ED38F1E" w14:textId="77777777" w:rsidR="00C43164" w:rsidRDefault="00C43164" w:rsidP="00C15BB1">
            <w:pPr>
              <w:spacing w:line="257" w:lineRule="auto"/>
              <w:rPr>
                <w:b/>
              </w:rPr>
            </w:pPr>
            <w:r>
              <w:rPr>
                <w:b/>
              </w:rPr>
              <w:t xml:space="preserve">Initial value: </w:t>
            </w:r>
          </w:p>
          <w:p w14:paraId="75264A9C" w14:textId="38987967" w:rsidR="00C43164" w:rsidRPr="00EA267E" w:rsidRDefault="37F1F66E" w:rsidP="00C81F2A">
            <w:pPr>
              <w:pStyle w:val="ListParagraph"/>
              <w:numPr>
                <w:ilvl w:val="0"/>
                <w:numId w:val="14"/>
              </w:numPr>
              <w:spacing w:before="60" w:after="0" w:line="257" w:lineRule="auto"/>
            </w:pPr>
            <w:r w:rsidRPr="58EDB9A7">
              <w:rPr>
                <w:rFonts w:ascii="Calibri" w:eastAsia="Calibri" w:hAnsi="Calibri" w:cs="Calibri"/>
                <w:sz w:val="22"/>
                <w:szCs w:val="22"/>
                <w:lang w:val="en-US"/>
              </w:rPr>
              <w:t>TRL 1-3</w:t>
            </w:r>
          </w:p>
          <w:p w14:paraId="59094545" w14:textId="77777777" w:rsidR="00C43164" w:rsidRDefault="00C43164" w:rsidP="00C15BB1">
            <w:pPr>
              <w:pStyle w:val="ITEABodyText"/>
              <w:jc w:val="both"/>
              <w:rPr>
                <w:b/>
              </w:rPr>
            </w:pPr>
            <w:r>
              <w:rPr>
                <w:b/>
              </w:rPr>
              <w:t>Targeted value:</w:t>
            </w:r>
          </w:p>
          <w:p w14:paraId="53B358FC" w14:textId="388B9A51" w:rsidR="00C43164" w:rsidRPr="00EA267E" w:rsidRDefault="00C43164" w:rsidP="00C81F2A">
            <w:pPr>
              <w:pStyle w:val="BodyText"/>
              <w:numPr>
                <w:ilvl w:val="0"/>
                <w:numId w:val="15"/>
              </w:numPr>
            </w:pPr>
            <w:r>
              <w:t xml:space="preserve">TRL </w:t>
            </w:r>
            <w:del w:id="904" w:author="Latvakoski Juhani" w:date="2024-09-17T14:52:00Z">
              <w:r w:rsidR="00106F2A" w:rsidDel="000661D2">
                <w:delText>4</w:delText>
              </w:r>
            </w:del>
            <w:ins w:id="905" w:author="Latvakoski Juhani" w:date="2024-09-17T14:52:00Z">
              <w:r w:rsidR="000661D2">
                <w:t>3</w:t>
              </w:r>
            </w:ins>
            <w:r>
              <w:t>-</w:t>
            </w:r>
            <w:ins w:id="906" w:author="Latvakoski Juhani" w:date="2024-09-17T14:52:00Z">
              <w:r w:rsidR="00DE0072">
                <w:t>6</w:t>
              </w:r>
            </w:ins>
            <w:del w:id="907" w:author="Latvakoski Juhani" w:date="2024-09-17T14:52:00Z">
              <w:r w:rsidDel="00DE0072">
                <w:delText>7</w:delText>
              </w:r>
            </w:del>
          </w:p>
          <w:p w14:paraId="22698B1F" w14:textId="77777777" w:rsidR="00C43164" w:rsidRPr="00CA47B7" w:rsidRDefault="00C43164" w:rsidP="00C15BB1">
            <w:pPr>
              <w:pStyle w:val="BodyText"/>
              <w:rPr>
                <w:b/>
              </w:rPr>
            </w:pPr>
            <w:r w:rsidRPr="00CA47B7">
              <w:rPr>
                <w:b/>
              </w:rPr>
              <w:t>Metric description (according to EU TRL definitions)</w:t>
            </w:r>
          </w:p>
          <w:p w14:paraId="460AFA5B" w14:textId="77777777" w:rsidR="00C43164" w:rsidRPr="0027623B" w:rsidRDefault="00C43164" w:rsidP="00C81F2A">
            <w:pPr>
              <w:pStyle w:val="ITEABodyText"/>
              <w:numPr>
                <w:ilvl w:val="0"/>
                <w:numId w:val="15"/>
              </w:numPr>
              <w:jc w:val="both"/>
              <w:rPr>
                <w:b/>
              </w:rPr>
            </w:pPr>
            <w:r>
              <w:t xml:space="preserve">TRL 1 – basic principles </w:t>
            </w:r>
            <w:proofErr w:type="gramStart"/>
            <w:r>
              <w:t>observed</w:t>
            </w:r>
            <w:proofErr w:type="gramEnd"/>
            <w:r>
              <w:t xml:space="preserve"> </w:t>
            </w:r>
          </w:p>
          <w:p w14:paraId="2E334396" w14:textId="77777777" w:rsidR="00C43164" w:rsidRPr="0027623B" w:rsidRDefault="00C43164" w:rsidP="00C81F2A">
            <w:pPr>
              <w:pStyle w:val="ITEABodyText"/>
              <w:numPr>
                <w:ilvl w:val="0"/>
                <w:numId w:val="15"/>
              </w:numPr>
              <w:jc w:val="both"/>
              <w:rPr>
                <w:b/>
              </w:rPr>
            </w:pPr>
            <w:r>
              <w:t xml:space="preserve">TRL 2 – technology concept </w:t>
            </w:r>
            <w:proofErr w:type="gramStart"/>
            <w:r>
              <w:t>formulated</w:t>
            </w:r>
            <w:proofErr w:type="gramEnd"/>
          </w:p>
          <w:p w14:paraId="7FB492C0" w14:textId="77777777" w:rsidR="00C43164" w:rsidRPr="0027623B" w:rsidRDefault="00C43164" w:rsidP="00C81F2A">
            <w:pPr>
              <w:pStyle w:val="ITEABodyText"/>
              <w:numPr>
                <w:ilvl w:val="0"/>
                <w:numId w:val="15"/>
              </w:numPr>
              <w:jc w:val="both"/>
              <w:rPr>
                <w:b/>
              </w:rPr>
            </w:pPr>
            <w:r>
              <w:t>TRL 3 – experimental proof of concept</w:t>
            </w:r>
          </w:p>
          <w:p w14:paraId="4D6ED7F8" w14:textId="77777777" w:rsidR="00C43164" w:rsidRPr="0027623B" w:rsidRDefault="00C43164" w:rsidP="00C81F2A">
            <w:pPr>
              <w:pStyle w:val="ITEABodyText"/>
              <w:numPr>
                <w:ilvl w:val="0"/>
                <w:numId w:val="15"/>
              </w:numPr>
              <w:jc w:val="both"/>
              <w:rPr>
                <w:b/>
              </w:rPr>
            </w:pPr>
            <w:r>
              <w:t xml:space="preserve">TRL 4 – technology validated in </w:t>
            </w:r>
            <w:proofErr w:type="gramStart"/>
            <w:r>
              <w:t>lab</w:t>
            </w:r>
            <w:proofErr w:type="gramEnd"/>
          </w:p>
          <w:p w14:paraId="306027A0" w14:textId="77777777" w:rsidR="00C43164" w:rsidRPr="0027623B" w:rsidRDefault="00C43164" w:rsidP="00C81F2A">
            <w:pPr>
              <w:pStyle w:val="ITEABodyText"/>
              <w:numPr>
                <w:ilvl w:val="0"/>
                <w:numId w:val="15"/>
              </w:numPr>
              <w:jc w:val="both"/>
              <w:rPr>
                <w:b/>
              </w:rPr>
            </w:pPr>
            <w:r>
              <w:t>TRL 5 – technology validated in relevant environment (industrially relevant environment in the case of key enabling technologies)</w:t>
            </w:r>
          </w:p>
          <w:p w14:paraId="73DCF97E" w14:textId="77777777" w:rsidR="00C43164" w:rsidRPr="0027623B" w:rsidRDefault="00C43164" w:rsidP="00C81F2A">
            <w:pPr>
              <w:pStyle w:val="ITEABodyText"/>
              <w:numPr>
                <w:ilvl w:val="0"/>
                <w:numId w:val="15"/>
              </w:numPr>
              <w:jc w:val="both"/>
              <w:rPr>
                <w:b/>
              </w:rPr>
            </w:pPr>
            <w:r>
              <w:t>TRL 6 – technology demonstrated in relevant environment (industrially relevant environment in the case of key enabling technologies)</w:t>
            </w:r>
          </w:p>
          <w:p w14:paraId="7F5C44D7" w14:textId="77777777" w:rsidR="00C43164" w:rsidRPr="0027623B" w:rsidRDefault="00C43164" w:rsidP="00C81F2A">
            <w:pPr>
              <w:pStyle w:val="ITEABodyText"/>
              <w:numPr>
                <w:ilvl w:val="0"/>
                <w:numId w:val="15"/>
              </w:numPr>
              <w:jc w:val="both"/>
              <w:rPr>
                <w:b/>
              </w:rPr>
            </w:pPr>
            <w:r>
              <w:t>TRL 7 – system prototype demonstration in operational environment</w:t>
            </w:r>
          </w:p>
          <w:p w14:paraId="11C9E5DE" w14:textId="77777777" w:rsidR="00C43164" w:rsidRPr="0027623B" w:rsidRDefault="00C43164" w:rsidP="00C81F2A">
            <w:pPr>
              <w:pStyle w:val="ITEABodyText"/>
              <w:numPr>
                <w:ilvl w:val="0"/>
                <w:numId w:val="15"/>
              </w:numPr>
              <w:jc w:val="both"/>
              <w:rPr>
                <w:b/>
              </w:rPr>
            </w:pPr>
            <w:r>
              <w:t>TRL 8 – system complete and qualified</w:t>
            </w:r>
          </w:p>
          <w:p w14:paraId="09842F92" w14:textId="77777777" w:rsidR="00C43164" w:rsidRDefault="00C43164" w:rsidP="00C81F2A">
            <w:pPr>
              <w:pStyle w:val="ITEABodyText"/>
              <w:numPr>
                <w:ilvl w:val="0"/>
                <w:numId w:val="15"/>
              </w:numPr>
              <w:jc w:val="both"/>
              <w:rPr>
                <w:b/>
              </w:rPr>
            </w:pPr>
            <w:r>
              <w:t>TRL 9 – actual system proven in operational environment (competitive manufacturing in the case of key enabling technologies; or in space</w:t>
            </w:r>
            <w:r w:rsidRPr="134600B9">
              <w:rPr>
                <w:b/>
                <w:bCs/>
              </w:rPr>
              <w:t xml:space="preserve"> </w:t>
            </w:r>
          </w:p>
        </w:tc>
      </w:tr>
      <w:tr w:rsidR="001459EF" w14:paraId="4446603A" w14:textId="77777777" w:rsidTr="58EDB9A7">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tcPr>
          <w:p w14:paraId="7ACA7F3D" w14:textId="3F565D5F" w:rsidR="001459EF" w:rsidRDefault="001459EF" w:rsidP="00186D00">
            <w:pPr>
              <w:pStyle w:val="ITEABodyText"/>
              <w:jc w:val="both"/>
              <w:rPr>
                <w:b/>
                <w:bCs/>
                <w:iCs/>
                <w:u w:val="single"/>
              </w:rPr>
            </w:pPr>
            <w:r>
              <w:rPr>
                <w:b/>
                <w:bCs/>
                <w:iCs/>
                <w:u w:val="single"/>
              </w:rPr>
              <w:t xml:space="preserve">Concept </w:t>
            </w:r>
            <w:r w:rsidR="00A01BA9">
              <w:rPr>
                <w:b/>
                <w:bCs/>
                <w:iCs/>
                <w:u w:val="single"/>
              </w:rPr>
              <w:t>features</w:t>
            </w:r>
            <w:r>
              <w:rPr>
                <w:b/>
                <w:bCs/>
                <w:iCs/>
                <w:u w:val="single"/>
              </w:rPr>
              <w:t xml:space="preserve"> </w:t>
            </w:r>
            <w:r w:rsidRPr="00302A3F">
              <w:rPr>
                <w:b/>
                <w:bCs/>
                <w:iCs/>
                <w:u w:val="single"/>
              </w:rPr>
              <w:t>KPI</w:t>
            </w:r>
          </w:p>
          <w:p w14:paraId="53EDCDDE" w14:textId="6CB7FCE0" w:rsidR="00757081" w:rsidRDefault="00757081" w:rsidP="001E3C92">
            <w:pPr>
              <w:pStyle w:val="ITEABodyText"/>
              <w:jc w:val="both"/>
            </w:pPr>
            <w:r>
              <w:t xml:space="preserve"> The Sa4CPs concept </w:t>
            </w:r>
            <w:r w:rsidR="000A7CE5">
              <w:t xml:space="preserve">has </w:t>
            </w:r>
            <w:r w:rsidR="001938C6">
              <w:t>several</w:t>
            </w:r>
            <w:r w:rsidR="00EB7017">
              <w:t xml:space="preserve"> </w:t>
            </w:r>
            <w:r w:rsidR="4B50C426">
              <w:t>potential</w:t>
            </w:r>
            <w:r w:rsidR="00262013">
              <w:t>ly</w:t>
            </w:r>
            <w:r w:rsidR="00EB7017">
              <w:t xml:space="preserve"> required </w:t>
            </w:r>
            <w:r w:rsidR="006F2C25">
              <w:t xml:space="preserve">functional </w:t>
            </w:r>
            <w:r w:rsidR="00F6786B">
              <w:t xml:space="preserve">features </w:t>
            </w:r>
            <w:r w:rsidR="00927806">
              <w:t>defined</w:t>
            </w:r>
            <w:r w:rsidR="00B42F64">
              <w:t>, see</w:t>
            </w:r>
            <w:r w:rsidR="001E1519">
              <w:t xml:space="preserve"> also</w:t>
            </w:r>
            <w:r w:rsidR="00B42F64">
              <w:t xml:space="preserve"> </w:t>
            </w:r>
            <w:r w:rsidR="001E1519">
              <w:fldChar w:fldCharType="begin"/>
            </w:r>
            <w:r w:rsidR="001E1519">
              <w:instrText xml:space="preserve"> REF _Ref127185026 \h </w:instrText>
            </w:r>
            <w:r w:rsidR="001E1519">
              <w:fldChar w:fldCharType="separate"/>
            </w:r>
            <w:r w:rsidR="001E1519" w:rsidRPr="00356B7C">
              <w:t xml:space="preserve">Table </w:t>
            </w:r>
            <w:r w:rsidR="001E1519" w:rsidRPr="00356B7C">
              <w:rPr>
                <w:noProof/>
              </w:rPr>
              <w:t>4</w:t>
            </w:r>
            <w:r w:rsidR="001E1519">
              <w:fldChar w:fldCharType="end"/>
            </w:r>
            <w:r w:rsidR="00C639CD">
              <w:t xml:space="preserve">. </w:t>
            </w:r>
            <w:r w:rsidR="00F55298">
              <w:t>Th</w:t>
            </w:r>
            <w:r w:rsidR="00677E4B">
              <w:t xml:space="preserve">e concept features KPI </w:t>
            </w:r>
            <w:r w:rsidR="000350A2">
              <w:t xml:space="preserve">measures </w:t>
            </w:r>
            <w:r w:rsidR="6C3B605A">
              <w:t>their</w:t>
            </w:r>
            <w:r w:rsidR="000350A2">
              <w:t xml:space="preserve"> number</w:t>
            </w:r>
            <w:r w:rsidR="004C2EE1">
              <w:t xml:space="preserve"> </w:t>
            </w:r>
            <w:r w:rsidR="008369A4">
              <w:t xml:space="preserve">and </w:t>
            </w:r>
            <w:r w:rsidR="004B496D">
              <w:t xml:space="preserve">the level of their </w:t>
            </w:r>
            <w:r w:rsidR="00A35543">
              <w:t>evaluation</w:t>
            </w:r>
            <w:r w:rsidR="004B496D">
              <w:t xml:space="preserve"> in use cases</w:t>
            </w:r>
            <w:r w:rsidR="00A35543">
              <w:t xml:space="preserve"> as follows</w:t>
            </w:r>
            <w:r w:rsidR="004B496D">
              <w:t>.</w:t>
            </w:r>
          </w:p>
          <w:p w14:paraId="64FF9B62" w14:textId="24C4A633" w:rsidR="009D21CA" w:rsidRDefault="009D21CA" w:rsidP="009D21CA">
            <w:pPr>
              <w:spacing w:line="257" w:lineRule="auto"/>
              <w:rPr>
                <w:b/>
              </w:rPr>
            </w:pPr>
            <w:r>
              <w:rPr>
                <w:b/>
              </w:rPr>
              <w:t xml:space="preserve">Initial values: </w:t>
            </w:r>
          </w:p>
          <w:p w14:paraId="3CF8E15C" w14:textId="596A3D7D" w:rsidR="009D21CA" w:rsidRPr="009D21CA" w:rsidRDefault="009D21CA" w:rsidP="00C81F2A">
            <w:pPr>
              <w:pStyle w:val="ListParagraph"/>
              <w:numPr>
                <w:ilvl w:val="0"/>
                <w:numId w:val="38"/>
              </w:numPr>
              <w:spacing w:before="60" w:after="0" w:line="257" w:lineRule="auto"/>
            </w:pPr>
            <w:r>
              <w:rPr>
                <w:rFonts w:ascii="Calibri" w:eastAsia="Calibri" w:hAnsi="Calibri" w:cs="Calibri"/>
                <w:sz w:val="22"/>
                <w:szCs w:val="22"/>
                <w:lang w:val="en-US"/>
              </w:rPr>
              <w:t>number of features = 0</w:t>
            </w:r>
          </w:p>
          <w:p w14:paraId="44969163" w14:textId="24EDE685" w:rsidR="009D21CA" w:rsidRPr="00EA267E" w:rsidRDefault="008B65A1" w:rsidP="00C81F2A">
            <w:pPr>
              <w:pStyle w:val="ListParagraph"/>
              <w:numPr>
                <w:ilvl w:val="0"/>
                <w:numId w:val="38"/>
              </w:numPr>
              <w:spacing w:before="60" w:after="0" w:line="257" w:lineRule="auto"/>
            </w:pPr>
            <w:r>
              <w:t>evaluation level</w:t>
            </w:r>
            <w:r w:rsidR="007C4C8A">
              <w:t xml:space="preserve"> = </w:t>
            </w:r>
            <w:r w:rsidR="00D36BA7">
              <w:t>0</w:t>
            </w:r>
            <w:r w:rsidR="004B3EC8">
              <w:t xml:space="preserve"> (not evaluated in </w:t>
            </w:r>
            <w:r w:rsidR="00554CC5">
              <w:t>any</w:t>
            </w:r>
            <w:r w:rsidR="004B3EC8">
              <w:t xml:space="preserve"> UC)</w:t>
            </w:r>
          </w:p>
          <w:p w14:paraId="32EA4955" w14:textId="77777777" w:rsidR="009D21CA" w:rsidRDefault="009D21CA" w:rsidP="009D21CA">
            <w:pPr>
              <w:pStyle w:val="ITEABodyText"/>
              <w:jc w:val="both"/>
              <w:rPr>
                <w:b/>
              </w:rPr>
            </w:pPr>
            <w:r>
              <w:rPr>
                <w:b/>
              </w:rPr>
              <w:t>Targeted value:</w:t>
            </w:r>
          </w:p>
          <w:p w14:paraId="610C2395" w14:textId="354F40BA" w:rsidR="009D21CA" w:rsidRPr="00EA267E" w:rsidRDefault="00380C9F" w:rsidP="00C81F2A">
            <w:pPr>
              <w:pStyle w:val="BodyText"/>
              <w:numPr>
                <w:ilvl w:val="0"/>
                <w:numId w:val="38"/>
              </w:numPr>
            </w:pPr>
            <w:r>
              <w:t xml:space="preserve">number of features = </w:t>
            </w:r>
            <w:r w:rsidR="00910009">
              <w:t>28</w:t>
            </w:r>
          </w:p>
          <w:p w14:paraId="04367736" w14:textId="67E922D8" w:rsidR="00CD67D4" w:rsidRDefault="00CD67D4" w:rsidP="00C81F2A">
            <w:pPr>
              <w:pStyle w:val="BodyText"/>
              <w:numPr>
                <w:ilvl w:val="0"/>
                <w:numId w:val="38"/>
              </w:numPr>
            </w:pPr>
            <w:r>
              <w:t xml:space="preserve">evaluation level = </w:t>
            </w:r>
            <w:r w:rsidR="004B498F">
              <w:t xml:space="preserve">1, </w:t>
            </w:r>
            <w:r w:rsidR="00FD24C1">
              <w:t>(</w:t>
            </w:r>
            <w:r w:rsidR="004B498F">
              <w:t xml:space="preserve">max = </w:t>
            </w:r>
            <w:r w:rsidR="00757C80">
              <w:t>9</w:t>
            </w:r>
            <w:r w:rsidR="004B498F">
              <w:t xml:space="preserve">, which means that the feature is </w:t>
            </w:r>
            <w:r w:rsidR="00FD24C1">
              <w:t xml:space="preserve">evaluated in </w:t>
            </w:r>
            <w:r w:rsidR="001938C6">
              <w:t>all</w:t>
            </w:r>
            <w:r w:rsidR="00FD24C1">
              <w:t xml:space="preserve"> the cases) </w:t>
            </w:r>
            <w:r>
              <w:t>for each feature</w:t>
            </w:r>
          </w:p>
          <w:p w14:paraId="29BE05F0" w14:textId="36F98A6B" w:rsidR="009D21CA" w:rsidRPr="00CA47B7" w:rsidRDefault="009D21CA" w:rsidP="009D21CA">
            <w:pPr>
              <w:pStyle w:val="BodyText"/>
              <w:rPr>
                <w:b/>
                <w:bCs/>
              </w:rPr>
            </w:pPr>
            <w:r w:rsidRPr="00CA47B7">
              <w:rPr>
                <w:b/>
                <w:bCs/>
              </w:rPr>
              <w:t xml:space="preserve">Metric description </w:t>
            </w:r>
          </w:p>
          <w:p w14:paraId="18334D4C" w14:textId="76F87A46" w:rsidR="00CD67D4" w:rsidRPr="00671E51" w:rsidRDefault="00910009" w:rsidP="00910009">
            <w:pPr>
              <w:pStyle w:val="ITEABodyText"/>
              <w:numPr>
                <w:ilvl w:val="0"/>
                <w:numId w:val="27"/>
              </w:numPr>
              <w:jc w:val="both"/>
            </w:pPr>
            <w:r>
              <w:t xml:space="preserve">Feature list (28): physical environment sensing, interaction based sensing of information context, information and sensor fusion, tools (including AI) for comprehension, </w:t>
            </w:r>
            <w:r w:rsidRPr="00C91929">
              <w:t>situation modelling &amp; data sets AI,</w:t>
            </w:r>
            <w:r>
              <w:t xml:space="preserve"> </w:t>
            </w:r>
            <w:r w:rsidRPr="00C91929">
              <w:t>distributed AI/explainable AI</w:t>
            </w:r>
            <w:r>
              <w:t>,</w:t>
            </w:r>
            <w:r w:rsidRPr="00C91929">
              <w:t xml:space="preserve"> </w:t>
            </w:r>
            <w:r>
              <w:t xml:space="preserve">digital twins and dashboards, positioning and tracking of objects, autonomous operations, </w:t>
            </w:r>
            <w:r w:rsidRPr="00C91929">
              <w:t xml:space="preserve">energy efficiency, </w:t>
            </w:r>
            <w:r>
              <w:t xml:space="preserve"> detection and response, </w:t>
            </w:r>
            <w:r w:rsidRPr="00C91929">
              <w:t>alerting,</w:t>
            </w:r>
            <w:r>
              <w:t xml:space="preserve"> real-time 3D maps &amp; tools, identification, verification, access </w:t>
            </w:r>
            <w:r>
              <w:lastRenderedPageBreak/>
              <w:t xml:space="preserve">control, secure information spaces, information sharing and routing, zero trust services and DLT infrastructures, </w:t>
            </w:r>
            <w:r w:rsidRPr="00C91929">
              <w:t>governance, digital contracts, wallets</w:t>
            </w:r>
            <w:r>
              <w:t xml:space="preserve">, </w:t>
            </w:r>
            <w:r w:rsidRPr="00C91929">
              <w:t xml:space="preserve">adaptive and context sensitive security with trust zones, </w:t>
            </w:r>
            <w:r>
              <w:t xml:space="preserve">sensing of security situation, cyber security and safety, secure remote monitoring and traceability, </w:t>
            </w:r>
            <w:r w:rsidRPr="00C91929">
              <w:t>risk awareness,</w:t>
            </w:r>
            <w:r>
              <w:t xml:space="preserve"> and </w:t>
            </w:r>
            <w:r w:rsidRPr="00C91929">
              <w:t>resilience</w:t>
            </w:r>
          </w:p>
          <w:p w14:paraId="6F29FB48" w14:textId="3BF27204" w:rsidR="00CD67D4" w:rsidRDefault="00CD67D4" w:rsidP="00C81F2A">
            <w:pPr>
              <w:pStyle w:val="BodyText"/>
              <w:numPr>
                <w:ilvl w:val="0"/>
                <w:numId w:val="38"/>
              </w:numPr>
            </w:pPr>
            <w:r>
              <w:t xml:space="preserve">evaluation level for each feature = at least 1, </w:t>
            </w:r>
            <w:r w:rsidR="00990E6F">
              <w:t>max</w:t>
            </w:r>
            <w:r>
              <w:t xml:space="preserve"> </w:t>
            </w:r>
            <w:r w:rsidR="00487A84">
              <w:t>9</w:t>
            </w:r>
            <w:r>
              <w:t xml:space="preserve"> (the number of UCs where </w:t>
            </w:r>
            <w:r w:rsidR="008F54C0">
              <w:t xml:space="preserve">the feature has been </w:t>
            </w:r>
            <w:r>
              <w:t>evaluated)</w:t>
            </w:r>
          </w:p>
          <w:p w14:paraId="1683404C" w14:textId="754BCB6C" w:rsidR="001459EF" w:rsidRPr="00302A3F" w:rsidRDefault="001459EF" w:rsidP="00A45627">
            <w:pPr>
              <w:pStyle w:val="BodyText"/>
              <w:ind w:left="777"/>
              <w:rPr>
                <w:b/>
                <w:bCs/>
                <w:iCs/>
                <w:u w:val="single"/>
              </w:rPr>
            </w:pPr>
          </w:p>
        </w:tc>
      </w:tr>
      <w:tr w:rsidR="00C43164" w14:paraId="46E5FAAA" w14:textId="77777777" w:rsidTr="58EDB9A7">
        <w:trPr>
          <w:cnfStyle w:val="000000010000" w:firstRow="0" w:lastRow="0" w:firstColumn="0" w:lastColumn="0" w:oddVBand="0" w:evenVBand="0" w:oddHBand="0" w:evenHBand="1"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shd w:val="clear" w:color="auto" w:fill="BAFFDB" w:themeFill="accent1" w:themeFillTint="33"/>
          </w:tcPr>
          <w:p w14:paraId="3B7D0999" w14:textId="79B1C8F5" w:rsidR="00C43164" w:rsidRPr="001459EF" w:rsidRDefault="00C43164" w:rsidP="00C15BB1">
            <w:pPr>
              <w:pStyle w:val="ITEABodyText"/>
              <w:rPr>
                <w:rFonts w:asciiTheme="minorHAnsi" w:hAnsiTheme="minorHAnsi"/>
                <w:i/>
                <w:spacing w:val="0"/>
                <w:szCs w:val="22"/>
                <w:highlight w:val="yellow"/>
                <w:u w:val="single"/>
                <w:lang w:val="en-US" w:eastAsia="en-US"/>
              </w:rPr>
            </w:pPr>
            <w:r>
              <w:rPr>
                <w:i/>
                <w:iCs/>
                <w:u w:val="single"/>
                <w:lang w:val="en-US"/>
              </w:rPr>
              <w:lastRenderedPageBreak/>
              <w:t xml:space="preserve">Technology level </w:t>
            </w:r>
            <w:r>
              <w:t>(IBO.4).</w:t>
            </w:r>
            <w:r>
              <w:rPr>
                <w:i/>
                <w:iCs/>
                <w:u w:val="single"/>
              </w:rPr>
              <w:t xml:space="preserve"> </w:t>
            </w:r>
          </w:p>
        </w:tc>
      </w:tr>
      <w:tr w:rsidR="00C43164" w14:paraId="4385882C" w14:textId="77777777" w:rsidTr="58EDB9A7">
        <w:trPr>
          <w:cnfStyle w:val="000000100000" w:firstRow="0" w:lastRow="0" w:firstColumn="0" w:lastColumn="0" w:oddVBand="0" w:evenVBand="0" w:oddHBand="1" w:evenHBand="0" w:firstRowFirstColumn="0" w:firstRowLastColumn="0" w:lastRowFirstColumn="0" w:lastRowLastColumn="0"/>
        </w:trPr>
        <w:tc>
          <w:tcPr>
            <w:tcW w:w="9296" w:type="dxa"/>
            <w:tcBorders>
              <w:top w:val="single" w:sz="4" w:space="0" w:color="auto"/>
              <w:left w:val="single" w:sz="4" w:space="0" w:color="auto"/>
              <w:bottom w:val="single" w:sz="4" w:space="0" w:color="auto"/>
              <w:right w:val="single" w:sz="4" w:space="0" w:color="auto"/>
            </w:tcBorders>
          </w:tcPr>
          <w:p w14:paraId="7FCE1B8E" w14:textId="0D4057B1" w:rsidR="00C43164" w:rsidRPr="00302A3F" w:rsidRDefault="005133BD" w:rsidP="00C15BB1">
            <w:pPr>
              <w:rPr>
                <w:rFonts w:asciiTheme="minorHAnsi" w:hAnsiTheme="minorHAnsi"/>
                <w:b/>
                <w:bCs/>
                <w:spacing w:val="0"/>
                <w:szCs w:val="22"/>
                <w:u w:val="single"/>
                <w:lang w:val="en-US" w:eastAsia="en-US"/>
              </w:rPr>
            </w:pPr>
            <w:r>
              <w:rPr>
                <w:b/>
                <w:bCs/>
                <w:iCs/>
                <w:u w:val="single"/>
              </w:rPr>
              <w:t>T</w:t>
            </w:r>
            <w:r w:rsidR="00C43164" w:rsidRPr="00302A3F">
              <w:rPr>
                <w:b/>
                <w:bCs/>
                <w:iCs/>
                <w:u w:val="single"/>
              </w:rPr>
              <w:t>echnolo</w:t>
            </w:r>
            <w:r>
              <w:rPr>
                <w:b/>
                <w:bCs/>
                <w:iCs/>
                <w:u w:val="single"/>
              </w:rPr>
              <w:t>gical enablers</w:t>
            </w:r>
            <w:r w:rsidR="00432CAD">
              <w:rPr>
                <w:b/>
                <w:bCs/>
                <w:iCs/>
                <w:u w:val="single"/>
              </w:rPr>
              <w:t xml:space="preserve"> KPI</w:t>
            </w:r>
          </w:p>
          <w:p w14:paraId="5D13B116" w14:textId="36C35872" w:rsidR="00EB040F" w:rsidRDefault="00432CAD" w:rsidP="00432CAD">
            <w:pPr>
              <w:pStyle w:val="ITEABodyText"/>
              <w:jc w:val="both"/>
            </w:pPr>
            <w:r w:rsidRPr="00CA6DCF">
              <w:t>Number of novel technical enablers</w:t>
            </w:r>
            <w:r>
              <w:t xml:space="preserve">, </w:t>
            </w:r>
            <w:r w:rsidR="00672A91">
              <w:t>technological means and tools</w:t>
            </w:r>
            <w:r>
              <w:t xml:space="preserve"> supporting </w:t>
            </w:r>
            <w:r w:rsidR="00672A91">
              <w:t xml:space="preserve">design, </w:t>
            </w:r>
            <w:proofErr w:type="gramStart"/>
            <w:r>
              <w:t>realization</w:t>
            </w:r>
            <w:proofErr w:type="gramEnd"/>
            <w:r w:rsidR="00672A91">
              <w:t xml:space="preserve"> and operation</w:t>
            </w:r>
            <w:r>
              <w:t xml:space="preserve"> of the Sa4CPS concept.</w:t>
            </w:r>
          </w:p>
          <w:p w14:paraId="3114AA9D" w14:textId="77777777" w:rsidR="00EB040F" w:rsidRDefault="00EB040F" w:rsidP="00EB040F">
            <w:pPr>
              <w:spacing w:line="257" w:lineRule="auto"/>
              <w:rPr>
                <w:b/>
              </w:rPr>
            </w:pPr>
            <w:r>
              <w:rPr>
                <w:b/>
              </w:rPr>
              <w:t xml:space="preserve">Initial values: </w:t>
            </w:r>
          </w:p>
          <w:p w14:paraId="00E20415" w14:textId="77777777" w:rsidR="00EB040F" w:rsidRPr="00757C80" w:rsidRDefault="00EB040F" w:rsidP="00EB040F">
            <w:pPr>
              <w:pStyle w:val="ListParagraph"/>
              <w:numPr>
                <w:ilvl w:val="0"/>
                <w:numId w:val="38"/>
              </w:numPr>
              <w:spacing w:before="60" w:after="0" w:line="257" w:lineRule="auto"/>
            </w:pPr>
            <w:r>
              <w:t>number of enabling means and tools = 0</w:t>
            </w:r>
          </w:p>
          <w:p w14:paraId="55354DB0" w14:textId="2BEAB435" w:rsidR="00EB040F" w:rsidRPr="00EA267E" w:rsidRDefault="00EB040F" w:rsidP="00EB040F">
            <w:pPr>
              <w:pStyle w:val="ListParagraph"/>
              <w:numPr>
                <w:ilvl w:val="0"/>
                <w:numId w:val="38"/>
              </w:numPr>
              <w:spacing w:before="60" w:after="0" w:line="257" w:lineRule="auto"/>
            </w:pPr>
            <w:r>
              <w:t xml:space="preserve">evaluation level = </w:t>
            </w:r>
            <w:r w:rsidR="00A4246D">
              <w:t>0</w:t>
            </w:r>
          </w:p>
          <w:p w14:paraId="78F2322D" w14:textId="77777777" w:rsidR="00EB040F" w:rsidRDefault="00EB040F" w:rsidP="00EB040F">
            <w:pPr>
              <w:pStyle w:val="ITEABodyText"/>
              <w:jc w:val="both"/>
              <w:rPr>
                <w:b/>
              </w:rPr>
            </w:pPr>
            <w:r>
              <w:rPr>
                <w:b/>
              </w:rPr>
              <w:t>Targeted value:</w:t>
            </w:r>
          </w:p>
          <w:p w14:paraId="7E7BCEFF" w14:textId="3B726892" w:rsidR="00EB040F" w:rsidRDefault="00EB040F" w:rsidP="00EB040F">
            <w:pPr>
              <w:pStyle w:val="BodyText"/>
              <w:numPr>
                <w:ilvl w:val="0"/>
                <w:numId w:val="38"/>
              </w:numPr>
            </w:pPr>
            <w:r>
              <w:t>number of enabling means and tools = 9</w:t>
            </w:r>
            <w:r w:rsidR="003F30CF">
              <w:t>:</w:t>
            </w:r>
            <w:r w:rsidR="003F30CF" w:rsidRPr="0086689E">
              <w:rPr>
                <w:lang w:eastAsia="en-US"/>
              </w:rPr>
              <w:t xml:space="preserve"> perception, comprehension, projection, decision, control, actuation, digital trust, security, privacy</w:t>
            </w:r>
          </w:p>
          <w:p w14:paraId="7E3BEFAD" w14:textId="3D4F6D41" w:rsidR="00EB040F" w:rsidRDefault="00EB040F" w:rsidP="00EB040F">
            <w:pPr>
              <w:pStyle w:val="BodyText"/>
              <w:numPr>
                <w:ilvl w:val="0"/>
                <w:numId w:val="38"/>
              </w:numPr>
            </w:pPr>
            <w:r>
              <w:t xml:space="preserve">evaluation level = </w:t>
            </w:r>
            <w:r w:rsidR="00123D46">
              <w:t>5</w:t>
            </w:r>
          </w:p>
          <w:p w14:paraId="66592666" w14:textId="7D834C5D" w:rsidR="00123D46" w:rsidRDefault="00123D46" w:rsidP="00EB040F">
            <w:pPr>
              <w:pStyle w:val="BodyText"/>
              <w:numPr>
                <w:ilvl w:val="0"/>
                <w:numId w:val="38"/>
              </w:numPr>
            </w:pPr>
            <w:r>
              <w:t xml:space="preserve">target is to have </w:t>
            </w:r>
            <w:r w:rsidR="00061574">
              <w:t xml:space="preserve">9 of level 5 technical </w:t>
            </w:r>
            <w:proofErr w:type="gramStart"/>
            <w:r w:rsidR="00061574">
              <w:t>enablers</w:t>
            </w:r>
            <w:proofErr w:type="gramEnd"/>
          </w:p>
          <w:p w14:paraId="16FA38BE" w14:textId="77777777" w:rsidR="00C43164" w:rsidRDefault="00C43164" w:rsidP="00C15BB1">
            <w:pPr>
              <w:pStyle w:val="BodyText"/>
            </w:pPr>
          </w:p>
          <w:p w14:paraId="185F80C1" w14:textId="77777777" w:rsidR="00C43164" w:rsidRPr="003F30CF" w:rsidRDefault="00C43164" w:rsidP="00C15BB1">
            <w:pPr>
              <w:pStyle w:val="BodyText"/>
              <w:rPr>
                <w:b/>
                <w:bCs/>
              </w:rPr>
            </w:pPr>
            <w:r w:rsidRPr="003F30CF">
              <w:rPr>
                <w:b/>
                <w:bCs/>
              </w:rPr>
              <w:t>Metric description</w:t>
            </w:r>
          </w:p>
          <w:p w14:paraId="22DB3AA4" w14:textId="77777777" w:rsidR="00C43164" w:rsidRPr="00CA6DCF" w:rsidRDefault="00C43164" w:rsidP="00C15BB1">
            <w:pPr>
              <w:pStyle w:val="BodyText"/>
              <w:rPr>
                <w:lang w:val="en-US"/>
              </w:rPr>
            </w:pPr>
            <w:r>
              <w:t>The criteria of each novel technical enabler are the following:</w:t>
            </w:r>
          </w:p>
          <w:p w14:paraId="4F6566D7" w14:textId="77777777" w:rsidR="00C43164" w:rsidRPr="00CA6DCF" w:rsidRDefault="00C43164" w:rsidP="00C81F2A">
            <w:pPr>
              <w:pStyle w:val="BodyText"/>
              <w:numPr>
                <w:ilvl w:val="0"/>
                <w:numId w:val="27"/>
              </w:numPr>
              <w:rPr>
                <w:lang w:val="en-US"/>
              </w:rPr>
            </w:pPr>
            <w:r>
              <w:t xml:space="preserve">the </w:t>
            </w:r>
            <w:r w:rsidRPr="00CA6DCF">
              <w:t>novel technical enabler</w:t>
            </w:r>
            <w:r>
              <w:t xml:space="preserve"> is </w:t>
            </w:r>
            <w:r w:rsidRPr="00CA6DCF">
              <w:t>described</w:t>
            </w:r>
            <w:r>
              <w:t xml:space="preserve"> in presentation/written form (level 1)</w:t>
            </w:r>
            <w:r w:rsidRPr="00CA6DCF">
              <w:t xml:space="preserve">, </w:t>
            </w:r>
          </w:p>
          <w:p w14:paraId="002727F7" w14:textId="77777777" w:rsidR="00C43164" w:rsidRPr="00CA6DCF" w:rsidRDefault="00C43164" w:rsidP="00C81F2A">
            <w:pPr>
              <w:pStyle w:val="BodyText"/>
              <w:numPr>
                <w:ilvl w:val="0"/>
                <w:numId w:val="27"/>
              </w:numPr>
              <w:rPr>
                <w:lang w:val="en-US"/>
              </w:rPr>
            </w:pPr>
            <w:r>
              <w:t xml:space="preserve">the </w:t>
            </w:r>
            <w:r w:rsidRPr="00CA6DCF">
              <w:t>novel technical enabler</w:t>
            </w:r>
            <w:r>
              <w:t xml:space="preserve"> is </w:t>
            </w:r>
            <w:r w:rsidRPr="00CA6DCF">
              <w:t>demonstrated</w:t>
            </w:r>
            <w:r>
              <w:t xml:space="preserve"> (level 2)</w:t>
            </w:r>
            <w:r w:rsidRPr="00CA6DCF">
              <w:t>,</w:t>
            </w:r>
          </w:p>
          <w:p w14:paraId="7934EABF" w14:textId="77777777" w:rsidR="00C43164" w:rsidRPr="00CA6DCF" w:rsidRDefault="00C43164" w:rsidP="00C81F2A">
            <w:pPr>
              <w:pStyle w:val="BodyText"/>
              <w:numPr>
                <w:ilvl w:val="0"/>
                <w:numId w:val="27"/>
              </w:numPr>
              <w:rPr>
                <w:lang w:val="en-US"/>
              </w:rPr>
            </w:pPr>
            <w:r>
              <w:t xml:space="preserve">the </w:t>
            </w:r>
            <w:r w:rsidRPr="00CA6DCF">
              <w:t>novel technical enabler</w:t>
            </w:r>
            <w:r>
              <w:t xml:space="preserve"> is </w:t>
            </w:r>
            <w:r w:rsidRPr="00CA6DCF">
              <w:t>evaluated in at least one UC(s) of the project</w:t>
            </w:r>
            <w:r>
              <w:t xml:space="preserve"> (level 3)</w:t>
            </w:r>
            <w:r w:rsidRPr="00CA6DCF">
              <w:t xml:space="preserve">, </w:t>
            </w:r>
          </w:p>
          <w:p w14:paraId="7E1E8E2E" w14:textId="77777777" w:rsidR="00C43164" w:rsidRPr="00CA6DCF" w:rsidRDefault="00C43164" w:rsidP="00C81F2A">
            <w:pPr>
              <w:pStyle w:val="BodyText"/>
              <w:numPr>
                <w:ilvl w:val="0"/>
                <w:numId w:val="27"/>
              </w:numPr>
              <w:rPr>
                <w:lang w:val="en-US"/>
              </w:rPr>
            </w:pPr>
            <w:r>
              <w:t xml:space="preserve">the </w:t>
            </w:r>
            <w:r w:rsidRPr="00CA6DCF">
              <w:t>novel technical enabler</w:t>
            </w:r>
            <w:r>
              <w:t xml:space="preserve"> is </w:t>
            </w:r>
            <w:r w:rsidRPr="00CA6DCF">
              <w:t>published</w:t>
            </w:r>
            <w:r>
              <w:t xml:space="preserve"> </w:t>
            </w:r>
            <w:r w:rsidRPr="00CA6DCF">
              <w:t>(dissemination)</w:t>
            </w:r>
            <w:r>
              <w:t xml:space="preserve"> (level 4)</w:t>
            </w:r>
            <w:r w:rsidRPr="00CA6DCF">
              <w:t xml:space="preserve"> and </w:t>
            </w:r>
          </w:p>
          <w:p w14:paraId="75417F68" w14:textId="77777777" w:rsidR="00C43164" w:rsidRPr="00CA6DCF" w:rsidRDefault="00C43164" w:rsidP="00C81F2A">
            <w:pPr>
              <w:pStyle w:val="BodyText"/>
              <w:numPr>
                <w:ilvl w:val="0"/>
                <w:numId w:val="27"/>
              </w:numPr>
              <w:rPr>
                <w:lang w:val="en-US"/>
              </w:rPr>
            </w:pPr>
            <w:r>
              <w:t xml:space="preserve">the </w:t>
            </w:r>
            <w:r w:rsidRPr="00CA6DCF">
              <w:t>novel technical enabler</w:t>
            </w:r>
            <w:r>
              <w:t xml:space="preserve"> is </w:t>
            </w:r>
            <w:r w:rsidRPr="00CA6DCF">
              <w:t>proceeding towards industrial exploitation</w:t>
            </w:r>
            <w:r>
              <w:t xml:space="preserve"> (level 5)</w:t>
            </w:r>
          </w:p>
          <w:p w14:paraId="5D1681FC" w14:textId="755F4D79" w:rsidR="00C43164" w:rsidRPr="00A72DBD" w:rsidRDefault="00C43164" w:rsidP="00C81F2A">
            <w:pPr>
              <w:pStyle w:val="BodyText"/>
              <w:numPr>
                <w:ilvl w:val="0"/>
                <w:numId w:val="27"/>
              </w:numPr>
            </w:pPr>
            <w:r>
              <w:t xml:space="preserve">The final target is to achieve </w:t>
            </w:r>
            <w:r w:rsidR="001618F1">
              <w:t>9</w:t>
            </w:r>
            <w:r>
              <w:t xml:space="preserve"> of level 5 technical enablers</w:t>
            </w:r>
          </w:p>
        </w:tc>
      </w:tr>
    </w:tbl>
    <w:p w14:paraId="0A2B6757" w14:textId="36A257C0" w:rsidR="00F35A79" w:rsidRDefault="00F66050" w:rsidP="00F35A79">
      <w:pPr>
        <w:pStyle w:val="Caption"/>
        <w:rPr>
          <w:lang w:eastAsia="en-US"/>
        </w:rPr>
      </w:pPr>
      <w:r w:rsidRPr="009A49D9">
        <w:rPr>
          <w:lang w:eastAsia="en-US"/>
        </w:rPr>
        <w:br w:type="page"/>
      </w:r>
    </w:p>
    <w:p w14:paraId="2917AA40" w14:textId="77777777" w:rsidR="00F35A79" w:rsidRDefault="00F35A79" w:rsidP="00F35A79">
      <w:pPr>
        <w:rPr>
          <w:lang w:eastAsia="en-US"/>
        </w:rPr>
        <w:sectPr w:rsidR="00F35A79" w:rsidSect="00282B8D">
          <w:pgSz w:w="11906" w:h="16838"/>
          <w:pgMar w:top="2371" w:right="1418" w:bottom="851" w:left="1418" w:header="567" w:footer="227" w:gutter="0"/>
          <w:cols w:space="708"/>
          <w:titlePg/>
          <w:docGrid w:linePitch="360"/>
        </w:sectPr>
      </w:pPr>
    </w:p>
    <w:p w14:paraId="607E3DE5" w14:textId="300E6BC4" w:rsidR="009C456A" w:rsidRPr="007041CA" w:rsidRDefault="009C456A" w:rsidP="00C81F2A">
      <w:pPr>
        <w:pStyle w:val="Heading2withnumbering"/>
      </w:pPr>
      <w:bookmarkStart w:id="908" w:name="_Toc49504973"/>
      <w:bookmarkStart w:id="909" w:name="_Toc90475135"/>
      <w:bookmarkStart w:id="910" w:name="_Toc122016419"/>
      <w:bookmarkStart w:id="911" w:name="_Toc122018247"/>
      <w:r w:rsidRPr="007041CA">
        <w:lastRenderedPageBreak/>
        <w:t xml:space="preserve">Work </w:t>
      </w:r>
      <w:proofErr w:type="gramStart"/>
      <w:r w:rsidRPr="007041CA">
        <w:t>description</w:t>
      </w:r>
      <w:bookmarkEnd w:id="908"/>
      <w:bookmarkEnd w:id="909"/>
      <w:bookmarkEnd w:id="910"/>
      <w:bookmarkEnd w:id="911"/>
      <w:proofErr w:type="gramEnd"/>
    </w:p>
    <w:p w14:paraId="661974FF" w14:textId="6F2324B0" w:rsidR="009C456A" w:rsidRPr="007041CA" w:rsidRDefault="009C456A" w:rsidP="00C81F2A">
      <w:pPr>
        <w:pStyle w:val="Heading3withnumbering"/>
      </w:pPr>
      <w:bookmarkStart w:id="912" w:name="_Toc49504974"/>
      <w:bookmarkStart w:id="913" w:name="_Toc90475136"/>
      <w:bookmarkStart w:id="914" w:name="_Toc122016420"/>
      <w:bookmarkStart w:id="915" w:name="_Toc122018248"/>
      <w:r w:rsidRPr="007041CA">
        <w:t>Project structure</w:t>
      </w:r>
      <w:bookmarkEnd w:id="912"/>
      <w:bookmarkEnd w:id="913"/>
      <w:bookmarkEnd w:id="914"/>
      <w:bookmarkEnd w:id="915"/>
    </w:p>
    <w:p w14:paraId="3AE22F20" w14:textId="77777777" w:rsidR="00A62231" w:rsidRDefault="00A62231" w:rsidP="009C456A">
      <w:pPr>
        <w:pStyle w:val="BodyText"/>
        <w:rPr>
          <w:highlight w:val="yellow"/>
        </w:rPr>
      </w:pPr>
    </w:p>
    <w:p w14:paraId="608497BF" w14:textId="5F1AADDF" w:rsidR="009C456A" w:rsidRDefault="00A62231" w:rsidP="00C80766">
      <w:pPr>
        <w:pStyle w:val="BodyText"/>
        <w:jc w:val="both"/>
      </w:pPr>
      <w:r w:rsidRPr="00A62231">
        <w:t>The struc</w:t>
      </w:r>
      <w:r>
        <w:t xml:space="preserve">ture of the Sa4CPS work plan is </w:t>
      </w:r>
      <w:r w:rsidR="00324F0B">
        <w:t xml:space="preserve">described in the </w:t>
      </w:r>
      <w:r w:rsidR="00324F0B">
        <w:fldChar w:fldCharType="begin"/>
      </w:r>
      <w:r w:rsidR="00324F0B">
        <w:instrText xml:space="preserve"> REF _Ref126655157 \h </w:instrText>
      </w:r>
      <w:r w:rsidR="00324F0B">
        <w:fldChar w:fldCharType="separate"/>
      </w:r>
      <w:r w:rsidR="00324F0B">
        <w:t xml:space="preserve">Figure </w:t>
      </w:r>
      <w:r w:rsidR="00324F0B">
        <w:rPr>
          <w:noProof/>
        </w:rPr>
        <w:t>9</w:t>
      </w:r>
      <w:r w:rsidR="00324F0B">
        <w:fldChar w:fldCharType="end"/>
      </w:r>
      <w:r w:rsidR="00324F0B">
        <w:t xml:space="preserve">. The </w:t>
      </w:r>
      <w:r w:rsidR="001715E0">
        <w:t xml:space="preserve">work </w:t>
      </w:r>
      <w:proofErr w:type="gramStart"/>
      <w:r w:rsidR="001715E0">
        <w:t>packages</w:t>
      </w:r>
      <w:r w:rsidR="00382EF8">
        <w:t xml:space="preserve">  (</w:t>
      </w:r>
      <w:proofErr w:type="gramEnd"/>
      <w:r w:rsidR="00382EF8">
        <w:t>WP)</w:t>
      </w:r>
      <w:r w:rsidR="001715E0">
        <w:t xml:space="preserve"> 1-2 focus into the </w:t>
      </w:r>
      <w:r w:rsidR="0053001D">
        <w:t xml:space="preserve">Sa4CPS </w:t>
      </w:r>
      <w:r w:rsidR="001715E0">
        <w:t xml:space="preserve">concept  </w:t>
      </w:r>
      <w:r w:rsidR="002E7CBB">
        <w:t>research and development (R&amp;D)</w:t>
      </w:r>
      <w:r w:rsidR="0053001D">
        <w:t xml:space="preserve">, and description in the architecture framework level. The </w:t>
      </w:r>
      <w:r w:rsidR="002E7CBB">
        <w:t>R&amp;D of techni</w:t>
      </w:r>
      <w:r w:rsidR="00382EF8">
        <w:t>cal solutions for the concept are carried out in the WPs WP3-5</w:t>
      </w:r>
      <w:r w:rsidR="00E25ADE">
        <w:t>. The results of all these WPs will be experimented and validated</w:t>
      </w:r>
      <w:r w:rsidR="00C80766">
        <w:t xml:space="preserve"> in the WP6</w:t>
      </w:r>
      <w:r w:rsidR="005B34A8">
        <w:t xml:space="preserve">. The use cases </w:t>
      </w:r>
      <w:r w:rsidR="00186142">
        <w:t>set the requirements for the Sa4CPS concept development, and they have a specific role each in the development of the technical solutions for the concept.</w:t>
      </w:r>
    </w:p>
    <w:p w14:paraId="2D2ACA23" w14:textId="77777777" w:rsidR="009E56D2" w:rsidRDefault="009E56D2" w:rsidP="009C456A">
      <w:pPr>
        <w:pStyle w:val="BodyText"/>
      </w:pPr>
    </w:p>
    <w:p w14:paraId="055FDBEF" w14:textId="7194F3B7" w:rsidR="00DB6A86" w:rsidRDefault="00DB6A86" w:rsidP="009C456A">
      <w:pPr>
        <w:pStyle w:val="BodyText"/>
      </w:pPr>
      <w:r>
        <w:rPr>
          <w:noProof/>
        </w:rPr>
        <w:drawing>
          <wp:inline distT="0" distB="0" distL="0" distR="0" wp14:anchorId="44F51600" wp14:editId="1BA4AE51">
            <wp:extent cx="5999474" cy="3278556"/>
            <wp:effectExtent l="0" t="0" r="0" b="0"/>
            <wp:docPr id="1594201410" name="Picture 159420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029040" cy="3294713"/>
                    </a:xfrm>
                    <a:prstGeom prst="rect">
                      <a:avLst/>
                    </a:prstGeom>
                    <a:noFill/>
                  </pic:spPr>
                </pic:pic>
              </a:graphicData>
            </a:graphic>
          </wp:inline>
        </w:drawing>
      </w:r>
    </w:p>
    <w:p w14:paraId="2533B3A2" w14:textId="1D9EBCEE" w:rsidR="009E56D2" w:rsidRDefault="009E56D2" w:rsidP="009C456A">
      <w:pPr>
        <w:pStyle w:val="BodyText"/>
      </w:pPr>
    </w:p>
    <w:p w14:paraId="5F0EA429" w14:textId="56696638" w:rsidR="009E56D2" w:rsidRPr="00324F0B" w:rsidRDefault="00A62231" w:rsidP="00A62231">
      <w:pPr>
        <w:pStyle w:val="Caption"/>
        <w:rPr>
          <w:color w:val="000000" w:themeColor="text1"/>
        </w:rPr>
      </w:pPr>
      <w:bookmarkStart w:id="916" w:name="_Ref126655157"/>
      <w:r w:rsidRPr="00324F0B">
        <w:rPr>
          <w:color w:val="000000" w:themeColor="text1"/>
        </w:rPr>
        <w:t xml:space="preserve">Figure </w:t>
      </w:r>
      <w:r w:rsidRPr="00324F0B">
        <w:rPr>
          <w:color w:val="000000" w:themeColor="text1"/>
        </w:rPr>
        <w:fldChar w:fldCharType="begin"/>
      </w:r>
      <w:r w:rsidRPr="00324F0B">
        <w:rPr>
          <w:color w:val="000000" w:themeColor="text1"/>
        </w:rPr>
        <w:instrText xml:space="preserve"> SEQ Figure \* ARABIC </w:instrText>
      </w:r>
      <w:r w:rsidRPr="00324F0B">
        <w:rPr>
          <w:color w:val="000000" w:themeColor="text1"/>
        </w:rPr>
        <w:fldChar w:fldCharType="separate"/>
      </w:r>
      <w:r w:rsidR="005D738A">
        <w:rPr>
          <w:noProof/>
          <w:color w:val="000000" w:themeColor="text1"/>
        </w:rPr>
        <w:t>12</w:t>
      </w:r>
      <w:r w:rsidRPr="00324F0B">
        <w:rPr>
          <w:color w:val="000000" w:themeColor="text1"/>
        </w:rPr>
        <w:fldChar w:fldCharType="end"/>
      </w:r>
      <w:bookmarkEnd w:id="916"/>
      <w:r w:rsidRPr="00324F0B">
        <w:rPr>
          <w:color w:val="000000" w:themeColor="text1"/>
        </w:rPr>
        <w:t>. The structure of the Sa4CPs work plan.</w:t>
      </w:r>
    </w:p>
    <w:p w14:paraId="5862A876" w14:textId="34E2BDEA" w:rsidR="001473ED" w:rsidRDefault="001473ED" w:rsidP="001473ED">
      <w:pPr>
        <w:pStyle w:val="BodyText"/>
        <w:jc w:val="both"/>
      </w:pPr>
      <w:r>
        <w:lastRenderedPageBreak/>
        <w:t xml:space="preserve">The structure of the </w:t>
      </w:r>
      <w:r w:rsidR="00C85AE2">
        <w:t xml:space="preserve">WPs 3-5 </w:t>
      </w:r>
      <w:proofErr w:type="gramStart"/>
      <w:r w:rsidR="00C85AE2">
        <w:t>are</w:t>
      </w:r>
      <w:proofErr w:type="gramEnd"/>
      <w:r w:rsidR="00C85AE2">
        <w:t xml:space="preserve"> further divided according to the </w:t>
      </w:r>
      <w:r w:rsidR="00F00449">
        <w:t xml:space="preserve">basis process of the situational awareness with the exception that the trust, security and privacy are </w:t>
      </w:r>
      <w:r w:rsidR="00CD5268">
        <w:t>included to be an essential part of the traditional Endsley situation awareness model</w:t>
      </w:r>
      <w:r>
        <w:t>.</w:t>
      </w:r>
      <w:r w:rsidR="00557E43">
        <w:t xml:space="preserve"> Accordingly, the WP3 is focused on the perception and comprehension, WP4 status, </w:t>
      </w:r>
      <w:proofErr w:type="gramStart"/>
      <w:r w:rsidR="00557E43">
        <w:t>project</w:t>
      </w:r>
      <w:proofErr w:type="gramEnd"/>
      <w:r w:rsidR="00557E43">
        <w:t xml:space="preserve"> and actions and WP5 for trust, security and privacy</w:t>
      </w:r>
      <w:r w:rsidR="002A0690">
        <w:t xml:space="preserve"> challenges.</w:t>
      </w:r>
    </w:p>
    <w:p w14:paraId="5D81D203" w14:textId="34B4E99A" w:rsidR="001473ED" w:rsidRDefault="00707F73" w:rsidP="009C456A">
      <w:pPr>
        <w:pStyle w:val="BodyText"/>
      </w:pPr>
      <w:r>
        <w:rPr>
          <w:noProof/>
        </w:rPr>
        <w:drawing>
          <wp:inline distT="0" distB="0" distL="0" distR="0" wp14:anchorId="0990ED80" wp14:editId="4F317F34">
            <wp:extent cx="5652556" cy="3000292"/>
            <wp:effectExtent l="0" t="0" r="5715" b="0"/>
            <wp:docPr id="1594201416" name="Picture 1594201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63069" cy="3005872"/>
                    </a:xfrm>
                    <a:prstGeom prst="rect">
                      <a:avLst/>
                    </a:prstGeom>
                    <a:noFill/>
                  </pic:spPr>
                </pic:pic>
              </a:graphicData>
            </a:graphic>
          </wp:inline>
        </w:drawing>
      </w:r>
    </w:p>
    <w:p w14:paraId="10DA89F0" w14:textId="3F5AFAD7" w:rsidR="00A50079" w:rsidRDefault="00A50079" w:rsidP="009C456A">
      <w:pPr>
        <w:pStyle w:val="BodyText"/>
      </w:pPr>
    </w:p>
    <w:p w14:paraId="04B3B0DA" w14:textId="02E217C0" w:rsidR="00D25078" w:rsidRPr="003B5A57" w:rsidRDefault="00CE3B62" w:rsidP="00CE3B62">
      <w:pPr>
        <w:pStyle w:val="Caption"/>
        <w:rPr>
          <w:color w:val="000000" w:themeColor="text1"/>
        </w:rPr>
      </w:pPr>
      <w:r w:rsidRPr="003B5A57">
        <w:rPr>
          <w:color w:val="000000" w:themeColor="text1"/>
        </w:rPr>
        <w:t xml:space="preserve">Figure </w:t>
      </w:r>
      <w:r w:rsidRPr="003B5A57">
        <w:rPr>
          <w:color w:val="000000" w:themeColor="text1"/>
        </w:rPr>
        <w:fldChar w:fldCharType="begin"/>
      </w:r>
      <w:r w:rsidRPr="003B5A57">
        <w:rPr>
          <w:color w:val="000000" w:themeColor="text1"/>
        </w:rPr>
        <w:instrText xml:space="preserve"> SEQ Figure \* ARABIC </w:instrText>
      </w:r>
      <w:r w:rsidRPr="003B5A57">
        <w:rPr>
          <w:color w:val="000000" w:themeColor="text1"/>
        </w:rPr>
        <w:fldChar w:fldCharType="separate"/>
      </w:r>
      <w:r w:rsidR="005D738A">
        <w:rPr>
          <w:noProof/>
          <w:color w:val="000000" w:themeColor="text1"/>
        </w:rPr>
        <w:t>13</w:t>
      </w:r>
      <w:r w:rsidRPr="003B5A57">
        <w:rPr>
          <w:color w:val="000000" w:themeColor="text1"/>
        </w:rPr>
        <w:fldChar w:fldCharType="end"/>
      </w:r>
      <w:r w:rsidRPr="003B5A57">
        <w:rPr>
          <w:color w:val="000000" w:themeColor="text1"/>
        </w:rPr>
        <w:t>. The structure of the technical solutions related WPs 3-5.</w:t>
      </w:r>
    </w:p>
    <w:p w14:paraId="5FB7D85F" w14:textId="77777777" w:rsidR="00D25078" w:rsidRDefault="00D25078" w:rsidP="009C456A">
      <w:pPr>
        <w:pStyle w:val="BodyText"/>
      </w:pPr>
    </w:p>
    <w:p w14:paraId="521177F0" w14:textId="283FEBB8" w:rsidR="003B5A57" w:rsidRDefault="003B5A57" w:rsidP="003B5A57">
      <w:pPr>
        <w:pStyle w:val="BodyText"/>
        <w:jc w:val="both"/>
      </w:pPr>
      <w:r>
        <w:t>The roles of each use cas</w:t>
      </w:r>
      <w:r w:rsidR="0019573A">
        <w:t xml:space="preserve">e, the related </w:t>
      </w:r>
      <w:proofErr w:type="gramStart"/>
      <w:r w:rsidR="0019573A">
        <w:t>tasks</w:t>
      </w:r>
      <w:proofErr w:type="gramEnd"/>
      <w:r w:rsidR="0019573A">
        <w:t xml:space="preserve"> and the key contribution area into the Sa4CPS concept are </w:t>
      </w:r>
      <w:r w:rsidR="00E27386">
        <w:t xml:space="preserve">depicted in the </w:t>
      </w:r>
      <w:ins w:id="917" w:author="Latvakoski Juhani" w:date="2024-09-27T12:48:00Z">
        <w:r w:rsidR="007A6390">
          <w:fldChar w:fldCharType="begin"/>
        </w:r>
        <w:r w:rsidR="007A6390">
          <w:instrText xml:space="preserve"> REF _Ref126657032 \h </w:instrText>
        </w:r>
      </w:ins>
      <w:r w:rsidR="007A6390">
        <w:fldChar w:fldCharType="separate"/>
      </w:r>
      <w:ins w:id="918" w:author="Latvakoski Juhani" w:date="2024-09-27T12:48:00Z">
        <w:r w:rsidR="007A6390" w:rsidRPr="00E27386">
          <w:t xml:space="preserve">Figure </w:t>
        </w:r>
        <w:r w:rsidR="007A6390">
          <w:rPr>
            <w:noProof/>
          </w:rPr>
          <w:t>14</w:t>
        </w:r>
        <w:r w:rsidR="007A6390">
          <w:fldChar w:fldCharType="end"/>
        </w:r>
      </w:ins>
      <w:del w:id="919" w:author="Latvakoski Juhani" w:date="2024-09-27T12:48:00Z">
        <w:r w:rsidR="00E27386" w:rsidDel="007A6390">
          <w:fldChar w:fldCharType="begin"/>
        </w:r>
        <w:r w:rsidR="00E27386" w:rsidDel="007A6390">
          <w:delInstrText xml:space="preserve"> REF _Ref126657032 \h </w:delInstrText>
        </w:r>
        <w:r w:rsidR="00E27386" w:rsidDel="007A6390">
          <w:fldChar w:fldCharType="separate"/>
        </w:r>
        <w:r w:rsidR="00E27386" w:rsidRPr="00E27386" w:rsidDel="007A6390">
          <w:delText xml:space="preserve">Figure </w:delText>
        </w:r>
        <w:r w:rsidR="00E27386" w:rsidRPr="00E27386" w:rsidDel="007A6390">
          <w:rPr>
            <w:noProof/>
          </w:rPr>
          <w:delText>11</w:delText>
        </w:r>
        <w:r w:rsidR="00E27386" w:rsidDel="007A6390">
          <w:fldChar w:fldCharType="end"/>
        </w:r>
      </w:del>
      <w:r>
        <w:t>.</w:t>
      </w:r>
    </w:p>
    <w:p w14:paraId="1C004987" w14:textId="75E67483" w:rsidR="003B5A57" w:rsidRDefault="00ED5DFA" w:rsidP="009C456A">
      <w:pPr>
        <w:pStyle w:val="BodyText"/>
        <w:rPr>
          <w:noProof/>
        </w:rPr>
      </w:pPr>
      <w:del w:id="920" w:author="Latvakoski Juhani" w:date="2024-09-27T12:47:00Z">
        <w:r w:rsidRPr="00ED5DFA" w:rsidDel="009F0E43">
          <w:rPr>
            <w:noProof/>
          </w:rPr>
          <w:drawing>
            <wp:inline distT="0" distB="0" distL="0" distR="0" wp14:anchorId="0E2045C3" wp14:editId="2510AB32">
              <wp:extent cx="5759450" cy="17881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59450" cy="1788160"/>
                      </a:xfrm>
                      <a:prstGeom prst="rect">
                        <a:avLst/>
                      </a:prstGeom>
                      <a:noFill/>
                      <a:ln>
                        <a:noFill/>
                      </a:ln>
                    </pic:spPr>
                  </pic:pic>
                </a:graphicData>
              </a:graphic>
            </wp:inline>
          </w:drawing>
        </w:r>
      </w:del>
    </w:p>
    <w:p w14:paraId="3B7909B6" w14:textId="6075A0B9" w:rsidR="005C79A5" w:rsidRDefault="008D334A" w:rsidP="009C456A">
      <w:pPr>
        <w:pStyle w:val="BodyText"/>
      </w:pPr>
      <w:ins w:id="921" w:author="Latvakoski Juhani" w:date="2024-09-27T12:47:00Z">
        <w:r w:rsidRPr="008D334A">
          <w:rPr>
            <w:noProof/>
          </w:rPr>
          <w:drawing>
            <wp:inline distT="0" distB="0" distL="0" distR="0" wp14:anchorId="10EBCFC9" wp14:editId="15C6F557">
              <wp:extent cx="5759450" cy="1646555"/>
              <wp:effectExtent l="0" t="0" r="0" b="0"/>
              <wp:docPr id="24611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89452" cy="1655132"/>
                      </a:xfrm>
                      <a:prstGeom prst="rect">
                        <a:avLst/>
                      </a:prstGeom>
                      <a:noFill/>
                      <a:ln>
                        <a:noFill/>
                      </a:ln>
                    </pic:spPr>
                  </pic:pic>
                </a:graphicData>
              </a:graphic>
            </wp:inline>
          </w:drawing>
        </w:r>
      </w:ins>
    </w:p>
    <w:p w14:paraId="1A6C8595" w14:textId="502E1D37" w:rsidR="00F22DFE" w:rsidRPr="00E27386" w:rsidRDefault="00E27386" w:rsidP="00E27386">
      <w:pPr>
        <w:pStyle w:val="Caption"/>
        <w:rPr>
          <w:color w:val="000000" w:themeColor="text1"/>
        </w:rPr>
      </w:pPr>
      <w:bookmarkStart w:id="922" w:name="_Ref126657032"/>
      <w:r w:rsidRPr="00E27386">
        <w:rPr>
          <w:color w:val="000000" w:themeColor="text1"/>
        </w:rPr>
        <w:t xml:space="preserve">Figure </w:t>
      </w:r>
      <w:r w:rsidRPr="00E27386">
        <w:rPr>
          <w:color w:val="000000" w:themeColor="text1"/>
        </w:rPr>
        <w:fldChar w:fldCharType="begin"/>
      </w:r>
      <w:r w:rsidRPr="00E27386">
        <w:rPr>
          <w:color w:val="000000" w:themeColor="text1"/>
        </w:rPr>
        <w:instrText xml:space="preserve"> SEQ Figure \* ARABIC </w:instrText>
      </w:r>
      <w:r w:rsidRPr="00E27386">
        <w:rPr>
          <w:color w:val="000000" w:themeColor="text1"/>
        </w:rPr>
        <w:fldChar w:fldCharType="separate"/>
      </w:r>
      <w:r w:rsidR="005D738A">
        <w:rPr>
          <w:noProof/>
          <w:color w:val="000000" w:themeColor="text1"/>
        </w:rPr>
        <w:t>14</w:t>
      </w:r>
      <w:r w:rsidRPr="00E27386">
        <w:rPr>
          <w:color w:val="000000" w:themeColor="text1"/>
        </w:rPr>
        <w:fldChar w:fldCharType="end"/>
      </w:r>
      <w:bookmarkEnd w:id="922"/>
      <w:r w:rsidRPr="00E27386">
        <w:rPr>
          <w:color w:val="000000" w:themeColor="text1"/>
        </w:rPr>
        <w:t xml:space="preserve">. The roles, </w:t>
      </w:r>
      <w:proofErr w:type="gramStart"/>
      <w:r w:rsidRPr="00E27386">
        <w:rPr>
          <w:color w:val="000000" w:themeColor="text1"/>
        </w:rPr>
        <w:t>tasks</w:t>
      </w:r>
      <w:proofErr w:type="gramEnd"/>
      <w:r w:rsidRPr="00E27386">
        <w:rPr>
          <w:color w:val="000000" w:themeColor="text1"/>
        </w:rPr>
        <w:t xml:space="preserve"> and key contribution areas of the UCs for the Sa4CPS concept.</w:t>
      </w:r>
    </w:p>
    <w:p w14:paraId="59BE5726" w14:textId="37C548C8" w:rsidR="009C456A" w:rsidRPr="007041CA" w:rsidRDefault="009C456A" w:rsidP="00C81F2A">
      <w:pPr>
        <w:pStyle w:val="Heading3withnumbering"/>
      </w:pPr>
      <w:bookmarkStart w:id="923" w:name="_Toc49504975"/>
      <w:bookmarkStart w:id="924" w:name="_Toc90475137"/>
      <w:bookmarkStart w:id="925" w:name="_Toc122016421"/>
      <w:bookmarkStart w:id="926" w:name="_Toc122018249"/>
      <w:r w:rsidRPr="007041CA">
        <w:t>Main milestones</w:t>
      </w:r>
      <w:bookmarkEnd w:id="923"/>
      <w:bookmarkEnd w:id="924"/>
      <w:bookmarkEnd w:id="925"/>
      <w:bookmarkEnd w:id="926"/>
    </w:p>
    <w:p w14:paraId="1F46C98D" w14:textId="77777777" w:rsidR="00E27386" w:rsidRDefault="00E27386" w:rsidP="009C456A">
      <w:pPr>
        <w:pStyle w:val="BodyText"/>
      </w:pPr>
    </w:p>
    <w:p w14:paraId="23AB7164" w14:textId="60A1C1C3" w:rsidR="00E0689D" w:rsidRDefault="00A75D76" w:rsidP="00485C14">
      <w:pPr>
        <w:pStyle w:val="BodyText"/>
        <w:jc w:val="both"/>
      </w:pPr>
      <w:r>
        <w:t xml:space="preserve">The main schedule of the project is depicted in the </w:t>
      </w:r>
      <w:r>
        <w:fldChar w:fldCharType="begin"/>
      </w:r>
      <w:r>
        <w:instrText xml:space="preserve"> REF _Ref126657220 \h </w:instrText>
      </w:r>
      <w:r w:rsidR="00485C14">
        <w:instrText xml:space="preserve"> \* MERGEFORMAT </w:instrText>
      </w:r>
      <w:r>
        <w:fldChar w:fldCharType="separate"/>
      </w:r>
      <w:r w:rsidRPr="00A75D76">
        <w:t xml:space="preserve">Figure </w:t>
      </w:r>
      <w:r w:rsidRPr="00A75D76">
        <w:rPr>
          <w:noProof/>
        </w:rPr>
        <w:t>12</w:t>
      </w:r>
      <w:r>
        <w:fldChar w:fldCharType="end"/>
      </w:r>
      <w:r>
        <w:t xml:space="preserve">. </w:t>
      </w:r>
      <w:r w:rsidR="00BF2D5E">
        <w:t xml:space="preserve">The operating process is based on the parallel and agile process </w:t>
      </w:r>
      <w:r w:rsidR="002F5524">
        <w:t>with three iterations, one for each project year. The 1</w:t>
      </w:r>
      <w:r w:rsidR="002F5524" w:rsidRPr="002F5524">
        <w:rPr>
          <w:vertAlign w:val="superscript"/>
        </w:rPr>
        <w:t>st</w:t>
      </w:r>
      <w:r w:rsidR="002F5524">
        <w:t xml:space="preserve"> project year </w:t>
      </w:r>
      <w:r w:rsidR="00B16C13">
        <w:t xml:space="preserve">focuses in to achieve UC/technology demonstrations and preliminary description of the Sa4CPs concept. The </w:t>
      </w:r>
      <w:r w:rsidR="00BB6492">
        <w:t>target of the 2</w:t>
      </w:r>
      <w:r w:rsidR="00BB6492" w:rsidRPr="00BB6492">
        <w:rPr>
          <w:vertAlign w:val="superscript"/>
        </w:rPr>
        <w:t>nd</w:t>
      </w:r>
      <w:r w:rsidR="00BB6492">
        <w:t xml:space="preserve"> project year is to achieve UCs demonstrations</w:t>
      </w:r>
      <w:r w:rsidR="002A4692">
        <w:t xml:space="preserve"> and technical solutions for the Sa4CPS concept. The </w:t>
      </w:r>
      <w:r w:rsidR="00280471">
        <w:t>3</w:t>
      </w:r>
      <w:r w:rsidR="00280471" w:rsidRPr="00280471">
        <w:rPr>
          <w:vertAlign w:val="superscript"/>
        </w:rPr>
        <w:t>rd</w:t>
      </w:r>
      <w:r w:rsidR="00280471">
        <w:t xml:space="preserve"> and final iteration targets to achieve final demonstrations</w:t>
      </w:r>
      <w:r w:rsidR="00E86CAC">
        <w:t xml:space="preserve"> evaluating the Sa4CPS concept in UC/pilot environments</w:t>
      </w:r>
      <w:r w:rsidR="00FD469A">
        <w:t>,</w:t>
      </w:r>
      <w:r w:rsidR="00130A7E">
        <w:t xml:space="preserve"> e.g. port of Oulu</w:t>
      </w:r>
      <w:r w:rsidR="007E220A">
        <w:t xml:space="preserve"> depicted in the</w:t>
      </w:r>
      <w:r w:rsidR="00FD469A">
        <w:t xml:space="preserve"> </w:t>
      </w:r>
      <w:r w:rsidR="00FD469A">
        <w:fldChar w:fldCharType="begin"/>
      </w:r>
      <w:r w:rsidR="00FD469A">
        <w:instrText xml:space="preserve"> REF _Ref126659554 \h </w:instrText>
      </w:r>
      <w:r w:rsidR="00FD469A">
        <w:fldChar w:fldCharType="separate"/>
      </w:r>
      <w:r w:rsidR="00FD469A" w:rsidRPr="00E0689D">
        <w:t xml:space="preserve">Figure </w:t>
      </w:r>
      <w:r w:rsidR="00FD469A" w:rsidRPr="00E0689D">
        <w:rPr>
          <w:noProof/>
        </w:rPr>
        <w:t>13</w:t>
      </w:r>
      <w:r w:rsidR="00FD469A">
        <w:fldChar w:fldCharType="end"/>
      </w:r>
      <w:r w:rsidR="00E86CAC">
        <w:t>.</w:t>
      </w:r>
    </w:p>
    <w:p w14:paraId="0D50B71B" w14:textId="49E89D56" w:rsidR="002F5524" w:rsidRDefault="00DD01AD" w:rsidP="00485C14">
      <w:pPr>
        <w:pStyle w:val="BodyText"/>
        <w:jc w:val="both"/>
      </w:pPr>
      <w:r>
        <w:t xml:space="preserve">The operating process works so that all the project WPs proceed in </w:t>
      </w:r>
      <w:r w:rsidR="0082665A">
        <w:t xml:space="preserve">agile and parallel way, but the milestones act as the </w:t>
      </w:r>
      <w:r w:rsidR="00485C14">
        <w:t>synchronization points for the overall proceeding in the project.</w:t>
      </w:r>
    </w:p>
    <w:p w14:paraId="5EAD16B7" w14:textId="568E1FBB" w:rsidR="00CD0779" w:rsidRDefault="00957A30" w:rsidP="009C456A">
      <w:pPr>
        <w:pStyle w:val="BodyText"/>
        <w:rPr>
          <w:ins w:id="927" w:author="Latvakoski Juhani" w:date="2024-09-24T15:13:00Z"/>
        </w:rPr>
      </w:pPr>
      <w:del w:id="928" w:author="Latvakoski Juhani" w:date="2024-09-24T15:12:00Z">
        <w:r w:rsidDel="00A868FF">
          <w:rPr>
            <w:noProof/>
          </w:rPr>
          <w:drawing>
            <wp:inline distT="0" distB="0" distL="0" distR="0" wp14:anchorId="4609B2A5" wp14:editId="25643116">
              <wp:extent cx="5626280" cy="3236595"/>
              <wp:effectExtent l="0" t="0" r="0" b="0"/>
              <wp:docPr id="1594201408" name="Picture 159420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62283" cy="3257306"/>
                      </a:xfrm>
                      <a:prstGeom prst="rect">
                        <a:avLst/>
                      </a:prstGeom>
                      <a:noFill/>
                    </pic:spPr>
                  </pic:pic>
                </a:graphicData>
              </a:graphic>
            </wp:inline>
          </w:drawing>
        </w:r>
      </w:del>
    </w:p>
    <w:p w14:paraId="2C435C77" w14:textId="234C352B" w:rsidR="00965281" w:rsidRDefault="00965281" w:rsidP="009C456A">
      <w:pPr>
        <w:pStyle w:val="BodyText"/>
      </w:pPr>
      <w:ins w:id="929" w:author="Latvakoski Juhani" w:date="2024-09-24T15:13:00Z">
        <w:r>
          <w:rPr>
            <w:noProof/>
          </w:rPr>
          <w:drawing>
            <wp:inline distT="0" distB="0" distL="0" distR="0" wp14:anchorId="635D862A" wp14:editId="4563AB05">
              <wp:extent cx="5762534" cy="3108960"/>
              <wp:effectExtent l="0" t="0" r="0" b="0"/>
              <wp:docPr id="205208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71381" cy="3113733"/>
                      </a:xfrm>
                      <a:prstGeom prst="rect">
                        <a:avLst/>
                      </a:prstGeom>
                      <a:noFill/>
                    </pic:spPr>
                  </pic:pic>
                </a:graphicData>
              </a:graphic>
            </wp:inline>
          </w:drawing>
        </w:r>
      </w:ins>
    </w:p>
    <w:p w14:paraId="6CB5D545" w14:textId="1DB838D3" w:rsidR="00A75D76" w:rsidRPr="00A75D76" w:rsidRDefault="00A75D76" w:rsidP="00A75D76">
      <w:pPr>
        <w:pStyle w:val="Caption"/>
        <w:rPr>
          <w:color w:val="000000" w:themeColor="text1"/>
        </w:rPr>
      </w:pPr>
      <w:bookmarkStart w:id="930" w:name="_Ref126657220"/>
      <w:r w:rsidRPr="00A75D76">
        <w:rPr>
          <w:color w:val="000000" w:themeColor="text1"/>
        </w:rPr>
        <w:t xml:space="preserve">Figure </w:t>
      </w:r>
      <w:r w:rsidRPr="00A75D76">
        <w:rPr>
          <w:color w:val="000000" w:themeColor="text1"/>
        </w:rPr>
        <w:fldChar w:fldCharType="begin"/>
      </w:r>
      <w:r w:rsidRPr="00A75D76">
        <w:rPr>
          <w:color w:val="000000" w:themeColor="text1"/>
        </w:rPr>
        <w:instrText xml:space="preserve"> SEQ Figure \* ARABIC </w:instrText>
      </w:r>
      <w:r w:rsidRPr="00A75D76">
        <w:rPr>
          <w:color w:val="000000" w:themeColor="text1"/>
        </w:rPr>
        <w:fldChar w:fldCharType="separate"/>
      </w:r>
      <w:r w:rsidR="005D738A">
        <w:rPr>
          <w:noProof/>
          <w:color w:val="000000" w:themeColor="text1"/>
        </w:rPr>
        <w:t>15</w:t>
      </w:r>
      <w:r w:rsidRPr="00A75D76">
        <w:rPr>
          <w:color w:val="000000" w:themeColor="text1"/>
        </w:rPr>
        <w:fldChar w:fldCharType="end"/>
      </w:r>
      <w:bookmarkEnd w:id="930"/>
      <w:r w:rsidRPr="00A75D76">
        <w:rPr>
          <w:color w:val="000000" w:themeColor="text1"/>
        </w:rPr>
        <w:t>. The schedule of the Sa4CPS project.</w:t>
      </w:r>
    </w:p>
    <w:p w14:paraId="3356978C" w14:textId="4CFA3CBE" w:rsidR="00CD0779" w:rsidRDefault="005762B3" w:rsidP="009C456A">
      <w:pPr>
        <w:pStyle w:val="BodyText"/>
      </w:pPr>
      <w:r>
        <w:rPr>
          <w:noProof/>
        </w:rPr>
        <w:lastRenderedPageBreak/>
        <w:drawing>
          <wp:inline distT="0" distB="0" distL="0" distR="0" wp14:anchorId="36F9362B" wp14:editId="7DB47F1A">
            <wp:extent cx="4515866" cy="3010743"/>
            <wp:effectExtent l="0" t="0" r="0" b="0"/>
            <wp:docPr id="1594201413" name="Picture 1594201413" descr="A picture containing sky, outdoor, nature, overloo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01413" name="Picture 1594201413" descr="A picture containing sky, outdoor, nature, overlooking&#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42995" cy="3028830"/>
                    </a:xfrm>
                    <a:prstGeom prst="rect">
                      <a:avLst/>
                    </a:prstGeom>
                  </pic:spPr>
                </pic:pic>
              </a:graphicData>
            </a:graphic>
          </wp:inline>
        </w:drawing>
      </w:r>
    </w:p>
    <w:p w14:paraId="4549FEF0" w14:textId="15203211" w:rsidR="00E0689D" w:rsidRPr="00E0689D" w:rsidRDefault="00E0689D" w:rsidP="00E0689D">
      <w:pPr>
        <w:pStyle w:val="Caption"/>
        <w:jc w:val="both"/>
        <w:rPr>
          <w:color w:val="000000" w:themeColor="text1"/>
        </w:rPr>
      </w:pPr>
      <w:bookmarkStart w:id="931" w:name="_Ref126659554"/>
      <w:r w:rsidRPr="00E0689D">
        <w:rPr>
          <w:color w:val="000000" w:themeColor="text1"/>
        </w:rPr>
        <w:t xml:space="preserve">Figure </w:t>
      </w:r>
      <w:r w:rsidRPr="00E0689D">
        <w:rPr>
          <w:color w:val="000000" w:themeColor="text1"/>
        </w:rPr>
        <w:fldChar w:fldCharType="begin"/>
      </w:r>
      <w:r w:rsidRPr="00E0689D">
        <w:rPr>
          <w:color w:val="000000" w:themeColor="text1"/>
        </w:rPr>
        <w:instrText xml:space="preserve"> SEQ Figure \* ARABIC </w:instrText>
      </w:r>
      <w:r w:rsidRPr="00E0689D">
        <w:rPr>
          <w:color w:val="000000" w:themeColor="text1"/>
        </w:rPr>
        <w:fldChar w:fldCharType="separate"/>
      </w:r>
      <w:r w:rsidR="005D738A">
        <w:rPr>
          <w:noProof/>
          <w:color w:val="000000" w:themeColor="text1"/>
        </w:rPr>
        <w:t>16</w:t>
      </w:r>
      <w:r w:rsidRPr="00E0689D">
        <w:rPr>
          <w:color w:val="000000" w:themeColor="text1"/>
        </w:rPr>
        <w:fldChar w:fldCharType="end"/>
      </w:r>
      <w:bookmarkEnd w:id="931"/>
      <w:r w:rsidRPr="00E0689D">
        <w:rPr>
          <w:color w:val="000000" w:themeColor="text1"/>
        </w:rPr>
        <w:t xml:space="preserve">. </w:t>
      </w:r>
      <w:r>
        <w:rPr>
          <w:color w:val="000000" w:themeColor="text1"/>
        </w:rPr>
        <w:t xml:space="preserve">A view to the </w:t>
      </w:r>
      <w:r w:rsidRPr="00E0689D">
        <w:rPr>
          <w:color w:val="000000" w:themeColor="text1"/>
        </w:rPr>
        <w:t>Port of Oulu.</w:t>
      </w:r>
    </w:p>
    <w:p w14:paraId="257B27F3" w14:textId="036FDC48" w:rsidR="009C456A" w:rsidRPr="007E220A" w:rsidRDefault="00F3076B" w:rsidP="00F3076B">
      <w:pPr>
        <w:pStyle w:val="Caption"/>
        <w:rPr>
          <w:color w:val="000000" w:themeColor="text1"/>
        </w:rPr>
      </w:pPr>
      <w:r w:rsidRPr="007E220A">
        <w:rPr>
          <w:color w:val="000000" w:themeColor="text1"/>
        </w:rPr>
        <w:t xml:space="preserve">Figure </w:t>
      </w:r>
      <w:r w:rsidRPr="007E220A">
        <w:rPr>
          <w:color w:val="000000" w:themeColor="text1"/>
        </w:rPr>
        <w:fldChar w:fldCharType="begin"/>
      </w:r>
      <w:r w:rsidRPr="007E220A">
        <w:rPr>
          <w:color w:val="000000" w:themeColor="text1"/>
        </w:rPr>
        <w:instrText xml:space="preserve"> SEQ Figure \* ARABIC </w:instrText>
      </w:r>
      <w:r w:rsidRPr="007E220A">
        <w:rPr>
          <w:color w:val="000000" w:themeColor="text1"/>
        </w:rPr>
        <w:fldChar w:fldCharType="separate"/>
      </w:r>
      <w:r w:rsidR="005D738A">
        <w:rPr>
          <w:noProof/>
          <w:color w:val="000000" w:themeColor="text1"/>
        </w:rPr>
        <w:t>17</w:t>
      </w:r>
      <w:r w:rsidRPr="007E220A">
        <w:rPr>
          <w:color w:val="000000" w:themeColor="text1"/>
        </w:rPr>
        <w:fldChar w:fldCharType="end"/>
      </w:r>
      <w:r w:rsidRPr="007E220A">
        <w:rPr>
          <w:color w:val="000000" w:themeColor="text1"/>
        </w:rPr>
        <w:t xml:space="preserve">. </w:t>
      </w:r>
      <w:r w:rsidR="009C456A" w:rsidRPr="007E220A">
        <w:rPr>
          <w:color w:val="000000" w:themeColor="text1"/>
        </w:rPr>
        <w:t xml:space="preserve"> </w:t>
      </w:r>
      <w:r w:rsidRPr="007E220A">
        <w:rPr>
          <w:color w:val="000000" w:themeColor="text1"/>
        </w:rPr>
        <w:t xml:space="preserve">List of project milestones, </w:t>
      </w:r>
      <w:proofErr w:type="gramStart"/>
      <w:r w:rsidRPr="007E220A">
        <w:rPr>
          <w:color w:val="000000" w:themeColor="text1"/>
        </w:rPr>
        <w:t>KPI:s</w:t>
      </w:r>
      <w:proofErr w:type="gramEnd"/>
      <w:r w:rsidRPr="007E220A">
        <w:rPr>
          <w:color w:val="000000" w:themeColor="text1"/>
        </w:rPr>
        <w:t xml:space="preserve"> and schedule</w:t>
      </w:r>
      <w:r w:rsidR="007E220A" w:rsidRPr="007E220A">
        <w:rPr>
          <w:color w:val="000000" w:themeColor="text1"/>
        </w:rPr>
        <w:t>.</w:t>
      </w:r>
    </w:p>
    <w:p w14:paraId="18FE7D25" w14:textId="77777777" w:rsidR="009C456A" w:rsidRDefault="009C456A" w:rsidP="009C456A">
      <w:pPr>
        <w:pStyle w:val="BodyText"/>
      </w:pPr>
      <w:r w:rsidRPr="007041CA">
        <w:t xml:space="preserve"> </w:t>
      </w:r>
    </w:p>
    <w:tbl>
      <w:tblPr>
        <w:tblStyle w:val="MediumShading1-Accent2"/>
        <w:tblW w:w="0" w:type="dxa"/>
        <w:tblLayout w:type="fixed"/>
        <w:tblLook w:val="0420" w:firstRow="1" w:lastRow="0" w:firstColumn="0" w:lastColumn="0" w:noHBand="0" w:noVBand="1"/>
      </w:tblPr>
      <w:tblGrid>
        <w:gridCol w:w="2330"/>
        <w:gridCol w:w="2330"/>
        <w:gridCol w:w="2331"/>
        <w:gridCol w:w="2331"/>
      </w:tblGrid>
      <w:tr w:rsidR="00777E32" w14:paraId="5B7ADEBC" w14:textId="77777777">
        <w:trPr>
          <w:cnfStyle w:val="100000000000" w:firstRow="1" w:lastRow="0" w:firstColumn="0" w:lastColumn="0" w:oddVBand="0" w:evenVBand="0" w:oddHBand="0" w:evenHBand="0" w:firstRowFirstColumn="0" w:firstRowLastColumn="0" w:lastRowFirstColumn="0" w:lastRowLastColumn="0"/>
        </w:trPr>
        <w:tc>
          <w:tcPr>
            <w:tcW w:w="2330" w:type="dxa"/>
            <w:hideMark/>
          </w:tcPr>
          <w:p w14:paraId="7F124FE9" w14:textId="77777777" w:rsidR="00777E32" w:rsidRDefault="00777E32">
            <w:pPr>
              <w:pStyle w:val="ITEABodyText"/>
              <w:keepNext/>
              <w:keepLines/>
            </w:pPr>
            <w:r>
              <w:t>ID</w:t>
            </w:r>
          </w:p>
        </w:tc>
        <w:tc>
          <w:tcPr>
            <w:tcW w:w="2330" w:type="dxa"/>
            <w:hideMark/>
          </w:tcPr>
          <w:p w14:paraId="7C908E55" w14:textId="77777777" w:rsidR="00777E32" w:rsidRDefault="00777E32">
            <w:pPr>
              <w:pStyle w:val="ITEABodyText"/>
              <w:keepNext/>
              <w:keepLines/>
            </w:pPr>
            <w:r>
              <w:t>Description</w:t>
            </w:r>
          </w:p>
        </w:tc>
        <w:tc>
          <w:tcPr>
            <w:tcW w:w="2331" w:type="dxa"/>
            <w:hideMark/>
          </w:tcPr>
          <w:p w14:paraId="50B15A46" w14:textId="77777777" w:rsidR="00777E32" w:rsidRDefault="00777E32">
            <w:pPr>
              <w:pStyle w:val="ITEABodyText"/>
              <w:keepNext/>
              <w:keepLines/>
            </w:pPr>
            <w:r>
              <w:t>Administrative KPI</w:t>
            </w:r>
          </w:p>
        </w:tc>
        <w:tc>
          <w:tcPr>
            <w:tcW w:w="2331" w:type="dxa"/>
            <w:hideMark/>
          </w:tcPr>
          <w:p w14:paraId="3EE111F6" w14:textId="77777777" w:rsidR="00777E32" w:rsidRDefault="00777E32">
            <w:pPr>
              <w:pStyle w:val="ITEABodyText"/>
              <w:keepNext/>
              <w:keepLines/>
            </w:pPr>
            <w:r>
              <w:t>Completion month</w:t>
            </w:r>
          </w:p>
        </w:tc>
      </w:tr>
      <w:tr w:rsidR="00777E32" w14:paraId="399511E7"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tcPr>
          <w:p w14:paraId="13BFC05F" w14:textId="77777777" w:rsidR="00777E32" w:rsidRDefault="00777E32">
            <w:pPr>
              <w:pStyle w:val="ITEABodyText"/>
              <w:keepNext/>
              <w:keepLines/>
            </w:pPr>
          </w:p>
        </w:tc>
        <w:tc>
          <w:tcPr>
            <w:tcW w:w="2330" w:type="dxa"/>
            <w:tcMar>
              <w:top w:w="85" w:type="dxa"/>
              <w:left w:w="108" w:type="dxa"/>
              <w:bottom w:w="85" w:type="dxa"/>
              <w:right w:w="108" w:type="dxa"/>
            </w:tcMar>
            <w:hideMark/>
          </w:tcPr>
          <w:p w14:paraId="3E43A978" w14:textId="77777777" w:rsidR="00777E32" w:rsidRDefault="00777E32">
            <w:pPr>
              <w:pStyle w:val="ITEABodyText"/>
              <w:keepNext/>
              <w:keepLines/>
            </w:pPr>
            <w:r>
              <w:t xml:space="preserve">Starting triggers of ITEA </w:t>
            </w:r>
            <w:proofErr w:type="spellStart"/>
            <w:r>
              <w:t>fullfilled</w:t>
            </w:r>
            <w:proofErr w:type="spellEnd"/>
            <w:r>
              <w:t xml:space="preserve">, initiation of planning and project plan (FPP) update/CR related works, use case planning and initiation of activities </w:t>
            </w:r>
          </w:p>
        </w:tc>
        <w:tc>
          <w:tcPr>
            <w:tcW w:w="2331" w:type="dxa"/>
            <w:tcMar>
              <w:top w:w="85" w:type="dxa"/>
              <w:left w:w="108" w:type="dxa"/>
              <w:bottom w:w="85" w:type="dxa"/>
              <w:right w:w="108" w:type="dxa"/>
            </w:tcMar>
          </w:tcPr>
          <w:p w14:paraId="44C939D5" w14:textId="77777777" w:rsidR="00777E32" w:rsidRDefault="00777E32">
            <w:pPr>
              <w:pStyle w:val="ITEABodyText"/>
              <w:keepNext/>
              <w:keepLines/>
            </w:pPr>
          </w:p>
        </w:tc>
        <w:tc>
          <w:tcPr>
            <w:tcW w:w="2331" w:type="dxa"/>
            <w:tcMar>
              <w:top w:w="85" w:type="dxa"/>
              <w:left w:w="108" w:type="dxa"/>
              <w:bottom w:w="85" w:type="dxa"/>
              <w:right w:w="108" w:type="dxa"/>
            </w:tcMar>
            <w:hideMark/>
          </w:tcPr>
          <w:p w14:paraId="52D77B9C" w14:textId="77777777" w:rsidR="00777E32" w:rsidRDefault="00777E32">
            <w:pPr>
              <w:pStyle w:val="ITEABodyText"/>
              <w:keepNext/>
              <w:keepLines/>
            </w:pPr>
            <w:r>
              <w:t>Month 0 (m0)</w:t>
            </w:r>
          </w:p>
          <w:p w14:paraId="76BC8707" w14:textId="13C73954" w:rsidR="002F231D" w:rsidRDefault="002F231D">
            <w:pPr>
              <w:pStyle w:val="ITEABodyText"/>
              <w:keepNext/>
              <w:keepLines/>
            </w:pPr>
            <w:r>
              <w:t>(~</w:t>
            </w:r>
            <w:del w:id="932" w:author="Latvakoski Juhani" w:date="2024-09-20T16:21:00Z">
              <w:r w:rsidDel="00094CAC">
                <w:delText xml:space="preserve">jan </w:delText>
              </w:r>
            </w:del>
            <w:ins w:id="933" w:author="Latvakoski Juhani" w:date="2024-09-20T16:21:00Z">
              <w:r w:rsidR="00094CAC">
                <w:t xml:space="preserve">Mar </w:t>
              </w:r>
            </w:ins>
            <w:r>
              <w:t>2024)</w:t>
            </w:r>
          </w:p>
        </w:tc>
      </w:tr>
      <w:tr w:rsidR="00777E32" w14:paraId="4420895E"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26DC9639" w14:textId="77777777" w:rsidR="00777E32" w:rsidRDefault="00777E32">
            <w:pPr>
              <w:pStyle w:val="ITEABodyText"/>
              <w:keepNext/>
              <w:keepLines/>
            </w:pPr>
            <w:r>
              <w:t>MS0</w:t>
            </w:r>
          </w:p>
        </w:tc>
        <w:tc>
          <w:tcPr>
            <w:tcW w:w="2330" w:type="dxa"/>
            <w:tcMar>
              <w:top w:w="85" w:type="dxa"/>
              <w:left w:w="108" w:type="dxa"/>
              <w:bottom w:w="85" w:type="dxa"/>
              <w:right w:w="108" w:type="dxa"/>
            </w:tcMar>
            <w:hideMark/>
          </w:tcPr>
          <w:p w14:paraId="777BD13C" w14:textId="77777777" w:rsidR="00777E32" w:rsidRDefault="00777E32">
            <w:pPr>
              <w:pStyle w:val="ITEABodyText"/>
              <w:keepNext/>
              <w:keepLines/>
            </w:pPr>
            <w:r>
              <w:t xml:space="preserve">Synchronized start of the project </w:t>
            </w:r>
          </w:p>
        </w:tc>
        <w:tc>
          <w:tcPr>
            <w:tcW w:w="2331" w:type="dxa"/>
            <w:tcMar>
              <w:top w:w="85" w:type="dxa"/>
              <w:left w:w="108" w:type="dxa"/>
              <w:bottom w:w="85" w:type="dxa"/>
              <w:right w:w="108" w:type="dxa"/>
            </w:tcMar>
            <w:hideMark/>
          </w:tcPr>
          <w:p w14:paraId="6416E467" w14:textId="77777777" w:rsidR="00777E32" w:rsidRDefault="00777E32">
            <w:pPr>
              <w:pStyle w:val="ITEABodyText"/>
              <w:keepNext/>
              <w:keepLines/>
            </w:pPr>
            <w:r>
              <w:t>Most partners have started the project, FPP has been updated according to funding decisions.</w:t>
            </w:r>
          </w:p>
        </w:tc>
        <w:tc>
          <w:tcPr>
            <w:tcW w:w="2331" w:type="dxa"/>
            <w:tcMar>
              <w:top w:w="85" w:type="dxa"/>
              <w:left w:w="108" w:type="dxa"/>
              <w:bottom w:w="85" w:type="dxa"/>
              <w:right w:w="108" w:type="dxa"/>
            </w:tcMar>
            <w:hideMark/>
          </w:tcPr>
          <w:p w14:paraId="65E6582C" w14:textId="23485489" w:rsidR="00777E32" w:rsidDel="00F95974" w:rsidRDefault="00777E32">
            <w:pPr>
              <w:pStyle w:val="ITEABodyText"/>
              <w:keepNext/>
              <w:keepLines/>
              <w:rPr>
                <w:del w:id="934" w:author="Latvakoski Juhani" w:date="2024-09-20T16:22:00Z"/>
              </w:rPr>
            </w:pPr>
            <w:del w:id="935" w:author="Latvakoski Juhani" w:date="2024-09-20T16:22:00Z">
              <w:r w:rsidDel="00F95974">
                <w:delText>m</w:delText>
              </w:r>
              <w:r w:rsidR="00F37087" w:rsidDel="00F95974">
                <w:delText>r</w:delText>
              </w:r>
              <w:r w:rsidDel="00F95974">
                <w:delText xml:space="preserve"> (</w:delText>
              </w:r>
              <w:r w:rsidR="00F37087" w:rsidDel="00F95974">
                <w:delText>r ~3</w:delText>
              </w:r>
              <w:r w:rsidDel="00F95974">
                <w:delText>)</w:delText>
              </w:r>
              <w:r w:rsidR="00D52E38" w:rsidDel="00F95974">
                <w:delText>, ramp-up delay of the project</w:delText>
              </w:r>
            </w:del>
          </w:p>
          <w:p w14:paraId="300D81B2" w14:textId="4F1E1C59" w:rsidR="00D52E38" w:rsidDel="00F95974" w:rsidRDefault="00D52E38">
            <w:pPr>
              <w:pStyle w:val="ITEABodyText"/>
              <w:keepNext/>
              <w:keepLines/>
              <w:rPr>
                <w:del w:id="936" w:author="Latvakoski Juhani" w:date="2024-09-20T16:22:00Z"/>
              </w:rPr>
            </w:pPr>
            <w:del w:id="937" w:author="Latvakoski Juhani" w:date="2024-09-20T16:22:00Z">
              <w:r w:rsidDel="00F95974">
                <w:delText>(e.g. m3</w:delText>
              </w:r>
              <w:r w:rsidR="00E26CD1" w:rsidDel="00F95974">
                <w:delText xml:space="preserve"> could be realistic here</w:delText>
              </w:r>
              <w:r w:rsidDel="00F95974">
                <w:delText>)</w:delText>
              </w:r>
            </w:del>
          </w:p>
          <w:p w14:paraId="5D453C20" w14:textId="0F34F356" w:rsidR="009946D5" w:rsidRDefault="00EA7257" w:rsidP="00AF1B62">
            <w:pPr>
              <w:pStyle w:val="ITEABodyText"/>
              <w:keepNext/>
              <w:keepLines/>
            </w:pPr>
            <w:ins w:id="938" w:author="Latvakoski Juhani" w:date="2024-09-20T16:23:00Z">
              <w:r>
                <w:t>MS</w:t>
              </w:r>
            </w:ins>
            <w:ins w:id="939" w:author="Latvakoski Juhani" w:date="2024-09-20T16:24:00Z">
              <w:r>
                <w:t xml:space="preserve">0 is </w:t>
              </w:r>
            </w:ins>
            <w:ins w:id="940" w:author="Latvakoski Juhani" w:date="2024-09-20T16:22:00Z">
              <w:r w:rsidR="006942E2">
                <w:t>m</w:t>
              </w:r>
            </w:ins>
            <w:ins w:id="941" w:author="Latvakoski Juhani" w:date="2024-09-24T15:14:00Z">
              <w:r w:rsidR="00326FAD">
                <w:t>7</w:t>
              </w:r>
            </w:ins>
            <w:ins w:id="942" w:author="Latvakoski Juhani" w:date="2024-09-20T16:23:00Z">
              <w:r w:rsidR="00AF1B62">
                <w:t xml:space="preserve"> </w:t>
              </w:r>
            </w:ins>
            <w:ins w:id="943" w:author="Latvakoski Juhani" w:date="2024-09-20T16:22:00Z">
              <w:r w:rsidR="006942E2">
                <w:t>(</w:t>
              </w:r>
            </w:ins>
            <w:del w:id="944" w:author="Latvakoski Juhani" w:date="2024-09-20T16:22:00Z">
              <w:r w:rsidR="009946D5" w:rsidDel="00F95974">
                <w:delText>(</w:delText>
              </w:r>
            </w:del>
            <w:ins w:id="945" w:author="Latvakoski Juhani" w:date="2024-09-27T12:50:00Z">
              <w:r w:rsidR="003F361B">
                <w:t>o</w:t>
              </w:r>
            </w:ins>
            <w:ins w:id="946" w:author="Latvakoski Juhani" w:date="2024-09-20T16:22:00Z">
              <w:r w:rsidR="00F95974">
                <w:t>ct</w:t>
              </w:r>
            </w:ins>
            <w:del w:id="947" w:author="Latvakoski Juhani" w:date="2024-09-20T16:22:00Z">
              <w:r w:rsidR="002F231D" w:rsidDel="00F95974">
                <w:delText>~</w:delText>
              </w:r>
              <w:r w:rsidR="00122FA5" w:rsidDel="00F95974">
                <w:delText>mar</w:delText>
              </w:r>
            </w:del>
            <w:r w:rsidR="009946D5">
              <w:t xml:space="preserve"> 2024</w:t>
            </w:r>
            <w:ins w:id="948" w:author="Latvakoski Juhani" w:date="2024-09-20T16:22:00Z">
              <w:r w:rsidR="006942E2">
                <w:t>)</w:t>
              </w:r>
            </w:ins>
            <w:del w:id="949" w:author="Latvakoski Juhani" w:date="2024-09-20T16:22:00Z">
              <w:r w:rsidR="009946D5" w:rsidDel="00F95974">
                <w:delText>)</w:delText>
              </w:r>
            </w:del>
          </w:p>
        </w:tc>
      </w:tr>
      <w:tr w:rsidR="00777E32" w14:paraId="5007C354"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2F42AAA6" w14:textId="77777777" w:rsidR="00777E32" w:rsidRDefault="00777E32">
            <w:pPr>
              <w:pStyle w:val="ITEABodyText"/>
            </w:pPr>
            <w:r>
              <w:t>MS1</w:t>
            </w:r>
          </w:p>
        </w:tc>
        <w:tc>
          <w:tcPr>
            <w:tcW w:w="2330" w:type="dxa"/>
            <w:tcMar>
              <w:top w:w="85" w:type="dxa"/>
              <w:left w:w="108" w:type="dxa"/>
              <w:bottom w:w="85" w:type="dxa"/>
              <w:right w:w="108" w:type="dxa"/>
            </w:tcMar>
            <w:hideMark/>
          </w:tcPr>
          <w:p w14:paraId="2B99716E" w14:textId="721A0F75" w:rsidR="00777E32" w:rsidRDefault="00777E32">
            <w:pPr>
              <w:pStyle w:val="ITEABodyText"/>
            </w:pPr>
            <w:r>
              <w:t>Use cases</w:t>
            </w:r>
          </w:p>
        </w:tc>
        <w:tc>
          <w:tcPr>
            <w:tcW w:w="2331" w:type="dxa"/>
            <w:tcMar>
              <w:top w:w="85" w:type="dxa"/>
              <w:left w:w="108" w:type="dxa"/>
              <w:bottom w:w="85" w:type="dxa"/>
              <w:right w:w="108" w:type="dxa"/>
            </w:tcMar>
            <w:hideMark/>
          </w:tcPr>
          <w:p w14:paraId="38A15B9C" w14:textId="77777777" w:rsidR="00777E32" w:rsidRDefault="00777E32">
            <w:pPr>
              <w:pStyle w:val="ITEABodyText"/>
            </w:pPr>
            <w:r>
              <w:t>Use cases have been described</w:t>
            </w:r>
          </w:p>
        </w:tc>
        <w:tc>
          <w:tcPr>
            <w:tcW w:w="2331" w:type="dxa"/>
            <w:tcMar>
              <w:top w:w="85" w:type="dxa"/>
              <w:left w:w="108" w:type="dxa"/>
              <w:bottom w:w="85" w:type="dxa"/>
              <w:right w:w="108" w:type="dxa"/>
            </w:tcMar>
            <w:hideMark/>
          </w:tcPr>
          <w:p w14:paraId="21443090" w14:textId="54A43FF6" w:rsidR="00777E32" w:rsidRDefault="00777E32">
            <w:pPr>
              <w:pStyle w:val="ITEABodyText"/>
            </w:pPr>
            <w:del w:id="950" w:author="Latvakoski Juhani" w:date="2024-09-20T16:25:00Z">
              <w:r w:rsidDel="00CB3494">
                <w:delText>m6</w:delText>
              </w:r>
              <w:r w:rsidR="009946D5" w:rsidDel="00CB3494">
                <w:delText xml:space="preserve"> </w:delText>
              </w:r>
            </w:del>
            <w:ins w:id="951" w:author="Latvakoski Juhani" w:date="2024-09-20T16:27:00Z">
              <w:r w:rsidR="005C1DE1">
                <w:t xml:space="preserve">MS0+3m </w:t>
              </w:r>
            </w:ins>
            <w:r w:rsidR="009946D5">
              <w:t>(</w:t>
            </w:r>
            <w:proofErr w:type="spellStart"/>
            <w:del w:id="952" w:author="Latvakoski Juhani" w:date="2024-09-27T12:50:00Z">
              <w:r w:rsidR="00F46DC8" w:rsidDel="00E65C5B">
                <w:delText>~</w:delText>
              </w:r>
            </w:del>
            <w:del w:id="953" w:author="Latvakoski Juhani" w:date="2024-09-20T16:25:00Z">
              <w:r w:rsidR="00336092" w:rsidDel="00CB3494">
                <w:delText xml:space="preserve">Jun </w:delText>
              </w:r>
            </w:del>
            <w:ins w:id="954" w:author="Latvakoski Juhani" w:date="2024-09-27T12:50:00Z">
              <w:r w:rsidR="003F361B">
                <w:t>j</w:t>
              </w:r>
            </w:ins>
            <w:ins w:id="955" w:author="Latvakoski Juhani" w:date="2024-09-20T16:25:00Z">
              <w:r w:rsidR="00CB3494">
                <w:t>an</w:t>
              </w:r>
              <w:proofErr w:type="spellEnd"/>
              <w:r w:rsidR="00CB3494">
                <w:t xml:space="preserve"> </w:t>
              </w:r>
            </w:ins>
            <w:r w:rsidR="00336092">
              <w:t>202</w:t>
            </w:r>
            <w:ins w:id="956" w:author="Latvakoski Juhani" w:date="2024-09-20T16:26:00Z">
              <w:r w:rsidR="00CB3494">
                <w:t>5</w:t>
              </w:r>
            </w:ins>
            <w:del w:id="957" w:author="Latvakoski Juhani" w:date="2024-09-20T16:26:00Z">
              <w:r w:rsidR="00336092" w:rsidDel="00CB3494">
                <w:delText>4</w:delText>
              </w:r>
            </w:del>
            <w:r w:rsidR="009946D5">
              <w:t>)</w:t>
            </w:r>
          </w:p>
        </w:tc>
      </w:tr>
      <w:tr w:rsidR="00777E32" w14:paraId="6249B29A"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54DD3E23" w14:textId="77777777" w:rsidR="00777E32" w:rsidRDefault="00777E32">
            <w:pPr>
              <w:pStyle w:val="ITEABodyText"/>
            </w:pPr>
            <w:r>
              <w:t>MS2</w:t>
            </w:r>
          </w:p>
        </w:tc>
        <w:tc>
          <w:tcPr>
            <w:tcW w:w="2330" w:type="dxa"/>
            <w:tcMar>
              <w:top w:w="85" w:type="dxa"/>
              <w:left w:w="108" w:type="dxa"/>
              <w:bottom w:w="85" w:type="dxa"/>
              <w:right w:w="108" w:type="dxa"/>
            </w:tcMar>
            <w:hideMark/>
          </w:tcPr>
          <w:p w14:paraId="46A5AFA3" w14:textId="77777777" w:rsidR="00777E32" w:rsidRDefault="00777E32">
            <w:pPr>
              <w:pStyle w:val="ITEABodyText"/>
            </w:pPr>
            <w:r>
              <w:t>Requirements</w:t>
            </w:r>
          </w:p>
        </w:tc>
        <w:tc>
          <w:tcPr>
            <w:tcW w:w="2331" w:type="dxa"/>
            <w:tcMar>
              <w:top w:w="85" w:type="dxa"/>
              <w:left w:w="108" w:type="dxa"/>
              <w:bottom w:w="85" w:type="dxa"/>
              <w:right w:w="108" w:type="dxa"/>
            </w:tcMar>
            <w:hideMark/>
          </w:tcPr>
          <w:p w14:paraId="5D4FE1C5" w14:textId="77777777" w:rsidR="00777E32" w:rsidRDefault="00777E32">
            <w:pPr>
              <w:pStyle w:val="ITEABodyText"/>
            </w:pPr>
            <w:r>
              <w:t>Requirements arising from Use cases have been described</w:t>
            </w:r>
          </w:p>
        </w:tc>
        <w:tc>
          <w:tcPr>
            <w:tcW w:w="2331" w:type="dxa"/>
            <w:tcMar>
              <w:top w:w="85" w:type="dxa"/>
              <w:left w:w="108" w:type="dxa"/>
              <w:bottom w:w="85" w:type="dxa"/>
              <w:right w:w="108" w:type="dxa"/>
            </w:tcMar>
            <w:hideMark/>
          </w:tcPr>
          <w:p w14:paraId="5C952F70" w14:textId="3F3928AD" w:rsidR="00777E32" w:rsidRDefault="00547526">
            <w:pPr>
              <w:pStyle w:val="ITEABodyText"/>
            </w:pPr>
            <w:ins w:id="958" w:author="Latvakoski Juhani" w:date="2024-09-20T16:28:00Z">
              <w:r>
                <w:t>MS0 + 6m</w:t>
              </w:r>
            </w:ins>
            <w:ins w:id="959" w:author="Latvakoski Juhani" w:date="2024-09-20T16:29:00Z">
              <w:r w:rsidR="000C0F25">
                <w:t xml:space="preserve"> </w:t>
              </w:r>
            </w:ins>
            <w:del w:id="960" w:author="Latvakoski Juhani" w:date="2024-09-20T16:28:00Z">
              <w:r w:rsidR="00777E32" w:rsidDel="00547526">
                <w:delText>m9</w:delText>
              </w:r>
            </w:del>
            <w:r w:rsidR="00336092">
              <w:t xml:space="preserve"> (</w:t>
            </w:r>
            <w:proofErr w:type="spellStart"/>
            <w:del w:id="961" w:author="Latvakoski Juhani" w:date="2024-09-27T12:50:00Z">
              <w:r w:rsidR="00F46DC8" w:rsidDel="003F361B">
                <w:delText>~</w:delText>
              </w:r>
            </w:del>
            <w:ins w:id="962" w:author="Latvakoski Juhani" w:date="2024-09-20T16:29:00Z">
              <w:r w:rsidR="00FC1341">
                <w:t>apr</w:t>
              </w:r>
            </w:ins>
            <w:proofErr w:type="spellEnd"/>
            <w:del w:id="963" w:author="Latvakoski Juhani" w:date="2024-09-20T16:29:00Z">
              <w:r w:rsidR="00F46DC8" w:rsidDel="000C0F25">
                <w:delText>sep</w:delText>
              </w:r>
            </w:del>
            <w:r w:rsidR="00F46DC8">
              <w:t xml:space="preserve"> 202</w:t>
            </w:r>
            <w:ins w:id="964" w:author="Latvakoski Juhani" w:date="2024-09-20T16:29:00Z">
              <w:r w:rsidR="000C0F25">
                <w:t>5</w:t>
              </w:r>
            </w:ins>
            <w:del w:id="965" w:author="Latvakoski Juhani" w:date="2024-09-20T16:29:00Z">
              <w:r w:rsidR="00F46DC8" w:rsidDel="000C0F25">
                <w:delText>4</w:delText>
              </w:r>
            </w:del>
            <w:r w:rsidR="00336092">
              <w:t>)</w:t>
            </w:r>
          </w:p>
        </w:tc>
      </w:tr>
      <w:tr w:rsidR="00777E32" w14:paraId="1E15F5A3"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4055B2C2" w14:textId="77777777" w:rsidR="00777E32" w:rsidRDefault="00777E32">
            <w:pPr>
              <w:pStyle w:val="ITEABodyText"/>
            </w:pPr>
            <w:r>
              <w:t>MS3</w:t>
            </w:r>
          </w:p>
        </w:tc>
        <w:tc>
          <w:tcPr>
            <w:tcW w:w="2330" w:type="dxa"/>
            <w:tcMar>
              <w:top w:w="85" w:type="dxa"/>
              <w:left w:w="108" w:type="dxa"/>
              <w:bottom w:w="85" w:type="dxa"/>
              <w:right w:w="108" w:type="dxa"/>
            </w:tcMar>
            <w:hideMark/>
          </w:tcPr>
          <w:p w14:paraId="32B79D23" w14:textId="1C49AAD2" w:rsidR="00777E32" w:rsidRDefault="00162E32">
            <w:pPr>
              <w:pStyle w:val="ITEABodyText"/>
            </w:pPr>
            <w:r>
              <w:t>Preliminary Concept</w:t>
            </w:r>
          </w:p>
        </w:tc>
        <w:tc>
          <w:tcPr>
            <w:tcW w:w="2331" w:type="dxa"/>
            <w:tcMar>
              <w:top w:w="85" w:type="dxa"/>
              <w:left w:w="108" w:type="dxa"/>
              <w:bottom w:w="85" w:type="dxa"/>
              <w:right w:w="108" w:type="dxa"/>
            </w:tcMar>
            <w:hideMark/>
          </w:tcPr>
          <w:p w14:paraId="49140754" w14:textId="7B6ED1D0" w:rsidR="00777E32" w:rsidRDefault="00284961">
            <w:pPr>
              <w:pStyle w:val="ITEABodyText"/>
            </w:pPr>
            <w:r>
              <w:t>Sa4CPS</w:t>
            </w:r>
            <w:r w:rsidR="00777E32">
              <w:t xml:space="preserve"> </w:t>
            </w:r>
            <w:r w:rsidR="00E43711">
              <w:t>preliminary concept</w:t>
            </w:r>
            <w:r w:rsidR="00777E32">
              <w:t xml:space="preserve"> architecture </w:t>
            </w:r>
            <w:r w:rsidR="00777E32">
              <w:lastRenderedPageBreak/>
              <w:t>has been described v1</w:t>
            </w:r>
          </w:p>
        </w:tc>
        <w:tc>
          <w:tcPr>
            <w:tcW w:w="2331" w:type="dxa"/>
            <w:tcMar>
              <w:top w:w="85" w:type="dxa"/>
              <w:left w:w="108" w:type="dxa"/>
              <w:bottom w:w="85" w:type="dxa"/>
              <w:right w:w="108" w:type="dxa"/>
            </w:tcMar>
            <w:hideMark/>
          </w:tcPr>
          <w:p w14:paraId="206A0386" w14:textId="214A711A" w:rsidR="00777E32" w:rsidRDefault="00384F01">
            <w:pPr>
              <w:pStyle w:val="ITEABodyText"/>
            </w:pPr>
            <w:ins w:id="966" w:author="Latvakoski Juhani" w:date="2024-09-20T16:30:00Z">
              <w:r>
                <w:lastRenderedPageBreak/>
                <w:t xml:space="preserve">MS0 + </w:t>
              </w:r>
              <w:r w:rsidR="004B2357">
                <w:t>9m</w:t>
              </w:r>
            </w:ins>
            <w:del w:id="967" w:author="Latvakoski Juhani" w:date="2024-09-20T16:30:00Z">
              <w:r w:rsidR="00777E32" w:rsidDel="00384F01">
                <w:delText>m12</w:delText>
              </w:r>
            </w:del>
            <w:r w:rsidR="00F46DC8">
              <w:t xml:space="preserve"> (</w:t>
            </w:r>
            <w:proofErr w:type="spellStart"/>
            <w:ins w:id="968" w:author="Latvakoski Juhani" w:date="2024-09-20T16:30:00Z">
              <w:r w:rsidR="00210E20">
                <w:t>jun</w:t>
              </w:r>
            </w:ins>
            <w:proofErr w:type="spellEnd"/>
            <w:del w:id="969" w:author="Latvakoski Juhani" w:date="2024-09-20T16:30:00Z">
              <w:r w:rsidR="00F46DC8" w:rsidDel="00210E20">
                <w:delText>~</w:delText>
              </w:r>
              <w:r w:rsidR="00247620" w:rsidDel="00210E20">
                <w:delText>dec</w:delText>
              </w:r>
            </w:del>
            <w:r w:rsidR="00B60B49">
              <w:t xml:space="preserve"> 202</w:t>
            </w:r>
            <w:r w:rsidR="00445F5F">
              <w:t>5)</w:t>
            </w:r>
          </w:p>
        </w:tc>
      </w:tr>
      <w:tr w:rsidR="00777E32" w14:paraId="748354F7"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4B7D2C68" w14:textId="77777777" w:rsidR="00777E32" w:rsidRDefault="00777E32">
            <w:pPr>
              <w:pStyle w:val="ITEABodyText"/>
            </w:pPr>
            <w:r>
              <w:t>MS4</w:t>
            </w:r>
          </w:p>
        </w:tc>
        <w:tc>
          <w:tcPr>
            <w:tcW w:w="2330" w:type="dxa"/>
            <w:tcMar>
              <w:top w:w="85" w:type="dxa"/>
              <w:left w:w="108" w:type="dxa"/>
              <w:bottom w:w="85" w:type="dxa"/>
              <w:right w:w="108" w:type="dxa"/>
            </w:tcMar>
            <w:hideMark/>
          </w:tcPr>
          <w:p w14:paraId="1C1D627B" w14:textId="77777777" w:rsidR="00777E32" w:rsidRDefault="00777E32">
            <w:pPr>
              <w:pStyle w:val="ITEABodyText"/>
            </w:pPr>
            <w:r>
              <w:t>Experiments v1.0 - Technologies of use cases</w:t>
            </w:r>
          </w:p>
        </w:tc>
        <w:tc>
          <w:tcPr>
            <w:tcW w:w="2331" w:type="dxa"/>
            <w:tcMar>
              <w:top w:w="85" w:type="dxa"/>
              <w:left w:w="108" w:type="dxa"/>
              <w:bottom w:w="85" w:type="dxa"/>
              <w:right w:w="108" w:type="dxa"/>
            </w:tcMar>
            <w:hideMark/>
          </w:tcPr>
          <w:p w14:paraId="26C7DAEB" w14:textId="77777777" w:rsidR="00777E32" w:rsidRDefault="00777E32">
            <w:pPr>
              <w:rPr>
                <w:rFonts w:ascii="Calibri" w:eastAsia="Calibri" w:hAnsi="Calibri" w:cs="Calibri"/>
                <w:sz w:val="24"/>
              </w:rPr>
            </w:pPr>
            <w:r w:rsidRPr="0EFC06E9">
              <w:rPr>
                <w:rFonts w:ascii="Calibri" w:eastAsia="Calibri" w:hAnsi="Calibri" w:cs="Calibri"/>
                <w:b/>
                <w:bCs/>
                <w:sz w:val="24"/>
                <w:u w:val="single"/>
              </w:rPr>
              <w:t xml:space="preserve">Year 1: targeted for technology assessment &amp; </w:t>
            </w:r>
            <w:proofErr w:type="gramStart"/>
            <w:r w:rsidRPr="0EFC06E9">
              <w:rPr>
                <w:rFonts w:ascii="Calibri" w:eastAsia="Calibri" w:hAnsi="Calibri" w:cs="Calibri"/>
                <w:b/>
                <w:bCs/>
                <w:sz w:val="24"/>
                <w:u w:val="single"/>
              </w:rPr>
              <w:t>specifications</w:t>
            </w:r>
            <w:proofErr w:type="gramEnd"/>
          </w:p>
          <w:p w14:paraId="2E57D436" w14:textId="205C48AD" w:rsidR="00B66B58" w:rsidRPr="00ED75D7" w:rsidRDefault="001B6C76">
            <w:pPr>
              <w:rPr>
                <w:rFonts w:ascii="Calibri" w:eastAsia="Calibri" w:hAnsi="Calibri" w:cs="Calibri"/>
                <w:sz w:val="24"/>
              </w:rPr>
            </w:pPr>
            <w:r>
              <w:rPr>
                <w:rFonts w:ascii="Calibri" w:eastAsia="Calibri" w:hAnsi="Calibri" w:cs="Calibri"/>
                <w:sz w:val="24"/>
              </w:rPr>
              <w:t xml:space="preserve">Checkpoint of the </w:t>
            </w:r>
            <w:r w:rsidR="00703B6F">
              <w:rPr>
                <w:rFonts w:ascii="Calibri" w:eastAsia="Calibri" w:hAnsi="Calibri" w:cs="Calibri"/>
                <w:sz w:val="24"/>
              </w:rPr>
              <w:t>KPIs status</w:t>
            </w:r>
            <w:r w:rsidR="00204510">
              <w:rPr>
                <w:rFonts w:ascii="Calibri" w:eastAsia="Calibri" w:hAnsi="Calibri" w:cs="Calibri"/>
                <w:sz w:val="24"/>
              </w:rPr>
              <w:t xml:space="preserve">, </w:t>
            </w:r>
            <w:proofErr w:type="gramStart"/>
            <w:r w:rsidR="00204510">
              <w:rPr>
                <w:rFonts w:ascii="Calibri" w:eastAsia="Calibri" w:hAnsi="Calibri" w:cs="Calibri"/>
                <w:sz w:val="24"/>
              </w:rPr>
              <w:t>main focus</w:t>
            </w:r>
            <w:proofErr w:type="gramEnd"/>
            <w:r w:rsidR="00204510">
              <w:rPr>
                <w:rFonts w:ascii="Calibri" w:eastAsia="Calibri" w:hAnsi="Calibri" w:cs="Calibri"/>
                <w:sz w:val="24"/>
              </w:rPr>
              <w:t xml:space="preserve"> on technologies.</w:t>
            </w:r>
          </w:p>
        </w:tc>
        <w:tc>
          <w:tcPr>
            <w:tcW w:w="2331" w:type="dxa"/>
            <w:tcMar>
              <w:top w:w="85" w:type="dxa"/>
              <w:left w:w="108" w:type="dxa"/>
              <w:bottom w:w="85" w:type="dxa"/>
              <w:right w:w="108" w:type="dxa"/>
            </w:tcMar>
            <w:hideMark/>
          </w:tcPr>
          <w:p w14:paraId="2A408EE7" w14:textId="3BA769FA" w:rsidR="00777E32" w:rsidRDefault="00777E32">
            <w:pPr>
              <w:pStyle w:val="ITEABodyText"/>
            </w:pPr>
            <w:del w:id="970" w:author="Latvakoski Juhani" w:date="2024-09-20T16:31:00Z">
              <w:r w:rsidDel="007F02EA">
                <w:delText>m15 (</w:delText>
              </w:r>
            </w:del>
            <w:r>
              <w:t>MS0 + 12m</w:t>
            </w:r>
            <w:del w:id="971" w:author="Latvakoski Juhani" w:date="2024-09-20T16:31:00Z">
              <w:r w:rsidDel="007F02EA">
                <w:delText>)</w:delText>
              </w:r>
            </w:del>
          </w:p>
          <w:p w14:paraId="7A74F90D" w14:textId="3237E24F" w:rsidR="00445F5F" w:rsidRDefault="00445F5F">
            <w:pPr>
              <w:pStyle w:val="ITEABodyText"/>
            </w:pPr>
            <w:r>
              <w:t>(</w:t>
            </w:r>
            <w:proofErr w:type="spellStart"/>
            <w:del w:id="972" w:author="Latvakoski Juhani" w:date="2024-09-27T12:50:00Z">
              <w:r w:rsidDel="003F361B">
                <w:delText>~</w:delText>
              </w:r>
            </w:del>
            <w:del w:id="973" w:author="Latvakoski Juhani" w:date="2024-09-20T16:27:00Z">
              <w:r w:rsidR="00247620" w:rsidDel="009976D1">
                <w:delText>mar</w:delText>
              </w:r>
              <w:r w:rsidR="00DE69EC" w:rsidDel="009976D1">
                <w:delText xml:space="preserve"> </w:delText>
              </w:r>
            </w:del>
            <w:ins w:id="974" w:author="Latvakoski Juhani" w:date="2024-09-20T16:34:00Z">
              <w:r w:rsidR="000F19FC">
                <w:t>sep</w:t>
              </w:r>
            </w:ins>
            <w:proofErr w:type="spellEnd"/>
            <w:ins w:id="975" w:author="Latvakoski Juhani" w:date="2024-09-20T16:27:00Z">
              <w:r w:rsidR="009976D1">
                <w:t xml:space="preserve"> </w:t>
              </w:r>
            </w:ins>
            <w:r w:rsidR="00DE69EC">
              <w:t>2025</w:t>
            </w:r>
            <w:r>
              <w:t>)</w:t>
            </w:r>
          </w:p>
        </w:tc>
      </w:tr>
      <w:tr w:rsidR="00777E32" w14:paraId="7D2F80EA"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6D5F81A3" w14:textId="77777777" w:rsidR="00777E32" w:rsidRDefault="00777E32">
            <w:pPr>
              <w:pStyle w:val="ITEABodyText"/>
            </w:pPr>
            <w:r>
              <w:t>MS5</w:t>
            </w:r>
          </w:p>
        </w:tc>
        <w:tc>
          <w:tcPr>
            <w:tcW w:w="2330" w:type="dxa"/>
            <w:tcMar>
              <w:top w:w="85" w:type="dxa"/>
              <w:left w:w="108" w:type="dxa"/>
              <w:bottom w:w="85" w:type="dxa"/>
              <w:right w:w="108" w:type="dxa"/>
            </w:tcMar>
            <w:hideMark/>
          </w:tcPr>
          <w:p w14:paraId="03FD3870" w14:textId="6AA6E4A8" w:rsidR="00777E32" w:rsidRDefault="00777E32">
            <w:pPr>
              <w:pStyle w:val="ITEABodyText"/>
            </w:pPr>
            <w:r>
              <w:t xml:space="preserve">Specification </w:t>
            </w:r>
            <w:r w:rsidR="007018A9">
              <w:t xml:space="preserve">of </w:t>
            </w:r>
            <w:r w:rsidR="00AE335D">
              <w:t xml:space="preserve">concept </w:t>
            </w:r>
            <w:r w:rsidR="007018A9">
              <w:t>enablers</w:t>
            </w:r>
            <w:r>
              <w:t xml:space="preserve"> </w:t>
            </w:r>
          </w:p>
        </w:tc>
        <w:tc>
          <w:tcPr>
            <w:tcW w:w="2331" w:type="dxa"/>
            <w:tcMar>
              <w:top w:w="85" w:type="dxa"/>
              <w:left w:w="108" w:type="dxa"/>
              <w:bottom w:w="85" w:type="dxa"/>
              <w:right w:w="108" w:type="dxa"/>
            </w:tcMar>
            <w:hideMark/>
          </w:tcPr>
          <w:p w14:paraId="246ADBA8" w14:textId="2456B3B4" w:rsidR="00777E32" w:rsidRDefault="00777E32">
            <w:pPr>
              <w:pStyle w:val="ITEABodyText"/>
            </w:pPr>
            <w:r>
              <w:t xml:space="preserve">The technical </w:t>
            </w:r>
            <w:r w:rsidR="00CC79B7">
              <w:t>enablers of the concept</w:t>
            </w:r>
            <w:r>
              <w:t xml:space="preserve"> </w:t>
            </w:r>
            <w:proofErr w:type="gramStart"/>
            <w:r>
              <w:t>has</w:t>
            </w:r>
            <w:proofErr w:type="gramEnd"/>
            <w:r>
              <w:t xml:space="preserve"> been specified</w:t>
            </w:r>
          </w:p>
        </w:tc>
        <w:tc>
          <w:tcPr>
            <w:tcW w:w="2331" w:type="dxa"/>
            <w:tcMar>
              <w:top w:w="85" w:type="dxa"/>
              <w:left w:w="108" w:type="dxa"/>
              <w:bottom w:w="85" w:type="dxa"/>
              <w:right w:w="108" w:type="dxa"/>
            </w:tcMar>
            <w:hideMark/>
          </w:tcPr>
          <w:p w14:paraId="32799400" w14:textId="60E46010" w:rsidR="00777E32" w:rsidRDefault="00BC2F96">
            <w:pPr>
              <w:pStyle w:val="ITEABodyText"/>
            </w:pPr>
            <w:ins w:id="976" w:author="Latvakoski Juhani" w:date="2024-09-20T16:31:00Z">
              <w:r>
                <w:t>MS0 + 15m</w:t>
              </w:r>
            </w:ins>
            <w:del w:id="977" w:author="Latvakoski Juhani" w:date="2024-09-20T16:31:00Z">
              <w:r w:rsidR="00777E32" w:rsidDel="00BC2F96">
                <w:delText>m18</w:delText>
              </w:r>
            </w:del>
            <w:r w:rsidR="00DE69EC">
              <w:t xml:space="preserve"> (</w:t>
            </w:r>
            <w:proofErr w:type="spellStart"/>
            <w:del w:id="978" w:author="Latvakoski Juhani" w:date="2024-09-27T12:51:00Z">
              <w:r w:rsidR="00DE69EC" w:rsidDel="003F361B">
                <w:delText xml:space="preserve">~ </w:delText>
              </w:r>
            </w:del>
            <w:del w:id="979" w:author="Latvakoski Juhani" w:date="2024-09-20T16:31:00Z">
              <w:r w:rsidR="00DE37D2" w:rsidDel="00BC2F96">
                <w:delText xml:space="preserve">jun </w:delText>
              </w:r>
            </w:del>
            <w:ins w:id="980" w:author="Latvakoski Juhani" w:date="2024-09-20T16:31:00Z">
              <w:r>
                <w:t>jan</w:t>
              </w:r>
              <w:proofErr w:type="spellEnd"/>
              <w:r>
                <w:t xml:space="preserve"> </w:t>
              </w:r>
            </w:ins>
            <w:del w:id="981" w:author="Latvakoski Juhani" w:date="2024-09-20T16:31:00Z">
              <w:r w:rsidR="00DE69EC" w:rsidDel="00BC2F96">
                <w:delText>2025</w:delText>
              </w:r>
            </w:del>
            <w:ins w:id="982" w:author="Latvakoski Juhani" w:date="2024-09-20T16:31:00Z">
              <w:r>
                <w:t>2026</w:t>
              </w:r>
            </w:ins>
            <w:r w:rsidR="00DE69EC">
              <w:t>)</w:t>
            </w:r>
          </w:p>
        </w:tc>
      </w:tr>
      <w:tr w:rsidR="00777E32" w14:paraId="6F51D6E6"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227184B3" w14:textId="77777777" w:rsidR="00777E32" w:rsidRDefault="00777E32">
            <w:pPr>
              <w:pStyle w:val="ITEABodyText"/>
            </w:pPr>
            <w:r>
              <w:t>MS6</w:t>
            </w:r>
          </w:p>
        </w:tc>
        <w:tc>
          <w:tcPr>
            <w:tcW w:w="2330" w:type="dxa"/>
            <w:tcMar>
              <w:top w:w="85" w:type="dxa"/>
              <w:left w:w="108" w:type="dxa"/>
              <w:bottom w:w="85" w:type="dxa"/>
              <w:right w:w="108" w:type="dxa"/>
            </w:tcMar>
            <w:hideMark/>
          </w:tcPr>
          <w:p w14:paraId="77FC8BE2" w14:textId="3C1696AC" w:rsidR="00777E32" w:rsidRDefault="007F58B0">
            <w:pPr>
              <w:pStyle w:val="ITEABodyText"/>
            </w:pPr>
            <w:r>
              <w:t>Preliminary d</w:t>
            </w:r>
            <w:r w:rsidR="00777E32">
              <w:t>esign</w:t>
            </w:r>
            <w:r>
              <w:t>s</w:t>
            </w:r>
            <w:r w:rsidR="00777E32">
              <w:t xml:space="preserve"> </w:t>
            </w:r>
            <w:r w:rsidR="0018362D">
              <w:t xml:space="preserve">of </w:t>
            </w:r>
            <w:r w:rsidR="00AE335D">
              <w:t xml:space="preserve">the concept </w:t>
            </w:r>
            <w:r w:rsidR="0018362D">
              <w:t>enablers</w:t>
            </w:r>
          </w:p>
        </w:tc>
        <w:tc>
          <w:tcPr>
            <w:tcW w:w="2331" w:type="dxa"/>
            <w:tcMar>
              <w:top w:w="85" w:type="dxa"/>
              <w:left w:w="108" w:type="dxa"/>
              <w:bottom w:w="85" w:type="dxa"/>
              <w:right w:w="108" w:type="dxa"/>
            </w:tcMar>
            <w:hideMark/>
          </w:tcPr>
          <w:p w14:paraId="2E8F5A88" w14:textId="69C39BDD" w:rsidR="00777E32" w:rsidRDefault="00777E32">
            <w:pPr>
              <w:pStyle w:val="ITEABodyText"/>
            </w:pPr>
            <w:r>
              <w:t>The technical has been designed</w:t>
            </w:r>
          </w:p>
        </w:tc>
        <w:tc>
          <w:tcPr>
            <w:tcW w:w="2331" w:type="dxa"/>
            <w:tcMar>
              <w:top w:w="85" w:type="dxa"/>
              <w:left w:w="108" w:type="dxa"/>
              <w:bottom w:w="85" w:type="dxa"/>
              <w:right w:w="108" w:type="dxa"/>
            </w:tcMar>
            <w:hideMark/>
          </w:tcPr>
          <w:p w14:paraId="4C90EFF1" w14:textId="21EF6E78" w:rsidR="00777E32" w:rsidRDefault="00BC2F96">
            <w:pPr>
              <w:pStyle w:val="ITEABodyText"/>
            </w:pPr>
            <w:ins w:id="983" w:author="Latvakoski Juhani" w:date="2024-09-20T16:32:00Z">
              <w:r>
                <w:t xml:space="preserve">MS0 + 18m </w:t>
              </w:r>
            </w:ins>
            <w:del w:id="984" w:author="Latvakoski Juhani" w:date="2024-09-20T16:32:00Z">
              <w:r w:rsidR="00777E32" w:rsidDel="00BC2F96">
                <w:delText>m21</w:delText>
              </w:r>
            </w:del>
            <w:r w:rsidR="00DE69EC">
              <w:t xml:space="preserve"> (</w:t>
            </w:r>
            <w:del w:id="985" w:author="Latvakoski Juhani" w:date="2024-09-20T16:32:00Z">
              <w:r w:rsidR="00DE69EC" w:rsidDel="00BC2F96">
                <w:delText xml:space="preserve">~sep </w:delText>
              </w:r>
            </w:del>
            <w:proofErr w:type="gramStart"/>
            <w:ins w:id="986" w:author="Latvakoski Juhani" w:date="2024-09-20T16:32:00Z">
              <w:r w:rsidR="00F611BF">
                <w:t>may</w:t>
              </w:r>
              <w:proofErr w:type="gramEnd"/>
              <w:r>
                <w:t xml:space="preserve"> </w:t>
              </w:r>
            </w:ins>
            <w:r w:rsidR="00DE69EC">
              <w:t>202</w:t>
            </w:r>
            <w:ins w:id="987" w:author="Latvakoski Juhani" w:date="2024-09-20T16:32:00Z">
              <w:r>
                <w:t>6</w:t>
              </w:r>
            </w:ins>
            <w:del w:id="988" w:author="Latvakoski Juhani" w:date="2024-09-20T16:32:00Z">
              <w:r w:rsidR="00DE69EC" w:rsidDel="00BC2F96">
                <w:delText>5</w:delText>
              </w:r>
            </w:del>
            <w:r w:rsidR="00F00E29">
              <w:t>)</w:t>
            </w:r>
          </w:p>
        </w:tc>
      </w:tr>
      <w:tr w:rsidR="00777E32" w14:paraId="2EAFB92A"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31AE3A67" w14:textId="77777777" w:rsidR="00777E32" w:rsidRDefault="00777E32">
            <w:pPr>
              <w:pStyle w:val="ITEABodyText"/>
            </w:pPr>
            <w:r>
              <w:t>MS7</w:t>
            </w:r>
          </w:p>
        </w:tc>
        <w:tc>
          <w:tcPr>
            <w:tcW w:w="2330" w:type="dxa"/>
            <w:tcMar>
              <w:top w:w="85" w:type="dxa"/>
              <w:left w:w="108" w:type="dxa"/>
              <w:bottom w:w="85" w:type="dxa"/>
              <w:right w:w="108" w:type="dxa"/>
            </w:tcMar>
            <w:hideMark/>
          </w:tcPr>
          <w:p w14:paraId="04035D36" w14:textId="77777777" w:rsidR="00777E32" w:rsidRDefault="00777E32">
            <w:pPr>
              <w:pStyle w:val="ITEABodyText"/>
            </w:pPr>
            <w:r>
              <w:t>Experiments v2.0 - use cases</w:t>
            </w:r>
          </w:p>
        </w:tc>
        <w:tc>
          <w:tcPr>
            <w:tcW w:w="2331" w:type="dxa"/>
            <w:tcMar>
              <w:top w:w="85" w:type="dxa"/>
              <w:left w:w="108" w:type="dxa"/>
              <w:bottom w:w="85" w:type="dxa"/>
              <w:right w:w="108" w:type="dxa"/>
            </w:tcMar>
            <w:hideMark/>
          </w:tcPr>
          <w:p w14:paraId="04C23FA9" w14:textId="6C7BE254" w:rsidR="00777E32" w:rsidRDefault="00777E32">
            <w:pPr>
              <w:pStyle w:val="ITEABodyText"/>
              <w:rPr>
                <w:rFonts w:ascii="Calibri" w:eastAsia="Calibri" w:hAnsi="Calibri" w:cs="Calibri"/>
                <w:b/>
                <w:bCs/>
                <w:sz w:val="24"/>
                <w:u w:val="single"/>
              </w:rPr>
            </w:pPr>
            <w:r w:rsidRPr="0EFC06E9">
              <w:rPr>
                <w:rFonts w:ascii="Calibri" w:eastAsia="Calibri" w:hAnsi="Calibri" w:cs="Calibri"/>
                <w:b/>
                <w:bCs/>
                <w:sz w:val="24"/>
                <w:u w:val="single"/>
              </w:rPr>
              <w:t xml:space="preserve">Year 2: targeted for UC demonstrations &amp; </w:t>
            </w:r>
            <w:proofErr w:type="gramStart"/>
            <w:r w:rsidRPr="0EFC06E9">
              <w:rPr>
                <w:rFonts w:ascii="Calibri" w:eastAsia="Calibri" w:hAnsi="Calibri" w:cs="Calibri"/>
                <w:b/>
                <w:bCs/>
                <w:sz w:val="24"/>
                <w:u w:val="single"/>
              </w:rPr>
              <w:t>designs</w:t>
            </w:r>
            <w:proofErr w:type="gramEnd"/>
          </w:p>
          <w:p w14:paraId="101B814A" w14:textId="03B641E6" w:rsidR="00703B6F" w:rsidRDefault="00703B6F">
            <w:pPr>
              <w:pStyle w:val="ITEABodyText"/>
            </w:pPr>
            <w:r>
              <w:rPr>
                <w:rFonts w:ascii="Calibri" w:eastAsia="Calibri" w:hAnsi="Calibri" w:cs="Calibri"/>
                <w:sz w:val="24"/>
              </w:rPr>
              <w:t>Checkpoint of the KPIs status</w:t>
            </w:r>
            <w:r w:rsidR="00204510">
              <w:rPr>
                <w:rFonts w:ascii="Calibri" w:eastAsia="Calibri" w:hAnsi="Calibri" w:cs="Calibri"/>
                <w:sz w:val="24"/>
              </w:rPr>
              <w:t xml:space="preserve">, </w:t>
            </w:r>
            <w:proofErr w:type="gramStart"/>
            <w:r w:rsidR="00204510">
              <w:rPr>
                <w:rFonts w:ascii="Calibri" w:eastAsia="Calibri" w:hAnsi="Calibri" w:cs="Calibri"/>
                <w:sz w:val="24"/>
              </w:rPr>
              <w:t>main focus</w:t>
            </w:r>
            <w:proofErr w:type="gramEnd"/>
            <w:r w:rsidR="00204510">
              <w:rPr>
                <w:rFonts w:ascii="Calibri" w:eastAsia="Calibri" w:hAnsi="Calibri" w:cs="Calibri"/>
                <w:sz w:val="24"/>
              </w:rPr>
              <w:t xml:space="preserve"> on use cases</w:t>
            </w:r>
            <w:r>
              <w:rPr>
                <w:rFonts w:ascii="Calibri" w:eastAsia="Calibri" w:hAnsi="Calibri" w:cs="Calibri"/>
                <w:sz w:val="24"/>
              </w:rPr>
              <w:t>.</w:t>
            </w:r>
          </w:p>
        </w:tc>
        <w:tc>
          <w:tcPr>
            <w:tcW w:w="2331" w:type="dxa"/>
            <w:tcMar>
              <w:top w:w="85" w:type="dxa"/>
              <w:left w:w="108" w:type="dxa"/>
              <w:bottom w:w="85" w:type="dxa"/>
              <w:right w:w="108" w:type="dxa"/>
            </w:tcMar>
            <w:hideMark/>
          </w:tcPr>
          <w:p w14:paraId="08FB1CB0" w14:textId="77777777" w:rsidR="00777E32" w:rsidRDefault="00777E32">
            <w:pPr>
              <w:pStyle w:val="ITEABodyText"/>
            </w:pPr>
            <w:del w:id="989" w:author="Latvakoski Juhani" w:date="2024-09-20T16:32:00Z">
              <w:r w:rsidDel="00BC2F96">
                <w:delText xml:space="preserve">m27 </w:delText>
              </w:r>
            </w:del>
            <w:r>
              <w:t>(MS0 + 24m)</w:t>
            </w:r>
          </w:p>
          <w:p w14:paraId="0A3BAEDB" w14:textId="253FBA7E" w:rsidR="00F00E29" w:rsidRDefault="00F00E29">
            <w:pPr>
              <w:pStyle w:val="ITEABodyText"/>
            </w:pPr>
            <w:r>
              <w:t>(</w:t>
            </w:r>
            <w:proofErr w:type="spellStart"/>
            <w:del w:id="990" w:author="Latvakoski Juhani" w:date="2024-09-20T16:32:00Z">
              <w:r w:rsidDel="00F611BF">
                <w:delText>~</w:delText>
              </w:r>
              <w:r w:rsidR="00657173" w:rsidDel="00F611BF">
                <w:delText xml:space="preserve">mar </w:delText>
              </w:r>
            </w:del>
            <w:ins w:id="991" w:author="Latvakoski Juhani" w:date="2024-09-20T16:34:00Z">
              <w:r w:rsidR="000F19FC">
                <w:t>sep</w:t>
              </w:r>
            </w:ins>
            <w:proofErr w:type="spellEnd"/>
            <w:ins w:id="992" w:author="Latvakoski Juhani" w:date="2024-09-20T16:32:00Z">
              <w:r w:rsidR="00F611BF">
                <w:t xml:space="preserve"> </w:t>
              </w:r>
            </w:ins>
            <w:r w:rsidR="00657173">
              <w:t>2026</w:t>
            </w:r>
            <w:r>
              <w:t>)</w:t>
            </w:r>
          </w:p>
        </w:tc>
      </w:tr>
      <w:tr w:rsidR="00777E32" w14:paraId="7A882FAC"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265F3D2D" w14:textId="77777777" w:rsidR="00777E32" w:rsidRDefault="00777E32">
            <w:pPr>
              <w:pStyle w:val="ITEABodyText"/>
            </w:pPr>
            <w:r>
              <w:t>MS8</w:t>
            </w:r>
          </w:p>
        </w:tc>
        <w:tc>
          <w:tcPr>
            <w:tcW w:w="2330" w:type="dxa"/>
            <w:tcMar>
              <w:top w:w="85" w:type="dxa"/>
              <w:left w:w="108" w:type="dxa"/>
              <w:bottom w:w="85" w:type="dxa"/>
              <w:right w:w="108" w:type="dxa"/>
            </w:tcMar>
            <w:hideMark/>
          </w:tcPr>
          <w:p w14:paraId="2EBAB4AD" w14:textId="77777777" w:rsidR="00777E32" w:rsidRDefault="00777E32">
            <w:pPr>
              <w:pStyle w:val="ITEABodyText"/>
            </w:pPr>
            <w:r>
              <w:t>Requirements 2.0</w:t>
            </w:r>
          </w:p>
        </w:tc>
        <w:tc>
          <w:tcPr>
            <w:tcW w:w="2331" w:type="dxa"/>
            <w:tcMar>
              <w:top w:w="85" w:type="dxa"/>
              <w:left w:w="108" w:type="dxa"/>
              <w:bottom w:w="85" w:type="dxa"/>
              <w:right w:w="108" w:type="dxa"/>
            </w:tcMar>
            <w:hideMark/>
          </w:tcPr>
          <w:p w14:paraId="4BB215B5" w14:textId="77777777" w:rsidR="00777E32" w:rsidRDefault="00777E32">
            <w:pPr>
              <w:pStyle w:val="ITEABodyText"/>
              <w:rPr>
                <w:rFonts w:ascii="Calibri" w:eastAsia="Calibri" w:hAnsi="Calibri" w:cs="Calibri"/>
                <w:sz w:val="24"/>
              </w:rPr>
            </w:pPr>
            <w:r>
              <w:rPr>
                <w:rFonts w:ascii="Calibri" w:eastAsia="Calibri" w:hAnsi="Calibri" w:cs="Calibri"/>
                <w:sz w:val="24"/>
              </w:rPr>
              <w:t>Revision of requirements has been done</w:t>
            </w:r>
          </w:p>
        </w:tc>
        <w:tc>
          <w:tcPr>
            <w:tcW w:w="2331" w:type="dxa"/>
            <w:tcMar>
              <w:top w:w="85" w:type="dxa"/>
              <w:left w:w="108" w:type="dxa"/>
              <w:bottom w:w="85" w:type="dxa"/>
              <w:right w:w="108" w:type="dxa"/>
            </w:tcMar>
            <w:hideMark/>
          </w:tcPr>
          <w:p w14:paraId="09F797D3" w14:textId="157D4BA0" w:rsidR="00777E32" w:rsidRDefault="0037769D">
            <w:pPr>
              <w:pStyle w:val="ITEABodyText"/>
            </w:pPr>
            <w:ins w:id="993" w:author="Latvakoski Juhani" w:date="2024-09-20T16:33:00Z">
              <w:r>
                <w:t>(MS0 + 27m)</w:t>
              </w:r>
            </w:ins>
            <w:del w:id="994" w:author="Latvakoski Juhani" w:date="2024-09-20T16:33:00Z">
              <w:r w:rsidR="00777E32" w:rsidDel="0037769D">
                <w:delText>m30</w:delText>
              </w:r>
            </w:del>
            <w:r w:rsidR="00657173">
              <w:t xml:space="preserve"> (</w:t>
            </w:r>
            <w:proofErr w:type="spellStart"/>
            <w:del w:id="995" w:author="Latvakoski Juhani" w:date="2024-09-27T12:51:00Z">
              <w:r w:rsidR="00657173" w:rsidDel="003F361B">
                <w:delText>~</w:delText>
              </w:r>
            </w:del>
            <w:del w:id="996" w:author="Latvakoski Juhani" w:date="2024-09-20T16:33:00Z">
              <w:r w:rsidR="006A6C72" w:rsidDel="0037769D">
                <w:delText>jun</w:delText>
              </w:r>
              <w:r w:rsidR="00657173" w:rsidDel="0037769D">
                <w:delText xml:space="preserve"> </w:delText>
              </w:r>
            </w:del>
            <w:ins w:id="997" w:author="Latvakoski Juhani" w:date="2024-09-20T16:33:00Z">
              <w:r>
                <w:t>jan</w:t>
              </w:r>
              <w:proofErr w:type="spellEnd"/>
              <w:r>
                <w:t xml:space="preserve"> </w:t>
              </w:r>
            </w:ins>
            <w:del w:id="998" w:author="Latvakoski Juhani" w:date="2024-09-20T16:34:00Z">
              <w:r w:rsidR="00657173" w:rsidDel="000F19FC">
                <w:delText>2026</w:delText>
              </w:r>
            </w:del>
            <w:ins w:id="999" w:author="Latvakoski Juhani" w:date="2024-09-20T16:34:00Z">
              <w:r w:rsidR="000F19FC">
                <w:t>2027</w:t>
              </w:r>
            </w:ins>
            <w:r w:rsidR="00657173">
              <w:t>)</w:t>
            </w:r>
          </w:p>
        </w:tc>
      </w:tr>
      <w:tr w:rsidR="00777E32" w14:paraId="7994DB5F"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5599D843" w14:textId="77777777" w:rsidR="00777E32" w:rsidRDefault="00777E32">
            <w:pPr>
              <w:pStyle w:val="ITEABodyText"/>
            </w:pPr>
            <w:r>
              <w:t>MS9</w:t>
            </w:r>
          </w:p>
        </w:tc>
        <w:tc>
          <w:tcPr>
            <w:tcW w:w="2330" w:type="dxa"/>
            <w:tcMar>
              <w:top w:w="85" w:type="dxa"/>
              <w:left w:w="108" w:type="dxa"/>
              <w:bottom w:w="85" w:type="dxa"/>
              <w:right w:w="108" w:type="dxa"/>
            </w:tcMar>
            <w:hideMark/>
          </w:tcPr>
          <w:p w14:paraId="0A0A6912" w14:textId="77777777" w:rsidR="00777E32" w:rsidRDefault="00777E32">
            <w:pPr>
              <w:pStyle w:val="ITEABodyText"/>
            </w:pPr>
            <w:r>
              <w:t>Specification 2.0</w:t>
            </w:r>
          </w:p>
        </w:tc>
        <w:tc>
          <w:tcPr>
            <w:tcW w:w="2331" w:type="dxa"/>
            <w:tcMar>
              <w:top w:w="85" w:type="dxa"/>
              <w:left w:w="108" w:type="dxa"/>
              <w:bottom w:w="85" w:type="dxa"/>
              <w:right w:w="108" w:type="dxa"/>
            </w:tcMar>
            <w:hideMark/>
          </w:tcPr>
          <w:p w14:paraId="4C6D8C23" w14:textId="77777777" w:rsidR="00777E32" w:rsidRDefault="00777E32">
            <w:pPr>
              <w:pStyle w:val="ITEABodyText"/>
              <w:rPr>
                <w:rFonts w:ascii="Calibri" w:eastAsia="Calibri" w:hAnsi="Calibri" w:cs="Calibri"/>
                <w:sz w:val="24"/>
              </w:rPr>
            </w:pPr>
            <w:r>
              <w:rPr>
                <w:rFonts w:ascii="Calibri" w:eastAsia="Calibri" w:hAnsi="Calibri" w:cs="Calibri"/>
                <w:sz w:val="24"/>
              </w:rPr>
              <w:t>Revision of specifications done</w:t>
            </w:r>
          </w:p>
        </w:tc>
        <w:tc>
          <w:tcPr>
            <w:tcW w:w="2331" w:type="dxa"/>
            <w:tcMar>
              <w:top w:w="85" w:type="dxa"/>
              <w:left w:w="108" w:type="dxa"/>
              <w:bottom w:w="85" w:type="dxa"/>
              <w:right w:w="108" w:type="dxa"/>
            </w:tcMar>
            <w:hideMark/>
          </w:tcPr>
          <w:p w14:paraId="21A60830" w14:textId="0031B870" w:rsidR="00777E32" w:rsidRDefault="00FF67AF">
            <w:pPr>
              <w:pStyle w:val="ITEABodyText"/>
            </w:pPr>
            <w:ins w:id="1000" w:author="Latvakoski Juhani" w:date="2024-09-20T16:34:00Z">
              <w:r>
                <w:t xml:space="preserve">(MS0 + </w:t>
              </w:r>
              <w:r w:rsidR="006A1B38">
                <w:t>30</w:t>
              </w:r>
              <w:r>
                <w:t>m)</w:t>
              </w:r>
            </w:ins>
            <w:del w:id="1001" w:author="Latvakoski Juhani" w:date="2024-09-20T16:34:00Z">
              <w:r w:rsidR="00777E32" w:rsidDel="00FF67AF">
                <w:delText>m33</w:delText>
              </w:r>
            </w:del>
            <w:r w:rsidR="006A6C72">
              <w:t xml:space="preserve"> (</w:t>
            </w:r>
            <w:proofErr w:type="spellStart"/>
            <w:del w:id="1002" w:author="Latvakoski Juhani" w:date="2024-09-27T12:51:00Z">
              <w:r w:rsidR="006A6C72" w:rsidDel="003F361B">
                <w:delText>~</w:delText>
              </w:r>
            </w:del>
            <w:del w:id="1003" w:author="Latvakoski Juhani" w:date="2024-09-20T16:34:00Z">
              <w:r w:rsidR="006A6C72" w:rsidDel="006A1B38">
                <w:delText xml:space="preserve">sep </w:delText>
              </w:r>
            </w:del>
            <w:ins w:id="1004" w:author="Latvakoski Juhani" w:date="2024-09-20T16:34:00Z">
              <w:r w:rsidR="006A1B38">
                <w:t>apr</w:t>
              </w:r>
              <w:proofErr w:type="spellEnd"/>
              <w:r w:rsidR="006A1B38">
                <w:t xml:space="preserve"> </w:t>
              </w:r>
            </w:ins>
            <w:r w:rsidR="006A6C72">
              <w:t>202</w:t>
            </w:r>
            <w:ins w:id="1005" w:author="Latvakoski Juhani" w:date="2024-09-20T16:34:00Z">
              <w:r w:rsidR="006A1B38">
                <w:t>7</w:t>
              </w:r>
            </w:ins>
            <w:del w:id="1006" w:author="Latvakoski Juhani" w:date="2024-09-20T16:34:00Z">
              <w:r w:rsidR="006A6C72" w:rsidDel="006A1B38">
                <w:delText>6</w:delText>
              </w:r>
            </w:del>
            <w:r w:rsidR="006A6C72">
              <w:t>)</w:t>
            </w:r>
          </w:p>
        </w:tc>
      </w:tr>
      <w:tr w:rsidR="00777E32" w14:paraId="7C0A42C8"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5EB0C5B8" w14:textId="77777777" w:rsidR="00777E32" w:rsidRDefault="00777E32">
            <w:pPr>
              <w:pStyle w:val="ITEABodyText"/>
            </w:pPr>
            <w:r>
              <w:t>MS10</w:t>
            </w:r>
          </w:p>
        </w:tc>
        <w:tc>
          <w:tcPr>
            <w:tcW w:w="2330" w:type="dxa"/>
            <w:tcMar>
              <w:top w:w="85" w:type="dxa"/>
              <w:left w:w="108" w:type="dxa"/>
              <w:bottom w:w="85" w:type="dxa"/>
              <w:right w:w="108" w:type="dxa"/>
            </w:tcMar>
            <w:hideMark/>
          </w:tcPr>
          <w:p w14:paraId="3E9E0793" w14:textId="77777777" w:rsidR="00777E32" w:rsidRDefault="00777E32">
            <w:pPr>
              <w:pStyle w:val="ITEABodyText"/>
            </w:pPr>
            <w:r>
              <w:t>TIoCPS Solutions</w:t>
            </w:r>
          </w:p>
        </w:tc>
        <w:tc>
          <w:tcPr>
            <w:tcW w:w="2331" w:type="dxa"/>
            <w:tcMar>
              <w:top w:w="85" w:type="dxa"/>
              <w:left w:w="108" w:type="dxa"/>
              <w:bottom w:w="85" w:type="dxa"/>
              <w:right w:w="108" w:type="dxa"/>
            </w:tcMar>
            <w:hideMark/>
          </w:tcPr>
          <w:p w14:paraId="4F95632D" w14:textId="77777777" w:rsidR="00777E32" w:rsidRDefault="00777E32">
            <w:pPr>
              <w:pStyle w:val="ITEABodyText"/>
              <w:rPr>
                <w:rFonts w:ascii="Calibri" w:eastAsia="Calibri" w:hAnsi="Calibri" w:cs="Calibri"/>
                <w:sz w:val="24"/>
              </w:rPr>
            </w:pPr>
            <w:r>
              <w:rPr>
                <w:rFonts w:ascii="Calibri" w:eastAsia="Calibri" w:hAnsi="Calibri" w:cs="Calibri"/>
                <w:sz w:val="24"/>
              </w:rPr>
              <w:t>TIoCPS solutions as components are done</w:t>
            </w:r>
          </w:p>
        </w:tc>
        <w:tc>
          <w:tcPr>
            <w:tcW w:w="2331" w:type="dxa"/>
            <w:tcMar>
              <w:top w:w="85" w:type="dxa"/>
              <w:left w:w="108" w:type="dxa"/>
              <w:bottom w:w="85" w:type="dxa"/>
              <w:right w:w="108" w:type="dxa"/>
            </w:tcMar>
            <w:hideMark/>
          </w:tcPr>
          <w:p w14:paraId="310A87D8" w14:textId="5EEEE15D" w:rsidR="00777E32" w:rsidRDefault="006A1B38">
            <w:pPr>
              <w:pStyle w:val="ITEABodyText"/>
            </w:pPr>
            <w:ins w:id="1007" w:author="Latvakoski Juhani" w:date="2024-09-20T16:35:00Z">
              <w:r>
                <w:t>(MS0 + 33m)</w:t>
              </w:r>
            </w:ins>
            <w:del w:id="1008" w:author="Latvakoski Juhani" w:date="2024-09-20T16:35:00Z">
              <w:r w:rsidR="00777E32" w:rsidDel="006A1B38">
                <w:delText>m35</w:delText>
              </w:r>
            </w:del>
            <w:r w:rsidR="006A6C72">
              <w:t xml:space="preserve"> (</w:t>
            </w:r>
            <w:proofErr w:type="spellStart"/>
            <w:del w:id="1009" w:author="Latvakoski Juhani" w:date="2024-09-27T12:51:00Z">
              <w:r w:rsidR="006A6C72" w:rsidDel="003F361B">
                <w:delText>~</w:delText>
              </w:r>
            </w:del>
            <w:del w:id="1010" w:author="Latvakoski Juhani" w:date="2024-09-20T16:35:00Z">
              <w:r w:rsidR="00EA31CA" w:rsidDel="006A1B38">
                <w:delText xml:space="preserve">dec </w:delText>
              </w:r>
            </w:del>
            <w:ins w:id="1011" w:author="Latvakoski Juhani" w:date="2024-09-20T16:35:00Z">
              <w:r>
                <w:t>jun</w:t>
              </w:r>
              <w:proofErr w:type="spellEnd"/>
              <w:r>
                <w:t xml:space="preserve"> </w:t>
              </w:r>
            </w:ins>
            <w:r w:rsidR="00EA31CA">
              <w:t>202</w:t>
            </w:r>
            <w:ins w:id="1012" w:author="Latvakoski Juhani" w:date="2024-09-20T16:35:00Z">
              <w:r>
                <w:t>7</w:t>
              </w:r>
            </w:ins>
            <w:del w:id="1013" w:author="Latvakoski Juhani" w:date="2024-09-20T16:35:00Z">
              <w:r w:rsidR="00EA31CA" w:rsidDel="006A1B38">
                <w:delText>6</w:delText>
              </w:r>
            </w:del>
            <w:r w:rsidR="006A6C72">
              <w:t>)</w:t>
            </w:r>
          </w:p>
        </w:tc>
      </w:tr>
      <w:tr w:rsidR="00777E32" w14:paraId="137CC501" w14:textId="77777777">
        <w:trPr>
          <w:cnfStyle w:val="000000100000" w:firstRow="0" w:lastRow="0" w:firstColumn="0" w:lastColumn="0" w:oddVBand="0" w:evenVBand="0" w:oddHBand="1" w:evenHBand="0" w:firstRowFirstColumn="0" w:firstRowLastColumn="0" w:lastRowFirstColumn="0" w:lastRowLastColumn="0"/>
        </w:trPr>
        <w:tc>
          <w:tcPr>
            <w:tcW w:w="2330" w:type="dxa"/>
            <w:tcMar>
              <w:top w:w="85" w:type="dxa"/>
              <w:left w:w="108" w:type="dxa"/>
              <w:bottom w:w="85" w:type="dxa"/>
              <w:right w:w="108" w:type="dxa"/>
            </w:tcMar>
            <w:hideMark/>
          </w:tcPr>
          <w:p w14:paraId="30B0E047" w14:textId="77777777" w:rsidR="00777E32" w:rsidRDefault="00777E32">
            <w:pPr>
              <w:pStyle w:val="ITEABodyText"/>
            </w:pPr>
            <w:r>
              <w:lastRenderedPageBreak/>
              <w:t>MS11</w:t>
            </w:r>
          </w:p>
        </w:tc>
        <w:tc>
          <w:tcPr>
            <w:tcW w:w="2330" w:type="dxa"/>
            <w:tcMar>
              <w:top w:w="85" w:type="dxa"/>
              <w:left w:w="108" w:type="dxa"/>
              <w:bottom w:w="85" w:type="dxa"/>
              <w:right w:w="108" w:type="dxa"/>
            </w:tcMar>
            <w:hideMark/>
          </w:tcPr>
          <w:p w14:paraId="0C98D3BF" w14:textId="77777777" w:rsidR="00777E32" w:rsidRDefault="00777E32">
            <w:pPr>
              <w:pStyle w:val="ITEABodyText"/>
            </w:pPr>
            <w:r>
              <w:t>Demonstrations/show cases</w:t>
            </w:r>
          </w:p>
        </w:tc>
        <w:tc>
          <w:tcPr>
            <w:tcW w:w="2331" w:type="dxa"/>
            <w:tcMar>
              <w:top w:w="85" w:type="dxa"/>
              <w:left w:w="108" w:type="dxa"/>
              <w:bottom w:w="85" w:type="dxa"/>
              <w:right w:w="108" w:type="dxa"/>
            </w:tcMar>
            <w:hideMark/>
          </w:tcPr>
          <w:p w14:paraId="5DFFF298" w14:textId="77777777" w:rsidR="00777E32" w:rsidRDefault="00777E32">
            <w:pPr>
              <w:pStyle w:val="ITEABodyText"/>
              <w:rPr>
                <w:rFonts w:ascii="Calibri" w:eastAsia="Calibri" w:hAnsi="Calibri" w:cs="Calibri"/>
                <w:sz w:val="24"/>
              </w:rPr>
            </w:pPr>
            <w:r>
              <w:rPr>
                <w:rFonts w:ascii="Calibri" w:eastAsia="Calibri" w:hAnsi="Calibri" w:cs="Calibri"/>
                <w:sz w:val="24"/>
              </w:rPr>
              <w:t>TIoCPS final demonstrations are available</w:t>
            </w:r>
          </w:p>
        </w:tc>
        <w:tc>
          <w:tcPr>
            <w:tcW w:w="2331" w:type="dxa"/>
            <w:tcMar>
              <w:top w:w="85" w:type="dxa"/>
              <w:left w:w="108" w:type="dxa"/>
              <w:bottom w:w="85" w:type="dxa"/>
              <w:right w:w="108" w:type="dxa"/>
            </w:tcMar>
            <w:hideMark/>
          </w:tcPr>
          <w:p w14:paraId="3F0A9181" w14:textId="5F1ABD88" w:rsidR="00777E32" w:rsidRDefault="006A1B38">
            <w:pPr>
              <w:pStyle w:val="ITEABodyText"/>
            </w:pPr>
            <w:ins w:id="1014" w:author="Latvakoski Juhani" w:date="2024-09-20T16:35:00Z">
              <w:r>
                <w:t>(MS0 + 3</w:t>
              </w:r>
              <w:r w:rsidR="007100C8">
                <w:t>5</w:t>
              </w:r>
              <w:r>
                <w:t>m)</w:t>
              </w:r>
            </w:ins>
            <w:del w:id="1015" w:author="Latvakoski Juhani" w:date="2024-09-20T16:35:00Z">
              <w:r w:rsidR="00777E32" w:rsidDel="006A1B38">
                <w:delText>m38</w:delText>
              </w:r>
            </w:del>
            <w:r w:rsidR="00EA31CA">
              <w:t xml:space="preserve"> (</w:t>
            </w:r>
            <w:proofErr w:type="spellStart"/>
            <w:del w:id="1016" w:author="Latvakoski Juhani" w:date="2024-09-27T12:51:00Z">
              <w:r w:rsidR="004C3F0C" w:rsidDel="003F361B">
                <w:delText>~</w:delText>
              </w:r>
            </w:del>
            <w:del w:id="1017" w:author="Latvakoski Juhani" w:date="2024-09-20T16:35:00Z">
              <w:r w:rsidR="004C3F0C" w:rsidDel="007100C8">
                <w:delText xml:space="preserve">mar </w:delText>
              </w:r>
            </w:del>
            <w:ins w:id="1018" w:author="Latvakoski Juhani" w:date="2024-09-20T16:35:00Z">
              <w:r w:rsidR="007100C8">
                <w:t>sep</w:t>
              </w:r>
              <w:proofErr w:type="spellEnd"/>
              <w:r w:rsidR="007100C8">
                <w:t xml:space="preserve"> </w:t>
              </w:r>
            </w:ins>
            <w:del w:id="1019" w:author="Latvakoski Juhani" w:date="2024-09-20T16:35:00Z">
              <w:r w:rsidR="004C3F0C" w:rsidDel="007100C8">
                <w:delText>2026</w:delText>
              </w:r>
            </w:del>
            <w:ins w:id="1020" w:author="Latvakoski Juhani" w:date="2024-09-20T16:35:00Z">
              <w:r w:rsidR="007100C8">
                <w:t>2027</w:t>
              </w:r>
            </w:ins>
            <w:r w:rsidR="00EA31CA">
              <w:t>)</w:t>
            </w:r>
          </w:p>
        </w:tc>
      </w:tr>
      <w:tr w:rsidR="00777E32" w14:paraId="709A59FE" w14:textId="77777777">
        <w:trPr>
          <w:cnfStyle w:val="000000010000" w:firstRow="0" w:lastRow="0" w:firstColumn="0" w:lastColumn="0" w:oddVBand="0" w:evenVBand="0" w:oddHBand="0" w:evenHBand="1" w:firstRowFirstColumn="0" w:firstRowLastColumn="0" w:lastRowFirstColumn="0" w:lastRowLastColumn="0"/>
        </w:trPr>
        <w:tc>
          <w:tcPr>
            <w:tcW w:w="2330" w:type="dxa"/>
            <w:tcMar>
              <w:top w:w="85" w:type="dxa"/>
              <w:left w:w="108" w:type="dxa"/>
              <w:bottom w:w="85" w:type="dxa"/>
              <w:right w:w="108" w:type="dxa"/>
            </w:tcMar>
            <w:hideMark/>
          </w:tcPr>
          <w:p w14:paraId="349E6140" w14:textId="77777777" w:rsidR="00777E32" w:rsidRDefault="00777E32">
            <w:pPr>
              <w:pStyle w:val="ITEABodyText"/>
            </w:pPr>
            <w:r>
              <w:t>MS12</w:t>
            </w:r>
          </w:p>
        </w:tc>
        <w:tc>
          <w:tcPr>
            <w:tcW w:w="2330" w:type="dxa"/>
            <w:tcMar>
              <w:top w:w="85" w:type="dxa"/>
              <w:left w:w="108" w:type="dxa"/>
              <w:bottom w:w="85" w:type="dxa"/>
              <w:right w:w="108" w:type="dxa"/>
            </w:tcMar>
            <w:hideMark/>
          </w:tcPr>
          <w:p w14:paraId="3B059C55" w14:textId="77777777" w:rsidR="00777E32" w:rsidRDefault="00777E32">
            <w:pPr>
              <w:pStyle w:val="ITEABodyText"/>
            </w:pPr>
            <w:r>
              <w:t>Final review/end of the project</w:t>
            </w:r>
          </w:p>
        </w:tc>
        <w:tc>
          <w:tcPr>
            <w:tcW w:w="2331" w:type="dxa"/>
            <w:tcMar>
              <w:top w:w="85" w:type="dxa"/>
              <w:left w:w="108" w:type="dxa"/>
              <w:bottom w:w="85" w:type="dxa"/>
              <w:right w:w="108" w:type="dxa"/>
            </w:tcMar>
            <w:hideMark/>
          </w:tcPr>
          <w:p w14:paraId="6C52C3F5" w14:textId="77777777" w:rsidR="00777E32" w:rsidRDefault="00777E32">
            <w:pPr>
              <w:pStyle w:val="ITEABodyText"/>
              <w:rPr>
                <w:rFonts w:ascii="Calibri" w:eastAsia="Calibri" w:hAnsi="Calibri" w:cs="Calibri"/>
                <w:b/>
                <w:bCs/>
                <w:sz w:val="24"/>
                <w:u w:val="single"/>
              </w:rPr>
            </w:pPr>
            <w:r w:rsidRPr="0EFC06E9">
              <w:rPr>
                <w:rFonts w:ascii="Calibri" w:eastAsia="Calibri" w:hAnsi="Calibri" w:cs="Calibri"/>
                <w:b/>
                <w:bCs/>
                <w:sz w:val="24"/>
                <w:u w:val="single"/>
              </w:rPr>
              <w:t xml:space="preserve">Year 3: targeted for project </w:t>
            </w:r>
            <w:r w:rsidR="00EB5962">
              <w:rPr>
                <w:rFonts w:ascii="Calibri" w:eastAsia="Calibri" w:hAnsi="Calibri" w:cs="Calibri"/>
                <w:b/>
                <w:bCs/>
                <w:sz w:val="24"/>
                <w:u w:val="single"/>
              </w:rPr>
              <w:t>story</w:t>
            </w:r>
            <w:r w:rsidRPr="0EFC06E9">
              <w:rPr>
                <w:rFonts w:ascii="Calibri" w:eastAsia="Calibri" w:hAnsi="Calibri" w:cs="Calibri"/>
                <w:b/>
                <w:bCs/>
                <w:sz w:val="24"/>
                <w:u w:val="single"/>
              </w:rPr>
              <w:t xml:space="preserve"> demonstrations &amp; final </w:t>
            </w:r>
            <w:proofErr w:type="gramStart"/>
            <w:r w:rsidRPr="0EFC06E9">
              <w:rPr>
                <w:rFonts w:ascii="Calibri" w:eastAsia="Calibri" w:hAnsi="Calibri" w:cs="Calibri"/>
                <w:b/>
                <w:bCs/>
                <w:sz w:val="24"/>
                <w:u w:val="single"/>
              </w:rPr>
              <w:t>solutions</w:t>
            </w:r>
            <w:proofErr w:type="gramEnd"/>
          </w:p>
          <w:p w14:paraId="614B38AD" w14:textId="396C6C3A" w:rsidR="00703B6F" w:rsidRPr="00ED75D7" w:rsidRDefault="00703B6F">
            <w:pPr>
              <w:pStyle w:val="ITEABodyText"/>
              <w:rPr>
                <w:rFonts w:ascii="Calibri" w:eastAsia="Calibri" w:hAnsi="Calibri" w:cs="Calibri"/>
                <w:sz w:val="24"/>
              </w:rPr>
            </w:pPr>
            <w:r>
              <w:rPr>
                <w:rFonts w:ascii="Calibri" w:eastAsia="Calibri" w:hAnsi="Calibri" w:cs="Calibri"/>
                <w:sz w:val="24"/>
              </w:rPr>
              <w:t>Checkpoint of the KPIs status</w:t>
            </w:r>
            <w:r w:rsidR="00204510">
              <w:rPr>
                <w:rFonts w:ascii="Calibri" w:eastAsia="Calibri" w:hAnsi="Calibri" w:cs="Calibri"/>
                <w:sz w:val="24"/>
              </w:rPr>
              <w:t xml:space="preserve">, </w:t>
            </w:r>
            <w:proofErr w:type="gramStart"/>
            <w:r w:rsidR="00204510">
              <w:rPr>
                <w:rFonts w:ascii="Calibri" w:eastAsia="Calibri" w:hAnsi="Calibri" w:cs="Calibri"/>
                <w:sz w:val="24"/>
              </w:rPr>
              <w:t>main focus</w:t>
            </w:r>
            <w:proofErr w:type="gramEnd"/>
            <w:r w:rsidR="00204510">
              <w:rPr>
                <w:rFonts w:ascii="Calibri" w:eastAsia="Calibri" w:hAnsi="Calibri" w:cs="Calibri"/>
                <w:sz w:val="24"/>
              </w:rPr>
              <w:t xml:space="preserve"> on </w:t>
            </w:r>
            <w:r w:rsidR="004D3231">
              <w:rPr>
                <w:rFonts w:ascii="Calibri" w:eastAsia="Calibri" w:hAnsi="Calibri" w:cs="Calibri"/>
                <w:sz w:val="24"/>
              </w:rPr>
              <w:t>innovations and market access</w:t>
            </w:r>
            <w:r>
              <w:rPr>
                <w:rFonts w:ascii="Calibri" w:eastAsia="Calibri" w:hAnsi="Calibri" w:cs="Calibri"/>
                <w:sz w:val="24"/>
              </w:rPr>
              <w:t>.</w:t>
            </w:r>
          </w:p>
        </w:tc>
        <w:tc>
          <w:tcPr>
            <w:tcW w:w="2331" w:type="dxa"/>
            <w:tcMar>
              <w:top w:w="85" w:type="dxa"/>
              <w:left w:w="108" w:type="dxa"/>
              <w:bottom w:w="85" w:type="dxa"/>
              <w:right w:w="108" w:type="dxa"/>
            </w:tcMar>
            <w:hideMark/>
          </w:tcPr>
          <w:p w14:paraId="1DCA2FD9" w14:textId="2C524F37" w:rsidR="00777E32" w:rsidRDefault="007100C8">
            <w:pPr>
              <w:pStyle w:val="ITEABodyText"/>
            </w:pPr>
            <w:ins w:id="1021" w:author="Latvakoski Juhani" w:date="2024-09-20T16:36:00Z">
              <w:r>
                <w:t>(MS0 + 36m)</w:t>
              </w:r>
            </w:ins>
            <w:del w:id="1022" w:author="Latvakoski Juhani" w:date="2024-09-20T16:36:00Z">
              <w:r w:rsidR="00777E32" w:rsidDel="007100C8">
                <w:delText>m39</w:delText>
              </w:r>
            </w:del>
            <w:r w:rsidR="00777E32">
              <w:t xml:space="preserve"> </w:t>
            </w:r>
            <w:del w:id="1023" w:author="Latvakoski Juhani" w:date="2024-09-20T16:36:00Z">
              <w:r w:rsidR="00777E32" w:rsidDel="007100C8">
                <w:delText>(MS0 + 36m)</w:delText>
              </w:r>
            </w:del>
            <w:proofErr w:type="spellStart"/>
            <w:ins w:id="1024" w:author="Latvakoski Juhani" w:date="2024-09-20T16:36:00Z">
              <w:r>
                <w:t>sep</w:t>
              </w:r>
              <w:proofErr w:type="spellEnd"/>
              <w:r>
                <w:t xml:space="preserve"> 2027</w:t>
              </w:r>
            </w:ins>
          </w:p>
        </w:tc>
      </w:tr>
    </w:tbl>
    <w:p w14:paraId="69CD2BB3" w14:textId="77777777" w:rsidR="00777E32" w:rsidRPr="007041CA" w:rsidRDefault="00777E32" w:rsidP="009C456A">
      <w:pPr>
        <w:pStyle w:val="BodyText"/>
      </w:pPr>
    </w:p>
    <w:p w14:paraId="7613C18A" w14:textId="737DE428" w:rsidR="009C456A" w:rsidRPr="007041CA" w:rsidRDefault="009C456A" w:rsidP="00C81F2A">
      <w:pPr>
        <w:pStyle w:val="Heading3withnumbering"/>
      </w:pPr>
      <w:bookmarkStart w:id="1025" w:name="_Toc49504976"/>
      <w:bookmarkStart w:id="1026" w:name="_Toc90475138"/>
      <w:bookmarkStart w:id="1027" w:name="_Toc122016422"/>
      <w:bookmarkStart w:id="1028" w:name="_Toc122018250"/>
      <w:r w:rsidRPr="007041CA">
        <w:t xml:space="preserve">Work package </w:t>
      </w:r>
      <w:proofErr w:type="gramStart"/>
      <w:r w:rsidRPr="007041CA">
        <w:t>description</w:t>
      </w:r>
      <w:bookmarkEnd w:id="1025"/>
      <w:bookmarkEnd w:id="1026"/>
      <w:bookmarkEnd w:id="1027"/>
      <w:bookmarkEnd w:id="1028"/>
      <w:proofErr w:type="gramEnd"/>
    </w:p>
    <w:p>
      <w:pPr>
        <w:pStyle xmlns:default="http://schemas.openxmlformats.org/wordprocessingml/2006/main" w:val="Heading4withnumbering"/>
      </w:pPr>
      <w:r>
        <w:t>List of partners per work package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1"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Partners</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1: Use cases description &amp; requirements</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Charles University (CZE), Cooperativa Elétrica de Loureira, CRL (PRT), Digitalmente, Novas Tecnologias Comunicação, Lda (PRT), Enerim (FIN), ERGÜNLER İNŞAAT PETROL ÜRÜNLERİ OTOMOTİV TEKSTİL MADENCİLİK SU ÜRÜNLERİ SANAYİ VE TİCARET LİMİTED ŞİRKETİ (TUR), F-Secure Corporation (FIN), Inovasyon Muhendislik (TUR), Institute of Microelectronic Applications (CZE), Instituto Superior de Engenharia do Porto (ISEP) (PRT), Modirum Gespi (FIN), Natlink Oy (FIN), Necdet Alpata Pazarlama Lojistik ve Turizm Sanayi ve Ticaret A.Ş. (TUR), Otokar Otomotiv ve Savunma Sanayi A.Ş. (TUR), Polar Electro Oy (FIN), Port of Oulu / Oulun Satama (FIN), SIRRIS (BEL), Vintecc bv (BEL), VTT Technical Research Centre of Finland Ltd. (FIN)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2: Sa4CPS concept architecture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Charles University (CZE), Cooperativa Elétrica de Loureira, CRL (PRT), Digitalmente, Novas Tecnologias Comunicação, Lda (PRT), Enerim (FIN), ERGÜNLER İNŞAAT PETROL ÜRÜNLERİ OTOMOTİV TEKSTİL MADENCİLİK SU ÜRÜNLERİ SANAYİ VE TİCARET LİMİTED ŞİRKETİ (TUR), F-Secure Corporation (FIN), Inovasyon Muhendislik (TUR), Institute of Microelectronic Applications (CZE), Instituto Superior de Engenharia do Porto (ISEP) (PRT), Modirum Gespi (FIN), Natlink Oy (FIN), Necdet Alpata Pazarlama Lojistik ve Turizm Sanayi ve Ticaret A.Ş. (TUR), Otokar Otomotiv ve Savunma Sanayi A.Ş. (TUR), Polar Electro Oy (FIN), SIRRIS (BEL), Vintecc bv (BEL), VTT Technical Research Centre of Finland Ltd. (FIN)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3: Perception &amp; Comprehension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Charles University (CZE), Cooperativa Elétrica de Loureira, CRL (PRT), Digitalmente, Novas Tecnologias Comunicação, Lda (PRT), Enerim (FIN), ERGÜNLER İNŞAAT PETROL ÜRÜNLERİ OTOMOTİV TEKSTİL MADENCİLİK SU ÜRÜNLERİ SANAYİ VE TİCARET LİMİTED ŞİRKETİ (TUR), Inovasyon Muhendislik (TUR), Institute of Microelectronic Applications (CZE), Instituto Superior de Engenharia do Porto (ISEP) (PRT), Modirum Gespi (FIN), Natlink Oy (FIN), Necdet Alpata Pazarlama Lojistik ve Turizm Sanayi ve Ticaret A.Ş. (TUR), Otokar Otomotiv ve Savunma Sanayi A.Ş. (TUR), Polar Electro Oy (FIN), Port of Oulu / Oulun Satama (FIN), Vintecc bv (BEL), VTT Technical Research Centre of Finland Ltd. (FIN)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4: Status, Projections &amp; Actions</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Charles University (CZE), Cooperativa Elétrica de Loureira, CRL (PRT), Digitalmente, Novas Tecnologias Comunicação, Lda (PRT), Enerim (FIN), ERGÜNLER İNŞAAT PETROL ÜRÜNLERİ OTOMOTİV TEKSTİL MADENCİLİK SU ÜRÜNLERİ SANAYİ VE TİCARET LİMİTED ŞİRKETİ (TUR), F-Secure Corporation (FIN), Inovasyon Muhendislik (TUR), Institute of Microelectronic Applications (CZE), Instituto Superior de Engenharia do Porto (ISEP) (PRT), Modirum Gespi (FIN), Natlink Oy (FIN), Necdet Alpata Pazarlama Lojistik ve Turizm Sanayi ve Ticaret A.Ş. (TUR), Otokar Otomotiv ve Savunma Sanayi A.Ş. (TUR), Polar Electro Oy (FIN), Port of Oulu / Oulun Satama (FIN), Vintecc bv (BEL), VTT Technical Research Centre of Finland Ltd. (FIN)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5: Trust, security &amp; privacy for resilience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Cooperativa Elétrica de Loureira, CRL (PRT), Digitalmente, Novas Tecnologias Comunicação, Lda (PRT), Enerim (FIN), ERGÜNLER İNŞAAT PETROL ÜRÜNLERİ OTOMOTİV TEKSTİL MADENCİLİK SU ÜRÜNLERİ SANAYİ VE TİCARET LİMİTED ŞİRKETİ (TUR), F-Secure Corporation (FIN), Instituto Superior de Engenharia do Porto (ISEP) (PRT), Natlink Oy (FIN), Necdet Alpata Pazarlama Lojistik ve Turizm Sanayi ve Ticaret A.Ş. (TUR), Otokar Otomotiv ve Savunma Sanayi A.Ş. (TUR), Polar Electro Oy (FIN), Port of Oulu / Oulun Satama (FIN), SIRRIS (BEL), Vintecc bv (BEL), VTT Technical Research Centre of Finland Ltd. (FIN)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6: Experiments and validation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Charles University (CZE), Cooperativa Elétrica de Loureira, CRL (PRT), Digitalmente, Novas Tecnologias Comunicação, Lda (PRT), Enerim (FIN), ERGÜNLER İNŞAAT PETROL ÜRÜNLERİ OTOMOTİV TEKSTİL MADENCİLİK SU ÜRÜNLERİ SANAYİ VE TİCARET LİMİTED ŞİRKETİ (TUR), F-Secure Corporation (FIN), Inovasyon Muhendislik (TUR), Institute of Microelectronic Applications (CZE), Instituto Superior de Engenharia do Porto (ISEP) (PRT), Modirum Gespi (FIN), Natlink Oy (FIN), Necdet Alpata Pazarlama Lojistik ve Turizm Sanayi ve Ticaret A.Ş. (TUR), Otokar Otomotiv ve Savunma Sanayi A.Ş. (TUR), Polar Electro Oy (FIN), Port of Oulu / Oulun Satama (FIN), Vintecc bv (BEL), VTT Technical Research Centre of Finland Ltd. (FIN)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 7: Dissemination, Exploitation and 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(TUR), ADLC (BEL), Charles University (CZE), Cooperativa Elétrica de Loureira, CRL (PRT), Digitalmente, Novas Tecnologias Comunicação, Lda (PRT), Enerim (FIN), ERGÜNLER İNŞAAT PETROL ÜRÜNLERİ OTOMOTİV TEKSTİL MADENCİLİK SU ÜRÜNLERİ SANAYİ VE TİCARET LİMİTED ŞİRKETİ (TUR), F-Secure Corporation (FIN), Inovasyon Muhendislik (TUR), Institute of Microelectronic Applications (CZE), Instituto Superior de Engenharia do Porto (ISEP) (PRT), Modirum Gespi (FIN), Natlink Oy (FIN), Necdet Alpata Pazarlama Lojistik ve Turizm Sanayi ve Ticaret A.Ş. (TUR), Otokar Otomotiv ve Savunma Sanayi A.Ş. (TUR), Polar Electro Oy (FIN), Port of Oulu / Oulun Satama (FIN), SIRRIS (BEL), Vintecc bv (BEL), VTT Technical Research Centre of Finland Ltd. (FIN)</w:t>
            </w:r>
          </w:p>
        </w:tc>
      </w:tr>
    </w:tbl>
    <w:p>
      <w:pPr>
        <w:pStyle xmlns:default="http://schemas.openxmlformats.org/wordprocessingml/2006/main" w:val="Heading4withnumbering"/>
      </w:pPr>
      <w:r>
        <w:t>WP 1: Use cases description &amp; requirements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(ISEP) - Portugal (Pedro Faria)</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Oct 2024 - Sep 2027</w:t>
            </w:r>
          </w:p>
        </w:tc>
      </w:tr>
    </w:tbl>
    <w:p>
      <w:pPr>
        <w:pStyle xmlns:default="http://schemas.openxmlformats.org/wordprocessingml/2006/main" w:val="Heading4"/>
      </w:pPr>
      <w:r>
        <w:t>Objectives and expected results</w:t>
      </w:r>
    </w:p>
    <w:p>
      <w:pPr>
        <w:pStyle xmlns:default="http://schemas.openxmlformats.org/wordprocessingml/2006/main" w:val="BodyText"/>
      </w:pPr>
      <w:r>
        <w:t>Objectives: WP1 focuses on the description of the use cases and analysis of requirements. First the use cases: Connected &amp;  Autonomous lightweight logistics for in-factor/out-factory supply chain (UC1), People and machine position awareness in production or logistics area (UC2), Application of maps in public safety case  (UC 3 )  Critical energy distribution (UC 4), Security and location awareness of persons (UC 5) , Multirouting secure awareness system for hunting and outdoors (UC 7),  Operations Control System (OCC) for drone (UC 8) and  Management of cyber physical assets (UC 9) are described. After that the requirements of the use cases are analysed both technological and value chains perspectives. Requirements will be defined for individual UCs and some of them will be transversal to all UCs. The objective is to create solid basis for the works towards development of the Sa4CPS concept in WP2, and technological solutions in the WP3-5, as well as create basis for the project demonstrations (WP6) storyline.</w:t>
      </w:r>
      <w:r>
        <w:br/>
      </w:r>
      <w:r>
        <w:t></w:t>
      </w:r>
      <w:r>
        <w:br/>
      </w:r>
      <w:r>
        <w:t>Expected results: Use cases descriptions, requirements arising from the use cases.</w:t>
      </w:r>
      <w:r>
        <w:br/>
      </w:r>
      <w:r>
        <w:t></w:t>
      </w:r>
      <w:r>
        <w:br/>
      </w:r>
      <w:r>
        <w:t>The contribution of partners to WP1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1.1 Use cases description </w:t>
      </w:r>
    </w:p>
    <w:p>
      <w:pPr>
        <w:pStyle xmlns:default="http://schemas.openxmlformats.org/wordprocessingml/2006/main" w:val="BodyText"/>
      </w:pPr>
      <w:r>
        <w:t>Contact Juhani Latvakoski</w:t>
      </w:r>
    </w:p>
    <w:p>
      <w:pPr>
        <w:pStyle xmlns:default="http://schemas.openxmlformats.org/wordprocessingml/2006/main" w:val="BodyText"/>
      </w:pPr>
      <w:r>
        <w:t>Use cases description [ISEP, all partners] (all UCs) The task will focus on planning and description of the use cases together with the use cases 1-9 groups. The descriptions of the FPP annex are taken as input, each use case its related development roles of partners, content and targets are defined and described.</w:t>
      </w:r>
    </w:p>
    <w:p>
      <w:pPr>
        <w:pStyle xmlns:default="http://schemas.openxmlformats.org/wordprocessingml/2006/main" w:val="Heading5"/>
      </w:pPr>
      <w:r>
        <w:t>1.2 Requirement analysis</w:t>
      </w:r>
    </w:p>
    <w:p>
      <w:pPr>
        <w:pStyle xmlns:default="http://schemas.openxmlformats.org/wordprocessingml/2006/main" w:val="BodyText"/>
      </w:pPr>
      <w:r>
        <w:t>Contact Juhani Latvakoski</w:t>
      </w:r>
    </w:p>
    <w:p>
      <w:pPr>
        <w:pStyle xmlns:default="http://schemas.openxmlformats.org/wordprocessingml/2006/main" w:val="BodyText"/>
      </w:pPr>
      <w:r>
        <w:t>Requirement analysis [ISEP, all partners] (all UCs) The task will focus on analysis of technological and business requirements from the use cases in their surrounding ecosystems and value chains, andtowards the targeted Sa4CPS concept.</w:t>
      </w:r>
    </w:p>
    <w:p>
      <w:pPr>
        <w:pStyle xmlns:default="http://schemas.openxmlformats.org/wordprocessingml/2006/main" w:val="Heading5"/>
      </w:pPr>
      <w:r>
        <w:t>1.3 Revised requirements</w:t>
      </w:r>
    </w:p>
    <w:p>
      <w:pPr>
        <w:pStyle xmlns:default="http://schemas.openxmlformats.org/wordprocessingml/2006/main" w:val="BodyText"/>
      </w:pPr>
      <w:r>
        <w:t>Contact Juhani Latvakoski</w:t>
      </w:r>
    </w:p>
    <w:p>
      <w:pPr>
        <w:pStyle xmlns:default="http://schemas.openxmlformats.org/wordprocessingml/2006/main" w:val="BodyText"/>
      </w:pPr>
      <w:r>
        <w:t>Revising the requirements [ISEP, all partners] (all UCs) The task will focus for revising the requirements based on the findings and evaluations from 1st and 2nd year experimental systems.</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D1.1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Use cases description (Task 1.1)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D1.2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Requirements (T1.2)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D1.3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Revised requirements (v1, v2) (T1.3)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2027</w:t>
            </w:r>
          </w:p>
        </w:tc>
      </w:tr>
    </w:tbl>
    <w:p>
      <w:pPr>
        <w:pStyle xmlns:default="http://schemas.openxmlformats.org/wordprocessingml/2006/main" w:val="Heading4withnumbering"/>
      </w:pPr>
      <w:r>
        <w:t>WP 2: Sa4CPS concept architecture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Oy - Finland (Juhani Teemu Ville Kemppainen)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Oct 2024 - Sep 2027</w:t>
            </w:r>
          </w:p>
        </w:tc>
      </w:tr>
    </w:tbl>
    <w:p>
      <w:pPr>
        <w:pStyle xmlns:default="http://schemas.openxmlformats.org/wordprocessingml/2006/main" w:val="Heading4"/>
      </w:pPr>
      <w:r>
        <w:t>Objectives and expected results</w:t>
      </w:r>
    </w:p>
    <w:p>
      <w:pPr>
        <w:pStyle xmlns:default="http://schemas.openxmlformats.org/wordprocessingml/2006/main" w:val="BodyText"/>
      </w:pPr>
      <w:r>
        <w:t>WP2 focuses on the R&amp;D of the Sa4CPS conceptual architectural level R&amp;D, interaction between technical WPs 3-5, UCs 1-9, and evaluation of results in architectural level. First, the WP focuses to identification of the requirements related to the Sa4CPS architectural concept in interaction with the WP1 and UCs 1-9. Then, architectural level analysis of technological state of the art/practise will be carried out together with preliminary drafting of the technical architectural scope. The technical architectural scope will be divided to areas covered by each technological WP3-5, and preliminary analysing the potential contribution areas of UCs 1-9 for the concept. The objective is to combine the key technological enablers developed within WP3-5, and UCs 1-9 to establish a harmonized description of the Sa4CPS concept. In parallel, the Sa4CPS conceptual architecture will be studied by means of simulations. The target is to produce such Sa4CPS concept description and publication, which combine also the main evaluation results of related to the key enablers developed within WP3-5 and UC1-9.</w:t>
      </w:r>
      <w:r>
        <w:br/>
      </w:r>
      <w:r>
        <w:t></w:t>
      </w:r>
      <w:r>
        <w:br/>
      </w:r>
      <w:r>
        <w:t>Expected results: Technological requirements for the architecture, Sa4CPs concept description and specification, and evaluation of results in architectural level.</w:t>
      </w:r>
      <w:r>
        <w:br/>
      </w:r>
      <w:r>
        <w:t></w:t>
      </w:r>
      <w:r>
        <w:br/>
      </w:r>
      <w:r>
        <w:t></w:t>
      </w:r>
      <w:r>
        <w:br/>
      </w:r>
      <w:r>
        <w:t>The contribution of partners to WP2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2.1 Technological requirements architecture</w:t>
      </w:r>
    </w:p>
    <w:p>
      <w:pPr>
        <w:pStyle xmlns:default="http://schemas.openxmlformats.org/wordprocessingml/2006/main" w:val="BodyText"/>
      </w:pPr>
      <w:r>
        <w:t>Contact Juhani Latvakoski</w:t>
      </w:r>
    </w:p>
    <w:p>
      <w:pPr>
        <w:pStyle xmlns:default="http://schemas.openxmlformats.org/wordprocessingml/2006/main" w:val="BodyText"/>
      </w:pPr>
      <w:r>
        <w:t>Technological requirements architecture [Polar, VTT, all partners] (all UCs) Identification of the requirements related to the Sa4CPS architecture concept in interaction with the task 1.2 and UCs 1-9. Analysis of technological state of the art in the areas that can be scoped to be related to the concept scope, preliminary drafting of the technical architectural scope and research items.</w:t>
      </w:r>
    </w:p>
    <w:p>
      <w:pPr>
        <w:pStyle xmlns:default="http://schemas.openxmlformats.org/wordprocessingml/2006/main" w:val="Heading5"/>
      </w:pPr>
      <w:r>
        <w:t>2.2 Sa4CPS preliminary concept description</w:t>
      </w:r>
    </w:p>
    <w:p>
      <w:pPr>
        <w:pStyle xmlns:default="http://schemas.openxmlformats.org/wordprocessingml/2006/main" w:val="BodyText"/>
      </w:pPr>
      <w:r>
        <w:t>Contact Juhani Latvakoski</w:t>
      </w:r>
    </w:p>
    <w:p>
      <w:pPr>
        <w:pStyle xmlns:default="http://schemas.openxmlformats.org/wordprocessingml/2006/main" w:val="BodyText"/>
      </w:pPr>
      <w:r>
        <w:t>Sa4CPS preliminary concept description [VTT, Polar, all partners] (all UCs) The task divides the technical architectural scope to areas covered by technological WPs 3-5 of the project, and preliminary analysing the key contribution areas of UCs 1-9. In parallel, the concept will be studied by means of simulations. The result of the task is description of the Sa4CPS concept in a preliminary way identifying the most essential elements planned to be contributed by the project technological WPs and UCs</w:t>
      </w:r>
    </w:p>
    <w:p>
      <w:pPr>
        <w:pStyle xmlns:default="http://schemas.openxmlformats.org/wordprocessingml/2006/main" w:val="Heading5"/>
      </w:pPr>
      <w:r>
        <w:t>2.3 Sa4CPS concept spesification</w:t>
      </w:r>
    </w:p>
    <w:p>
      <w:pPr>
        <w:pStyle xmlns:default="http://schemas.openxmlformats.org/wordprocessingml/2006/main" w:val="BodyText"/>
      </w:pPr>
      <w:r>
        <w:t>Contact Juhani Latvakoski</w:t>
      </w:r>
    </w:p>
    <w:p>
      <w:pPr>
        <w:pStyle xmlns:default="http://schemas.openxmlformats.org/wordprocessingml/2006/main" w:val="BodyText"/>
      </w:pPr>
      <w:r>
        <w:t>Sa4CPS concept specification [VTT, Polar, all partners] (all UCs) The task is focusing into simulation based studies and conceptual level development of the most essential elements identified so that the real content developed with technological WPs 3-5 will be here combined to establish a harmonized concept, considering the key contributions of UCs 1-9. The results of this task is the specification of the Sa4CPS concept produced together</w:t>
      </w:r>
    </w:p>
    <w:p>
      <w:pPr>
        <w:pStyle xmlns:default="http://schemas.openxmlformats.org/wordprocessingml/2006/main" w:val="Heading5"/>
      </w:pPr>
      <w:r>
        <w:t>2.4 Final Sa4CPS concept publication with evaluation results</w:t>
      </w:r>
    </w:p>
    <w:p>
      <w:pPr>
        <w:pStyle xmlns:default="http://schemas.openxmlformats.org/wordprocessingml/2006/main" w:val="BodyText"/>
      </w:pPr>
      <w:r>
        <w:t>Contact Juhani Latvakoski</w:t>
      </w:r>
    </w:p>
    <w:p>
      <w:pPr>
        <w:pStyle xmlns:default="http://schemas.openxmlformats.org/wordprocessingml/2006/main" w:val="BodyText"/>
      </w:pPr>
      <w:r>
        <w:t>Final Sa4CPS concept publication with evaluation results [VTT, Polar, all partners] (all UCs) The final Sa4CPS concept development work will combine the key technological enablers developed within WPs 3-5, and UCs 1-9 to establish a harmonized description of the Sa4CPS. The target is to produce such Sa4CPS concept description and publication, which include also the main evaluation results of related to the key enablers developed within WPs 3-5 and UCs 1-9</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D2.1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Technological requirements architecture (Task 2.1)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D2.2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Preliminary Sa4CPS concept description (Task 2.2)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Jun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D2.3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Sa4CPS concept spesification (v1, v2) (Task 2.3)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2027</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D2.4</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Sa4CPS concept with evaluation results for publication (Task 2.4)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Public</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2027</w:t>
            </w:r>
          </w:p>
        </w:tc>
      </w:tr>
    </w:tbl>
    <w:p>
      <w:pPr>
        <w:pStyle xmlns:default="http://schemas.openxmlformats.org/wordprocessingml/2006/main" w:val="Heading4withnumbering"/>
      </w:pPr>
      <w:r>
        <w:t>WP 3: Perception &amp; Comprehension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 - Czech Republic (Jiri Havlík)</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Oct 2024 - Aug 2027</w:t>
            </w:r>
          </w:p>
        </w:tc>
      </w:tr>
    </w:tbl>
    <w:p>
      <w:pPr>
        <w:pStyle xmlns:default="http://schemas.openxmlformats.org/wordprocessingml/2006/main" w:val="Heading4"/>
      </w:pPr>
      <w:r>
        <w:t>Objectives and expected results</w:t>
      </w:r>
    </w:p>
    <w:p>
      <w:pPr>
        <w:pStyle xmlns:default="http://schemas.openxmlformats.org/wordprocessingml/2006/main" w:val="BodyText"/>
      </w:pPr>
      <w:r>
        <w:t>WP3 focuses on the R&amp;D of the technical enablers for perception and comprehension to establish reasoning and understanding of the current situation.  It is estimated that information sources can be e.g. sensing the environment using sensors, cameras, available radios etc. Interaction between neighbouring computer equipped nodes and service systems in back office/clouds. Smart information processing, sensor fusions, and use of AI/machine learning systems are needed for comprehension of the situation.</w:t>
      </w:r>
      <w:r>
        <w:br/>
      </w:r>
      <w:r>
        <w:t></w:t>
      </w:r>
      <w:r>
        <w:br/>
      </w:r>
      <w:r>
        <w:t>Expected results: Technological requirements for perception and comprehension. Technical enablers for perception and comprehension required in the Sa4CPS concept. Evaluation of the developed enablers for perception and comprehension. Building up physical sensor system consisting of various sensor technology where new data acquisition and data processing mechanisms will be validated and ready for object detection and tracking to be performed in WP4.</w:t>
      </w:r>
      <w:r>
        <w:br/>
      </w:r>
      <w:r>
        <w:t></w:t>
      </w:r>
      <w:r>
        <w:br/>
      </w:r>
      <w:r>
        <w:t>The contribution of partners to WP3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3.1 Physical environment sensing</w:t>
      </w:r>
    </w:p>
    <w:p>
      <w:pPr>
        <w:pStyle xmlns:default="http://schemas.openxmlformats.org/wordprocessingml/2006/main" w:val="BodyText"/>
      </w:pPr>
      <w:r>
        <w:t>Contact Juhani Latvakoski</w:t>
      </w:r>
    </w:p>
    <w:p>
      <w:pPr>
        <w:pStyle xmlns:default="http://schemas.openxmlformats.org/wordprocessingml/2006/main" w:val="BodyText"/>
      </w:pPr>
      <w:r>
        <w:t>Physical environment sensing [Natlink, IMA, Polar, Digitalmente, CEL, ACD,   VTT, Otokar, Enerim] (all UCs) Technical requirements and R&amp;D of the sensing systems, sensors, cameras, radios etc. neighbour discovery and their deployment for exploitation of information from physical environment for situational awareness</w:t>
      </w:r>
    </w:p>
    <w:p>
      <w:pPr>
        <w:pStyle xmlns:default="http://schemas.openxmlformats.org/wordprocessingml/2006/main" w:val="Heading5"/>
      </w:pPr>
      <w:r>
        <w:t>3.2 Interaction based sensing of information context</w:t>
      </w:r>
    </w:p>
    <w:p>
      <w:pPr>
        <w:pStyle xmlns:default="http://schemas.openxmlformats.org/wordprocessingml/2006/main" w:val="BodyText"/>
      </w:pPr>
      <w:r>
        <w:t>Contact Juhani Latvakoski</w:t>
      </w:r>
    </w:p>
    <w:p>
      <w:pPr>
        <w:pStyle xmlns:default="http://schemas.openxmlformats.org/wordprocessingml/2006/main" w:val="BodyText"/>
      </w:pPr>
      <w:r>
        <w:t>Interaction based sensing of information context [Otokar, Natlink, Polar, Digitalmente, ACD,   Vintecc, VTT, Enerim] (all UCs) Technical requirements and R&amp;D of the means for Acquisition of information from a other computers nearby, information discovery, and exploitation from cloud environments of different stakeholders</w:t>
      </w:r>
    </w:p>
    <w:p>
      <w:pPr>
        <w:pStyle xmlns:default="http://schemas.openxmlformats.org/wordprocessingml/2006/main" w:val="Heading5"/>
      </w:pPr>
      <w:r>
        <w:t>3.3 Information &amp; sensor fusions</w:t>
      </w:r>
    </w:p>
    <w:p>
      <w:pPr>
        <w:pStyle xmlns:default="http://schemas.openxmlformats.org/wordprocessingml/2006/main" w:val="BodyText"/>
      </w:pPr>
      <w:r>
        <w:t>Contact Juhani Latvakoski</w:t>
      </w:r>
    </w:p>
    <w:p>
      <w:pPr>
        <w:pStyle xmlns:default="http://schemas.openxmlformats.org/wordprocessingml/2006/main" w:val="BodyText"/>
      </w:pPr>
      <w:r>
        <w:t>Information &amp; sensor fusion [Polar, Natlink, ISEP, Digitalmente, Natlink, ACD, CEL, INOVASYON,   ADLC, Vintecc, VTT, Enerim] (all UCs) Technical requirements and R&amp;D of the technical means for Smart fusion of information from various sources and sensors (sensor fusion). Algorithms and tools for enabling such processes.</w:t>
      </w:r>
    </w:p>
    <w:p>
      <w:pPr>
        <w:pStyle xmlns:default="http://schemas.openxmlformats.org/wordprocessingml/2006/main" w:val="Heading5"/>
      </w:pPr>
      <w:r>
        <w:t>3.4 Tools (inc. AI/machine learning) for comprehension</w:t>
      </w:r>
    </w:p>
    <w:p>
      <w:pPr>
        <w:pStyle xmlns:default="http://schemas.openxmlformats.org/wordprocessingml/2006/main" w:val="BodyText"/>
      </w:pPr>
      <w:r>
        <w:t>Contact Juhani Latvakoski</w:t>
      </w:r>
    </w:p>
    <w:p>
      <w:pPr>
        <w:pStyle xmlns:default="http://schemas.openxmlformats.org/wordprocessingml/2006/main" w:val="BodyText"/>
      </w:pPr>
      <w:r>
        <w:t>Modelling and Tools for comprehension [INOVASYON, CUNI, ISEP, CEL, Digitalmente, Natlink, VTT,] (all UCs) Technical requirements and R&amp;D of the technical means for Modelling and tools, e.g. AI/machine learning, for enabling smart comprehension of the specific situations in the practical targeted use cases</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D3.1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Technological requirements for perception and comprehension (T3.1-T3.4)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D3.2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Spesification of the technical enablers for perception and comprehension (T3.1-T3.4)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D3.3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Designs of the technical enablers for perception and comprehension (v1, v2) (T3.1-T3.4)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2027</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D3.4</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Final solutions and evaluations (T3.1-T3.4)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Jun 2027</w:t>
            </w:r>
          </w:p>
        </w:tc>
      </w:tr>
    </w:tbl>
    <w:p>
      <w:pPr>
        <w:pStyle xmlns:default="http://schemas.openxmlformats.org/wordprocessingml/2006/main" w:val="Heading4withnumbering"/>
      </w:pPr>
      <w:r>
        <w:t>WP 4: Status, Projections &amp; Actions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Otomotiv ve Savunma Sanayi A.Ş. - Türkiye (Gürol Çokünlü)</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Oct 2024 - Sep 2027</w:t>
            </w:r>
          </w:p>
        </w:tc>
      </w:tr>
    </w:tbl>
    <w:p>
      <w:pPr>
        <w:pStyle xmlns:default="http://schemas.openxmlformats.org/wordprocessingml/2006/main" w:val="Heading4"/>
      </w:pPr>
      <w:r>
        <w:t>Objectives and expected results</w:t>
      </w:r>
    </w:p>
    <w:p>
      <w:pPr>
        <w:pStyle xmlns:default="http://schemas.openxmlformats.org/wordprocessingml/2006/main" w:val="BodyText"/>
      </w:pPr>
      <w:r>
        <w:t>WP4 focuses on the R&amp;D of the technical enablers for management and showing the current situation, establishing views what may be happening in future, reasoning and execution of the actions for keeping the situation in control. This includes aspects of digital twins, dashboards, tracking of objects, autonomous operations, detection of unexpected events, emergencies, risk for collisions, detection of situation and reasoning of the responses required, capabilities for keeping overlapping views clear for the users by means of 3D maps and tools etc.</w:t>
      </w:r>
      <w:r>
        <w:br/>
      </w:r>
      <w:r>
        <w:t></w:t>
      </w:r>
      <w:r>
        <w:br/>
      </w:r>
      <w:r>
        <w:t>Expected results: Technological requirements for status, projections and actions. Technical enablers for status, projections and actions required in the Sa4CPS concept. Evaluation of the developed enablers for status, projections and actions.</w:t>
      </w:r>
      <w:r>
        <w:br/>
      </w:r>
      <w:r>
        <w:t></w:t>
      </w:r>
      <w:r>
        <w:br/>
      </w:r>
      <w:r>
        <w:t>The contribution of partners to WP4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4.1 Digital twins &amp; dashboards</w:t>
      </w:r>
    </w:p>
    <w:p>
      <w:pPr>
        <w:pStyle xmlns:default="http://schemas.openxmlformats.org/wordprocessingml/2006/main" w:val="BodyText"/>
      </w:pPr>
      <w:r>
        <w:t>Contact Juhani Latvakoski</w:t>
      </w:r>
    </w:p>
    <w:p>
      <w:pPr>
        <w:pStyle xmlns:default="http://schemas.openxmlformats.org/wordprocessingml/2006/main" w:val="BodyText"/>
      </w:pPr>
      <w:r>
        <w:t>Digital twins &amp; dashboards [ISEP, Digitalmente, CEL, Natlink, Port of Oulu, ACD, Inovasyon, F-Secure, ADLC, VTT, Vintecc, Otokar] (all UCs) Technical requirements and R&amp;D of the digital twins, technologies, dashboards for various purposes ex. visualizations</w:t>
      </w:r>
    </w:p>
    <w:p>
      <w:pPr>
        <w:pStyle xmlns:default="http://schemas.openxmlformats.org/wordprocessingml/2006/main" w:val="Heading5"/>
      </w:pPr>
      <w:r>
        <w:t>4.2 Positioning &amp; tracking of objects</w:t>
      </w:r>
    </w:p>
    <w:p>
      <w:pPr>
        <w:pStyle xmlns:default="http://schemas.openxmlformats.org/wordprocessingml/2006/main" w:val="BodyText"/>
      </w:pPr>
      <w:r>
        <w:t>Contact Juhani Latvakoski</w:t>
      </w:r>
    </w:p>
    <w:p>
      <w:pPr>
        <w:pStyle xmlns:default="http://schemas.openxmlformats.org/wordprocessingml/2006/main" w:val="BodyText"/>
      </w:pPr>
      <w:r>
        <w:t>Positioning &amp; tracking of objects [IMA, Polar, CEL, Natlink, Modirum Defence, Port of Oulu, ACD, Inovasyon, ADLC, VTT, Otokar] (all UCs) Technical requirements and R&amp;D of the positioning, sharing locations and tracking of mobile objects such as e.g. people, physical assets etc.</w:t>
      </w:r>
    </w:p>
    <w:p>
      <w:pPr>
        <w:pStyle xmlns:default="http://schemas.openxmlformats.org/wordprocessingml/2006/main" w:val="Heading5"/>
      </w:pPr>
      <w:r>
        <w:t>4.3 Autonomous operations</w:t>
      </w:r>
    </w:p>
    <w:p>
      <w:pPr>
        <w:pStyle xmlns:default="http://schemas.openxmlformats.org/wordprocessingml/2006/main" w:val="BodyText"/>
      </w:pPr>
      <w:r>
        <w:t>Contact Juhani Latvakoski</w:t>
      </w:r>
    </w:p>
    <w:p>
      <w:pPr>
        <w:pStyle xmlns:default="http://schemas.openxmlformats.org/wordprocessingml/2006/main" w:val="BodyText"/>
      </w:pPr>
      <w:r>
        <w:t>Autonomous operations [Polar, ISEP, Digitalmente, CEL, Natlink, Modirum Defence, Port of Oulu, ACD, Inovasyon, , VTT, Otokar] (all UCs) Technical requirements and R&amp;D of the Autonomous operations required to happen locally in real-time or near real-time manner</w:t>
      </w:r>
    </w:p>
    <w:p>
      <w:pPr>
        <w:pStyle xmlns:default="http://schemas.openxmlformats.org/wordprocessingml/2006/main" w:val="Heading5"/>
      </w:pPr>
      <w:r>
        <w:t>4.4 Detection and response</w:t>
      </w:r>
    </w:p>
    <w:p>
      <w:pPr>
        <w:pStyle xmlns:default="http://schemas.openxmlformats.org/wordprocessingml/2006/main" w:val="BodyText"/>
      </w:pPr>
      <w:r>
        <w:t>Contact Juhani Latvakoski</w:t>
      </w:r>
    </w:p>
    <w:p>
      <w:pPr>
        <w:pStyle xmlns:default="http://schemas.openxmlformats.org/wordprocessingml/2006/main" w:val="BodyText"/>
      </w:pPr>
      <w:r>
        <w:t>Detection and responses [CUNI, Polar, ISEP, CEL, Natlink, Modirum Defence, Port of Oulu, ACD, Inovasyon, F-Secure, ADLC, VTT,  Otokar, Enerim ] (all UCs) Technical requirements and R&amp;D of the means for detection of situation (normal &amp; ex. emergencies), decision making and reasoning and making responses with actions to keep the situation in control/moving towards the targeted situation</w:t>
      </w:r>
    </w:p>
    <w:p>
      <w:pPr>
        <w:pStyle xmlns:default="http://schemas.openxmlformats.org/wordprocessingml/2006/main" w:val="Heading5"/>
      </w:pPr>
      <w:r>
        <w:t>4.5 Real-time deep 3D maps &amp; tools</w:t>
      </w:r>
    </w:p>
    <w:p>
      <w:pPr>
        <w:pStyle xmlns:default="http://schemas.openxmlformats.org/wordprocessingml/2006/main" w:val="BodyText"/>
      </w:pPr>
      <w:r>
        <w:t>Contact Juhani Latvakoski</w:t>
      </w:r>
    </w:p>
    <w:p>
      <w:pPr>
        <w:pStyle xmlns:default="http://schemas.openxmlformats.org/wordprocessingml/2006/main" w:val="BodyText"/>
      </w:pPr>
      <w:r>
        <w:t>Real-time deep 3D maps &amp; tools [Modirum Defence, Natlink, Port of Oulu, VTT, Vintecc, Otokar ] (all UCs) Technical requirements and R&amp;D of the means for Real-time deep 3DP maps &amp; tools</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D4.1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Technological requirements for status, projections and actions (T4.1-T4.5)</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D4.2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Specsification of the technical enablers for status, projections and actions (T4.1-T4.5)</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D4.3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Designs of the technical enablers for status, projections and actions</w:t>
            </w:r>
            <w:r>
              <w:rPr>
                <w:sz xmlns:default="http://schemas.openxmlformats.org/wordprocessingml/2006/main" w:val="20"/>
              </w:rPr>
              <w:br/>
            </w:r>
            <w:r>
              <w:rPr>
                <w:sz xmlns:default="http://schemas.openxmlformats.org/wordprocessingml/2006/main" w:val="20"/>
              </w:rPr>
              <w:t>v1, v2 (T4.1-T4.5)</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2027</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D4.4</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Final solutions and evaluations of the technical enablers for status, projections and actions</w:t>
            </w:r>
            <w:r>
              <w:rPr>
                <w:sz xmlns:default="http://schemas.openxmlformats.org/wordprocessingml/2006/main" w:val="20"/>
              </w:rPr>
              <w:br/>
            </w:r>
            <w:r>
              <w:rPr>
                <w:sz xmlns:default="http://schemas.openxmlformats.org/wordprocessingml/2006/main" w:val="20"/>
              </w:rPr>
              <w:t>(T4.1-T4.5)</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Jun 2027</w:t>
            </w:r>
          </w:p>
        </w:tc>
      </w:tr>
    </w:tbl>
    <w:p>
      <w:pPr>
        <w:pStyle xmlns:default="http://schemas.openxmlformats.org/wordprocessingml/2006/main" w:val="Heading4withnumbering"/>
      </w:pPr>
      <w:r>
        <w:t>WP 5: Trust, security &amp; privacy for resilience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Corporation - Finland (Sini Olkanen)</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Oct 2024 - Sep 2027</w:t>
            </w:r>
          </w:p>
        </w:tc>
      </w:tr>
    </w:tbl>
    <w:p>
      <w:pPr>
        <w:pStyle xmlns:default="http://schemas.openxmlformats.org/wordprocessingml/2006/main" w:val="Heading4"/>
      </w:pPr>
      <w:r>
        <w:t>Objectives and expected results</w:t>
      </w:r>
    </w:p>
    <w:p>
      <w:pPr>
        <w:pStyle xmlns:default="http://schemas.openxmlformats.org/wordprocessingml/2006/main" w:val="BodyText"/>
      </w:pPr>
      <w:r>
        <w:t>WP5 starts by analysing the risks, challenges and technical requirements for trust, security and privacy in the UCs. And then primarily focuses to R&amp;D of the technical enablers for digital trust, security and privacy for increasing reliability of the situational awareness for the devices, people and digital twins. This includes aspects of identification of objects, owners &amp; stakeholders, verification, access control, secure information spaces, sharing and overlayed routing, zero trust services and applications with distributed ledger technologies (DLT), and sensing security situation. Work package 5 analyzes digital trust, security and privacy risks, challenges and technical requirements in use cases. In addition, a digital one is made trust, security and privacy technical enablers research and development in order to grow reliability of situational awareness.</w:t>
      </w:r>
      <w:r>
        <w:br/>
      </w:r>
      <w:r>
        <w:t></w:t>
      </w:r>
      <w:r>
        <w:br/>
      </w:r>
      <w:r>
        <w:t>Expected results: Technological requirements for trust, security and privacy for situational awareness. Technical enablers for trust, security and privacy required in the Sa4CPS concept. Evaluation of the developed enablers for trust, security and privacy.</w:t>
      </w:r>
      <w:r>
        <w:br/>
      </w:r>
      <w:r>
        <w:t></w:t>
      </w:r>
      <w:r>
        <w:br/>
      </w:r>
      <w:r>
        <w:t>The contribution of partners to WP5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5.1 Identification, verification &amp; access control</w:t>
      </w:r>
    </w:p>
    <w:p>
      <w:pPr>
        <w:pStyle xmlns:default="http://schemas.openxmlformats.org/wordprocessingml/2006/main" w:val="BodyText"/>
      </w:pPr>
      <w:r>
        <w:t>Contact Juhani Latvakoski</w:t>
      </w:r>
    </w:p>
    <w:p>
      <w:pPr>
        <w:pStyle xmlns:default="http://schemas.openxmlformats.org/wordprocessingml/2006/main" w:val="BodyText"/>
      </w:pPr>
      <w:r>
        <w:t>Identification, verification &amp; access control [Polar, ISEP, Digitalmente, CEL, Natlink, ACD, , ADLC, VTT, Sirris, Vintecc, Otokar, Enerim, ] (all UCs) Technical requirements and R&amp;D of the enablers and means for identification, verification and access control</w:t>
      </w:r>
    </w:p>
    <w:p>
      <w:pPr>
        <w:pStyle xmlns:default="http://schemas.openxmlformats.org/wordprocessingml/2006/main" w:val="Heading5"/>
      </w:pPr>
      <w:r>
        <w:t>5.2 Secure information spaces, sharing &amp; routing</w:t>
      </w:r>
    </w:p>
    <w:p>
      <w:pPr>
        <w:pStyle xmlns:default="http://schemas.openxmlformats.org/wordprocessingml/2006/main" w:val="BodyText"/>
      </w:pPr>
      <w:r>
        <w:t>Contact Juhani Latvakoski</w:t>
      </w:r>
    </w:p>
    <w:p>
      <w:pPr>
        <w:pStyle xmlns:default="http://schemas.openxmlformats.org/wordprocessingml/2006/main" w:val="BodyText"/>
      </w:pPr>
      <w:r>
        <w:t>Secure information spaces, sharing &amp; overlayed routing [ISEP, Digitalmente, CEL, Natlink, ACD, , ADLC, VTT, Sirris, Vintecc, Otokar, Enerim,, ] (all UCs) Technical requirements and R&amp;D of the enablers and means for secure information spaces, sharing and overlayed routing</w:t>
      </w:r>
    </w:p>
    <w:p>
      <w:pPr>
        <w:pStyle xmlns:default="http://schemas.openxmlformats.org/wordprocessingml/2006/main" w:val="Heading5"/>
      </w:pPr>
      <w:r>
        <w:t>5.3 Zero Trust services with DLT infrastructures</w:t>
      </w:r>
    </w:p>
    <w:p>
      <w:pPr>
        <w:pStyle xmlns:default="http://schemas.openxmlformats.org/wordprocessingml/2006/main" w:val="BodyText"/>
      </w:pPr>
      <w:r>
        <w:t>Contact Juhani Latvakoski</w:t>
      </w:r>
    </w:p>
    <w:p>
      <w:pPr>
        <w:pStyle xmlns:default="http://schemas.openxmlformats.org/wordprocessingml/2006/main" w:val="BodyText"/>
      </w:pPr>
      <w:r>
        <w:t>Zero trust services and applications with DLT infrastructures [Èrarge, ISEP, Digitalmente, CEL, Natlink, ACD, , ADLC, VTT, Otokar, Enerim, ] (all UCs) Technical requirements and R&amp;D of the enablers and means for zero trust services and applications with DLT infrastructures</w:t>
      </w:r>
    </w:p>
    <w:p>
      <w:pPr>
        <w:pStyle xmlns:default="http://schemas.openxmlformats.org/wordprocessingml/2006/main" w:val="Heading5"/>
      </w:pPr>
      <w:r>
        <w:t>5.4 Sensing of security situation</w:t>
      </w:r>
    </w:p>
    <w:p>
      <w:pPr>
        <w:pStyle xmlns:default="http://schemas.openxmlformats.org/wordprocessingml/2006/main" w:val="BodyText"/>
      </w:pPr>
      <w:r>
        <w:t>Contact Juhani Latvakoski</w:t>
      </w:r>
    </w:p>
    <w:p>
      <w:pPr>
        <w:pStyle xmlns:default="http://schemas.openxmlformats.org/wordprocessingml/2006/main" w:val="BodyText"/>
      </w:pPr>
      <w:r>
        <w:t>Sensing of security situation [F-Secure, Polar, ISEP, Digitalmente, CEL, Natlink, ACD, , ADLC, VTT, Otokar, Enerim,] (all UCs) Technical requirements and R&amp;D of the enablers and means for sensing of the security situation</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D5.1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Risks, challenges and technological requirements for trust, security, and privacy in the UCs</w:t>
            </w:r>
            <w:r>
              <w:rPr>
                <w:sz xmlns:default="http://schemas.openxmlformats.org/wordprocessingml/2006/main" w:val="20"/>
              </w:rPr>
              <w:br/>
            </w:r>
            <w:r>
              <w:rPr>
                <w:sz xmlns:default="http://schemas.openxmlformats.org/wordprocessingml/2006/main" w:val="20"/>
              </w:rPr>
              <w:t>(T5.1-4)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D5.2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Specification of the technical enablers for trust, security, and privacy</w:t>
            </w:r>
            <w:r>
              <w:rPr>
                <w:sz xmlns:default="http://schemas.openxmlformats.org/wordprocessingml/2006/main" w:val="20"/>
              </w:rPr>
              <w:br/>
            </w:r>
            <w:r>
              <w:rPr>
                <w:sz xmlns:default="http://schemas.openxmlformats.org/wordprocessingml/2006/main" w:val="20"/>
              </w:rPr>
              <w:t>(T5.1-4)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Jan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D5.3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Designs of the technical enablers for trust, security, and privacy (v1, v2)</w:t>
            </w:r>
            <w:r>
              <w:rPr>
                <w:sz xmlns:default="http://schemas.openxmlformats.org/wordprocessingml/2006/main" w:val="20"/>
              </w:rPr>
              <w:br/>
            </w:r>
            <w:r>
              <w:rPr>
                <w:sz xmlns:default="http://schemas.openxmlformats.org/wordprocessingml/2006/main" w:val="20"/>
              </w:rPr>
              <w:t>(T5.1-4)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2027</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D5.4</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Final solutions and evaluations of the technical enablers for trust, security, and privacy</w:t>
            </w:r>
            <w:r>
              <w:rPr>
                <w:sz xmlns:default="http://schemas.openxmlformats.org/wordprocessingml/2006/main" w:val="20"/>
              </w:rPr>
              <w:br/>
            </w:r>
            <w:r>
              <w:rPr>
                <w:sz xmlns:default="http://schemas.openxmlformats.org/wordprocessingml/2006/main" w:val="20"/>
              </w:rPr>
              <w:t>(T5.1-4)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Jun 2027</w:t>
            </w:r>
          </w:p>
        </w:tc>
      </w:tr>
    </w:tbl>
    <w:p>
      <w:pPr>
        <w:pStyle xmlns:default="http://schemas.openxmlformats.org/wordprocessingml/2006/main" w:val="Heading4withnumbering"/>
      </w:pPr>
      <w:r>
        <w:t>WP 6: Experiments and validation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 - Türkiye (Ali Kafali)</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Oct 2024 - Sep 2027</w:t>
            </w:r>
          </w:p>
        </w:tc>
      </w:tr>
    </w:tbl>
    <w:p>
      <w:pPr>
        <w:pStyle xmlns:default="http://schemas.openxmlformats.org/wordprocessingml/2006/main" w:val="Heading4"/>
      </w:pPr>
      <w:r>
        <w:t>Objectives and expected results</w:t>
      </w:r>
    </w:p>
    <w:p>
      <w:pPr>
        <w:pStyle xmlns:default="http://schemas.openxmlformats.org/wordprocessingml/2006/main" w:val="BodyText"/>
      </w:pPr>
      <w:r>
        <w:t>WP6 focuses on the development of the experimental systems and demonstrations for validation of the Sa4CPs concept and its key enablers. It is assumed that the basis of the development is defined in the WP1-2, and the solutions to be evaluated are mainly developed in the context of the WPs 3-5, which means that this WP requires interactions with all of them in use cases level. The work starts by focusing on UC/technology demonstrations during the 1st iteration of the project. In the 2nd iteration the focus is on UC demonstrations and showing selected items of technical enablers in operation. The final iteration focuses for evaluating the Sa4CPs concept according to the UC roles in pilot environment(s) with sensible level of integration.</w:t>
      </w:r>
      <w:r>
        <w:br/>
      </w:r>
      <w:r>
        <w:t></w:t>
      </w:r>
      <w:r>
        <w:br/>
      </w:r>
      <w:r>
        <w:t>Expected results: UC/technology demonstrations, UC demonstrations, and final demonstrations for showing the key enablers of the SA4CPs concept in operation.</w:t>
      </w:r>
      <w:r>
        <w:br/>
      </w:r>
      <w:r>
        <w:t></w:t>
      </w:r>
      <w:r>
        <w:br/>
      </w:r>
      <w:r>
        <w:t>The contribution of partners to WP6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6.1 1st project year experiment development and demonstrations</w:t>
      </w:r>
    </w:p>
    <w:p>
      <w:pPr>
        <w:pStyle xmlns:default="http://schemas.openxmlformats.org/wordprocessingml/2006/main" w:val="BodyText"/>
      </w:pPr>
      <w:r>
        <w:t>Contact Juhani Latvakoski</w:t>
      </w:r>
    </w:p>
    <w:p>
      <w:pPr>
        <w:pStyle xmlns:default="http://schemas.openxmlformats.org/wordprocessingml/2006/main" w:val="BodyText"/>
      </w:pPr>
      <w:r>
        <w:t>1st project year experiment development and demonstrations [all partners] (all UCs) The task focuses on the development of the 1st project year experiments and demonstrations. This task has a subtask for each UC of the project (Task 6.1.UC ).</w:t>
      </w:r>
    </w:p>
    <w:p>
      <w:pPr>
        <w:pStyle xmlns:default="http://schemas.openxmlformats.org/wordprocessingml/2006/main" w:val="Heading5"/>
      </w:pPr>
      <w:r>
        <w:t>6.2 2nd project year experiments and demonstrations</w:t>
      </w:r>
    </w:p>
    <w:p>
      <w:pPr>
        <w:pStyle xmlns:default="http://schemas.openxmlformats.org/wordprocessingml/2006/main" w:val="BodyText"/>
      </w:pPr>
      <w:r>
        <w:t>Contact Juhani Latvakoski</w:t>
      </w:r>
    </w:p>
    <w:p>
      <w:pPr>
        <w:pStyle xmlns:default="http://schemas.openxmlformats.org/wordprocessingml/2006/main" w:val="BodyText"/>
      </w:pPr>
      <w:r>
        <w:t>2nd project year experiment development and demonstrations [all partners] (all UCs) The task focuses on the development of the 2nd project year experiments and demonstrations. This task has a subtask for each UC of the project (Task 6.2UC ).</w:t>
      </w:r>
    </w:p>
    <w:p>
      <w:pPr>
        <w:pStyle xmlns:default="http://schemas.openxmlformats.org/wordprocessingml/2006/main" w:val="Heading5"/>
      </w:pPr>
      <w:r>
        <w:t>6.3 Final experimental systems</w:t>
      </w:r>
    </w:p>
    <w:p>
      <w:pPr>
        <w:pStyle xmlns:default="http://schemas.openxmlformats.org/wordprocessingml/2006/main" w:val="BodyText"/>
      </w:pPr>
      <w:r>
        <w:t>Contact Juhani Latvakoski</w:t>
      </w:r>
    </w:p>
    <w:p>
      <w:pPr>
        <w:pStyle xmlns:default="http://schemas.openxmlformats.org/wordprocessingml/2006/main" w:val="BodyText"/>
      </w:pPr>
      <w:r>
        <w:t>Final experimental systems [all partners] (all UCs) The task focuses on the development of the final experiments and demonstrations to show the Sa4CPs concept enablers in operation</w:t>
      </w:r>
    </w:p>
    <w:p>
      <w:pPr>
        <w:pStyle xmlns:default="http://schemas.openxmlformats.org/wordprocessingml/2006/main" w:val="Heading5"/>
      </w:pPr>
      <w:r>
        <w:t>6.4 Evaluation</w:t>
      </w:r>
    </w:p>
    <w:p>
      <w:pPr>
        <w:pStyle xmlns:default="http://schemas.openxmlformats.org/wordprocessingml/2006/main" w:val="BodyText"/>
      </w:pPr>
      <w:r>
        <w:t>Contact Juhani Latvakoski</w:t>
      </w:r>
    </w:p>
    <w:p>
      <w:pPr>
        <w:pStyle xmlns:default="http://schemas.openxmlformats.org/wordprocessingml/2006/main" w:val="BodyText"/>
      </w:pPr>
      <w:r>
        <w:t>Evaluation of results [all partners] (all UCs) This task focuses on documentation of the evaluation results from experiments and demonstrations</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D6.1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Plan and descriptions of the 1st year experiments and demonstrations</w:t>
            </w:r>
            <w:r>
              <w:rPr>
                <w:sz xmlns:default="http://schemas.openxmlformats.org/wordprocessingml/2006/main" w:val="20"/>
              </w:rPr>
              <w:br/>
            </w:r>
            <w:r>
              <w:rPr>
                <w:sz xmlns:default="http://schemas.openxmlformats.org/wordprocessingml/2006/main" w:val="20"/>
              </w:rPr>
              <w:t>(T6.1)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Jun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D6.2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Other</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1st year experiments and demonstrations</w:t>
            </w:r>
            <w:r>
              <w:rPr>
                <w:sz xmlns:default="http://schemas.openxmlformats.org/wordprocessingml/2006/main" w:val="20"/>
              </w:rPr>
              <w:br/>
            </w:r>
            <w:r>
              <w:rPr>
                <w:sz xmlns:default="http://schemas.openxmlformats.org/wordprocessingml/2006/main" w:val="20"/>
              </w:rPr>
              <w:t>(T6.1)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D6.3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Plan and descriptions of the 2nd year experiments and demonstrations</w:t>
            </w:r>
            <w:r>
              <w:rPr>
                <w:sz xmlns:default="http://schemas.openxmlformats.org/wordprocessingml/2006/main" w:val="20"/>
              </w:rPr>
              <w:br/>
            </w:r>
            <w:r>
              <w:rPr>
                <w:sz xmlns:default="http://schemas.openxmlformats.org/wordprocessingml/2006/main" w:val="20"/>
              </w:rPr>
              <w:t>(T6.2)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May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D6.4</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Other</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2nd year experiments and demonstrations</w:t>
            </w:r>
            <w:r>
              <w:rPr>
                <w:sz xmlns:default="http://schemas.openxmlformats.org/wordprocessingml/2006/main" w:val="20"/>
              </w:rPr>
              <w:br/>
            </w:r>
            <w:r>
              <w:rPr>
                <w:sz xmlns:default="http://schemas.openxmlformats.org/wordprocessingml/2006/main" w:val="20"/>
              </w:rPr>
              <w:t>(T6.2)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D6.5</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Plan and descriptions of the final experiments and demonstrations</w:t>
            </w:r>
            <w:r>
              <w:rPr>
                <w:sz xmlns:default="http://schemas.openxmlformats.org/wordprocessingml/2006/main" w:val="20"/>
              </w:rPr>
              <w:br/>
            </w:r>
            <w:r>
              <w:rPr>
                <w:sz xmlns:default="http://schemas.openxmlformats.org/wordprocessingml/2006/main" w:val="20"/>
              </w:rPr>
              <w:t>(T6.3-4)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Apr 2027</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D6.6</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Other</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Final experiments and demonstrations</w:t>
            </w:r>
            <w:r>
              <w:rPr>
                <w:sz xmlns:default="http://schemas.openxmlformats.org/wordprocessingml/2006/main" w:val="20"/>
              </w:rPr>
              <w:br/>
            </w:r>
            <w:r>
              <w:rPr>
                <w:sz xmlns:default="http://schemas.openxmlformats.org/wordprocessingml/2006/main" w:val="20"/>
              </w:rPr>
              <w:t>(T6.3-4)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2027</w:t>
            </w:r>
          </w:p>
        </w:tc>
      </w:tr>
    </w:tbl>
    <w:p>
      <w:pPr>
        <w:pStyle xmlns:default="http://schemas.openxmlformats.org/wordprocessingml/2006/main" w:val="Heading4withnumbering"/>
      </w:pPr>
      <w:r>
        <w:t>WP 7: Dissemination, Exploitation and Leadership</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Leadership</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 - Finland (Juhani Latvakoski)</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Work package duration</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Mar 2024 - Sep 2027</w:t>
            </w:r>
          </w:p>
        </w:tc>
      </w:tr>
    </w:tbl>
    <w:p>
      <w:pPr>
        <w:pStyle xmlns:default="http://schemas.openxmlformats.org/wordprocessingml/2006/main" w:val="Heading4"/>
      </w:pPr>
      <w:r>
        <w:t>Objectives and expected results</w:t>
      </w:r>
    </w:p>
    <w:p>
      <w:pPr>
        <w:pStyle xmlns:default="http://schemas.openxmlformats.org/wordprocessingml/2006/main" w:val="BodyText"/>
      </w:pPr>
      <w:r>
        <w:t>WP7 focuses on the dissemination, exploitation and leadership of the project. This includes e.g. the following aspects: publications and presentations of results in academic, industrial and customer forums, exploitation of achieved results for increasing revenues of partners in various ways, all the activities required in administrative and technocal leadership of the project in national and Sa4CPs consortia level. </w:t>
      </w:r>
      <w:r>
        <w:br/>
      </w:r>
      <w:r>
        <w:t></w:t>
      </w:r>
      <w:r>
        <w:br/>
      </w:r>
      <w:r>
        <w:t>Expected results: Publications and presentations, exploitation related achievements, overall progress (meetings etc.) and achieving the project results both in technical and administrative sense together with the consortium.</w:t>
      </w:r>
      <w:r>
        <w:br/>
      </w:r>
      <w:r>
        <w:t></w:t>
      </w:r>
      <w:r>
        <w:br/>
      </w:r>
      <w:r>
        <w:t></w:t>
      </w:r>
      <w:r>
        <w:br/>
      </w:r>
      <w:r>
        <w:t>The contribution of partners to WP7 are described in the Annex E of the FPP.</w:t>
      </w:r>
    </w:p>
    <w:p>
      <w:pPr>
        <w:pStyle xmlns:default="http://schemas.openxmlformats.org/wordprocessingml/2006/main" w:val="Heading4"/>
      </w:pPr>
      <w:r>
        <w:t>Task descriptions</w:t>
      </w:r>
    </w:p>
    <w:p>
      <w:pPr>
        <w:pStyle xmlns:default="http://schemas.openxmlformats.org/wordprocessingml/2006/main" w:val="Heading5"/>
      </w:pPr>
      <w:r>
        <w:t>7.1 Dissemination</w:t>
      </w:r>
    </w:p>
    <w:p>
      <w:pPr>
        <w:pStyle xmlns:default="http://schemas.openxmlformats.org/wordprocessingml/2006/main" w:val="BodyText"/>
      </w:pPr>
      <w:r>
        <w:t>Contact Juhani Latvakoski</w:t>
      </w:r>
    </w:p>
    <w:p>
      <w:pPr>
        <w:pStyle xmlns:default="http://schemas.openxmlformats.org/wordprocessingml/2006/main" w:val="BodyText"/>
      </w:pPr>
      <w:r>
        <w:t>Dissemination [VTT, all partners] (all UCs) This tasks includes development of publications and presentations of results in academic, industrial and customer forums</w:t>
      </w:r>
    </w:p>
    <w:p>
      <w:pPr>
        <w:pStyle xmlns:default="http://schemas.openxmlformats.org/wordprocessingml/2006/main" w:val="Heading5"/>
      </w:pPr>
      <w:r>
        <w:t>7.2 Exploitation</w:t>
      </w:r>
    </w:p>
    <w:p>
      <w:pPr>
        <w:pStyle xmlns:default="http://schemas.openxmlformats.org/wordprocessingml/2006/main" w:val="BodyText"/>
      </w:pPr>
      <w:r>
        <w:t>Contact Juhani Latvakoski</w:t>
      </w:r>
    </w:p>
    <w:p>
      <w:pPr>
        <w:pStyle xmlns:default="http://schemas.openxmlformats.org/wordprocessingml/2006/main" w:val="BodyText"/>
      </w:pPr>
      <w:r>
        <w:t>Exploitation [VTT, all partners] (all UCs) This tasks includes actions required for exploitation related achievements</w:t>
      </w:r>
    </w:p>
    <w:p>
      <w:pPr>
        <w:pStyle xmlns:default="http://schemas.openxmlformats.org/wordprocessingml/2006/main" w:val="Heading5"/>
      </w:pPr>
      <w:r>
        <w:t>7.3 Leadership</w:t>
      </w:r>
    </w:p>
    <w:p>
      <w:pPr>
        <w:pStyle xmlns:default="http://schemas.openxmlformats.org/wordprocessingml/2006/main" w:val="BodyText"/>
      </w:pPr>
      <w:r>
        <w:t>Contact Juhani Latvakoski</w:t>
      </w:r>
    </w:p>
    <w:p>
      <w:pPr>
        <w:pStyle xmlns:default="http://schemas.openxmlformats.org/wordprocessingml/2006/main" w:val="BodyText"/>
      </w:pPr>
      <w:r>
        <w:t>Leadership [VTT, WP leaders, UC leaders, all partners] (all UCs) This task includes overall progress (plenary meetings etc.) and leadership actions required for achieving the project results both in technical and administrative sense together with the consortium</w:t>
      </w:r>
    </w:p>
    <w:p>
      <w:pPr>
        <w:pStyle xmlns:default="http://schemas.openxmlformats.org/wordprocessingml/2006/main" w:val="Heading4"/>
      </w:pPr>
      <w:r>
        <w:t>Deliverables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000"/>
        <w:gridCol xmlns:default="http://schemas.openxmlformats.org/wordprocessingml/2006/main" w:w="1000"/>
        <w:gridCol xmlns:default="http://schemas.openxmlformats.org/wordprocessingml/2006/main" w:w="4500"/>
        <w:gridCol xmlns:default="http://schemas.openxmlformats.org/wordprocessingml/2006/main" w:w="1500"/>
        <w:gridCol xmlns:default="http://schemas.openxmlformats.org/wordprocessingml/2006/main" w:w="1000"/>
      </w:tblGrid>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Id</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Access</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Month due</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D7.1</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Plan for the dissemination and exploitation of partner</w:t>
            </w:r>
            <w:r>
              <w:rPr>
                <w:sz xmlns:default="http://schemas.openxmlformats.org/wordprocessingml/2006/main" w:val="20"/>
              </w:rPr>
              <w:br/>
            </w:r>
            <w:r>
              <w:rPr>
                <w:sz xmlns:default="http://schemas.openxmlformats.org/wordprocessingml/2006/main" w:val="20"/>
              </w:rPr>
              <w:t>(T7.1-2)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D7.2</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Presentation of project and achievements in the 1st project review</w:t>
            </w:r>
            <w:r>
              <w:rPr>
                <w:sz xmlns:default="http://schemas.openxmlformats.org/wordprocessingml/2006/main" w:val="20"/>
              </w:rPr>
              <w:br/>
            </w:r>
            <w:r>
              <w:rPr>
                <w:sz xmlns:default="http://schemas.openxmlformats.org/wordprocessingml/2006/main" w:val="20"/>
              </w:rPr>
              <w:t>(T7.3)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2025</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D7.3</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Presentation of dissemination and exploitation related achievements</w:t>
            </w:r>
            <w:r>
              <w:rPr>
                <w:sz xmlns:default="http://schemas.openxmlformats.org/wordprocessingml/2006/main" w:val="20"/>
              </w:rPr>
              <w:br/>
            </w:r>
            <w:r>
              <w:rPr>
                <w:sz xmlns:default="http://schemas.openxmlformats.org/wordprocessingml/2006/main" w:val="20"/>
              </w:rPr>
              <w:t>(T7.1-2)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D7.4</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Presentation of project and achievements in the 2nd project review</w:t>
            </w:r>
            <w:r>
              <w:rPr>
                <w:sz xmlns:default="http://schemas.openxmlformats.org/wordprocessingml/2006/main" w:val="20"/>
              </w:rPr>
              <w:br/>
            </w:r>
            <w:r>
              <w:rPr>
                <w:sz xmlns:default="http://schemas.openxmlformats.org/wordprocessingml/2006/main" w:val="20"/>
              </w:rPr>
              <w:t>(T7.3)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2026</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D7.5</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Presentation of dissemination and exploitation related achievements</w:t>
            </w:r>
            <w:r>
              <w:rPr>
                <w:sz xmlns:default="http://schemas.openxmlformats.org/wordprocessingml/2006/main" w:val="20"/>
              </w:rPr>
              <w:br/>
            </w:r>
            <w:r>
              <w:rPr>
                <w:sz xmlns:default="http://schemas.openxmlformats.org/wordprocessingml/2006/main" w:val="20"/>
              </w:rPr>
              <w:t>(T7.1-2)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2027</w:t>
            </w:r>
          </w:p>
        </w:tc>
      </w:tr>
      <w:tr xmlns:default="http://schemas.openxmlformats.org/wordprocessingml/2006/main" w:rsidR="00C028CE" w:rsidTr="00436B50">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D7.6</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Document</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Presentations of project achievements in the final project review</w:t>
            </w:r>
            <w:r>
              <w:rPr>
                <w:sz xmlns:default="http://schemas.openxmlformats.org/wordprocessingml/2006/main" w:val="20"/>
              </w:rPr>
              <w:br/>
            </w:r>
            <w:r>
              <w:rPr>
                <w:sz xmlns:default="http://schemas.openxmlformats.org/wordprocessingml/2006/main" w:val="20"/>
              </w:rPr>
              <w:t>(T7.3)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Confidential</w:t>
            </w:r>
          </w:p>
        </w:tc>
        <w:tc>
          <w:tcPr>
            <w:tcW xmlns:default="http://schemas.openxmlformats.org/wordprocessingml/2006/main" w:w="1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Sep 2027</w:t>
            </w:r>
          </w:p>
        </w:tc>
      </w:tr>
    </w:tbl>
    <w:p w14:paraId="1E496339" w14:textId="77777777" w:rsidR="009C456A" w:rsidRPr="007041CA" w:rsidRDefault="009C456A" w:rsidP="009C456A">
      <w:pPr>
        <w:pStyle w:val="BodyText"/>
      </w:pPr>
    </w:p>
    <w:p w14:paraId="7049E8FA" w14:textId="77777777" w:rsidR="009C456A" w:rsidRPr="007041CA" w:rsidRDefault="009C456A" w:rsidP="009C456A">
      <w:pPr>
        <w:pStyle w:val="BodyText"/>
      </w:pPr>
    </w:p>
    <w:p w14:paraId="5E7BC52B" w14:textId="77777777" w:rsidR="009C456A" w:rsidRPr="007041CA" w:rsidRDefault="009C456A" w:rsidP="009C456A">
      <w:pPr>
        <w:pStyle w:val="BodyText"/>
      </w:pPr>
    </w:p>
    <w:p w14:paraId="4D47DBDC" w14:textId="77777777" w:rsidR="009C456A" w:rsidRPr="007041CA" w:rsidRDefault="009C456A" w:rsidP="009C456A">
      <w:pPr>
        <w:pStyle w:val="BodyText"/>
      </w:pPr>
    </w:p>
    <w:p w14:paraId="58CA6D93" w14:textId="77777777" w:rsidR="009C456A" w:rsidRPr="007C79F1" w:rsidRDefault="009C456A" w:rsidP="009C456A">
      <w:pPr>
        <w:pStyle w:val="BodyText"/>
        <w:rPr>
          <w:lang w:eastAsia="en-US"/>
        </w:rPr>
      </w:pPr>
    </w:p>
    <w:p w14:paraId="68DA7465" w14:textId="77777777" w:rsidR="009C456A" w:rsidRPr="009A49D9" w:rsidRDefault="009C456A" w:rsidP="009C456A">
      <w:pPr>
        <w:pStyle w:val="BodyText"/>
        <w:rPr>
          <w:lang w:eastAsia="en-US"/>
        </w:rPr>
      </w:pPr>
      <w:r w:rsidRPr="007C79F1">
        <w:rPr>
          <w:lang w:eastAsia="en-US"/>
        </w:rPr>
        <w:br w:type="page"/>
      </w:r>
    </w:p>
    <w:p w14:paraId="47EC7B11" w14:textId="2A3607A9" w:rsidR="009C456A" w:rsidRPr="009C456A" w:rsidRDefault="009C456A" w:rsidP="009C456A">
      <w:pPr>
        <w:rPr>
          <w:lang w:eastAsia="en-US"/>
        </w:rPr>
        <w:sectPr w:rsidR="009C456A" w:rsidRPr="009C456A" w:rsidSect="00282B8D">
          <w:pgSz w:w="11906" w:h="16838"/>
          <w:pgMar w:top="2371" w:right="1418" w:bottom="851" w:left="1418" w:header="567" w:footer="227" w:gutter="0"/>
          <w:cols w:space="708"/>
          <w:titlePg/>
          <w:docGrid w:linePitch="360"/>
        </w:sectPr>
      </w:pPr>
    </w:p>
    <w:p w14:paraId="2B750DD7" w14:textId="27492DAE" w:rsidR="00184B2C" w:rsidRPr="009A49D9" w:rsidRDefault="00682665" w:rsidP="00C81F2A">
      <w:pPr>
        <w:pStyle w:val="Heading2withnumbering"/>
      </w:pPr>
      <w:bookmarkStart w:id="1029" w:name="_Toc122018251"/>
      <w:r w:rsidRPr="009A49D9">
        <w:lastRenderedPageBreak/>
        <w:t>Partner descriptions</w:t>
      </w:r>
      <w:bookmarkEnd w:id="1029"/>
      <w:r w:rsidR="00184B2C" w:rsidRPr="009A49D9">
        <w:tab/>
      </w:r>
    </w:p>
    <w:p>
      <w:pPr>
        <w:pStyle xmlns:default="http://schemas.openxmlformats.org/wordprocessingml/2006/main" w:val="Heading4withnumbering"/>
      </w:pPr>
      <w:r>
        <w:t>Belgium</w:t>
      </w:r>
    </w:p>
    <w:p>
      <w:pPr>
        <w:pStyle xmlns:default="http://schemas.openxmlformats.org/wordprocessingml/2006/main" w:val="Heading4"/>
      </w:pPr>
      <w:r>
        <w:t>ADLC</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 is a Belgian start-up developing a drone-based express transportation service in industrial contexts. To perform deliveries, ADLC plans to use a heterogeneous fleet of autonomous UAV's that will be monitored by a team of pilots-in-commands in a remote command-and-control center. They are following the new U-Space vision of the European Union and its associated regulatory framework to develop this service and are working with a large ecosystem of companies.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Grégoire Moreau</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gregoire.moreau@adlc.eu</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Provides a real-life use case for the research in the project as the results will be applied directly to its operations. Will also help ensure that the proposed solutions can be applied in a viable manner in a business context. Finally, will provide a good example to demonstrate the validity of the achieved results.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 will contribute to tasks 1.2, 2.1, 3.1, 3.2, 3.3, 4.1, 4.2, 4.3, 4.4, 5.1, 5.2 and 5.4 in which it will work in developping a drone-based operations control system in collaboration with Sirris for UC8. Additionally, it will also participate to tasks 6.1, 6.2, 6.3 and 6.4 to validate the developped systems, and 7.1, 7.2 and 7.3.</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an operator of a large fleet of physical autonomous systems, ADLC needs to ensure that its operations are performed safely and any nefarious accesses are prevented. It is currently developing a platform to efficiently gather information and automate actions in its operations and will use the results of this project to ensure a high level of security and robustness.</w:t>
            </w:r>
          </w:p>
        </w:tc>
      </w:tr>
    </w:tbl>
    <w:p>
      <w:pPr>
        <w:pStyle xmlns:default="http://schemas.openxmlformats.org/wordprocessingml/2006/main" w:val="Heading4"/>
      </w:pPr>
      <w:r>
        <w:t>SIRRIS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 is the collective research center of the Belgian technology industry. As the collective research center of the Belgian technology industry, Sirris helps large and small companies to make the right technological choices and realize innovation, to achieve sustainable economic growth. Our main activities include knowledge building, transfer and sharing for 5.000 clients, 80% of which being SMEs.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Research Institute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Annanda Thavymony Rath</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annanda.rath@sirris.be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 coordinator, national project leader, aligning national and international research activities, contribute to the research in data security, trustworthy sharing of data and the physical device cybersecurity situational awareness and assessment. The focus is on T5.2 with substantial contributions to T1.2, T2.1, T5.1, T5.4, T7.1 and T7.3.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 will be leading task 5.2 focusing on the research and development of methods and techniques for secure information spaces, sharing &amp; overlayed routing of data between cyber physical devices and Sa4CPS platform and  between cyber physical devices across platforms. Sirris will also contribute to other WPs and tasks, such as T1.2, T2.1, T5.1, T5.4, T7.1 and T7.3.  Sirris brings core expertise in data security, especially, the secure sharing of data  across platform to the Sa4CPS project. The participation of Sirris in this project will improve and strengthen its knowledge in the field of data security and cybersecurity for cyber physical system, especially, the protection of cyber physical assets through situational awareness with smart sensing and AI-based module.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This project will enhance Sirris's knowledge and know-how in cybersecurity for cyber physical system, especially in cybersecurity situational awareness and assessment of cyber physical device. This knowledge is important and align with our internal direction where we want to build our capability in that area and use it to serve national companies in need of support. </w:t>
            </w:r>
          </w:p>
        </w:tc>
      </w:tr>
    </w:tbl>
    <w:p>
      <w:pPr>
        <w:pStyle xmlns:default="http://schemas.openxmlformats.org/wordprocessingml/2006/main" w:val="Heading4"/>
      </w:pPr>
      <w:r>
        <w:t>Vintecc bv</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bv</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is a software company that focuses on machine software with an expertise in vision, robotics and controls. We solve the major challenge of managing machines on a larger scale with our own developed machine management framework, which makes use of high-end technology such as Digital Twins, Big data, Artificial Intelligence, Web-based Interfaces and hardware independent software.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Our mission is  “Creating Smarter Machines”, because smarter machines save valuable time, avoid unnecessary costs or long lead times and ensure that you can remain competitive in a rapidly evolving world.</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Lander Vanhaverbeke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lander.vanhaverbeke@vintecc.com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has a framework that is used to monitor critical industrial assets. This framework can be used as a real-life case to tests concepts for secure situational awareness.  As an industrial partner, Vintecc can help define th requirements &amp; provide valuable feedback. Vintecc also has expertise in digital twin, industrial iot &amp; AI.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will contribute to task 1.1, 1.2, 1.3 , 2.1 by helping defining functional requirements and revising the technological requirements architecture. Vintecc will contribute to task 3.3 and 3.4 in defining a generic methodology to sense &amp; share a safe state between asset and cloud. Vintecc will contribute to task 4.1, 4.2, 4.3, 4.4 and 4.5 by defining and setting up a platform to support a  real-time and historical digital twin by means of a editable 3D map with annotation , in sync with dashboards, supporting analysis of autonomous operations. Vintecc will contribute to 5.1, 5.2, 5.3, 5.4 by implementing advice from from Sirris, ensuring a secure, robust and reliable framework that prevents unwanted access. Vintecc will  validate the results in task 6.1, 6.2 and 6.3 and contribute in exploitation tasks 7.1, 7.2 and 7.3.</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capture platform is connecting critical industrial assets to the cloud. Having the ability to change parameters of these devices or update software remote can increase the performance or decrease energy consumption. Industry is reluctant because changing parameters or software can result in unstable and unexpected results. This project must ensure that the framework is secure and robust which will be crucial in convincing new customers. </w:t>
            </w:r>
          </w:p>
        </w:tc>
      </w:tr>
    </w:tbl>
    <w:p>
      <w:pPr>
        <w:pStyle xmlns:default="http://schemas.openxmlformats.org/wordprocessingml/2006/main" w:val="Heading4"/>
      </w:pPr>
      <w:r>
        <w:t>Costs &amp; effort breakdown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Organisation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136</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bv</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481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941</w:t>
            </w:r>
          </w:p>
        </w:tc>
      </w:tr>
    </w:tbl>
    <w:p>
      <w:pPr>
        <w:pStyle xmlns:default="http://schemas.openxmlformats.org/wordprocessingml/2006/main" w:val="BodyText"/>
      </w:pPr>
      <w:r>
        <w:br xmlns:default="http://schemas.openxmlformats.org/wordprocessingml/2006/main" w:type="page"/>
      </w:r>
    </w:p>
    <w:p>
      <w:pPr>
        <w:pStyle xmlns:default="http://schemas.openxmlformats.org/wordprocessingml/2006/main" w:val="Heading4withnumbering"/>
      </w:pPr>
      <w:r>
        <w:t>Czech Republic</w:t>
      </w:r>
    </w:p>
    <w:p>
      <w:pPr>
        <w:pStyle xmlns:default="http://schemas.openxmlformats.org/wordprocessingml/2006/main" w:val="Heading4"/>
      </w:pPr>
      <w:r>
        <w:t>Charles University</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Charles University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Charles University in Prague was founded in 1348; it consists of 17 faculties and provides education to over 42000 students. It is regarded as one of the leading research institutions in the region of Central and Eastern Europe. The university participates in the project through its Department of Distributed and Dependable Systems (D3S), which is a part of the School of Computer Science within the Faculty of Mathematics and Physics. The department has a long history of participation in research projects both at the national and European level, with partners from major research centers in academia and industry, including Volkswagen, Bull, Ericsson, France Telecom, INRIA, LIFL, Philips, Telefonica, Telvent, Thales, and others.</w:t>
            </w:r>
            <w:r>
              <w:rPr>
                <w:sz xmlns:default="http://schemas.openxmlformats.org/wordprocessingml/2006/main" w:val="20"/>
              </w:rPr>
              <w:br/>
            </w:r>
            <w:r>
              <w:rPr>
                <w:sz xmlns:default="http://schemas.openxmlformats.org/wordprocessingml/2006/main" w:val="20"/>
              </w:rPr>
              <w:t>D3S focuses on research in the development of smart cyber-physical systems, self-adaptive systems, applications of machine-learning in self-adaptive systems, formal verification and analysis of software, and performance evaluation, monitoring, and prediction. Recent projects include AFarCloud (ECSEL), FitOptiVis (ECSEL), ESTABLISH (ITEA), ASCENS (FP7 IP FET), Q-ImPrESS (FP7 STREP), RELATE (Marie-Curie ITN), OSRAc (ESA). In the frame of these projects, D3S has been focusing on component-based design and development of smart cyber-physical and IoT systems, self-adaptations in those systems, and methods of verification and prediction of functional and non-functional properties. Throughout their duration, these projects have been highly ranked for their scientific output. In the past, the department also participated in the successful ITEA OSMOSE, OSIRIS, and PEPITA projects, which focused on the advancement of open-source middleware, where D3S contributed a framework for the development of component systems and integrating SOA technologies with support for behavior verification and compliance checking. Besides EU-funded research projects, the department also participated in standalone projects with industrial partners including Volkswagen, MLC Systeme (Deutsche Post), IONA Technologies, Borland International, and France Telecom. The focus of the projects with Volkswagen was on designing CPS for intelligent vehicle navigation; projects with IONA Technologies and Borland International targeted performance evaluation and comparison of CORBA middleware, while the project with France Telecom focused on component reliability extensions to the Fractal component model based on formal verification of component behavior described using behavior protocols.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University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Tomas Bures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bures@d3s.mff.cuni.cz</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CUNI contributes to the project architecture and to applications of machine learning in self-adaptivity and data intelligence/processing. It utilizes its extensive expertise in software architectures, adaptivity, and machine learning to endow the Sa4CPS solution with situational self-awareness.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CUNI’s tasks within the project are as follows. In Task 1.1, CUNI will collaborate on the detailed specification of the UC.2 (People and machine position awareness in the production or logistics area). In Task 1.2, CUNI will collaborate on the complex architectural requirements to reflect the identification and detection of dangerous and hazardous situations and to employ AI/ML method toolchains. In Task 3.4, CUNI will develop tools and pipelines for collecting, preprocessing, and annotating data to be used for machine learning-based comprehension of situations. In Task 4.4, CUNI will develop techniques to model and detect potentially hazardous situations. In Tasks 6.1 to 6.3, CUNI will cooperate on selected demonstrations and apply in them the created models and techniques. In Task 7.1, CUNI will disseminate the obtained project results via publications at renowned peer-reviewed scientific conferences and journals.</w:t>
            </w:r>
            <w:r>
              <w:rPr>
                <w:sz xmlns:default="http://schemas.openxmlformats.org/wordprocessingml/2006/main" w:val="20"/>
              </w:rPr>
              <w:br/>
            </w:r>
            <w:r>
              <w:rPr>
                <w:sz xmlns:default="http://schemas.openxmlformats.org/wordprocessingml/2006/main" w:val="20"/>
              </w:rPr>
              <w:t>To sum up, the added value of CUNI’s participation in the project is in (i) designing, implementing, and training the identification algorithms that will be based on AI/ML, and (ii) modeling hazardous situations and developing means for reasoning about them. The collaboration in the project (mainly with the industrial partners) will allow CUNI to tailor its research in the field of adaptive ML-enabled systems and related results (models and tools) to the actual needs and use cases of industrial partners. This will increase the industrial relevance of the work.</w:t>
            </w:r>
            <w:r>
              <w:rPr>
                <w:sz xmlns:default="http://schemas.openxmlformats.org/wordprocessingml/2006/main" w:val="20"/>
              </w:rPr>
              <w:br/>
            </w:r>
            <w:r>
              <w:rPr>
                <w:sz xmlns:default="http://schemas.openxmlformats.org/wordprocessingml/2006/main" w:val="20"/>
              </w:rPr>
              <w:t>On the other hand, the created results of the project will strengthen the position of CUNI in the field of adaptive ML-enabled systems. This will increase its potential for industrial collaboration and participation in other research projects. The results will also be used in training students.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project fits into our long-term strategic plans for research. It allows us to directly cooperate with industrial partners and allow for the immediate both-way transfer of research results to industry and experience with the application of the results back to the academy environment. Also, the project results and especially the gained expertise are further exploited in PhD hiring/supervision and teaching at the master/PhD level.</w:t>
            </w:r>
          </w:p>
        </w:tc>
      </w:tr>
    </w:tbl>
    <w:p>
      <w:pPr>
        <w:pStyle xmlns:default="http://schemas.openxmlformats.org/wordprocessingml/2006/main" w:val="Heading4"/>
      </w:pPr>
      <w:r>
        <w:t>Institute of Microelectronic Applications</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 s.r.o. (IMA) was originally a limited private company (SME) located in Praha and Pardubice (CZ). As of the beginning of 2021, WITTE Automotive GmbH completed the acquisition of Institut mikroelektronických aplikací s.r.o. (IMA) and thus became the 100% owner of the company. As a result of this acquisition, the status of IMA is changing from a small/medium-sized enterprise (SME) to a large enterprise (LE). Being on the market since 1992, IMA is well established in the smart card business and follow up micro technologies bridging towards nanotechnology. IMA deals with electronic identification and utilizes smart cards, RFID/NFC, biometrics and wireless ZigBee technology. For 2 years IMA was chairing WG cards of EFMI (European Federation for Medical Informatics). IMA represents CZ in ISO and CEN groups for standards in health care domain. Beside this, IMA was key partner for BioHealth project / awarded by Europe INNOVA/, in which proactive repository of standards for IDM, security and BioHealth has been created (more than 200 standards across ISO, CEN, ETSI and GS1). Providing large systems in CZ, IMA is now launching application hosted in NFC mobile set and collaborate with mobile operators on management of identities. Within real applications running IMA is piloting various advanced technologies. IMA also provides integration services in terms of: a) merging new eID systems into the existing infrastructure, b) meeting legal regulatory base for eServices applied cross boarder within EU, c) ensuring privacy and personal data protection and d) data fusion and mining, profiling and correlations detection among identified objects. This ensures safety and security for supervised persons at public spaces. Within EU projects (Artemis, Eniac, Catrene) IMA delivered electronic devices and applications for automotive and building domain – car data remote monitoring, car sensor data processing, advanced access management, EV charging data concentration, air quality monitoring services.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Large Industry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Jiri Havlík</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jiri.havlik@ima.cz</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IMA will design, develop and implement an AI based sensor system for a monitoring of an interaction among humans and machines within production site. </w:t>
            </w:r>
            <w:r>
              <w:rPr>
                <w:sz xmlns:default="http://schemas.openxmlformats.org/wordprocessingml/2006/main" w:val="20"/>
              </w:rPr>
              <w:br/>
            </w:r>
            <w:r>
              <w:rPr>
                <w:sz xmlns:default="http://schemas.openxmlformats.org/wordprocessingml/2006/main" w:val="20"/>
              </w:rPr>
              <w:t>With respect to HW technology, the sensor system will be built on Time of flight cameras and Ultrawide band radars.</w:t>
            </w:r>
            <w:r>
              <w:rPr>
                <w:sz xmlns:default="http://schemas.openxmlformats.org/wordprocessingml/2006/main" w:val="20"/>
              </w:rPr>
              <w:br/>
            </w:r>
            <w:r>
              <w:rPr>
                <w:sz xmlns:default="http://schemas.openxmlformats.org/wordprocessingml/2006/main" w:val="20"/>
              </w:rPr>
              <w:t>An early alert service for collision avoidance development.</w:t>
            </w:r>
            <w:r>
              <w:rPr>
                <w:sz xmlns:default="http://schemas.openxmlformats.org/wordprocessingml/2006/main" w:val="20"/>
              </w:rPr>
              <w:br/>
            </w:r>
            <w:r>
              <w:rPr>
                <w:sz xmlns:default="http://schemas.openxmlformats.org/wordprocessingml/2006/main" w:val="20"/>
              </w:rPr>
              <w:t>Data sets acquisition for objects (HM) featuring.</w:t>
            </w:r>
            <w:r>
              <w:rPr>
                <w:sz xmlns:default="http://schemas.openxmlformats.org/wordprocessingml/2006/main" w:val="20"/>
              </w:rPr>
              <w:br/>
            </w:r>
            <w:r>
              <w:rPr>
                <w:sz xmlns:default="http://schemas.openxmlformats.org/wordprocessingml/2006/main" w:val="20"/>
              </w:rPr>
              <w:t>In cooperation with Charles university a situation awareness modeling will be developed.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Data acquisition characterizing sensors and interaction cases, system implementation and validation for human-machine position awareness system.  Demonstration of position awareness and collision avoidance use case. Added value addressed is security awareness within production and logistics field.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Production and logistic areas are an extremely complex environment with respect to technological, security and process aspects. A highly dynamic demands on the supply chains push on a same dynamicity and adaptability of the production processes. Rapidly changing production is then reflected in an advanced interaction among humans and machines (HM). The risk of unexpected HM contact is more often than in the past when the working environment was changeless and routine. In order to keep HM interaction under control and secure, an advanced sensor systems needs to be deployed within the production site to acquire valuable data about position of both human and machines.</w:t>
            </w:r>
          </w:p>
        </w:tc>
      </w:tr>
    </w:tbl>
    <w:p>
      <w:pPr>
        <w:pStyle xmlns:default="http://schemas.openxmlformats.org/wordprocessingml/2006/main" w:val="Heading4"/>
      </w:pPr>
      <w:r>
        <w:t>Costs &amp; effort breakdown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Organisation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Charles University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309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352</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2.59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661</w:t>
            </w:r>
          </w:p>
        </w:tc>
      </w:tr>
    </w:tbl>
    <w:p>
      <w:pPr>
        <w:pStyle xmlns:default="http://schemas.openxmlformats.org/wordprocessingml/2006/main" w:val="BodyText"/>
      </w:pPr>
      <w:r>
        <w:br xmlns:default="http://schemas.openxmlformats.org/wordprocessingml/2006/main" w:type="page"/>
      </w:r>
    </w:p>
    <w:p>
      <w:pPr>
        <w:pStyle xmlns:default="http://schemas.openxmlformats.org/wordprocessingml/2006/main" w:val="Heading4withnumbering"/>
      </w:pPr>
      <w:r>
        <w:t>Finland</w:t>
      </w:r>
    </w:p>
    <w:p>
      <w:pPr>
        <w:pStyle xmlns:default="http://schemas.openxmlformats.org/wordprocessingml/2006/main" w:val="Heading4"/>
      </w:pPr>
      <w:r>
        <w:t>Enerim</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 Oy is a Finnish independent service and system provider for the energy sector. We serve our Nordic customers with a wide range of modular energy market services and system solutions. Our operations can be divided into three categories: Energy Market Services, Smart Grid Solutions and System Solutions for the energy sector, covering our proprietary Customer Information System (EnerimCIS), Energy Data Management (EnerimEDM), and Energy Management System (EnerimEMS).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As a company we manage data exchange in the markets, including energy trading, reserve market trading, balance settlement and metering data provision. Our system solutions and energy market services allow energy market participants to focus on their core business while enjoying high-quality services in a cost-efficient manner.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We continuously develop our expertise in electricity markets and the energy business domain so that our customers can focus on improving their own competitive edge. We have participated in several EU-level and national research projects to shape the future energy system.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Large Industry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 Manninen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juha.manninen@enerim.com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 have access to energy and flexibility markets where market conditions and prices can provide a great view over the operating condition of the energy system. This view is one of the main inputs for ensuring situational awareness. In addition, Enerim have systems and platforms for market integration of different energy sources, which can provide deployment and performance evaluation of new ideas, concepts and technologies.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added value of Enerim includes expertise in state-of-the art energy market services. In addition, introduced expertise consists of several successful relevant research projects in the areas of energy services and energy market development.</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an energy market service provider, Enerim are interested both in playing role in emerging developments in energy systems as well as in developing state-of-the-art technologies and solutions to provide excellent services to the customers. Sa4CPS is in line with the two aims by providing Enerim with opportunity to collaborate with international partners on the topic of flexibility in energy systems.</w:t>
            </w:r>
          </w:p>
        </w:tc>
      </w:tr>
    </w:tbl>
    <w:p>
      <w:pPr>
        <w:pStyle xmlns:default="http://schemas.openxmlformats.org/wordprocessingml/2006/main" w:val="Heading4"/>
      </w:pPr>
      <w:r>
        <w:t>F-Secure Corporation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Corporation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is a Finnish and globally operating cyber security company. F-Secure designs and offers award-winning security and privacy products and services that help tens of millions of consumers to protect themselves against online threats. F-Secure’s offering includes a comprehensive range of cyber security products and services related to endpoint security, privacy protection, password management and digital identity protection, and router security that protects consumers' entire connected home and has approximately 16 million subscribers across all channels.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The majority of F-Secure’s sales come from selling products and services through its extensive and global Channel Partner network. In addition, F-Secure makes standalone and all-in-one security offerings available to consumers through various e-commerce channels such as mobile application stores and its own online store.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Large Industry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Sini Olkanen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Sini.Olkanen@F-Secure.com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 leader, user and technology research and global market exploitation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T1.1: F-Secure will work on the detailed specification of the UC5. T1.2 and T1.3: Discovery, determination, and prioritization of critical consumer digital moments. T2.1-T2.4: F-Secure will study from customer and business requirements to technical requirements and based on this, contribute to the Sa4CPS architecture and link the architecture to a concept for minimum viable product. T4.1: F-Secure contributes to research on customer dashboard for sense of security and protection. T4.4: Recognition and response of consumer’s digital risks. F-Secure is the WP5 and T5.4 leader. T5.4: F-Secure will focus on how to transfer the security situations and digital moments identified in WP1 into technical requirements for sensing the security situation and possible risk. T6.1-T 6.4: F-Secure will conduct research experiments and provide technology demonstrations based on requirements in WP5 and validation against the requirements in WP1. T7.1: F-Secure will contribute to dissemination activities by social media, publications and exhibitions. T7.2: Research results will be exploited in the new emergent consumer security market. T7.3: F-Secure will participate in the project meetings.</w:t>
            </w:r>
            <w:r>
              <w:rPr>
                <w:sz xmlns:default="http://schemas.openxmlformats.org/wordprocessingml/2006/main" w:val="20"/>
              </w:rPr>
              <w:br/>
            </w:r>
            <w:r>
              <w:rPr>
                <w:sz xmlns:default="http://schemas.openxmlformats.org/wordprocessingml/2006/main" w:val="20"/>
              </w:rPr>
              <w:t>Overall, F-Secure will be a use case provider together with Polar and a state-of-the-art user, and conduct technology research in an global emergent consumer market.</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Sa4CPS research contributes to a completely new emergent product market and is in the core of F-Secure's strategy.</w:t>
            </w:r>
          </w:p>
        </w:tc>
      </w:tr>
    </w:tbl>
    <w:p>
      <w:pPr>
        <w:pStyle xmlns:default="http://schemas.openxmlformats.org/wordprocessingml/2006/main" w:val="Heading4"/>
      </w:pPr>
      <w:r>
        <w:t>Modirum Gespi</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 provides situational awareness and secure communications channels with live data transmission through encrypted management platforms.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Modirum Gespi is an innovator in the situational awareness, secure media, and data management market.  Our technology NSC3 improves the efficiency of mission-critical operations by streaming and storing live video from drones, phones, cars and other sources to command-and-control room to mobile devices on the field. NSC3 technology supports any camera, any platform and is functional in any network. All of them improve radically the situational awareness needs by optimizing data security and speed in video data transfer. Even in complex, life-critical situations. NSC3™ enables intelligent data algorithms to search threats and abnormalities from video or data feeds.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Joona Vilkko</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joona.vilkko@modirumgespi.com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Defence is developing NSC3 situational awareness platform. We will collect all kinds of video and data and present them in real time to end user on the control room or on the field. Any device with location data is placed on map. Helping first responders to effectively manage their operations is the core of our business.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 will investigate how to use location data to best benefit first responders. Investigate how to improve indoor navigation by using 3D maps of buildings and video feeds of the user to derive exact location inside the building. Maybe we can derive location of objects and events from video feeds and to display them on the map.</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core of the NSC3 is based on real time video feeds and it also has a map to place data sources on the map. But map based solutions have a potential to improve situational awareness much more than in current state. NSION believes that there is much potential in geolocated services and it would greatly improve our offering to fire fighting and law enforcement markets.</w:t>
            </w:r>
          </w:p>
        </w:tc>
      </w:tr>
    </w:tbl>
    <w:p>
      <w:pPr>
        <w:pStyle xmlns:default="http://schemas.openxmlformats.org/wordprocessingml/2006/main" w:val="Heading4"/>
      </w:pPr>
      <w:r>
        <w:t>Natlink Oy</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Natlink Oy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Shared adventure by Tracker. We believe in the power of teamwork.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Hunting practice in perfection is a teamwork: Shared success through perfect cooperation.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To make the right decisions requires reliable information - in real time. Only this information advantage leads the group to success.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Tracker is the most intelligent communication system for hunters worldwide. Designed for hunters who want to</w:t>
            </w:r>
            <w:r>
              <w:rPr>
                <w:sz xmlns:default="http://schemas.openxmlformats.org/wordprocessingml/2006/main" w:val="20"/>
              </w:rPr>
              <w:br/>
            </w:r>
            <w:r>
              <w:rPr>
                <w:sz xmlns:default="http://schemas.openxmlformats.org/wordprocessingml/2006/main" w:val="20"/>
              </w:rPr>
              <w:t>live in this moment, here and now. For hunters who want the ultimate hunting experience.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Together.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About Tracker Oy.</w:t>
            </w:r>
            <w:r>
              <w:rPr>
                <w:sz xmlns:default="http://schemas.openxmlformats.org/wordprocessingml/2006/main" w:val="20"/>
              </w:rPr>
              <w:br/>
            </w:r>
            <w:r>
              <w:rPr>
                <w:sz xmlns:default="http://schemas.openxmlformats.org/wordprocessingml/2006/main" w:val="20"/>
              </w:rPr>
              <w:t>The spirit of innovation and a strong focus on product development made ​​Tracker the pioneer and forerunner in the industry. In addition, our own patents strengthen our position as one of the leading players in the industry. Founded in 1977 and headquartered in Finland. Tracker products are sold by our partners and distributors primarily in Europe.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Tracker specializes in positioning and telemetry developing, manufacturing and marketing of: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GPS receivers on animals, especially hunting dogs mobile phones operating with outdoor applications for consumers.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Tracker is part of Open Air Group Technology by Open Air group. Open Air Group is a holding company focusing on products for hunting, dogs and outdoor, currently active in Finland, Sweden and Norway. Our goal is to develop best in class products to become the leading online retailer within hunting, dogs and outdoor. The major shareholder of Open Air Group is Nalka Invest.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Hannu Lohi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hannu.lohi@tracker.fi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Industrial partner, utilizing and developing technologies and demonstration devices for the project. Great customer-based information of situational awareness.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Research, develop, test and demonstrate secure situational awareness methods, algorithms, embedded software and devices for multi-radio environment.</w:t>
            </w:r>
            <w:r>
              <w:rPr>
                <w:sz xmlns:default="http://schemas.openxmlformats.org/wordprocessingml/2006/main" w:val="20"/>
              </w:rPr>
              <w:br/>
            </w:r>
            <w:r>
              <w:rPr>
                <w:sz xmlns:default="http://schemas.openxmlformats.org/wordprocessingml/2006/main" w:val="20"/>
              </w:rPr>
              <w:t>Research, develop, utilize, integrate, test and demonstrate secure situational awareness monitoring and management methods, algorithms, mobile and server software and devices for management and monitor secure awareness ecosystem.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Added value: Giving added value by tasks described earlier, for other related work, be innovator and reviewer for tasks that Tracker is not developing itself and utilize and test suitable methods, software, algorithms created in the project by other partners.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project is important enabler and booster for Tracker's international market. It gives technology base for late 2020 century products and services for the most demanding and one of the most challenging research area, secure multi technology awareness and data routing.</w:t>
            </w:r>
          </w:p>
        </w:tc>
      </w:tr>
    </w:tbl>
    <w:p>
      <w:pPr>
        <w:pStyle xmlns:default="http://schemas.openxmlformats.org/wordprocessingml/2006/main" w:val="Heading4"/>
      </w:pPr>
      <w:r>
        <w:t>Polar Electro Oy</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(Polar) was founded in 1975 and pioneered from the very beginning the smart watch category with heart rate measurement and physical activity monitoring. Polar is a family-owned enterprise having its headquarters and most of the R&amp;D activities in Finland having the ownership of the full value chain including research, product integration, service development, manufacturing, marketing and global sales operations. Polar has personnel in global approximately 1400 employees. To our understanding, Polar is the largest sports watch provider in Europe.</w:t>
            </w:r>
            <w:r>
              <w:rPr>
                <w:sz xmlns:default="http://schemas.openxmlformats.org/wordprocessingml/2006/main" w:val="20"/>
              </w:rPr>
              <w:br/>
            </w:r>
            <w:r>
              <w:rPr>
                <w:sz xmlns:default="http://schemas.openxmlformats.org/wordprocessingml/2006/main" w:val="20"/>
              </w:rPr>
              <w:t>The main Polar products consist of smart watches and sensors having focus on ambulatory digital sports and fitness coaching services (Smart Coaching) features which primarily serve athletes and sports enthusiasts. The leading idea behind the Polar product and service offering is based on adequate guidance of the user to change behavior relating to physical activity, exercise, rest, recovery and nutrition to make life healthier and to improve performance in sports.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Large Industry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Juhani Teemu Ville Kemppainen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juhani.kemppainen@polar.com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will provide a wearable smart tracking pilot device with an embedded internet connection, capable of defining position as well as transferring data to internet in real time.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is the responsible leader for the WP2: Concept Architecture.</w:t>
            </w:r>
            <w:r>
              <w:rPr>
                <w:sz xmlns:default="http://schemas.openxmlformats.org/wordprocessingml/2006/main" w:val="20"/>
              </w:rPr>
              <w:br/>
            </w:r>
            <w:r>
              <w:rPr>
                <w:sz xmlns:default="http://schemas.openxmlformats.org/wordprocessingml/2006/main" w:val="20"/>
              </w:rPr>
              <w:t>Polar will work on the detailed specification of the UC5 as an industrial partner. </w:t>
            </w:r>
            <w:r>
              <w:rPr>
                <w:sz xmlns:default="http://schemas.openxmlformats.org/wordprocessingml/2006/main" w:val="20"/>
              </w:rPr>
              <w:br/>
            </w:r>
            <w:r>
              <w:rPr>
                <w:sz xmlns:default="http://schemas.openxmlformats.org/wordprocessingml/2006/main" w:val="20"/>
              </w:rPr>
              <w:t>Polar will develop inertial sensors, GNSS, WiFi and BLE (and 5G if available) based location awareness for all situations. Sensor fusion algorithms will be developed to detect behavior patterns, biosensing, stored data, and other features to personalize the wearer. Based on detected location and state, Polar device shall automatically trigger operations like data collection or transmissions.  Polar will participate designing, implementation and reporting of UC5 and other demonstrators.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Key added values are more reliable location of the device and identifying of the user. Wearable device with reliable identity valuable asset to identify and locate the user in Sa4CPS. As the Polar wearable device is carried by the user, the user will be seen as a Polar device in the Sa4CPS system. User benefits the seamless and secure use of the Sa4CPS compatible systems. Many times user does not even notice use of Sa4CPS.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is the pioneer in wearable technology with bio signal measurement capability, Wearable devices such as smart watches show relevancy in completing and competing smart phones which have grown in size and performance. Our product vision comprises a a low-power, high-performance, internet connected and affordable wearable devices with context-sensitive security and privacy features. This strategy removes the dependency of the state-of-art smart watches from the smart phones, thus making our visionary smart watch an autonomous unit, thus providing the user with freedom in terms of usability and bio signal measurement capability. Applications range from traffic security to health, sports and fitness applications. This vision takes the wearable devices to the next level.</w:t>
            </w:r>
          </w:p>
        </w:tc>
      </w:tr>
    </w:tbl>
    <w:p>
      <w:pPr>
        <w:pStyle xmlns:default="http://schemas.openxmlformats.org/wordprocessingml/2006/main" w:val="Heading4"/>
      </w:pPr>
      <w:r>
        <w:t>Port of Oulu / Oulun Satama</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 of Oulu / Oulun Satama</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Port of Oulu is the largest general port in the Bothnian Bay providing service in the the city of Oulu. All three harbours Oritkari, Vihreäsaari and Nuottasaari are open 24/7, all year round. From Oulu there are several regular shipping lines to different parts of Europe as well as railway and road connections to Scandinavian and northern European markets. The Port of Oulu has the biggest container terminal in Northern Scandinavia. Port of Oulu is aiming to to develop and promote utilisation of modern port digitalisation between Port of Oulu customers and actors. A new type of data platform is being set up jointly in a multiactor environment to collect data about functions and the situational picture in the Port. The activities aimed at developing digital infrastructure in the area also include solutions for local connectivity needs, which merge the transport and communication services in the port area into a seamless whole.</w:t>
            </w:r>
            <w:r>
              <w:rPr>
                <w:sz xmlns:default="http://schemas.openxmlformats.org/wordprocessingml/2006/main" w:val="20"/>
              </w:rPr>
              <w:br/>
            </w:r>
            <w:r>
              <w:rPr>
                <w:sz xmlns:default="http://schemas.openxmlformats.org/wordprocessingml/2006/main" w:val="20"/>
              </w:rPr>
              <w:t>The real-time digital situational picture of the Port of Oulu makes extensive use of both local and visiting transport and operational actors. In addition to area supervision and traffic control, the data generated is used in area planning and optimisation of storage fields and berths.</w:t>
            </w:r>
            <w:r>
              <w:rPr>
                <w:sz xmlns:default="http://schemas.openxmlformats.org/wordprocessingml/2006/main" w:val="20"/>
              </w:rPr>
              <w:br/>
            </w:r>
            <w:r>
              <w:rPr>
                <w:sz xmlns:default="http://schemas.openxmlformats.org/wordprocessingml/2006/main" w:val="20"/>
              </w:rPr>
              <w:t>With digital development work, the Port of Oulu gets ready to welcome autonomous modes transport by sea, rail, and road in the future.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Others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 Häikiö</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juha.haikio@ouka.fi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Port of Oulu will exploit the results of the project by developing concepts in the continuous development of Digital Twin and other software used to control and monitor port operations. Port of Oulu will also offer settings for piloting use cases.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Port of Oulu plans to work especially in WP1, WP4 and WP6 of the project. The value for the project arises from requirements, digital twins and  acting as the operator of the port area, which could be potential pilot area for some use cases of the project, and potential for being customer of some achieved results.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 of Oulu can have an important role related to exploitation and evaluation of the results e.g. potential pilot area with some use cases of the project.</w:t>
            </w:r>
          </w:p>
        </w:tc>
      </w:tr>
    </w:tbl>
    <w:p>
      <w:pPr>
        <w:pStyle xmlns:default="http://schemas.openxmlformats.org/wordprocessingml/2006/main" w:val="Heading4"/>
      </w:pPr>
      <w:r>
        <w:t>VTT Technical Research Centre of Finland Ltd.</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is a contract research organisation involved in many international assignments. With more than 2800 employees, VTT provides a wide range of technology and applied research services for its clients, private companies, institutions and the public sector. Through creating and applying technology, VTT actively increases the competitiveness of industry and other business sectors, and thus increases the welfare of society. Research and product development is carried out in materials, production technologies and components for companies in the fields of telecommunication, semiconductor, sensor, and information industries. VTT supports the competitiveness and product commercialisation of its clients by innovations and creation of knowledge based on its core competences. To benefit its clients, VTT also provides trial production lines as well as maintains first rate equipment. VTT creates user friendly applications and develops the required service platforms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Research Institute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Juhani Latvakoski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juhani.latvakoski@vtt.fi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will make studies, and R&amp;D related to the secure situational awreness concept especially from the point of views related to digital trust with shared trust infrastructure and its interaction with data spaces of people, autonomous devices and digital twins of companies.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plans contribute into the project in all of the project WPs (WP7 leadership). VTT will focus into the Sa4CPS concept related R&amp;D (all tasks of WP2), interfacing and operation of it with the perception and comprehension processes (of WP3), status, projection and actions  (of WP4) and especially R&amp;D of VTT CPSHub technology in the WP5. As well as the evalution of the Sa4CPS concept in WP6 together with the partners, and dissemination of its achieved results in academic forums. </w:t>
            </w:r>
            <w:r>
              <w:rPr>
                <w:sz xmlns:default="http://schemas.openxmlformats.org/wordprocessingml/2006/main" w:val="20"/>
              </w:rPr>
              <w:br/>
            </w:r>
            <w:r>
              <w:rPr>
                <w:sz xmlns:default="http://schemas.openxmlformats.org/wordprocessingml/2006/main" w:val="20"/>
              </w:rPr>
              <w:t> The role and value of VTT contribution to the project arises from the Sa4CPs concept development, and its value for VTT arises from application of results in other collaboration cases including (pre)commercial.</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importance of the project is strategic level for VTT, especially to the team critical cyber-physical systems. This project will proceed with the research theme related to IoT, digital trust and data sharing between industrial companies. Previously VTT has leaded and contributed e.g. in the following projects related to these areas: Usenet, A2Nets, M2MGrids, TIoCPS, Ecsel Transact.</w:t>
            </w:r>
          </w:p>
        </w:tc>
      </w:tr>
    </w:tbl>
    <w:p>
      <w:pPr>
        <w:pStyle xmlns:default="http://schemas.openxmlformats.org/wordprocessingml/2006/main" w:val="Heading4"/>
      </w:pPr>
      <w:r>
        <w:t>Costs &amp; effort breakdown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Organisation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1,395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Corporation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1,673</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882</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Natlink Oy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1,190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2,100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 of Oulu / Oulun Satama</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650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2,071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8.74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10.24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7.83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10.74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11.99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5.18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69.5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9,961</w:t>
            </w:r>
          </w:p>
        </w:tc>
      </w:tr>
    </w:tbl>
    <w:p>
      <w:pPr>
        <w:pStyle xmlns:default="http://schemas.openxmlformats.org/wordprocessingml/2006/main" w:val="BodyText"/>
      </w:pPr>
      <w:r>
        <w:br xmlns:default="http://schemas.openxmlformats.org/wordprocessingml/2006/main" w:type="page"/>
      </w:r>
    </w:p>
    <w:p>
      <w:pPr>
        <w:pStyle xmlns:default="http://schemas.openxmlformats.org/wordprocessingml/2006/main" w:val="Heading4withnumbering"/>
      </w:pPr>
      <w:r>
        <w:t>Portugal</w:t>
      </w:r>
    </w:p>
    <w:p>
      <w:pPr>
        <w:pStyle xmlns:default="http://schemas.openxmlformats.org/wordprocessingml/2006/main" w:val="Heading4"/>
      </w:pPr>
      <w:r>
        <w:t>Cooperativa Elétrica de Loureira, CRL</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Cooperativa Elétrica de Loureira, CRL</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CEL is limited liability cooperative society, founded on the 26th of December 1933. Currently, CEL operates 21 transformer substations, securing local energy supply to the municipality of Loureiro. The progressive growth of managed substations over the years as been conducted in line with local population and industrial growth, guaranteeing the distribution of electric current throughout the region. Obviously, this growth as greatly benefited the overall grid, both through infrastructure investment and equipment upgrades.</w:t>
            </w:r>
            <w:r>
              <w:rPr>
                <w:sz xmlns:default="http://schemas.openxmlformats.org/wordprocessingml/2006/main" w:val="20"/>
              </w:rPr>
              <w:br/>
            </w:r>
            <w:r>
              <w:rPr>
                <w:sz xmlns:default="http://schemas.openxmlformats.org/wordprocessingml/2006/main" w:val="20"/>
              </w:rPr>
              <w:t>CEL's objective is to maintain and strengthen the entrepreneurial spirit at the basis of it's founding, continuing to work towards a successful future by keeping up with the ever evolving energy sector, both legislative and with respect to new state-of-the-art technologies.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Ana Caldas Lobo</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ana.lobo@celoureiro.com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a key player in the local energy market, CEL's energy market access and expertise will provide an invaluable use case implementation platform, guaranteeing accurate market emulation throughout the entirety of the process, as well as introducing an operational commercial component to the project's deliverables.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CEL main contributory focus will be WP5, WP6 and WP7. It's role as a solution deplorer will become clear as the project approaches experimental checkpoints where produced results need to be applied to real-world scenarios, with dissemination efforts occurring throughout the entirety of the project lifecycle. Nevertheless, CEL will also be actively engaged in all of the other work packages and their associated tasks.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a commercial energy provider, CEL's interest in keeping up with current innovations is paramount, both for insuring the satisfaction of it's customers and communities it serves, but also to maximise it's own operational efficiency and market offering quality.</w:t>
            </w:r>
          </w:p>
        </w:tc>
      </w:tr>
    </w:tbl>
    <w:p>
      <w:pPr>
        <w:pStyle xmlns:default="http://schemas.openxmlformats.org/wordprocessingml/2006/main" w:val="Heading4"/>
      </w:pPr>
      <w:r>
        <w:t>Digitalmente, Novas Tecnologias Comunicação, Lda</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Novas Tecnologias Comunicação, Lda</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is a technology-based SME specialized in the development of software and hardware for the energy sector, with an important presence in the tools that support the commercialization and distribution in the portuguese market, having started in 2016 its process of internationalization for the European market, reflecting the growth of external revenues.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The company's activity is supported by a specialized research center, which works closely with partners of the Portuguese Scientific and Technological System, with emphasis on cooperation with Universities, aimed at sharing knowledge and developing equipment and technology.</w:t>
            </w:r>
            <w:r>
              <w:rPr>
                <w:sz xmlns:default="http://schemas.openxmlformats.org/wordprocessingml/2006/main" w:val="20"/>
              </w:rPr>
              <w:br/>
            </w:r>
            <w:r>
              <w:rPr>
                <w:sz xmlns:default="http://schemas.openxmlformats.org/wordprocessingml/2006/main" w:val="20"/>
              </w:rPr>
              <w:t>The commitment to the development of its own technology has sustained its growth, allowing the company to consolidate know-how and build a functionally differentiated offer of competition in the sector, at competitive cost.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Without prejudice to the positioning in the markets and sectors in which it already operates, the company's development strategy for the next five years focuses on three axes of action:</w:t>
            </w:r>
            <w:r>
              <w:rPr>
                <w:sz xmlns:default="http://schemas.openxmlformats.org/wordprocessingml/2006/main" w:val="20"/>
              </w:rPr>
              <w:br/>
            </w:r>
            <w:r>
              <w:rPr>
                <w:sz xmlns:default="http://schemas.openxmlformats.org/wordprocessingml/2006/main" w:val="20"/>
              </w:rPr>
              <w:t>i) The diversification of its portfolio, with emphasis on the increase of skills and responsiveness in the development of proprietary software and hardware and its integration into finished products, asserting itself as a solution provider in opposition to the image aggregator of technology;</w:t>
            </w:r>
            <w:r>
              <w:rPr>
                <w:sz xmlns:default="http://schemas.openxmlformats.org/wordprocessingml/2006/main" w:val="20"/>
              </w:rPr>
              <w:br/>
            </w:r>
            <w:r>
              <w:rPr>
                <w:sz xmlns:default="http://schemas.openxmlformats.org/wordprocessingml/2006/main" w:val="20"/>
              </w:rPr>
              <w:t>(ii) consolidation of its offer for the portuguese energy sector and entry into new European markets, in particular the Spanish and French markets, with a focus on the renewable energy sector;</w:t>
            </w:r>
            <w:r>
              <w:rPr>
                <w:sz xmlns:default="http://schemas.openxmlformats.org/wordprocessingml/2006/main" w:val="20"/>
              </w:rPr>
              <w:br/>
            </w:r>
            <w:r>
              <w:rPr>
                <w:sz xmlns:default="http://schemas.openxmlformats.org/wordprocessingml/2006/main" w:val="20"/>
              </w:rPr>
              <w:t>iii) Strengthening its internal R &amp; D capacity, increasing the existing know-how by incorporating skills in the form of human capital and developing tools, methodologies and processes that allow it to lead in quality and technological generation;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In terms of critical resources, this strategy is supported as an internal mentor and researcher in the scientific areas of Sw and Hw, in the resource Francisco Oliveira, with a curriculum of more than 8 years in development activities, during which he has been the privileged interlocutor between the company and its partners in the National Scientific and Technological System.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Mr. Francisco António Santos Oliveira</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foliveira@digitalmente.net</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has operational environment access which facilitates testing and deployment of new developments, as well as the utilization of real data from the energy management field for the production and testing of new models and their associated performance.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will actively contribute to all work packages and associated tasks, with specific emphasis on use case 4 - critical energy distribution. The following descriptions apply to planned contributions, in accordance to each individual work package and outlined tasks.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WP1 - Tasks 1.1 to 1.3 [Identification and description of use cases, as well as derived requirements].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WP2 - Tasks  2.1 to 2.4 [Description of technological requirements and wider Sa4CPS concept].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WP3 - Tasks 3.1 to 3.4 [Specification and implementation of IoT frameworks, data acquisition methodologies, fusion systems and algorithms]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WP4 - Tasks 4.1 and 4.3 [Conceptualization, specification and implementation of digital twin frameworks and control dashboards, as well as the development of autonomous operation management tools and processes]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WP5 - Tasks 5.1 to 5.4 [Specification of technical requirements concerning the entire access control context of the project, secure information spaces, zero trust services, and security sensoring requirements]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WP6 - Tasks 6.1 to 6.4 [Development of 1st year, 2nd year and final year demonstrations]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WP7 - Tasks 7.1 to 7.3 [Dissemination and exploitation efforts to be conducted through the deployment of a national project webpage, and the addition of developed materials to the company's service portfolio]</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Being an IoT technology developer and service provider Digitalmente has both interest in improving the efficiency and performance of its technology as well as being supported by state of the art technologies to deliver an excellent service to our customers.</w:t>
            </w:r>
          </w:p>
        </w:tc>
      </w:tr>
    </w:tbl>
    <w:p>
      <w:pPr>
        <w:pStyle xmlns:default="http://schemas.openxmlformats.org/wordprocessingml/2006/main" w:val="Heading4"/>
      </w:pPr>
      <w:r>
        <w:t>Instituto Superior de Engenharia do Porto (ISEP)</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(ISEP)</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One of the top schools of technology in Portugal, ISEP has been pioneering education and research in Engineering since 1852. Our goal is to contribute to the achievement of sustainable development, by creating and transmitting applied knowledge. As future engineers, we believe our students can produce creative solutions for present or upcoming challenges, becoming agents of global progress. ISEP offers a wide range of programmes in different fields of Engineering. With more than 6000 students, we believe each one is unique and has the ability to excel. Our job is simply to channel their potential with the spirit of entrepreneurship, team work, out-of-box thinking and technical expertise, key competences for a successful international career.</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University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Prof. Dr. Zita Almeida Vale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email.zitavale@gmail.com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ISEP is the country coordinator for Portugal. ISEP will provide algorithms and methodologies to support the optimization of distributed energy resource management, according to the customers' preferences and considering distributed renewable energy sources and demand response. ISEP-GECAD will also provide decision support tools to perform intelligent energy resource management considering distributed generation, storage, and demand response in order to support the schedule of the maintenance tasks. Adequate techniques for data analysis will be used for load prediction. ISEP/GECAD will actively participate in the scenario of energy communities.</w:t>
            </w:r>
            <w:r>
              <w:rPr>
                <w:sz xmlns:default="http://schemas.openxmlformats.org/wordprocessingml/2006/main" w:val="20"/>
              </w:rPr>
              <w:br/>
            </w:r>
            <w:r>
              <w:rPr>
                <w:sz xmlns:default="http://schemas.openxmlformats.org/wordprocessingml/2006/main" w:val="20"/>
              </w:rPr>
              <w:t>Our main added value is our experience in international projects related to energy systems and our proven know-how in this area. The international consortium will provide the know-how that we lack.</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ISEP will lead WP1, and add value to the following tasks:</w:t>
            </w:r>
            <w:r>
              <w:rPr>
                <w:sz xmlns:default="http://schemas.openxmlformats.org/wordprocessingml/2006/main" w:val="20"/>
              </w:rPr>
              <w:br/>
            </w:r>
            <w:r>
              <w:rPr>
                <w:sz xmlns:default="http://schemas.openxmlformats.org/wordprocessingml/2006/main" w:val="20"/>
              </w:rPr>
              <w:t>T1.1 - Definition of use-cases, with focus on PT pilot</w:t>
            </w:r>
            <w:r>
              <w:rPr>
                <w:sz xmlns:default="http://schemas.openxmlformats.org/wordprocessingml/2006/main" w:val="20"/>
              </w:rPr>
              <w:br/>
            </w:r>
            <w:r>
              <w:rPr>
                <w:sz xmlns:default="http://schemas.openxmlformats.org/wordprocessingml/2006/main" w:val="20"/>
              </w:rPr>
              <w:t>T1.2 and T1.3 - Definition of requirements</w:t>
            </w:r>
            <w:r>
              <w:rPr>
                <w:sz xmlns:default="http://schemas.openxmlformats.org/wordprocessingml/2006/main" w:val="20"/>
              </w:rPr>
              <w:br/>
            </w:r>
            <w:r>
              <w:rPr>
                <w:sz xmlns:default="http://schemas.openxmlformats.org/wordprocessingml/2006/main" w:val="20"/>
              </w:rPr>
              <w:t>T2.1 to T2.4 - Definition of the architecture with focus on PT pilot</w:t>
            </w:r>
            <w:r>
              <w:rPr>
                <w:sz xmlns:default="http://schemas.openxmlformats.org/wordprocessingml/2006/main" w:val="20"/>
              </w:rPr>
              <w:br/>
            </w:r>
            <w:r>
              <w:rPr>
                <w:sz xmlns:default="http://schemas.openxmlformats.org/wordprocessingml/2006/main" w:val="20"/>
              </w:rPr>
              <w:t>T3.2, T3.3, T3.4 - Development of AI tools</w:t>
            </w:r>
            <w:r>
              <w:rPr>
                <w:sz xmlns:default="http://schemas.openxmlformats.org/wordprocessingml/2006/main" w:val="20"/>
              </w:rPr>
              <w:br/>
            </w:r>
            <w:r>
              <w:rPr>
                <w:sz xmlns:default="http://schemas.openxmlformats.org/wordprocessingml/2006/main" w:val="20"/>
              </w:rPr>
              <w:t>T4.1 - Ensuring the provision of AI algorithms to the pilots by digital twins</w:t>
            </w:r>
            <w:r>
              <w:rPr>
                <w:sz xmlns:default="http://schemas.openxmlformats.org/wordprocessingml/2006/main" w:val="20"/>
              </w:rPr>
              <w:br/>
            </w:r>
            <w:r>
              <w:rPr>
                <w:sz xmlns:default="http://schemas.openxmlformats.org/wordprocessingml/2006/main" w:val="20"/>
              </w:rPr>
              <w:t>T5.1 to T5.4 - Defining the compliance with PT pilot</w:t>
            </w:r>
            <w:r>
              <w:rPr>
                <w:sz xmlns:default="http://schemas.openxmlformats.org/wordprocessingml/2006/main" w:val="20"/>
              </w:rPr>
              <w:br/>
            </w:r>
            <w:r>
              <w:rPr>
                <w:sz xmlns:default="http://schemas.openxmlformats.org/wordprocessingml/2006/main" w:val="20"/>
              </w:rPr>
              <w:t>T6.1 to T6.4 - Defining the methodology for demonstration validation, Evaluation of KPIs</w:t>
            </w:r>
            <w:r>
              <w:rPr>
                <w:sz xmlns:default="http://schemas.openxmlformats.org/wordprocessingml/2006/main" w:val="20"/>
              </w:rPr>
              <w:br/>
            </w:r>
            <w:r>
              <w:rPr>
                <w:sz xmlns:default="http://schemas.openxmlformats.org/wordprocessingml/2006/main" w:val="20"/>
              </w:rPr>
              <w:t>T7.1 to T7.3 - Dissemination of project results in scientific channels and participation in all coordination activities.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Sa4CPS is a great opportunity to improve the results of the work finished or ongoing in ITEA projects (SEAS, FUSE-IT, M2MGrids, SPEAR) and in many national projects. While in the referred projects the energy consumer and the distributed energy resources are treated as part of a network that is able to accomodate them , in Sa4CPS the security aspects are given the adequate relevance as part of a flexible and dynamic smart grid.</w:t>
            </w:r>
          </w:p>
        </w:tc>
      </w:tr>
    </w:tbl>
    <w:p>
      <w:pPr>
        <w:pStyle xmlns:default="http://schemas.openxmlformats.org/wordprocessingml/2006/main" w:val="Heading4"/>
      </w:pPr>
      <w:r>
        <w:t>Costs &amp; effort breakdown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Organisation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Cooperativa Elétrica de Loureira, CRL</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195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Novas Tecnologias Comunicação, Lda</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339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(ISEP)</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275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29.5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809</w:t>
            </w:r>
          </w:p>
        </w:tc>
      </w:tr>
    </w:tbl>
    <w:p>
      <w:pPr>
        <w:pStyle xmlns:default="http://schemas.openxmlformats.org/wordprocessingml/2006/main" w:val="BodyText"/>
      </w:pPr>
      <w:r>
        <w:br xmlns:default="http://schemas.openxmlformats.org/wordprocessingml/2006/main" w:type="page"/>
      </w:r>
    </w:p>
    <w:p>
      <w:pPr>
        <w:pStyle xmlns:default="http://schemas.openxmlformats.org/wordprocessingml/2006/main" w:val="Heading4withnumbering"/>
      </w:pPr>
      <w:r>
        <w:t>Türkiye</w:t>
      </w:r>
    </w:p>
    <w:p>
      <w:pPr>
        <w:pStyle xmlns:default="http://schemas.openxmlformats.org/wordprocessingml/2006/main" w:val="Heading4"/>
      </w:pPr>
      <w:r>
        <w:t>Acd Bilgi İşlem Ltd. Şti.</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is SME performing R&amp;D projects aims to produce industrial solution for their clients,ACD also has  experience on Embeded Systems, Electronic card desing, RF communication softwares, Multiprotocol software communications, Big Data integration, M2M communication,IOT applications, Simulation, AI based energy algorithms,  Data aquisition, Data processing,middleware solutions,ontology developments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Ali Kafali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alik@acd.com.tr</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Service base infrastructure implementation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will provide IOT platform,sensor fusion and ontology integration in manufacturing and Smart city domain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has industrial clients successfulll outputs of this project will be implemented in industrial area</w:t>
            </w:r>
          </w:p>
        </w:tc>
      </w:tr>
    </w:tbl>
    <w:p>
      <w:pPr>
        <w:pStyle xmlns:default="http://schemas.openxmlformats.org/wordprocessingml/2006/main" w:val="Heading4"/>
      </w:pPr>
      <w:r>
        <w:t>ERGÜNLER İNŞAAT PETROL ÜRÜNLERİ OTOMOTİV TEKSTİL MADENCİLİK SU ÜRÜNLERİ SANAYİ VE TİCARET LİMİTED ŞİRKETİ</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ERGÜNLER İNŞAAT PETROL ÜRÜNLERİ OTOMOTİV TEKSTİL MADENCİLİK SU ÜRÜNLERİ SANAYİ VE TİCARET LİMİTED ŞİRKETİ</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ERARGE is a research-oriented SME since 1975. The core research team has 3 PHDs, 2 academicians, and 18 researchers working on information technologies, cryptography, chaos theory, IoT, VLSI Design, blockchain industry, machine learning, smart cards, hardware security modules, augmented reality, image processing and computer vision, embedded design, simulation technologies, trusted electronics, automation solutions, biometrics and privacy preservation.</w:t>
            </w:r>
            <w:r>
              <w:rPr>
                <w:sz xmlns:default="http://schemas.openxmlformats.org/wordprocessingml/2006/main" w:val="20"/>
              </w:rPr>
              <w:br/>
            </w:r>
            <w:r>
              <w:rPr>
                <w:sz xmlns:default="http://schemas.openxmlformats.org/wordprocessingml/2006/main" w:val="20"/>
              </w:rPr>
              <w:t>ERARGE's core competence areas are highly related to the cyber-physical security needs of critical infrastructures. The company's recent partnerships and projects are based on the design and implementation of hardware-based solutions for the security of municipal infrastructures like data centres, financial entities, SCADA systems in public buildings, water utilities, urban transportation infrastructures, UAVs, etc.</w:t>
            </w:r>
            <w:r>
              <w:rPr>
                <w:sz xmlns:default="http://schemas.openxmlformats.org/wordprocessingml/2006/main" w:val="20"/>
              </w:rPr>
              <w:br/>
            </w:r>
            <w:r>
              <w:rPr>
                <w:sz xmlns:default="http://schemas.openxmlformats.org/wordprocessingml/2006/main" w:val="20"/>
              </w:rPr>
              <w:t>ERARGE core research team has contributed its security and IoT devices to literature and the market including very fast key generators (over 500 Mbit/s), true random number generators, mobile security solutions, sensor stations, secure gateways, digital signatures, and PKI. ERARGE has applied sophisticated theories like chaos and non-linear systems to the security domain and published R&amp;D results in more than 120 top journals/conferences, received 12 international patents and was awarded 3 best papers.</w:t>
            </w:r>
            <w:r>
              <w:rPr>
                <w:sz xmlns:default="http://schemas.openxmlformats.org/wordprocessingml/2006/main" w:val="20"/>
              </w:rPr>
              <w:br/>
            </w:r>
            <w:r>
              <w:rPr>
                <w:sz xmlns:default="http://schemas.openxmlformats.org/wordprocessingml/2006/main" w:val="20"/>
              </w:rPr>
              <w:t>ERARGE is very active in R&amp;D projects. In the last 6 years, ERARGE has received 3 national projects, 3 ITEA projects (TioCPS, BIMy, C3PO-awarded), and 3 H2020 projects (Critical-Chains, Safety4Rails, Valu3s).</w:t>
            </w:r>
            <w:r>
              <w:rPr>
                <w:sz xmlns:default="http://schemas.openxmlformats.org/wordprocessingml/2006/main" w:val="20"/>
              </w:rPr>
              <w:br/>
            </w:r>
            <w:r>
              <w:rPr>
                <w:sz xmlns:default="http://schemas.openxmlformats.org/wordprocessingml/2006/main" w:val="20"/>
              </w:rPr>
              <w:t>ERARGE has established a factory in Isparta in Turkey for manufacturing embedded devices with a strong mechanic design background. ERARGE in İstanbul is the R&amp;D Center and it has 3 remote branches in Isparta, Zurich (Switzerland) and Warsaw (Poland). ERGUNler Company employs 100 employees, 20% of which are composed of researchers. ERARGE has developed various end-products which are in the market and also integrated its solutions within the products of larger enterprises.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Alper KANAK</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alper.kanak@erarge.com.tr</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ERARGE will deliver a hardware-based cyber-physical security solution stack composed of the cryptographic backend, blockchain infrastructure, secure edge communication devices and person/node authentication tools. Moreover, ERARGE aims to develop a semantic backend by presenting a safety-security-privacy threat model. The model will be built on an ontology covering the latest regulations and standards (UNECE 155/156, ISO 26262, IEC62443, etc.) and the ENISA cyber threat landscape. The cyber-physical solution stack is planned for a use case aimed at improving more resilient autonomous lightweight logistics in connected supply chains.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ERARGE will focus on improving the resilience of the cyber-physical smart system by focusing on the cyber risks targeting trustworthy data communication and utilisation of situational awareness solutions. ERARGE will contribute the following work packages and tasks:</w:t>
            </w:r>
            <w:r>
              <w:rPr>
                <w:sz xmlns:default="http://schemas.openxmlformats.org/wordprocessingml/2006/main" w:val="20"/>
              </w:rPr>
              <w:br/>
            </w:r>
            <w:r>
              <w:rPr>
                <w:sz xmlns:default="http://schemas.openxmlformats.org/wordprocessingml/2006/main" w:val="20"/>
              </w:rPr>
              <w:t>WP1/Task 1.1-3: security, privacy and safety threat modelling, identification of requirements, mapping requirements with ENISA threat landscape and standards, and specification of the TR use case.</w:t>
            </w:r>
            <w:r>
              <w:rPr>
                <w:sz xmlns:default="http://schemas.openxmlformats.org/wordprocessingml/2006/main" w:val="20"/>
              </w:rPr>
              <w:br/>
            </w:r>
            <w:r>
              <w:rPr>
                <w:sz xmlns:default="http://schemas.openxmlformats.org/wordprocessingml/2006/main" w:val="20"/>
              </w:rPr>
              <w:t>WP2/Task 2.1-4: hardware-level trustworthy situational awareness framework specification, architectural design, reliability </w:t>
            </w:r>
            <w:r>
              <w:rPr>
                <w:sz xmlns:default="http://schemas.openxmlformats.org/wordprocessingml/2006/main" w:val="20"/>
              </w:rPr>
              <w:br/>
            </w:r>
            <w:r>
              <w:rPr>
                <w:sz xmlns:default="http://schemas.openxmlformats.org/wordprocessingml/2006/main" w:val="20"/>
              </w:rPr>
              <w:t>WP3/Task 3.1: secure IoT gateways to collect sensory data from systems or environments.</w:t>
            </w:r>
            <w:r>
              <w:rPr>
                <w:sz xmlns:default="http://schemas.openxmlformats.org/wordprocessingml/2006/main" w:val="20"/>
              </w:rPr>
              <w:br/>
            </w:r>
            <w:r>
              <w:rPr>
                <w:sz xmlns:default="http://schemas.openxmlformats.org/wordprocessingml/2006/main" w:val="20"/>
              </w:rPr>
              <w:t>WP4/ Task 4.1 &amp; 4.4: digital twin and Unity-based dashboarding and visualisation,  semantic data interpretation for detection and response.</w:t>
            </w:r>
            <w:r>
              <w:rPr>
                <w:sz xmlns:default="http://schemas.openxmlformats.org/wordprocessingml/2006/main" w:val="20"/>
              </w:rPr>
              <w:br/>
            </w:r>
            <w:r>
              <w:rPr>
                <w:sz xmlns:default="http://schemas.openxmlformats.org/wordprocessingml/2006/main" w:val="20"/>
              </w:rPr>
              <w:t>WP5/Taks 5.1-4: hardware-based cyber-physical security, blockchain accountability and integrity checking, cryptographic passporting.</w:t>
            </w:r>
            <w:r>
              <w:rPr>
                <w:sz xmlns:default="http://schemas.openxmlformats.org/wordprocessingml/2006/main" w:val="20"/>
              </w:rPr>
              <w:br/>
            </w:r>
            <w:r>
              <w:rPr>
                <w:sz xmlns:default="http://schemas.openxmlformats.org/wordprocessingml/2006/main" w:val="20"/>
              </w:rPr>
              <w:t>WP6/Task 6.1-4: TR use case specification, contribution to the horizontal topics in other use cases, impact assessment, tests and evaluation of results</w:t>
            </w:r>
            <w:r>
              <w:rPr>
                <w:sz xmlns:default="http://schemas.openxmlformats.org/wordprocessingml/2006/main" w:val="20"/>
              </w:rPr>
              <w:br/>
            </w:r>
            <w:r>
              <w:rPr>
                <w:sz xmlns:default="http://schemas.openxmlformats.org/wordprocessingml/2006/main" w:val="20"/>
              </w:rPr>
              <w:t>WP6/Task 7.1-3: Contribution to the publication of results, business models, market watch updates and communication with OEMs and ongoing European projects in related fields (in which ERARGE is involved)</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This project is strategically important for ERARGE as it will complement the previous and current activities of the company (i.e. previous ITEA projects like C3PO, BIMy and TioCPS, and H2020/Horizon Europe projects like Critical-Chains, Safety4Rails, Escalate, OPEVA and Valu3s). The developed and demonstrated cyber-physical resilience solution stack can directly be exploited and promoted to the automotive, transportation and logistics sectors with which ERARGE has already strong links. This project will also fulfil and complement ERARGE's expertise with other innovations like blockchain and explainable AI. So, jointly produced outputs can be exploited together for further projects and commercial contracts.</w:t>
            </w:r>
          </w:p>
        </w:tc>
      </w:tr>
    </w:tbl>
    <w:p>
      <w:pPr>
        <w:pStyle xmlns:default="http://schemas.openxmlformats.org/wordprocessingml/2006/main" w:val="Heading4"/>
      </w:pPr>
      <w:r>
        <w:t>Inovasyon Muhendislik</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 is an SME established in Eskisehir Osmangazi University Technopark in 2010 with the support of TUBITAK TEYDEB 1508 program. The company has R&amp;D personnel at the graduate, master and doctorate levels with various fields of expertise from different engineering disciplines. All products developed within the company are tested in test environments created in the technopark. The software of the developed hardware is made with open source or licensed products. The company offers software/hardware solutions for indoor-outdoor real time positioning systems, autonomous mobile robots (AMR) and artificial intelligence. It also carries out R&amp;D projects supported by ITEA, ECSEL, AB HORIZON, Third Party Funding, TUBITAK and KOSGEB. The firm, which has a close university-industry cooperation, has an academic identity, and has the ability to transform the outputs of all its projects into international publications. Areas of Expertise: embedded system-based electronic equipment/systems design and manufacturing, machine learning, robotics, indoor positioning, reliability analysis, prognostic health management, predictive maintenance, cyber-physical systems, data analysis, decision support systems, image processing, computer vision.</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Muhammed Oguz Tas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moguz.tas@inovasyonmuhendislik.com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will develop situational awareness services based on AI-powered optimization and alert or anomaly detection and data driven PHM tool.</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will take part in developing artificial intelligence-based models specific to the use case it is in. In this context, it will enable the definition of requirements and specifications, processing and understanding the obtained data, and providing problem-specific artificial intelligence-based solutions.</w:t>
            </w:r>
            <w:r>
              <w:rPr>
                <w:sz xmlns:default="http://schemas.openxmlformats.org/wordprocessingml/2006/main" w:val="20"/>
              </w:rPr>
              <w:br/>
            </w:r>
            <w:r>
              <w:rPr>
                <w:sz xmlns:default="http://schemas.openxmlformats.org/wordprocessingml/2006/main" w:val="20"/>
              </w:rPr>
              <w:t>WP1: Inovasyon will contribute to the definition of requirements for the Use Case scenario.</w:t>
            </w:r>
            <w:r>
              <w:rPr>
                <w:sz xmlns:default="http://schemas.openxmlformats.org/wordprocessingml/2006/main" w:val="20"/>
              </w:rPr>
              <w:br/>
            </w:r>
            <w:r>
              <w:rPr>
                <w:sz xmlns:default="http://schemas.openxmlformats.org/wordprocessingml/2006/main" w:val="20"/>
              </w:rPr>
              <w:t>WP2: Contribute concept design and description for use case 1. </w:t>
            </w:r>
            <w:r>
              <w:rPr>
                <w:sz xmlns:default="http://schemas.openxmlformats.org/wordprocessingml/2006/main" w:val="20"/>
              </w:rPr>
              <w:br/>
            </w:r>
            <w:r>
              <w:rPr>
                <w:sz xmlns:default="http://schemas.openxmlformats.org/wordprocessingml/2006/main" w:val="20"/>
              </w:rPr>
              <w:t>WP3: Inovasyon will work on the mainly modelling and tools for comprehension task. Inovasyon will develop data driven AI algorithms for various problems related to use case.</w:t>
            </w:r>
            <w:r>
              <w:rPr>
                <w:sz xmlns:default="http://schemas.openxmlformats.org/wordprocessingml/2006/main" w:val="20"/>
              </w:rPr>
              <w:br/>
            </w:r>
            <w:r>
              <w:rPr>
                <w:sz xmlns:default="http://schemas.openxmlformats.org/wordprocessingml/2006/main" w:val="20"/>
              </w:rPr>
              <w:t>WP4: Inovasyon will develop situational awareness services based on AI-powered optimization and alert or anomaly detection and data driven PHM tool.</w:t>
            </w:r>
            <w:r>
              <w:rPr>
                <w:sz xmlns:default="http://schemas.openxmlformats.org/wordprocessingml/2006/main" w:val="20"/>
              </w:rPr>
              <w:br/>
            </w:r>
            <w:r>
              <w:rPr>
                <w:sz xmlns:default="http://schemas.openxmlformats.org/wordprocessingml/2006/main" w:val="20"/>
              </w:rPr>
              <w:t>WP6: Inovasyon will contribute to the realization of use case scenario and system integration.</w:t>
            </w:r>
            <w:r>
              <w:rPr>
                <w:sz xmlns:default="http://schemas.openxmlformats.org/wordprocessingml/2006/main" w:val="20"/>
              </w:rPr>
              <w:br/>
            </w:r>
            <w:r>
              <w:rPr>
                <w:sz xmlns:default="http://schemas.openxmlformats.org/wordprocessingml/2006/main" w:val="20"/>
              </w:rPr>
              <w:t>WP7: Participate in national and international meetings and will contribute to the work required for the progress of the project. Transform the outputs obtained from the developments it has carried out into various academic publications and will reveal solutions for the market. IM will exhibit solutions at various fairs and on social media.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Thanks to its strong AI algorithm development background, Inovasyon will provide support for situational awareness and AI-based solutions (PHM tool, energy optimization, etc.) in the project.</w:t>
            </w:r>
            <w:r>
              <w:rPr>
                <w:sz xmlns:default="http://schemas.openxmlformats.org/wordprocessingml/2006/main" w:val="20"/>
              </w:rPr>
              <w:br/>
            </w:r>
            <w:r>
              <w:rPr>
                <w:sz xmlns:default="http://schemas.openxmlformats.org/wordprocessingml/2006/main" w:val="20"/>
              </w:rPr>
              <w:t>Also, thanks to this project, they will be able to create new projects.</w:t>
            </w:r>
          </w:p>
        </w:tc>
      </w:tr>
    </w:tbl>
    <w:p>
      <w:pPr>
        <w:pStyle xmlns:default="http://schemas.openxmlformats.org/wordprocessingml/2006/main" w:val="Heading4"/>
      </w:pPr>
      <w:r>
        <w:t>Necdet Alpata Pazarlama Lojistik ve Turizm Sanayi ve Ticaret A.Ş.</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Necdet Alpata Pazarlama Lojistik ve Turizm Sanayi ve Ticaret A.Ş.</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Alpata Technology is SME which expertise multi-protocol sensor data.Alpata Technology working on</w:t>
            </w:r>
            <w:r>
              <w:rPr>
                <w:sz xmlns:default="http://schemas.openxmlformats.org/wordprocessingml/2006/main" w:val="20"/>
              </w:rPr>
              <w:br/>
            </w:r>
            <w:r>
              <w:rPr>
                <w:sz xmlns:default="http://schemas.openxmlformats.org/wordprocessingml/2006/main" w:val="20"/>
              </w:rPr>
              <w:t>Multiprotocol software communications, Big Data integration, M2M communication,IOT applications, Simulation, Predictive algorithms, Forecasting Algoritms, Data aquisition, Data processing.</w:t>
            </w:r>
            <w:r>
              <w:rPr>
                <w:sz xmlns:default="http://schemas.openxmlformats.org/wordprocessingml/2006/main" w:val="20"/>
              </w:rPr>
              <w:br/>
            </w:r>
            <w:r>
              <w:rPr>
                <w:sz xmlns:default="http://schemas.openxmlformats.org/wordprocessingml/2006/main" w:val="20"/>
              </w:rPr>
              <w:t>Alpata Technology scope of work and areas of specific expertise;</w:t>
            </w:r>
            <w:r>
              <w:rPr>
                <w:sz xmlns:default="http://schemas.openxmlformats.org/wordprocessingml/2006/main" w:val="20"/>
              </w:rPr>
              <w:br/>
            </w:r>
            <w:r>
              <w:rPr>
                <w:sz xmlns:default="http://schemas.openxmlformats.org/wordprocessingml/2006/main" w:val="20"/>
              </w:rPr>
              <w:t>• Measurement Technologies</w:t>
            </w:r>
            <w:r>
              <w:rPr>
                <w:sz xmlns:default="http://schemas.openxmlformats.org/wordprocessingml/2006/main" w:val="20"/>
              </w:rPr>
              <w:br/>
            </w:r>
            <w:r>
              <w:rPr>
                <w:sz xmlns:default="http://schemas.openxmlformats.org/wordprocessingml/2006/main" w:val="20"/>
              </w:rPr>
              <w:t>• IOT and Real Time Communications</w:t>
            </w:r>
            <w:r>
              <w:rPr>
                <w:sz xmlns:default="http://schemas.openxmlformats.org/wordprocessingml/2006/main" w:val="20"/>
              </w:rPr>
              <w:br/>
            </w:r>
            <w:r>
              <w:rPr>
                <w:sz xmlns:default="http://schemas.openxmlformats.org/wordprocessingml/2006/main" w:val="20"/>
              </w:rPr>
              <w:t>• Data Acquisition Systems</w:t>
            </w:r>
            <w:r>
              <w:rPr>
                <w:sz xmlns:default="http://schemas.openxmlformats.org/wordprocessingml/2006/main" w:val="20"/>
              </w:rPr>
              <w:br/>
            </w:r>
            <w:r>
              <w:rPr>
                <w:sz xmlns:default="http://schemas.openxmlformats.org/wordprocessingml/2006/main" w:val="20"/>
              </w:rPr>
              <w:t>• Prescriptive analytics</w:t>
            </w:r>
            <w:r>
              <w:rPr>
                <w:sz xmlns:default="http://schemas.openxmlformats.org/wordprocessingml/2006/main" w:val="20"/>
              </w:rPr>
              <w:br/>
            </w:r>
            <w:r>
              <w:rPr>
                <w:sz xmlns:default="http://schemas.openxmlformats.org/wordprocessingml/2006/main" w:val="20"/>
              </w:rPr>
              <w:t>• Reliability based decision support systems</w:t>
            </w:r>
            <w:r>
              <w:rPr>
                <w:sz xmlns:default="http://schemas.openxmlformats.org/wordprocessingml/2006/main" w:val="20"/>
              </w:rPr>
              <w:br/>
            </w:r>
            <w:r>
              <w:rPr>
                <w:sz xmlns:default="http://schemas.openxmlformats.org/wordprocessingml/2006/main" w:val="20"/>
              </w:rPr>
              <w:t>• Data processing &amp; Recognition</w:t>
            </w:r>
            <w:r>
              <w:rPr>
                <w:sz xmlns:default="http://schemas.openxmlformats.org/wordprocessingml/2006/main" w:val="20"/>
              </w:rPr>
              <w:br/>
            </w:r>
            <w:r>
              <w:rPr>
                <w:sz xmlns:default="http://schemas.openxmlformats.org/wordprocessingml/2006/main" w:val="20"/>
              </w:rPr>
              <w:t>• Blockchain and Smart Contracts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Small and Medium sized Enterprise</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Murat Sağlam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murat.saglam@alpata.com</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Alpata Teknoloji is expert on data processing , image processing and data Visualations. Our main contribution is work on Align inbound and outbound logistics with production schedules to minimize idle times and optimize transportation and Integrate production plans with logistics to improve capacity utilization and reduce bottlenecks.Synchronize shipment arrivals with production needs , Optimize truck routing and load planning using AI algorithms and Real-time tracking of shipments for dynamic rescheduling are main research subjects in this period.</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As a technology provider, Alpata Technology will mainly contribute to WP2, WP3, WP4, and WP5 as well as minor participations to the project management, stakeholder management and dissemination tasks..Alpata Technology will apply its experience with platform development and data analytics in the smart energy domain to realize a distributed data analytics framework.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Outcomes of the project will enable Alpata Teknoloji to develop realtime monitoring capabilities for autonomous lightweight logistics in connected supply chains.</w:t>
            </w:r>
          </w:p>
        </w:tc>
      </w:tr>
    </w:tbl>
    <w:p>
      <w:pPr>
        <w:pStyle xmlns:default="http://schemas.openxmlformats.org/wordprocessingml/2006/main" w:val="Heading4"/>
      </w:pPr>
      <w:r>
        <w:t>Otokar Otomotiv ve Savunma Sanayi A.Ş.</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2000"/>
        <w:gridCol xmlns:default="http://schemas.openxmlformats.org/wordprocessingml/2006/main" w:w="7000"/>
      </w:tblGrid>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Otomotiv ve Savunma Sanayi A.Ş.</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Description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a Koç Group company, has been providing solutions special to the needs of the customers with its own technology, design and applications since 1963. It is operating with over 2000 employees at the factory built on a land of 552,000 m2 in Sakarya. Otokar has been manufacturing buses for public transportation, light weight trucks for transportation and logistics industry, and tracked armoured vehicles and tactical armoured vehicles for the defense industry.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Large Industry</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Gürol Çokünlü</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gcokunlu@otokar.com.tr</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Main contributions</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as a use case provider, will supply information about the current production, IT and logistics processes and determine the requirements for the secure cyber-physical systems, blockchain structure and AI algorithms for process optimization scenarios. With IIoT, AI and digital twin background, contribution to development phases will also be supplied. OTOKAR will specify the evaluation scenarios and evaluation criterias of the framework to be developed. OTOKAR will also participate in integration of the solutions to the existing systems to make demonstrations.</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Tasks and added value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will define the communication and security requirements, the IoT sensors should have. The system topology to integrate the IoT platform, interfaces connected to the blockchain infrastructure to monitor the logistics processes and optimisation scenarios will be determined by Otokar. Otokar will integrate the sensors to logistics assets and supplied goods. Secure gateways will be installed by Otokar to its premises taking into account the signal corrupting factors in the environment to enable stable connection. Otokar will supply real environment data to train AI algorithms. Otokar will integrate the framework developed to its existing systems to make demonstrations.</w:t>
            </w:r>
            <w:r>
              <w:rPr>
                <w:sz xmlns:default="http://schemas.openxmlformats.org/wordprocessingml/2006/main" w:val="20"/>
              </w:rPr>
              <w:br/>
            </w:r>
            <w:r>
              <w:rPr>
                <w:sz xmlns:default="http://schemas.openxmlformats.org/wordprocessingml/2006/main" w:val="20"/>
              </w:rPr>
              <w:t>In addition to these, Otokar will lead WP4.</w:t>
            </w:r>
          </w:p>
        </w:tc>
      </w:tr>
      <w:tr xmlns:default="http://schemas.openxmlformats.org/wordprocessingml/2006/main" w:rsidR="00C028CE" w:rsidTr="00436B50">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Strategic Importance</w:t>
            </w:r>
          </w:p>
        </w:tc>
        <w:tc>
          <w:tcPr>
            <w:tcW xmlns:default="http://schemas.openxmlformats.org/wordprocessingml/2006/main" w:w="7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has developed a Real Time Location System (RTLS) to track the indoor and outdoor locations of the vehicles produced, logistics assets and supplied goods within the scope of a local funded project. With the secure cyber-physical components and blockchain structure developed throughout the project OTOKAR is aiming to improve the security of the RTLS. Moreover, AI algorithms will improve the performance of logistics processes.</w:t>
            </w:r>
          </w:p>
        </w:tc>
      </w:tr>
    </w:tbl>
    <w:p>
      <w:pPr>
        <w:pStyle xmlns:default="http://schemas.openxmlformats.org/wordprocessingml/2006/main" w:val="Heading4"/>
      </w:pPr>
      <w:r>
        <w:t>Costs &amp; effort breakdown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Organisation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ERGÜNLER İNŞAAT PETROL ÜRÜNLERİ OTOMOTİV TEKSTİL MADENCİLİK SU ÜRÜNLERİ SANAYİ VE TİCARET LİMİTED ŞİRKETİ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240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Necdet Alpata Pazarlama Lojistik ve Turizm Sanayi ve Ticaret A.Ş.</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227</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Otomotiv ve Savunma Sanayi A.Ş.</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369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3.67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5.91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6.27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5.26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3.67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1,166</w:t>
            </w:r>
          </w:p>
        </w:tc>
      </w:tr>
    </w:tbl>
    <w:p w14:paraId="4B307142" w14:textId="77777777" w:rsidR="006B0F17" w:rsidRPr="009A49D9" w:rsidRDefault="006B0F17" w:rsidP="00911864">
      <w:pPr>
        <w:pStyle w:val="ITEABodyText"/>
        <w:rPr>
          <w:lang w:eastAsia="en-US"/>
        </w:rPr>
      </w:pPr>
    </w:p>
    <w:p w14:paraId="03F2D4B5" w14:textId="76669B58" w:rsidR="006B0F17" w:rsidRPr="009A49D9" w:rsidRDefault="006B0F17" w:rsidP="0090646E">
      <w:pPr>
        <w:pStyle w:val="BodyText"/>
      </w:pPr>
    </w:p>
    <w:p w14:paraId="15D6C720" w14:textId="77777777" w:rsidR="008C486D" w:rsidRPr="009A49D9" w:rsidRDefault="008C486D" w:rsidP="0090646E">
      <w:pPr>
        <w:pStyle w:val="BodyText"/>
        <w:rPr>
          <w:rFonts w:eastAsiaTheme="minorHAnsi" w:cstheme="minorBidi"/>
          <w:b/>
          <w:color w:val="00A651" w:themeColor="accent1"/>
          <w:spacing w:val="0"/>
          <w:sz w:val="28"/>
          <w:szCs w:val="28"/>
          <w:lang w:eastAsia="en-US"/>
        </w:rPr>
      </w:pPr>
      <w:r w:rsidRPr="009A49D9">
        <w:br w:type="page"/>
      </w:r>
    </w:p>
    <w:p w14:paraId="6BA1CB68" w14:textId="00257EE8" w:rsidR="008C486D" w:rsidRPr="009A49D9" w:rsidRDefault="008C486D" w:rsidP="00C81F2A">
      <w:pPr>
        <w:pStyle w:val="Heading2withnumbering"/>
      </w:pPr>
      <w:bookmarkStart w:id="1030" w:name="_Toc122018252"/>
      <w:r w:rsidRPr="009A49D9">
        <w:lastRenderedPageBreak/>
        <w:t>Rationale for public funding</w:t>
      </w:r>
      <w:bookmarkEnd w:id="1030"/>
      <w:r w:rsidRPr="009A49D9">
        <w:tab/>
      </w:r>
    </w:p>
    <w:p>
      <w:pPr>
        <w:pStyle xmlns:default="http://schemas.openxmlformats.org/wordprocessingml/2006/main" w:val="Heading3withnumbering"/>
      </w:pPr>
      <w:r>
        <w:t>Belgium perspective</w:t>
      </w:r>
    </w:p>
    <w:p>
      <w:pPr>
        <w:pStyle xmlns:default="http://schemas.openxmlformats.org/wordprocessingml/2006/main" w:val="Heading4"/>
      </w:pPr>
      <w:r>
        <w:t>National project coordinator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Annanda Thavymony Rath</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annanda.rath@sirris.be</w:t>
            </w:r>
          </w:p>
        </w:tc>
      </w:tr>
    </w:tbl>
    <w:p>
      <w:pPr>
        <w:pStyle xmlns:default="http://schemas.openxmlformats.org/wordprocessingml/2006/main" w:val="Heading4"/>
      </w:pPr>
      <w:r>
        <w:t>National rationale for public funding</w:t>
      </w:r>
    </w:p>
    <w:p>
      <w:pPr>
        <w:pStyle xmlns:default="http://schemas.openxmlformats.org/wordprocessingml/2006/main" w:val="BodyText"/>
      </w:pPr>
      <w:r>
        <w:t>Security for Cyber Physical Systems (CPS) has been increasingly gaining momentum in the recent years in Belgium. The Belgian consortium will focus on two cases: digital twin for manufacturing, and sustainable and smart mobility. Within the digital twin case, the focus is on secure situational awareness and trustworthy management of cyber physical assets (machines) including their security-aware and reliable/trustworthy: i) remote update and configuration and ii) remote firmware and software update. The mobility use case will support a semi-autonomous drone control system allowing users to choose a controlled trajectory and ensure a secure route (keeping humans, infrastructure, and the physical autonomous systems safe). </w:t>
      </w:r>
      <w:r>
        <w:br/>
      </w:r>
      <w:r>
        <w:t></w:t>
      </w:r>
      <w:r>
        <w:br/>
      </w:r>
      <w:r>
        <w:t>The domain of secure autonomous vehicles is rapidly evolving from a static to a dynamic multi-stakeholder context with complex and expansive value chains. An increasing number of companies in Belgium focus on this domain, especially, in the case of using drones for supply chain management and logistics. This emerging trend of autonomous vehicles (drones, boats, cars) reduces delivery time, reduces cost, improves flexibility, and increases sustainability. New services increasingly rely on the security, trustworthiness, and reliability of the operation control centre of such systems, which is a core component that makes the system safe.</w:t>
      </w:r>
      <w:r>
        <w:br/>
      </w:r>
      <w:r>
        <w:t>An initial challenge is ensuring the secure communication between the control system and the drone in order to support data integrity and to prevent possible attackers from taking control of the drone. The second challenge is a secure and trustworthy drone onboarding and monitoring to prevent unauthorised drone from joining the network and securely monitoring the drones running in the system. The third challenge is a cybersecurity risk assessment of the drones and early warning system to prevent malicious users from taking control.</w:t>
      </w:r>
      <w:r>
        <w:br/>
      </w:r>
      <w:r>
        <w:t>Finally, the integration and inter-stakeholder operation cannot function without trust: they must rely on the information provided, processed, and exchanged in order to offer their services. Therefore, designing the drone operation control system in a secure, resilient, and reliable way is very critical.</w:t>
      </w:r>
      <w:r>
        <w:br/>
      </w:r>
      <w:r>
        <w:t></w:t>
      </w:r>
      <w:r>
        <w:br/>
      </w:r>
      <w:r>
        <w:t>Secure remote firmware update and configuration of cyber physical assets (e.g., drones, devices, …) are also challenges and integral part of the wider security eco-system of CPS.</w:t>
      </w:r>
      <w:r>
        <w:br/>
      </w:r>
      <w:r>
        <w:t></w:t>
      </w:r>
      <w:r>
        <w:br/>
      </w:r>
      <w:r>
        <w:t>By embedding the Belgian use cases in an international context, we will be able to extend the validation of our research beyond the country borders and leverage on the expertise of other partners to further reduce potential research risks.</w:t>
      </w:r>
      <w:r>
        <w:br/>
      </w:r>
      <w:r>
        <w:t>The current Belgian consortium consists of 2 industrial Flemish companies ADLC, Vintecc and the RTO Sirris. We are also still in discussion with several companies in Flanders and Brussels in view of possible extension of the consortium during the national submission phase. However, due to time constraints, we will further discuss their onboarding after the FPP</w:t>
      </w:r>
    </w:p>
    <w:p>
      <w:pPr>
        <w:pStyle xmlns:default="http://schemas.openxmlformats.org/wordprocessingml/2006/main" w:val="Heading3withnumbering"/>
      </w:pPr>
      <w:r>
        <w:t>Czech Republic perspective</w:t>
      </w:r>
    </w:p>
    <w:p>
      <w:pPr>
        <w:pStyle xmlns:default="http://schemas.openxmlformats.org/wordprocessingml/2006/main" w:val="Heading4"/>
      </w:pPr>
      <w:r>
        <w:t>National project coordinator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Jiri Havlík</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jiri.havlik@ima.cz</w:t>
            </w:r>
          </w:p>
        </w:tc>
      </w:tr>
    </w:tbl>
    <w:p>
      <w:pPr>
        <w:pStyle xmlns:default="http://schemas.openxmlformats.org/wordprocessingml/2006/main" w:val="Heading4"/>
      </w:pPr>
      <w:r>
        <w:t>National rationale for public funding</w:t>
      </w:r>
    </w:p>
    <w:p>
      <w:pPr>
        <w:pStyle xmlns:default="http://schemas.openxmlformats.org/wordprocessingml/2006/main" w:val="BodyText"/>
      </w:pPr>
      <w:r>
        <w:t>• NATIONAL GAIN:</w:t>
      </w:r>
      <w:r>
        <w:br/>
      </w:r>
      <w:r>
        <w:t>Within the last three decades Czech republic went through massive development in the automotive industry, an extended supply chains were introduced and number of car component production lines were deployed. All the production as well as  logistic areas become an extremely complex environment with respect to a technological, security and process aspects. A highly dynamic demands on the supply chains push on a same dynamicity and adaptability of the production processes. Rapidly changing production is then reflected in an advanced interaction among humans and machines (HM). The risk of unexpected H-M contact is more often than in the past when the working environment was changeless and being a routine activity for long period. In order to keep HM interaction under control and secure, an advanced sensor systems needs to be deployed within the production site to acquire valuable data about position of both human and machines. Participating in these challenges will bring to Czech partners a significant advantage on the market and a long term prosperity in the automotive industry as well as in the logistics. </w:t>
      </w:r>
      <w:r>
        <w:br/>
      </w:r>
      <w:r>
        <w:t>Sa4CPS project aims at secure situational awareness architecture for critical cyber physical systems, the same aim is anchored in a long term technological strategy of IMA after acquisition in 2021, where a new sensor system are supposed to be developed both for the vehicle itself and for the production processes.</w:t>
      </w:r>
      <w:r>
        <w:br/>
      </w:r>
      <w:r>
        <w:t>Czech partners plan to target jointly one of the relevant challenges - AI based sensor system for a monitoring of an interaction among humans and machines, an early alert service for collision avoidance, data sets acquisition for objects (HM) featuring and situation awareness modeling.</w:t>
      </w:r>
      <w:r>
        <w:br/>
      </w:r>
      <w:r>
        <w:t>• RETURN ON INVESTMENT (RoI):</w:t>
      </w:r>
      <w:r>
        <w:br/>
      </w:r>
      <w:r>
        <w:t>Providing an AI based sensor system for a monitoring of an interaction among humans and machines could improve production efficiency, work performance as well as contribute to human work security. A substantial economic benefit is also expected beyond the AI incorporation within the production line control system development. Another monetization benefit is expected upon inventing of the identification and characterization of the relevant production site objects and interactive activities.</w:t>
      </w:r>
      <w:r>
        <w:br/>
      </w:r>
      <w:r>
        <w:t>The RoI for the national public authorities will significantly grow as the number of new customers coming from the automotive and logistic sites will grow too. New approaches to monetization of the project outcomes should make the resulting solution affordable for all relevant types of customers. 10-years return of invested money is expected.</w:t>
      </w:r>
      <w:r>
        <w:br/>
      </w:r>
      <w:r>
        <w:t>• VALUE CREATION OF THE NATIONAL SUB-CONSORTIUM:</w:t>
      </w:r>
      <w:r>
        <w:br/>
      </w:r>
      <w:r>
        <w:t>Expertise of the two Czech partners (1 LE and 1 university) covers the most important parts of the technical value chain of the system designed of the Czech Use Case. This chain is made complete thanks to the input provided by the international consortium of the Sa4CPS, e.g. the partners involved in development of novel sensor systems and AI technology. IMA is specialized on HW/SW design and development and it has a leading position on the Czech market in the field of delivery of customized solutions for the sensor systems installed both in the institutions and the industry. IMA represents the practical, user-oriented side the CUNI complements the Czech consortium by offering their expertise in state of art methodologies, area of data processing, SW design and development, AI technology adoption including ML principals. CUNI will also apply its know-how for system modelling and search of energy efficient solutions.</w:t>
      </w:r>
      <w:r>
        <w:br/>
      </w:r>
      <w:r>
        <w:t>• ADEQUATE BALANCE BETWEEN THE NATIONAL PARTNERS:</w:t>
      </w:r>
      <w:r>
        <w:br/>
      </w:r>
      <w:r>
        <w:t>The consortium consisting of two partners (1 LE and 1 university) is dedicated to the independent domains that are necessary in the Czech use-case, therefore the consortium is well balanced. The complementarity, professional and theoretical experience of the team consisting of one company and one university has good potential to deliver the truly innovative product of high quality as described in the Czech Use Case.</w:t>
      </w:r>
    </w:p>
    <w:p>
      <w:pPr>
        <w:pStyle xmlns:default="http://schemas.openxmlformats.org/wordprocessingml/2006/main" w:val="Heading3withnumbering"/>
      </w:pPr>
      <w:r>
        <w:t>Finland perspective</w:t>
      </w:r>
    </w:p>
    <w:p>
      <w:pPr>
        <w:pStyle xmlns:default="http://schemas.openxmlformats.org/wordprocessingml/2006/main" w:val="Heading4"/>
      </w:pPr>
      <w:r>
        <w:t>National project coordinator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Dr. Juhani Latvakoski</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juhani.latvakoski@vtt.fi</w:t>
            </w:r>
          </w:p>
        </w:tc>
      </w:tr>
    </w:tbl>
    <w:p>
      <w:pPr>
        <w:pStyle xmlns:default="http://schemas.openxmlformats.org/wordprocessingml/2006/main" w:val="Heading4"/>
      </w:pPr>
      <w:r>
        <w:t>National rationale for public funding</w:t>
      </w:r>
    </w:p>
    <w:p>
      <w:pPr>
        <w:pStyle xmlns:default="http://schemas.openxmlformats.org/wordprocessingml/2006/main" w:val="BodyText"/>
      </w:pPr>
      <w:r>
        <w:t>The Covid19, Russian-Ukraine war and resulting energy crisis have changed the situation in European countries and all over the world so that people, industrial and societal stakeholders are more and more concerned about their safety, wellness and resilience. The risks for both physical and cyber-security attacks to the critical infrastructures have increased. The stability, demand response and sufficiency challenges in the energy networks can cause serious situation for all Finnish people and industries due to the cold winters. Therefore, all the referred stakeholders are requiring information about their current situation including surrounding physical environment in real-time to be able to act in smart way, to respond if any of these risks become reality.  Traditionally, the physical security surveillance and monitoring cyber-security situation have been most essential means for mitigating these risks. The secure situational awareness for critical cyber-physical systems (Sa4CPS) project plans to take one step forward, and targets also to enable zero trust type of solutions which prevents/lowers the possibility for malicious users to access critical resources. In addition, the sharing of business/security critical information is carried out in controlled way so that only the stakeholders having credentials can access such information. This is envisioned to be done by applying the shared trust infrastructure approach inherited from ITEA TIoCPS project as the starting point, and proceeding towards industrial exploitation. The impact potential of this kind solution is envisioned to be very high especially in critical sectors such as e.g. logistics, mobility, energy and security. </w:t>
      </w:r>
      <w:r>
        <w:br/>
      </w:r>
      <w:r>
        <w:t> The advantages for making this kind of actions in international R&amp;D collaboration project is combining enough resources and knowledge for making real studies and R&amp;D actions together for enabling secure situational awareness applicable for critical industries and areas such as e.g. Port of Oulu, where CPS systems from multiple sectors and stakeholders need to be combined for establishing proper situational awareness for critical human actors, more or less autonomously operating equipments and collaborating service systems in the port and related areas. The use cases of the project supports this target, because significant synergy can be seen between the use cases and technologies applied in Tr (logistics), Cz (positioning), Be (application of drones) and Pt (explainable AI) partners. </w:t>
      </w:r>
      <w:r>
        <w:br/>
      </w:r>
      <w:r>
        <w:t> The local Finnish subconsortium has the following partners: F-Secure (security situational awareness for people), Modirum defence ( technologies of maps in public safety), Polar (presence and location of people), Tracker (tracking of objects), Enerim* (energy flexibility markets),  Port of Oulu (digital twins of port) and VTT (shared trust infrastructures).  Each company estimated to have strong benefits from collaborations for the own businesses requiring advances in enabling secure situational awareness capabilities. The local consortium will make a separate description clarifying the national gain, collaboration strategy, return of investment, value creation and balances, and submit it to local PA separately. The benefit for the international collaboration for local consortium arises from the described cross fertilisation and collaborations over the national borders. The international Sa4CPS consortium is much more powerful tool working towards solving the introduced grand challenge than the national consortium alone.</w:t>
      </w:r>
      <w:r>
        <w:br/>
      </w:r>
      <w:r>
        <w:t>* may join the consortium later</w:t>
      </w:r>
    </w:p>
    <w:p>
      <w:pPr>
        <w:pStyle xmlns:default="http://schemas.openxmlformats.org/wordprocessingml/2006/main" w:val="Heading3withnumbering"/>
      </w:pPr>
      <w:r>
        <w:t>Portugal perspective</w:t>
      </w:r>
    </w:p>
    <w:p>
      <w:pPr>
        <w:pStyle xmlns:default="http://schemas.openxmlformats.org/wordprocessingml/2006/main" w:val="Heading4"/>
      </w:pPr>
      <w:r>
        <w:t>National project coordinator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Prof. Dr. Zita Almeida Vale</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email.zitavale@gmail.com</w:t>
            </w:r>
          </w:p>
        </w:tc>
      </w:tr>
    </w:tbl>
    <w:p>
      <w:pPr>
        <w:pStyle xmlns:default="http://schemas.openxmlformats.org/wordprocessingml/2006/main" w:val="Heading4"/>
      </w:pPr>
      <w:r>
        <w:t>National rationale for public funding</w:t>
      </w:r>
    </w:p>
    <w:p>
      <w:pPr>
        <w:pStyle xmlns:default="http://schemas.openxmlformats.org/wordprocessingml/2006/main" w:val="BodyText"/>
      </w:pPr>
      <w:r>
        <w:t>The Sa4CPS aims at allowing cyber-physical systems operate in trustworthy and smart manner in dynamic situations with multiple vertical domains and service providers. This project will open good opportunities for the Portuguese economy. Electricity distribution networks , operated by large Distribution System Operators or by local cooperatives have an increasing amount of related data, concerning energy, power quality, and other technical parameters. This data can be treated in order to optimize the use of generation resources as well as the electric vehicles charge, considering also storage and demand response. The overal efficiency of the distribution system will be improved. On the other side, this project will provide the opportunity for Portuguese companies to position themselves with strong technologic solutions for energy management, namely in the scope of the participation in demand response programs, opening new business opportunities and enabling increased competitiveness both at the national and international level. The Portuguese consortium is composed by a well-balanced set of partners, having all the necessary expertise, know-how and business drivers for realizing the Sa4CPS project. One academic/research partner (ISEP-GECAD) and two SME (Digitalmente and Cooperativa Electrica de Loureiro). ISEP-GECAD excellence area is the application of artificial intelligence, optimization, and decision-support techniques to engineering problems, with emphasis on power and energy system applications. ISEP-GECAD detains the knowledge about smart grids and microgrids management methodologies, consumers profiling and forecasting that is crucial to optimize the energy usage in the scope of Sa4CPS , considering renewable sources of energy, storage equipment and taking opportunities concerning dynamic tariffs and demand response programs. Distribution network re-configuration and maintenance scheduling are also in the scope of ISEP-GECAD. Digitalmente develops and implements integrated solutions, mainly software solutions, driven for the energy and electric networks related data. Digitalmente portfolio include solution for data acquisition and treatment in the field of electricity, with a level and confidence of expertise proven by the relevance of their customers and clients. Moreover, Digitalmente works with both small and large size network operators, easily establishing close business contact with them. Thus combining the skills of ISEP-GECAD and Digitalmente, and the demonstration skills of Cooperativa Eletrica de Loureiro, the consortium is quite complete and able to develop a work covering the value chain of Sa4CPS project. The consortium has already contacted the Portuguese PA, which is aware of this project proposal.</w:t>
      </w:r>
    </w:p>
    <w:p>
      <w:pPr>
        <w:pStyle xmlns:default="http://schemas.openxmlformats.org/wordprocessingml/2006/main" w:val="Heading3withnumbering"/>
      </w:pPr>
      <w:r>
        <w:t>Türkiye perspective</w:t>
      </w:r>
    </w:p>
    <w:p>
      <w:pPr>
        <w:pStyle xmlns:default="http://schemas.openxmlformats.org/wordprocessingml/2006/main" w:val="Heading4"/>
      </w:pPr>
      <w:r>
        <w:t>National project coordinator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0" w:lastRow="0" w:lastColumn="0" w:firstColumn="0" w:noHBand="0" w:noVBand="1"/>
      </w:tblPr>
      <w:tblGrid>
        <w:gridCol xmlns:default="http://schemas.openxmlformats.org/wordprocessingml/2006/main" w:w="3000"/>
        <w:gridCol xmlns:default="http://schemas.openxmlformats.org/wordprocessingml/2006/main" w:w="6000"/>
      </w:tblGrid>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Contact Person</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Murat Sağlam</w:t>
            </w:r>
          </w:p>
        </w:tc>
      </w:tr>
      <w:tr xmlns:default="http://schemas.openxmlformats.org/wordprocessingml/2006/main" w:rsidR="00C028CE" w:rsidTr="00436B50">
        <w:tc>
          <w:tcPr>
            <w:tcW xmlns:default="http://schemas.openxmlformats.org/wordprocessingml/2006/main" w:w="3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Email Address</w:t>
            </w:r>
          </w:p>
        </w:tc>
        <w:tc>
          <w:tcPr>
            <w:tcW xmlns:default="http://schemas.openxmlformats.org/wordprocessingml/2006/main" w:w="6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murat.saglam@alpata.com</w:t>
            </w:r>
          </w:p>
        </w:tc>
      </w:tr>
    </w:tbl>
    <w:p>
      <w:pPr>
        <w:pStyle xmlns:default="http://schemas.openxmlformats.org/wordprocessingml/2006/main" w:val="Heading4"/>
      </w:pPr>
      <w:r>
        <w:t>National rationale for public funding</w:t>
      </w:r>
    </w:p>
    <w:p>
      <w:pPr>
        <w:pStyle xmlns:default="http://schemas.openxmlformats.org/wordprocessingml/2006/main" w:val="BodyText"/>
      </w:pPr>
      <w:r>
        <w:t>The purpose of a traceability system is to track where a product is and where it goes along the supply chain (SC). End-to-end supply chain traceability enables organizations in the supply chain network to respond to volatile demand. Automotive SC is a specialized production-distribution chain that includes a comprehensive combination of participants and processes. In recent years, new tools have been developed to improve SC transparency, visibility, and traceability, especially in health and safety sensitive sectors such as food and pharmaceuticals. According to the study carried by AlliedMarket Research  [19], the global automotive logistics market was valued at $241.7 billion in 2021, and is projected to reach $433.6 billion by 2031, growing at a CAGR of 6.1% from 2022 to 2031. </w:t>
      </w:r>
      <w:r>
        <w:br/>
      </w:r>
      <w:r>
        <w:t>Turkish partners will focus on the cross-organisation (out-factory) and internal chain (in-factory) of the automotive parts supply chain over a multi-vendor logistic network. The scenario starts  from the traceability of automotive parts supplied from third-party vendors at cross-organisational level. The traceability of goods will be secured by online asset integrity  and decentralised solutions enabling IoT-based monitorisation and situational awareness</w:t>
      </w:r>
      <w:r>
        <w:br/>
      </w:r>
      <w:r>
        <w:t>Partners involved and their roles description shortly: </w:t>
      </w:r>
      <w:r>
        <w:br/>
      </w:r>
      <w:r>
        <w:t></w:t>
      </w:r>
      <w:r>
        <w:br/>
      </w:r>
      <w:r>
        <w:t>ERARGE – Providing secure HW and SW solutions </w:t>
      </w:r>
      <w:r>
        <w:br/>
      </w:r>
      <w:r>
        <w:t></w:t>
      </w:r>
      <w:r>
        <w:br/>
      </w:r>
      <w:r>
        <w:t>ACD – Providing secure communication components and frameworks for multi-communication purposes </w:t>
      </w:r>
      <w:r>
        <w:br/>
      </w:r>
      <w:r>
        <w:t></w:t>
      </w:r>
      <w:r>
        <w:br/>
      </w:r>
      <w:r>
        <w:t>INOVASYON -Providing optimization algorithms for EV’s by focusing on battery management system </w:t>
      </w:r>
      <w:r>
        <w:br/>
      </w:r>
      <w:r>
        <w:t></w:t>
      </w:r>
      <w:r>
        <w:br/>
      </w:r>
      <w:r>
        <w:t>ALPATA -Providing Monitoring softwares and dashboards</w:t>
      </w:r>
      <w:r>
        <w:br/>
      </w:r>
      <w:r>
        <w:t></w:t>
      </w:r>
      <w:r>
        <w:br/>
      </w:r>
      <w:r>
        <w:t>OTOKAR - Providing Use Case Scenario</w:t>
      </w:r>
    </w:p>
    <w:p>
      <w:pPr>
        <w:pStyle xmlns:default="http://schemas.openxmlformats.org/wordprocessingml/2006/main" w:val="BodyText"/>
      </w:pPr>
      <w:r>
        <w:br xmlns:default="http://schemas.openxmlformats.org/wordprocessingml/2006/main" w:type="page"/>
      </w:r>
    </w:p>
    <w:p w14:paraId="7033AB8A" w14:textId="1183D888" w:rsidR="00184B2C" w:rsidRPr="009A49D9" w:rsidRDefault="00184B2C" w:rsidP="00184B2C">
      <w:pPr>
        <w:pStyle w:val="Heading2"/>
        <w:rPr>
          <w:lang w:val="en-GB"/>
        </w:rPr>
      </w:pPr>
      <w:bookmarkStart w:id="1031" w:name="_Toc5024165"/>
      <w:bookmarkStart w:id="1032" w:name="_Toc122018253"/>
      <w:r w:rsidRPr="009A49D9">
        <w:rPr>
          <w:lang w:val="en-GB"/>
        </w:rPr>
        <w:lastRenderedPageBreak/>
        <w:t>Annex A:</w:t>
      </w:r>
      <w:r w:rsidRPr="009A49D9">
        <w:rPr>
          <w:lang w:val="en-GB"/>
        </w:rPr>
        <w:tab/>
        <w:t>Summary of costs &amp; effort breakdown</w:t>
      </w:r>
      <w:bookmarkEnd w:id="1031"/>
      <w:bookmarkEnd w:id="1032"/>
      <w:r w:rsidRPr="009A49D9">
        <w:rPr>
          <w:lang w:val="en-GB"/>
        </w:rPr>
        <w:t xml:space="preserve"> </w:t>
      </w:r>
    </w:p>
    <w:p>
      <w:pPr>
        <w:pStyle xmlns:default="http://schemas.openxmlformats.org/wordprocessingml/2006/main" w:val="Heading3"/>
      </w:pPr>
      <w:r>
        <w:t>Effort per country</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Effort per country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941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661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69.5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9,961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29.5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809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1,166</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 (PY)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18.7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152.6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13,539</w:t>
            </w:r>
          </w:p>
        </w:tc>
      </w:tr>
    </w:tbl>
    <w:p>
      <w:pPr>
        <w:pStyle xmlns:default="http://schemas.openxmlformats.org/wordprocessingml/2006/main" w:val="Heading3"/>
      </w:pPr>
      <w:r>
        <w:t>Effort per organisation type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1500"/>
        <w:gridCol xmlns:default="http://schemas.openxmlformats.org/wordprocessingml/2006/main" w:w="1500"/>
        <w:gridCol xmlns:default="http://schemas.openxmlformats.org/wordprocessingml/2006/main" w:w="1500"/>
        <w:gridCol xmlns:default="http://schemas.openxmlformats.org/wordprocessingml/2006/main" w:w="1500"/>
        <w:gridCol xmlns:default="http://schemas.openxmlformats.org/wordprocessingml/2006/main" w:w="1500"/>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Effort per organisation type</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86%</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57%</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43%</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55%</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26%</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78%</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 (PY)</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52.2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71.3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12.2</w:t>
            </w:r>
          </w:p>
        </w:tc>
      </w:tr>
    </w:tbl>
    <w:p>
      <w:pPr>
        <w:pStyle xmlns:default="http://schemas.openxmlformats.org/wordprocessingml/2006/main" w:val="Heading3"/>
      </w:pPr>
      <w:r>
        <w:t>Costs per organisation type</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1500"/>
        <w:gridCol xmlns:default="http://schemas.openxmlformats.org/wordprocessingml/2006/main" w:w="1500"/>
        <w:gridCol xmlns:default="http://schemas.openxmlformats.org/wordprocessingml/2006/main" w:w="1500"/>
        <w:gridCol xmlns:default="http://schemas.openxmlformats.org/wordprocessingml/2006/main" w:w="1500"/>
        <w:gridCol xmlns:default="http://schemas.openxmlformats.org/wordprocessingml/2006/main" w:w="1500"/>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Cost per organisation type</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86%</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53%</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47%</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66%</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34%</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68%</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 (k€)</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5,889</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650</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2,207</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4,209</w:t>
            </w:r>
          </w:p>
        </w:tc>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584</w:t>
            </w:r>
          </w:p>
        </w:tc>
      </w:tr>
    </w:tbl>
    <w:p>
      <w:pPr>
        <w:pStyle xmlns:default="http://schemas.openxmlformats.org/wordprocessingml/2006/main" w:val="Heading3"/>
      </w:pPr>
      <w:r>
        <w:t>Effort and costs per partner</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1" w:lastColumn="0" w:firstColumn="1" w:noHBand="0" w:noVBand="1"/>
      </w:tblPr>
      <w:tblGrid>
        <w:gridCol xmlns:default="http://schemas.openxmlformats.org/wordprocessingml/2006/main" w:w="1500"/>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gridCol xmlns:default="http://schemas.openxmlformats.org/wordprocessingml/2006/main" w:w="833"/>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Partner</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Type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WP7</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(PY)</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effort (%)</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 cost (k€)</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Acd Bilgi İşlem Ltd. Şti.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TUR</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6.9</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ADLC</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2.7</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Charles University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309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Cooperativa Elétrica de Loureira, CRL</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PRT</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1.9</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9.8</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195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Digitalmente, Novas Tecnologias Comunicação, Lda</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PRT</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339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Enerim</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1,395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ERGÜNLER İNŞAAT PETROL ÜRÜNLERİ OTOMOTİV TEKSTİL MADENCİLİK SU ÜRÜNLERİ SANAYİ VE TİCARET LİMİTED ŞİRKETİ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TUR</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F-Secure Corporation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1,673</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Inovasyon Muhendislik</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TUR</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240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Institute of Microelectronic Applications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352</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Instituto Superior de Engenharia do Porto (ISEP)</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uni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PRT</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7.7</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275</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Modirum Gespi</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5.8</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882</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Natlink Oy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9.7</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1,190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Necdet Alpata Pazarlama Lojistik ve Turizm Sanayi ve Ticaret A.Ş.</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TUR</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7.1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227</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Otokar Otomotiv ve Savunma Sanayi A.Ş.</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TUR</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0.9</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8.0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369</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Polar Electro Oy</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ind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14.8</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2,100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 of Oulu / Oulun Satama</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oth</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650</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SIRRIS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0.4</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0.2</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136</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Vintecc bv</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sme</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0.5</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0.3</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3.5</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481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VTT Technical Research Centre of Finland Ltd.</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0.7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4.0</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1.6</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14.4</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9%</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2,071</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Totals</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18.7</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21.2</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21.8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24.8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20.8</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31.3</w:t>
            </w:r>
          </w:p>
        </w:tc>
        <w:tc>
          <w:tcPr>
            <w:tcW xmlns:default="http://schemas.openxmlformats.org/wordprocessingml/2006/main" w:w="833"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14.1</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152.6</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100%</w:t>
            </w:r>
          </w:p>
        </w:tc>
        <w:tc>
          <w:tcPr>
            <w:tcW xmlns:default="http://schemas.openxmlformats.org/wordprocessingml/2006/main" w:w="90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13,539</w:t>
            </w:r>
          </w:p>
        </w:tc>
      </w:tr>
    </w:tbl>
    <w:bookmarkEnd w:id="1033"/>
    <w:p w14:paraId="439380D7" w14:textId="37E32654" w:rsidR="00817E22" w:rsidRDefault="00817E22" w:rsidP="007C79F1">
      <w:pPr>
        <w:pStyle w:val="BodyText"/>
        <w:rPr>
          <w:lang w:eastAsia="en-US"/>
        </w:rPr>
      </w:pPr>
    </w:p>
    <w:p w14:paraId="20422ED9" w14:textId="260BF581" w:rsidR="00C163ED" w:rsidRDefault="00C163ED" w:rsidP="007C79F1">
      <w:pPr>
        <w:pStyle w:val="BodyText"/>
        <w:rPr>
          <w:lang w:eastAsia="en-US"/>
        </w:rPr>
      </w:pPr>
    </w:p>
    <w:p w14:paraId="318AF364" w14:textId="77777777" w:rsidR="00CA54FD" w:rsidRDefault="008E4F0E">
      <w:pPr>
        <w:spacing w:before="0" w:after="200" w:line="276" w:lineRule="auto"/>
        <w:rPr>
          <w:lang w:eastAsia="en-US"/>
        </w:rPr>
        <w:sectPr w:rsidR="00CA54FD" w:rsidSect="00282B8D">
          <w:pgSz w:w="11906" w:h="16838"/>
          <w:pgMar w:top="2371" w:right="1418" w:bottom="851" w:left="1418" w:header="567" w:footer="227" w:gutter="0"/>
          <w:cols w:space="708"/>
          <w:titlePg/>
          <w:docGrid w:linePitch="360"/>
        </w:sectPr>
      </w:pPr>
      <w:r>
        <w:rPr>
          <w:lang w:eastAsia="en-US"/>
        </w:rPr>
        <w:br w:type="page"/>
      </w:r>
    </w:p>
    <w:p w14:paraId="3AA81527" w14:textId="74777E02" w:rsidR="00CA54FD" w:rsidRPr="007041CA" w:rsidRDefault="00CA54FD" w:rsidP="00CA54FD">
      <w:pPr>
        <w:pStyle w:val="Heading2"/>
        <w:rPr>
          <w:lang w:val="en-GB"/>
        </w:rPr>
      </w:pPr>
      <w:bookmarkStart w:id="1034" w:name="_Toc49504980"/>
      <w:bookmarkStart w:id="1035" w:name="_Toc90475142"/>
      <w:bookmarkStart w:id="1036" w:name="_Toc122016426"/>
      <w:bookmarkStart w:id="1037" w:name="_Toc122018254"/>
      <w:r w:rsidRPr="007041CA">
        <w:rPr>
          <w:lang w:val="en-GB"/>
        </w:rPr>
        <w:lastRenderedPageBreak/>
        <w:t>Annex B:</w:t>
      </w:r>
      <w:r w:rsidRPr="007041CA">
        <w:rPr>
          <w:lang w:val="en-GB"/>
        </w:rPr>
        <w:tab/>
        <w:t xml:space="preserve">Consortium feedback on the PO </w:t>
      </w:r>
      <w:proofErr w:type="gramStart"/>
      <w:r w:rsidRPr="007041CA">
        <w:rPr>
          <w:lang w:val="en-GB"/>
        </w:rPr>
        <w:t>evaluation</w:t>
      </w:r>
      <w:bookmarkEnd w:id="1034"/>
      <w:bookmarkEnd w:id="1035"/>
      <w:bookmarkEnd w:id="1036"/>
      <w:bookmarkEnd w:id="1037"/>
      <w:proofErr w:type="gramEnd"/>
    </w:p>
    <w:p>
      <w:pPr>
        <w:pStyle xmlns:default="http://schemas.openxmlformats.org/wordprocessingml/2006/main" w:val="Heading4"/>
      </w:pPr>
      <w:r>
        <w:t>STG evaluation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4500"/>
        <w:gridCol xmlns:default="http://schemas.openxmlformats.org/wordprocessingml/2006/main" w:w="4500"/>
      </w:tblGrid>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Mandatory improvements</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Recommended improvements</w:t>
            </w:r>
          </w:p>
        </w:tc>
      </w:tr>
      <w:tr xmlns:default="http://schemas.openxmlformats.org/wordprocessingml/2006/main" w:rsidR="00C028CE" w:rsidTr="00436B50">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Explain how the project plan to develop synergy between the use cases in order to come with common architecture and efficient technical strategy</w:t>
            </w:r>
            <w:r>
              <w:rPr>
                <w:sz xmlns:default="http://schemas.openxmlformats.org/wordprocessingml/2006/main" w:val="20"/>
              </w:rPr>
              <w:br/>
            </w:r>
            <w:r>
              <w:rPr>
                <w:sz xmlns:default="http://schemas.openxmlformats.org/wordprocessingml/2006/main" w:val="20"/>
              </w:rPr>
              <w:t>- Provide a clear and concrete one-page summary, including information on targeted market and business relevance, consortium relevance and concrete innovations and expected technical outcomes. </w:t>
            </w:r>
            <w:r>
              <w:rPr>
                <w:sz xmlns:default="http://schemas.openxmlformats.org/wordprocessingml/2006/main" w:val="20"/>
              </w:rPr>
              <w:br/>
            </w:r>
            <w:r>
              <w:rPr>
                <w:sz xmlns:default="http://schemas.openxmlformats.org/wordprocessingml/2006/main" w:val="20"/>
              </w:rPr>
              <w:t>- Give a clear overview of the solution concept and its elements, and provide a description of the societal, economic and technical challenges that will be addressed in the project. </w:t>
            </w:r>
            <w:r>
              <w:rPr>
                <w:sz xmlns:default="http://schemas.openxmlformats.org/wordprocessingml/2006/main" w:val="20"/>
              </w:rPr>
              <w:br/>
            </w:r>
            <w:r>
              <w:rPr>
                <w:sz xmlns:default="http://schemas.openxmlformats.org/wordprocessingml/2006/main" w:val="20"/>
              </w:rPr>
              <w:t>- If possible, enhance figure 3, or replace by a table.</w:t>
            </w:r>
            <w:r>
              <w:rPr>
                <w:sz xmlns:default="http://schemas.openxmlformats.org/wordprocessingml/2006/main" w:val="20"/>
              </w:rPr>
              <w:br/>
            </w:r>
            <w:r>
              <w:rPr>
                <w:sz xmlns:default="http://schemas.openxmlformats.org/wordprocessingml/2006/main" w:val="20"/>
              </w:rPr>
              <w:t>- Provide a clear and focused Market SotA for the targeted markets/market segments of the project, including trends, growth, current solutions, competitors.  </w:t>
            </w:r>
            <w:r>
              <w:rPr>
                <w:sz xmlns:default="http://schemas.openxmlformats.org/wordprocessingml/2006/main" w:val="20"/>
              </w:rPr>
              <w:br/>
            </w:r>
            <w:r>
              <w:rPr>
                <w:sz xmlns:default="http://schemas.openxmlformats.org/wordprocessingml/2006/main" w:val="20"/>
              </w:rPr>
              <w:t>- Provide a clear Market value chain (e.g. diagram) and position the partners on it. </w:t>
            </w:r>
            <w:r>
              <w:rPr>
                <w:sz xmlns:default="http://schemas.openxmlformats.org/wordprocessingml/2006/main" w:val="20"/>
              </w:rPr>
              <w:br/>
            </w:r>
            <w:r>
              <w:rPr>
                <w:sz xmlns:default="http://schemas.openxmlformats.org/wordprocessingml/2006/main" w:val="20"/>
              </w:rPr>
              <w:t>- Somehow merge the info from annex B into section 2.2.1. Shorten if needed.</w:t>
            </w:r>
            <w:r>
              <w:rPr>
                <w:sz xmlns:default="http://schemas.openxmlformats.org/wordprocessingml/2006/main" w:val="20"/>
              </w:rPr>
              <w:br/>
            </w:r>
            <w:r>
              <w:rPr>
                <w:sz xmlns:default="http://schemas.openxmlformats.org/wordprocessingml/2006/main" w:val="20"/>
              </w:rPr>
              <w:t>- Provide details on the targeted business impact for the use cases that are too briefly described. </w:t>
            </w:r>
            <w:r>
              <w:rPr>
                <w:sz xmlns:default="http://schemas.openxmlformats.org/wordprocessingml/2006/main" w:val="20"/>
              </w:rPr>
              <w:br/>
            </w:r>
            <w:r>
              <w:rPr>
                <w:sz xmlns:default="http://schemas.openxmlformats.org/wordprocessingml/2006/main" w:val="20"/>
              </w:rPr>
              <w:t>- Include in the SotA analysis also the common technological challenges/areas addressed in this project, also with reference to the TioCPS project. </w:t>
            </w:r>
            <w:r>
              <w:rPr>
                <w:sz xmlns:default="http://schemas.openxmlformats.org/wordprocessingml/2006/main" w:val="20"/>
              </w:rPr>
              <w:br/>
            </w:r>
            <w:r>
              <w:rPr>
                <w:sz xmlns:default="http://schemas.openxmlformats.org/wordprocessingml/2006/main" w:val="20"/>
              </w:rPr>
              <w:t>- Consider the relation between UC5 and 7.</w:t>
            </w:r>
            <w:r>
              <w:rPr>
                <w:sz xmlns:default="http://schemas.openxmlformats.org/wordprocessingml/2006/main" w:val="20"/>
              </w:rPr>
              <w:br/>
            </w:r>
            <w:r>
              <w:rPr>
                <w:sz xmlns:default="http://schemas.openxmlformats.org/wordprocessingml/2006/main" w:val="20"/>
              </w:rPr>
              <w:t>- Explicitly list the "key aspects"</w:t>
            </w:r>
            <w:r>
              <w:rPr>
                <w:sz xmlns:default="http://schemas.openxmlformats.org/wordprocessingml/2006/main" w:val="20"/>
              </w:rPr>
              <w:br/>
            </w:r>
            <w:r>
              <w:rPr>
                <w:sz xmlns:default="http://schemas.openxmlformats.org/wordprocessingml/2006/main" w:val="20"/>
              </w:rPr>
              <w:t>- If the technological innovation is more than combining techniques, explain.</w:t>
            </w:r>
            <w:r>
              <w:rPr>
                <w:sz xmlns:default="http://schemas.openxmlformats.org/wordprocessingml/2006/main" w:val="20"/>
              </w:rPr>
              <w:br/>
            </w:r>
            <w:r>
              <w:rPr>
                <w:sz xmlns:default="http://schemas.openxmlformats.org/wordprocessingml/2006/main" w:val="20"/>
              </w:rPr>
              <w:t>- Provide a solution concept with a clear view on the technical elements and interfacing between the elements. </w:t>
            </w:r>
            <w:r>
              <w:rPr>
                <w:sz xmlns:default="http://schemas.openxmlformats.org/wordprocessingml/2006/main" w:val="20"/>
              </w:rPr>
              <w:br/>
            </w:r>
            <w:r>
              <w:rPr>
                <w:sz xmlns:default="http://schemas.openxmlformats.org/wordprocessingml/2006/main" w:val="20"/>
              </w:rPr>
              <w:t>- Provide a functional and value analysis (see ITEA guidelines for table format)</w:t>
            </w:r>
            <w:r>
              <w:rPr>
                <w:sz xmlns:default="http://schemas.openxmlformats.org/wordprocessingml/2006/main" w:val="20"/>
              </w:rPr>
              <w:br/>
            </w:r>
            <w:r>
              <w:rPr>
                <w:sz xmlns:default="http://schemas.openxmlformats.org/wordprocessingml/2006/main" w:val="20"/>
              </w:rPr>
              <w:t>- Make figure 8 more clear.</w:t>
            </w:r>
            <w:r>
              <w:rPr>
                <w:sz xmlns:default="http://schemas.openxmlformats.org/wordprocessingml/2006/main" w:val="20"/>
              </w:rPr>
              <w:br/>
            </w:r>
            <w:r>
              <w:rPr>
                <w:sz xmlns:default="http://schemas.openxmlformats.org/wordprocessingml/2006/main" w:val="20"/>
              </w:rPr>
              <w:t>- Focus the expected project outputs on clear tangible outputs/results only. </w:t>
            </w:r>
            <w:r>
              <w:rPr>
                <w:sz xmlns:default="http://schemas.openxmlformats.org/wordprocessingml/2006/main" w:val="20"/>
              </w:rPr>
              <w:br/>
            </w:r>
            <w:r>
              <w:rPr>
                <w:sz xmlns:default="http://schemas.openxmlformats.org/wordprocessingml/2006/main" w:val="20"/>
              </w:rPr>
              <w:t>- Rework the KPIs and make them SMART, including baseline and target values (please consult guidelines ITEA). </w:t>
            </w:r>
            <w:r>
              <w:rPr>
                <w:sz xmlns:default="http://schemas.openxmlformats.org/wordprocessingml/2006/main" w:val="20"/>
              </w:rPr>
              <w:br/>
            </w:r>
            <w:r>
              <w:rPr>
                <w:sz xmlns:default="http://schemas.openxmlformats.org/wordprocessingml/2006/main" w:val="20"/>
              </w:rPr>
              <w:t>- Next time make sure that somebody reviews the final document for overall style coherence and checks for obvious small errors.</w:t>
            </w:r>
            <w:r>
              <w:rPr>
                <w:sz xmlns:default="http://schemas.openxmlformats.org/wordprocessingml/2006/main" w:val="20"/>
              </w:rPr>
              <w:br/>
            </w:r>
            <w:r>
              <w:rPr>
                <w:sz xmlns:default="http://schemas.openxmlformats.org/wordprocessingml/2006/main" w:val="20"/>
              </w:rPr>
              <w:t>- Add more to the acronym list to make the document easer to read, e.g. EV (electric vehicle), IBO (innovation and business objective), M2M (machine to machine).</w:t>
            </w:r>
          </w:p>
        </w:tc>
        <w:tc>
          <w:tcPr>
            <w:tcW xmlns:default="http://schemas.openxmlformats.org/wordprocessingml/2006/main" w:w="4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bl>
    <w:p>
      <w:pPr>
        <w:pStyle xmlns:default="http://schemas.openxmlformats.org/wordprocessingml/2006/main" w:val="Heading4"/>
      </w:pPr>
      <w:r>
        <w:t>Consortium feedback on STG evaluation</w:t>
      </w:r>
    </w:p>
    <w:p>
      <w:pPr>
        <w:pStyle xmlns:default="http://schemas.openxmlformats.org/wordprocessingml/2006/main" w:val="BodyText"/>
      </w:pPr>
      <w:r>
        <w:t>- Explain how the project plan to develop synergy between the use cases in order to come with common architecture and efficient technical strategy</w:t>
      </w:r>
      <w:r>
        <w:br/>
      </w:r>
      <w:r>
        <w:t>Response: The synergy between the use cases and the Sa4CPs concept description has been revised, and the consortium estimates that the proposal has now efficient strategy for the R&amp;D.</w:t>
      </w:r>
      <w:r>
        <w:br/>
      </w:r>
      <w:r>
        <w:t></w:t>
      </w:r>
      <w:r>
        <w:br/>
      </w:r>
      <w:r>
        <w:t>- Provide a clear and concrete one-page summary, including information on targeted market and business relevance, consortium relevance and concrete innovations and expected technical outcomes.</w:t>
      </w:r>
      <w:r>
        <w:br/>
      </w:r>
      <w:r>
        <w:t>Response: The one page summary of the project has been rewritten.</w:t>
      </w:r>
      <w:r>
        <w:br/>
      </w:r>
      <w:r>
        <w:t></w:t>
      </w:r>
      <w:r>
        <w:br/>
      </w:r>
      <w:r>
        <w:t>- Give a clear overview of the solution concept and its elements, and provide a description of the societal, economic and technical challenges that will be addressed in the project.</w:t>
      </w:r>
      <w:r>
        <w:br/>
      </w:r>
      <w:r>
        <w:t>Response: The solution concept description has been updated.</w:t>
      </w:r>
      <w:r>
        <w:br/>
      </w:r>
      <w:r>
        <w:t></w:t>
      </w:r>
      <w:r>
        <w:br/>
      </w:r>
      <w:r>
        <w:t></w:t>
      </w:r>
      <w:r>
        <w:br/>
      </w:r>
      <w:r>
        <w:t>- If possible, enhance figure 3, or replace by a table.</w:t>
      </w:r>
      <w:r>
        <w:br/>
      </w:r>
      <w:r>
        <w:t>Response: The figure 3 has been updated.</w:t>
      </w:r>
      <w:r>
        <w:br/>
      </w:r>
      <w:r>
        <w:t></w:t>
      </w:r>
      <w:r>
        <w:br/>
      </w:r>
      <w:r>
        <w:t></w:t>
      </w:r>
      <w:r>
        <w:br/>
      </w:r>
      <w:r>
        <w:t>- Provide a clear and focused Market SotA for the targeted markets/market segments of the project, including trends, growth, current solutions, competitors.</w:t>
      </w:r>
      <w:r>
        <w:br/>
      </w:r>
      <w:r>
        <w:t>Response: the Market SotA description has been improved in the proposal.</w:t>
      </w:r>
      <w:r>
        <w:br/>
      </w:r>
      <w:r>
        <w:t></w:t>
      </w:r>
      <w:r>
        <w:br/>
      </w:r>
      <w:r>
        <w:t>- Provide a clear Market value chain (e.g. diagram) and position the partners on it.</w:t>
      </w:r>
      <w:r>
        <w:br/>
      </w:r>
      <w:r>
        <w:t>Response: The market value chain description has been enhanced, see pictures 6 and 7 with the textual description.</w:t>
      </w:r>
      <w:r>
        <w:br/>
      </w:r>
      <w:r>
        <w:t></w:t>
      </w:r>
      <w:r>
        <w:br/>
      </w:r>
      <w:r>
        <w:t>- Somehow merge the info from annex B into section 2.2.1. Shorten if needed.</w:t>
      </w:r>
      <w:r>
        <w:br/>
      </w:r>
      <w:r>
        <w:t>Response: The most essential parts from the referred annex has been included in the body of the FPP. However, the annex are still included into the proposal.</w:t>
      </w:r>
      <w:r>
        <w:br/>
      </w:r>
      <w:r>
        <w:t></w:t>
      </w:r>
      <w:r>
        <w:br/>
      </w:r>
      <w:r>
        <w:t>- Provide details on the targeted business impact for the use cases that are too briefly described.</w:t>
      </w:r>
      <w:r>
        <w:br/>
      </w:r>
      <w:r>
        <w:t>Response: The targeted business impacts of the use cases have been updated.</w:t>
      </w:r>
      <w:r>
        <w:br/>
      </w:r>
      <w:r>
        <w:t></w:t>
      </w:r>
      <w:r>
        <w:br/>
      </w:r>
      <w:r>
        <w:t>- Include in the SotA analysis also the common technological challenges/areas addressed in this project, also with reference to the TioCPS project.</w:t>
      </w:r>
      <w:r>
        <w:br/>
      </w:r>
      <w:r>
        <w:t>Response: The SotA analysis have been updated, and also the descriptions related to the TIoCPS project has been enhanced.</w:t>
      </w:r>
      <w:r>
        <w:br/>
      </w:r>
      <w:r>
        <w:t></w:t>
      </w:r>
      <w:r>
        <w:br/>
      </w:r>
      <w:r>
        <w:t>- Consider the relation between UC5 and 7.</w:t>
      </w:r>
      <w:r>
        <w:br/>
      </w:r>
      <w:r>
        <w:t>Response: The UC5 and UC 7 are still kept separated, because the viewpoints are a bit different. However, there are good possibilities for collaborations, which will be investigated during the project execution.</w:t>
      </w:r>
      <w:r>
        <w:br/>
      </w:r>
      <w:r>
        <w:t></w:t>
      </w:r>
      <w:r>
        <w:br/>
      </w:r>
      <w:r>
        <w:t>- Explicitly list the "key aspects"</w:t>
      </w:r>
      <w:r>
        <w:br/>
      </w:r>
      <w:r>
        <w:t>Response: The key aspects are clarified in a bit more detailed manner, see table 4.</w:t>
      </w:r>
      <w:r>
        <w:br/>
      </w:r>
      <w:r>
        <w:t></w:t>
      </w:r>
      <w:r>
        <w:br/>
      </w:r>
      <w:r>
        <w:t>- If the technological innovation is more than combining techniques, explain.</w:t>
      </w:r>
      <w:r>
        <w:br/>
      </w:r>
      <w:r>
        <w:t>Response: Yes, the technological innovation targets more than combining techniques, and the explanation has been revised in the text.</w:t>
      </w:r>
      <w:r>
        <w:br/>
      </w:r>
      <w:r>
        <w:t></w:t>
      </w:r>
      <w:r>
        <w:br/>
      </w:r>
      <w:r>
        <w:t>- Provide a solution concept with a clear view on the technical elements and interfacing between the elements.</w:t>
      </w:r>
      <w:r>
        <w:br/>
      </w:r>
      <w:r>
        <w:t>Response: The description of the functional elements of the concept, with interfaces and value estimation has been added into the proposal.</w:t>
      </w:r>
      <w:r>
        <w:br/>
      </w:r>
      <w:r>
        <w:t></w:t>
      </w:r>
      <w:r>
        <w:br/>
      </w:r>
      <w:r>
        <w:t>- Provide a functional and value analysis (see ITEA guidelines for table format)</w:t>
      </w:r>
      <w:r>
        <w:br/>
      </w:r>
      <w:r>
        <w:t>Response: The description of the functional elements of the concept, with interfaces and value estimation has been added into the proposal.</w:t>
      </w:r>
      <w:r>
        <w:br/>
      </w:r>
      <w:r>
        <w:t></w:t>
      </w:r>
      <w:r>
        <w:br/>
      </w:r>
      <w:r>
        <w:t>- Make figure 8 more clear.</w:t>
      </w:r>
      <w:r>
        <w:br/>
      </w:r>
      <w:r>
        <w:t>Response: The figure has been updated.</w:t>
      </w:r>
      <w:r>
        <w:br/>
      </w:r>
      <w:r>
        <w:t></w:t>
      </w:r>
      <w:r>
        <w:br/>
      </w:r>
      <w:r>
        <w:t>- Focus the expected project outputs on clear tangible outputs/results only.</w:t>
      </w:r>
      <w:r>
        <w:br/>
      </w:r>
      <w:r>
        <w:t>Response: The description of the expected project outputs has been revised.</w:t>
      </w:r>
      <w:r>
        <w:br/>
      </w:r>
      <w:r>
        <w:t></w:t>
      </w:r>
      <w:r>
        <w:br/>
      </w:r>
      <w:r>
        <w:t>- Rework the KPIs and make them SMART, including baseline and target values (please consult guidelines ITEA).</w:t>
      </w:r>
      <w:r>
        <w:br/>
      </w:r>
      <w:r>
        <w:t>Response: The description of the KPIS have been revised.</w:t>
      </w:r>
      <w:r>
        <w:br/>
      </w:r>
      <w:r>
        <w:t></w:t>
      </w:r>
      <w:r>
        <w:br/>
      </w:r>
      <w:r>
        <w:t>- Next time make sure that somebody reviews the final document for overall style coherence and checks for obvious small errors.</w:t>
      </w:r>
      <w:r>
        <w:br/>
      </w:r>
      <w:r>
        <w:t>Response: The final FPP document has/will be(en) reviewed before submission of the final version.</w:t>
      </w:r>
      <w:r>
        <w:br/>
      </w:r>
      <w:r>
        <w:t></w:t>
      </w:r>
      <w:r>
        <w:br/>
      </w:r>
      <w:r>
        <w:t></w:t>
      </w:r>
      <w:r>
        <w:br/>
      </w:r>
      <w:r>
        <w:t>- Add more to the acronym list to make the document easer to read, e.g. EV (electric vehicle), IBO (innovation and business objective), M2M (machine to machine).</w:t>
      </w:r>
      <w:r>
        <w:br/>
      </w:r>
      <w:r>
        <w:t>Response: the acronym list has been updated.</w:t>
      </w:r>
      <w:r>
        <w:br/>
      </w:r>
      <w:r>
        <w:t/>
      </w:r>
    </w:p>
    <w:p>
      <w:pPr>
        <w:pStyle xmlns:default="http://schemas.openxmlformats.org/wordprocessingml/2006/main" w:val="Heading4"/>
      </w:pPr>
      <w:r>
        <w:t>Public Authorities evaluation</w:t>
      </w:r>
    </w:p>
    <w:tbl>
      <w:tblPr>
        <w:tblStyle xmlns:default="http://schemas.openxmlformats.org/wordprocessingml/2006/main" w:val="TableGrid"/>
        <w:tblW xmlns:default="http://schemas.openxmlformats.org/wordprocessingml/2006/main" w:w="0" w:type="auto"/>
        <w:tblLook xmlns:default="http://schemas.openxmlformats.org/wordprocessingml/2006/main" w:val="04A0" w:firstRow="1" w:lastRow="0" w:lastColumn="0" w:firstColumn="0" w:noHBand="0" w:noVBand="1"/>
      </w:tblPr>
      <w:tblGrid>
        <w:gridCol xmlns:default="http://schemas.openxmlformats.org/wordprocessingml/2006/main" w:w="1500"/>
        <w:gridCol xmlns:default="http://schemas.openxmlformats.org/wordprocessingml/2006/main" w:w="2000"/>
        <w:gridCol xmlns:default="http://schemas.openxmlformats.org/wordprocessingml/2006/main" w:w="5500"/>
      </w:tblGrid>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Country</w:t>
            </w:r>
          </w:p>
        </w:tc>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Evaluation</w:t>
            </w:r>
          </w:p>
        </w:tc>
        <w:tc>
          <w:tcPr>
            <w:tcW xmlns:default="http://schemas.openxmlformats.org/wordprocessingml/2006/main" w:w="5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Review</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Belgium</w:t>
            </w:r>
          </w:p>
        </w:tc>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Average chances for funding (=)</w:t>
            </w:r>
          </w:p>
        </w:tc>
        <w:tc>
          <w:tcPr>
            <w:tcW xmlns:default="http://schemas.openxmlformats.org/wordprocessingml/2006/main" w:w="5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ITEA project is handling important topics, but the large diversity of technologies used, makes it unclear how collaboration will be possible on ITEA level between the large number of use cases.</w:t>
            </w:r>
            <w:r>
              <w:rPr>
                <w:sz xmlns:default="http://schemas.openxmlformats.org/wordprocessingml/2006/main" w:val="20"/>
              </w:rPr>
              <w:br/>
            </w:r>
            <w:r>
              <w:rPr>
                <w:sz xmlns:default="http://schemas.openxmlformats.org/wordprocessingml/2006/main" w:val="20"/>
              </w:rPr>
              <w:t>	</w:t>
            </w:r>
            <w:r>
              <w:rPr>
                <w:sz xmlns:default="http://schemas.openxmlformats.org/wordprocessingml/2006/main" w:val="20"/>
              </w:rPr>
              <w:br/>
            </w:r>
            <w:r>
              <w:rPr>
                <w:sz xmlns:default="http://schemas.openxmlformats.org/wordprocessingml/2006/main" w:val="20"/>
              </w:rPr>
              <w:t>The partner ADLC can request funding, Sirris can only be financed by a company. A financial check will need to verify if the startup is capable of handling the high project cost.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Czech Republic</w:t>
            </w:r>
          </w:p>
        </w:tc>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No status set (default)</w:t>
            </w:r>
          </w:p>
        </w:tc>
        <w:tc>
          <w:tcPr>
            <w:tcW xmlns:default="http://schemas.openxmlformats.org/wordprocessingml/2006/main" w:w="5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Finland</w:t>
            </w:r>
          </w:p>
        </w:tc>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Average chances for funding (=)</w:t>
            </w:r>
          </w:p>
        </w:tc>
        <w:tc>
          <w:tcPr>
            <w:tcW xmlns:default="http://schemas.openxmlformats.org/wordprocessingml/2006/main" w:w="5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idea of the project is relevant and business potential may be big. The international consortium and value chain are promising, but not sufficient yet. More partners from other countries are needed. Remarkable business impact for the companies in long term is required to justify public funding. This is important to prove in the business plans and estimates of the companies.</w:t>
            </w:r>
            <w:r>
              <w:rPr>
                <w:sz xmlns:default="http://schemas.openxmlformats.org/wordprocessingml/2006/main" w:val="20"/>
              </w:rPr>
              <w:br/>
            </w:r>
            <w:r>
              <w:rPr>
                <w:sz xmlns:default="http://schemas.openxmlformats.org/wordprocessingml/2006/main" w:val="20"/>
              </w:rPr>
              <w:t>The companies need to have a credible internationalization plan, a project plan and real business goals including export targets in long term for the project. All companies must have a realistic plan to finance their part of budget. International cooperation between partners and its impact should be visible in the project plans. The national coordinator should agree with Business Finland about submitting the national funding applications, if the FPP is accepted.</w:t>
            </w:r>
            <w:r>
              <w:rPr>
                <w:sz xmlns:default="http://schemas.openxmlformats.org/wordprocessingml/2006/main" w:val="20"/>
              </w:rPr>
              <w:br/>
            </w: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Portugal</w:t>
            </w:r>
          </w:p>
        </w:tc>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No status set (default)</w:t>
            </w:r>
          </w:p>
        </w:tc>
        <w:tc>
          <w:tcPr>
            <w:tcW xmlns:default="http://schemas.openxmlformats.org/wordprocessingml/2006/main" w:w="5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
            </w:r>
          </w:p>
        </w:tc>
      </w:tr>
      <w:tr xmlns:default="http://schemas.openxmlformats.org/wordprocessingml/2006/main" w:rsidR="00C028CE" w:rsidTr="00436B50">
        <w:tc>
          <w:tcPr>
            <w:tcW xmlns:default="http://schemas.openxmlformats.org/wordprocessingml/2006/main" w:w="1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Türkiye</w:t>
            </w:r>
          </w:p>
        </w:tc>
        <w:tc>
          <w:tcPr>
            <w:tcW xmlns:default="http://schemas.openxmlformats.org/wordprocessingml/2006/main" w:w="20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Average chances for funding (=)</w:t>
            </w:r>
          </w:p>
        </w:tc>
        <w:tc>
          <w:tcPr>
            <w:tcW xmlns:default="http://schemas.openxmlformats.org/wordprocessingml/2006/main" w:w="5500" w:type="dxa"/>
            <w:vAlign xmlns:default="http://schemas.openxmlformats.org/wordprocessingml/2006/main" w:val="top"/>
          </w:tcPr>
          <w:p>
            <w:pPr>
              <w:pStyle xmlns:default="http://schemas.openxmlformats.org/wordprocessingml/2006/main" w:val="BodyText"/>
            </w:pPr>
            <w:r>
              <w:rPr>
                <w:sz xmlns:default="http://schemas.openxmlformats.org/wordprocessingml/2006/main" w:val="20"/>
              </w:rPr>
              <w:t>The Project aims to develop a situational awareness concept for critical cyber physical systems with use case scenarios in</w:t>
            </w:r>
            <w:r>
              <w:rPr>
                <w:sz xmlns:default="http://schemas.openxmlformats.org/wordprocessingml/2006/main" w:val="20"/>
              </w:rPr>
              <w:br/>
            </w:r>
            <w:r>
              <w:rPr>
                <w:sz xmlns:default="http://schemas.openxmlformats.org/wordprocessingml/2006/main" w:val="20"/>
              </w:rPr>
              <w:t>logistics, mobility, energy and security.</w:t>
            </w:r>
            <w:r>
              <w:rPr>
                <w:sz xmlns:default="http://schemas.openxmlformats.org/wordprocessingml/2006/main" w:val="20"/>
              </w:rPr>
              <w:br/>
            </w:r>
            <w:r>
              <w:rPr>
                <w:sz xmlns:default="http://schemas.openxmlformats.org/wordprocessingml/2006/main" w:val="20"/>
              </w:rPr>
              <w:t>The consortium comprises of 16 companies from 5 countries. Local partners have a total effort of 34.25%, which makes up</w:t>
            </w:r>
            <w:r>
              <w:rPr>
                <w:sz xmlns:default="http://schemas.openxmlformats.org/wordprocessingml/2006/main" w:val="20"/>
              </w:rPr>
              <w:br/>
            </w:r>
            <w:r>
              <w:rPr>
                <w:sz xmlns:default="http://schemas.openxmlformats.org/wordprocessingml/2006/main" w:val="20"/>
              </w:rPr>
              <w:t>a good fraction of the total effort.</w:t>
            </w:r>
            <w:r>
              <w:rPr>
                <w:sz xmlns:default="http://schemas.openxmlformats.org/wordprocessingml/2006/main" w:val="20"/>
              </w:rPr>
              <w:br/>
            </w:r>
            <w:r>
              <w:rPr>
                <w:sz xmlns:default="http://schemas.openxmlformats.org/wordprocessingml/2006/main" w:val="20"/>
              </w:rPr>
              <w:t>The methods and approaches to be used in the project are not clearly defined. General situational awareness idea has</w:t>
            </w:r>
            <w:r>
              <w:rPr>
                <w:sz xmlns:default="http://schemas.openxmlformats.org/wordprocessingml/2006/main" w:val="20"/>
              </w:rPr>
              <w:br/>
            </w:r>
            <w:r>
              <w:rPr>
                <w:sz xmlns:default="http://schemas.openxmlformats.org/wordprocessingml/2006/main" w:val="20"/>
              </w:rPr>
              <w:t>been well-discussed; however, the description of the methods to achieve this lacks explanation. All methods need to be</w:t>
            </w:r>
            <w:r>
              <w:rPr>
                <w:sz xmlns:default="http://schemas.openxmlformats.org/wordprocessingml/2006/main" w:val="20"/>
              </w:rPr>
              <w:br/>
            </w:r>
            <w:r>
              <w:rPr>
                <w:sz xmlns:default="http://schemas.openxmlformats.org/wordprocessingml/2006/main" w:val="20"/>
              </w:rPr>
              <w:t>elaborated for the various use cases defined in the proposal. The Project idea is significantly novelty, it might have some</w:t>
            </w:r>
            <w:r>
              <w:rPr>
                <w:sz xmlns:default="http://schemas.openxmlformats.org/wordprocessingml/2006/main" w:val="20"/>
              </w:rPr>
              <w:br/>
            </w:r>
            <w:r>
              <w:rPr>
                <w:sz xmlns:default="http://schemas.openxmlformats.org/wordprocessingml/2006/main" w:val="20"/>
              </w:rPr>
              <w:t>chances of funding once the proposal is improved.</w:t>
            </w:r>
          </w:p>
        </w:tc>
      </w:tr>
    </w:tbl>
    <w:p>
      <w:pPr>
        <w:pStyle xmlns:default="http://schemas.openxmlformats.org/wordprocessingml/2006/main" w:val="Heading4"/>
      </w:pPr>
      <w:r>
        <w:t>Consortium feedback on the Public Authorities evaluation</w:t>
      </w:r>
    </w:p>
    <w:p>
      <w:pPr>
        <w:pStyle xmlns:default="http://schemas.openxmlformats.org/wordprocessingml/2006/main" w:val="BodyText"/>
      </w:pPr>
      <w:r>
        <w:t>Belgium: The Belgian consortium has been strengthened with two SMEs: ADLC and Vintecc, and the research centre Sirris supporting them. As such we have identified clear cooperation between the industrial partners as well as with Sirris focusing on the two companies’ use cases in the scope of Sa4CPS project. ADLC has also confirmed their readiness in case of a request for financial check from funding authority. In addition, we are also in discussion with several companies both in Flanders and Brussels. However, due to time constraints, we will further discuss their onboarding after the FPP.</w:t>
      </w:r>
      <w:r>
        <w:br/>
      </w:r>
      <w:r>
        <w:t></w:t>
      </w:r>
      <w:r>
        <w:br/>
      </w:r>
      <w:r>
        <w:t>Finland: The consortium has been enhanced so that 6 new partners have joined the project consortium: Otokar (Tr), CLR(Pt), Enerim (Fin), F-Secure (Fin), Vintec (Be) and Ergtech (CHE). The proposal has been improved in an essential way by highlighting the collaborations between the UCs and partners over the national borders. Especially, the criticality of the port area CPS system needs very high level trust and secure situational awareness, with information combined from multiple UCs (e.g. drones, trucks, people, and related data spaces of SPs), showed with digital twins in Port operator of Oulu. The aim is to discuss with Business Finland after the labelling decision about the national gain, collaboration strategy, return of investment, value creation and balances, and benefits for the international collaboration for local consortium.</w:t>
      </w:r>
      <w:r>
        <w:br/>
      </w:r>
      <w:r>
        <w:t></w:t>
      </w:r>
      <w:r>
        <w:br/>
      </w:r>
      <w:r>
        <w:t>Turkiye: The descriptions of the project methodology and approach has been enhanced. In addition, local Turkish consortium has been updated so that Otokar joined the local consortium.</w:t>
      </w:r>
    </w:p>
    <w:p w14:paraId="33D611F5" w14:textId="124E64A7" w:rsidR="008E4F0E" w:rsidRDefault="008E4F0E">
      <w:pPr>
        <w:spacing w:before="0" w:after="200" w:line="276" w:lineRule="auto"/>
        <w:rPr>
          <w:rFonts w:asciiTheme="minorHAnsi" w:hAnsiTheme="minorHAnsi"/>
          <w:color w:val="000000" w:themeColor="text1"/>
          <w:sz w:val="22"/>
          <w:lang w:eastAsia="en-US"/>
        </w:rPr>
      </w:pPr>
    </w:p>
    <w:p w14:paraId="4E68C9E6" w14:textId="77777777" w:rsidR="00CA54FD" w:rsidRDefault="00CA54FD">
      <w:pPr>
        <w:spacing w:before="0" w:after="200" w:line="276" w:lineRule="auto"/>
        <w:rPr>
          <w:rFonts w:asciiTheme="minorHAnsi" w:hAnsiTheme="minorHAnsi"/>
          <w:color w:val="000000" w:themeColor="text1"/>
          <w:sz w:val="22"/>
          <w:lang w:eastAsia="en-US"/>
        </w:rPr>
        <w:sectPr w:rsidR="00CA54FD" w:rsidSect="00282B8D">
          <w:pgSz w:w="11906" w:h="16838"/>
          <w:pgMar w:top="2371" w:right="1418" w:bottom="851" w:left="1418" w:header="567" w:footer="227" w:gutter="0"/>
          <w:cols w:space="708"/>
          <w:titlePg/>
          <w:docGrid w:linePitch="360"/>
        </w:sectPr>
      </w:pPr>
    </w:p>
    <w:p w14:paraId="3E226D64" w14:textId="6D85D8B6" w:rsidR="008E4F0E" w:rsidRPr="009A49D9" w:rsidRDefault="008E4F0E" w:rsidP="008E4F0E">
      <w:pPr>
        <w:pStyle w:val="Heading2"/>
        <w:rPr>
          <w:lang w:val="en-GB"/>
        </w:rPr>
      </w:pPr>
      <w:bookmarkStart w:id="1038" w:name="_Toc122018255"/>
      <w:r w:rsidRPr="00577449">
        <w:rPr>
          <w:lang w:val="en-US"/>
        </w:rPr>
        <w:lastRenderedPageBreak/>
        <w:t xml:space="preserve">Annex </w:t>
      </w:r>
      <w:r w:rsidR="00CA54FD" w:rsidRPr="00577449">
        <w:rPr>
          <w:lang w:val="en-US"/>
        </w:rPr>
        <w:t>C</w:t>
      </w:r>
      <w:r w:rsidRPr="008E4F0E">
        <w:rPr>
          <w:lang w:val="en-GB"/>
        </w:rPr>
        <w:t xml:space="preserve"> </w:t>
      </w:r>
      <w:r>
        <w:rPr>
          <w:lang w:val="en-GB"/>
        </w:rPr>
        <w:t xml:space="preserve">Additional information related to the use </w:t>
      </w:r>
      <w:proofErr w:type="gramStart"/>
      <w:r>
        <w:rPr>
          <w:lang w:val="en-GB"/>
        </w:rPr>
        <w:t>cases</w:t>
      </w:r>
      <w:bookmarkEnd w:id="1038"/>
      <w:proofErr w:type="gramEnd"/>
      <w:r w:rsidRPr="009A49D9">
        <w:rPr>
          <w:lang w:val="en-GB"/>
        </w:rPr>
        <w:t xml:space="preserve"> </w:t>
      </w:r>
    </w:p>
    <w:p w14:paraId="1D9D3ED0" w14:textId="374699C5" w:rsidR="0040671D" w:rsidRDefault="0040671D" w:rsidP="008E4F0E">
      <w:pPr>
        <w:pStyle w:val="BodyText"/>
        <w:rPr>
          <w:b/>
          <w:bCs/>
          <w:u w:val="single"/>
          <w:lang w:eastAsia="en-US"/>
        </w:rPr>
      </w:pPr>
    </w:p>
    <w:p w14:paraId="151555BB" w14:textId="77777777" w:rsidR="004F2699" w:rsidRPr="00E410E1" w:rsidRDefault="004F2699" w:rsidP="004F2699">
      <w:pPr>
        <w:pStyle w:val="BodyText"/>
        <w:rPr>
          <w:b/>
          <w:bCs/>
          <w:u w:val="single"/>
          <w:lang w:eastAsia="en-US"/>
        </w:rPr>
      </w:pPr>
      <w:r w:rsidRPr="387C3D5F">
        <w:rPr>
          <w:b/>
          <w:bCs/>
          <w:u w:val="single"/>
          <w:lang w:eastAsia="en-US"/>
        </w:rPr>
        <w:t>UC</w:t>
      </w:r>
      <w:r>
        <w:rPr>
          <w:b/>
          <w:u w:val="single"/>
          <w:lang w:eastAsia="en-US"/>
        </w:rPr>
        <w:t xml:space="preserve"> 1</w:t>
      </w:r>
      <w:r w:rsidRPr="387C3D5F">
        <w:rPr>
          <w:b/>
          <w:bCs/>
          <w:u w:val="single"/>
          <w:lang w:eastAsia="en-US"/>
        </w:rPr>
        <w:t>: Autonomous lightweight logistics</w:t>
      </w:r>
    </w:p>
    <w:p w14:paraId="6E86A2F3" w14:textId="77777777" w:rsidR="004F2699" w:rsidRDefault="004F2699" w:rsidP="004F2699"/>
    <w:p w14:paraId="3E263113" w14:textId="63AB4640" w:rsidR="004F2699" w:rsidRPr="00BE1AD3" w:rsidRDefault="004F2699" w:rsidP="004F2699">
      <w:pPr>
        <w:pStyle w:val="Caption"/>
        <w:jc w:val="center"/>
        <w:rPr>
          <w:color w:val="auto"/>
        </w:rPr>
      </w:pPr>
      <w:r w:rsidRPr="00BE1AD3">
        <w:rPr>
          <w:color w:val="auto"/>
        </w:rPr>
        <w:t xml:space="preserve">Table </w:t>
      </w:r>
      <w:r w:rsidRPr="00BE1AD3">
        <w:rPr>
          <w:color w:val="auto"/>
        </w:rPr>
        <w:fldChar w:fldCharType="begin"/>
      </w:r>
      <w:r w:rsidRPr="00BE1AD3">
        <w:rPr>
          <w:color w:val="auto"/>
        </w:rPr>
        <w:instrText xml:space="preserve"> SEQ Table \* ARABIC </w:instrText>
      </w:r>
      <w:r w:rsidRPr="00BE1AD3">
        <w:rPr>
          <w:color w:val="auto"/>
        </w:rPr>
        <w:fldChar w:fldCharType="separate"/>
      </w:r>
      <w:r w:rsidR="009625EB">
        <w:rPr>
          <w:noProof/>
          <w:color w:val="auto"/>
        </w:rPr>
        <w:t>10</w:t>
      </w:r>
      <w:r w:rsidRPr="00BE1AD3">
        <w:rPr>
          <w:color w:val="auto"/>
        </w:rPr>
        <w:fldChar w:fldCharType="end"/>
      </w:r>
      <w:r w:rsidRPr="00BE1AD3">
        <w:rPr>
          <w:color w:val="auto"/>
        </w:rPr>
        <w:t>. Market state of the art, target market and value chain of autonomous lightweight logistics.</w:t>
      </w:r>
    </w:p>
    <w:tbl>
      <w:tblPr>
        <w:tblW w:w="10166"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8"/>
        <w:gridCol w:w="8188"/>
      </w:tblGrid>
      <w:tr w:rsidR="004F2699" w:rsidRPr="00F85C8F" w14:paraId="4FF6FEC4" w14:textId="77777777">
        <w:tc>
          <w:tcPr>
            <w:tcW w:w="10166" w:type="dxa"/>
            <w:gridSpan w:val="2"/>
            <w:shd w:val="clear" w:color="auto" w:fill="BAFFDB" w:themeFill="accent1" w:themeFillTint="33"/>
            <w:tcMar>
              <w:top w:w="100" w:type="dxa"/>
              <w:left w:w="100" w:type="dxa"/>
              <w:bottom w:w="100" w:type="dxa"/>
              <w:right w:w="100" w:type="dxa"/>
            </w:tcMar>
          </w:tcPr>
          <w:p w14:paraId="5A3575D9" w14:textId="77777777" w:rsidR="004F2699" w:rsidRPr="00F85C8F" w:rsidRDefault="004F2699">
            <w:pPr>
              <w:pStyle w:val="ITEABodyText"/>
              <w:rPr>
                <w:b/>
              </w:rPr>
            </w:pPr>
            <w:r w:rsidRPr="00F85C8F">
              <w:rPr>
                <w:b/>
              </w:rPr>
              <w:t xml:space="preserve">1. </w:t>
            </w:r>
            <w:r w:rsidRPr="00210C73">
              <w:rPr>
                <w:b/>
              </w:rPr>
              <w:t xml:space="preserve">Towards more resilient </w:t>
            </w:r>
            <w:r>
              <w:rPr>
                <w:b/>
              </w:rPr>
              <w:t xml:space="preserve">and cost-effective </w:t>
            </w:r>
            <w:r w:rsidRPr="00210C73">
              <w:rPr>
                <w:b/>
              </w:rPr>
              <w:t>autonomous lightweight logistics in connected supply chains</w:t>
            </w:r>
            <w:r>
              <w:rPr>
                <w:b/>
              </w:rPr>
              <w:t xml:space="preserve"> of pharmaceuticals</w:t>
            </w:r>
          </w:p>
        </w:tc>
      </w:tr>
      <w:tr w:rsidR="004F2699" w:rsidRPr="00F85C8F" w14:paraId="7E172239" w14:textId="77777777">
        <w:tc>
          <w:tcPr>
            <w:tcW w:w="1978" w:type="dxa"/>
            <w:shd w:val="clear" w:color="auto" w:fill="auto"/>
            <w:tcMar>
              <w:top w:w="100" w:type="dxa"/>
              <w:left w:w="100" w:type="dxa"/>
              <w:bottom w:w="100" w:type="dxa"/>
              <w:right w:w="100" w:type="dxa"/>
            </w:tcMar>
          </w:tcPr>
          <w:p w14:paraId="5198857C" w14:textId="77777777" w:rsidR="004F2699" w:rsidRPr="00F85C8F" w:rsidRDefault="004F2699">
            <w:pPr>
              <w:pStyle w:val="ITEABodyText"/>
              <w:rPr>
                <w:b/>
                <w:szCs w:val="20"/>
              </w:rPr>
            </w:pPr>
            <w:r>
              <w:rPr>
                <w:b/>
                <w:i/>
                <w:szCs w:val="20"/>
              </w:rPr>
              <w:t>Description of the scenario</w:t>
            </w:r>
          </w:p>
          <w:p w14:paraId="6345CF8B" w14:textId="77777777" w:rsidR="004F2699" w:rsidRPr="00F85C8F" w:rsidRDefault="004F2699">
            <w:pPr>
              <w:pStyle w:val="ITEABodyText"/>
              <w:rPr>
                <w:szCs w:val="20"/>
              </w:rPr>
            </w:pPr>
          </w:p>
        </w:tc>
        <w:tc>
          <w:tcPr>
            <w:tcW w:w="8188" w:type="dxa"/>
            <w:shd w:val="clear" w:color="auto" w:fill="auto"/>
          </w:tcPr>
          <w:p w14:paraId="0837FE1C" w14:textId="77777777" w:rsidR="004F2699" w:rsidRPr="0094170B" w:rsidRDefault="004F2699">
            <w:pPr>
              <w:pStyle w:val="ITEABodyText"/>
              <w:rPr>
                <w:szCs w:val="20"/>
              </w:rPr>
            </w:pPr>
            <w:r w:rsidRPr="0094170B">
              <w:rPr>
                <w:szCs w:val="20"/>
              </w:rPr>
              <w:t>The use case focuses on applying trustworthy situational awareness solutions to improve the resilience of the lightweight logistics and reduce financial and environmental cost by reaching the following specific objectives (SO</w:t>
            </w:r>
            <w:proofErr w:type="gramStart"/>
            <w:r w:rsidRPr="0094170B">
              <w:rPr>
                <w:szCs w:val="20"/>
              </w:rPr>
              <w:t>);</w:t>
            </w:r>
            <w:proofErr w:type="gramEnd"/>
          </w:p>
          <w:p w14:paraId="671C4040" w14:textId="77777777" w:rsidR="004F2699" w:rsidRPr="0094170B" w:rsidRDefault="004F2699" w:rsidP="00C81F2A">
            <w:pPr>
              <w:pStyle w:val="ITEABodyText"/>
              <w:numPr>
                <w:ilvl w:val="0"/>
                <w:numId w:val="18"/>
              </w:numPr>
            </w:pPr>
            <w:r>
              <w:t>SO1-improving the online visibility and traceability of pharma/medical equipment, starting from where they are first produced and ending where they are delivered to practitioners (especially in case of cold chain is required, e.g., vaccines).</w:t>
            </w:r>
          </w:p>
          <w:p w14:paraId="41D9CD6A" w14:textId="77777777" w:rsidR="004F2699" w:rsidRPr="0094170B" w:rsidRDefault="004F2699" w:rsidP="00C81F2A">
            <w:pPr>
              <w:pStyle w:val="ITEABodyText"/>
              <w:numPr>
                <w:ilvl w:val="0"/>
                <w:numId w:val="18"/>
              </w:numPr>
              <w:rPr>
                <w:szCs w:val="20"/>
              </w:rPr>
            </w:pPr>
            <w:r w:rsidRPr="0094170B">
              <w:rPr>
                <w:szCs w:val="20"/>
              </w:rPr>
              <w:t xml:space="preserve">SO2-verifying and checking any transactions, which cannot be changed by any third party (blockchain) and by improving the transaction </w:t>
            </w:r>
            <w:proofErr w:type="gramStart"/>
            <w:r w:rsidRPr="0094170B">
              <w:rPr>
                <w:szCs w:val="20"/>
              </w:rPr>
              <w:t>flow</w:t>
            </w:r>
            <w:proofErr w:type="gramEnd"/>
          </w:p>
          <w:p w14:paraId="5BAA2024" w14:textId="77777777" w:rsidR="004F2699" w:rsidRPr="0094170B" w:rsidRDefault="004F2699" w:rsidP="00C81F2A">
            <w:pPr>
              <w:pStyle w:val="ITEABodyText"/>
              <w:numPr>
                <w:ilvl w:val="0"/>
                <w:numId w:val="18"/>
              </w:numPr>
            </w:pPr>
            <w:r>
              <w:t xml:space="preserve">SO3- Online monitoring of controlled environments on vehicles by tracking temperature, acceleration, and motion sensors which are widely used in instant monitoring in logistics, including the urban environment and weather </w:t>
            </w:r>
            <w:proofErr w:type="gramStart"/>
            <w:r>
              <w:t>monitoring</w:t>
            </w:r>
            <w:proofErr w:type="gramEnd"/>
          </w:p>
          <w:p w14:paraId="289FED9B" w14:textId="77777777" w:rsidR="004F2699" w:rsidRPr="0094170B" w:rsidRDefault="004F2699" w:rsidP="00C81F2A">
            <w:pPr>
              <w:pStyle w:val="ITEABodyText"/>
              <w:numPr>
                <w:ilvl w:val="0"/>
                <w:numId w:val="18"/>
              </w:numPr>
              <w:rPr>
                <w:szCs w:val="20"/>
              </w:rPr>
            </w:pPr>
            <w:r w:rsidRPr="0094170B">
              <w:rPr>
                <w:szCs w:val="20"/>
              </w:rPr>
              <w:t>SO4- Online monitoring the actual health status of drivers by wearable apparatus for the accurate alerting in case of an emergency occurs.</w:t>
            </w:r>
          </w:p>
          <w:p w14:paraId="1A6B15B3" w14:textId="77777777" w:rsidR="004F2699" w:rsidRPr="0094170B" w:rsidRDefault="004F2699" w:rsidP="00C81F2A">
            <w:pPr>
              <w:pStyle w:val="ITEABodyText"/>
              <w:numPr>
                <w:ilvl w:val="0"/>
                <w:numId w:val="18"/>
              </w:numPr>
              <w:rPr>
                <w:szCs w:val="20"/>
              </w:rPr>
            </w:pPr>
            <w:r w:rsidRPr="0094170B">
              <w:rPr>
                <w:szCs w:val="20"/>
              </w:rPr>
              <w:t>SO5-by tracing the actors or stakeholders involved in the chain of shipment as well as pharma/medical equipment.</w:t>
            </w:r>
          </w:p>
          <w:p w14:paraId="192C24F5" w14:textId="77777777" w:rsidR="004F2699" w:rsidRDefault="004F2699" w:rsidP="00C81F2A">
            <w:pPr>
              <w:pStyle w:val="ITEABodyText"/>
              <w:numPr>
                <w:ilvl w:val="0"/>
                <w:numId w:val="18"/>
              </w:numPr>
              <w:rPr>
                <w:szCs w:val="20"/>
              </w:rPr>
            </w:pPr>
            <w:r w:rsidRPr="0094170B">
              <w:rPr>
                <w:szCs w:val="20"/>
              </w:rPr>
              <w:t xml:space="preserve">SO6-by estimating the carbon footprint and cost of services by considering the economy of </w:t>
            </w:r>
            <w:proofErr w:type="gramStart"/>
            <w:r w:rsidRPr="0094170B">
              <w:rPr>
                <w:szCs w:val="20"/>
              </w:rPr>
              <w:t>scale</w:t>
            </w:r>
            <w:proofErr w:type="gramEnd"/>
          </w:p>
          <w:p w14:paraId="4D9295EF" w14:textId="77777777" w:rsidR="004F2699" w:rsidRPr="00F85C8F" w:rsidRDefault="004F2699" w:rsidP="00C81F2A">
            <w:pPr>
              <w:pStyle w:val="ITEABodyText"/>
              <w:numPr>
                <w:ilvl w:val="0"/>
                <w:numId w:val="18"/>
              </w:numPr>
            </w:pPr>
            <w:r>
              <w:t xml:space="preserve">SO7- establishing a trusted chain considering the security, privacy, accountability and health </w:t>
            </w:r>
            <w:proofErr w:type="gramStart"/>
            <w:r>
              <w:t>concerns</w:t>
            </w:r>
            <w:proofErr w:type="gramEnd"/>
          </w:p>
          <w:p w14:paraId="0B8EBDE1" w14:textId="77777777" w:rsidR="004F2699" w:rsidRPr="00F85C8F" w:rsidRDefault="004F2699" w:rsidP="00C81F2A">
            <w:pPr>
              <w:pStyle w:val="ITEABodyText"/>
              <w:numPr>
                <w:ilvl w:val="0"/>
                <w:numId w:val="18"/>
              </w:numPr>
            </w:pPr>
            <w:r w:rsidRPr="1D951302">
              <w:rPr>
                <w:rFonts w:ascii="Arial" w:eastAsia="Arial" w:hAnsi="Arial" w:cs="Arial"/>
                <w:sz w:val="20"/>
                <w:szCs w:val="20"/>
              </w:rPr>
              <w:t>SO8- extending and optimizing battery life by developing prognostic and health management tool for BMS</w:t>
            </w:r>
          </w:p>
        </w:tc>
      </w:tr>
    </w:tbl>
    <w:p w14:paraId="5888DB78" w14:textId="77777777" w:rsidR="004F2699" w:rsidRDefault="004F2699" w:rsidP="004F2699">
      <w:pPr>
        <w:pStyle w:val="BodyText"/>
        <w:rPr>
          <w:lang w:eastAsia="en-US"/>
        </w:rPr>
      </w:pPr>
    </w:p>
    <w:p w14:paraId="155860B0" w14:textId="77777777" w:rsidR="004F2699" w:rsidRPr="00616961" w:rsidRDefault="004F2699" w:rsidP="004F2699">
      <w:pPr>
        <w:pStyle w:val="BodyText"/>
        <w:rPr>
          <w:b/>
          <w:u w:val="single"/>
        </w:rPr>
      </w:pPr>
      <w:r w:rsidRPr="00616961">
        <w:rPr>
          <w:b/>
          <w:u w:val="single"/>
        </w:rPr>
        <w:t>UC 2: People and machine position awareness in production or logistics area</w:t>
      </w:r>
    </w:p>
    <w:p w14:paraId="7A820E76" w14:textId="77777777" w:rsidR="004F2699" w:rsidRDefault="004F2699" w:rsidP="004F2699">
      <w:pPr>
        <w:pStyle w:val="BodyText"/>
        <w:rPr>
          <w:lang w:val="en-US" w:eastAsia="en-US"/>
        </w:rPr>
      </w:pPr>
    </w:p>
    <w:tbl>
      <w:tblPr>
        <w:tblW w:w="10166"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978"/>
        <w:gridCol w:w="8188"/>
      </w:tblGrid>
      <w:tr w:rsidR="004F2699" w:rsidRPr="008C3C0D" w14:paraId="25F33FB5" w14:textId="77777777">
        <w:tc>
          <w:tcPr>
            <w:tcW w:w="10166" w:type="dxa"/>
            <w:gridSpan w:val="2"/>
            <w:shd w:val="clear" w:color="auto" w:fill="BAFFDB" w:themeFill="accent1" w:themeFillTint="33"/>
            <w:tcMar>
              <w:top w:w="100" w:type="dxa"/>
              <w:left w:w="100" w:type="dxa"/>
              <w:bottom w:w="100" w:type="dxa"/>
              <w:right w:w="100" w:type="dxa"/>
            </w:tcMar>
          </w:tcPr>
          <w:p w14:paraId="6A71AC7E" w14:textId="77777777" w:rsidR="004F2699" w:rsidRPr="008C3C0D" w:rsidRDefault="004F2699">
            <w:pPr>
              <w:pStyle w:val="ITEABodyText"/>
              <w:rPr>
                <w:b/>
                <w:lang w:val="en-US"/>
              </w:rPr>
            </w:pPr>
            <w:r w:rsidRPr="008C3C0D">
              <w:rPr>
                <w:b/>
                <w:lang w:val="en-US"/>
              </w:rPr>
              <w:t>1. Human &amp; machine position awareness within a production or logistic area.</w:t>
            </w:r>
          </w:p>
        </w:tc>
      </w:tr>
      <w:tr w:rsidR="004F2699" w:rsidRPr="00B73CCF" w14:paraId="3F7E6124" w14:textId="77777777">
        <w:tc>
          <w:tcPr>
            <w:tcW w:w="1978" w:type="dxa"/>
            <w:shd w:val="clear" w:color="auto" w:fill="auto"/>
            <w:tcMar>
              <w:top w:w="100" w:type="dxa"/>
              <w:left w:w="100" w:type="dxa"/>
              <w:bottom w:w="100" w:type="dxa"/>
              <w:right w:w="100" w:type="dxa"/>
            </w:tcMar>
          </w:tcPr>
          <w:p w14:paraId="7FDFC5BC" w14:textId="77777777" w:rsidR="004F2699" w:rsidRPr="008C3C0D" w:rsidRDefault="004F2699">
            <w:pPr>
              <w:pStyle w:val="ITEABodyText"/>
              <w:rPr>
                <w:b/>
                <w:i/>
                <w:szCs w:val="20"/>
                <w:lang w:val="en-US"/>
              </w:rPr>
            </w:pPr>
            <w:r w:rsidRPr="008C3C0D">
              <w:rPr>
                <w:b/>
                <w:i/>
                <w:szCs w:val="20"/>
                <w:lang w:val="en-US"/>
              </w:rPr>
              <w:t>Targeted market</w:t>
            </w:r>
          </w:p>
        </w:tc>
        <w:tc>
          <w:tcPr>
            <w:tcW w:w="8188" w:type="dxa"/>
            <w:shd w:val="clear" w:color="auto" w:fill="auto"/>
          </w:tcPr>
          <w:p w14:paraId="46B1CC56" w14:textId="77777777" w:rsidR="004F2699" w:rsidRPr="00B73CCF" w:rsidRDefault="004F2699">
            <w:pPr>
              <w:pStyle w:val="ITEABodyText"/>
              <w:rPr>
                <w:lang w:val="en-US"/>
              </w:rPr>
            </w:pPr>
            <w:r w:rsidRPr="38CE9F6C">
              <w:rPr>
                <w:lang w:val="en-US"/>
              </w:rPr>
              <w:t>Manufacturing or logistic processes</w:t>
            </w:r>
            <w:r w:rsidRPr="71604955">
              <w:rPr>
                <w:lang w:val="en-US"/>
              </w:rPr>
              <w:t xml:space="preserve"> </w:t>
            </w:r>
            <w:r w:rsidRPr="14D30F9E">
              <w:rPr>
                <w:lang w:val="en-US"/>
              </w:rPr>
              <w:t xml:space="preserve">require very strong </w:t>
            </w:r>
            <w:r w:rsidRPr="57B64484">
              <w:rPr>
                <w:lang w:val="en-US"/>
              </w:rPr>
              <w:t xml:space="preserve">position control </w:t>
            </w:r>
            <w:r w:rsidRPr="07E47FB4">
              <w:rPr>
                <w:lang w:val="en-US"/>
              </w:rPr>
              <w:t xml:space="preserve">and monitoring </w:t>
            </w:r>
            <w:r w:rsidRPr="01A49992">
              <w:rPr>
                <w:lang w:val="en-US"/>
              </w:rPr>
              <w:t xml:space="preserve">both </w:t>
            </w:r>
            <w:r w:rsidRPr="13F450C0">
              <w:rPr>
                <w:lang w:val="en-US"/>
              </w:rPr>
              <w:t xml:space="preserve">when the interaction </w:t>
            </w:r>
            <w:r w:rsidRPr="5FB2DE19">
              <w:rPr>
                <w:lang w:val="en-US"/>
              </w:rPr>
              <w:t>is intended (e.g</w:t>
            </w:r>
            <w:r w:rsidRPr="278EC6F0">
              <w:rPr>
                <w:lang w:val="en-US"/>
              </w:rPr>
              <w:t>.</w:t>
            </w:r>
            <w:r w:rsidRPr="5FB2DE19">
              <w:rPr>
                <w:lang w:val="en-US"/>
              </w:rPr>
              <w:t xml:space="preserve"> employee takes </w:t>
            </w:r>
            <w:r w:rsidRPr="4DDAAA07">
              <w:rPr>
                <w:lang w:val="en-US"/>
              </w:rPr>
              <w:t xml:space="preserve">or put an </w:t>
            </w:r>
            <w:r w:rsidRPr="4DDAAA07">
              <w:rPr>
                <w:lang w:val="en-US"/>
              </w:rPr>
              <w:lastRenderedPageBreak/>
              <w:t xml:space="preserve">object at </w:t>
            </w:r>
            <w:r w:rsidRPr="3CE1CC4B">
              <w:rPr>
                <w:lang w:val="en-US"/>
              </w:rPr>
              <w:t xml:space="preserve">a specific place and when the interaction </w:t>
            </w:r>
            <w:r w:rsidRPr="4C6D9D90">
              <w:rPr>
                <w:lang w:val="en-US"/>
              </w:rPr>
              <w:t>is unintended (e.g. human could be hit by a</w:t>
            </w:r>
            <w:r w:rsidRPr="4DDAAA07">
              <w:rPr>
                <w:lang w:val="en-US"/>
              </w:rPr>
              <w:t xml:space="preserve"> </w:t>
            </w:r>
            <w:r w:rsidRPr="22E291D3">
              <w:rPr>
                <w:lang w:val="en-US"/>
              </w:rPr>
              <w:t>machine</w:t>
            </w:r>
            <w:r w:rsidRPr="654C4A64">
              <w:rPr>
                <w:lang w:val="en-US"/>
              </w:rPr>
              <w:t xml:space="preserve">, collision </w:t>
            </w:r>
            <w:r w:rsidRPr="36AECAE2">
              <w:rPr>
                <w:lang w:val="en-US"/>
              </w:rPr>
              <w:t>risk</w:t>
            </w:r>
            <w:r w:rsidRPr="676F77F2">
              <w:rPr>
                <w:lang w:val="en-US"/>
              </w:rPr>
              <w:t xml:space="preserve">). </w:t>
            </w:r>
          </w:p>
          <w:p w14:paraId="2DF8CFA4" w14:textId="77777777" w:rsidR="004F2699" w:rsidRPr="00B73CCF" w:rsidRDefault="004F2699">
            <w:pPr>
              <w:pStyle w:val="ITEABodyText"/>
              <w:rPr>
                <w:lang w:val="en-US"/>
              </w:rPr>
            </w:pPr>
            <w:r w:rsidRPr="1916071E">
              <w:rPr>
                <w:lang w:val="en-US"/>
              </w:rPr>
              <w:t xml:space="preserve">IMA specializes on HW and SW design and development and its main field focus is the identification and sensor systems installed in an industrial domain. New trends in automotive segment brings new intelligent sensor technologies closer not only to a product user but also to production processes fulfilling number of new challenges addressing production efficiency, </w:t>
            </w:r>
            <w:proofErr w:type="gramStart"/>
            <w:r w:rsidRPr="1916071E">
              <w:rPr>
                <w:lang w:val="en-US"/>
              </w:rPr>
              <w:t>safety</w:t>
            </w:r>
            <w:proofErr w:type="gramEnd"/>
            <w:r w:rsidRPr="1916071E">
              <w:rPr>
                <w:lang w:val="en-US"/>
              </w:rPr>
              <w:t xml:space="preserve"> and an advanced human-machine interaction. The systems will create living and dynamically changing organism composed of a new specialized sensor technologies supported by AI components. </w:t>
            </w:r>
            <w:proofErr w:type="gramStart"/>
            <w:r w:rsidRPr="1916071E">
              <w:rPr>
                <w:lang w:val="en-US"/>
              </w:rPr>
              <w:t>Taking into account</w:t>
            </w:r>
            <w:proofErr w:type="gramEnd"/>
            <w:r w:rsidRPr="1916071E">
              <w:rPr>
                <w:lang w:val="en-US"/>
              </w:rPr>
              <w:t xml:space="preserve"> the new company business strategy after acquisition of IMA by automotive enterprise, IMA will pursue an effort to exploit the project results within company products development. Exploitation focus will aim at specific industrial automation, objects monitoring and tracking and also at utilization of project results within production ecosystems. New generation of subsystem components, tested on prototypes, will help IMA to expand its portfolio of the new components for security and object monitoring at the production site. Utilizing the project achievements IMA could enter the new market segments.</w:t>
            </w:r>
          </w:p>
          <w:p w14:paraId="3D429C99" w14:textId="77777777" w:rsidR="004F2699" w:rsidRPr="00B73CCF" w:rsidRDefault="004F2699">
            <w:pPr>
              <w:pStyle w:val="ITEABodyText"/>
              <w:rPr>
                <w:lang w:val="en-US"/>
              </w:rPr>
            </w:pPr>
            <w:r w:rsidRPr="3D51FA54">
              <w:rPr>
                <w:lang w:val="en-US"/>
              </w:rPr>
              <w:t xml:space="preserve"> </w:t>
            </w:r>
            <w:r w:rsidRPr="74902F62">
              <w:rPr>
                <w:lang w:val="en-US"/>
              </w:rPr>
              <w:t xml:space="preserve"> </w:t>
            </w:r>
          </w:p>
        </w:tc>
      </w:tr>
      <w:tr w:rsidR="004F2699" w:rsidRPr="008C3C0D" w14:paraId="60A0530F" w14:textId="77777777">
        <w:tc>
          <w:tcPr>
            <w:tcW w:w="10166" w:type="dxa"/>
            <w:gridSpan w:val="2"/>
            <w:shd w:val="clear" w:color="auto" w:fill="auto"/>
            <w:tcMar>
              <w:top w:w="100" w:type="dxa"/>
              <w:left w:w="100" w:type="dxa"/>
              <w:bottom w:w="100" w:type="dxa"/>
              <w:right w:w="100" w:type="dxa"/>
            </w:tcMar>
          </w:tcPr>
          <w:p w14:paraId="6E616776" w14:textId="77777777" w:rsidR="004F2699" w:rsidRDefault="004F2699">
            <w:pPr>
              <w:pStyle w:val="ITEABodyText"/>
              <w:rPr>
                <w:rFonts w:cstheme="minorBidi"/>
                <w:b/>
                <w:szCs w:val="22"/>
                <w:lang w:val="en-US"/>
              </w:rPr>
            </w:pPr>
            <w:r w:rsidRPr="648ED33F">
              <w:rPr>
                <w:rFonts w:cstheme="minorBidi"/>
                <w:b/>
                <w:bCs/>
                <w:szCs w:val="22"/>
                <w:lang w:val="en-US"/>
              </w:rPr>
              <w:lastRenderedPageBreak/>
              <w:t>Use case value</w:t>
            </w:r>
            <w:r w:rsidRPr="648ED33F">
              <w:rPr>
                <w:rFonts w:cstheme="minorBidi"/>
                <w:b/>
                <w:szCs w:val="22"/>
                <w:lang w:val="en-US"/>
              </w:rPr>
              <w:t xml:space="preserve"> </w:t>
            </w:r>
            <w:proofErr w:type="gramStart"/>
            <w:r w:rsidRPr="648ED33F">
              <w:rPr>
                <w:rFonts w:cstheme="minorBidi"/>
                <w:b/>
                <w:szCs w:val="22"/>
                <w:lang w:val="en-US"/>
              </w:rPr>
              <w:t>creation</w:t>
            </w:r>
            <w:proofErr w:type="gramEnd"/>
          </w:p>
          <w:p w14:paraId="29CAFB5A" w14:textId="77777777" w:rsidR="004F2699" w:rsidRDefault="004F2699">
            <w:pPr>
              <w:pStyle w:val="ITEABodyText"/>
              <w:rPr>
                <w:rFonts w:cstheme="minorBidi"/>
                <w:b/>
                <w:bCs/>
                <w:szCs w:val="22"/>
                <w:lang w:val="en-US"/>
              </w:rPr>
            </w:pPr>
          </w:p>
          <w:p w14:paraId="6B196B4F" w14:textId="77777777" w:rsidR="004F2699" w:rsidRDefault="004F2699">
            <w:pPr>
              <w:pStyle w:val="ITEABodyText"/>
              <w:rPr>
                <w:rFonts w:cstheme="minorBidi"/>
                <w:szCs w:val="22"/>
                <w:lang w:val="en-US"/>
              </w:rPr>
            </w:pPr>
            <w:r w:rsidRPr="6BA48E9A">
              <w:rPr>
                <w:rFonts w:cstheme="minorBidi"/>
                <w:szCs w:val="22"/>
                <w:lang w:val="en-US"/>
              </w:rPr>
              <w:t xml:space="preserve">Expertise of the two Czech partners (1 LE and 1 university) covers the most important parts of the technical value chain of the system designed of the Czech Use Case. This chain is made complete thanks to the input provided by the international consortium of the Sa4CPS, e.g. the partners involved in development of novel sensor systems and AI technology. IMA is specialized on HW/SW design and </w:t>
            </w:r>
            <w:proofErr w:type="gramStart"/>
            <w:r w:rsidRPr="6BA48E9A">
              <w:rPr>
                <w:rFonts w:cstheme="minorBidi"/>
                <w:szCs w:val="22"/>
                <w:lang w:val="en-US"/>
              </w:rPr>
              <w:t>development</w:t>
            </w:r>
            <w:proofErr w:type="gramEnd"/>
            <w:r w:rsidRPr="6BA48E9A">
              <w:rPr>
                <w:rFonts w:cstheme="minorBidi"/>
                <w:szCs w:val="22"/>
                <w:lang w:val="en-US"/>
              </w:rPr>
              <w:t xml:space="preserve"> and it has a leading position on the Czech market in the field of delivery of customized solutions for the sensor systems installed both in the institutions and the industry. IMA represents the practical, user-oriented side the CUNI complements the Czech consortium by offering their expertise in state of art methodologies, area of data processing, SW design and development, AI technology adoption including ML principals. CUNI will also apply its know-how for system modelling and search of energy efficient solutions.</w:t>
            </w:r>
          </w:p>
          <w:p w14:paraId="493697B5" w14:textId="77777777" w:rsidR="004F2699" w:rsidRDefault="004F2699">
            <w:pPr>
              <w:pStyle w:val="ITEABodyText"/>
              <w:rPr>
                <w:rFonts w:cstheme="minorBidi"/>
                <w:szCs w:val="22"/>
                <w:lang w:val="en-US"/>
              </w:rPr>
            </w:pPr>
          </w:p>
          <w:p w14:paraId="4E66C4B5" w14:textId="77777777" w:rsidR="004F2699" w:rsidRDefault="004F2699">
            <w:pPr>
              <w:pStyle w:val="ITEABodyText"/>
              <w:rPr>
                <w:rFonts w:cstheme="minorBidi"/>
                <w:b/>
                <w:szCs w:val="22"/>
                <w:lang w:val="en-US"/>
              </w:rPr>
            </w:pPr>
            <w:r w:rsidRPr="37791C28">
              <w:rPr>
                <w:rFonts w:cstheme="minorBidi"/>
                <w:b/>
                <w:lang w:val="en-US"/>
              </w:rPr>
              <w:t>Clarification of the value chain</w:t>
            </w:r>
          </w:p>
          <w:p w14:paraId="5795384E" w14:textId="77777777" w:rsidR="004F2699" w:rsidRDefault="004F2699">
            <w:pPr>
              <w:pStyle w:val="ITEABodyText"/>
              <w:rPr>
                <w:rFonts w:cstheme="minorBidi"/>
                <w:lang w:val="en-US"/>
              </w:rPr>
            </w:pPr>
          </w:p>
          <w:p w14:paraId="129DFF66" w14:textId="77777777" w:rsidR="004F2699" w:rsidRDefault="004F2699">
            <w:pPr>
              <w:pStyle w:val="ITEABodyText"/>
              <w:rPr>
                <w:lang w:val="en-US"/>
              </w:rPr>
            </w:pPr>
            <w:r w:rsidRPr="5EC79F29">
              <w:rPr>
                <w:i/>
                <w:iCs/>
                <w:lang w:val="en-US"/>
              </w:rPr>
              <w:t xml:space="preserve">Following value chain aspects will be </w:t>
            </w:r>
            <w:r w:rsidRPr="37791C28">
              <w:rPr>
                <w:lang w:val="en-US"/>
              </w:rPr>
              <w:t>of interest</w:t>
            </w:r>
            <w:r w:rsidRPr="04924B37">
              <w:rPr>
                <w:lang w:val="en-US"/>
              </w:rPr>
              <w:t xml:space="preserve"> </w:t>
            </w:r>
            <w:r w:rsidRPr="5E199D6E">
              <w:rPr>
                <w:lang w:val="en-US"/>
              </w:rPr>
              <w:t xml:space="preserve">and </w:t>
            </w:r>
            <w:r w:rsidRPr="415ADCC8">
              <w:rPr>
                <w:lang w:val="en-US"/>
              </w:rPr>
              <w:t>elaborated</w:t>
            </w:r>
            <w:r w:rsidRPr="5E199D6E">
              <w:rPr>
                <w:lang w:val="en-US"/>
              </w:rPr>
              <w:t xml:space="preserve"> in </w:t>
            </w:r>
            <w:proofErr w:type="gramStart"/>
            <w:r w:rsidRPr="5E199D6E">
              <w:rPr>
                <w:lang w:val="en-US"/>
              </w:rPr>
              <w:t>details</w:t>
            </w:r>
            <w:proofErr w:type="gramEnd"/>
            <w:r w:rsidRPr="5E199D6E">
              <w:rPr>
                <w:lang w:val="en-US"/>
              </w:rPr>
              <w:t xml:space="preserve"> within </w:t>
            </w:r>
            <w:r w:rsidRPr="2509B0D8">
              <w:rPr>
                <w:lang w:val="en-US"/>
              </w:rPr>
              <w:t>the project runtime</w:t>
            </w:r>
            <w:r w:rsidRPr="37791C28">
              <w:rPr>
                <w:lang w:val="en-US"/>
              </w:rPr>
              <w:t>:</w:t>
            </w:r>
          </w:p>
          <w:p w14:paraId="525BB795" w14:textId="77777777" w:rsidR="004F2699" w:rsidRPr="003C21F7" w:rsidRDefault="004F2699">
            <w:pPr>
              <w:pStyle w:val="ITEABodyText"/>
              <w:rPr>
                <w:lang w:val="en-US"/>
              </w:rPr>
            </w:pPr>
            <w:r w:rsidRPr="04924B37">
              <w:rPr>
                <w:lang w:val="en-US"/>
              </w:rPr>
              <w:t>1/ Requirements definition by potential customer, market value definition.</w:t>
            </w:r>
          </w:p>
          <w:p w14:paraId="239EAC91" w14:textId="77777777" w:rsidR="004F2699" w:rsidRPr="003C21F7" w:rsidRDefault="004F2699">
            <w:pPr>
              <w:pStyle w:val="ITEABodyText"/>
              <w:rPr>
                <w:lang w:val="en-US"/>
              </w:rPr>
            </w:pPr>
            <w:r w:rsidRPr="04924B37">
              <w:rPr>
                <w:lang w:val="en-US"/>
              </w:rPr>
              <w:t>2/ Benefits expectations both financial and non-financial revised by stakeholder.</w:t>
            </w:r>
          </w:p>
          <w:p w14:paraId="194EFD90" w14:textId="77777777" w:rsidR="004F2699" w:rsidRPr="003C21F7" w:rsidRDefault="004F2699">
            <w:pPr>
              <w:pStyle w:val="ITEABodyText"/>
              <w:rPr>
                <w:lang w:val="en-US"/>
              </w:rPr>
            </w:pPr>
            <w:r w:rsidRPr="04924B37">
              <w:rPr>
                <w:lang w:val="en-US"/>
              </w:rPr>
              <w:t>3/ System design and development based on the requirements.</w:t>
            </w:r>
          </w:p>
          <w:p w14:paraId="06622A59" w14:textId="77777777" w:rsidR="004F2699" w:rsidRPr="00AF6E8E" w:rsidRDefault="004F2699">
            <w:pPr>
              <w:pStyle w:val="ITEABodyText"/>
              <w:rPr>
                <w:lang w:val="en-US"/>
              </w:rPr>
            </w:pPr>
            <w:r w:rsidRPr="04924B37">
              <w:rPr>
                <w:lang w:val="en-US"/>
              </w:rPr>
              <w:t xml:space="preserve">4/ System design evaluation </w:t>
            </w:r>
            <w:r w:rsidRPr="0197E6AF">
              <w:rPr>
                <w:lang w:val="en-US"/>
              </w:rPr>
              <w:t xml:space="preserve">with respect </w:t>
            </w:r>
            <w:r w:rsidRPr="0E0CFA44">
              <w:rPr>
                <w:lang w:val="en-US"/>
              </w:rPr>
              <w:t>to</w:t>
            </w:r>
            <w:r w:rsidRPr="04924B37">
              <w:rPr>
                <w:lang w:val="en-US"/>
              </w:rPr>
              <w:t xml:space="preserve"> expected customer benefits.  </w:t>
            </w:r>
          </w:p>
          <w:p w14:paraId="7EFF522C" w14:textId="77777777" w:rsidR="004F2699" w:rsidRPr="008C3C0D" w:rsidRDefault="004F2699">
            <w:pPr>
              <w:pStyle w:val="ITEABodyText"/>
              <w:rPr>
                <w:szCs w:val="20"/>
                <w:lang w:val="en-US"/>
              </w:rPr>
            </w:pPr>
          </w:p>
          <w:p w14:paraId="24006AE1" w14:textId="77777777" w:rsidR="004F2699" w:rsidRDefault="004F2699">
            <w:pPr>
              <w:pStyle w:val="ITEABodyText"/>
              <w:rPr>
                <w:lang w:val="en-US"/>
              </w:rPr>
            </w:pPr>
            <w:r w:rsidRPr="2509B0D8">
              <w:rPr>
                <w:b/>
                <w:lang w:val="en-US"/>
              </w:rPr>
              <w:t xml:space="preserve">Partners involved and their roles description shortly: </w:t>
            </w:r>
            <w:r w:rsidRPr="2509B0D8">
              <w:rPr>
                <w:lang w:val="en-US"/>
              </w:rPr>
              <w:t>IMA, CUNI</w:t>
            </w:r>
            <w:r w:rsidRPr="19E716FA">
              <w:rPr>
                <w:lang w:val="en-US"/>
              </w:rPr>
              <w:t>.</w:t>
            </w:r>
          </w:p>
          <w:p w14:paraId="3F110E2F" w14:textId="77777777" w:rsidR="004F2699" w:rsidRPr="00AF6E8E" w:rsidRDefault="004F2699">
            <w:pPr>
              <w:rPr>
                <w:rFonts w:asciiTheme="minorHAnsi" w:hAnsiTheme="minorHAnsi" w:cstheme="minorHAnsi"/>
                <w:b/>
                <w:sz w:val="22"/>
                <w:szCs w:val="22"/>
                <w:u w:val="single"/>
              </w:rPr>
            </w:pPr>
            <w:r w:rsidRPr="00AF6E8E">
              <w:rPr>
                <w:rFonts w:asciiTheme="minorHAnsi" w:hAnsiTheme="minorHAnsi" w:cstheme="minorHAnsi"/>
                <w:b/>
                <w:sz w:val="22"/>
                <w:szCs w:val="22"/>
                <w:u w:val="single"/>
              </w:rPr>
              <w:lastRenderedPageBreak/>
              <w:t>IMA</w:t>
            </w:r>
          </w:p>
          <w:p w14:paraId="0C59EFC1" w14:textId="77777777" w:rsidR="004F2699" w:rsidRDefault="004F2699" w:rsidP="00C81F2A">
            <w:pPr>
              <w:pStyle w:val="ListParagraph"/>
              <w:numPr>
                <w:ilvl w:val="0"/>
                <w:numId w:val="24"/>
              </w:numPr>
              <w:rPr>
                <w:rFonts w:asciiTheme="minorHAnsi" w:hAnsiTheme="minorHAnsi" w:cstheme="minorHAnsi"/>
                <w:sz w:val="22"/>
                <w:szCs w:val="22"/>
              </w:rPr>
            </w:pPr>
            <w:r>
              <w:rPr>
                <w:rFonts w:asciiTheme="minorHAnsi" w:hAnsiTheme="minorHAnsi" w:cstheme="minorHAnsi"/>
                <w:sz w:val="22"/>
                <w:szCs w:val="22"/>
              </w:rPr>
              <w:t>D</w:t>
            </w:r>
            <w:r w:rsidRPr="00AF6E8E">
              <w:rPr>
                <w:rFonts w:asciiTheme="minorHAnsi" w:hAnsiTheme="minorHAnsi" w:cstheme="minorHAnsi"/>
                <w:sz w:val="22"/>
                <w:szCs w:val="22"/>
              </w:rPr>
              <w:t xml:space="preserve">esign, development, implementation and support of comprehensive identification and information </w:t>
            </w:r>
            <w:proofErr w:type="gramStart"/>
            <w:r w:rsidRPr="00AF6E8E">
              <w:rPr>
                <w:rFonts w:asciiTheme="minorHAnsi" w:hAnsiTheme="minorHAnsi" w:cstheme="minorHAnsi"/>
                <w:sz w:val="22"/>
                <w:szCs w:val="22"/>
              </w:rPr>
              <w:t>systems</w:t>
            </w:r>
            <w:proofErr w:type="gramEnd"/>
          </w:p>
          <w:p w14:paraId="714F67F2" w14:textId="77777777" w:rsidR="004F2699" w:rsidRPr="00AF6E8E" w:rsidRDefault="004F2699" w:rsidP="00C81F2A">
            <w:pPr>
              <w:pStyle w:val="ListParagraph"/>
              <w:numPr>
                <w:ilvl w:val="0"/>
                <w:numId w:val="24"/>
              </w:numPr>
              <w:rPr>
                <w:bCs/>
                <w:szCs w:val="20"/>
                <w:lang w:val="en-US"/>
              </w:rPr>
            </w:pPr>
            <w:r>
              <w:rPr>
                <w:rFonts w:asciiTheme="minorHAnsi" w:hAnsiTheme="minorHAnsi" w:cstheme="minorHAnsi"/>
                <w:sz w:val="22"/>
                <w:szCs w:val="22"/>
              </w:rPr>
              <w:t>A</w:t>
            </w:r>
            <w:r w:rsidRPr="00AF6E8E">
              <w:rPr>
                <w:rFonts w:asciiTheme="minorHAnsi" w:hAnsiTheme="minorHAnsi" w:cstheme="minorHAnsi"/>
                <w:sz w:val="22"/>
                <w:szCs w:val="22"/>
              </w:rPr>
              <w:t xml:space="preserve">pplied research and development of modern technology and the sale and operation of their </w:t>
            </w:r>
            <w:proofErr w:type="gramStart"/>
            <w:r w:rsidRPr="00AF6E8E">
              <w:rPr>
                <w:rFonts w:asciiTheme="minorHAnsi" w:hAnsiTheme="minorHAnsi" w:cstheme="minorHAnsi"/>
                <w:sz w:val="22"/>
                <w:szCs w:val="22"/>
              </w:rPr>
              <w:t>applications</w:t>
            </w:r>
            <w:proofErr w:type="gramEnd"/>
          </w:p>
          <w:p w14:paraId="0E53AEE5" w14:textId="77777777" w:rsidR="004F2699" w:rsidRPr="00E85B30" w:rsidRDefault="004F2699" w:rsidP="00C81F2A">
            <w:pPr>
              <w:pStyle w:val="ListParagraph"/>
              <w:numPr>
                <w:ilvl w:val="0"/>
                <w:numId w:val="24"/>
              </w:numPr>
              <w:rPr>
                <w:bCs/>
                <w:szCs w:val="20"/>
                <w:lang w:val="en-US"/>
              </w:rPr>
            </w:pPr>
            <w:r>
              <w:rPr>
                <w:rFonts w:asciiTheme="minorHAnsi" w:hAnsiTheme="minorHAnsi" w:cstheme="minorHAnsi"/>
                <w:sz w:val="22"/>
                <w:szCs w:val="22"/>
              </w:rPr>
              <w:t>S</w:t>
            </w:r>
            <w:r w:rsidRPr="00AF6E8E">
              <w:rPr>
                <w:rFonts w:asciiTheme="minorHAnsi" w:hAnsiTheme="minorHAnsi" w:cstheme="minorHAnsi"/>
                <w:sz w:val="22"/>
                <w:szCs w:val="22"/>
              </w:rPr>
              <w:t>ensor systems design and implementation, Ultrasonic and Time of Flight technology for object movement detection, AI &amp; ML tool chain application</w:t>
            </w:r>
          </w:p>
          <w:p w14:paraId="3B6943F5" w14:textId="77777777" w:rsidR="004F2699" w:rsidRPr="00E85B30" w:rsidRDefault="004F2699">
            <w:pPr>
              <w:rPr>
                <w:b/>
                <w:szCs w:val="20"/>
                <w:u w:val="single"/>
                <w:lang w:val="en-US"/>
              </w:rPr>
            </w:pPr>
            <w:r w:rsidRPr="00E85B30">
              <w:rPr>
                <w:b/>
                <w:szCs w:val="20"/>
                <w:u w:val="single"/>
                <w:lang w:val="en-US"/>
              </w:rPr>
              <w:t>CUNI</w:t>
            </w:r>
          </w:p>
          <w:p w14:paraId="5060F3C1" w14:textId="77777777" w:rsidR="004F2699" w:rsidRDefault="004F2699" w:rsidP="00C81F2A">
            <w:pPr>
              <w:pStyle w:val="ListParagraph"/>
              <w:numPr>
                <w:ilvl w:val="0"/>
                <w:numId w:val="25"/>
              </w:numPr>
              <w:rPr>
                <w:bCs/>
                <w:szCs w:val="20"/>
                <w:lang w:val="en-US"/>
              </w:rPr>
            </w:pPr>
            <w:r>
              <w:rPr>
                <w:bCs/>
                <w:szCs w:val="20"/>
                <w:lang w:val="en-US"/>
              </w:rPr>
              <w:t xml:space="preserve">Design, development and implementation (along with IMA) of the identification </w:t>
            </w:r>
            <w:proofErr w:type="gramStart"/>
            <w:r>
              <w:rPr>
                <w:bCs/>
                <w:szCs w:val="20"/>
                <w:lang w:val="en-US"/>
              </w:rPr>
              <w:t>system</w:t>
            </w:r>
            <w:proofErr w:type="gramEnd"/>
          </w:p>
          <w:p w14:paraId="32742694" w14:textId="77777777" w:rsidR="004F2699" w:rsidRDefault="004F2699" w:rsidP="00C81F2A">
            <w:pPr>
              <w:pStyle w:val="ListParagraph"/>
              <w:numPr>
                <w:ilvl w:val="0"/>
                <w:numId w:val="25"/>
              </w:numPr>
              <w:rPr>
                <w:bCs/>
                <w:szCs w:val="20"/>
                <w:lang w:val="en-US"/>
              </w:rPr>
            </w:pPr>
            <w:r>
              <w:rPr>
                <w:bCs/>
                <w:szCs w:val="20"/>
                <w:lang w:val="en-US"/>
              </w:rPr>
              <w:t>Design, implementation and training of the identification algorithms (based on neural networks)</w:t>
            </w:r>
          </w:p>
          <w:p w14:paraId="2CF8D216" w14:textId="77777777" w:rsidR="004F2699" w:rsidRPr="00810E3E" w:rsidRDefault="004F2699" w:rsidP="00C81F2A">
            <w:pPr>
              <w:pStyle w:val="ListParagraph"/>
              <w:numPr>
                <w:ilvl w:val="0"/>
                <w:numId w:val="25"/>
              </w:numPr>
              <w:rPr>
                <w:bCs/>
                <w:szCs w:val="20"/>
                <w:lang w:val="en-US"/>
              </w:rPr>
            </w:pPr>
            <w:r>
              <w:rPr>
                <w:bCs/>
                <w:szCs w:val="20"/>
                <w:lang w:val="en-US"/>
              </w:rPr>
              <w:t>Modeling of safe and hazardous human-machine situations – development of the modeling language, tools for reasoning about the situations</w:t>
            </w:r>
          </w:p>
        </w:tc>
      </w:tr>
    </w:tbl>
    <w:p w14:paraId="019F41B7" w14:textId="77777777" w:rsidR="004F2699" w:rsidRPr="0058379D" w:rsidRDefault="004F2699" w:rsidP="004F2699">
      <w:pPr>
        <w:pStyle w:val="BodyText"/>
        <w:rPr>
          <w:lang w:eastAsia="en-US"/>
        </w:rPr>
      </w:pPr>
    </w:p>
    <w:p w14:paraId="55A8C619" w14:textId="77777777" w:rsidR="004F2699" w:rsidRPr="00470973" w:rsidRDefault="004F2699" w:rsidP="004F2699">
      <w:pPr>
        <w:pStyle w:val="BodyText"/>
        <w:rPr>
          <w:b/>
          <w:bCs/>
          <w:u w:val="single"/>
          <w:lang w:eastAsia="en-US"/>
        </w:rPr>
      </w:pPr>
      <w:r w:rsidRPr="00470973">
        <w:rPr>
          <w:b/>
          <w:bCs/>
          <w:u w:val="single"/>
          <w:lang w:eastAsia="en-US"/>
        </w:rPr>
        <w:t xml:space="preserve">UC 3: </w:t>
      </w:r>
      <w:r w:rsidRPr="00470973">
        <w:rPr>
          <w:b/>
          <w:u w:val="single"/>
          <w:lang w:val="en-US"/>
        </w:rPr>
        <w:t>Application of maps in public safety case</w:t>
      </w:r>
    </w:p>
    <w:p w14:paraId="46C484E6" w14:textId="77777777" w:rsidR="004F2699" w:rsidRDefault="004F2699" w:rsidP="004F2699">
      <w:pPr>
        <w:pStyle w:val="BodyText"/>
        <w:rPr>
          <w:lang w:val="en-US" w:eastAsia="en-US"/>
        </w:rPr>
      </w:pP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E71224" w:rsidRPr="00F85C8F" w14:paraId="241D5957" w14:textId="77777777">
        <w:tc>
          <w:tcPr>
            <w:tcW w:w="10740" w:type="dxa"/>
            <w:gridSpan w:val="2"/>
            <w:shd w:val="clear" w:color="auto" w:fill="BAFFDB" w:themeFill="accent1" w:themeFillTint="33"/>
            <w:tcMar>
              <w:top w:w="100" w:type="dxa"/>
              <w:left w:w="100" w:type="dxa"/>
              <w:bottom w:w="100" w:type="dxa"/>
              <w:right w:w="100" w:type="dxa"/>
            </w:tcMar>
          </w:tcPr>
          <w:p w14:paraId="7C2B4C5C" w14:textId="77777777" w:rsidR="004F2699" w:rsidRPr="00F85C8F" w:rsidRDefault="004F2699">
            <w:pPr>
              <w:pStyle w:val="ITEABodyText"/>
              <w:rPr>
                <w:b/>
              </w:rPr>
            </w:pPr>
            <w:r w:rsidRPr="00F85C8F">
              <w:rPr>
                <w:b/>
              </w:rPr>
              <w:t xml:space="preserve">1. </w:t>
            </w:r>
            <w:r w:rsidRPr="00763815">
              <w:rPr>
                <w:rFonts w:eastAsia="Open Sans"/>
                <w:b/>
              </w:rPr>
              <w:t xml:space="preserve">Map at the </w:t>
            </w:r>
            <w:proofErr w:type="spellStart"/>
            <w:r w:rsidRPr="00763815">
              <w:rPr>
                <w:rFonts w:eastAsia="Open Sans"/>
                <w:b/>
              </w:rPr>
              <w:t>center</w:t>
            </w:r>
            <w:proofErr w:type="spellEnd"/>
            <w:r w:rsidRPr="00763815">
              <w:rPr>
                <w:rFonts w:eastAsia="Open Sans"/>
                <w:b/>
              </w:rPr>
              <w:t xml:space="preserve"> of situational awareness in addition to real time video</w:t>
            </w:r>
          </w:p>
        </w:tc>
      </w:tr>
      <w:tr w:rsidR="00E71224" w:rsidRPr="001C4A13" w14:paraId="43373A1D" w14:textId="77777777">
        <w:tc>
          <w:tcPr>
            <w:tcW w:w="2552" w:type="dxa"/>
            <w:shd w:val="clear" w:color="auto" w:fill="auto"/>
            <w:tcMar>
              <w:top w:w="100" w:type="dxa"/>
              <w:left w:w="100" w:type="dxa"/>
              <w:bottom w:w="100" w:type="dxa"/>
              <w:right w:w="100" w:type="dxa"/>
            </w:tcMar>
          </w:tcPr>
          <w:p w14:paraId="14F91216" w14:textId="77777777" w:rsidR="004F2699" w:rsidRPr="00F85C8F" w:rsidRDefault="004F2699">
            <w:pPr>
              <w:pStyle w:val="ITEABodyText"/>
              <w:rPr>
                <w:b/>
                <w:szCs w:val="20"/>
              </w:rPr>
            </w:pPr>
            <w:r>
              <w:rPr>
                <w:b/>
                <w:i/>
                <w:szCs w:val="20"/>
              </w:rPr>
              <w:t>Description of the scenario</w:t>
            </w:r>
          </w:p>
          <w:p w14:paraId="3237814D" w14:textId="77777777" w:rsidR="004F2699" w:rsidRPr="00F85C8F" w:rsidRDefault="004F2699">
            <w:pPr>
              <w:pStyle w:val="ITEABodyText"/>
              <w:rPr>
                <w:szCs w:val="20"/>
              </w:rPr>
            </w:pPr>
          </w:p>
        </w:tc>
        <w:tc>
          <w:tcPr>
            <w:tcW w:w="8188" w:type="dxa"/>
            <w:shd w:val="clear" w:color="auto" w:fill="auto"/>
          </w:tcPr>
          <w:p w14:paraId="1668405D" w14:textId="77777777" w:rsidR="004F2699" w:rsidRPr="00217F9E" w:rsidRDefault="004F2699">
            <w:pPr>
              <w:rPr>
                <w:lang w:val="en-US"/>
              </w:rPr>
            </w:pPr>
            <w:r w:rsidRPr="41BA6B3E">
              <w:rPr>
                <w:lang w:val="en-US"/>
              </w:rPr>
              <w:t>NSC3 situational awareness platform has been developed with real time video at its core and it is serving first responders well. It has a map to locate different video sources and units on the map, but the map-based services have a lot of potential in improving situational awareness. Data sources with location data are abundant, for example:</w:t>
            </w:r>
          </w:p>
          <w:p w14:paraId="3879FE03" w14:textId="77777777" w:rsidR="004F2699" w:rsidRPr="00217F9E" w:rsidRDefault="004F2699" w:rsidP="004F2699">
            <w:pPr>
              <w:pStyle w:val="ListParagraph"/>
              <w:numPr>
                <w:ilvl w:val="0"/>
                <w:numId w:val="4"/>
              </w:numPr>
              <w:rPr>
                <w:szCs w:val="20"/>
                <w:lang w:val="en-US"/>
              </w:rPr>
            </w:pPr>
            <w:r w:rsidRPr="5E9B3575">
              <w:rPr>
                <w:szCs w:val="20"/>
                <w:lang w:val="en-US"/>
              </w:rPr>
              <w:t xml:space="preserve">Unit locations from GPS enabled </w:t>
            </w:r>
            <w:proofErr w:type="gramStart"/>
            <w:r w:rsidRPr="5E9B3575">
              <w:rPr>
                <w:szCs w:val="20"/>
                <w:lang w:val="en-US"/>
              </w:rPr>
              <w:t>devices</w:t>
            </w:r>
            <w:proofErr w:type="gramEnd"/>
          </w:p>
          <w:p w14:paraId="3B1284D8" w14:textId="77777777" w:rsidR="004F2699" w:rsidRPr="00217F9E" w:rsidRDefault="004F2699" w:rsidP="004F2699">
            <w:pPr>
              <w:pStyle w:val="ListParagraph"/>
              <w:numPr>
                <w:ilvl w:val="0"/>
                <w:numId w:val="4"/>
              </w:numPr>
              <w:rPr>
                <w:lang w:val="en-US"/>
              </w:rPr>
            </w:pPr>
            <w:r w:rsidRPr="41BA6B3E">
              <w:rPr>
                <w:lang w:val="en-US"/>
              </w:rPr>
              <w:t xml:space="preserve">Real time analytics from video feeds placing events and objects detected on the videos on the map. </w:t>
            </w:r>
          </w:p>
          <w:p w14:paraId="507F1E72" w14:textId="77777777" w:rsidR="004F2699" w:rsidRPr="00217F9E" w:rsidRDefault="004F2699" w:rsidP="004F2699">
            <w:pPr>
              <w:pStyle w:val="ListParagraph"/>
              <w:numPr>
                <w:ilvl w:val="0"/>
                <w:numId w:val="4"/>
              </w:numPr>
              <w:rPr>
                <w:szCs w:val="20"/>
                <w:lang w:val="en-US"/>
              </w:rPr>
            </w:pPr>
            <w:r w:rsidRPr="5E9B3575">
              <w:rPr>
                <w:szCs w:val="20"/>
                <w:lang w:val="en-US"/>
              </w:rPr>
              <w:t xml:space="preserve">Maps updated in real time based on latest </w:t>
            </w:r>
            <w:proofErr w:type="gramStart"/>
            <w:r w:rsidRPr="5E9B3575">
              <w:rPr>
                <w:szCs w:val="20"/>
                <w:lang w:val="en-US"/>
              </w:rPr>
              <w:t>information</w:t>
            </w:r>
            <w:proofErr w:type="gramEnd"/>
          </w:p>
          <w:p w14:paraId="37BFDC4C" w14:textId="77777777" w:rsidR="004F2699" w:rsidRPr="00217F9E" w:rsidRDefault="004F2699" w:rsidP="004F2699">
            <w:pPr>
              <w:pStyle w:val="ListParagraph"/>
              <w:numPr>
                <w:ilvl w:val="0"/>
                <w:numId w:val="4"/>
              </w:numPr>
              <w:rPr>
                <w:szCs w:val="20"/>
                <w:lang w:val="en-US"/>
              </w:rPr>
            </w:pPr>
            <w:r w:rsidRPr="5E9B3575">
              <w:rPr>
                <w:szCs w:val="20"/>
                <w:lang w:val="en-US"/>
              </w:rPr>
              <w:t>3D mapping based on structural drawings, satellite images and/or laser mapping. Follow and instruct units in 3 dimensions.</w:t>
            </w:r>
          </w:p>
          <w:p w14:paraId="56732421" w14:textId="42DADCE3" w:rsidR="004F2699" w:rsidRPr="00217F9E" w:rsidRDefault="004F2699" w:rsidP="004F2699">
            <w:pPr>
              <w:pStyle w:val="ListParagraph"/>
              <w:numPr>
                <w:ilvl w:val="0"/>
                <w:numId w:val="4"/>
              </w:numPr>
              <w:rPr>
                <w:szCs w:val="20"/>
                <w:lang w:val="en-US"/>
              </w:rPr>
            </w:pPr>
            <w:r w:rsidRPr="5E9B3575">
              <w:rPr>
                <w:szCs w:val="20"/>
                <w:lang w:val="en-US"/>
              </w:rPr>
              <w:t xml:space="preserve">Different sensors, like </w:t>
            </w:r>
            <w:del w:id="1039" w:author="Latvakoski Juhani" w:date="2024-09-11T10:11:00Z">
              <w:r w:rsidRPr="5E9B3575" w:rsidDel="00444424">
                <w:rPr>
                  <w:szCs w:val="20"/>
                  <w:lang w:val="en-US"/>
                </w:rPr>
                <w:delText>tracker</w:delText>
              </w:r>
            </w:del>
            <w:proofErr w:type="spellStart"/>
            <w:ins w:id="1040" w:author="Latvakoski Juhani" w:date="2024-09-11T10:11:00Z">
              <w:r w:rsidR="00444424">
                <w:rPr>
                  <w:szCs w:val="20"/>
                  <w:lang w:val="en-US"/>
                </w:rPr>
                <w:t>Natlink</w:t>
              </w:r>
            </w:ins>
            <w:r w:rsidRPr="5E9B3575">
              <w:rPr>
                <w:szCs w:val="20"/>
                <w:lang w:val="en-US"/>
              </w:rPr>
              <w:t>s</w:t>
            </w:r>
            <w:proofErr w:type="spellEnd"/>
            <w:r w:rsidRPr="5E9B3575">
              <w:rPr>
                <w:szCs w:val="20"/>
                <w:lang w:val="en-US"/>
              </w:rPr>
              <w:t xml:space="preserve">, motion detectors or temperature sensors provide a lot of information which can be </w:t>
            </w:r>
            <w:proofErr w:type="gramStart"/>
            <w:r w:rsidRPr="5E9B3575">
              <w:rPr>
                <w:szCs w:val="20"/>
                <w:lang w:val="en-US"/>
              </w:rPr>
              <w:t>geolocated</w:t>
            </w:r>
            <w:proofErr w:type="gramEnd"/>
          </w:p>
          <w:p w14:paraId="1A3DDBA2" w14:textId="77777777" w:rsidR="004F2699" w:rsidRPr="00217F9E" w:rsidRDefault="004F2699" w:rsidP="004F2699">
            <w:pPr>
              <w:pStyle w:val="ListParagraph"/>
              <w:numPr>
                <w:ilvl w:val="0"/>
                <w:numId w:val="4"/>
              </w:numPr>
              <w:rPr>
                <w:szCs w:val="20"/>
                <w:lang w:val="en-US"/>
              </w:rPr>
            </w:pPr>
            <w:r w:rsidRPr="5E9B3575">
              <w:rPr>
                <w:szCs w:val="20"/>
                <w:lang w:val="en-US"/>
              </w:rPr>
              <w:t xml:space="preserve">Cloud based map layer information, like weather, water level or train movement data can </w:t>
            </w:r>
            <w:proofErr w:type="gramStart"/>
            <w:r w:rsidRPr="5E9B3575">
              <w:rPr>
                <w:szCs w:val="20"/>
                <w:lang w:val="en-US"/>
              </w:rPr>
              <w:t>placed</w:t>
            </w:r>
            <w:proofErr w:type="gramEnd"/>
            <w:r w:rsidRPr="5E9B3575">
              <w:rPr>
                <w:szCs w:val="20"/>
                <w:lang w:val="en-US"/>
              </w:rPr>
              <w:t xml:space="preserve"> on map to enhance knowledge of the situation.</w:t>
            </w:r>
          </w:p>
          <w:p w14:paraId="521FA0EE" w14:textId="77777777" w:rsidR="004F2699" w:rsidRPr="00217F9E" w:rsidRDefault="004F2699" w:rsidP="004F2699">
            <w:pPr>
              <w:pStyle w:val="ListParagraph"/>
              <w:numPr>
                <w:ilvl w:val="0"/>
                <w:numId w:val="4"/>
              </w:numPr>
              <w:rPr>
                <w:szCs w:val="20"/>
                <w:lang w:val="en-US"/>
              </w:rPr>
            </w:pPr>
            <w:r w:rsidRPr="5E9B3575">
              <w:rPr>
                <w:szCs w:val="20"/>
                <w:lang w:val="en-US"/>
              </w:rPr>
              <w:t xml:space="preserve">Annotate instructions, observations </w:t>
            </w:r>
            <w:proofErr w:type="spellStart"/>
            <w:r w:rsidRPr="5E9B3575">
              <w:rPr>
                <w:szCs w:val="20"/>
                <w:lang w:val="en-US"/>
              </w:rPr>
              <w:t>etc</w:t>
            </w:r>
            <w:proofErr w:type="spellEnd"/>
            <w:r w:rsidRPr="5E9B3575">
              <w:rPr>
                <w:szCs w:val="20"/>
                <w:lang w:val="en-US"/>
              </w:rPr>
              <w:t xml:space="preserve"> on the </w:t>
            </w:r>
            <w:proofErr w:type="gramStart"/>
            <w:r w:rsidRPr="5E9B3575">
              <w:rPr>
                <w:szCs w:val="20"/>
                <w:lang w:val="en-US"/>
              </w:rPr>
              <w:t>map</w:t>
            </w:r>
            <w:proofErr w:type="gramEnd"/>
          </w:p>
          <w:p w14:paraId="226DA474" w14:textId="77777777" w:rsidR="004F2699" w:rsidRPr="00217F9E" w:rsidRDefault="004F2699" w:rsidP="004F2699">
            <w:pPr>
              <w:pStyle w:val="ListParagraph"/>
              <w:numPr>
                <w:ilvl w:val="0"/>
                <w:numId w:val="4"/>
              </w:numPr>
              <w:rPr>
                <w:szCs w:val="20"/>
                <w:lang w:val="en-US"/>
              </w:rPr>
            </w:pPr>
            <w:r w:rsidRPr="5E9B3575">
              <w:rPr>
                <w:szCs w:val="20"/>
                <w:lang w:val="en-US"/>
              </w:rPr>
              <w:t xml:space="preserve">Use analytics to highlight events based on geolocated information, for example locate traffic accidents before any calls come in.  </w:t>
            </w:r>
          </w:p>
          <w:p w14:paraId="634AAF62" w14:textId="77777777" w:rsidR="004F2699" w:rsidRPr="00217F9E" w:rsidRDefault="004F2699" w:rsidP="004F2699">
            <w:pPr>
              <w:pStyle w:val="ListParagraph"/>
              <w:numPr>
                <w:ilvl w:val="0"/>
                <w:numId w:val="4"/>
              </w:numPr>
              <w:rPr>
                <w:szCs w:val="20"/>
                <w:lang w:val="en-US"/>
              </w:rPr>
            </w:pPr>
            <w:proofErr w:type="spellStart"/>
            <w:r w:rsidRPr="5E9B3575">
              <w:rPr>
                <w:szCs w:val="20"/>
                <w:lang w:val="en-US"/>
              </w:rPr>
              <w:t>Etc</w:t>
            </w:r>
            <w:proofErr w:type="spellEnd"/>
          </w:p>
        </w:tc>
      </w:tr>
    </w:tbl>
    <w:p w14:paraId="38BD3983" w14:textId="77777777" w:rsidR="004F2699" w:rsidRPr="00C47EBD" w:rsidRDefault="004F2699" w:rsidP="004F2699">
      <w:pPr>
        <w:pStyle w:val="BodyText"/>
        <w:rPr>
          <w:lang w:eastAsia="en-US"/>
        </w:rPr>
      </w:pPr>
    </w:p>
    <w:p w14:paraId="4E541B4C" w14:textId="77777777" w:rsidR="004F2699" w:rsidRDefault="004F2699" w:rsidP="004F2699">
      <w:pPr>
        <w:pStyle w:val="BodyText"/>
        <w:rPr>
          <w:lang w:val="en-US" w:eastAsia="en-US"/>
        </w:rPr>
      </w:pPr>
    </w:p>
    <w:p w14:paraId="0BA8221B" w14:textId="77777777" w:rsidR="004F2699" w:rsidRPr="00510F6B" w:rsidRDefault="004F2699" w:rsidP="004F2699">
      <w:pPr>
        <w:pStyle w:val="BodyText"/>
        <w:rPr>
          <w:b/>
          <w:u w:val="single"/>
          <w:lang w:val="en-US"/>
        </w:rPr>
      </w:pPr>
      <w:r w:rsidRPr="00510F6B">
        <w:rPr>
          <w:b/>
          <w:bCs/>
          <w:u w:val="single"/>
          <w:lang w:eastAsia="en-US"/>
        </w:rPr>
        <w:t xml:space="preserve">UC </w:t>
      </w:r>
      <w:r>
        <w:rPr>
          <w:b/>
          <w:bCs/>
          <w:u w:val="single"/>
          <w:lang w:eastAsia="en-US"/>
        </w:rPr>
        <w:t>7</w:t>
      </w:r>
      <w:r w:rsidRPr="00510F6B">
        <w:rPr>
          <w:b/>
          <w:bCs/>
          <w:u w:val="single"/>
          <w:lang w:eastAsia="en-US"/>
        </w:rPr>
        <w:t xml:space="preserve">: </w:t>
      </w:r>
      <w:proofErr w:type="spellStart"/>
      <w:r>
        <w:rPr>
          <w:b/>
          <w:u w:val="single"/>
          <w:lang w:val="en-US"/>
        </w:rPr>
        <w:t>Multirouting</w:t>
      </w:r>
      <w:proofErr w:type="spellEnd"/>
      <w:r>
        <w:rPr>
          <w:b/>
          <w:u w:val="single"/>
          <w:lang w:val="en-US"/>
        </w:rPr>
        <w:t xml:space="preserve"> secure awareness system for hunting and outdoors</w:t>
      </w:r>
    </w:p>
    <w:p w14:paraId="4C312413" w14:textId="77777777" w:rsidR="004F2699" w:rsidRDefault="004F2699" w:rsidP="004F2699">
      <w:pPr>
        <w:pStyle w:val="BodyText"/>
        <w:rPr>
          <w:lang w:val="en-US" w:eastAsia="en-US"/>
        </w:rPr>
      </w:pPr>
    </w:p>
    <w:tbl>
      <w:tblPr>
        <w:tblW w:w="10166"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0166"/>
      </w:tblGrid>
      <w:tr w:rsidR="004F2699" w:rsidRPr="00F85C8F" w14:paraId="3A1EDC72" w14:textId="77777777" w:rsidTr="2E722F59">
        <w:tc>
          <w:tcPr>
            <w:tcW w:w="10166" w:type="dxa"/>
            <w:shd w:val="clear" w:color="auto" w:fill="BAFFDB" w:themeFill="accent1" w:themeFillTint="33"/>
            <w:tcMar>
              <w:top w:w="100" w:type="dxa"/>
              <w:left w:w="100" w:type="dxa"/>
              <w:bottom w:w="100" w:type="dxa"/>
              <w:right w:w="100" w:type="dxa"/>
            </w:tcMar>
          </w:tcPr>
          <w:p w14:paraId="1441C492" w14:textId="77777777" w:rsidR="004F2699" w:rsidRPr="00F85C8F" w:rsidRDefault="004F2699">
            <w:pPr>
              <w:pStyle w:val="ITEABodyText"/>
              <w:rPr>
                <w:b/>
              </w:rPr>
            </w:pPr>
            <w:r w:rsidRPr="00F85C8F">
              <w:rPr>
                <w:b/>
              </w:rPr>
              <w:lastRenderedPageBreak/>
              <w:t xml:space="preserve">1. </w:t>
            </w:r>
            <w:proofErr w:type="spellStart"/>
            <w:r>
              <w:rPr>
                <w:b/>
              </w:rPr>
              <w:t>Multirouting</w:t>
            </w:r>
            <w:proofErr w:type="spellEnd"/>
            <w:r>
              <w:rPr>
                <w:b/>
              </w:rPr>
              <w:t xml:space="preserve"> secure </w:t>
            </w:r>
            <w:r w:rsidRPr="00A9021F">
              <w:rPr>
                <w:b/>
              </w:rPr>
              <w:t>awareness</w:t>
            </w:r>
            <w:r>
              <w:rPr>
                <w:b/>
              </w:rPr>
              <w:t xml:space="preserve"> system for hunting and outdoors</w:t>
            </w:r>
          </w:p>
        </w:tc>
      </w:tr>
      <w:tr w:rsidR="004F2699" w:rsidRPr="00F85C8F" w14:paraId="5528F41B" w14:textId="77777777" w:rsidTr="2E722F59">
        <w:tc>
          <w:tcPr>
            <w:tcW w:w="10166" w:type="dxa"/>
            <w:shd w:val="clear" w:color="auto" w:fill="auto"/>
            <w:tcMar>
              <w:top w:w="100" w:type="dxa"/>
              <w:left w:w="100" w:type="dxa"/>
              <w:bottom w:w="100" w:type="dxa"/>
              <w:right w:w="100" w:type="dxa"/>
            </w:tcMar>
          </w:tcPr>
          <w:p w14:paraId="4CFBDF39" w14:textId="6158D88A" w:rsidR="004F2699" w:rsidRDefault="004F2699">
            <w:pPr>
              <w:pStyle w:val="ITEABodyText"/>
              <w:rPr>
                <w:szCs w:val="20"/>
              </w:rPr>
            </w:pPr>
            <w:r w:rsidRPr="001B22E9">
              <w:rPr>
                <w:b/>
                <w:i/>
                <w:szCs w:val="20"/>
              </w:rPr>
              <w:t>Clarification of the value chain</w:t>
            </w:r>
            <w:r w:rsidRPr="001B22E9">
              <w:rPr>
                <w:bCs/>
                <w:i/>
                <w:iCs/>
                <w:szCs w:val="20"/>
              </w:rPr>
              <w:t xml:space="preserve">: </w:t>
            </w:r>
            <w:r w:rsidRPr="001B22E9">
              <w:rPr>
                <w:szCs w:val="20"/>
              </w:rPr>
              <w:t>The</w:t>
            </w:r>
            <w:r>
              <w:rPr>
                <w:szCs w:val="20"/>
              </w:rPr>
              <w:t xml:space="preserve"> devices are sold by </w:t>
            </w:r>
            <w:del w:id="1041" w:author="Latvakoski Juhani" w:date="2024-09-11T10:11:00Z">
              <w:r w:rsidDel="00444424">
                <w:rPr>
                  <w:szCs w:val="20"/>
                </w:rPr>
                <w:delText>Tracker</w:delText>
              </w:r>
            </w:del>
            <w:proofErr w:type="spellStart"/>
            <w:ins w:id="1042" w:author="Latvakoski Juhani" w:date="2024-09-11T10:11:00Z">
              <w:r w:rsidR="00444424">
                <w:rPr>
                  <w:szCs w:val="20"/>
                </w:rPr>
                <w:t>Natlink</w:t>
              </w:r>
            </w:ins>
            <w:proofErr w:type="spellEnd"/>
            <w:r>
              <w:rPr>
                <w:szCs w:val="20"/>
              </w:rPr>
              <w:t>.  App licenses are sold to end users.</w:t>
            </w:r>
          </w:p>
          <w:p w14:paraId="75AF776E" w14:textId="77777777" w:rsidR="004F2699" w:rsidRPr="001B22E9" w:rsidRDefault="004F2699">
            <w:pPr>
              <w:pStyle w:val="ITEABodyText"/>
              <w:rPr>
                <w:szCs w:val="20"/>
              </w:rPr>
            </w:pPr>
          </w:p>
          <w:p w14:paraId="67859C1D" w14:textId="77777777" w:rsidR="004F2699" w:rsidRDefault="004F2699">
            <w:pPr>
              <w:pStyle w:val="ITEABodyText"/>
              <w:rPr>
                <w:szCs w:val="20"/>
              </w:rPr>
            </w:pPr>
            <w:r w:rsidRPr="001B22E9">
              <w:rPr>
                <w:b/>
                <w:i/>
                <w:szCs w:val="20"/>
              </w:rPr>
              <w:t>Clarification of the evaluation case</w:t>
            </w:r>
            <w:r w:rsidRPr="001B22E9">
              <w:rPr>
                <w:bCs/>
                <w:i/>
                <w:iCs/>
                <w:szCs w:val="20"/>
              </w:rPr>
              <w:t xml:space="preserve">: </w:t>
            </w:r>
            <w:r w:rsidRPr="001B22E9">
              <w:rPr>
                <w:szCs w:val="20"/>
              </w:rPr>
              <w:t>In</w:t>
            </w:r>
            <w:r>
              <w:rPr>
                <w:szCs w:val="20"/>
              </w:rPr>
              <w:t xml:space="preserve"> the devices there is initial payment and recurring revenue in case they are connected to internet. In apps there is yearly payment.</w:t>
            </w:r>
          </w:p>
          <w:p w14:paraId="0BC2E6C5" w14:textId="77777777" w:rsidR="004F2699" w:rsidRDefault="004F2699">
            <w:pPr>
              <w:pStyle w:val="ITEABodyText"/>
            </w:pPr>
          </w:p>
          <w:p w14:paraId="4F1BCC10" w14:textId="77777777" w:rsidR="004F2699" w:rsidRPr="00B438D9" w:rsidRDefault="004F2699">
            <w:pPr>
              <w:pStyle w:val="ITEABodyText"/>
              <w:rPr>
                <w:b/>
              </w:rPr>
            </w:pPr>
            <w:proofErr w:type="gramStart"/>
            <w:r w:rsidRPr="5316D939">
              <w:rPr>
                <w:b/>
              </w:rPr>
              <w:t>UC:s</w:t>
            </w:r>
            <w:proofErr w:type="gramEnd"/>
            <w:r w:rsidRPr="5316D939">
              <w:rPr>
                <w:b/>
              </w:rPr>
              <w:t xml:space="preserve"> related:</w:t>
            </w:r>
          </w:p>
          <w:p w14:paraId="78705A00" w14:textId="77777777" w:rsidR="004F2699" w:rsidRPr="00205798" w:rsidRDefault="004F2699" w:rsidP="00C81F2A">
            <w:pPr>
              <w:pStyle w:val="ITEABodyText"/>
              <w:numPr>
                <w:ilvl w:val="0"/>
                <w:numId w:val="39"/>
              </w:numPr>
              <w:rPr>
                <w:b/>
                <w:szCs w:val="20"/>
              </w:rPr>
            </w:pPr>
            <w:r w:rsidRPr="00B438D9">
              <w:rPr>
                <w:b/>
                <w:lang w:val="en-US"/>
              </w:rPr>
              <w:t>UC3: Application of maps in public safety case</w:t>
            </w:r>
          </w:p>
          <w:p w14:paraId="0939AA30" w14:textId="77777777" w:rsidR="004F2699" w:rsidRPr="00B438D9" w:rsidRDefault="004F2699" w:rsidP="00C81F2A">
            <w:pPr>
              <w:pStyle w:val="ITEABodyText"/>
              <w:numPr>
                <w:ilvl w:val="1"/>
                <w:numId w:val="39"/>
              </w:numPr>
              <w:rPr>
                <w:b/>
              </w:rPr>
            </w:pPr>
            <w:r>
              <w:rPr>
                <w:bCs/>
                <w:lang w:val="en-US"/>
              </w:rPr>
              <w:t xml:space="preserve">In this system can be connected several cameras. </w:t>
            </w:r>
            <w:proofErr w:type="spellStart"/>
            <w:r>
              <w:rPr>
                <w:bCs/>
                <w:lang w:val="en-US"/>
              </w:rPr>
              <w:t>Burrel</w:t>
            </w:r>
            <w:proofErr w:type="spellEnd"/>
            <w:r>
              <w:rPr>
                <w:bCs/>
                <w:lang w:val="en-US"/>
              </w:rPr>
              <w:t xml:space="preserve"> trail cameras are natural part of the created ecosystem, and each hunter has mobile phone with camera. Picture material from those could be used in UC3.</w:t>
            </w:r>
          </w:p>
          <w:p w14:paraId="0442B468" w14:textId="77777777" w:rsidR="004F2699" w:rsidRPr="00D24904" w:rsidRDefault="004F2699" w:rsidP="00C81F2A">
            <w:pPr>
              <w:pStyle w:val="ITEABodyText"/>
              <w:numPr>
                <w:ilvl w:val="1"/>
                <w:numId w:val="39"/>
              </w:numPr>
              <w:rPr>
                <w:b/>
                <w:szCs w:val="20"/>
              </w:rPr>
            </w:pPr>
            <w:proofErr w:type="gramStart"/>
            <w:r>
              <w:rPr>
                <w:bCs/>
                <w:lang w:val="en-US"/>
              </w:rPr>
              <w:t>Also</w:t>
            </w:r>
            <w:proofErr w:type="gramEnd"/>
            <w:r>
              <w:rPr>
                <w:bCs/>
                <w:lang w:val="en-US"/>
              </w:rPr>
              <w:t xml:space="preserve"> 3D updatable maps developed in UC3, could be utilized in hunting to bring awareness.</w:t>
            </w:r>
          </w:p>
          <w:p w14:paraId="0E0F9968" w14:textId="28780B70" w:rsidR="004F2699" w:rsidRPr="00C3135E" w:rsidRDefault="004F2699" w:rsidP="00C81F2A">
            <w:pPr>
              <w:pStyle w:val="ITEABodyText"/>
              <w:numPr>
                <w:ilvl w:val="1"/>
                <w:numId w:val="39"/>
              </w:numPr>
              <w:rPr>
                <w:b/>
                <w:szCs w:val="20"/>
              </w:rPr>
            </w:pPr>
            <w:del w:id="1043" w:author="Latvakoski Juhani" w:date="2024-09-11T10:11:00Z">
              <w:r w:rsidDel="00444424">
                <w:rPr>
                  <w:bCs/>
                  <w:lang w:val="en-US"/>
                </w:rPr>
                <w:delText>Tracker</w:delText>
              </w:r>
            </w:del>
            <w:proofErr w:type="spellStart"/>
            <w:ins w:id="1044" w:author="Latvakoski Juhani" w:date="2024-09-11T10:11:00Z">
              <w:r w:rsidR="00444424">
                <w:rPr>
                  <w:bCs/>
                  <w:lang w:val="en-US"/>
                </w:rPr>
                <w:t>Natlink</w:t>
              </w:r>
            </w:ins>
            <w:proofErr w:type="spellEnd"/>
            <w:r>
              <w:rPr>
                <w:bCs/>
                <w:lang w:val="en-US"/>
              </w:rPr>
              <w:t xml:space="preserve"> Mobile platform, which is used in this use case, could be utilized also for e.g. firefighters, as it already is used in search and rescue operation management services in Finland.</w:t>
            </w:r>
          </w:p>
          <w:p w14:paraId="077CD0EC" w14:textId="77777777" w:rsidR="004F2699" w:rsidRPr="00C3135E" w:rsidRDefault="004F2699" w:rsidP="00C81F2A">
            <w:pPr>
              <w:pStyle w:val="ITEABodyText"/>
              <w:numPr>
                <w:ilvl w:val="0"/>
                <w:numId w:val="39"/>
              </w:numPr>
              <w:rPr>
                <w:b/>
                <w:szCs w:val="20"/>
              </w:rPr>
            </w:pPr>
            <w:r>
              <w:rPr>
                <w:b/>
                <w:bCs/>
              </w:rPr>
              <w:t xml:space="preserve">UC5: </w:t>
            </w:r>
            <w:r w:rsidRPr="004F00FF">
              <w:rPr>
                <w:b/>
                <w:bCs/>
              </w:rPr>
              <w:t>Security and location awareness of persons</w:t>
            </w:r>
          </w:p>
          <w:p w14:paraId="144DF541" w14:textId="3007823A" w:rsidR="004F2699" w:rsidRPr="00B438D9" w:rsidRDefault="004F2699" w:rsidP="2E722F59">
            <w:pPr>
              <w:pStyle w:val="ITEABodyText"/>
              <w:numPr>
                <w:ilvl w:val="1"/>
                <w:numId w:val="39"/>
              </w:numPr>
              <w:rPr>
                <w:ins w:id="1045" w:author="Hannu Lohi" w:date="2024-09-27T07:04:00Z"/>
                <w:b/>
                <w:bCs/>
              </w:rPr>
            </w:pPr>
            <w:r>
              <w:t xml:space="preserve">As in Outdoor use, there can be also sport watch users, the hunting devices and sport watches can communicate each other and bring connectivity and safety. E.g. </w:t>
            </w:r>
            <w:proofErr w:type="spellStart"/>
            <w:r>
              <w:t>Multiradio</w:t>
            </w:r>
            <w:proofErr w:type="spellEnd"/>
            <w:r>
              <w:t xml:space="preserve"> device could be as base station for sport watches in the area where is no mobile phone coverage.</w:t>
            </w:r>
            <w:r w:rsidRPr="2E722F59">
              <w:rPr>
                <w:lang w:val="en-US"/>
              </w:rPr>
              <w:t xml:space="preserve"> Or Hunter could get information from sport watch routed by the network created. The direct communication is already demonstrated in </w:t>
            </w:r>
            <w:proofErr w:type="spellStart"/>
            <w:r w:rsidRPr="2E722F59">
              <w:rPr>
                <w:lang w:val="en-US"/>
              </w:rPr>
              <w:t>Itea</w:t>
            </w:r>
            <w:proofErr w:type="spellEnd"/>
            <w:r w:rsidRPr="2E722F59">
              <w:rPr>
                <w:lang w:val="en-US"/>
              </w:rPr>
              <w:t xml:space="preserve"> TIoCPS project.</w:t>
            </w:r>
          </w:p>
          <w:p w14:paraId="5A67B2AB" w14:textId="68ACE22C" w:rsidR="004F2699" w:rsidRPr="00B438D9" w:rsidRDefault="4CD3501C" w:rsidP="2E722F59">
            <w:pPr>
              <w:pStyle w:val="ITEABodyText"/>
              <w:numPr>
                <w:ilvl w:val="1"/>
                <w:numId w:val="39"/>
              </w:numPr>
              <w:rPr>
                <w:b/>
                <w:bCs/>
              </w:rPr>
            </w:pPr>
            <w:ins w:id="1046" w:author="Hannu Lohi" w:date="2024-09-27T07:04:00Z">
              <w:r w:rsidRPr="2E722F59">
                <w:rPr>
                  <w:lang w:val="en-US"/>
                </w:rPr>
                <w:t xml:space="preserve">IoT devices require also secure traffic, </w:t>
              </w:r>
              <w:proofErr w:type="spellStart"/>
              <w:r w:rsidRPr="2E722F59">
                <w:rPr>
                  <w:lang w:val="en-US"/>
                </w:rPr>
                <w:t>Natkink</w:t>
              </w:r>
              <w:proofErr w:type="spellEnd"/>
              <w:r w:rsidRPr="2E722F59">
                <w:rPr>
                  <w:lang w:val="en-US"/>
                </w:rPr>
                <w:t xml:space="preserve"> is building IoT device hig</w:t>
              </w:r>
            </w:ins>
            <w:ins w:id="1047" w:author="Hannu Lohi" w:date="2024-09-27T07:05:00Z">
              <w:r w:rsidRPr="2E722F59">
                <w:rPr>
                  <w:lang w:val="en-US"/>
                </w:rPr>
                <w:t>h cryptography in this project.</w:t>
              </w:r>
            </w:ins>
            <w:del w:id="1048" w:author="Hannu Lohi" w:date="2024-09-27T07:03:00Z">
              <w:r w:rsidR="004F2699" w:rsidRPr="2E722F59" w:rsidDel="004F2699">
                <w:rPr>
                  <w:lang w:val="en-US"/>
                </w:rPr>
                <w:delText xml:space="preserve"> </w:delText>
              </w:r>
            </w:del>
          </w:p>
          <w:p w14:paraId="573E2828" w14:textId="77777777" w:rsidR="004F2699" w:rsidRDefault="004F2699">
            <w:pPr>
              <w:pStyle w:val="ITEABodyText"/>
            </w:pPr>
          </w:p>
          <w:p w14:paraId="06975ECD" w14:textId="77777777" w:rsidR="004F2699" w:rsidRDefault="004F2699">
            <w:pPr>
              <w:pStyle w:val="ITEABodyText"/>
              <w:rPr>
                <w:b/>
                <w:bCs/>
                <w:szCs w:val="20"/>
              </w:rPr>
            </w:pPr>
            <w:r w:rsidRPr="00DE0FDC">
              <w:rPr>
                <w:b/>
                <w:bCs/>
                <w:szCs w:val="20"/>
              </w:rPr>
              <w:t>Partners involved</w:t>
            </w:r>
            <w:r>
              <w:rPr>
                <w:b/>
                <w:bCs/>
                <w:szCs w:val="20"/>
              </w:rPr>
              <w:t xml:space="preserve"> and their roles description shortly</w:t>
            </w:r>
            <w:r w:rsidRPr="00DE0FDC">
              <w:rPr>
                <w:b/>
                <w:bCs/>
                <w:szCs w:val="20"/>
              </w:rPr>
              <w:t>:</w:t>
            </w:r>
          </w:p>
          <w:p w14:paraId="781C90E5" w14:textId="77777777" w:rsidR="004F2699" w:rsidRPr="00866676"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Huld</w:t>
            </w:r>
            <w:proofErr w:type="spellEnd"/>
            <w:r w:rsidRPr="4927CEB1">
              <w:rPr>
                <w:b/>
                <w:bCs/>
              </w:rPr>
              <w:t xml:space="preserve"> or similar design house: </w:t>
            </w:r>
            <w:r>
              <w:t>mechanical design for prototype device(s)</w:t>
            </w:r>
          </w:p>
          <w:p w14:paraId="7AEFAAC2" w14:textId="77777777" w:rsidR="004F2699" w:rsidRPr="00B612BE"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Jotwire</w:t>
            </w:r>
            <w:proofErr w:type="spellEnd"/>
            <w:r w:rsidRPr="4927CEB1">
              <w:rPr>
                <w:b/>
                <w:bCs/>
              </w:rPr>
              <w:t xml:space="preserve"> or similar manufacturer</w:t>
            </w:r>
            <w:r>
              <w:t>: manufacturing of prototype device</w:t>
            </w:r>
          </w:p>
          <w:p w14:paraId="5776C132" w14:textId="77777777" w:rsidR="004F2699" w:rsidRPr="00B612BE"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Exellant</w:t>
            </w:r>
            <w:proofErr w:type="spellEnd"/>
            <w:r w:rsidRPr="4927CEB1">
              <w:rPr>
                <w:b/>
                <w:bCs/>
              </w:rPr>
              <w:t xml:space="preserve"> or similar antenna designer</w:t>
            </w:r>
            <w:r>
              <w:t xml:space="preserve">: Designing of </w:t>
            </w:r>
            <w:proofErr w:type="gramStart"/>
            <w:r>
              <w:t>antenna</w:t>
            </w:r>
            <w:proofErr w:type="gramEnd"/>
          </w:p>
          <w:p w14:paraId="01DE8A96" w14:textId="77777777" w:rsidR="004F2699" w:rsidRPr="00D72037" w:rsidRDefault="004F2699" w:rsidP="00C81F2A">
            <w:pPr>
              <w:pStyle w:val="ITEABodyText"/>
              <w:numPr>
                <w:ilvl w:val="0"/>
                <w:numId w:val="26"/>
              </w:numPr>
              <w:rPr>
                <w:rFonts w:ascii="Frutiger-Light" w:hAnsi="Frutiger-Light"/>
                <w:b/>
                <w:bCs/>
                <w:color w:val="333333"/>
                <w:szCs w:val="20"/>
                <w:lang w:val="en-US"/>
              </w:rPr>
            </w:pPr>
            <w:r w:rsidRPr="4927CEB1">
              <w:rPr>
                <w:b/>
                <w:bCs/>
              </w:rPr>
              <w:t xml:space="preserve">Nordic semiconductor, </w:t>
            </w:r>
            <w:proofErr w:type="spellStart"/>
            <w:r w:rsidRPr="4927CEB1">
              <w:rPr>
                <w:b/>
                <w:bCs/>
              </w:rPr>
              <w:t>Semtech</w:t>
            </w:r>
            <w:proofErr w:type="spellEnd"/>
            <w:r w:rsidRPr="4927CEB1">
              <w:rPr>
                <w:b/>
                <w:bCs/>
              </w:rPr>
              <w:t xml:space="preserve"> etc</w:t>
            </w:r>
            <w:r w:rsidRPr="4927CEB1">
              <w:rPr>
                <w:rFonts w:ascii="Frutiger-Light" w:hAnsi="Frutiger-Light"/>
                <w:b/>
                <w:bCs/>
                <w:color w:val="333333"/>
                <w:lang w:val="en-US"/>
              </w:rPr>
              <w:t>.</w:t>
            </w:r>
            <w:r w:rsidRPr="4927CEB1">
              <w:rPr>
                <w:rFonts w:ascii="Frutiger-Light" w:hAnsi="Frutiger-Light"/>
                <w:color w:val="333333"/>
                <w:lang w:val="en-US"/>
              </w:rPr>
              <w:t xml:space="preserve">: </w:t>
            </w:r>
            <w:r>
              <w:t>Chip and electronic component and platform creators</w:t>
            </w:r>
          </w:p>
          <w:p w14:paraId="517753CA" w14:textId="77777777" w:rsidR="004F2699" w:rsidRPr="00D72037"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Wirepass</w:t>
            </w:r>
            <w:proofErr w:type="spellEnd"/>
            <w:r w:rsidRPr="4927CEB1">
              <w:rPr>
                <w:b/>
                <w:bCs/>
              </w:rPr>
              <w:t>, and similar</w:t>
            </w:r>
            <w:r>
              <w:t>: Mesh technologies creators</w:t>
            </w:r>
          </w:p>
          <w:p w14:paraId="69D6482C" w14:textId="77777777" w:rsidR="004F2699" w:rsidRPr="00D72037"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Ohmix</w:t>
            </w:r>
            <w:proofErr w:type="spellEnd"/>
            <w:r>
              <w:t>: Electronic design, Antenna design consultancy</w:t>
            </w:r>
          </w:p>
          <w:p w14:paraId="5C9B9E05" w14:textId="77777777" w:rsidR="004F2699" w:rsidRPr="00224E73"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Bitbungalow</w:t>
            </w:r>
            <w:proofErr w:type="spellEnd"/>
            <w:r w:rsidRPr="4927CEB1">
              <w:rPr>
                <w:b/>
                <w:bCs/>
              </w:rPr>
              <w:t xml:space="preserve">, </w:t>
            </w:r>
            <w:proofErr w:type="spellStart"/>
            <w:r w:rsidRPr="4927CEB1">
              <w:rPr>
                <w:b/>
                <w:bCs/>
              </w:rPr>
              <w:t>Apprikoodi</w:t>
            </w:r>
            <w:proofErr w:type="spellEnd"/>
            <w:r w:rsidRPr="4927CEB1">
              <w:rPr>
                <w:b/>
                <w:bCs/>
              </w:rPr>
              <w:t>:</w:t>
            </w:r>
            <w:r>
              <w:t xml:space="preserve"> Mobile and server applications for demonstrations</w:t>
            </w:r>
          </w:p>
          <w:p w14:paraId="5909FE15" w14:textId="77777777" w:rsidR="004F2699" w:rsidRPr="00224E73" w:rsidRDefault="004F2699" w:rsidP="00C81F2A">
            <w:pPr>
              <w:pStyle w:val="ITEABodyText"/>
              <w:numPr>
                <w:ilvl w:val="0"/>
                <w:numId w:val="26"/>
              </w:numPr>
              <w:rPr>
                <w:rFonts w:ascii="Frutiger-Light" w:hAnsi="Frutiger-Light"/>
                <w:b/>
                <w:bCs/>
                <w:color w:val="333333"/>
                <w:szCs w:val="20"/>
                <w:lang w:val="en-US"/>
              </w:rPr>
            </w:pPr>
            <w:proofErr w:type="spellStart"/>
            <w:r w:rsidRPr="4927CEB1">
              <w:rPr>
                <w:b/>
                <w:bCs/>
              </w:rPr>
              <w:t>Sako</w:t>
            </w:r>
            <w:proofErr w:type="spellEnd"/>
            <w:r w:rsidRPr="4927CEB1">
              <w:rPr>
                <w:b/>
                <w:bCs/>
              </w:rPr>
              <w:t xml:space="preserve"> / Beretta: </w:t>
            </w:r>
            <w:r>
              <w:t>Possible gun contact for awareness</w:t>
            </w:r>
          </w:p>
          <w:p w14:paraId="6F65446B" w14:textId="77777777" w:rsidR="004F2699" w:rsidRPr="00224E73" w:rsidRDefault="004F2699" w:rsidP="00C81F2A">
            <w:pPr>
              <w:pStyle w:val="ITEABodyText"/>
              <w:numPr>
                <w:ilvl w:val="0"/>
                <w:numId w:val="26"/>
              </w:numPr>
              <w:rPr>
                <w:rFonts w:ascii="Frutiger-Light" w:hAnsi="Frutiger-Light"/>
                <w:b/>
                <w:bCs/>
                <w:color w:val="333333"/>
                <w:szCs w:val="20"/>
                <w:lang w:val="en-US"/>
              </w:rPr>
            </w:pPr>
            <w:r w:rsidRPr="4927CEB1">
              <w:rPr>
                <w:b/>
                <w:bCs/>
              </w:rPr>
              <w:t>Polar:</w:t>
            </w:r>
            <w:r w:rsidRPr="4927CEB1">
              <w:rPr>
                <w:rFonts w:ascii="Frutiger-Light" w:hAnsi="Frutiger-Light"/>
                <w:b/>
                <w:bCs/>
                <w:color w:val="333333"/>
                <w:lang w:val="en-US"/>
              </w:rPr>
              <w:t xml:space="preserve"> </w:t>
            </w:r>
            <w:r>
              <w:t>Possible contact for outdoor users’ awareness</w:t>
            </w:r>
          </w:p>
          <w:p w14:paraId="1AFEA014" w14:textId="77777777" w:rsidR="004F2699" w:rsidRPr="00B81B1A" w:rsidRDefault="004F2699" w:rsidP="2E722F59">
            <w:pPr>
              <w:pStyle w:val="ITEABodyText"/>
              <w:numPr>
                <w:ilvl w:val="0"/>
                <w:numId w:val="26"/>
              </w:numPr>
              <w:rPr>
                <w:ins w:id="1049" w:author="Hannu Lohi" w:date="2024-09-27T07:03:00Z"/>
                <w:rFonts w:ascii="Frutiger-Light" w:hAnsi="Frutiger-Light"/>
                <w:b/>
                <w:bCs/>
                <w:color w:val="333333"/>
                <w:lang w:val="en-US"/>
              </w:rPr>
            </w:pPr>
            <w:r w:rsidRPr="2E722F59">
              <w:rPr>
                <w:b/>
                <w:bCs/>
              </w:rPr>
              <w:t xml:space="preserve">Safety4traffic: </w:t>
            </w:r>
            <w:r>
              <w:t>Possible contact for road alarms</w:t>
            </w:r>
          </w:p>
          <w:p w14:paraId="48B6E843" w14:textId="7BD7F4EC" w:rsidR="7E3029CC" w:rsidRDefault="7E3029CC" w:rsidP="2E722F59">
            <w:pPr>
              <w:pStyle w:val="ITEABodyText"/>
              <w:numPr>
                <w:ilvl w:val="0"/>
                <w:numId w:val="26"/>
              </w:numPr>
              <w:rPr>
                <w:b/>
                <w:bCs/>
              </w:rPr>
            </w:pPr>
            <w:proofErr w:type="spellStart"/>
            <w:ins w:id="1050" w:author="Hannu Lohi" w:date="2024-09-27T07:03:00Z">
              <w:r w:rsidRPr="2E722F59">
                <w:rPr>
                  <w:b/>
                  <w:bCs/>
                </w:rPr>
                <w:t>PehuTech</w:t>
              </w:r>
              <w:proofErr w:type="spellEnd"/>
              <w:r w:rsidRPr="2E722F59">
                <w:rPr>
                  <w:b/>
                  <w:bCs/>
                </w:rPr>
                <w:t>:</w:t>
              </w:r>
              <w:r>
                <w:t xml:space="preserve"> research technology partner in FW and HW</w:t>
              </w:r>
            </w:ins>
          </w:p>
          <w:p w14:paraId="354FE5A0" w14:textId="5E86502D" w:rsidR="004F2699" w:rsidRPr="00224E73" w:rsidRDefault="004F2699" w:rsidP="0FE279F8">
            <w:pPr>
              <w:pStyle w:val="ITEABodyText"/>
              <w:numPr>
                <w:ilvl w:val="0"/>
                <w:numId w:val="26"/>
              </w:numPr>
              <w:rPr>
                <w:rFonts w:ascii="Frutiger-Light" w:hAnsi="Frutiger-Light"/>
                <w:b/>
                <w:bCs/>
                <w:color w:val="333333"/>
                <w:lang w:val="en-US"/>
              </w:rPr>
            </w:pPr>
            <w:del w:id="1051" w:author="Hannu Lohi" w:date="2024-09-18T13:38:00Z">
              <w:r w:rsidRPr="0FE279F8" w:rsidDel="004F2699">
                <w:rPr>
                  <w:b/>
                  <w:bCs/>
                </w:rPr>
                <w:delText>WeHunt Ab</w:delText>
              </w:r>
            </w:del>
            <w:proofErr w:type="spellStart"/>
            <w:ins w:id="1052" w:author="Hannu Lohi" w:date="2024-09-18T13:38:00Z">
              <w:r w:rsidR="78535916" w:rsidRPr="0FE279F8">
                <w:rPr>
                  <w:b/>
                  <w:bCs/>
                </w:rPr>
                <w:t>Natlink</w:t>
              </w:r>
              <w:proofErr w:type="spellEnd"/>
              <w:r w:rsidR="78535916" w:rsidRPr="0FE279F8">
                <w:rPr>
                  <w:b/>
                  <w:bCs/>
                </w:rPr>
                <w:t xml:space="preserve"> Ab</w:t>
              </w:r>
            </w:ins>
            <w:r w:rsidRPr="0FE279F8">
              <w:rPr>
                <w:b/>
                <w:bCs/>
              </w:rPr>
              <w:t xml:space="preserve"> and </w:t>
            </w:r>
            <w:del w:id="1053" w:author="Hannu Lohi" w:date="2024-09-18T13:39:00Z">
              <w:r w:rsidRPr="0FE279F8" w:rsidDel="004F2699">
                <w:rPr>
                  <w:b/>
                  <w:bCs/>
                </w:rPr>
                <w:delText>Open Air Group Tech</w:delText>
              </w:r>
            </w:del>
            <w:proofErr w:type="spellStart"/>
            <w:ins w:id="1054" w:author="Hannu Lohi" w:date="2024-09-18T13:39:00Z">
              <w:r w:rsidR="4138C157" w:rsidRPr="0FE279F8">
                <w:rPr>
                  <w:b/>
                  <w:bCs/>
                </w:rPr>
                <w:t>Natlink</w:t>
              </w:r>
              <w:proofErr w:type="spellEnd"/>
              <w:r w:rsidR="4138C157" w:rsidRPr="0FE279F8">
                <w:rPr>
                  <w:b/>
                  <w:bCs/>
                </w:rPr>
                <w:t xml:space="preserve"> Group</w:t>
              </w:r>
            </w:ins>
            <w:r w:rsidRPr="0FE279F8">
              <w:rPr>
                <w:b/>
                <w:bCs/>
              </w:rPr>
              <w:t xml:space="preserve"> Ab:</w:t>
            </w:r>
            <w:r w:rsidRPr="0FE279F8">
              <w:rPr>
                <w:rFonts w:ascii="Frutiger-Light" w:hAnsi="Frutiger-Light"/>
                <w:color w:val="333333"/>
                <w:lang w:val="en-US"/>
              </w:rPr>
              <w:t xml:space="preserve"> </w:t>
            </w:r>
            <w:r>
              <w:t>Owner and sister companies, connections to users in other countries and trail cam technology</w:t>
            </w:r>
          </w:p>
        </w:tc>
      </w:tr>
    </w:tbl>
    <w:p w14:paraId="1F298681" w14:textId="77777777" w:rsidR="004F2699" w:rsidRDefault="004F2699" w:rsidP="004F2699">
      <w:pPr>
        <w:pStyle w:val="BodyText"/>
        <w:rPr>
          <w:lang w:eastAsia="en-US"/>
        </w:rPr>
      </w:pPr>
    </w:p>
    <w:p w14:paraId="1719BC69" w14:textId="77777777" w:rsidR="004F2699" w:rsidRPr="00510F6B" w:rsidRDefault="004F2699" w:rsidP="004F2699">
      <w:pPr>
        <w:pStyle w:val="BodyText"/>
        <w:rPr>
          <w:b/>
          <w:bCs/>
          <w:u w:val="single"/>
          <w:lang w:val="en-US"/>
        </w:rPr>
      </w:pPr>
      <w:r w:rsidRPr="5E9B3575">
        <w:rPr>
          <w:b/>
          <w:bCs/>
          <w:u w:val="single"/>
          <w:lang w:eastAsia="en-US"/>
        </w:rPr>
        <w:t xml:space="preserve">UC 8: </w:t>
      </w:r>
      <w:r w:rsidRPr="5E9B3575">
        <w:rPr>
          <w:b/>
          <w:bCs/>
          <w:u w:val="single"/>
          <w:lang w:val="en-US"/>
        </w:rPr>
        <w:t xml:space="preserve">Secure, </w:t>
      </w:r>
      <w:proofErr w:type="gramStart"/>
      <w:r w:rsidRPr="5E9B3575">
        <w:rPr>
          <w:b/>
          <w:bCs/>
          <w:u w:val="single"/>
          <w:lang w:val="en-US"/>
        </w:rPr>
        <w:t>trustworthy</w:t>
      </w:r>
      <w:proofErr w:type="gramEnd"/>
      <w:r w:rsidRPr="5E9B3575">
        <w:rPr>
          <w:b/>
          <w:bCs/>
          <w:u w:val="single"/>
          <w:lang w:val="en-US"/>
        </w:rPr>
        <w:t xml:space="preserve"> and reliable drone operation control system</w:t>
      </w:r>
    </w:p>
    <w:p w14:paraId="515DCECD" w14:textId="77777777" w:rsidR="004F2699" w:rsidRDefault="004F2699" w:rsidP="004F2699">
      <w:pPr>
        <w:pStyle w:val="BodyText"/>
        <w:rPr>
          <w:b/>
          <w:bCs/>
          <w:u w:val="single"/>
          <w:lang w:val="en-US"/>
        </w:rPr>
      </w:pPr>
    </w:p>
    <w:p w14:paraId="16D37354" w14:textId="77777777" w:rsidR="004F2699" w:rsidRDefault="004F2699" w:rsidP="004F2699">
      <w:pPr>
        <w:spacing w:line="257" w:lineRule="auto"/>
        <w:jc w:val="both"/>
      </w:pPr>
      <w:r w:rsidRPr="548B1EAB">
        <w:rPr>
          <w:rFonts w:ascii="Calibri" w:eastAsia="Calibri" w:hAnsi="Calibri" w:cs="Calibri"/>
          <w:sz w:val="22"/>
          <w:szCs w:val="22"/>
        </w:rPr>
        <w:t xml:space="preserve">ADLC aims to become a </w:t>
      </w:r>
      <w:proofErr w:type="gramStart"/>
      <w:r w:rsidRPr="548B1EAB">
        <w:rPr>
          <w:rFonts w:ascii="Calibri" w:eastAsia="Calibri" w:hAnsi="Calibri" w:cs="Calibri"/>
          <w:sz w:val="22"/>
          <w:szCs w:val="22"/>
        </w:rPr>
        <w:t>large scale</w:t>
      </w:r>
      <w:proofErr w:type="gramEnd"/>
      <w:r w:rsidRPr="548B1EAB">
        <w:rPr>
          <w:rFonts w:ascii="Calibri" w:eastAsia="Calibri" w:hAnsi="Calibri" w:cs="Calibri"/>
          <w:sz w:val="22"/>
          <w:szCs w:val="22"/>
        </w:rPr>
        <w:t xml:space="preserve"> drone transport operator and therefore plans to follow a service architecture similar to a cargo airline, meaning that the aircraft and all its control systems remain an outside system.</w:t>
      </w:r>
    </w:p>
    <w:p w14:paraId="48FC23B9" w14:textId="77777777" w:rsidR="004F2699" w:rsidRDefault="004F2699" w:rsidP="004F2699">
      <w:pPr>
        <w:spacing w:line="257" w:lineRule="auto"/>
        <w:jc w:val="both"/>
      </w:pPr>
      <w:r w:rsidRPr="548B1EAB">
        <w:rPr>
          <w:rFonts w:ascii="Calibri" w:eastAsia="Calibri" w:hAnsi="Calibri" w:cs="Calibri"/>
          <w:sz w:val="22"/>
          <w:szCs w:val="22"/>
        </w:rPr>
        <w:t>The software that ADLC is developing will itself help streamline its operations and reduce manpower needs across the whole service chain.</w:t>
      </w:r>
    </w:p>
    <w:p w14:paraId="12768EF4" w14:textId="1D107FE8" w:rsidR="004F2699" w:rsidRDefault="004F2699" w:rsidP="2E1560A9">
      <w:pPr>
        <w:spacing w:line="257" w:lineRule="auto"/>
        <w:jc w:val="both"/>
        <w:rPr>
          <w:ins w:id="1055" w:author="Grégoire Moreau" w:date="2024-09-08T11:44:00Z"/>
        </w:rPr>
      </w:pPr>
      <w:del w:id="1056" w:author="Grégoire Moreau" w:date="2024-09-08T11:44:00Z">
        <w:r w:rsidRPr="2E1560A9" w:rsidDel="004F2699">
          <w:rPr>
            <w:rFonts w:ascii="Calibri" w:eastAsia="Calibri" w:hAnsi="Calibri" w:cs="Calibri"/>
            <w:sz w:val="22"/>
            <w:szCs w:val="22"/>
          </w:rPr>
          <w:delText>In practice, this software can be split in 2 parts: the Customer Ordering Platform (COP) and the Operations Control Centre (OCC), handling respectively the client-facing business logic and operations logic. The COP back-end is a cloud-based platform including all the business and client oriented logic of ADLC. Clients wishing to place an order will be able to do so to a web-based front-end or directly to an API. The OCC will correspond to all the operational logic of ADLC’s flights. After an order has been received, the OCC will request all the flight approvals required through API’s. At the time of flight, The OCC will gather additional information such as the weather and position of obstacles and transmit this information to the UAS control system which will enable it to choose a trajectory for this system. Then, throughout the flight, the OCC will be in contact with the UTM systems and regularly check updates in the obstacles positioning (if relevant) and transmit this information to the UAS control system to adapt the trajectory if required..</w:delText>
        </w:r>
      </w:del>
      <w:ins w:id="1057" w:author="Grégoire Moreau" w:date="2024-09-08T11:44:00Z">
        <w:r w:rsidR="598A9D30" w:rsidRPr="2E1560A9">
          <w:rPr>
            <w:rFonts w:ascii="Calibri" w:eastAsia="Calibri" w:hAnsi="Calibri" w:cs="Calibri"/>
            <w:sz w:val="22"/>
            <w:szCs w:val="22"/>
          </w:rPr>
          <w:t xml:space="preserve"> In practice, this software can be split in 2 parts: the Customer Ordering Platform (COP) and the Operations Control Centre (OCC), handling respectively the client-facing business logic and flight operations logic. The COP </w:t>
        </w:r>
        <w:proofErr w:type="gramStart"/>
        <w:r w:rsidR="598A9D30" w:rsidRPr="2E1560A9">
          <w:rPr>
            <w:rFonts w:ascii="Calibri" w:eastAsia="Calibri" w:hAnsi="Calibri" w:cs="Calibri"/>
            <w:sz w:val="22"/>
            <w:szCs w:val="22"/>
          </w:rPr>
          <w:t>back-end</w:t>
        </w:r>
        <w:proofErr w:type="gramEnd"/>
        <w:r w:rsidR="598A9D30" w:rsidRPr="2E1560A9">
          <w:rPr>
            <w:rFonts w:ascii="Calibri" w:eastAsia="Calibri" w:hAnsi="Calibri" w:cs="Calibri"/>
            <w:sz w:val="22"/>
            <w:szCs w:val="22"/>
          </w:rPr>
          <w:t xml:space="preserve"> is a cloud-based platform including all the business and client oriented logic of ADLC. Clients wishing to place an order will be able to do so to a web-based front-end or directly to an API. Before and during a flight, the OCC will gather all relevant information such as the weather evolution, position and movement of ground and air obstacles, telemetry of the </w:t>
        </w:r>
        <w:proofErr w:type="gramStart"/>
        <w:r w:rsidR="598A9D30" w:rsidRPr="2E1560A9">
          <w:rPr>
            <w:rFonts w:ascii="Calibri" w:eastAsia="Calibri" w:hAnsi="Calibri" w:cs="Calibri"/>
            <w:sz w:val="22"/>
            <w:szCs w:val="22"/>
          </w:rPr>
          <w:t>aircraft,…</w:t>
        </w:r>
        <w:proofErr w:type="gramEnd"/>
        <w:r w:rsidR="598A9D30" w:rsidRPr="2E1560A9">
          <w:rPr>
            <w:rFonts w:ascii="Calibri" w:eastAsia="Calibri" w:hAnsi="Calibri" w:cs="Calibri"/>
            <w:sz w:val="22"/>
            <w:szCs w:val="22"/>
          </w:rPr>
          <w:t xml:space="preserve">  and summarise this information for operators or use it to trigger automated actions. Throughout the flight, the OCC will also communicate with Unmanned Traffic Management systems and share relevant operation status to ensure predictability for other airspace users.</w:t>
        </w:r>
      </w:ins>
    </w:p>
    <w:p w14:paraId="11F9A5EF" w14:textId="0E7BA091" w:rsidR="2E1560A9" w:rsidRDefault="2E1560A9" w:rsidP="2E1560A9">
      <w:pPr>
        <w:spacing w:line="257" w:lineRule="auto"/>
        <w:jc w:val="both"/>
        <w:rPr>
          <w:rFonts w:ascii="Calibri" w:eastAsia="Calibri" w:hAnsi="Calibri" w:cs="Calibri"/>
          <w:sz w:val="22"/>
          <w:szCs w:val="22"/>
        </w:rPr>
      </w:pPr>
    </w:p>
    <w:p w14:paraId="108ED2F9" w14:textId="77777777" w:rsidR="004F2699" w:rsidRDefault="004F2699" w:rsidP="004F2699">
      <w:pPr>
        <w:spacing w:line="257" w:lineRule="auto"/>
        <w:jc w:val="both"/>
      </w:pPr>
      <w:r>
        <w:rPr>
          <w:noProof/>
        </w:rPr>
        <w:drawing>
          <wp:inline distT="0" distB="0" distL="0" distR="0" wp14:anchorId="460CA4C1" wp14:editId="6E195EAC">
            <wp:extent cx="5772150" cy="1948101"/>
            <wp:effectExtent l="0" t="0" r="0" b="0"/>
            <wp:docPr id="1850993043" name="Picture 185099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772150" cy="1948101"/>
                    </a:xfrm>
                    <a:prstGeom prst="rect">
                      <a:avLst/>
                    </a:prstGeom>
                  </pic:spPr>
                </pic:pic>
              </a:graphicData>
            </a:graphic>
          </wp:inline>
        </w:drawing>
      </w:r>
    </w:p>
    <w:p w14:paraId="52405340" w14:textId="77777777" w:rsidR="004F2699" w:rsidRDefault="004F2699" w:rsidP="004F2699">
      <w:pPr>
        <w:spacing w:line="257" w:lineRule="auto"/>
        <w:jc w:val="both"/>
      </w:pPr>
    </w:p>
    <w:p w14:paraId="08C6B251" w14:textId="77777777" w:rsidR="004F2699" w:rsidRDefault="004F2699" w:rsidP="00C81F2A">
      <w:pPr>
        <w:pStyle w:val="ListParagraph"/>
        <w:numPr>
          <w:ilvl w:val="0"/>
          <w:numId w:val="40"/>
        </w:numPr>
        <w:spacing w:line="257" w:lineRule="auto"/>
        <w:rPr>
          <w:del w:id="1058" w:author="Grégoire Moreau" w:date="2024-09-08T11:44:00Z"/>
          <w:b/>
          <w:bCs/>
          <w:sz w:val="28"/>
          <w:szCs w:val="28"/>
        </w:rPr>
      </w:pPr>
      <w:del w:id="1059" w:author="Grégoire Moreau" w:date="2024-09-08T11:44:00Z">
        <w:r w:rsidRPr="2E1560A9" w:rsidDel="004F2699">
          <w:rPr>
            <w:b/>
            <w:bCs/>
            <w:sz w:val="28"/>
            <w:szCs w:val="28"/>
          </w:rPr>
          <w:delText>Objective of the OCC</w:delText>
        </w:r>
      </w:del>
    </w:p>
    <w:p w14:paraId="49B38EC3" w14:textId="77777777" w:rsidR="004F2699" w:rsidRDefault="004F2699" w:rsidP="2E1560A9">
      <w:pPr>
        <w:spacing w:line="257" w:lineRule="auto"/>
        <w:jc w:val="both"/>
        <w:rPr>
          <w:del w:id="1060" w:author="Grégoire Moreau" w:date="2024-09-08T11:44:00Z"/>
          <w:rFonts w:ascii="Calibri" w:eastAsia="Calibri" w:hAnsi="Calibri" w:cs="Calibri"/>
          <w:sz w:val="22"/>
          <w:szCs w:val="22"/>
        </w:rPr>
      </w:pPr>
      <w:del w:id="1061" w:author="Grégoire Moreau" w:date="2024-09-08T11:44:00Z">
        <w:r w:rsidRPr="2E1560A9" w:rsidDel="004F2699">
          <w:rPr>
            <w:rFonts w:ascii="Calibri" w:eastAsia="Calibri" w:hAnsi="Calibri" w:cs="Calibri"/>
            <w:sz w:val="22"/>
            <w:szCs w:val="22"/>
          </w:rPr>
          <w:delText>The OCC back-end should be an application or group of applications handling ADLC’s operational logic. This should include scheduling resources and manpower to accomplish flights based on orders received by the COP, get all necessary approvals for these flights, gather all necessary information from external services to determine whether these flights can occur safely, and communicate with the selected drone’s control system to prepare the mission. Additionally, during flights, the OCC should receive regular information from drone control systems and transmit commands if necessary, as well as regularly communicate with external services such as USSP’s that could require up-to-date information on the mission or provide necessary information to safely conduct the flight.</w:delText>
        </w:r>
      </w:del>
    </w:p>
    <w:p w14:paraId="0878B7AB" w14:textId="77777777" w:rsidR="004F2699" w:rsidRDefault="004F2699" w:rsidP="2E1560A9">
      <w:pPr>
        <w:spacing w:line="257" w:lineRule="auto"/>
        <w:jc w:val="both"/>
        <w:rPr>
          <w:del w:id="1062" w:author="Grégoire Moreau" w:date="2024-09-08T11:44:00Z"/>
          <w:rFonts w:ascii="Calibri" w:eastAsia="Calibri" w:hAnsi="Calibri" w:cs="Calibri"/>
          <w:sz w:val="22"/>
          <w:szCs w:val="22"/>
        </w:rPr>
      </w:pPr>
      <w:del w:id="1063" w:author="Grégoire Moreau" w:date="2024-09-08T11:44:00Z">
        <w:r w:rsidRPr="2E1560A9" w:rsidDel="004F2699">
          <w:rPr>
            <w:rFonts w:ascii="Calibri" w:eastAsia="Calibri" w:hAnsi="Calibri" w:cs="Calibri"/>
            <w:sz w:val="22"/>
            <w:szCs w:val="22"/>
          </w:rPr>
          <w:delText>The OCC should also have a front-end to be used by ADLC’s operators. This will first enable them to view and potentially react to orders placed by clients via the COP, which should be done via the COP API. Additionally, the goal of the OCC front-end would be to present all information relevant to the current drone operations and their preparation. In this way, this part of the OCC becomes a form of “digital twin” of the operation. Through this, ADLC operators should be able to activate certain actions, or to be warned of a situation that requires their attention or intervention.</w:delText>
        </w:r>
      </w:del>
    </w:p>
    <w:p w14:paraId="1A2AD305" w14:textId="77777777" w:rsidR="004F2699" w:rsidRDefault="004F2699" w:rsidP="004F2699">
      <w:pPr>
        <w:pStyle w:val="BodyText"/>
        <w:rPr>
          <w:b/>
          <w:bCs/>
          <w:u w:val="single"/>
          <w:lang w:val="en-US"/>
        </w:rPr>
      </w:pPr>
    </w:p>
    <w:p w14:paraId="77EE2D9F" w14:textId="77777777" w:rsidR="004F2699" w:rsidRPr="0040671D" w:rsidRDefault="004F2699" w:rsidP="004F2699">
      <w:pPr>
        <w:spacing w:line="257" w:lineRule="auto"/>
        <w:jc w:val="both"/>
        <w:rPr>
          <w:lang w:val="en-US"/>
        </w:rPr>
      </w:pPr>
    </w:p>
    <w:tbl>
      <w:tblPr>
        <w:tblW w:w="10740"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552"/>
        <w:gridCol w:w="8188"/>
      </w:tblGrid>
      <w:tr w:rsidR="00E71224" w:rsidRPr="00F85C8F" w14:paraId="011C488E" w14:textId="77777777">
        <w:tc>
          <w:tcPr>
            <w:tcW w:w="10740" w:type="dxa"/>
            <w:gridSpan w:val="2"/>
            <w:shd w:val="clear" w:color="auto" w:fill="BAFFDB" w:themeFill="accent1" w:themeFillTint="33"/>
            <w:tcMar>
              <w:top w:w="100" w:type="dxa"/>
              <w:left w:w="100" w:type="dxa"/>
              <w:bottom w:w="100" w:type="dxa"/>
              <w:right w:w="100" w:type="dxa"/>
            </w:tcMar>
          </w:tcPr>
          <w:p w14:paraId="07591F8E" w14:textId="77777777" w:rsidR="004F2699" w:rsidRPr="00F85C8F" w:rsidRDefault="004F2699">
            <w:pPr>
              <w:pStyle w:val="ITEABodyText"/>
            </w:pPr>
            <w:r w:rsidRPr="548B1EAB">
              <w:rPr>
                <w:b/>
                <w:bCs/>
              </w:rPr>
              <w:t xml:space="preserve">1. </w:t>
            </w:r>
            <w:r w:rsidRPr="548B1EAB">
              <w:rPr>
                <w:szCs w:val="22"/>
              </w:rPr>
              <w:t>Operations Control System for drone</w:t>
            </w:r>
          </w:p>
        </w:tc>
      </w:tr>
      <w:tr w:rsidR="00E71224" w:rsidRPr="001C4A13" w14:paraId="59272C08" w14:textId="77777777">
        <w:tc>
          <w:tcPr>
            <w:tcW w:w="2552" w:type="dxa"/>
            <w:shd w:val="clear" w:color="auto" w:fill="auto"/>
            <w:tcMar>
              <w:top w:w="100" w:type="dxa"/>
              <w:left w:w="100" w:type="dxa"/>
              <w:bottom w:w="100" w:type="dxa"/>
              <w:right w:w="100" w:type="dxa"/>
            </w:tcMar>
          </w:tcPr>
          <w:p w14:paraId="35182B61" w14:textId="77777777" w:rsidR="004F2699" w:rsidRPr="00F85C8F" w:rsidRDefault="004F2699">
            <w:pPr>
              <w:pStyle w:val="ITEABodyText"/>
              <w:rPr>
                <w:b/>
                <w:szCs w:val="20"/>
              </w:rPr>
            </w:pPr>
            <w:r>
              <w:rPr>
                <w:b/>
                <w:i/>
                <w:szCs w:val="20"/>
              </w:rPr>
              <w:t>Description of the scenario</w:t>
            </w:r>
          </w:p>
          <w:p w14:paraId="7B450021" w14:textId="77777777" w:rsidR="004F2699" w:rsidRPr="00F85C8F" w:rsidRDefault="004F2699">
            <w:pPr>
              <w:pStyle w:val="ITEABodyText"/>
              <w:rPr>
                <w:szCs w:val="20"/>
              </w:rPr>
            </w:pPr>
          </w:p>
        </w:tc>
        <w:tc>
          <w:tcPr>
            <w:tcW w:w="8188" w:type="dxa"/>
            <w:shd w:val="clear" w:color="auto" w:fill="auto"/>
          </w:tcPr>
          <w:p w14:paraId="2122D9CE" w14:textId="77777777" w:rsidR="004F2699" w:rsidRPr="00217F9E" w:rsidRDefault="004F2699">
            <w:pPr>
              <w:spacing w:line="257" w:lineRule="auto"/>
              <w:jc w:val="both"/>
              <w:rPr>
                <w:b/>
                <w:bCs/>
                <w:lang w:val="en-US"/>
              </w:rPr>
            </w:pPr>
            <w:r w:rsidRPr="548B1EAB">
              <w:rPr>
                <w:lang w:val="en-US"/>
              </w:rPr>
              <w:t>.</w:t>
            </w:r>
            <w:r w:rsidRPr="548B1EAB">
              <w:rPr>
                <w:b/>
                <w:bCs/>
                <w:lang w:val="en-US"/>
              </w:rPr>
              <w:t xml:space="preserve"> </w:t>
            </w:r>
            <w:r w:rsidRPr="548B1EAB">
              <w:rPr>
                <w:rFonts w:ascii="Calibri" w:eastAsia="Calibri" w:hAnsi="Calibri" w:cs="Calibri"/>
                <w:sz w:val="22"/>
                <w:szCs w:val="22"/>
              </w:rPr>
              <w:t xml:space="preserve">As described previously, the OCC will be at the core of various communication flows and used by ADLC’s operators to monitor the status of an </w:t>
            </w:r>
            <w:proofErr w:type="gramStart"/>
            <w:r w:rsidRPr="548B1EAB">
              <w:rPr>
                <w:rFonts w:ascii="Calibri" w:eastAsia="Calibri" w:hAnsi="Calibri" w:cs="Calibri"/>
                <w:sz w:val="22"/>
                <w:szCs w:val="22"/>
              </w:rPr>
              <w:t>ever growing</w:t>
            </w:r>
            <w:proofErr w:type="gramEnd"/>
            <w:r w:rsidRPr="548B1EAB">
              <w:rPr>
                <w:rFonts w:ascii="Calibri" w:eastAsia="Calibri" w:hAnsi="Calibri" w:cs="Calibri"/>
                <w:sz w:val="22"/>
                <w:szCs w:val="22"/>
              </w:rPr>
              <w:t xml:space="preserve"> fleet of autonomous systems. The high security and reliability of this system and its communications with other systems and services will be key to ensure that decisions taken automatically or by an ADLC operator based on information provided by the OCC keep humans, </w:t>
            </w:r>
            <w:proofErr w:type="gramStart"/>
            <w:r w:rsidRPr="548B1EAB">
              <w:rPr>
                <w:rFonts w:ascii="Calibri" w:eastAsia="Calibri" w:hAnsi="Calibri" w:cs="Calibri"/>
                <w:sz w:val="22"/>
                <w:szCs w:val="22"/>
              </w:rPr>
              <w:t>infrastructure</w:t>
            </w:r>
            <w:proofErr w:type="gramEnd"/>
            <w:r w:rsidRPr="548B1EAB">
              <w:rPr>
                <w:rFonts w:ascii="Calibri" w:eastAsia="Calibri" w:hAnsi="Calibri" w:cs="Calibri"/>
                <w:sz w:val="22"/>
                <w:szCs w:val="22"/>
              </w:rPr>
              <w:t xml:space="preserve"> and the physical autonomous systems safe.</w:t>
            </w:r>
          </w:p>
          <w:p w14:paraId="510A6D9B" w14:textId="77777777" w:rsidR="004F2699" w:rsidRPr="00217F9E" w:rsidRDefault="004F2699">
            <w:pPr>
              <w:spacing w:line="257" w:lineRule="auto"/>
              <w:jc w:val="both"/>
              <w:rPr>
                <w:rFonts w:ascii="Calibri" w:eastAsia="Calibri" w:hAnsi="Calibri" w:cs="Calibri"/>
                <w:sz w:val="22"/>
                <w:szCs w:val="22"/>
              </w:rPr>
            </w:pPr>
            <w:r w:rsidRPr="72ABA443">
              <w:rPr>
                <w:rFonts w:ascii="Calibri" w:eastAsia="Calibri" w:hAnsi="Calibri" w:cs="Calibri"/>
                <w:sz w:val="22"/>
                <w:szCs w:val="22"/>
              </w:rPr>
              <w:t>The research focus of ADLC in the scope of Sa4CPS project will be a design of a secure, trustworthy, resilience and reliable OCC system that can withstand different cyber-</w:t>
            </w:r>
            <w:r w:rsidRPr="72ABA443">
              <w:rPr>
                <w:rFonts w:ascii="Calibri" w:eastAsia="Calibri" w:hAnsi="Calibri" w:cs="Calibri"/>
                <w:sz w:val="22"/>
                <w:szCs w:val="22"/>
              </w:rPr>
              <w:lastRenderedPageBreak/>
              <w:t xml:space="preserve">attacks and keep humans, </w:t>
            </w:r>
            <w:proofErr w:type="gramStart"/>
            <w:r w:rsidRPr="72ABA443">
              <w:rPr>
                <w:rFonts w:ascii="Calibri" w:eastAsia="Calibri" w:hAnsi="Calibri" w:cs="Calibri"/>
                <w:sz w:val="22"/>
                <w:szCs w:val="22"/>
              </w:rPr>
              <w:t>infrastructure</w:t>
            </w:r>
            <w:proofErr w:type="gramEnd"/>
            <w:r w:rsidRPr="72ABA443">
              <w:rPr>
                <w:rFonts w:ascii="Calibri" w:eastAsia="Calibri" w:hAnsi="Calibri" w:cs="Calibri"/>
                <w:sz w:val="22"/>
                <w:szCs w:val="22"/>
              </w:rPr>
              <w:t xml:space="preserve"> and the physical autonomous systems safe. Our research focuses are: </w:t>
            </w:r>
          </w:p>
          <w:p w14:paraId="181BAEE0" w14:textId="77777777" w:rsidR="004F2699" w:rsidRPr="00217F9E" w:rsidRDefault="004F2699" w:rsidP="00C81F2A">
            <w:pPr>
              <w:pStyle w:val="ListParagraph"/>
              <w:numPr>
                <w:ilvl w:val="0"/>
                <w:numId w:val="6"/>
              </w:numPr>
            </w:pPr>
            <w:r>
              <w:t xml:space="preserve">A secure and reliable communication between critical physical assets and OCC system. </w:t>
            </w:r>
          </w:p>
          <w:p w14:paraId="79107980" w14:textId="77777777" w:rsidR="004F2699" w:rsidRPr="00217F9E" w:rsidRDefault="004F2699" w:rsidP="00C81F2A">
            <w:pPr>
              <w:pStyle w:val="ListParagraph"/>
              <w:numPr>
                <w:ilvl w:val="0"/>
                <w:numId w:val="6"/>
              </w:numPr>
            </w:pPr>
            <w:r>
              <w:t xml:space="preserve">A secure and trustworthy physical device onboarding and monitoring. </w:t>
            </w:r>
          </w:p>
          <w:p w14:paraId="08121133" w14:textId="77777777" w:rsidR="004F2699" w:rsidRPr="00217F9E" w:rsidRDefault="004F2699" w:rsidP="00C81F2A">
            <w:pPr>
              <w:pStyle w:val="ListParagraph"/>
              <w:numPr>
                <w:ilvl w:val="0"/>
                <w:numId w:val="6"/>
              </w:numPr>
            </w:pPr>
            <w:r>
              <w:t>A cybersecurity risk assessment of the physical device and early warning system to prevent malicious user from taking control of critical physical asset (e.g., drone)</w:t>
            </w:r>
          </w:p>
          <w:p w14:paraId="382A8202" w14:textId="77777777" w:rsidR="004F2699" w:rsidRPr="00217F9E" w:rsidRDefault="004F2699">
            <w:pPr>
              <w:spacing w:line="257" w:lineRule="auto"/>
              <w:jc w:val="both"/>
            </w:pPr>
            <w:r w:rsidRPr="548B1EAB">
              <w:rPr>
                <w:rFonts w:ascii="Calibri" w:eastAsia="Calibri" w:hAnsi="Calibri" w:cs="Calibri"/>
                <w:sz w:val="22"/>
                <w:szCs w:val="22"/>
              </w:rPr>
              <w:t>As ADLC is still at the beginning of its software development, applied research, suggested approaches and concepts will all be easily integrated in this software to ensure that the project partners can receive quick feedback on viability and see results in ADLC’s scaleup.</w:t>
            </w:r>
          </w:p>
          <w:p w14:paraId="51CA4E35" w14:textId="77777777" w:rsidR="004F2699" w:rsidRPr="00217F9E" w:rsidRDefault="004F2699">
            <w:pPr>
              <w:spacing w:line="257" w:lineRule="auto"/>
              <w:jc w:val="both"/>
            </w:pPr>
            <w:r w:rsidRPr="548B1EAB">
              <w:rPr>
                <w:rFonts w:ascii="Calibri" w:eastAsia="Calibri" w:hAnsi="Calibri" w:cs="Calibri"/>
                <w:sz w:val="22"/>
                <w:szCs w:val="22"/>
              </w:rPr>
              <w:t>The OCC is a cornerstone in the development of ADLC’s service in one of the world’s fastest growing industries. Because of the high risks involved in any malicious accesses or disturbances in its functioning, cybersecurity needs to be a key consideration of its architecture and implementation.</w:t>
            </w:r>
          </w:p>
        </w:tc>
      </w:tr>
    </w:tbl>
    <w:p w14:paraId="4ED11482" w14:textId="77777777" w:rsidR="004F2699" w:rsidRPr="007C0242" w:rsidRDefault="004F2699" w:rsidP="004F2699">
      <w:pPr>
        <w:pStyle w:val="BodyText"/>
        <w:rPr>
          <w:b/>
          <w:u w:val="single"/>
        </w:rPr>
      </w:pPr>
    </w:p>
    <w:p w14:paraId="4DDCE6BB" w14:textId="2B9CF526" w:rsidR="004F2699" w:rsidRDefault="004F2699">
      <w:pPr>
        <w:spacing w:before="0" w:after="200" w:line="276" w:lineRule="auto"/>
        <w:rPr>
          <w:rFonts w:asciiTheme="minorHAnsi" w:hAnsiTheme="minorHAnsi"/>
          <w:b/>
          <w:color w:val="000000" w:themeColor="text1"/>
          <w:sz w:val="22"/>
          <w:u w:val="single"/>
        </w:rPr>
      </w:pPr>
      <w:r>
        <w:rPr>
          <w:b/>
          <w:u w:val="single"/>
        </w:rPr>
        <w:br w:type="page"/>
      </w:r>
    </w:p>
    <w:p w14:paraId="3F757F4F" w14:textId="77777777" w:rsidR="0040671D" w:rsidRPr="007C0242" w:rsidRDefault="0040671D" w:rsidP="0040671D">
      <w:pPr>
        <w:pStyle w:val="BodyText"/>
        <w:rPr>
          <w:b/>
          <w:u w:val="single"/>
        </w:rPr>
      </w:pPr>
    </w:p>
    <w:p w14:paraId="2E629B76" w14:textId="3A56FE18" w:rsidR="00184052" w:rsidRDefault="00184052" w:rsidP="00184052">
      <w:pPr>
        <w:pStyle w:val="Heading2"/>
        <w:rPr>
          <w:lang w:val="en-GB"/>
        </w:rPr>
      </w:pPr>
      <w:bookmarkStart w:id="1064" w:name="_Toc122018256"/>
      <w:r w:rsidRPr="00577449">
        <w:rPr>
          <w:lang w:val="en-US"/>
        </w:rPr>
        <w:t xml:space="preserve">Annex </w:t>
      </w:r>
      <w:r w:rsidR="00030388" w:rsidRPr="00577449">
        <w:rPr>
          <w:lang w:val="en-US"/>
        </w:rPr>
        <w:t>D</w:t>
      </w:r>
      <w:r w:rsidRPr="008E4F0E">
        <w:rPr>
          <w:lang w:val="en-GB"/>
        </w:rPr>
        <w:t xml:space="preserve"> </w:t>
      </w:r>
      <w:r w:rsidR="007658EB">
        <w:rPr>
          <w:lang w:val="en-GB"/>
        </w:rPr>
        <w:t xml:space="preserve">An analysis of collaborative research </w:t>
      </w:r>
      <w:proofErr w:type="gramStart"/>
      <w:r w:rsidR="007658EB">
        <w:rPr>
          <w:lang w:val="en-GB"/>
        </w:rPr>
        <w:t>projects</w:t>
      </w:r>
      <w:bookmarkEnd w:id="1064"/>
      <w:proofErr w:type="gramEnd"/>
      <w:r w:rsidRPr="009A49D9">
        <w:rPr>
          <w:lang w:val="en-GB"/>
        </w:rPr>
        <w:t xml:space="preserve"> </w:t>
      </w:r>
    </w:p>
    <w:p w14:paraId="636B3D91" w14:textId="77777777" w:rsidR="00C05863" w:rsidRPr="00C05863" w:rsidRDefault="00C05863" w:rsidP="00C05863">
      <w:pPr>
        <w:rPr>
          <w:lang w:eastAsia="en-US"/>
        </w:rPr>
      </w:pPr>
    </w:p>
    <w:p w14:paraId="1DDF598D" w14:textId="5CA70086" w:rsidR="00C05863" w:rsidRPr="00C902D5" w:rsidRDefault="00C05863" w:rsidP="00C05863">
      <w:pPr>
        <w:pStyle w:val="Caption"/>
        <w:rPr>
          <w:color w:val="000000" w:themeColor="text1"/>
        </w:rPr>
      </w:pPr>
      <w:bookmarkStart w:id="1065" w:name="_Ref118715531"/>
      <w:r w:rsidRPr="00C902D5">
        <w:rPr>
          <w:color w:val="000000" w:themeColor="text1"/>
        </w:rPr>
        <w:t xml:space="preserve">Table </w:t>
      </w:r>
      <w:r w:rsidRPr="00C902D5">
        <w:rPr>
          <w:color w:val="000000" w:themeColor="text1"/>
        </w:rPr>
        <w:fldChar w:fldCharType="begin"/>
      </w:r>
      <w:r w:rsidRPr="00C902D5">
        <w:rPr>
          <w:color w:val="000000" w:themeColor="text1"/>
        </w:rPr>
        <w:instrText xml:space="preserve"> SEQ Table \* ARABIC </w:instrText>
      </w:r>
      <w:r w:rsidRPr="00C902D5">
        <w:rPr>
          <w:color w:val="000000" w:themeColor="text1"/>
        </w:rPr>
        <w:fldChar w:fldCharType="separate"/>
      </w:r>
      <w:r w:rsidR="009625EB">
        <w:rPr>
          <w:noProof/>
          <w:color w:val="000000" w:themeColor="text1"/>
        </w:rPr>
        <w:t>11</w:t>
      </w:r>
      <w:r w:rsidRPr="00C902D5">
        <w:rPr>
          <w:color w:val="000000" w:themeColor="text1"/>
        </w:rPr>
        <w:fldChar w:fldCharType="end"/>
      </w:r>
      <w:bookmarkEnd w:id="1065"/>
      <w:r w:rsidRPr="00C902D5">
        <w:rPr>
          <w:color w:val="000000" w:themeColor="text1"/>
        </w:rPr>
        <w:t>. The main related collaborative research projects and Sa4CPs project relationship to them.</w:t>
      </w:r>
    </w:p>
    <w:tbl>
      <w:tblPr>
        <w:tblStyle w:val="MediumShading1-Accent2"/>
        <w:tblW w:w="9286" w:type="dxa"/>
        <w:tblLayout w:type="fixed"/>
        <w:tblLook w:val="0420" w:firstRow="1" w:lastRow="0" w:firstColumn="0" w:lastColumn="0" w:noHBand="0" w:noVBand="1"/>
      </w:tblPr>
      <w:tblGrid>
        <w:gridCol w:w="1560"/>
        <w:gridCol w:w="2409"/>
        <w:gridCol w:w="1701"/>
        <w:gridCol w:w="1560"/>
        <w:gridCol w:w="2056"/>
      </w:tblGrid>
      <w:tr w:rsidR="00C05863" w:rsidRPr="004574BA" w14:paraId="5981EAB3" w14:textId="77777777">
        <w:trPr>
          <w:cnfStyle w:val="100000000000" w:firstRow="1" w:lastRow="0" w:firstColumn="0" w:lastColumn="0" w:oddVBand="0" w:evenVBand="0" w:oddHBand="0" w:evenHBand="0"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7B3936" w14:textId="77777777" w:rsidR="00C05863" w:rsidRPr="001A5AFE" w:rsidRDefault="00C05863">
            <w:pPr>
              <w:pStyle w:val="ITEABodyText"/>
              <w:rPr>
                <w:b/>
              </w:rPr>
            </w:pPr>
            <w:r w:rsidRPr="00201B99">
              <w:rPr>
                <w:b/>
              </w:rPr>
              <w:t xml:space="preserve">M2MGrids </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4E8EEE" w14:textId="77777777" w:rsidR="00C05863" w:rsidRPr="004574BA" w:rsidRDefault="00C05863">
            <w:pPr>
              <w:pStyle w:val="ITEABodyText"/>
            </w:pPr>
            <w:r>
              <w:t>ITEA</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CE10C8" w14:textId="77777777" w:rsidR="00C05863" w:rsidRPr="004574BA" w:rsidRDefault="00C05863">
            <w:pPr>
              <w:pStyle w:val="ITEABodyText"/>
            </w:pPr>
            <w:r>
              <w:t>Nov/2014</w:t>
            </w:r>
            <w:r w:rsidRPr="5780D174">
              <w:t>–</w:t>
            </w:r>
            <w:r>
              <w:t>May/</w:t>
            </w:r>
            <w:r w:rsidRPr="5780D174">
              <w:t>201</w:t>
            </w:r>
            <w:r>
              <w:t>8</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66BE13" w14:textId="77777777" w:rsidR="00C05863" w:rsidRPr="004574BA" w:rsidRDefault="00C05863">
            <w:r w:rsidRPr="327E4FBB">
              <w:t xml:space="preserve"> </w:t>
            </w:r>
          </w:p>
          <w:p w14:paraId="22968438" w14:textId="77777777" w:rsidR="00C05863" w:rsidRPr="004574BA"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5B1D5B" w14:textId="77777777" w:rsidR="00C05863" w:rsidRPr="004574BA" w:rsidRDefault="00C05863">
            <w:pPr>
              <w:pStyle w:val="ITEABodyText"/>
            </w:pPr>
            <w:r>
              <w:t xml:space="preserve"> </w:t>
            </w:r>
          </w:p>
        </w:tc>
      </w:tr>
      <w:tr w:rsidR="00C05863" w:rsidRPr="004574BA" w14:paraId="21AF4F7E"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6815A92B" w14:textId="77777777" w:rsidR="00C05863" w:rsidRPr="001A5AFE" w:rsidRDefault="00C05863">
            <w:pPr>
              <w:pStyle w:val="ITEABodyText"/>
              <w:jc w:val="both"/>
            </w:pPr>
            <w:r w:rsidRPr="00DA2E08">
              <w:rPr>
                <w:b/>
                <w:bCs/>
              </w:rPr>
              <w:t>Tech</w:t>
            </w:r>
            <w:r>
              <w:rPr>
                <w:b/>
                <w:bCs/>
              </w:rPr>
              <w:t>n</w:t>
            </w:r>
            <w:r w:rsidRPr="00DA2E08">
              <w:rPr>
                <w:b/>
                <w:bCs/>
              </w:rPr>
              <w:t>ical focus of M2MGrids:</w:t>
            </w:r>
            <w:r>
              <w:t xml:space="preserve"> </w:t>
            </w:r>
            <w:r w:rsidRPr="001A5AFE">
              <w:t>The ITEA project M2MGrids focused on developing enablers to create a dynamic cyber-physical information business ecosystem that connects the physical world with the business processes of companies in real-time</w:t>
            </w:r>
            <w:r w:rsidRPr="009D49B9">
              <w:rPr>
                <w:rFonts w:cs="Arial"/>
              </w:rPr>
              <w:t xml:space="preserve">. </w:t>
            </w:r>
            <w:r w:rsidRPr="001A5AFE">
              <w:t xml:space="preserve">The project developed a horizontal M2Mgrids architecture framework, with a set of novel horizontal capabilities related to information models, algorithmic operation, stream processing, communication overlays, security, and specific capabilities of horizontal platforms </w:t>
            </w:r>
            <w:r>
              <w:t>enabling</w:t>
            </w:r>
            <w:r w:rsidRPr="001A5AFE">
              <w:t xml:space="preserve"> embedded products to be part of the cyber-world</w:t>
            </w:r>
            <w:r w:rsidRPr="00201B99">
              <w:t>.</w:t>
            </w:r>
            <w:r w:rsidRPr="001A5AFE">
              <w:t xml:space="preserve"> These novel capabilities were evaluated in use cases of the specific markets, such as the energy sector (residential energy consumption monitoring and optimisation, and energy-sensitive household appliances) and mobility sector (wearables, </w:t>
            </w:r>
            <w:proofErr w:type="gramStart"/>
            <w:r w:rsidRPr="001A5AFE">
              <w:t>sports</w:t>
            </w:r>
            <w:proofErr w:type="gramEnd"/>
            <w:r w:rsidRPr="001A5AFE">
              <w:t xml:space="preserve"> and wellness)</w:t>
            </w:r>
            <w:r w:rsidRPr="00201B99">
              <w:t>.</w:t>
            </w:r>
          </w:p>
          <w:p w14:paraId="2207D627" w14:textId="77777777" w:rsidR="00C05863" w:rsidRPr="009D49B9" w:rsidRDefault="00C05863">
            <w:pPr>
              <w:pStyle w:val="ITEABodyText"/>
              <w:jc w:val="both"/>
              <w:rPr>
                <w:rFonts w:cs="Arial"/>
              </w:rPr>
            </w:pPr>
            <w:r w:rsidRPr="00DA2E08">
              <w:rPr>
                <w:b/>
                <w:bCs/>
              </w:rPr>
              <w:t>Relationship to Sa4CPS:</w:t>
            </w:r>
            <w:r>
              <w:t xml:space="preserve"> Sa4CPS applies the results of the M2MGrids project especially related to the lessons learned related to the horizontal architecture framework. In addition, the M2MGrids was essential background, because it opened, </w:t>
            </w:r>
            <w:proofErr w:type="gramStart"/>
            <w:r>
              <w:t>revealed</w:t>
            </w:r>
            <w:proofErr w:type="gramEnd"/>
            <w:r>
              <w:t xml:space="preserve"> and demonstrated the serious nature of digital trust as the main barrier in increasing the scale of the M2M/CPS businesses. </w:t>
            </w:r>
          </w:p>
        </w:tc>
      </w:tr>
      <w:tr w:rsidR="00C05863" w:rsidRPr="004574BA" w14:paraId="59EA7359"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894686" w14:textId="77777777" w:rsidR="00C05863" w:rsidRPr="001A5AFE" w:rsidRDefault="00C05863">
            <w:pPr>
              <w:pStyle w:val="ITEABodyText"/>
              <w:rPr>
                <w:b/>
              </w:rPr>
            </w:pPr>
            <w:r>
              <w:rPr>
                <w:b/>
              </w:rPr>
              <w:t>TIoCPS</w:t>
            </w:r>
            <w:r w:rsidRPr="00201B99">
              <w:rPr>
                <w:b/>
              </w:rPr>
              <w:t xml:space="preserve"> </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6373E5" w14:textId="77777777" w:rsidR="00C05863" w:rsidRPr="004574BA" w:rsidRDefault="00C05863">
            <w:pPr>
              <w:pStyle w:val="ITEABodyText"/>
            </w:pPr>
            <w:r>
              <w:t>ITEA</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6203A3" w14:textId="77777777" w:rsidR="00C05863" w:rsidRPr="004574BA" w:rsidRDefault="00C05863">
            <w:pPr>
              <w:pStyle w:val="ITEABodyText"/>
            </w:pPr>
            <w:r>
              <w:t>Jul/2020</w:t>
            </w:r>
            <w:r w:rsidRPr="5780D174">
              <w:t>–</w:t>
            </w:r>
            <w:r>
              <w:t>Dec/</w:t>
            </w:r>
            <w:r w:rsidRPr="5780D174">
              <w:t>20</w:t>
            </w:r>
            <w:r>
              <w:t>23</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327057" w14:textId="77777777" w:rsidR="00C05863" w:rsidRPr="004574BA" w:rsidRDefault="00C05863">
            <w:r w:rsidRPr="327E4FBB">
              <w:t xml:space="preserve"> </w:t>
            </w:r>
          </w:p>
          <w:p w14:paraId="490C7134" w14:textId="77777777" w:rsidR="00C05863" w:rsidRPr="004574BA"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5FA92F" w14:textId="77777777" w:rsidR="00C05863" w:rsidRPr="004574BA" w:rsidRDefault="00C05863">
            <w:pPr>
              <w:pStyle w:val="ITEABodyText"/>
            </w:pPr>
            <w:r>
              <w:t xml:space="preserve"> </w:t>
            </w:r>
          </w:p>
        </w:tc>
      </w:tr>
      <w:tr w:rsidR="00C05863" w:rsidRPr="004574BA" w14:paraId="2536BD4D"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1258002A" w14:textId="77777777" w:rsidR="00C05863" w:rsidRPr="001A5AFE" w:rsidRDefault="00C05863">
            <w:pPr>
              <w:pStyle w:val="ITEABodyText"/>
              <w:jc w:val="both"/>
              <w:rPr>
                <w:rFonts w:cs="Arial"/>
              </w:rPr>
            </w:pPr>
            <w:r w:rsidRPr="00DA2E08">
              <w:rPr>
                <w:b/>
                <w:bCs/>
              </w:rPr>
              <w:t>Tech</w:t>
            </w:r>
            <w:r>
              <w:rPr>
                <w:b/>
                <w:bCs/>
              </w:rPr>
              <w:t>n</w:t>
            </w:r>
            <w:r w:rsidRPr="00DA2E08">
              <w:rPr>
                <w:b/>
                <w:bCs/>
              </w:rPr>
              <w:t xml:space="preserve">ical focus of </w:t>
            </w:r>
            <w:r>
              <w:rPr>
                <w:b/>
                <w:bCs/>
              </w:rPr>
              <w:t>TIoCPS</w:t>
            </w:r>
            <w:r w:rsidRPr="00DA2E08">
              <w:rPr>
                <w:b/>
                <w:bCs/>
              </w:rPr>
              <w:t>:</w:t>
            </w:r>
            <w:r>
              <w:t xml:space="preserve"> </w:t>
            </w:r>
            <w:r w:rsidRPr="00195001">
              <w:rPr>
                <w:rFonts w:cs="Arial"/>
              </w:rPr>
              <w:t>The</w:t>
            </w:r>
            <w:r>
              <w:rPr>
                <w:color w:val="auto"/>
                <w:lang w:val="en-US"/>
              </w:rPr>
              <w:t xml:space="preserve"> </w:t>
            </w:r>
            <w:r>
              <w:rPr>
                <w:rFonts w:cs="Arial"/>
              </w:rPr>
              <w:t xml:space="preserve">TIoCPS focus on enabling digital trust, trustworthy </w:t>
            </w:r>
            <w:proofErr w:type="gramStart"/>
            <w:r>
              <w:rPr>
                <w:rFonts w:cs="Arial"/>
              </w:rPr>
              <w:t>operations</w:t>
            </w:r>
            <w:proofErr w:type="gramEnd"/>
            <w:r>
              <w:rPr>
                <w:rFonts w:cs="Arial"/>
              </w:rPr>
              <w:t xml:space="preserve"> and smart community type of ecosystems of cyber-physical systems</w:t>
            </w:r>
            <w:r w:rsidRPr="001A5AFE">
              <w:rPr>
                <w:lang w:val="en-US"/>
              </w:rPr>
              <w:t>.</w:t>
            </w:r>
          </w:p>
          <w:p w14:paraId="550B1523" w14:textId="77777777" w:rsidR="00C05863" w:rsidRPr="001A5AFE" w:rsidRDefault="00C05863">
            <w:pPr>
              <w:pStyle w:val="ITEABodyText"/>
              <w:jc w:val="both"/>
              <w:rPr>
                <w:rFonts w:cs="Arial"/>
              </w:rPr>
            </w:pPr>
            <w:r w:rsidRPr="00DA2E08">
              <w:rPr>
                <w:b/>
                <w:bCs/>
              </w:rPr>
              <w:t>Relationship to Sa4CPS:</w:t>
            </w:r>
            <w:r>
              <w:rPr>
                <w:rFonts w:cs="Arial"/>
              </w:rPr>
              <w:t xml:space="preserve"> The TIoCPS project is a kind of parent project for the </w:t>
            </w:r>
            <w:proofErr w:type="gramStart"/>
            <w:r>
              <w:rPr>
                <w:rFonts w:cs="Arial"/>
              </w:rPr>
              <w:t>Sa4CPS, because</w:t>
            </w:r>
            <w:proofErr w:type="gramEnd"/>
            <w:r>
              <w:rPr>
                <w:rFonts w:cs="Arial"/>
              </w:rPr>
              <w:t xml:space="preserve"> it has opened the serious problems and challenges caused by lack of trust triggers for the critical cyber-physical systems. The Sa4CPS project aims to inherit the technological basis from the TIoCPS </w:t>
            </w:r>
            <w:proofErr w:type="gramStart"/>
            <w:r>
              <w:rPr>
                <w:rFonts w:cs="Arial"/>
              </w:rPr>
              <w:t>project, and</w:t>
            </w:r>
            <w:proofErr w:type="gramEnd"/>
            <w:r>
              <w:rPr>
                <w:rFonts w:cs="Arial"/>
              </w:rPr>
              <w:t xml:space="preserve"> focuses on enabling secure situation awareness for the people, more or less autonomic devices and digital twins that are serving and operating as the essential end users.</w:t>
            </w:r>
          </w:p>
        </w:tc>
      </w:tr>
      <w:tr w:rsidR="00C05863" w:rsidRPr="004574BA" w14:paraId="78BFFE35"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0907CB" w14:textId="77777777" w:rsidR="00C05863" w:rsidRPr="001A5AFE" w:rsidRDefault="00C05863">
            <w:pPr>
              <w:pStyle w:val="ITEABodyText"/>
              <w:rPr>
                <w:b/>
              </w:rPr>
            </w:pPr>
            <w:r>
              <w:rPr>
                <w:b/>
              </w:rPr>
              <w:t>Transact</w:t>
            </w:r>
            <w:r w:rsidRPr="00201B99">
              <w:rPr>
                <w:b/>
              </w:rPr>
              <w:t xml:space="preserve"> </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7CC1E6" w14:textId="77777777" w:rsidR="00C05863" w:rsidRPr="004574BA" w:rsidRDefault="00C05863">
            <w:pPr>
              <w:pStyle w:val="ITEABodyText"/>
            </w:pPr>
            <w:r>
              <w:t>Excel/EU</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277584" w14:textId="77777777" w:rsidR="00C05863" w:rsidRPr="004574BA" w:rsidRDefault="00C05863">
            <w:pPr>
              <w:pStyle w:val="ITEABodyText"/>
            </w:pPr>
            <w:r>
              <w:t>Jun/2022</w:t>
            </w:r>
            <w:r w:rsidRPr="5780D174">
              <w:t>–</w:t>
            </w:r>
            <w:r>
              <w:t>May/</w:t>
            </w:r>
            <w:r w:rsidRPr="5780D174">
              <w:t>20</w:t>
            </w:r>
            <w:r>
              <w:t>24</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D3FE14" w14:textId="77777777" w:rsidR="00C05863" w:rsidRPr="004574BA" w:rsidRDefault="00C05863">
            <w:r w:rsidRPr="327E4FBB">
              <w:t xml:space="preserve"> </w:t>
            </w:r>
          </w:p>
          <w:p w14:paraId="51C716C9" w14:textId="77777777" w:rsidR="00C05863" w:rsidRPr="004574BA"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C20ED6" w14:textId="77777777" w:rsidR="00C05863" w:rsidRPr="004574BA" w:rsidRDefault="00C05863">
            <w:pPr>
              <w:pStyle w:val="ITEABodyText"/>
            </w:pPr>
            <w:r>
              <w:t xml:space="preserve"> </w:t>
            </w:r>
          </w:p>
        </w:tc>
      </w:tr>
      <w:tr w:rsidR="00C05863" w:rsidRPr="004574BA" w14:paraId="68917254"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7888289E" w14:textId="77777777" w:rsidR="00C05863" w:rsidRPr="001A5AFE" w:rsidRDefault="00C05863">
            <w:pPr>
              <w:pStyle w:val="ITEABodyText"/>
              <w:jc w:val="both"/>
              <w:rPr>
                <w:rFonts w:cs="Arial"/>
              </w:rPr>
            </w:pPr>
            <w:r w:rsidRPr="00DA2E08">
              <w:rPr>
                <w:b/>
                <w:bCs/>
              </w:rPr>
              <w:t>Tech</w:t>
            </w:r>
            <w:r>
              <w:rPr>
                <w:b/>
                <w:bCs/>
              </w:rPr>
              <w:t>n</w:t>
            </w:r>
            <w:r w:rsidRPr="00DA2E08">
              <w:rPr>
                <w:b/>
                <w:bCs/>
              </w:rPr>
              <w:t xml:space="preserve">ical focus of </w:t>
            </w:r>
            <w:r>
              <w:rPr>
                <w:b/>
                <w:bCs/>
              </w:rPr>
              <w:t>Transact</w:t>
            </w:r>
            <w:r w:rsidRPr="00DA2E08">
              <w:rPr>
                <w:b/>
                <w:bCs/>
              </w:rPr>
              <w:t>:</w:t>
            </w:r>
            <w:r>
              <w:t xml:space="preserve"> </w:t>
            </w:r>
            <w:r w:rsidRPr="00195001">
              <w:rPr>
                <w:rFonts w:cs="Arial"/>
              </w:rPr>
              <w:t>The</w:t>
            </w:r>
            <w:r>
              <w:rPr>
                <w:color w:val="auto"/>
                <w:lang w:val="en-US"/>
              </w:rPr>
              <w:t xml:space="preserve"> Transact project is focusing on the architectures of critical cyber-physical systems, especially from technological transition, </w:t>
            </w:r>
            <w:proofErr w:type="gramStart"/>
            <w:r>
              <w:rPr>
                <w:color w:val="auto"/>
                <w:lang w:val="en-US"/>
              </w:rPr>
              <w:t>security</w:t>
            </w:r>
            <w:proofErr w:type="gramEnd"/>
            <w:r>
              <w:rPr>
                <w:color w:val="auto"/>
                <w:lang w:val="en-US"/>
              </w:rPr>
              <w:t xml:space="preserve"> and use of AI perspectives</w:t>
            </w:r>
            <w:r w:rsidRPr="001A5AFE">
              <w:rPr>
                <w:lang w:val="en-US"/>
              </w:rPr>
              <w:t>.</w:t>
            </w:r>
          </w:p>
          <w:p w14:paraId="1A8B2EDC" w14:textId="77777777" w:rsidR="00C05863" w:rsidRPr="001A5AFE" w:rsidRDefault="00C05863">
            <w:pPr>
              <w:pStyle w:val="ITEABodyText"/>
              <w:jc w:val="both"/>
              <w:rPr>
                <w:rFonts w:cs="Arial"/>
              </w:rPr>
            </w:pPr>
            <w:r w:rsidRPr="00DA2E08">
              <w:rPr>
                <w:b/>
                <w:bCs/>
              </w:rPr>
              <w:t>Relationship to Sa4CPS:</w:t>
            </w:r>
            <w:r>
              <w:t xml:space="preserve"> </w:t>
            </w:r>
            <w:r>
              <w:rPr>
                <w:rFonts w:cs="Arial"/>
              </w:rPr>
              <w:t xml:space="preserve">The reference architectures, technological transition, </w:t>
            </w:r>
            <w:proofErr w:type="gramStart"/>
            <w:r>
              <w:rPr>
                <w:rFonts w:cs="Arial"/>
              </w:rPr>
              <w:t>security</w:t>
            </w:r>
            <w:proofErr w:type="gramEnd"/>
            <w:r>
              <w:rPr>
                <w:rFonts w:cs="Arial"/>
              </w:rPr>
              <w:t xml:space="preserve"> and use of AI perspectives will surely enrich the knowhow, from which TIoCPS will start its works. Especially, the works around remote driving of autonomous vehicles use case in Transact project, has good links for the basis of the Sa4CPS project in the starting point. </w:t>
            </w:r>
          </w:p>
        </w:tc>
      </w:tr>
      <w:tr w:rsidR="00C05863" w:rsidRPr="004574BA" w14:paraId="0608B74A"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DBFA80" w14:textId="77777777" w:rsidR="00C05863" w:rsidRPr="001A5AFE" w:rsidRDefault="00C05863">
            <w:pPr>
              <w:pStyle w:val="ITEABodyText"/>
              <w:rPr>
                <w:b/>
              </w:rPr>
            </w:pPr>
            <w:proofErr w:type="spellStart"/>
            <w:r>
              <w:rPr>
                <w:b/>
              </w:rPr>
              <w:lastRenderedPageBreak/>
              <w:t>Sintra</w:t>
            </w:r>
            <w:proofErr w:type="spellEnd"/>
            <w:r w:rsidRPr="00201B99">
              <w:rPr>
                <w:b/>
              </w:rPr>
              <w:t xml:space="preserve"> </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25CF40" w14:textId="77777777" w:rsidR="00C05863" w:rsidRPr="004574BA" w:rsidRDefault="00C05863">
            <w:pPr>
              <w:pStyle w:val="ITEABodyText"/>
            </w:pPr>
            <w:r>
              <w:t>ITEA</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8CA06A" w14:textId="77777777" w:rsidR="00C05863" w:rsidRPr="004574BA" w:rsidRDefault="00C05863">
            <w:pPr>
              <w:pStyle w:val="ITEABodyText"/>
            </w:pPr>
            <w:proofErr w:type="spellStart"/>
            <w:r>
              <w:t>ITea</w:t>
            </w:r>
            <w:proofErr w:type="spellEnd"/>
            <w:r>
              <w:t xml:space="preserve"> call 2022</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F2FE5D" w14:textId="77777777" w:rsidR="00C05863" w:rsidRPr="004574BA" w:rsidRDefault="00C05863">
            <w:r w:rsidRPr="327E4FBB">
              <w:t xml:space="preserve"> </w:t>
            </w:r>
          </w:p>
          <w:p w14:paraId="7315195D" w14:textId="77777777" w:rsidR="00C05863" w:rsidRPr="004574BA"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7AEDFD" w14:textId="77777777" w:rsidR="00C05863" w:rsidRPr="004574BA" w:rsidRDefault="00C05863">
            <w:pPr>
              <w:pStyle w:val="ITEABodyText"/>
            </w:pPr>
            <w:r>
              <w:t xml:space="preserve"> </w:t>
            </w:r>
          </w:p>
        </w:tc>
      </w:tr>
      <w:tr w:rsidR="00C05863" w:rsidRPr="004574BA" w14:paraId="6202E5F7"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176C4416" w14:textId="77777777" w:rsidR="00C05863" w:rsidRPr="001A5AFE" w:rsidRDefault="00C05863">
            <w:pPr>
              <w:pStyle w:val="ITEABodyText"/>
              <w:jc w:val="both"/>
              <w:rPr>
                <w:rFonts w:cs="Arial"/>
              </w:rPr>
            </w:pPr>
            <w:r w:rsidRPr="00DA2E08">
              <w:rPr>
                <w:b/>
                <w:bCs/>
              </w:rPr>
              <w:t>Tech</w:t>
            </w:r>
            <w:r>
              <w:rPr>
                <w:b/>
                <w:bCs/>
              </w:rPr>
              <w:t>n</w:t>
            </w:r>
            <w:r w:rsidRPr="00DA2E08">
              <w:rPr>
                <w:b/>
                <w:bCs/>
              </w:rPr>
              <w:t xml:space="preserve">ical focus of </w:t>
            </w:r>
            <w:proofErr w:type="spellStart"/>
            <w:r>
              <w:rPr>
                <w:b/>
                <w:bCs/>
              </w:rPr>
              <w:t>Sintra</w:t>
            </w:r>
            <w:proofErr w:type="spellEnd"/>
            <w:r w:rsidRPr="00DA2E08">
              <w:rPr>
                <w:b/>
                <w:bCs/>
              </w:rPr>
              <w:t>:</w:t>
            </w:r>
            <w:r>
              <w:t xml:space="preserve"> </w:t>
            </w:r>
            <w:r w:rsidRPr="00195001">
              <w:rPr>
                <w:rFonts w:cs="Arial"/>
              </w:rPr>
              <w:t>The</w:t>
            </w:r>
            <w:r w:rsidRPr="00201B99">
              <w:rPr>
                <w:rFonts w:cs="Arial"/>
              </w:rPr>
              <w:t xml:space="preserve"> </w:t>
            </w:r>
            <w:proofErr w:type="spellStart"/>
            <w:r>
              <w:rPr>
                <w:color w:val="auto"/>
                <w:lang w:val="en-US"/>
              </w:rPr>
              <w:t>Sintra</w:t>
            </w:r>
            <w:proofErr w:type="spellEnd"/>
            <w:r w:rsidRPr="001A5AFE">
              <w:rPr>
                <w:lang w:val="en-US"/>
              </w:rPr>
              <w:t xml:space="preserve"> project focuses on R&amp;D of</w:t>
            </w:r>
            <w:r>
              <w:rPr>
                <w:lang w:val="en-US"/>
              </w:rPr>
              <w:t xml:space="preserve"> physical security surveillance of certain area/space</w:t>
            </w:r>
            <w:r w:rsidRPr="001A5AFE">
              <w:rPr>
                <w:lang w:val="en-US"/>
              </w:rPr>
              <w:t>.</w:t>
            </w:r>
          </w:p>
          <w:p w14:paraId="2F7CCE4B" w14:textId="77777777" w:rsidR="00C05863" w:rsidRPr="001A5AFE" w:rsidRDefault="00C05863">
            <w:pPr>
              <w:pStyle w:val="ITEABodyText"/>
              <w:jc w:val="both"/>
              <w:rPr>
                <w:rFonts w:cs="Arial"/>
              </w:rPr>
            </w:pPr>
            <w:r w:rsidRPr="00DA2E08">
              <w:rPr>
                <w:b/>
                <w:bCs/>
              </w:rPr>
              <w:t>Relationship to Sa4CPS:</w:t>
            </w:r>
            <w:r>
              <w:t xml:space="preserve"> </w:t>
            </w:r>
            <w:r>
              <w:rPr>
                <w:rFonts w:cs="Arial"/>
              </w:rPr>
              <w:t xml:space="preserve">Sa4CPS and </w:t>
            </w:r>
            <w:proofErr w:type="spellStart"/>
            <w:r>
              <w:rPr>
                <w:rFonts w:cs="Arial"/>
              </w:rPr>
              <w:t>Sintra</w:t>
            </w:r>
            <w:proofErr w:type="spellEnd"/>
            <w:r>
              <w:rPr>
                <w:rFonts w:cs="Arial"/>
              </w:rPr>
              <w:t xml:space="preserve"> could establish a good collaboration project group in the ITEA call 2022, because they complement each other in a very essential way. </w:t>
            </w:r>
            <w:proofErr w:type="spellStart"/>
            <w:r>
              <w:rPr>
                <w:rFonts w:cs="Arial"/>
              </w:rPr>
              <w:t>Sintra</w:t>
            </w:r>
            <w:proofErr w:type="spellEnd"/>
            <w:r>
              <w:rPr>
                <w:rFonts w:cs="Arial"/>
              </w:rPr>
              <w:t xml:space="preserve"> focuses mainly on the physical security surveillance, while Sa4CPS focuses on enabling secure situation awareness for the people, </w:t>
            </w:r>
            <w:proofErr w:type="gramStart"/>
            <w:r>
              <w:rPr>
                <w:rFonts w:cs="Arial"/>
              </w:rPr>
              <w:t>more or less autonomic</w:t>
            </w:r>
            <w:proofErr w:type="gramEnd"/>
            <w:r>
              <w:rPr>
                <w:rFonts w:cs="Arial"/>
              </w:rPr>
              <w:t xml:space="preserve"> devices and digital twins that are serving and operating as the essential end users.</w:t>
            </w:r>
          </w:p>
        </w:tc>
      </w:tr>
      <w:tr w:rsidR="00C05863" w14:paraId="01863E85"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3D22F4" w14:textId="77777777" w:rsidR="00C05863" w:rsidRDefault="00C05863">
            <w:pPr>
              <w:pStyle w:val="ITEABodyText"/>
              <w:ind w:right="0"/>
            </w:pPr>
            <w:r w:rsidRPr="134600B9">
              <w:rPr>
                <w:b/>
                <w:bCs/>
              </w:rPr>
              <w:t>TRUST4.0</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72A588" w14:textId="77777777" w:rsidR="00C05863" w:rsidRDefault="00C05863">
            <w:pPr>
              <w:pStyle w:val="ITEABodyText"/>
              <w:ind w:right="0"/>
            </w:pPr>
            <w:r>
              <w:t>TACR</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4549C4" w14:textId="77777777" w:rsidR="00C05863" w:rsidRDefault="00C05863">
            <w:pPr>
              <w:pStyle w:val="ITEABodyText"/>
            </w:pPr>
            <w:proofErr w:type="spellStart"/>
            <w:r>
              <w:t>ITea</w:t>
            </w:r>
            <w:proofErr w:type="spellEnd"/>
            <w:r>
              <w:t xml:space="preserve"> call 2022</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2BCB9B" w14:textId="77777777" w:rsidR="00C05863" w:rsidRDefault="00C05863">
            <w:r>
              <w:t xml:space="preserve"> </w:t>
            </w:r>
          </w:p>
          <w:p w14:paraId="1D2EC643" w14:textId="77777777" w:rsidR="00C05863"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78C0B9" w14:textId="77777777" w:rsidR="00C05863" w:rsidRDefault="00C05863">
            <w:pPr>
              <w:pStyle w:val="ITEABodyText"/>
            </w:pPr>
          </w:p>
        </w:tc>
      </w:tr>
      <w:tr w:rsidR="00C05863" w14:paraId="49E46EC7"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16192878" w14:textId="77777777" w:rsidR="00C05863" w:rsidRDefault="00C05863">
            <w:pPr>
              <w:pStyle w:val="ITEABodyText"/>
              <w:rPr>
                <w:lang w:val="en-US"/>
              </w:rPr>
            </w:pPr>
            <w:r w:rsidRPr="134600B9">
              <w:rPr>
                <w:b/>
                <w:bCs/>
              </w:rPr>
              <w:t xml:space="preserve">Technical focus of TRUST4.0: </w:t>
            </w:r>
            <w:r>
              <w:t>Industry 4.0 enacts ad -hoc cooperation between machines, humans, and organizations in supply and production chains.</w:t>
            </w:r>
          </w:p>
          <w:p w14:paraId="5E324741" w14:textId="77777777" w:rsidR="00C05863" w:rsidRDefault="00C05863">
            <w:pPr>
              <w:pStyle w:val="ITEABodyText"/>
            </w:pPr>
            <w:r w:rsidRPr="134600B9">
              <w:rPr>
                <w:b/>
                <w:bCs/>
              </w:rPr>
              <w:t xml:space="preserve">Relationship to Sa4CPS: </w:t>
            </w:r>
            <w:r>
              <w:t xml:space="preserve">Project TRUST4.0 address quite similar objectives, those are </w:t>
            </w:r>
            <w:r w:rsidRPr="134600B9">
              <w:rPr>
                <w:b/>
                <w:bCs/>
              </w:rPr>
              <w:t>e</w:t>
            </w:r>
            <w:r>
              <w:t>fficient processing and cooperation requires exploiting various sensor and process data and sharing them across various entities including computer systems, machines, mobile devices, humans, and organisations. Modern software-intensive Industry 4.0 systems process data with distributed and decentralized resources according to multiple organisational roles with different privileges to access and manipulate data both inside and across organisations.</w:t>
            </w:r>
          </w:p>
        </w:tc>
      </w:tr>
      <w:tr w:rsidR="00C05863" w14:paraId="5E5CB495"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7AA880" w14:textId="77777777" w:rsidR="00C05863" w:rsidRDefault="00C05863">
            <w:pPr>
              <w:pStyle w:val="ITEABodyText"/>
              <w:ind w:right="0"/>
            </w:pPr>
            <w:r w:rsidRPr="134600B9">
              <w:rPr>
                <w:b/>
                <w:bCs/>
              </w:rPr>
              <w:t>AI-Ready</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9F1909" w14:textId="77777777" w:rsidR="00C05863" w:rsidRDefault="00C05863">
            <w:pPr>
              <w:pStyle w:val="ITEABodyText"/>
              <w:ind w:right="0"/>
            </w:pPr>
            <w:r>
              <w:t>ECSEL</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901C46" w14:textId="77777777" w:rsidR="00C05863" w:rsidRDefault="00C05863">
            <w:pPr>
              <w:pStyle w:val="ITEABodyText"/>
            </w:pPr>
            <w:r>
              <w:t>KDT call 2022</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999780" w14:textId="77777777" w:rsidR="00C05863" w:rsidRDefault="00C05863">
            <w:r>
              <w:t xml:space="preserve"> </w:t>
            </w:r>
          </w:p>
          <w:p w14:paraId="5F55DCE5" w14:textId="77777777" w:rsidR="00C05863"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081D65" w14:textId="77777777" w:rsidR="00C05863" w:rsidRDefault="00C05863">
            <w:pPr>
              <w:pStyle w:val="ITEABodyText"/>
            </w:pPr>
          </w:p>
        </w:tc>
      </w:tr>
      <w:tr w:rsidR="00C05863" w14:paraId="5E73AEA9"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2588B2F0" w14:textId="77777777" w:rsidR="00C05863" w:rsidRDefault="00C05863">
            <w:pPr>
              <w:pStyle w:val="ITEABodyText"/>
            </w:pPr>
            <w:r w:rsidRPr="134600B9">
              <w:rPr>
                <w:b/>
                <w:bCs/>
              </w:rPr>
              <w:t xml:space="preserve">Technical focus of AI-Ready:  </w:t>
            </w:r>
            <w:r>
              <w:t xml:space="preserve">To increase sensing accuracy, </w:t>
            </w:r>
            <w:proofErr w:type="gramStart"/>
            <w:r>
              <w:t>reliability</w:t>
            </w:r>
            <w:proofErr w:type="gramEnd"/>
            <w:r>
              <w:t xml:space="preserve"> and trustworthiness in complex environments with new multi-physics (quantum) sensors, to provide AI methods for multi-agent autonomy in uncertain environments, provide a reference open AI Edge Continuum platform integrating quantum sensors,</w:t>
            </w:r>
          </w:p>
          <w:p w14:paraId="08456FDE" w14:textId="77777777" w:rsidR="00C05863" w:rsidRDefault="00C05863">
            <w:pPr>
              <w:pStyle w:val="ITEABodyText"/>
            </w:pPr>
            <w:r>
              <w:t>neuromorphic (cognitive) computing and AI algorithms at the edge.</w:t>
            </w:r>
          </w:p>
          <w:p w14:paraId="6AE1407B" w14:textId="77777777" w:rsidR="00C05863" w:rsidRDefault="00C05863">
            <w:pPr>
              <w:pStyle w:val="ITEABodyText"/>
            </w:pPr>
            <w:r w:rsidRPr="134600B9">
              <w:rPr>
                <w:b/>
                <w:bCs/>
              </w:rPr>
              <w:t xml:space="preserve">Relationship to Sa4CPS: </w:t>
            </w:r>
            <w:r>
              <w:t xml:space="preserve">In the AI-Ready project IMA is to build a base for a new product consisting of the system for monitoring and detection of the objects and obstacles, software services processing and interpreting the sensor data. The aimed domain where the product will be applied is the industrial area where vehicles and humans perform their daily work </w:t>
            </w:r>
            <w:proofErr w:type="gramStart"/>
            <w:r>
              <w:t>activities</w:t>
            </w:r>
            <w:proofErr w:type="gramEnd"/>
            <w:r>
              <w:t xml:space="preserve"> and their interaction is expected as well as human safety is of interest.</w:t>
            </w:r>
          </w:p>
        </w:tc>
      </w:tr>
      <w:tr w:rsidR="00C05863" w14:paraId="37B68C69"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006C87" w14:textId="77777777" w:rsidR="00C05863" w:rsidRDefault="00C05863">
            <w:pPr>
              <w:pStyle w:val="ITEABodyText"/>
              <w:ind w:right="0"/>
              <w:rPr>
                <w:b/>
                <w:bCs/>
              </w:rPr>
            </w:pPr>
            <w:proofErr w:type="spellStart"/>
            <w:r w:rsidRPr="7C15C95A">
              <w:rPr>
                <w:b/>
                <w:bCs/>
              </w:rPr>
              <w:t>AFarCloud</w:t>
            </w:r>
            <w:proofErr w:type="spellEnd"/>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503670" w14:textId="77777777" w:rsidR="00C05863" w:rsidRDefault="00C05863">
            <w:pPr>
              <w:pStyle w:val="ITEABodyText"/>
              <w:ind w:right="0"/>
            </w:pPr>
            <w:r>
              <w:t>ECSEL</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450D6D" w14:textId="77777777" w:rsidR="00C05863" w:rsidRDefault="00C05863">
            <w:pPr>
              <w:pStyle w:val="ITEABodyText"/>
              <w:ind w:right="0"/>
            </w:pPr>
            <w:r>
              <w:t>2018-2021</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20E4EA" w14:textId="77777777" w:rsidR="00C05863" w:rsidRDefault="00C05863">
            <w:r>
              <w:t xml:space="preserve"> </w:t>
            </w:r>
          </w:p>
          <w:p w14:paraId="6AFAC86F" w14:textId="77777777" w:rsidR="00C05863"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E84BF4" w14:textId="77777777" w:rsidR="00C05863" w:rsidRDefault="00C05863">
            <w:pPr>
              <w:pStyle w:val="ITEABodyText"/>
            </w:pPr>
          </w:p>
        </w:tc>
      </w:tr>
      <w:tr w:rsidR="00C05863" w14:paraId="15DE1468"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71355788" w14:textId="77777777" w:rsidR="00C05863" w:rsidRDefault="00C05863">
            <w:pPr>
              <w:pStyle w:val="ITEABodyText"/>
            </w:pPr>
            <w:r w:rsidRPr="7C15C95A">
              <w:rPr>
                <w:b/>
                <w:bCs/>
              </w:rPr>
              <w:t xml:space="preserve">Technical focus of </w:t>
            </w:r>
            <w:proofErr w:type="spellStart"/>
            <w:r w:rsidRPr="7C15C95A">
              <w:rPr>
                <w:b/>
                <w:bCs/>
              </w:rPr>
              <w:t>AFarCloud</w:t>
            </w:r>
            <w:proofErr w:type="spellEnd"/>
            <w:r w:rsidRPr="7C15C95A">
              <w:rPr>
                <w:b/>
                <w:bCs/>
              </w:rPr>
              <w:t xml:space="preserve">:  </w:t>
            </w:r>
            <w:proofErr w:type="spellStart"/>
            <w:r>
              <w:t>AFarCloud</w:t>
            </w:r>
            <w:proofErr w:type="spellEnd"/>
            <w:r>
              <w:t xml:space="preserve"> provided a distributed platform for autonomous farming that allows the integration and cooperation of agriculture Cyber Physical Systems in real-time </w:t>
            </w:r>
            <w:proofErr w:type="gramStart"/>
            <w:r>
              <w:t>in order to</w:t>
            </w:r>
            <w:proofErr w:type="gramEnd"/>
            <w:r>
              <w:t xml:space="preserve"> increase efficiency, productivity, animal health, food quality and reduce farm labour costs.</w:t>
            </w:r>
          </w:p>
          <w:p w14:paraId="266BEFDF" w14:textId="77777777" w:rsidR="00C05863" w:rsidRDefault="00C05863">
            <w:pPr>
              <w:pStyle w:val="ITEABodyText"/>
            </w:pPr>
            <w:r w:rsidRPr="7C15C95A">
              <w:rPr>
                <w:b/>
                <w:bCs/>
              </w:rPr>
              <w:lastRenderedPageBreak/>
              <w:t xml:space="preserve">Relationship to Sa4CPS: </w:t>
            </w:r>
            <w:r>
              <w:t xml:space="preserve">In </w:t>
            </w:r>
            <w:proofErr w:type="spellStart"/>
            <w:r>
              <w:t>AFarCloud</w:t>
            </w:r>
            <w:proofErr w:type="spellEnd"/>
            <w:r>
              <w:t>, CUNI designed and developed an approach for designing systems composed of collaborative and autonomous self-adaptive entities. The approach is based on autonomic component ensembles. The approach will provide inspiration for self-adaptivity in detection and identification approaches in this project.</w:t>
            </w:r>
          </w:p>
        </w:tc>
      </w:tr>
      <w:tr w:rsidR="00C05863" w14:paraId="08B355D4"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C19DD2" w14:textId="77777777" w:rsidR="00C05863" w:rsidRDefault="00C05863">
            <w:pPr>
              <w:pStyle w:val="ITEABodyText"/>
              <w:ind w:right="0"/>
              <w:rPr>
                <w:b/>
                <w:bCs/>
              </w:rPr>
            </w:pPr>
            <w:proofErr w:type="spellStart"/>
            <w:r w:rsidRPr="7C15C95A">
              <w:rPr>
                <w:b/>
                <w:bCs/>
              </w:rPr>
              <w:lastRenderedPageBreak/>
              <w:t>FitOptiVis</w:t>
            </w:r>
            <w:proofErr w:type="spellEnd"/>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D03211" w14:textId="77777777" w:rsidR="00C05863" w:rsidRDefault="00C05863">
            <w:pPr>
              <w:pStyle w:val="ITEABodyText"/>
              <w:ind w:right="0"/>
            </w:pPr>
            <w:r>
              <w:t>ECSEL</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1D9989" w14:textId="77777777" w:rsidR="00C05863" w:rsidRDefault="00C05863">
            <w:pPr>
              <w:pStyle w:val="ITEABodyText"/>
              <w:ind w:right="0"/>
            </w:pPr>
            <w:r>
              <w:t>2018-2021</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97CAB2" w14:textId="77777777" w:rsidR="00C05863" w:rsidRDefault="00C05863">
            <w:r>
              <w:t xml:space="preserve"> </w:t>
            </w:r>
          </w:p>
          <w:p w14:paraId="43481C21" w14:textId="77777777" w:rsidR="00C05863"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6BF56E" w14:textId="77777777" w:rsidR="00C05863" w:rsidRDefault="00C05863">
            <w:pPr>
              <w:pStyle w:val="ITEABodyText"/>
            </w:pPr>
          </w:p>
        </w:tc>
      </w:tr>
      <w:tr w:rsidR="00C05863" w14:paraId="199502F9"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62F069D3" w14:textId="77777777" w:rsidR="00C05863" w:rsidRDefault="00C05863">
            <w:pPr>
              <w:pStyle w:val="ITEABodyText"/>
            </w:pPr>
            <w:r w:rsidRPr="7C15C95A">
              <w:rPr>
                <w:b/>
                <w:bCs/>
              </w:rPr>
              <w:t xml:space="preserve">Technical focus of </w:t>
            </w:r>
            <w:proofErr w:type="spellStart"/>
            <w:r w:rsidRPr="7C15C95A">
              <w:rPr>
                <w:b/>
                <w:bCs/>
              </w:rPr>
              <w:t>FitOptiVis</w:t>
            </w:r>
            <w:proofErr w:type="spellEnd"/>
            <w:r w:rsidRPr="7C15C95A">
              <w:rPr>
                <w:b/>
                <w:bCs/>
              </w:rPr>
              <w:t xml:space="preserve">: </w:t>
            </w:r>
            <w:proofErr w:type="spellStart"/>
            <w:r>
              <w:t>FitOptiVis</w:t>
            </w:r>
            <w:proofErr w:type="spellEnd"/>
            <w:r>
              <w:t xml:space="preserve"> focused on end-to-end multi-objective optimisation for imaging and video pipelines of CPS, with an emphasis on the latter two elements – energy and performance. This involved also processing on the edge and in the cloud.</w:t>
            </w:r>
          </w:p>
          <w:p w14:paraId="3C18AC41" w14:textId="77777777" w:rsidR="00C05863" w:rsidRDefault="00C05863">
            <w:pPr>
              <w:pStyle w:val="ITEABodyText"/>
            </w:pPr>
            <w:r w:rsidRPr="7C15C95A">
              <w:rPr>
                <w:b/>
                <w:bCs/>
              </w:rPr>
              <w:t xml:space="preserve">Relationship to Sa4CPS: </w:t>
            </w:r>
            <w:r>
              <w:t xml:space="preserve">In </w:t>
            </w:r>
            <w:proofErr w:type="spellStart"/>
            <w:r>
              <w:t>FitOptiVis</w:t>
            </w:r>
            <w:proofErr w:type="spellEnd"/>
            <w:r>
              <w:t xml:space="preserve">, CUNI participated on creation of a meta-model and related tools for modelling adaptive pipelines, their </w:t>
            </w:r>
            <w:proofErr w:type="spellStart"/>
            <w:r>
              <w:t>behavior</w:t>
            </w:r>
            <w:proofErr w:type="spellEnd"/>
            <w:r>
              <w:t>, performance, etc. Knowledge gained during the creation and application of the meta-model/tools will be used in this project</w:t>
            </w:r>
          </w:p>
        </w:tc>
      </w:tr>
      <w:tr w:rsidR="00C05863" w14:paraId="2EF960E1" w14:textId="77777777">
        <w:trPr>
          <w:cnfStyle w:val="000000010000" w:firstRow="0" w:lastRow="0" w:firstColumn="0" w:lastColumn="0" w:oddVBand="0" w:evenVBand="0" w:oddHBand="0" w:evenHBand="1" w:firstRowFirstColumn="0" w:firstRowLastColumn="0" w:lastRowFirstColumn="0" w:lastRowLastColumn="0"/>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9FB745" w14:textId="77777777" w:rsidR="00C05863" w:rsidRDefault="00C05863">
            <w:pPr>
              <w:pStyle w:val="ITEABodyText"/>
              <w:ind w:right="0"/>
              <w:rPr>
                <w:b/>
                <w:bCs/>
              </w:rPr>
            </w:pPr>
            <w:r w:rsidRPr="7C15C95A">
              <w:rPr>
                <w:b/>
                <w:bCs/>
              </w:rPr>
              <w:t>ESTABLISH</w:t>
            </w:r>
          </w:p>
        </w:tc>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467701" w14:textId="77777777" w:rsidR="00C05863" w:rsidRDefault="00C05863">
            <w:pPr>
              <w:pStyle w:val="ITEABodyText"/>
              <w:ind w:right="0"/>
            </w:pPr>
            <w:r>
              <w:t>ITEA</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505041" w14:textId="77777777" w:rsidR="00C05863" w:rsidRDefault="00C05863">
            <w:pPr>
              <w:pStyle w:val="ITEABodyText"/>
              <w:ind w:right="0"/>
            </w:pPr>
            <w:r>
              <w:t>2017-2019</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23C739" w14:textId="77777777" w:rsidR="00C05863" w:rsidRDefault="00C05863">
            <w:r>
              <w:t xml:space="preserve"> </w:t>
            </w:r>
          </w:p>
          <w:p w14:paraId="7B9EA80D" w14:textId="77777777" w:rsidR="00C05863" w:rsidRDefault="00C05863">
            <w:pPr>
              <w:pStyle w:val="ITEABodyText"/>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A1EC78" w14:textId="77777777" w:rsidR="00C05863" w:rsidRDefault="00C05863">
            <w:pPr>
              <w:pStyle w:val="ITEABodyText"/>
            </w:pPr>
          </w:p>
        </w:tc>
      </w:tr>
      <w:tr w:rsidR="00C05863" w14:paraId="73FDC75F" w14:textId="77777777">
        <w:trPr>
          <w:cnfStyle w:val="000000100000" w:firstRow="0" w:lastRow="0" w:firstColumn="0" w:lastColumn="0" w:oddVBand="0" w:evenVBand="0" w:oddHBand="1" w:evenHBand="0" w:firstRowFirstColumn="0" w:firstRowLastColumn="0" w:lastRowFirstColumn="0" w:lastRowLastColumn="0"/>
        </w:trPr>
        <w:tc>
          <w:tcPr>
            <w:tcW w:w="9286" w:type="dxa"/>
            <w:gridSpan w:val="5"/>
            <w:tcBorders>
              <w:top w:val="single" w:sz="4" w:space="0" w:color="auto"/>
              <w:left w:val="single" w:sz="4" w:space="0" w:color="auto"/>
              <w:bottom w:val="single" w:sz="4" w:space="0" w:color="auto"/>
              <w:right w:val="single" w:sz="4" w:space="0" w:color="auto"/>
            </w:tcBorders>
          </w:tcPr>
          <w:p w14:paraId="300674CD" w14:textId="77777777" w:rsidR="00C05863" w:rsidRDefault="00C05863">
            <w:pPr>
              <w:pStyle w:val="ITEABodyText"/>
            </w:pPr>
            <w:r w:rsidRPr="7C15C95A">
              <w:rPr>
                <w:b/>
                <w:bCs/>
              </w:rPr>
              <w:t xml:space="preserve">Technical focus of ESTABLISH: </w:t>
            </w:r>
            <w:r>
              <w:t>The aim of ESTABLISH was to convert (sensor) data into actionable information developing software intense applications that combine real time sensor data with models providing real time feedback. The application scope was services and solutions on an individual level utilizing environmental sensors (air quality, noise, heat, temperature) to improve our quality of life with respect to health.</w:t>
            </w:r>
          </w:p>
          <w:p w14:paraId="02BBA6E1" w14:textId="77777777" w:rsidR="00C05863" w:rsidRDefault="00C05863">
            <w:pPr>
              <w:pStyle w:val="ITEABodyText"/>
            </w:pPr>
            <w:r w:rsidRPr="7C15C95A">
              <w:rPr>
                <w:b/>
                <w:bCs/>
              </w:rPr>
              <w:t xml:space="preserve">Relationship to Sa4CPS: </w:t>
            </w:r>
            <w:r>
              <w:t>In ESTABLISH, CUNI created a platform for advanced visualizations, processing, and fusion of data coming primarily from sensors. The platform will be used in the project for data visualizations and intelligence.</w:t>
            </w:r>
          </w:p>
        </w:tc>
      </w:tr>
    </w:tbl>
    <w:p w14:paraId="69D68C36" w14:textId="77777777" w:rsidR="00C05863" w:rsidRDefault="00C05863" w:rsidP="00C05863">
      <w:pPr>
        <w:pStyle w:val="BodyText"/>
        <w:rPr>
          <w:lang w:eastAsia="en-US"/>
        </w:rPr>
      </w:pPr>
    </w:p>
    <w:p w14:paraId="6B0D3C43" w14:textId="410AC2F9" w:rsidR="0012295A" w:rsidRDefault="0012295A" w:rsidP="0012295A">
      <w:pPr>
        <w:pStyle w:val="Heading2"/>
        <w:rPr>
          <w:lang w:val="en-GB"/>
        </w:rPr>
      </w:pPr>
      <w:r w:rsidRPr="00577449">
        <w:rPr>
          <w:lang w:val="en-US"/>
        </w:rPr>
        <w:t>Annex E</w:t>
      </w:r>
      <w:r w:rsidRPr="008E4F0E">
        <w:rPr>
          <w:lang w:val="en-GB"/>
        </w:rPr>
        <w:t xml:space="preserve"> </w:t>
      </w:r>
      <w:r>
        <w:rPr>
          <w:lang w:val="en-GB"/>
        </w:rPr>
        <w:t>Partner contributions to Work Packages</w:t>
      </w:r>
    </w:p>
    <w:p w14:paraId="26406B09" w14:textId="77777777" w:rsidR="007008F3" w:rsidRDefault="004F2699" w:rsidP="007008F3">
      <w:pPr>
        <w:pStyle w:val="ITEAHeading3"/>
        <w:numPr>
          <w:ilvl w:val="2"/>
          <w:numId w:val="53"/>
        </w:numPr>
        <w:ind w:left="794" w:hanging="794"/>
      </w:pPr>
      <w:r>
        <w:rPr>
          <w:lang w:eastAsia="en-US"/>
        </w:rPr>
        <w:br w:type="page"/>
      </w:r>
      <w:bookmarkStart w:id="1066" w:name="_Toc522020017"/>
      <w:bookmarkStart w:id="1067" w:name="_Toc422151521"/>
      <w:bookmarkStart w:id="1068" w:name="_Toc404592790"/>
      <w:bookmarkStart w:id="1069" w:name="_Toc396834823"/>
      <w:bookmarkStart w:id="1070" w:name="_Toc395687887"/>
      <w:bookmarkStart w:id="1071" w:name="_Toc393354394"/>
      <w:bookmarkStart w:id="1072" w:name="_Toc51035401"/>
      <w:r w:rsidR="007008F3">
        <w:lastRenderedPageBreak/>
        <w:t xml:space="preserve">WP 1: </w:t>
      </w:r>
      <w:bookmarkEnd w:id="1066"/>
      <w:bookmarkEnd w:id="1067"/>
      <w:bookmarkEnd w:id="1068"/>
      <w:bookmarkEnd w:id="1069"/>
      <w:bookmarkEnd w:id="1070"/>
      <w:bookmarkEnd w:id="1071"/>
      <w:r w:rsidR="007008F3">
        <w:t xml:space="preserve">Use cases description &amp; </w:t>
      </w:r>
      <w:proofErr w:type="gramStart"/>
      <w:r w:rsidR="007008F3">
        <w:t>requirements</w:t>
      </w:r>
      <w:bookmarkEnd w:id="1072"/>
      <w:proofErr w:type="gramEnd"/>
    </w:p>
    <w:p w14:paraId="10570E71" w14:textId="77777777" w:rsidR="007008F3" w:rsidRDefault="007008F3" w:rsidP="007008F3">
      <w:pPr>
        <w:pStyle w:val="ITEABodyText"/>
      </w:pPr>
    </w:p>
    <w:tbl>
      <w:tblPr>
        <w:tblStyle w:val="MediumShading1-Accent2"/>
        <w:tblW w:w="0" w:type="auto"/>
        <w:tblLook w:val="0480" w:firstRow="0" w:lastRow="0" w:firstColumn="1" w:lastColumn="0" w:noHBand="0" w:noVBand="1"/>
      </w:tblPr>
      <w:tblGrid>
        <w:gridCol w:w="1520"/>
        <w:gridCol w:w="3725"/>
        <w:gridCol w:w="3825"/>
      </w:tblGrid>
      <w:tr w:rsidR="007008F3" w14:paraId="497F1C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76D1B42D" w14:textId="77777777" w:rsidR="007008F3" w:rsidRDefault="007008F3">
            <w:pPr>
              <w:pStyle w:val="BodyText"/>
              <w:keepNext/>
              <w:keepLines/>
              <w:jc w:val="right"/>
            </w:pPr>
            <w:r>
              <w:t xml:space="preserve">Leadership </w:t>
            </w:r>
          </w:p>
        </w:tc>
        <w:tc>
          <w:tcPr>
            <w:tcW w:w="7760" w:type="dxa"/>
            <w:gridSpan w:val="2"/>
            <w:hideMark/>
          </w:tcPr>
          <w:p w14:paraId="65FA2C37" w14:textId="77777777" w:rsidR="007008F3" w:rsidRDefault="007008F3">
            <w:pPr>
              <w:pStyle w:val="BodyText"/>
              <w:keepNext/>
              <w:keepLines/>
              <w:jc w:val="center"/>
              <w:cnfStyle w:val="000000100000" w:firstRow="0" w:lastRow="0" w:firstColumn="0" w:lastColumn="0" w:oddVBand="0" w:evenVBand="0" w:oddHBand="1" w:evenHBand="0" w:firstRowFirstColumn="0" w:firstRowLastColumn="0" w:lastRowFirstColumn="0" w:lastRowLastColumn="0"/>
            </w:pPr>
            <w:r>
              <w:t>ISEP</w:t>
            </w:r>
          </w:p>
        </w:tc>
      </w:tr>
      <w:tr w:rsidR="007008F3" w14:paraId="3BAB347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2C6A227A" w14:textId="77777777" w:rsidR="007008F3" w:rsidRDefault="007008F3">
            <w:pPr>
              <w:pStyle w:val="BodyText"/>
              <w:keepNext/>
              <w:keepLines/>
              <w:jc w:val="right"/>
            </w:pPr>
            <w:r>
              <w:t>Timeframe</w:t>
            </w:r>
          </w:p>
        </w:tc>
        <w:tc>
          <w:tcPr>
            <w:tcW w:w="3827" w:type="dxa"/>
            <w:hideMark/>
          </w:tcPr>
          <w:p w14:paraId="7EB97A82" w14:textId="77777777" w:rsidR="007008F3" w:rsidRDefault="007008F3">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2C9DC56A" w14:textId="77777777" w:rsidR="007008F3" w:rsidRDefault="007008F3">
            <w:pPr>
              <w:pStyle w:val="BodyText"/>
              <w:keepNext/>
              <w:keepLines/>
              <w:cnfStyle w:val="000000010000" w:firstRow="0" w:lastRow="0" w:firstColumn="0" w:lastColumn="0" w:oddVBand="0" w:evenVBand="0" w:oddHBand="0" w:evenHBand="1" w:firstRowFirstColumn="0" w:firstRowLastColumn="0" w:lastRowFirstColumn="0" w:lastRowLastColumn="0"/>
            </w:pPr>
            <w:r>
              <w:t>End: MS8</w:t>
            </w:r>
          </w:p>
        </w:tc>
      </w:tr>
    </w:tbl>
    <w:p w14:paraId="3208CBF1" w14:textId="77777777" w:rsidR="007008F3" w:rsidRDefault="007008F3" w:rsidP="007008F3">
      <w:pPr>
        <w:pStyle w:val="BodyText"/>
      </w:pPr>
    </w:p>
    <w:p w14:paraId="1684A90E" w14:textId="77777777" w:rsidR="007008F3" w:rsidRDefault="007008F3" w:rsidP="007008F3">
      <w:pPr>
        <w:pStyle w:val="BodyText"/>
      </w:pPr>
    </w:p>
    <w:tbl>
      <w:tblPr>
        <w:tblStyle w:val="ITEATableTitle"/>
        <w:tblW w:w="0" w:type="auto"/>
        <w:tblLook w:val="0420" w:firstRow="1" w:lastRow="0" w:firstColumn="0" w:lastColumn="0" w:noHBand="0" w:noVBand="1"/>
      </w:tblPr>
      <w:tblGrid>
        <w:gridCol w:w="9070"/>
      </w:tblGrid>
      <w:tr w:rsidR="007008F3" w14:paraId="5A55F4DA"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7A564304" w14:textId="77777777" w:rsidR="007008F3" w:rsidRDefault="007008F3">
            <w:pPr>
              <w:pStyle w:val="BodyText"/>
              <w:keepNext/>
              <w:keepLines/>
              <w:widowControl/>
              <w:rPr>
                <w:smallCaps/>
                <w:color w:val="FFFFFF" w:themeColor="background1"/>
              </w:rPr>
            </w:pPr>
            <w:r>
              <w:rPr>
                <w:smallCaps/>
                <w:color w:val="FFFFFF" w:themeColor="background1"/>
              </w:rPr>
              <w:t>Objectives and expected results</w:t>
            </w:r>
          </w:p>
        </w:tc>
      </w:tr>
    </w:tbl>
    <w:p w14:paraId="2E9F278A" w14:textId="77777777" w:rsidR="007008F3" w:rsidRDefault="007008F3" w:rsidP="007008F3">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7008F3" w:rsidRPr="00514108" w14:paraId="32D69AAB" w14:textId="77777777" w:rsidTr="611AF70F">
        <w:trPr>
          <w:cnfStyle w:val="000000100000" w:firstRow="0" w:lastRow="0" w:firstColumn="0" w:lastColumn="0" w:oddVBand="0" w:evenVBand="0" w:oddHBand="1" w:evenHBand="0" w:firstRowFirstColumn="0" w:firstRowLastColumn="0" w:lastRowFirstColumn="0" w:lastRowLastColumn="0"/>
        </w:trPr>
        <w:tc>
          <w:tcPr>
            <w:tcW w:w="9070" w:type="dxa"/>
            <w:hideMark/>
          </w:tcPr>
          <w:p w14:paraId="177CDE6A" w14:textId="1630D0D3" w:rsidR="003E04A9" w:rsidRPr="00CF4EA6" w:rsidRDefault="007008F3" w:rsidP="611AF70F">
            <w:pPr>
              <w:pStyle w:val="BodyText"/>
              <w:keepNext/>
              <w:keepLines/>
              <w:jc w:val="both"/>
              <w:rPr>
                <w:rFonts w:cs="Arial"/>
              </w:rPr>
            </w:pPr>
            <w:r w:rsidRPr="611AF70F">
              <w:rPr>
                <w:b/>
                <w:bCs/>
              </w:rPr>
              <w:t>Objectives:</w:t>
            </w:r>
            <w:r w:rsidRPr="611AF70F">
              <w:t xml:space="preserve"> WP1 focuses on the description of the use cases and analysis of requirements</w:t>
            </w:r>
            <w:r w:rsidRPr="008D137A">
              <w:rPr>
                <w:szCs w:val="20"/>
              </w:rPr>
              <w:t>.</w:t>
            </w:r>
            <w:ins w:id="1073" w:author="Latvakoski Juhani" w:date="2024-09-25T08:51:00Z">
              <w:r w:rsidR="00FA33CF">
                <w:t xml:space="preserve"> </w:t>
              </w:r>
              <w:r w:rsidR="00FA33CF" w:rsidRPr="000D511F">
                <w:t>Fi</w:t>
              </w:r>
            </w:ins>
            <w:ins w:id="1074" w:author="Latvakoski Juhani" w:date="2024-09-25T08:52:00Z">
              <w:r w:rsidR="00FA33CF" w:rsidRPr="000D511F">
                <w:t xml:space="preserve">rst the </w:t>
              </w:r>
            </w:ins>
            <w:ins w:id="1075" w:author="Latvakoski Juhani" w:date="2024-09-25T08:56:00Z">
              <w:r w:rsidR="00381E63" w:rsidRPr="000D511F">
                <w:t>use case</w:t>
              </w:r>
              <w:r w:rsidR="00381E63" w:rsidRPr="000D511F">
                <w:rPr>
                  <w:rFonts w:cs="Arial"/>
                </w:rPr>
                <w:t>s</w:t>
              </w:r>
            </w:ins>
            <w:ins w:id="1076" w:author="Latvakoski Juhani" w:date="2024-09-25T09:01:00Z">
              <w:r w:rsidR="009533C1" w:rsidRPr="000D511F">
                <w:rPr>
                  <w:rFonts w:cs="Arial"/>
                </w:rPr>
                <w:t>:</w:t>
              </w:r>
            </w:ins>
            <w:ins w:id="1077" w:author="Latvakoski Juhani" w:date="2024-09-25T08:56:00Z">
              <w:r w:rsidR="00381E63" w:rsidRPr="000D511F">
                <w:rPr>
                  <w:rFonts w:cs="Arial"/>
                </w:rPr>
                <w:t xml:space="preserve"> </w:t>
              </w:r>
            </w:ins>
            <w:ins w:id="1078" w:author="Latvakoski Juhani" w:date="2024-09-25T08:59:00Z">
              <w:r w:rsidR="007A4A4A" w:rsidRPr="000D511F">
                <w:rPr>
                  <w:rFonts w:cs="Arial"/>
                  <w:lang w:eastAsia="fi-FI"/>
                  <w:rPrChange w:id="1079" w:author="Latvakoski Juhani" w:date="2024-09-27T13:23:00Z">
                    <w:rPr>
                      <w:rFonts w:cs="Arial"/>
                      <w:b/>
                      <w:bCs/>
                      <w:u w:val="single"/>
                      <w:lang w:eastAsia="fi-FI"/>
                    </w:rPr>
                  </w:rPrChange>
                </w:rPr>
                <w:t xml:space="preserve">Connected &amp;  Autonomous lightweight logistics for in-factor/out-factory supply chain (UC1), </w:t>
              </w:r>
            </w:ins>
            <w:ins w:id="1080" w:author="Latvakoski Juhani" w:date="2024-09-25T08:57:00Z">
              <w:r w:rsidR="003E04A9" w:rsidRPr="000D511F">
                <w:rPr>
                  <w:rFonts w:cs="Arial"/>
                  <w:lang w:eastAsia="fi-FI"/>
                  <w:rPrChange w:id="1081" w:author="Latvakoski Juhani" w:date="2024-09-27T13:23:00Z">
                    <w:rPr>
                      <w:rFonts w:cs="Arial"/>
                      <w:b/>
                      <w:bCs/>
                      <w:u w:val="single"/>
                      <w:lang w:eastAsia="fi-FI"/>
                    </w:rPr>
                  </w:rPrChange>
                </w:rPr>
                <w:t>People and machine position awareness in production or logistics area (</w:t>
              </w:r>
            </w:ins>
            <w:ins w:id="1082" w:author="Latvakoski Juhani" w:date="2024-09-25T08:59:00Z">
              <w:r w:rsidR="009533C1" w:rsidRPr="000D511F">
                <w:rPr>
                  <w:rFonts w:cs="Arial"/>
                  <w:lang w:eastAsia="fi-FI"/>
                  <w:rPrChange w:id="1083" w:author="Latvakoski Juhani" w:date="2024-09-27T13:23:00Z">
                    <w:rPr>
                      <w:rFonts w:cs="Arial"/>
                      <w:b/>
                      <w:bCs/>
                      <w:u w:val="single"/>
                      <w:lang w:eastAsia="fi-FI"/>
                    </w:rPr>
                  </w:rPrChange>
                </w:rPr>
                <w:t>UC2</w:t>
              </w:r>
            </w:ins>
            <w:ins w:id="1084" w:author="Latvakoski Juhani" w:date="2024-09-25T08:57:00Z">
              <w:r w:rsidR="003E04A9" w:rsidRPr="000D511F">
                <w:rPr>
                  <w:rFonts w:cs="Arial"/>
                  <w:lang w:eastAsia="fi-FI"/>
                  <w:rPrChange w:id="1085" w:author="Latvakoski Juhani" w:date="2024-09-27T13:23:00Z">
                    <w:rPr>
                      <w:rFonts w:cs="Arial"/>
                      <w:b/>
                      <w:bCs/>
                      <w:u w:val="single"/>
                      <w:lang w:eastAsia="fi-FI"/>
                    </w:rPr>
                  </w:rPrChange>
                </w:rPr>
                <w:t>)</w:t>
              </w:r>
            </w:ins>
            <w:ins w:id="1086" w:author="Latvakoski Juhani" w:date="2024-09-25T09:00:00Z">
              <w:r w:rsidR="009533C1" w:rsidRPr="000D511F">
                <w:rPr>
                  <w:rFonts w:cs="Arial"/>
                  <w:lang w:eastAsia="fi-FI"/>
                  <w:rPrChange w:id="1087" w:author="Latvakoski Juhani" w:date="2024-09-27T13:23:00Z">
                    <w:rPr>
                      <w:rFonts w:cs="Arial"/>
                      <w:b/>
                      <w:bCs/>
                      <w:u w:val="single"/>
                      <w:lang w:eastAsia="fi-FI"/>
                    </w:rPr>
                  </w:rPrChange>
                </w:rPr>
                <w:t xml:space="preserve">, </w:t>
              </w:r>
            </w:ins>
            <w:ins w:id="1088" w:author="Latvakoski Juhani" w:date="2024-09-25T08:57:00Z">
              <w:r w:rsidR="003E04A9" w:rsidRPr="000D511F">
                <w:rPr>
                  <w:rFonts w:asciiTheme="minorHAnsi" w:hAnsiTheme="minorHAnsi" w:cs="Arial"/>
                  <w:lang w:val="en-US" w:eastAsia="fi-FI"/>
                  <w:rPrChange w:id="1089" w:author="Latvakoski Juhani" w:date="2024-09-27T13:23:00Z">
                    <w:rPr>
                      <w:rFonts w:ascii="Calibri" w:hAnsi="Calibri" w:cs="Calibri"/>
                      <w:b/>
                      <w:bCs/>
                      <w:u w:val="single"/>
                      <w:lang w:val="en-US" w:eastAsia="fi-FI"/>
                    </w:rPr>
                  </w:rPrChange>
                </w:rPr>
                <w:t>Application of maps in public safety case  (</w:t>
              </w:r>
            </w:ins>
            <w:ins w:id="1090" w:author="Latvakoski Juhani" w:date="2024-09-25T08:59:00Z">
              <w:r w:rsidR="009533C1" w:rsidRPr="000D511F">
                <w:rPr>
                  <w:rFonts w:asciiTheme="minorHAnsi" w:hAnsiTheme="minorHAnsi" w:cs="Arial"/>
                  <w:lang w:eastAsia="fi-FI"/>
                  <w:rPrChange w:id="1091" w:author="Latvakoski Juhani" w:date="2024-09-27T13:23:00Z">
                    <w:rPr>
                      <w:rFonts w:ascii="Calibri" w:hAnsi="Calibri" w:cs="Calibri"/>
                      <w:b/>
                      <w:bCs/>
                      <w:u w:val="single"/>
                      <w:lang w:eastAsia="fi-FI"/>
                    </w:rPr>
                  </w:rPrChange>
                </w:rPr>
                <w:t>UC 3 </w:t>
              </w:r>
            </w:ins>
            <w:ins w:id="1092" w:author="Latvakoski Juhani" w:date="2024-09-25T08:57:00Z">
              <w:r w:rsidR="003E04A9" w:rsidRPr="000D511F">
                <w:rPr>
                  <w:rFonts w:asciiTheme="minorHAnsi" w:hAnsiTheme="minorHAnsi" w:cs="Arial"/>
                  <w:lang w:val="en-US" w:eastAsia="fi-FI"/>
                  <w:rPrChange w:id="1093" w:author="Latvakoski Juhani" w:date="2024-09-27T13:23:00Z">
                    <w:rPr>
                      <w:rFonts w:ascii="Calibri" w:hAnsi="Calibri" w:cs="Calibri"/>
                      <w:b/>
                      <w:bCs/>
                      <w:u w:val="single"/>
                      <w:lang w:val="en-US" w:eastAsia="fi-FI"/>
                    </w:rPr>
                  </w:rPrChange>
                </w:rPr>
                <w:t>)</w:t>
              </w:r>
              <w:r w:rsidR="003E04A9" w:rsidRPr="000D511F">
                <w:rPr>
                  <w:rFonts w:asciiTheme="minorHAnsi" w:hAnsiTheme="minorHAnsi" w:cs="Arial"/>
                  <w:lang w:val="en-US" w:eastAsia="fi-FI"/>
                  <w:rPrChange w:id="1094" w:author="Latvakoski Juhani" w:date="2024-09-27T13:23:00Z">
                    <w:rPr>
                      <w:rFonts w:ascii="Calibri" w:hAnsi="Calibri" w:cs="Calibri"/>
                      <w:lang w:val="fi-FI" w:eastAsia="fi-FI"/>
                    </w:rPr>
                  </w:rPrChange>
                </w:rPr>
                <w:t> </w:t>
              </w:r>
            </w:ins>
            <w:ins w:id="1095" w:author="Latvakoski Juhani" w:date="2024-09-25T09:00:00Z">
              <w:r w:rsidR="009533C1" w:rsidRPr="000D511F">
                <w:rPr>
                  <w:rFonts w:asciiTheme="minorHAnsi" w:hAnsiTheme="minorHAnsi" w:cs="Arial"/>
                  <w:lang w:val="en-US" w:eastAsia="fi-FI"/>
                  <w:rPrChange w:id="1096" w:author="Latvakoski Juhani" w:date="2024-09-27T13:23:00Z">
                    <w:rPr>
                      <w:rFonts w:ascii="Calibri" w:hAnsi="Calibri" w:cs="Calibri"/>
                      <w:b/>
                      <w:bCs/>
                      <w:u w:val="single"/>
                      <w:lang w:val="en-US" w:eastAsia="fi-FI"/>
                    </w:rPr>
                  </w:rPrChange>
                </w:rPr>
                <w:t xml:space="preserve"> </w:t>
              </w:r>
            </w:ins>
            <w:ins w:id="1097" w:author="Latvakoski Juhani" w:date="2024-09-25T08:57:00Z">
              <w:r w:rsidR="003E04A9" w:rsidRPr="000D511F">
                <w:rPr>
                  <w:rFonts w:asciiTheme="minorHAnsi" w:hAnsiTheme="minorHAnsi" w:cs="Arial"/>
                  <w:lang w:val="en-US" w:eastAsia="fi-FI"/>
                  <w:rPrChange w:id="1098" w:author="Latvakoski Juhani" w:date="2024-09-27T13:23:00Z">
                    <w:rPr>
                      <w:rFonts w:ascii="Calibri" w:hAnsi="Calibri" w:cs="Calibri"/>
                      <w:b/>
                      <w:bCs/>
                      <w:u w:val="single"/>
                      <w:lang w:val="en-US" w:eastAsia="fi-FI"/>
                    </w:rPr>
                  </w:rPrChange>
                </w:rPr>
                <w:t>Critical energy distribution (</w:t>
              </w:r>
            </w:ins>
            <w:ins w:id="1099" w:author="Latvakoski Juhani" w:date="2024-09-25T09:00:00Z">
              <w:r w:rsidR="009533C1" w:rsidRPr="000D511F">
                <w:rPr>
                  <w:rFonts w:asciiTheme="minorHAnsi" w:hAnsiTheme="minorHAnsi" w:cs="Arial"/>
                  <w:lang w:eastAsia="fi-FI"/>
                  <w:rPrChange w:id="1100" w:author="Latvakoski Juhani" w:date="2024-09-27T13:23:00Z">
                    <w:rPr>
                      <w:rFonts w:ascii="Calibri" w:hAnsi="Calibri" w:cs="Calibri"/>
                      <w:b/>
                      <w:bCs/>
                      <w:u w:val="single"/>
                      <w:lang w:eastAsia="fi-FI"/>
                    </w:rPr>
                  </w:rPrChange>
                </w:rPr>
                <w:t>UC 4</w:t>
              </w:r>
            </w:ins>
            <w:ins w:id="1101" w:author="Latvakoski Juhani" w:date="2024-09-25T08:57:00Z">
              <w:r w:rsidR="003E04A9" w:rsidRPr="000D511F">
                <w:rPr>
                  <w:rFonts w:asciiTheme="minorHAnsi" w:hAnsiTheme="minorHAnsi" w:cs="Arial"/>
                  <w:lang w:val="en-US" w:eastAsia="fi-FI"/>
                  <w:rPrChange w:id="1102" w:author="Latvakoski Juhani" w:date="2024-09-27T13:23:00Z">
                    <w:rPr>
                      <w:rFonts w:ascii="Calibri" w:hAnsi="Calibri" w:cs="Calibri"/>
                      <w:b/>
                      <w:bCs/>
                      <w:u w:val="single"/>
                      <w:lang w:val="en-US" w:eastAsia="fi-FI"/>
                    </w:rPr>
                  </w:rPrChange>
                </w:rPr>
                <w:t>)</w:t>
              </w:r>
            </w:ins>
            <w:ins w:id="1103" w:author="Latvakoski Juhani" w:date="2024-09-25T09:00:00Z">
              <w:r w:rsidR="009533C1" w:rsidRPr="000D511F">
                <w:rPr>
                  <w:rFonts w:asciiTheme="minorHAnsi" w:hAnsiTheme="minorHAnsi" w:cs="Arial"/>
                  <w:lang w:val="en-US" w:eastAsia="fi-FI"/>
                  <w:rPrChange w:id="1104" w:author="Latvakoski Juhani" w:date="2024-09-27T13:23:00Z">
                    <w:rPr>
                      <w:rFonts w:ascii="Calibri" w:hAnsi="Calibri" w:cs="Calibri"/>
                      <w:lang w:val="en-US" w:eastAsia="fi-FI"/>
                    </w:rPr>
                  </w:rPrChange>
                </w:rPr>
                <w:t xml:space="preserve">, </w:t>
              </w:r>
            </w:ins>
            <w:ins w:id="1105" w:author="Latvakoski Juhani" w:date="2024-09-25T08:57:00Z">
              <w:r w:rsidR="003E04A9" w:rsidRPr="000D511F">
                <w:rPr>
                  <w:rFonts w:asciiTheme="minorHAnsi" w:hAnsiTheme="minorHAnsi" w:cs="Arial"/>
                  <w:lang w:val="en-US" w:eastAsia="fi-FI"/>
                  <w:rPrChange w:id="1106" w:author="Latvakoski Juhani" w:date="2024-09-27T13:23:00Z">
                    <w:rPr>
                      <w:rFonts w:ascii="Calibri" w:hAnsi="Calibri" w:cs="Calibri"/>
                      <w:b/>
                      <w:bCs/>
                      <w:u w:val="single"/>
                      <w:lang w:val="en-US" w:eastAsia="fi-FI"/>
                    </w:rPr>
                  </w:rPrChange>
                </w:rPr>
                <w:t>Security and location awareness of persons (</w:t>
              </w:r>
            </w:ins>
            <w:ins w:id="1107" w:author="Latvakoski Juhani" w:date="2024-09-25T09:00:00Z">
              <w:r w:rsidR="009533C1" w:rsidRPr="000D511F">
                <w:rPr>
                  <w:rFonts w:asciiTheme="minorHAnsi" w:hAnsiTheme="minorHAnsi" w:cs="Arial"/>
                  <w:lang w:eastAsia="fi-FI"/>
                  <w:rPrChange w:id="1108" w:author="Latvakoski Juhani" w:date="2024-09-27T13:23:00Z">
                    <w:rPr>
                      <w:rFonts w:ascii="Calibri" w:hAnsi="Calibri" w:cs="Calibri"/>
                      <w:b/>
                      <w:bCs/>
                      <w:u w:val="single"/>
                      <w:lang w:eastAsia="fi-FI"/>
                    </w:rPr>
                  </w:rPrChange>
                </w:rPr>
                <w:t>UC 5</w:t>
              </w:r>
            </w:ins>
            <w:ins w:id="1109" w:author="Latvakoski Juhani" w:date="2024-09-25T08:57:00Z">
              <w:r w:rsidR="003E04A9" w:rsidRPr="000D511F">
                <w:rPr>
                  <w:rFonts w:asciiTheme="minorHAnsi" w:hAnsiTheme="minorHAnsi" w:cs="Arial"/>
                  <w:lang w:val="en-US" w:eastAsia="fi-FI"/>
                  <w:rPrChange w:id="1110" w:author="Latvakoski Juhani" w:date="2024-09-27T13:23:00Z">
                    <w:rPr>
                      <w:rFonts w:ascii="Calibri" w:hAnsi="Calibri" w:cs="Calibri"/>
                      <w:b/>
                      <w:bCs/>
                      <w:u w:val="single"/>
                      <w:lang w:val="en-US" w:eastAsia="fi-FI"/>
                    </w:rPr>
                  </w:rPrChange>
                </w:rPr>
                <w:t>)</w:t>
              </w:r>
              <w:r w:rsidR="003E04A9" w:rsidRPr="000D511F">
                <w:rPr>
                  <w:rFonts w:asciiTheme="minorHAnsi" w:hAnsiTheme="minorHAnsi" w:cs="Arial"/>
                  <w:lang w:val="en-US" w:eastAsia="fi-FI"/>
                  <w:rPrChange w:id="1111" w:author="Latvakoski Juhani" w:date="2024-09-27T13:23:00Z">
                    <w:rPr>
                      <w:rFonts w:ascii="Calibri" w:hAnsi="Calibri" w:cs="Calibri"/>
                      <w:lang w:val="fi-FI" w:eastAsia="fi-FI"/>
                    </w:rPr>
                  </w:rPrChange>
                </w:rPr>
                <w:t> </w:t>
              </w:r>
            </w:ins>
            <w:ins w:id="1112" w:author="Latvakoski Juhani" w:date="2024-09-25T08:59:00Z">
              <w:r w:rsidR="009533C1" w:rsidRPr="000D511F">
                <w:rPr>
                  <w:rFonts w:asciiTheme="minorHAnsi" w:hAnsiTheme="minorHAnsi" w:cs="Arial"/>
                  <w:lang w:val="en-US" w:eastAsia="fi-FI"/>
                  <w:rPrChange w:id="1113" w:author="Latvakoski Juhani" w:date="2024-09-27T13:23:00Z">
                    <w:rPr>
                      <w:rFonts w:ascii="Calibri" w:hAnsi="Calibri" w:cs="Calibri"/>
                      <w:lang w:val="en-US" w:eastAsia="fi-FI"/>
                    </w:rPr>
                  </w:rPrChange>
                </w:rPr>
                <w:t xml:space="preserve">, </w:t>
              </w:r>
            </w:ins>
            <w:proofErr w:type="spellStart"/>
            <w:ins w:id="1114" w:author="Latvakoski Juhani" w:date="2024-09-25T08:57:00Z">
              <w:r w:rsidR="003E04A9" w:rsidRPr="000D511F">
                <w:rPr>
                  <w:rFonts w:cs="Arial"/>
                  <w:lang w:val="en-US" w:eastAsia="fi-FI"/>
                  <w:rPrChange w:id="1115" w:author="Latvakoski Juhani" w:date="2024-09-27T13:23:00Z">
                    <w:rPr>
                      <w:rFonts w:cs="Arial"/>
                      <w:b/>
                      <w:bCs/>
                      <w:u w:val="single"/>
                      <w:lang w:val="en-US" w:eastAsia="fi-FI"/>
                    </w:rPr>
                  </w:rPrChange>
                </w:rPr>
                <w:t>Multirouting</w:t>
              </w:r>
              <w:proofErr w:type="spellEnd"/>
              <w:r w:rsidR="003E04A9" w:rsidRPr="000D511F">
                <w:rPr>
                  <w:rFonts w:cs="Arial"/>
                  <w:lang w:val="en-US" w:eastAsia="fi-FI"/>
                  <w:rPrChange w:id="1116" w:author="Latvakoski Juhani" w:date="2024-09-27T13:23:00Z">
                    <w:rPr>
                      <w:rFonts w:cs="Arial"/>
                      <w:b/>
                      <w:bCs/>
                      <w:u w:val="single"/>
                      <w:lang w:val="en-US" w:eastAsia="fi-FI"/>
                    </w:rPr>
                  </w:rPrChange>
                </w:rPr>
                <w:t> secure awareness system for hunting and outdoors (</w:t>
              </w:r>
            </w:ins>
            <w:ins w:id="1117" w:author="Latvakoski Juhani" w:date="2024-09-25T09:00:00Z">
              <w:r w:rsidR="009533C1" w:rsidRPr="000D511F">
                <w:rPr>
                  <w:rFonts w:cs="Arial"/>
                  <w:lang w:eastAsia="fi-FI"/>
                  <w:rPrChange w:id="1118" w:author="Latvakoski Juhani" w:date="2024-09-27T13:23:00Z">
                    <w:rPr>
                      <w:rFonts w:cs="Arial"/>
                      <w:b/>
                      <w:bCs/>
                      <w:u w:val="single"/>
                      <w:lang w:eastAsia="fi-FI"/>
                    </w:rPr>
                  </w:rPrChange>
                </w:rPr>
                <w:t>UC 7</w:t>
              </w:r>
            </w:ins>
            <w:ins w:id="1119" w:author="Latvakoski Juhani" w:date="2024-09-25T08:57:00Z">
              <w:r w:rsidR="003E04A9" w:rsidRPr="000D511F">
                <w:rPr>
                  <w:rFonts w:cs="Arial"/>
                  <w:lang w:val="en-US" w:eastAsia="fi-FI"/>
                  <w:rPrChange w:id="1120" w:author="Latvakoski Juhani" w:date="2024-09-27T13:23:00Z">
                    <w:rPr>
                      <w:rFonts w:cs="Arial"/>
                      <w:b/>
                      <w:bCs/>
                      <w:u w:val="single"/>
                      <w:lang w:val="en-US" w:eastAsia="fi-FI"/>
                    </w:rPr>
                  </w:rPrChange>
                </w:rPr>
                <w:t>)</w:t>
              </w:r>
            </w:ins>
            <w:ins w:id="1121" w:author="Latvakoski Juhani" w:date="2024-09-25T09:00:00Z">
              <w:r w:rsidR="009533C1" w:rsidRPr="000D511F">
                <w:rPr>
                  <w:rFonts w:cs="Arial"/>
                  <w:lang w:val="en-US" w:eastAsia="fi-FI"/>
                  <w:rPrChange w:id="1122" w:author="Latvakoski Juhani" w:date="2024-09-27T13:23:00Z">
                    <w:rPr>
                      <w:rFonts w:cs="Arial"/>
                      <w:b/>
                      <w:bCs/>
                      <w:u w:val="single"/>
                      <w:lang w:val="en-US" w:eastAsia="fi-FI"/>
                    </w:rPr>
                  </w:rPrChange>
                </w:rPr>
                <w:t>,</w:t>
              </w:r>
            </w:ins>
            <w:ins w:id="1123" w:author="Latvakoski Juhani" w:date="2024-09-25T08:57:00Z">
              <w:r w:rsidR="003E04A9" w:rsidRPr="000D511F">
                <w:rPr>
                  <w:rFonts w:cs="Arial"/>
                  <w:lang w:val="en-US" w:eastAsia="fi-FI"/>
                  <w:rPrChange w:id="1124" w:author="Latvakoski Juhani" w:date="2024-09-27T13:23:00Z">
                    <w:rPr>
                      <w:rFonts w:cs="Arial"/>
                      <w:lang w:val="fi-FI" w:eastAsia="fi-FI"/>
                    </w:rPr>
                  </w:rPrChange>
                </w:rPr>
                <w:t> </w:t>
              </w:r>
            </w:ins>
            <w:ins w:id="1125" w:author="Latvakoski Juhani" w:date="2024-09-25T09:00:00Z">
              <w:r w:rsidR="009533C1" w:rsidRPr="000D511F">
                <w:rPr>
                  <w:rFonts w:cs="Arial"/>
                  <w:lang w:eastAsia="fi-FI"/>
                </w:rPr>
                <w:t xml:space="preserve"> </w:t>
              </w:r>
            </w:ins>
            <w:ins w:id="1126" w:author="Latvakoski Juhani" w:date="2024-09-25T08:57:00Z">
              <w:r w:rsidR="003E04A9" w:rsidRPr="000D511F">
                <w:rPr>
                  <w:rFonts w:cs="Arial"/>
                  <w:lang w:eastAsia="fi-FI"/>
                </w:rPr>
                <w:t>Operations Control System (OCC) for drone (</w:t>
              </w:r>
            </w:ins>
            <w:ins w:id="1127" w:author="Latvakoski Juhani" w:date="2024-09-25T09:00:00Z">
              <w:r w:rsidR="009533C1" w:rsidRPr="000D511F">
                <w:rPr>
                  <w:rFonts w:cs="Arial"/>
                  <w:lang w:eastAsia="fi-FI"/>
                  <w:rPrChange w:id="1128" w:author="Latvakoski Juhani" w:date="2024-09-27T13:23:00Z">
                    <w:rPr>
                      <w:rFonts w:cs="Arial"/>
                      <w:b/>
                      <w:bCs/>
                      <w:lang w:eastAsia="fi-FI"/>
                    </w:rPr>
                  </w:rPrChange>
                </w:rPr>
                <w:t>UC 8</w:t>
              </w:r>
            </w:ins>
            <w:ins w:id="1129" w:author="Latvakoski Juhani" w:date="2024-09-25T08:57:00Z">
              <w:r w:rsidR="003E04A9" w:rsidRPr="000D511F">
                <w:rPr>
                  <w:rFonts w:cs="Arial"/>
                  <w:lang w:eastAsia="fi-FI"/>
                </w:rPr>
                <w:t>)</w:t>
              </w:r>
            </w:ins>
            <w:ins w:id="1130" w:author="Latvakoski Juhani" w:date="2024-09-25T09:00:00Z">
              <w:r w:rsidR="009533C1" w:rsidRPr="000D511F">
                <w:rPr>
                  <w:rFonts w:cs="Arial"/>
                  <w:lang w:eastAsia="fi-FI"/>
                </w:rPr>
                <w:t xml:space="preserve"> and</w:t>
              </w:r>
            </w:ins>
            <w:ins w:id="1131" w:author="Latvakoski Juhani" w:date="2024-09-25T08:57:00Z">
              <w:r w:rsidR="003E04A9" w:rsidRPr="000D511F">
                <w:rPr>
                  <w:rFonts w:cs="Arial"/>
                  <w:lang w:val="en-US" w:eastAsia="fi-FI"/>
                  <w:rPrChange w:id="1132" w:author="Latvakoski Juhani" w:date="2024-09-27T13:23:00Z">
                    <w:rPr>
                      <w:rFonts w:cs="Arial"/>
                      <w:lang w:val="fi-FI" w:eastAsia="fi-FI"/>
                    </w:rPr>
                  </w:rPrChange>
                </w:rPr>
                <w:t> </w:t>
              </w:r>
            </w:ins>
            <w:ins w:id="1133" w:author="Latvakoski Juhani" w:date="2024-09-25T09:01:00Z">
              <w:r w:rsidR="009533C1" w:rsidRPr="000D511F">
                <w:rPr>
                  <w:rFonts w:asciiTheme="minorHAnsi" w:hAnsiTheme="minorHAnsi" w:cs="Arial"/>
                  <w:lang w:val="en-US" w:eastAsia="fi-FI"/>
                  <w:rPrChange w:id="1134" w:author="Latvakoski Juhani" w:date="2024-09-27T13:23:00Z">
                    <w:rPr>
                      <w:rFonts w:ascii="Calibri" w:hAnsi="Calibri" w:cs="Calibri"/>
                      <w:b/>
                      <w:bCs/>
                      <w:u w:val="single"/>
                      <w:lang w:val="en-US" w:eastAsia="fi-FI"/>
                    </w:rPr>
                  </w:rPrChange>
                </w:rPr>
                <w:t xml:space="preserve"> </w:t>
              </w:r>
            </w:ins>
            <w:ins w:id="1135" w:author="Latvakoski Juhani" w:date="2024-09-25T08:57:00Z">
              <w:r w:rsidR="003E04A9" w:rsidRPr="000D511F">
                <w:rPr>
                  <w:rFonts w:asciiTheme="minorHAnsi" w:hAnsiTheme="minorHAnsi" w:cs="Arial"/>
                  <w:lang w:val="en-US" w:eastAsia="fi-FI"/>
                  <w:rPrChange w:id="1136" w:author="Latvakoski Juhani" w:date="2024-09-27T13:23:00Z">
                    <w:rPr>
                      <w:rFonts w:ascii="Calibri" w:hAnsi="Calibri" w:cs="Calibri"/>
                      <w:b/>
                      <w:bCs/>
                      <w:u w:val="single"/>
                      <w:lang w:val="en-US" w:eastAsia="fi-FI"/>
                    </w:rPr>
                  </w:rPrChange>
                </w:rPr>
                <w:t>Management of cyber physical assets (</w:t>
              </w:r>
            </w:ins>
            <w:ins w:id="1137" w:author="Latvakoski Juhani" w:date="2024-09-25T09:01:00Z">
              <w:r w:rsidR="009533C1" w:rsidRPr="000D511F">
                <w:rPr>
                  <w:rFonts w:asciiTheme="minorHAnsi" w:hAnsiTheme="minorHAnsi" w:cs="Arial"/>
                  <w:lang w:eastAsia="fi-FI"/>
                  <w:rPrChange w:id="1138" w:author="Latvakoski Juhani" w:date="2024-09-27T13:23:00Z">
                    <w:rPr>
                      <w:rFonts w:ascii="Calibri" w:hAnsi="Calibri" w:cs="Calibri"/>
                      <w:b/>
                      <w:bCs/>
                      <w:u w:val="single"/>
                      <w:lang w:eastAsia="fi-FI"/>
                    </w:rPr>
                  </w:rPrChange>
                </w:rPr>
                <w:t>UC 9</w:t>
              </w:r>
            </w:ins>
            <w:ins w:id="1139" w:author="Latvakoski Juhani" w:date="2024-09-25T08:57:00Z">
              <w:r w:rsidR="003E04A9" w:rsidRPr="000D511F">
                <w:rPr>
                  <w:rFonts w:asciiTheme="minorHAnsi" w:hAnsiTheme="minorHAnsi" w:cs="Arial"/>
                  <w:lang w:val="en-US" w:eastAsia="fi-FI"/>
                  <w:rPrChange w:id="1140" w:author="Latvakoski Juhani" w:date="2024-09-27T13:23:00Z">
                    <w:rPr>
                      <w:rFonts w:ascii="Calibri" w:hAnsi="Calibri" w:cs="Calibri"/>
                      <w:b/>
                      <w:bCs/>
                      <w:u w:val="single"/>
                      <w:lang w:val="en-US" w:eastAsia="fi-FI"/>
                    </w:rPr>
                  </w:rPrChange>
                </w:rPr>
                <w:t>)</w:t>
              </w:r>
            </w:ins>
            <w:ins w:id="1141" w:author="Latvakoski Juhani" w:date="2024-09-25T09:01:00Z">
              <w:r w:rsidR="009533C1" w:rsidRPr="000D511F">
                <w:rPr>
                  <w:rFonts w:cs="Arial"/>
                  <w:lang w:val="en-US" w:eastAsia="fi-FI"/>
                  <w:rPrChange w:id="1142" w:author="Latvakoski Juhani" w:date="2024-09-27T13:23:00Z">
                    <w:rPr>
                      <w:rFonts w:cs="Arial"/>
                      <w:u w:val="single"/>
                      <w:lang w:val="en-US" w:eastAsia="fi-FI"/>
                    </w:rPr>
                  </w:rPrChange>
                </w:rPr>
                <w:t xml:space="preserve"> are described</w:t>
              </w:r>
              <w:r w:rsidR="00CB1984" w:rsidRPr="000D511F">
                <w:rPr>
                  <w:rFonts w:cs="Arial"/>
                  <w:lang w:val="en-US" w:eastAsia="fi-FI"/>
                  <w:rPrChange w:id="1143" w:author="Latvakoski Juhani" w:date="2024-09-27T13:23:00Z">
                    <w:rPr>
                      <w:rFonts w:cs="Arial"/>
                      <w:u w:val="single"/>
                      <w:lang w:val="en-US" w:eastAsia="fi-FI"/>
                    </w:rPr>
                  </w:rPrChange>
                </w:rPr>
                <w:t xml:space="preserve">. After that the </w:t>
              </w:r>
            </w:ins>
            <w:ins w:id="1144" w:author="Latvakoski Juhani" w:date="2024-09-25T09:02:00Z">
              <w:r w:rsidR="00CB1984" w:rsidRPr="000D511F">
                <w:rPr>
                  <w:rFonts w:cs="Arial"/>
                  <w:lang w:val="en-US" w:eastAsia="fi-FI"/>
                  <w:rPrChange w:id="1145" w:author="Latvakoski Juhani" w:date="2024-09-27T13:23:00Z">
                    <w:rPr>
                      <w:rFonts w:cs="Arial"/>
                      <w:u w:val="single"/>
                      <w:lang w:val="en-US" w:eastAsia="fi-FI"/>
                    </w:rPr>
                  </w:rPrChange>
                </w:rPr>
                <w:t xml:space="preserve">requirements of the use cases are </w:t>
              </w:r>
              <w:proofErr w:type="spellStart"/>
              <w:r w:rsidR="00CF4EA6" w:rsidRPr="000D511F">
                <w:rPr>
                  <w:rFonts w:cs="Arial"/>
                  <w:lang w:val="en-US" w:eastAsia="fi-FI"/>
                  <w:rPrChange w:id="1146" w:author="Latvakoski Juhani" w:date="2024-09-27T13:23:00Z">
                    <w:rPr>
                      <w:rFonts w:cs="Arial"/>
                      <w:u w:val="single"/>
                      <w:lang w:val="en-US" w:eastAsia="fi-FI"/>
                    </w:rPr>
                  </w:rPrChange>
                </w:rPr>
                <w:t>analysed</w:t>
              </w:r>
              <w:proofErr w:type="spellEnd"/>
              <w:r w:rsidR="00CF4EA6" w:rsidRPr="000D511F">
                <w:rPr>
                  <w:rFonts w:cs="Arial"/>
                  <w:lang w:val="en-US" w:eastAsia="fi-FI"/>
                  <w:rPrChange w:id="1147" w:author="Latvakoski Juhani" w:date="2024-09-27T13:23:00Z">
                    <w:rPr>
                      <w:rFonts w:cs="Arial"/>
                      <w:u w:val="single"/>
                      <w:lang w:val="en-US" w:eastAsia="fi-FI"/>
                    </w:rPr>
                  </w:rPrChange>
                </w:rPr>
                <w:t xml:space="preserve"> both technological and</w:t>
              </w:r>
              <w:r w:rsidR="00E75FC0" w:rsidRPr="000D511F">
                <w:rPr>
                  <w:rFonts w:cs="Arial"/>
                  <w:lang w:val="en-US" w:eastAsia="fi-FI"/>
                  <w:rPrChange w:id="1148" w:author="Latvakoski Juhani" w:date="2024-09-27T13:23:00Z">
                    <w:rPr>
                      <w:rFonts w:cs="Arial"/>
                      <w:u w:val="single"/>
                      <w:lang w:val="en-US" w:eastAsia="fi-FI"/>
                    </w:rPr>
                  </w:rPrChange>
                </w:rPr>
                <w:t xml:space="preserve"> value cha</w:t>
              </w:r>
            </w:ins>
            <w:ins w:id="1149" w:author="Latvakoski Juhani" w:date="2024-09-25T09:03:00Z">
              <w:r w:rsidR="00E75FC0" w:rsidRPr="000D511F">
                <w:rPr>
                  <w:rFonts w:cs="Arial"/>
                  <w:lang w:val="en-US" w:eastAsia="fi-FI"/>
                  <w:rPrChange w:id="1150" w:author="Latvakoski Juhani" w:date="2024-09-27T13:23:00Z">
                    <w:rPr>
                      <w:rFonts w:cs="Arial"/>
                      <w:u w:val="single"/>
                      <w:lang w:val="en-US" w:eastAsia="fi-FI"/>
                    </w:rPr>
                  </w:rPrChange>
                </w:rPr>
                <w:t>ins</w:t>
              </w:r>
            </w:ins>
            <w:ins w:id="1151" w:author="Latvakoski Juhani" w:date="2024-09-25T09:02:00Z">
              <w:r w:rsidR="00CF4EA6" w:rsidRPr="000D511F">
                <w:rPr>
                  <w:rFonts w:cs="Arial"/>
                  <w:lang w:val="en-US" w:eastAsia="fi-FI"/>
                  <w:rPrChange w:id="1152" w:author="Latvakoski Juhani" w:date="2024-09-27T13:23:00Z">
                    <w:rPr>
                      <w:rFonts w:cs="Arial"/>
                      <w:u w:val="single"/>
                      <w:lang w:val="en-US" w:eastAsia="fi-FI"/>
                    </w:rPr>
                  </w:rPrChange>
                </w:rPr>
                <w:t xml:space="preserve"> perspectives.</w:t>
              </w:r>
            </w:ins>
            <w:ins w:id="1153" w:author="Latvakoski Juhani" w:date="2024-09-25T09:03:00Z">
              <w:r w:rsidR="00E75FC0" w:rsidRPr="000D511F">
                <w:rPr>
                  <w:rFonts w:cs="Arial"/>
                  <w:lang w:val="en-US" w:eastAsia="fi-FI"/>
                  <w:rPrChange w:id="1154" w:author="Latvakoski Juhani" w:date="2024-09-27T13:23:00Z">
                    <w:rPr>
                      <w:rFonts w:cs="Arial"/>
                      <w:u w:val="single"/>
                      <w:lang w:val="en-US" w:eastAsia="fi-FI"/>
                    </w:rPr>
                  </w:rPrChange>
                </w:rPr>
                <w:t xml:space="preserve"> </w:t>
              </w:r>
            </w:ins>
            <w:ins w:id="1155" w:author="Pedro Faria (pnf)" w:date="2024-09-25T16:45:00Z">
              <w:r w:rsidR="18B720CF" w:rsidRPr="000D511F">
                <w:rPr>
                  <w:rFonts w:cs="Arial"/>
                  <w:lang w:val="en-US" w:eastAsia="fi-FI"/>
                  <w:rPrChange w:id="1156" w:author="Latvakoski Juhani" w:date="2024-09-27T13:23:00Z">
                    <w:rPr>
                      <w:rFonts w:cs="Arial"/>
                      <w:u w:val="single"/>
                      <w:lang w:val="en-US" w:eastAsia="fi-FI"/>
                    </w:rPr>
                  </w:rPrChange>
                </w:rPr>
                <w:t xml:space="preserve">Requirements will be defined for individual UCs and some of them will be transversal to all UCs. </w:t>
              </w:r>
            </w:ins>
            <w:ins w:id="1157" w:author="Latvakoski Juhani" w:date="2024-09-25T09:03:00Z">
              <w:r w:rsidR="00E75FC0" w:rsidRPr="000D511F">
                <w:rPr>
                  <w:rFonts w:cs="Arial"/>
                  <w:lang w:val="en-US" w:eastAsia="fi-FI"/>
                  <w:rPrChange w:id="1158" w:author="Latvakoski Juhani" w:date="2024-09-27T13:23:00Z">
                    <w:rPr>
                      <w:rFonts w:cs="Arial"/>
                      <w:u w:val="single"/>
                      <w:lang w:val="en-US" w:eastAsia="fi-FI"/>
                    </w:rPr>
                  </w:rPrChange>
                </w:rPr>
                <w:t>The objective is to create solid basis for the work</w:t>
              </w:r>
              <w:r w:rsidR="00967D3F" w:rsidRPr="000D511F">
                <w:rPr>
                  <w:rFonts w:cs="Arial"/>
                  <w:lang w:val="en-US" w:eastAsia="fi-FI"/>
                  <w:rPrChange w:id="1159" w:author="Latvakoski Juhani" w:date="2024-09-27T13:23:00Z">
                    <w:rPr>
                      <w:rFonts w:cs="Arial"/>
                      <w:u w:val="single"/>
                      <w:lang w:val="en-US" w:eastAsia="fi-FI"/>
                    </w:rPr>
                  </w:rPrChange>
                </w:rPr>
                <w:t>s towards development o</w:t>
              </w:r>
            </w:ins>
            <w:ins w:id="1160" w:author="Latvakoski Juhani" w:date="2024-09-25T09:04:00Z">
              <w:r w:rsidR="00967D3F" w:rsidRPr="000D511F">
                <w:rPr>
                  <w:rFonts w:cs="Arial"/>
                  <w:lang w:val="en-US" w:eastAsia="fi-FI"/>
                  <w:rPrChange w:id="1161" w:author="Latvakoski Juhani" w:date="2024-09-27T13:23:00Z">
                    <w:rPr>
                      <w:rFonts w:cs="Arial"/>
                      <w:u w:val="single"/>
                      <w:lang w:val="en-US" w:eastAsia="fi-FI"/>
                    </w:rPr>
                  </w:rPrChange>
                </w:rPr>
                <w:t>f the Sa4CPS concept in WP2, and technological solutions in the WP</w:t>
              </w:r>
              <w:r w:rsidR="00564B67" w:rsidRPr="000D511F">
                <w:rPr>
                  <w:rFonts w:cs="Arial"/>
                  <w:lang w:val="en-US" w:eastAsia="fi-FI"/>
                  <w:rPrChange w:id="1162" w:author="Latvakoski Juhani" w:date="2024-09-27T13:23:00Z">
                    <w:rPr>
                      <w:rFonts w:cs="Arial"/>
                      <w:u w:val="single"/>
                      <w:lang w:val="en-US" w:eastAsia="fi-FI"/>
                    </w:rPr>
                  </w:rPrChange>
                </w:rPr>
                <w:t xml:space="preserve">3-5, as well as </w:t>
              </w:r>
              <w:r w:rsidR="00B05A55" w:rsidRPr="000D511F">
                <w:rPr>
                  <w:rFonts w:cs="Arial"/>
                  <w:lang w:val="en-US" w:eastAsia="fi-FI"/>
                  <w:rPrChange w:id="1163" w:author="Latvakoski Juhani" w:date="2024-09-27T13:23:00Z">
                    <w:rPr>
                      <w:rFonts w:cs="Arial"/>
                      <w:u w:val="single"/>
                      <w:lang w:val="en-US" w:eastAsia="fi-FI"/>
                    </w:rPr>
                  </w:rPrChange>
                </w:rPr>
                <w:t xml:space="preserve">create </w:t>
              </w:r>
            </w:ins>
            <w:ins w:id="1164" w:author="Latvakoski Juhani" w:date="2024-09-25T09:05:00Z">
              <w:r w:rsidR="00B05A55" w:rsidRPr="000D511F">
                <w:rPr>
                  <w:rFonts w:cs="Arial"/>
                  <w:lang w:val="en-US" w:eastAsia="fi-FI"/>
                  <w:rPrChange w:id="1165" w:author="Latvakoski Juhani" w:date="2024-09-27T13:23:00Z">
                    <w:rPr>
                      <w:rFonts w:cs="Arial"/>
                      <w:u w:val="single"/>
                      <w:lang w:val="en-US" w:eastAsia="fi-FI"/>
                    </w:rPr>
                  </w:rPrChange>
                </w:rPr>
                <w:t>basis for the project demonstrations</w:t>
              </w:r>
              <w:r w:rsidR="00783A59" w:rsidRPr="000D511F">
                <w:rPr>
                  <w:rFonts w:cs="Arial"/>
                  <w:lang w:val="en-US" w:eastAsia="fi-FI"/>
                  <w:rPrChange w:id="1166" w:author="Latvakoski Juhani" w:date="2024-09-27T13:23:00Z">
                    <w:rPr>
                      <w:rFonts w:cs="Arial"/>
                      <w:u w:val="single"/>
                      <w:lang w:val="en-US" w:eastAsia="fi-FI"/>
                    </w:rPr>
                  </w:rPrChange>
                </w:rPr>
                <w:t xml:space="preserve"> (WP6)</w:t>
              </w:r>
              <w:r w:rsidR="00B05A55" w:rsidRPr="000D511F">
                <w:rPr>
                  <w:rFonts w:cs="Arial"/>
                  <w:lang w:val="en-US" w:eastAsia="fi-FI"/>
                  <w:rPrChange w:id="1167" w:author="Latvakoski Juhani" w:date="2024-09-27T13:23:00Z">
                    <w:rPr>
                      <w:rFonts w:cs="Arial"/>
                      <w:u w:val="single"/>
                      <w:lang w:val="en-US" w:eastAsia="fi-FI"/>
                    </w:rPr>
                  </w:rPrChange>
                </w:rPr>
                <w:t xml:space="preserve"> storyline.</w:t>
              </w:r>
            </w:ins>
          </w:p>
          <w:p w14:paraId="1F4E2421" w14:textId="77777777" w:rsidR="007008F3" w:rsidRPr="008D137A" w:rsidRDefault="007008F3">
            <w:pPr>
              <w:pStyle w:val="BodyText"/>
              <w:keepNext/>
              <w:keepLines/>
              <w:jc w:val="both"/>
              <w:rPr>
                <w:szCs w:val="20"/>
              </w:rPr>
            </w:pPr>
          </w:p>
          <w:p w14:paraId="13CCCCB9" w14:textId="77777777" w:rsidR="007008F3" w:rsidRDefault="007008F3">
            <w:pPr>
              <w:pStyle w:val="BodyText"/>
              <w:keepNext/>
              <w:keepLines/>
              <w:jc w:val="both"/>
            </w:pPr>
            <w:r w:rsidRPr="008D137A">
              <w:rPr>
                <w:b/>
                <w:bCs/>
                <w:szCs w:val="20"/>
              </w:rPr>
              <w:t>Expected results:</w:t>
            </w:r>
            <w:r>
              <w:t xml:space="preserve"> Use cases descriptions, requirements arising from the use cases</w:t>
            </w:r>
            <w:r w:rsidRPr="008D137A">
              <w:rPr>
                <w:szCs w:val="20"/>
              </w:rPr>
              <w:t>.</w:t>
            </w:r>
          </w:p>
        </w:tc>
      </w:tr>
    </w:tbl>
    <w:p w14:paraId="6DF85435" w14:textId="77777777" w:rsidR="007008F3" w:rsidRDefault="007008F3" w:rsidP="007008F3">
      <w:pPr>
        <w:pStyle w:val="BodyText"/>
        <w:widowControl w:val="0"/>
      </w:pPr>
    </w:p>
    <w:tbl>
      <w:tblPr>
        <w:tblStyle w:val="ITEATableTitle"/>
        <w:tblW w:w="0" w:type="auto"/>
        <w:tblLook w:val="04A0" w:firstRow="1" w:lastRow="0" w:firstColumn="1" w:lastColumn="0" w:noHBand="0" w:noVBand="1"/>
      </w:tblPr>
      <w:tblGrid>
        <w:gridCol w:w="9070"/>
      </w:tblGrid>
      <w:tr w:rsidR="007008F3" w14:paraId="62EECFC1"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6AC35708" w14:textId="77777777" w:rsidR="007008F3" w:rsidRDefault="007008F3">
            <w:pPr>
              <w:pStyle w:val="BodyText"/>
              <w:keepNext/>
              <w:keepLines/>
              <w:widowControl/>
              <w:rPr>
                <w:smallCaps/>
              </w:rPr>
            </w:pPr>
            <w:r>
              <w:rPr>
                <w:smallCaps/>
                <w:color w:val="FFFFFF" w:themeColor="background1"/>
              </w:rPr>
              <w:t xml:space="preserve">Task descriptions </w:t>
            </w:r>
          </w:p>
        </w:tc>
      </w:tr>
    </w:tbl>
    <w:p w14:paraId="7EA516FF" w14:textId="77777777" w:rsidR="007008F3" w:rsidRDefault="007008F3" w:rsidP="007008F3">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7008F3" w14:paraId="7D8D398B" w14:textId="77777777">
        <w:trPr>
          <w:cnfStyle w:val="100000000000" w:firstRow="1" w:lastRow="0" w:firstColumn="0" w:lastColumn="0" w:oddVBand="0" w:evenVBand="0" w:oddHBand="0" w:evenHBand="0" w:firstRowFirstColumn="0" w:firstRowLastColumn="0" w:lastRowFirstColumn="0" w:lastRowLastColumn="0"/>
        </w:trPr>
        <w:tc>
          <w:tcPr>
            <w:tcW w:w="1503" w:type="dxa"/>
            <w:hideMark/>
          </w:tcPr>
          <w:p w14:paraId="1E702675" w14:textId="77777777" w:rsidR="007008F3" w:rsidRDefault="007008F3">
            <w:pPr>
              <w:pStyle w:val="BodyText"/>
              <w:keepNext/>
              <w:keepLines/>
            </w:pPr>
            <w:r>
              <w:t>Task</w:t>
            </w:r>
          </w:p>
        </w:tc>
        <w:tc>
          <w:tcPr>
            <w:tcW w:w="7567" w:type="dxa"/>
            <w:hideMark/>
          </w:tcPr>
          <w:p w14:paraId="4F8006AF" w14:textId="3D7FC3A7" w:rsidR="007008F3" w:rsidRDefault="007008F3">
            <w:pPr>
              <w:pStyle w:val="BodyText"/>
              <w:keepNext/>
              <w:keepLines/>
              <w:jc w:val="both"/>
              <w:pPrChange w:id="1168" w:author="Latvakoski Juhani" w:date="2024-09-24T15:16:00Z">
                <w:pPr>
                  <w:pStyle w:val="BodyText"/>
                  <w:keepNext/>
                  <w:keepLines/>
                </w:pPr>
              </w:pPrChange>
            </w:pPr>
            <w:r>
              <w:t>Description</w:t>
            </w:r>
            <w:ins w:id="1169" w:author="Latvakoski Juhani" w:date="2024-09-11T10:04:00Z">
              <w:r w:rsidR="000E51C2">
                <w:t xml:space="preserve"> </w:t>
              </w:r>
            </w:ins>
          </w:p>
        </w:tc>
      </w:tr>
      <w:tr w:rsidR="007008F3" w:rsidRPr="00514108" w14:paraId="2D1E4D41"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2DE57EC3" w14:textId="77777777" w:rsidR="007008F3" w:rsidRDefault="007008F3">
            <w:pPr>
              <w:pStyle w:val="BodyText"/>
              <w:keepNext/>
              <w:keepLines/>
            </w:pPr>
            <w:r>
              <w:rPr>
                <w:sz w:val="22"/>
                <w:szCs w:val="22"/>
              </w:rPr>
              <w:t>Task 1.1</w:t>
            </w:r>
          </w:p>
        </w:tc>
        <w:tc>
          <w:tcPr>
            <w:tcW w:w="7567" w:type="dxa"/>
            <w:tcMar>
              <w:top w:w="85" w:type="dxa"/>
              <w:left w:w="108" w:type="dxa"/>
              <w:bottom w:w="85" w:type="dxa"/>
              <w:right w:w="108" w:type="dxa"/>
            </w:tcMar>
          </w:tcPr>
          <w:p w14:paraId="583CBCA8" w14:textId="54A6B1BC" w:rsidR="007008F3" w:rsidRDefault="007008F3">
            <w:pPr>
              <w:pStyle w:val="ITEABodyText"/>
              <w:jc w:val="both"/>
            </w:pPr>
            <w:r>
              <w:rPr>
                <w:b/>
                <w:bCs/>
              </w:rPr>
              <w:t>Use cases description</w:t>
            </w:r>
            <w:r>
              <w:t xml:space="preserve"> [</w:t>
            </w:r>
            <w:ins w:id="1170" w:author="Latvakoski Juhani" w:date="2024-09-19T10:43:00Z">
              <w:r w:rsidR="00691997">
                <w:t xml:space="preserve">ISEP, </w:t>
              </w:r>
            </w:ins>
            <w:r>
              <w:t xml:space="preserve">all partners] (all UCs) The task will focus on </w:t>
            </w:r>
            <w:ins w:id="1171" w:author="Latvakoski Juhani" w:date="2024-09-20T12:07:00Z">
              <w:r w:rsidR="00722627">
                <w:t xml:space="preserve">planning and </w:t>
              </w:r>
            </w:ins>
            <w:r>
              <w:t>description of</w:t>
            </w:r>
            <w:r>
              <w:rPr>
                <w:color w:val="auto"/>
              </w:rPr>
              <w:t xml:space="preserve"> the use cases</w:t>
            </w:r>
            <w:ins w:id="1172" w:author="Latvakoski Juhani" w:date="2024-09-20T12:08:00Z">
              <w:r w:rsidR="002F0B64">
                <w:rPr>
                  <w:color w:val="auto"/>
                </w:rPr>
                <w:t xml:space="preserve"> </w:t>
              </w:r>
              <w:r w:rsidR="00C4251C">
                <w:rPr>
                  <w:color w:val="auto"/>
                </w:rPr>
                <w:t>together with the use cases</w:t>
              </w:r>
              <w:r w:rsidR="005456E8">
                <w:rPr>
                  <w:color w:val="auto"/>
                </w:rPr>
                <w:t xml:space="preserve"> 1-9</w:t>
              </w:r>
              <w:r w:rsidR="00C4251C">
                <w:rPr>
                  <w:color w:val="auto"/>
                </w:rPr>
                <w:t xml:space="preserve"> group</w:t>
              </w:r>
              <w:r w:rsidR="005456E8">
                <w:rPr>
                  <w:color w:val="auto"/>
                </w:rPr>
                <w:t xml:space="preserve">s. The descriptions </w:t>
              </w:r>
            </w:ins>
            <w:ins w:id="1173" w:author="Latvakoski Juhani" w:date="2024-09-20T12:09:00Z">
              <w:r w:rsidR="007F4342">
                <w:rPr>
                  <w:color w:val="auto"/>
                </w:rPr>
                <w:t xml:space="preserve">of the FPP annex are taken as input, </w:t>
              </w:r>
              <w:r w:rsidR="001B7C43">
                <w:rPr>
                  <w:color w:val="auto"/>
                </w:rPr>
                <w:t xml:space="preserve">each use case </w:t>
              </w:r>
              <w:r w:rsidR="00014D12">
                <w:rPr>
                  <w:color w:val="auto"/>
                </w:rPr>
                <w:t xml:space="preserve">its </w:t>
              </w:r>
              <w:r w:rsidR="000B2C7E">
                <w:rPr>
                  <w:color w:val="auto"/>
                </w:rPr>
                <w:t>related</w:t>
              </w:r>
              <w:r w:rsidR="00816C55">
                <w:rPr>
                  <w:color w:val="auto"/>
                </w:rPr>
                <w:t xml:space="preserve"> development ro</w:t>
              </w:r>
            </w:ins>
            <w:ins w:id="1174" w:author="Latvakoski Juhani" w:date="2024-09-20T12:10:00Z">
              <w:r w:rsidR="00816C55">
                <w:rPr>
                  <w:color w:val="auto"/>
                </w:rPr>
                <w:t xml:space="preserve">les of partners, </w:t>
              </w:r>
              <w:r w:rsidR="00304B4B">
                <w:rPr>
                  <w:color w:val="auto"/>
                </w:rPr>
                <w:t xml:space="preserve">content and targets are defined and </w:t>
              </w:r>
              <w:r w:rsidR="00C40E66">
                <w:rPr>
                  <w:color w:val="auto"/>
                </w:rPr>
                <w:t>described</w:t>
              </w:r>
            </w:ins>
            <w:del w:id="1175" w:author="Latvakoski Juhani" w:date="2024-09-20T12:08:00Z">
              <w:r w:rsidDel="00C420F3">
                <w:rPr>
                  <w:color w:val="auto"/>
                </w:rPr>
                <w:delText xml:space="preserve"> in </w:delText>
              </w:r>
            </w:del>
            <w:del w:id="1176" w:author="Latvakoski Juhani" w:date="2024-09-19T11:00:00Z">
              <w:r w:rsidDel="00E71546">
                <w:rPr>
                  <w:color w:val="auto"/>
                </w:rPr>
                <w:delText xml:space="preserve">a bit more </w:delText>
              </w:r>
            </w:del>
            <w:del w:id="1177" w:author="Latvakoski Juhani" w:date="2024-09-20T12:08:00Z">
              <w:r w:rsidDel="00C420F3">
                <w:rPr>
                  <w:color w:val="auto"/>
                </w:rPr>
                <w:delText>detailed level than defined in the FPP annex</w:delText>
              </w:r>
            </w:del>
            <w:r>
              <w:rPr>
                <w:color w:val="auto"/>
              </w:rPr>
              <w:t>.</w:t>
            </w:r>
          </w:p>
        </w:tc>
      </w:tr>
      <w:tr w:rsidR="007008F3" w:rsidRPr="00514108" w14:paraId="32F492E6"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7E867061" w14:textId="77777777" w:rsidR="007008F3" w:rsidRDefault="007008F3">
            <w:pPr>
              <w:pStyle w:val="BodyText"/>
            </w:pPr>
            <w:r>
              <w:rPr>
                <w:sz w:val="22"/>
                <w:szCs w:val="22"/>
              </w:rPr>
              <w:t>Task 1.2</w:t>
            </w:r>
          </w:p>
        </w:tc>
        <w:tc>
          <w:tcPr>
            <w:tcW w:w="7567" w:type="dxa"/>
            <w:tcMar>
              <w:top w:w="85" w:type="dxa"/>
              <w:left w:w="108" w:type="dxa"/>
              <w:bottom w:w="85" w:type="dxa"/>
              <w:right w:w="108" w:type="dxa"/>
            </w:tcMar>
            <w:hideMark/>
          </w:tcPr>
          <w:p w14:paraId="06923B2B" w14:textId="3C2349CB" w:rsidR="007008F3" w:rsidRDefault="007008F3">
            <w:pPr>
              <w:pStyle w:val="ITEABodyText"/>
              <w:jc w:val="both"/>
            </w:pPr>
            <w:r>
              <w:rPr>
                <w:b/>
              </w:rPr>
              <w:t>Requirement analysis</w:t>
            </w:r>
            <w:r w:rsidRPr="28FB0993">
              <w:rPr>
                <w:b/>
              </w:rPr>
              <w:t xml:space="preserve"> </w:t>
            </w:r>
            <w:ins w:id="1178" w:author="Latvakoski Juhani" w:date="2024-09-04T14:55:00Z">
              <w:r w:rsidR="009A19E9" w:rsidRPr="002D47E1">
                <w:rPr>
                  <w:bCs/>
                  <w:rPrChange w:id="1179" w:author="Latvakoski Juhani" w:date="2024-09-19T15:25:00Z">
                    <w:rPr>
                      <w:b/>
                    </w:rPr>
                  </w:rPrChange>
                </w:rPr>
                <w:t>[</w:t>
              </w:r>
            </w:ins>
            <w:ins w:id="1180" w:author="Latvakoski Juhani" w:date="2024-09-19T10:43:00Z">
              <w:r w:rsidR="00691997" w:rsidRPr="002D47E1">
                <w:rPr>
                  <w:bCs/>
                  <w:rPrChange w:id="1181" w:author="Latvakoski Juhani" w:date="2024-09-19T15:25:00Z">
                    <w:rPr>
                      <w:b/>
                    </w:rPr>
                  </w:rPrChange>
                </w:rPr>
                <w:t>ISEP,</w:t>
              </w:r>
              <w:r w:rsidR="00691997">
                <w:rPr>
                  <w:b/>
                </w:rPr>
                <w:t xml:space="preserve"> </w:t>
              </w:r>
            </w:ins>
            <w:r>
              <w:t>all partners] (all UCs) The task will focus on analysis of</w:t>
            </w:r>
            <w:ins w:id="1182" w:author="Latvakoski Juhani" w:date="2024-09-19T10:51:00Z">
              <w:r w:rsidR="00216ABD">
                <w:t xml:space="preserve"> </w:t>
              </w:r>
            </w:ins>
            <w:ins w:id="1183" w:author="Latvakoski Juhani" w:date="2024-09-19T10:52:00Z">
              <w:r w:rsidR="003B3D51">
                <w:t>technological</w:t>
              </w:r>
              <w:r w:rsidR="003C75B9">
                <w:t xml:space="preserve"> </w:t>
              </w:r>
              <w:r w:rsidR="00A379B4">
                <w:t xml:space="preserve">and business </w:t>
              </w:r>
            </w:ins>
            <w:del w:id="1184" w:author="Latvakoski Juhani" w:date="2024-09-19T10:51:00Z">
              <w:r w:rsidDel="00216ABD">
                <w:delText xml:space="preserve"> </w:delText>
              </w:r>
            </w:del>
            <w:r>
              <w:t xml:space="preserve">requirements </w:t>
            </w:r>
            <w:del w:id="1185" w:author="Latvakoski Juhani" w:date="2024-09-19T10:51:00Z">
              <w:r w:rsidDel="00763BD9">
                <w:delText xml:space="preserve">arising </w:delText>
              </w:r>
            </w:del>
            <w:ins w:id="1186" w:author="Latvakoski Juhani" w:date="2024-09-20T12:12:00Z">
              <w:r w:rsidR="00E9704B">
                <w:t>from</w:t>
              </w:r>
            </w:ins>
            <w:ins w:id="1187" w:author="Latvakoski Juhani" w:date="2024-09-19T10:51:00Z">
              <w:r w:rsidR="00763BD9">
                <w:t xml:space="preserve"> </w:t>
              </w:r>
            </w:ins>
            <w:del w:id="1188" w:author="Latvakoski Juhani" w:date="2024-09-19T10:51:00Z">
              <w:r w:rsidDel="00763BD9">
                <w:delText xml:space="preserve">from </w:delText>
              </w:r>
            </w:del>
            <w:r>
              <w:t>the use cases</w:t>
            </w:r>
            <w:ins w:id="1189" w:author="Latvakoski Juhani" w:date="2024-09-19T10:53:00Z">
              <w:r w:rsidR="00361F0D">
                <w:t xml:space="preserve"> </w:t>
              </w:r>
              <w:r w:rsidR="007118A3">
                <w:t xml:space="preserve">in their </w:t>
              </w:r>
              <w:r w:rsidR="00124BE9">
                <w:t>surrounding ecosystems and value chains</w:t>
              </w:r>
            </w:ins>
            <w:ins w:id="1190" w:author="Latvakoski Juhani" w:date="2024-09-19T10:54:00Z">
              <w:r w:rsidR="00F979CD">
                <w:t xml:space="preserve">, </w:t>
              </w:r>
              <w:proofErr w:type="spellStart"/>
              <w:r w:rsidR="00F979CD">
                <w:t>and</w:t>
              </w:r>
            </w:ins>
            <w:del w:id="1191" w:author="Latvakoski Juhani" w:date="2024-09-19T10:53:00Z">
              <w:r w:rsidDel="00DE17A5">
                <w:delText xml:space="preserve"> </w:delText>
              </w:r>
            </w:del>
            <w:r>
              <w:t>towards</w:t>
            </w:r>
            <w:proofErr w:type="spellEnd"/>
            <w:r>
              <w:t xml:space="preserve"> the </w:t>
            </w:r>
            <w:ins w:id="1192" w:author="Latvakoski Juhani" w:date="2024-09-19T10:54:00Z">
              <w:r w:rsidR="00F979CD">
                <w:t xml:space="preserve">targeted </w:t>
              </w:r>
            </w:ins>
            <w:r>
              <w:t>Sa4CPS concept</w:t>
            </w:r>
            <w:r>
              <w:rPr>
                <w:color w:val="auto"/>
              </w:rPr>
              <w:t>.</w:t>
            </w:r>
            <w:ins w:id="1193" w:author="Latvakoski Juhani" w:date="2024-09-20T12:11:00Z">
              <w:r w:rsidR="006D4615">
                <w:rPr>
                  <w:color w:val="auto"/>
                </w:rPr>
                <w:t xml:space="preserve"> </w:t>
              </w:r>
            </w:ins>
          </w:p>
        </w:tc>
      </w:tr>
      <w:tr w:rsidR="007008F3" w:rsidRPr="00514108" w14:paraId="1F2CB014"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6BB456D2" w14:textId="77777777" w:rsidR="007008F3" w:rsidRDefault="007008F3">
            <w:pPr>
              <w:widowControl w:val="0"/>
              <w:rPr>
                <w:sz w:val="22"/>
                <w:szCs w:val="22"/>
              </w:rPr>
            </w:pPr>
            <w:r>
              <w:rPr>
                <w:sz w:val="22"/>
                <w:szCs w:val="22"/>
              </w:rPr>
              <w:t xml:space="preserve">Task 1.3 </w:t>
            </w:r>
          </w:p>
          <w:p w14:paraId="0073AB42" w14:textId="77777777" w:rsidR="007008F3" w:rsidRDefault="007008F3">
            <w:pPr>
              <w:pStyle w:val="BodyText"/>
              <w:rPr>
                <w:sz w:val="22"/>
                <w:szCs w:val="22"/>
              </w:rPr>
            </w:pPr>
          </w:p>
        </w:tc>
        <w:tc>
          <w:tcPr>
            <w:tcW w:w="7567" w:type="dxa"/>
            <w:tcMar>
              <w:top w:w="85" w:type="dxa"/>
              <w:left w:w="108" w:type="dxa"/>
              <w:bottom w:w="85" w:type="dxa"/>
              <w:right w:w="108" w:type="dxa"/>
            </w:tcMar>
            <w:hideMark/>
          </w:tcPr>
          <w:p w14:paraId="707DA4EB" w14:textId="1DEE8E60" w:rsidR="007008F3" w:rsidRPr="005F60EE" w:rsidRDefault="007008F3">
            <w:pPr>
              <w:pStyle w:val="ITEABodyText"/>
              <w:ind w:right="0"/>
              <w:jc w:val="both"/>
            </w:pPr>
            <w:r w:rsidRPr="005F60EE">
              <w:rPr>
                <w:b/>
                <w:bCs/>
              </w:rPr>
              <w:t>Revising the requirements</w:t>
            </w:r>
            <w:r>
              <w:t xml:space="preserve"> [</w:t>
            </w:r>
            <w:ins w:id="1194" w:author="Latvakoski Juhani" w:date="2024-09-19T10:43:00Z">
              <w:r w:rsidR="00691997">
                <w:t xml:space="preserve">ISEP, </w:t>
              </w:r>
            </w:ins>
            <w:r>
              <w:t xml:space="preserve">all partners] (all UCs) </w:t>
            </w:r>
            <w:r w:rsidRPr="005F60EE">
              <w:t>The task will focus for revising the requirements based on the findings and evaluations from 1st and 2nd year experimental systems.</w:t>
            </w:r>
          </w:p>
        </w:tc>
      </w:tr>
    </w:tbl>
    <w:p w14:paraId="106BB314" w14:textId="77777777" w:rsidR="007008F3" w:rsidRDefault="007008F3" w:rsidP="007008F3">
      <w:pPr>
        <w:pStyle w:val="BodyText"/>
      </w:pPr>
    </w:p>
    <w:tbl>
      <w:tblPr>
        <w:tblStyle w:val="ITEATableTitle"/>
        <w:tblW w:w="0" w:type="auto"/>
        <w:tblLook w:val="04A0" w:firstRow="1" w:lastRow="0" w:firstColumn="1" w:lastColumn="0" w:noHBand="0" w:noVBand="1"/>
      </w:tblPr>
      <w:tblGrid>
        <w:gridCol w:w="9070"/>
      </w:tblGrid>
      <w:tr w:rsidR="007008F3" w14:paraId="3B35C638"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0EC1C881" w14:textId="77777777" w:rsidR="007008F3" w:rsidRDefault="007008F3">
            <w:pPr>
              <w:pStyle w:val="BodyText"/>
              <w:keepNext/>
              <w:keepLines/>
              <w:widowControl/>
              <w:rPr>
                <w:smallCaps/>
              </w:rPr>
            </w:pPr>
            <w:r>
              <w:rPr>
                <w:smallCaps/>
                <w:color w:val="FFFFFF" w:themeColor="background1"/>
              </w:rPr>
              <w:lastRenderedPageBreak/>
              <w:t>Contributions per partner</w:t>
            </w:r>
          </w:p>
        </w:tc>
      </w:tr>
    </w:tbl>
    <w:p w14:paraId="19022584" w14:textId="77777777" w:rsidR="007008F3" w:rsidRDefault="007008F3" w:rsidP="007008F3">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195">
          <w:tblGrid>
            <w:gridCol w:w="1695"/>
            <w:gridCol w:w="7375"/>
          </w:tblGrid>
        </w:tblGridChange>
      </w:tblGrid>
      <w:tr w:rsidR="007008F3" w14:paraId="7EF1EE79" w14:textId="77777777">
        <w:trPr>
          <w:cnfStyle w:val="100000000000" w:firstRow="1" w:lastRow="0" w:firstColumn="0" w:lastColumn="0" w:oddVBand="0" w:evenVBand="0" w:oddHBand="0" w:evenHBand="0" w:firstRowFirstColumn="0" w:firstRowLastColumn="0" w:lastRowFirstColumn="0" w:lastRowLastColumn="0"/>
        </w:trPr>
        <w:tc>
          <w:tcPr>
            <w:tcW w:w="1695" w:type="dxa"/>
            <w:hideMark/>
          </w:tcPr>
          <w:p w14:paraId="02660443" w14:textId="77777777" w:rsidR="007008F3" w:rsidRDefault="007008F3">
            <w:pPr>
              <w:pStyle w:val="BodyText"/>
              <w:keepNext/>
              <w:keepLines/>
            </w:pPr>
            <w:r>
              <w:t>Partner</w:t>
            </w:r>
          </w:p>
        </w:tc>
        <w:tc>
          <w:tcPr>
            <w:tcW w:w="7375" w:type="dxa"/>
            <w:hideMark/>
          </w:tcPr>
          <w:p w14:paraId="1EBE2082" w14:textId="77777777" w:rsidR="007008F3" w:rsidRDefault="007008F3">
            <w:pPr>
              <w:pStyle w:val="BodyText"/>
              <w:keepNext/>
              <w:keepLines/>
            </w:pPr>
            <w:r>
              <w:t>Contribution</w:t>
            </w:r>
          </w:p>
        </w:tc>
      </w:tr>
      <w:tr w:rsidR="007008F3" w:rsidRPr="00514108" w14:paraId="08E9E877"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2256813C" w14:textId="77777777" w:rsidR="007008F3" w:rsidRDefault="007008F3">
            <w:pPr>
              <w:pStyle w:val="ITEABodyText"/>
            </w:pPr>
            <w:r>
              <w:t>CUNI, IMA</w:t>
            </w:r>
          </w:p>
        </w:tc>
        <w:tc>
          <w:tcPr>
            <w:tcW w:w="7375" w:type="dxa"/>
            <w:tcMar>
              <w:top w:w="85" w:type="dxa"/>
              <w:left w:w="108" w:type="dxa"/>
              <w:bottom w:w="85" w:type="dxa"/>
              <w:right w:w="108" w:type="dxa"/>
            </w:tcMar>
          </w:tcPr>
          <w:p w14:paraId="6BA89636" w14:textId="77777777" w:rsidR="007008F3" w:rsidRDefault="007008F3">
            <w:pPr>
              <w:pStyle w:val="ITEABodyText"/>
              <w:jc w:val="both"/>
              <w:rPr>
                <w:color w:val="auto"/>
              </w:rPr>
            </w:pPr>
            <w:r>
              <w:rPr>
                <w:color w:val="auto"/>
              </w:rPr>
              <w:t xml:space="preserve">Task 1.1: </w:t>
            </w:r>
            <w:r w:rsidRPr="00A159BA">
              <w:rPr>
                <w:color w:val="auto"/>
              </w:rPr>
              <w:t xml:space="preserve">CUNI and IMA will work on the detailed specification of the UC.2 (Human &amp; machine position awareness within a production or logistic area). The use case will reflect IMA exploitation strategy for positioning systems operation in industrial </w:t>
            </w:r>
            <w:proofErr w:type="gramStart"/>
            <w:r w:rsidRPr="00A159BA">
              <w:rPr>
                <w:color w:val="auto"/>
              </w:rPr>
              <w:t>field</w:t>
            </w:r>
            <w:proofErr w:type="gramEnd"/>
          </w:p>
          <w:p w14:paraId="3D979765" w14:textId="77777777" w:rsidR="007008F3" w:rsidRPr="00DF0784" w:rsidRDefault="007008F3">
            <w:pPr>
              <w:rPr>
                <w:rFonts w:asciiTheme="minorHAnsi" w:hAnsiTheme="minorHAnsi"/>
                <w:spacing w:val="0"/>
                <w:szCs w:val="22"/>
                <w:lang w:val="en-US" w:eastAsia="ja-JP"/>
              </w:rPr>
            </w:pPr>
            <w:r>
              <w:t>Task 1.2:</w:t>
            </w:r>
            <w:r>
              <w:rPr>
                <w:color w:val="FF0000"/>
              </w:rPr>
              <w:t xml:space="preserve"> </w:t>
            </w:r>
            <w:r w:rsidRPr="00DF0784">
              <w:t>CUNI will collaborate on the detailed architectural requirements to reflect the identification and detection of dangerous and hazardous situations and to employ AI/ML method tool chains.</w:t>
            </w:r>
          </w:p>
          <w:p w14:paraId="7B97C83E" w14:textId="77777777" w:rsidR="007008F3" w:rsidRDefault="007008F3">
            <w:pPr>
              <w:pStyle w:val="ITEABodyText"/>
              <w:jc w:val="both"/>
            </w:pPr>
            <w:r w:rsidRPr="00DF0784">
              <w:rPr>
                <w:color w:val="auto"/>
              </w:rPr>
              <w:t>IMA will work on requirements definition of system components – sensors, data acquisition and processing, detection algorithm, data visualization and actuation component</w:t>
            </w:r>
          </w:p>
        </w:tc>
      </w:tr>
      <w:tr w:rsidR="007008F3" w:rsidRPr="00514108" w14:paraId="26C1AD68"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1087CD1D" w14:textId="77777777" w:rsidR="007008F3" w:rsidRDefault="007008F3">
            <w:pPr>
              <w:pStyle w:val="ITEABodyText"/>
            </w:pPr>
            <w:r>
              <w:t>Polar</w:t>
            </w:r>
          </w:p>
        </w:tc>
        <w:tc>
          <w:tcPr>
            <w:tcW w:w="7375" w:type="dxa"/>
            <w:tcMar>
              <w:top w:w="85" w:type="dxa"/>
              <w:left w:w="108" w:type="dxa"/>
              <w:bottom w:w="85" w:type="dxa"/>
              <w:right w:w="108" w:type="dxa"/>
            </w:tcMar>
          </w:tcPr>
          <w:p w14:paraId="44D487A2" w14:textId="77777777" w:rsidR="007008F3" w:rsidRDefault="007008F3">
            <w:pPr>
              <w:pStyle w:val="ITEABodyText"/>
              <w:jc w:val="both"/>
            </w:pPr>
            <w:r>
              <w:t xml:space="preserve">T1.1: Polar will work on the detailed specification of the </w:t>
            </w:r>
            <w:proofErr w:type="gramStart"/>
            <w:r>
              <w:t>UC5</w:t>
            </w:r>
            <w:proofErr w:type="gramEnd"/>
          </w:p>
          <w:p w14:paraId="2864313D" w14:textId="77777777" w:rsidR="007008F3" w:rsidRDefault="007008F3">
            <w:pPr>
              <w:pStyle w:val="ITEABodyText"/>
              <w:jc w:val="both"/>
            </w:pPr>
            <w:r>
              <w:t>T1.2: T1.1 specification will be transferred to specific requirements for system components.</w:t>
            </w:r>
          </w:p>
        </w:tc>
      </w:tr>
      <w:tr w:rsidR="007008F3" w14:paraId="63117AAF"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6F2623C1" w14:textId="77777777" w:rsidR="007008F3" w:rsidRDefault="007008F3">
            <w:pPr>
              <w:pStyle w:val="ITEABodyText"/>
            </w:pPr>
            <w:r>
              <w:t>F-Secure</w:t>
            </w:r>
          </w:p>
        </w:tc>
        <w:tc>
          <w:tcPr>
            <w:tcW w:w="7375" w:type="dxa"/>
            <w:tcMar>
              <w:top w:w="85" w:type="dxa"/>
              <w:left w:w="108" w:type="dxa"/>
              <w:bottom w:w="85" w:type="dxa"/>
              <w:right w:w="108" w:type="dxa"/>
            </w:tcMar>
          </w:tcPr>
          <w:p w14:paraId="25368D10" w14:textId="77777777" w:rsidR="007008F3" w:rsidRDefault="007008F3">
            <w:pPr>
              <w:pStyle w:val="ITEABodyText"/>
              <w:jc w:val="both"/>
            </w:pPr>
            <w:r>
              <w:t xml:space="preserve">T1.1: F-Secure will work on the detailed specification of the </w:t>
            </w:r>
            <w:proofErr w:type="gramStart"/>
            <w:r>
              <w:t>UC5</w:t>
            </w:r>
            <w:proofErr w:type="gramEnd"/>
          </w:p>
          <w:p w14:paraId="38CE72A8" w14:textId="77777777" w:rsidR="007008F3" w:rsidRDefault="007008F3">
            <w:pPr>
              <w:pStyle w:val="ITEABodyText"/>
              <w:jc w:val="both"/>
            </w:pPr>
            <w:r>
              <w:t>T1.2 and T1.3: Discovery, determination, and prioritization of critical consumer digital moments</w:t>
            </w:r>
          </w:p>
        </w:tc>
      </w:tr>
      <w:tr w:rsidR="007008F3" w:rsidRPr="00514108" w14:paraId="118CB285"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309C7BBE" w14:textId="77777777" w:rsidR="007008F3" w:rsidRDefault="007008F3">
            <w:pPr>
              <w:pStyle w:val="ITEABodyText"/>
            </w:pPr>
            <w:r>
              <w:t>ISEP</w:t>
            </w:r>
          </w:p>
        </w:tc>
        <w:tc>
          <w:tcPr>
            <w:tcW w:w="7375" w:type="dxa"/>
            <w:tcMar>
              <w:top w:w="85" w:type="dxa"/>
              <w:left w:w="108" w:type="dxa"/>
              <w:bottom w:w="85" w:type="dxa"/>
              <w:right w:w="108" w:type="dxa"/>
            </w:tcMar>
          </w:tcPr>
          <w:p w14:paraId="7E43FEA3" w14:textId="77777777" w:rsidR="007008F3" w:rsidRDefault="007008F3">
            <w:pPr>
              <w:pStyle w:val="ITEABodyText"/>
              <w:jc w:val="both"/>
            </w:pPr>
            <w:r>
              <w:t xml:space="preserve">ISEP will contribute to the description of the use case regarding critical electricity distribution grid operation in energy communities, the definition of the use case requirements, and the assessment of requirements based on the findings and evaluation results. </w:t>
            </w:r>
          </w:p>
        </w:tc>
      </w:tr>
      <w:tr w:rsidR="007008F3" w14:paraId="2FF0578E"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5DA9632B" w14:textId="77777777" w:rsidR="007008F3" w:rsidRDefault="007008F3">
            <w:pPr>
              <w:pStyle w:val="ITEABodyText"/>
            </w:pPr>
            <w:proofErr w:type="spellStart"/>
            <w:r>
              <w:t>Digitalmente</w:t>
            </w:r>
            <w:proofErr w:type="spellEnd"/>
          </w:p>
        </w:tc>
        <w:tc>
          <w:tcPr>
            <w:tcW w:w="7375" w:type="dxa"/>
            <w:tcMar>
              <w:top w:w="85" w:type="dxa"/>
              <w:left w:w="108" w:type="dxa"/>
              <w:bottom w:w="85" w:type="dxa"/>
              <w:right w:w="108" w:type="dxa"/>
            </w:tcMar>
          </w:tcPr>
          <w:p w14:paraId="464E5411" w14:textId="77777777" w:rsidR="007008F3" w:rsidRDefault="007008F3">
            <w:pPr>
              <w:pStyle w:val="ITEABodyText"/>
              <w:jc w:val="both"/>
            </w:pPr>
            <w:r>
              <w:t>T1.1: Contribution towards furthering use case descriptions, specifically concerning Use Case 4: Critical Energy Distribution.</w:t>
            </w:r>
          </w:p>
          <w:p w14:paraId="45FBFC26" w14:textId="77777777" w:rsidR="007008F3" w:rsidRDefault="007008F3">
            <w:pPr>
              <w:pStyle w:val="ITEABodyText"/>
              <w:jc w:val="both"/>
            </w:pPr>
            <w:r>
              <w:t>T1.2: Aiding in the identification and elaboration of individual use case requirements, especially with respect to particularly engaged Sa4CPS use case instances.</w:t>
            </w:r>
          </w:p>
          <w:p w14:paraId="6F050DD3" w14:textId="77777777" w:rsidR="007008F3" w:rsidRDefault="007008F3">
            <w:pPr>
              <w:pStyle w:val="ITEABodyText"/>
              <w:jc w:val="both"/>
            </w:pPr>
            <w:r>
              <w:t>T1.3: Review and improvement of T1.2 derived results.</w:t>
            </w:r>
          </w:p>
        </w:tc>
      </w:tr>
      <w:tr w:rsidR="007008F3" w14:paraId="191833F6"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325BBED3" w14:textId="77777777" w:rsidR="007008F3" w:rsidRDefault="007008F3">
            <w:pPr>
              <w:pStyle w:val="ITEABodyText"/>
            </w:pPr>
            <w:r>
              <w:t>CEL</w:t>
            </w:r>
          </w:p>
        </w:tc>
        <w:tc>
          <w:tcPr>
            <w:tcW w:w="7375" w:type="dxa"/>
            <w:tcMar>
              <w:top w:w="85" w:type="dxa"/>
              <w:left w:w="108" w:type="dxa"/>
              <w:bottom w:w="85" w:type="dxa"/>
              <w:right w:w="108" w:type="dxa"/>
            </w:tcMar>
          </w:tcPr>
          <w:p w14:paraId="04B46F23" w14:textId="77777777" w:rsidR="007008F3" w:rsidRDefault="007008F3">
            <w:pPr>
              <w:pStyle w:val="ITEABodyText"/>
              <w:jc w:val="both"/>
            </w:pPr>
            <w:r>
              <w:t xml:space="preserve">CEL will contribute to the definition of use case </w:t>
            </w:r>
            <w:proofErr w:type="spellStart"/>
            <w:r>
              <w:t>decriptions</w:t>
            </w:r>
            <w:proofErr w:type="spellEnd"/>
            <w:r>
              <w:t>, identification of use case requirements and their subsequent review, with specific focus on the critical energy distribution use case.</w:t>
            </w:r>
          </w:p>
        </w:tc>
      </w:tr>
      <w:tr w:rsidR="007008F3" w:rsidRPr="00514108" w14:paraId="2687CEEC"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508E1838" w14:textId="205B9158" w:rsidR="007008F3" w:rsidRDefault="007008F3">
            <w:pPr>
              <w:pStyle w:val="ITEABodyText"/>
            </w:pPr>
            <w:del w:id="1196" w:author="Latvakoski Juhani" w:date="2024-09-11T10:11:00Z">
              <w:r w:rsidDel="00444424">
                <w:delText>Tracker</w:delText>
              </w:r>
            </w:del>
            <w:proofErr w:type="spellStart"/>
            <w:ins w:id="1197" w:author="Latvakoski Juhani" w:date="2024-09-11T10:11:00Z">
              <w:r w:rsidR="00444424">
                <w:t>Natlink</w:t>
              </w:r>
            </w:ins>
            <w:proofErr w:type="spellEnd"/>
          </w:p>
        </w:tc>
        <w:tc>
          <w:tcPr>
            <w:tcW w:w="7375" w:type="dxa"/>
            <w:tcMar>
              <w:top w:w="85" w:type="dxa"/>
              <w:left w:w="108" w:type="dxa"/>
              <w:bottom w:w="85" w:type="dxa"/>
              <w:right w:w="108" w:type="dxa"/>
            </w:tcMar>
          </w:tcPr>
          <w:p w14:paraId="7643EA7E" w14:textId="73E3A5A5" w:rsidR="007008F3" w:rsidRDefault="007008F3">
            <w:pPr>
              <w:pStyle w:val="ITEABodyText"/>
              <w:jc w:val="both"/>
              <w:rPr>
                <w:color w:val="auto"/>
                <w:sz w:val="22"/>
                <w:szCs w:val="22"/>
              </w:rPr>
            </w:pPr>
            <w:del w:id="1198" w:author="Latvakoski Juhani" w:date="2024-09-11T10:11:00Z">
              <w:r w:rsidRPr="705E4D56" w:rsidDel="00444424">
                <w:rPr>
                  <w:color w:val="auto"/>
                  <w:sz w:val="22"/>
                  <w:szCs w:val="22"/>
                </w:rPr>
                <w:delText>Tracker</w:delText>
              </w:r>
            </w:del>
            <w:proofErr w:type="spellStart"/>
            <w:ins w:id="1199" w:author="Latvakoski Juhani" w:date="2024-09-11T10:11:00Z">
              <w:r w:rsidR="00444424">
                <w:rPr>
                  <w:color w:val="auto"/>
                  <w:sz w:val="22"/>
                  <w:szCs w:val="22"/>
                </w:rPr>
                <w:t>Natlink</w:t>
              </w:r>
            </w:ins>
            <w:proofErr w:type="spellEnd"/>
            <w:r w:rsidRPr="705E4D56">
              <w:rPr>
                <w:color w:val="auto"/>
                <w:sz w:val="22"/>
                <w:szCs w:val="22"/>
              </w:rPr>
              <w:t xml:space="preserve"> will work as reviewer in all and gives contribution for UC7</w:t>
            </w:r>
          </w:p>
        </w:tc>
      </w:tr>
      <w:tr w:rsidR="007008F3" w:rsidRPr="00514108" w14:paraId="1DC6CA4A"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431A03FC" w14:textId="77777777" w:rsidR="007008F3" w:rsidRPr="1474A3F4" w:rsidRDefault="007008F3">
            <w:pPr>
              <w:rPr>
                <w:rFonts w:eastAsia="Arial" w:cs="Arial"/>
                <w:szCs w:val="20"/>
              </w:rPr>
            </w:pPr>
            <w:r w:rsidRPr="1474A3F4">
              <w:rPr>
                <w:rFonts w:eastAsia="Arial" w:cs="Arial"/>
                <w:szCs w:val="20"/>
              </w:rPr>
              <w:t>ACD</w:t>
            </w:r>
          </w:p>
        </w:tc>
        <w:tc>
          <w:tcPr>
            <w:tcW w:w="7375" w:type="dxa"/>
            <w:tcMar>
              <w:top w:w="85" w:type="dxa"/>
              <w:left w:w="108" w:type="dxa"/>
              <w:bottom w:w="85" w:type="dxa"/>
              <w:right w:w="108" w:type="dxa"/>
            </w:tcMar>
          </w:tcPr>
          <w:p w14:paraId="5817A2A0" w14:textId="77777777" w:rsidR="007008F3" w:rsidRPr="1474A3F4" w:rsidRDefault="007008F3">
            <w:pPr>
              <w:jc w:val="both"/>
              <w:rPr>
                <w:rFonts w:eastAsia="Arial" w:cs="Arial"/>
                <w:szCs w:val="20"/>
              </w:rPr>
            </w:pPr>
            <w:r w:rsidRPr="1474A3F4">
              <w:rPr>
                <w:rFonts w:eastAsia="Arial" w:cs="Arial"/>
                <w:szCs w:val="20"/>
              </w:rPr>
              <w:t xml:space="preserve">ACD will contribute to the UC1 description by using its knowledge about the data acquisition and platform specifications. </w:t>
            </w:r>
            <w:proofErr w:type="gramStart"/>
            <w:r w:rsidRPr="1474A3F4">
              <w:rPr>
                <w:rFonts w:eastAsia="Arial" w:cs="Arial"/>
                <w:szCs w:val="20"/>
              </w:rPr>
              <w:t>Also</w:t>
            </w:r>
            <w:proofErr w:type="gramEnd"/>
            <w:r w:rsidRPr="1474A3F4">
              <w:rPr>
                <w:rFonts w:eastAsia="Arial" w:cs="Arial"/>
                <w:szCs w:val="20"/>
              </w:rPr>
              <w:t xml:space="preserve"> requirement analysis of the communication infrastructure related to use case will be done and platform specifications will be defined.</w:t>
            </w:r>
          </w:p>
        </w:tc>
      </w:tr>
      <w:tr w:rsidR="007008F3" w14:paraId="783B0624"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6E4B3D84" w14:textId="77777777" w:rsidR="007008F3" w:rsidRDefault="007008F3">
            <w:pPr>
              <w:rPr>
                <w:rFonts w:eastAsia="Arial" w:cs="Arial"/>
                <w:szCs w:val="20"/>
              </w:rPr>
            </w:pPr>
            <w:r w:rsidRPr="1474A3F4">
              <w:rPr>
                <w:rFonts w:eastAsia="Arial" w:cs="Arial"/>
                <w:szCs w:val="20"/>
              </w:rPr>
              <w:lastRenderedPageBreak/>
              <w:t>INOVASYON</w:t>
            </w:r>
          </w:p>
        </w:tc>
        <w:tc>
          <w:tcPr>
            <w:tcW w:w="7375" w:type="dxa"/>
            <w:tcMar>
              <w:top w:w="85" w:type="dxa"/>
              <w:left w:w="108" w:type="dxa"/>
              <w:bottom w:w="85" w:type="dxa"/>
              <w:right w:w="108" w:type="dxa"/>
            </w:tcMar>
          </w:tcPr>
          <w:p w14:paraId="5783D97A" w14:textId="77777777" w:rsidR="007008F3" w:rsidRDefault="007008F3">
            <w:pPr>
              <w:jc w:val="both"/>
              <w:rPr>
                <w:rFonts w:eastAsia="Arial" w:cs="Arial"/>
                <w:szCs w:val="20"/>
              </w:rPr>
            </w:pPr>
            <w:r w:rsidRPr="1474A3F4">
              <w:rPr>
                <w:rFonts w:eastAsia="Arial" w:cs="Arial"/>
                <w:szCs w:val="20"/>
              </w:rPr>
              <w:t>Inovasyon will contribute to Use Case 1 on Prognostic Health Management (PHM) for Battery Management System (BMS) and define requirements for artificial intelligence models to be developed.</w:t>
            </w:r>
          </w:p>
        </w:tc>
      </w:tr>
      <w:tr w:rsidR="007008F3" w:rsidDel="006A14CF" w14:paraId="76CFC7BA" w14:textId="599CD26C">
        <w:trPr>
          <w:cnfStyle w:val="000000010000" w:firstRow="0" w:lastRow="0" w:firstColumn="0" w:lastColumn="0" w:oddVBand="0" w:evenVBand="0" w:oddHBand="0" w:evenHBand="1" w:firstRowFirstColumn="0" w:firstRowLastColumn="0" w:lastRowFirstColumn="0" w:lastRowLastColumn="0"/>
          <w:trHeight w:val="300"/>
          <w:del w:id="1200" w:author="Latvakoski Juhani" w:date="2024-09-04T14:56:00Z"/>
        </w:trPr>
        <w:tc>
          <w:tcPr>
            <w:tcW w:w="1695" w:type="dxa"/>
            <w:tcMar>
              <w:top w:w="85" w:type="dxa"/>
              <w:left w:w="108" w:type="dxa"/>
              <w:bottom w:w="85" w:type="dxa"/>
              <w:right w:w="108" w:type="dxa"/>
            </w:tcMar>
          </w:tcPr>
          <w:p w14:paraId="0B6797B4" w14:textId="093C843A" w:rsidR="007008F3" w:rsidDel="006A14CF" w:rsidRDefault="007008F3">
            <w:pPr>
              <w:rPr>
                <w:del w:id="1201" w:author="Latvakoski Juhani" w:date="2024-09-04T14:56:00Z"/>
                <w:rFonts w:eastAsia="Arial" w:cs="Arial"/>
              </w:rPr>
            </w:pPr>
            <w:del w:id="1202" w:author="Latvakoski Juhani" w:date="2024-09-04T14:56:00Z">
              <w:r w:rsidRPr="2515BDE5" w:rsidDel="006A14CF">
                <w:rPr>
                  <w:rFonts w:eastAsia="Arial" w:cs="Arial"/>
                </w:rPr>
                <w:delText>Deal Comp</w:delText>
              </w:r>
            </w:del>
          </w:p>
        </w:tc>
        <w:tc>
          <w:tcPr>
            <w:tcW w:w="7375" w:type="dxa"/>
            <w:tcMar>
              <w:top w:w="85" w:type="dxa"/>
              <w:left w:w="108" w:type="dxa"/>
              <w:bottom w:w="85" w:type="dxa"/>
              <w:right w:w="108" w:type="dxa"/>
            </w:tcMar>
          </w:tcPr>
          <w:p w14:paraId="20339B5A" w14:textId="06B71B8E" w:rsidR="007008F3" w:rsidDel="006A14CF" w:rsidRDefault="007008F3">
            <w:pPr>
              <w:jc w:val="both"/>
              <w:rPr>
                <w:del w:id="1203" w:author="Latvakoski Juhani" w:date="2024-09-04T14:56:00Z"/>
                <w:rFonts w:eastAsia="Arial" w:cs="Arial"/>
              </w:rPr>
            </w:pPr>
            <w:del w:id="1204" w:author="Latvakoski Juhani" w:date="2024-09-04T14:56:00Z">
              <w:r w:rsidRPr="2515BDE5" w:rsidDel="006A14CF">
                <w:rPr>
                  <w:rFonts w:eastAsia="Arial" w:cs="Arial"/>
                </w:rPr>
                <w:delText>Task 1.1 Deal Comp contributes to the topic UC6 Autonomous driving and operation by investigating how to manage a large amount of sensor data and share its processing between the vehicle computer and the cloud service.</w:delText>
              </w:r>
            </w:del>
          </w:p>
          <w:p w14:paraId="76DB7FB1" w14:textId="69E02D50" w:rsidR="007008F3" w:rsidDel="006A14CF" w:rsidRDefault="007008F3">
            <w:pPr>
              <w:jc w:val="both"/>
              <w:rPr>
                <w:del w:id="1205" w:author="Latvakoski Juhani" w:date="2024-09-04T14:56:00Z"/>
                <w:rFonts w:eastAsia="Arial" w:cs="Arial"/>
              </w:rPr>
            </w:pPr>
            <w:del w:id="1206" w:author="Latvakoski Juhani" w:date="2024-09-04T14:56:00Z">
              <w:r w:rsidRPr="2515BDE5" w:rsidDel="006A14CF">
                <w:rPr>
                  <w:rFonts w:eastAsia="Arial" w:cs="Arial"/>
                </w:rPr>
                <w:delText>Task 1.2 Sensor technology is advancing toward intelligent multi-technology devices, where different complementing technologies increase accuracy and the quality of the data. The quality of the data is a fundamental to the quality of data interpretation and further processing. Data processing is increasingly taking place at the Edge, driven by new advancements into dedicated low power embedded processors capable of executing AI and neuro-computing algorithms. Operative data security must be ensured on all levels: at sensor source, in the computing hardware and software, as well as in data sharing and delivery technologies.  Data security and operative safety must be integral parts of the system.</w:delText>
              </w:r>
            </w:del>
          </w:p>
          <w:p w14:paraId="5DBEABC0" w14:textId="58373944" w:rsidR="007008F3" w:rsidDel="006A14CF" w:rsidRDefault="007008F3">
            <w:pPr>
              <w:jc w:val="both"/>
              <w:rPr>
                <w:del w:id="1207" w:author="Latvakoski Juhani" w:date="2024-09-04T14:56:00Z"/>
                <w:rFonts w:eastAsia="Arial" w:cs="Arial"/>
              </w:rPr>
            </w:pPr>
          </w:p>
        </w:tc>
      </w:tr>
      <w:tr w:rsidR="007008F3" w14:paraId="31F5254A"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C2E28C1" w14:textId="77777777" w:rsidR="007008F3" w:rsidRPr="2515BDE5" w:rsidRDefault="007008F3">
            <w:pPr>
              <w:rPr>
                <w:rFonts w:eastAsia="Arial" w:cs="Arial"/>
              </w:rPr>
            </w:pPr>
            <w:r>
              <w:rPr>
                <w:rFonts w:eastAsia="Arial" w:cs="Arial"/>
              </w:rPr>
              <w:t>ADLC</w:t>
            </w:r>
          </w:p>
        </w:tc>
        <w:tc>
          <w:tcPr>
            <w:tcW w:w="7375" w:type="dxa"/>
            <w:tcMar>
              <w:top w:w="85" w:type="dxa"/>
              <w:left w:w="108" w:type="dxa"/>
              <w:bottom w:w="85" w:type="dxa"/>
              <w:right w:w="108" w:type="dxa"/>
            </w:tcMar>
          </w:tcPr>
          <w:p w14:paraId="31DE2318" w14:textId="77777777" w:rsidR="007008F3" w:rsidRPr="2515BDE5" w:rsidRDefault="007008F3">
            <w:pPr>
              <w:jc w:val="both"/>
              <w:rPr>
                <w:rFonts w:eastAsia="Arial" w:cs="Arial"/>
              </w:rPr>
            </w:pPr>
            <w:r>
              <w:rPr>
                <w:rFonts w:eastAsia="Arial" w:cs="Arial"/>
              </w:rPr>
              <w:t xml:space="preserve">Task 1.2: ADLC will collaborate with </w:t>
            </w:r>
            <w:proofErr w:type="spellStart"/>
            <w:r>
              <w:rPr>
                <w:rFonts w:eastAsia="Arial" w:cs="Arial"/>
              </w:rPr>
              <w:t>Sirris</w:t>
            </w:r>
            <w:proofErr w:type="spellEnd"/>
            <w:r>
              <w:rPr>
                <w:rFonts w:eastAsia="Arial" w:cs="Arial"/>
              </w:rPr>
              <w:t xml:space="preserve"> on establishing the requirements of the drone operations control use case through their knowledge of the drone industry and regulation, including regarding cybersecurity and human-machine interactions.</w:t>
            </w:r>
          </w:p>
        </w:tc>
      </w:tr>
      <w:tr w:rsidR="007008F3" w14:paraId="114DE7D7"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24A44BFF" w14:textId="77777777" w:rsidR="007008F3" w:rsidRDefault="007008F3">
            <w:pPr>
              <w:rPr>
                <w:rFonts w:eastAsia="Arial" w:cs="Arial"/>
              </w:rPr>
            </w:pPr>
            <w:proofErr w:type="spellStart"/>
            <w:r w:rsidRPr="593A337E">
              <w:rPr>
                <w:rFonts w:eastAsia="Arial" w:cs="Arial"/>
              </w:rPr>
              <w:t>Sirris</w:t>
            </w:r>
            <w:proofErr w:type="spellEnd"/>
          </w:p>
        </w:tc>
        <w:tc>
          <w:tcPr>
            <w:tcW w:w="7375" w:type="dxa"/>
            <w:tcMar>
              <w:top w:w="85" w:type="dxa"/>
              <w:left w:w="108" w:type="dxa"/>
              <w:bottom w:w="85" w:type="dxa"/>
              <w:right w:w="108" w:type="dxa"/>
            </w:tcMar>
          </w:tcPr>
          <w:p w14:paraId="4E042D62" w14:textId="77777777" w:rsidR="007008F3" w:rsidRDefault="007008F3">
            <w:pPr>
              <w:jc w:val="both"/>
              <w:rPr>
                <w:rFonts w:eastAsia="Arial" w:cs="Arial"/>
              </w:rPr>
            </w:pPr>
            <w:proofErr w:type="spellStart"/>
            <w:r w:rsidRPr="6FC39763">
              <w:rPr>
                <w:rFonts w:eastAsia="Arial" w:cs="Arial"/>
              </w:rPr>
              <w:t>Sirris</w:t>
            </w:r>
            <w:proofErr w:type="spellEnd"/>
            <w:r w:rsidRPr="6FC39763">
              <w:rPr>
                <w:rFonts w:eastAsia="Arial" w:cs="Arial"/>
              </w:rPr>
              <w:t xml:space="preserve"> in collaboration with Belgium companies will contribute to the requirements analysis of different technologies required for the development of use cases in the Sa4CPS, especially, the security aspects of the platform. </w:t>
            </w:r>
          </w:p>
        </w:tc>
      </w:tr>
      <w:tr w:rsidR="007008F3" w14:paraId="62347E7B"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74C3D169" w14:textId="77777777" w:rsidR="007008F3" w:rsidRDefault="007008F3">
            <w:pPr>
              <w:rPr>
                <w:rFonts w:eastAsia="Arial" w:cs="Arial"/>
              </w:rPr>
            </w:pPr>
            <w:r>
              <w:rPr>
                <w:rFonts w:eastAsia="Arial" w:cs="Arial"/>
              </w:rPr>
              <w:t>Port of Oulu</w:t>
            </w:r>
          </w:p>
        </w:tc>
        <w:tc>
          <w:tcPr>
            <w:tcW w:w="7375" w:type="dxa"/>
            <w:tcMar>
              <w:top w:w="85" w:type="dxa"/>
              <w:left w:w="108" w:type="dxa"/>
              <w:bottom w:w="85" w:type="dxa"/>
              <w:right w:w="108" w:type="dxa"/>
            </w:tcMar>
          </w:tcPr>
          <w:p w14:paraId="17458CBA" w14:textId="77777777" w:rsidR="007008F3" w:rsidRPr="00571E9F" w:rsidRDefault="007008F3">
            <w:pPr>
              <w:jc w:val="both"/>
              <w:rPr>
                <w:rFonts w:eastAsia="Arial" w:cs="Arial"/>
              </w:rPr>
            </w:pPr>
            <w:r w:rsidRPr="005F60EE">
              <w:rPr>
                <w:lang w:val="en-US"/>
              </w:rPr>
              <w:t>plans to contribute to use case descriptions by providing knowledge about operational activities and digital infrastructure of the port environment. The work could be related to UC2 and UC8</w:t>
            </w:r>
          </w:p>
        </w:tc>
      </w:tr>
      <w:tr w:rsidR="007008F3" w14:paraId="05A9F3E4"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12E51665" w14:textId="77777777" w:rsidR="007008F3" w:rsidRDefault="007008F3">
            <w:pPr>
              <w:rPr>
                <w:rFonts w:eastAsia="Arial" w:cs="Arial"/>
              </w:rPr>
            </w:pPr>
            <w:proofErr w:type="spellStart"/>
            <w:r w:rsidRPr="6FC39763">
              <w:rPr>
                <w:rFonts w:eastAsia="Arial" w:cs="Arial"/>
              </w:rPr>
              <w:t>Vintecc</w:t>
            </w:r>
            <w:proofErr w:type="spellEnd"/>
          </w:p>
        </w:tc>
        <w:tc>
          <w:tcPr>
            <w:tcW w:w="7375" w:type="dxa"/>
            <w:tcMar>
              <w:top w:w="85" w:type="dxa"/>
              <w:left w:w="108" w:type="dxa"/>
              <w:bottom w:w="85" w:type="dxa"/>
              <w:right w:w="108" w:type="dxa"/>
            </w:tcMar>
          </w:tcPr>
          <w:p w14:paraId="7998CEC5" w14:textId="77777777" w:rsidR="007008F3" w:rsidRDefault="007008F3">
            <w:pPr>
              <w:jc w:val="both"/>
              <w:rPr>
                <w:rFonts w:ascii="Calibri" w:eastAsia="Calibri" w:hAnsi="Calibri" w:cs="Calibri"/>
                <w:sz w:val="22"/>
                <w:szCs w:val="22"/>
                <w:lang w:val="en-US"/>
              </w:rPr>
            </w:pPr>
            <w:r w:rsidRPr="0A766AB6">
              <w:rPr>
                <w:rFonts w:ascii="Calibri" w:eastAsia="Calibri" w:hAnsi="Calibri" w:cs="Calibri"/>
                <w:sz w:val="22"/>
                <w:szCs w:val="22"/>
                <w:lang w:val="en-US"/>
              </w:rPr>
              <w:t>Task 1.1: Refine use case description and it’s requirements.</w:t>
            </w:r>
          </w:p>
          <w:p w14:paraId="7641509A" w14:textId="77777777" w:rsidR="007008F3" w:rsidRDefault="007008F3">
            <w:pPr>
              <w:jc w:val="both"/>
              <w:rPr>
                <w:rFonts w:ascii="Calibri" w:eastAsia="Calibri" w:hAnsi="Calibri" w:cs="Calibri"/>
                <w:sz w:val="22"/>
                <w:szCs w:val="22"/>
                <w:lang w:val="en-US"/>
              </w:rPr>
            </w:pPr>
            <w:r w:rsidRPr="0A766AB6">
              <w:rPr>
                <w:rFonts w:ascii="Calibri" w:eastAsia="Calibri" w:hAnsi="Calibri" w:cs="Calibri"/>
                <w:sz w:val="22"/>
                <w:szCs w:val="22"/>
                <w:lang w:val="en-US"/>
              </w:rPr>
              <w:t xml:space="preserve">Task 1.2: </w:t>
            </w:r>
            <w:proofErr w:type="spellStart"/>
            <w:r w:rsidRPr="0A766AB6">
              <w:rPr>
                <w:rFonts w:ascii="Calibri" w:eastAsia="Calibri" w:hAnsi="Calibri" w:cs="Calibri"/>
                <w:sz w:val="22"/>
                <w:szCs w:val="22"/>
                <w:lang w:val="en-US"/>
              </w:rPr>
              <w:t>Vintecc</w:t>
            </w:r>
            <w:proofErr w:type="spellEnd"/>
            <w:r w:rsidRPr="0A766AB6">
              <w:rPr>
                <w:rFonts w:ascii="Calibri" w:eastAsia="Calibri" w:hAnsi="Calibri" w:cs="Calibri"/>
                <w:sz w:val="22"/>
                <w:szCs w:val="22"/>
                <w:lang w:val="en-US"/>
              </w:rPr>
              <w:t xml:space="preserve"> will collaborate with </w:t>
            </w:r>
            <w:proofErr w:type="spellStart"/>
            <w:r w:rsidRPr="0A766AB6">
              <w:rPr>
                <w:rFonts w:ascii="Calibri" w:eastAsia="Calibri" w:hAnsi="Calibri" w:cs="Calibri"/>
                <w:sz w:val="22"/>
                <w:szCs w:val="22"/>
                <w:lang w:val="en-US"/>
              </w:rPr>
              <w:t>Sirris</w:t>
            </w:r>
            <w:proofErr w:type="spellEnd"/>
            <w:r w:rsidRPr="0A766AB6">
              <w:rPr>
                <w:rFonts w:ascii="Calibri" w:eastAsia="Calibri" w:hAnsi="Calibri" w:cs="Calibri"/>
                <w:sz w:val="22"/>
                <w:szCs w:val="22"/>
                <w:lang w:val="en-US"/>
              </w:rPr>
              <w:t xml:space="preserve"> on establishing the requirements of fleet software management use case through their knowledge of how machine builders tend to control their machines remotely (parameters and software) and through their knowledge of the industry and associated risks specific towards smart production lines, autonomous mobile robots, etc... </w:t>
            </w:r>
          </w:p>
          <w:p w14:paraId="42BE19A8" w14:textId="77777777" w:rsidR="007008F3" w:rsidRDefault="007008F3">
            <w:pPr>
              <w:jc w:val="both"/>
              <w:rPr>
                <w:rFonts w:ascii="Calibri" w:eastAsia="Calibri" w:hAnsi="Calibri" w:cs="Calibri"/>
                <w:sz w:val="22"/>
                <w:szCs w:val="22"/>
                <w:lang w:val="en-US"/>
              </w:rPr>
            </w:pPr>
            <w:r w:rsidRPr="0A766AB6">
              <w:rPr>
                <w:rFonts w:ascii="Calibri" w:eastAsia="Calibri" w:hAnsi="Calibri" w:cs="Calibri"/>
                <w:sz w:val="22"/>
                <w:szCs w:val="22"/>
                <w:lang w:val="en-US"/>
              </w:rPr>
              <w:t>Task 1.3: Refine use case description based on findings.</w:t>
            </w:r>
          </w:p>
          <w:p w14:paraId="11EB29A9" w14:textId="77777777" w:rsidR="007008F3" w:rsidRDefault="007008F3">
            <w:pPr>
              <w:jc w:val="both"/>
              <w:rPr>
                <w:i/>
                <w:iCs/>
                <w:lang w:val="en-US"/>
              </w:rPr>
            </w:pPr>
          </w:p>
        </w:tc>
      </w:tr>
      <w:tr w:rsidR="007008F3" w14:paraId="18330D98"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63FE2DD8" w14:textId="77777777" w:rsidR="007008F3" w:rsidRPr="6FC39763" w:rsidRDefault="007008F3">
            <w:pPr>
              <w:rPr>
                <w:rFonts w:eastAsia="Arial" w:cs="Arial"/>
              </w:rPr>
            </w:pPr>
            <w:r w:rsidRPr="5E30A25A">
              <w:rPr>
                <w:rFonts w:eastAsia="Arial" w:cs="Arial"/>
              </w:rPr>
              <w:t>VTT</w:t>
            </w:r>
          </w:p>
        </w:tc>
        <w:tc>
          <w:tcPr>
            <w:tcW w:w="7375" w:type="dxa"/>
            <w:tcMar>
              <w:top w:w="85" w:type="dxa"/>
              <w:left w:w="108" w:type="dxa"/>
              <w:bottom w:w="85" w:type="dxa"/>
              <w:right w:w="108" w:type="dxa"/>
            </w:tcMar>
          </w:tcPr>
          <w:p w14:paraId="2931A444" w14:textId="77777777" w:rsidR="007008F3" w:rsidRDefault="007008F3">
            <w:pPr>
              <w:pStyle w:val="ITEABodyText"/>
              <w:jc w:val="both"/>
            </w:pPr>
            <w:r>
              <w:t>T1.1: VTT plans to contribute into the description of selected UCs together with companies.</w:t>
            </w:r>
          </w:p>
          <w:p w14:paraId="707794A6" w14:textId="77777777" w:rsidR="007008F3" w:rsidRDefault="007008F3">
            <w:pPr>
              <w:pStyle w:val="ITEABodyText"/>
              <w:jc w:val="both"/>
            </w:pPr>
            <w:r>
              <w:t xml:space="preserve">T1.2: Analysis of requirements and </w:t>
            </w:r>
            <w:proofErr w:type="spellStart"/>
            <w:r>
              <w:t>roadmapping</w:t>
            </w:r>
            <w:proofErr w:type="spellEnd"/>
            <w:r>
              <w:t xml:space="preserve"> of Sa4CPS concept related R&amp;D actions </w:t>
            </w:r>
          </w:p>
          <w:p w14:paraId="368E9D3D" w14:textId="77777777" w:rsidR="007008F3" w:rsidRPr="005F60EE" w:rsidRDefault="007008F3">
            <w:pPr>
              <w:jc w:val="both"/>
              <w:rPr>
                <w:lang w:val="en-US"/>
              </w:rPr>
            </w:pPr>
            <w:r>
              <w:t>T1.3: Revising the requirements and roadmaps of Sa4CPS concept according to evaluations</w:t>
            </w:r>
          </w:p>
        </w:tc>
      </w:tr>
      <w:tr w:rsidR="007008F3" w14:paraId="13DFF086"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799D514A" w14:textId="77777777" w:rsidR="007008F3" w:rsidRDefault="007008F3">
            <w:pPr>
              <w:rPr>
                <w:rFonts w:eastAsia="Arial" w:cs="Arial"/>
              </w:rPr>
            </w:pPr>
            <w:r w:rsidRPr="5E30A25A">
              <w:rPr>
                <w:rFonts w:eastAsia="Arial" w:cs="Arial"/>
              </w:rPr>
              <w:t>OTOKAR</w:t>
            </w:r>
          </w:p>
        </w:tc>
        <w:tc>
          <w:tcPr>
            <w:tcW w:w="7375" w:type="dxa"/>
            <w:tcMar>
              <w:top w:w="85" w:type="dxa"/>
              <w:left w:w="108" w:type="dxa"/>
              <w:bottom w:w="85" w:type="dxa"/>
              <w:right w:w="108" w:type="dxa"/>
            </w:tcMar>
          </w:tcPr>
          <w:p w14:paraId="23447241" w14:textId="77777777" w:rsidR="007008F3" w:rsidRDefault="007008F3">
            <w:pPr>
              <w:pStyle w:val="ITEABodyText"/>
              <w:jc w:val="both"/>
            </w:pPr>
            <w:r>
              <w:t xml:space="preserve">Information about current production, IT and logistics processes will be supplied and requirements of the framework to be developed will be determined. </w:t>
            </w:r>
            <w:proofErr w:type="spellStart"/>
            <w:r>
              <w:t>Otokar</w:t>
            </w:r>
            <w:proofErr w:type="spellEnd"/>
            <w:r>
              <w:t xml:space="preserve"> will specify the needs of secure cyber-physical systems which will be able to communicate with the existing </w:t>
            </w:r>
            <w:proofErr w:type="spellStart"/>
            <w:proofErr w:type="gramStart"/>
            <w:r>
              <w:t>systems.The</w:t>
            </w:r>
            <w:proofErr w:type="spellEnd"/>
            <w:proofErr w:type="gramEnd"/>
            <w:r>
              <w:t xml:space="preserve"> national consortium will also develop artificial intelligence applications for the optimization scenarios defined by </w:t>
            </w:r>
            <w:proofErr w:type="spellStart"/>
            <w:r>
              <w:t>Otokar</w:t>
            </w:r>
            <w:proofErr w:type="spellEnd"/>
            <w:r>
              <w:t>.</w:t>
            </w:r>
          </w:p>
        </w:tc>
      </w:tr>
      <w:tr w:rsidR="007008F3" w14:paraId="73ED150A"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11AEE0B" w14:textId="77777777" w:rsidR="007008F3" w:rsidRPr="5E30A25A" w:rsidRDefault="007008F3">
            <w:pPr>
              <w:rPr>
                <w:rFonts w:eastAsia="Arial" w:cs="Arial"/>
              </w:rPr>
            </w:pPr>
            <w:proofErr w:type="spellStart"/>
            <w:r>
              <w:rPr>
                <w:rFonts w:eastAsia="Arial" w:cs="Arial"/>
              </w:rPr>
              <w:t>Enerim</w:t>
            </w:r>
            <w:proofErr w:type="spellEnd"/>
          </w:p>
        </w:tc>
        <w:tc>
          <w:tcPr>
            <w:tcW w:w="7375" w:type="dxa"/>
            <w:tcMar>
              <w:top w:w="85" w:type="dxa"/>
              <w:left w:w="108" w:type="dxa"/>
              <w:bottom w:w="85" w:type="dxa"/>
              <w:right w:w="108" w:type="dxa"/>
            </w:tcMar>
          </w:tcPr>
          <w:p w14:paraId="512AD9A9" w14:textId="77777777" w:rsidR="007008F3" w:rsidRPr="005F60EE" w:rsidRDefault="007008F3">
            <w:pPr>
              <w:pStyle w:val="ITEABodyText"/>
              <w:jc w:val="both"/>
            </w:pPr>
            <w:proofErr w:type="spellStart"/>
            <w:r w:rsidRPr="000C5CFB">
              <w:rPr>
                <w:rStyle w:val="normaltextrun"/>
                <w:rFonts w:cs="Arial"/>
                <w:color w:val="auto"/>
                <w:szCs w:val="20"/>
                <w:shd w:val="clear" w:color="auto" w:fill="FFFFFF"/>
              </w:rPr>
              <w:t>Enerim</w:t>
            </w:r>
            <w:proofErr w:type="spellEnd"/>
            <w:r w:rsidRPr="000C5CFB">
              <w:rPr>
                <w:rStyle w:val="normaltextrun"/>
                <w:rFonts w:cs="Arial"/>
                <w:color w:val="auto"/>
                <w:szCs w:val="20"/>
                <w:shd w:val="clear" w:color="auto" w:fill="FFFFFF"/>
              </w:rPr>
              <w:t xml:space="preserve"> will contribute to UC4 by defining use case requirement by ensuring that developed communications and data sharing channels / platforms are </w:t>
            </w:r>
            <w:r w:rsidRPr="000C5CFB">
              <w:rPr>
                <w:rStyle w:val="normaltextrun"/>
                <w:rFonts w:cs="Arial"/>
                <w:color w:val="auto"/>
                <w:szCs w:val="20"/>
                <w:shd w:val="clear" w:color="auto" w:fill="FFFFFF"/>
              </w:rPr>
              <w:lastRenderedPageBreak/>
              <w:t>privacy secure, risk minimal, and aligned with recent market regulations, customer needs, and other entities in the energy business including e. g. DSO’s and retailers, etc. We also contribute to the engagement of end-customers in providing flexibility services to local grid.  </w:t>
            </w:r>
            <w:r w:rsidRPr="000C5CFB">
              <w:rPr>
                <w:rStyle w:val="eop"/>
                <w:rFonts w:cs="Arial"/>
                <w:color w:val="auto"/>
                <w:szCs w:val="20"/>
                <w:shd w:val="clear" w:color="auto" w:fill="FFFFFF"/>
              </w:rPr>
              <w:t> </w:t>
            </w:r>
          </w:p>
        </w:tc>
      </w:tr>
      <w:tr w:rsidR="00783CF6" w:rsidRPr="00783CF6" w14:paraId="0C51B51A" w14:textId="77777777" w:rsidTr="005F522C">
        <w:tblPrEx>
          <w:tblW w:w="0" w:type="auto"/>
          <w:tblLook w:val="0420" w:firstRow="1" w:lastRow="0" w:firstColumn="0" w:lastColumn="0" w:noHBand="0" w:noVBand="1"/>
          <w:tblPrExChange w:id="1208" w:author="Latvakoski Juhani" w:date="2024-09-25T12:21:00Z">
            <w:tblPrEx>
              <w:tblW w:w="0" w:type="auto"/>
              <w:tblLook w:val="0420" w:firstRow="1" w:lastRow="0" w:firstColumn="0" w:lastColumn="0" w:noHBand="0" w:noVBand="1"/>
            </w:tblPrEx>
          </w:tblPrExChange>
        </w:tblPrEx>
        <w:trPr>
          <w:cnfStyle w:val="000000010000" w:firstRow="0" w:lastRow="0" w:firstColumn="0" w:lastColumn="0" w:oddVBand="0" w:evenVBand="0" w:oddHBand="0" w:evenHBand="1" w:firstRowFirstColumn="0" w:firstRowLastColumn="0" w:lastRowFirstColumn="0" w:lastRowLastColumn="0"/>
          <w:trHeight w:val="300"/>
          <w:ins w:id="1209" w:author="Latvakoski Juhani" w:date="2024-09-25T12:14:00Z"/>
          <w:trPrChange w:id="1210" w:author="Latvakoski Juhani" w:date="2024-09-25T12:21:00Z">
            <w:trPr>
              <w:trHeight w:val="300"/>
            </w:trPr>
          </w:trPrChange>
        </w:trPr>
        <w:tc>
          <w:tcPr>
            <w:tcW w:w="0" w:type="dxa"/>
            <w:hideMark/>
            <w:tcPrChange w:id="1211" w:author="Latvakoski Juhani" w:date="2024-09-25T12:21:00Z">
              <w:tcPr>
                <w:tcW w:w="1695" w:type="dxa"/>
                <w:hideMark/>
              </w:tcPr>
            </w:tcPrChange>
          </w:tcPr>
          <w:p w14:paraId="3F062173" w14:textId="77777777" w:rsidR="00783CF6" w:rsidRDefault="00783CF6">
            <w:pPr>
              <w:cnfStyle w:val="000000010000" w:firstRow="0" w:lastRow="0" w:firstColumn="0" w:lastColumn="0" w:oddVBand="0" w:evenVBand="0" w:oddHBand="0" w:evenHBand="1" w:firstRowFirstColumn="0" w:firstRowLastColumn="0" w:lastRowFirstColumn="0" w:lastRowLastColumn="0"/>
              <w:rPr>
                <w:ins w:id="1212" w:author="Latvakoski Juhani" w:date="2024-09-25T12:14:00Z"/>
                <w:rFonts w:eastAsia="Arial" w:cs="Arial"/>
              </w:rPr>
            </w:pPr>
            <w:ins w:id="1213" w:author="Latvakoski Juhani" w:date="2024-09-25T12:14:00Z">
              <w:r>
                <w:rPr>
                  <w:rFonts w:eastAsia="Arial" w:cs="Arial"/>
                </w:rPr>
                <w:lastRenderedPageBreak/>
                <w:t>ERARGE</w:t>
              </w:r>
            </w:ins>
          </w:p>
        </w:tc>
        <w:tc>
          <w:tcPr>
            <w:tcW w:w="0" w:type="dxa"/>
            <w:hideMark/>
            <w:tcPrChange w:id="1214" w:author="Latvakoski Juhani" w:date="2024-09-25T12:21:00Z">
              <w:tcPr>
                <w:tcW w:w="7375" w:type="dxa"/>
                <w:hideMark/>
              </w:tcPr>
            </w:tcPrChange>
          </w:tcPr>
          <w:p w14:paraId="693E0BA5" w14:textId="77777777" w:rsidR="00783CF6" w:rsidRDefault="00783CF6">
            <w:pPr>
              <w:pStyle w:val="ITEABodyText"/>
              <w:jc w:val="both"/>
              <w:cnfStyle w:val="000000010000" w:firstRow="0" w:lastRow="0" w:firstColumn="0" w:lastColumn="0" w:oddVBand="0" w:evenVBand="0" w:oddHBand="0" w:evenHBand="1" w:firstRowFirstColumn="0" w:firstRowLastColumn="0" w:lastRowFirstColumn="0" w:lastRowLastColumn="0"/>
              <w:rPr>
                <w:ins w:id="1215" w:author="Latvakoski Juhani" w:date="2024-09-25T12:14:00Z"/>
                <w:rStyle w:val="normaltextrun"/>
                <w:color w:val="auto"/>
                <w:szCs w:val="20"/>
                <w:shd w:val="clear" w:color="auto" w:fill="FFFFFF"/>
              </w:rPr>
            </w:pPr>
            <w:proofErr w:type="gramStart"/>
            <w:ins w:id="1216" w:author="Latvakoski Juhani" w:date="2024-09-25T12:14:00Z">
              <w:r>
                <w:rPr>
                  <w:rStyle w:val="normaltextrun"/>
                  <w:rFonts w:cs="Arial"/>
                  <w:color w:val="auto"/>
                  <w:szCs w:val="20"/>
                  <w:shd w:val="clear" w:color="auto" w:fill="FFFFFF"/>
                </w:rPr>
                <w:t>In particular, cyber-</w:t>
              </w:r>
              <w:proofErr w:type="gramEnd"/>
              <w:r>
                <w:rPr>
                  <w:rStyle w:val="normaltextrun"/>
                  <w:rFonts w:cs="Arial"/>
                  <w:color w:val="auto"/>
                  <w:szCs w:val="20"/>
                  <w:shd w:val="clear" w:color="auto" w:fill="FFFFFF"/>
                </w:rPr>
                <w:t xml:space="preserve">physical security and system architecture requirement analyses will be conducted in accordance with ENISA threat taxonomy and UNECE 155/156 regulations and TARA criteria and relevant standards. Here, functional and non-functional requirements will be derived for both the general SA4CPS solution set and UC1, taking into account the usage scenario, based on STRIDE (security threat model - Spoofing/ Tampering/ Repudiation/ Information disclosure (privacy breach or data leak)/ Denial of service/ Elevation of privilege) and LINDDUN (privacy threat model - </w:t>
              </w:r>
              <w:proofErr w:type="spellStart"/>
              <w:r>
                <w:rPr>
                  <w:rStyle w:val="normaltextrun"/>
                  <w:rFonts w:cs="Arial"/>
                  <w:color w:val="auto"/>
                  <w:szCs w:val="20"/>
                  <w:shd w:val="clear" w:color="auto" w:fill="FFFFFF"/>
                </w:rPr>
                <w:t>Linkability</w:t>
              </w:r>
              <w:proofErr w:type="spellEnd"/>
              <w:r>
                <w:rPr>
                  <w:rStyle w:val="normaltextrun"/>
                  <w:rFonts w:cs="Arial"/>
                  <w:color w:val="auto"/>
                  <w:szCs w:val="20"/>
                  <w:shd w:val="clear" w:color="auto" w:fill="FFFFFF"/>
                </w:rPr>
                <w:t>, Identifiability, Non-repudiation, Detectability, Information Disclosure, Content Unawareness, Non-compliance) threat models.</w:t>
              </w:r>
            </w:ins>
          </w:p>
        </w:tc>
      </w:tr>
    </w:tbl>
    <w:p w14:paraId="694D0901" w14:textId="77777777" w:rsidR="007008F3" w:rsidRPr="00783CF6" w:rsidRDefault="007008F3" w:rsidP="007008F3">
      <w:pPr>
        <w:rPr>
          <w:lang w:val="en-US"/>
          <w:rPrChange w:id="1217" w:author="Latvakoski Juhani" w:date="2024-09-25T12:14:00Z">
            <w:rPr/>
          </w:rPrChange>
        </w:rPr>
      </w:pPr>
    </w:p>
    <w:p w14:paraId="4B5F6C9D" w14:textId="77777777" w:rsidR="007008F3" w:rsidRDefault="007008F3" w:rsidP="007008F3">
      <w:pPr>
        <w:pStyle w:val="BodyText"/>
      </w:pPr>
    </w:p>
    <w:tbl>
      <w:tblPr>
        <w:tblStyle w:val="ITEATableTitle"/>
        <w:tblW w:w="0" w:type="auto"/>
        <w:tblLook w:val="0420" w:firstRow="1" w:lastRow="0" w:firstColumn="0" w:lastColumn="0" w:noHBand="0" w:noVBand="1"/>
      </w:tblPr>
      <w:tblGrid>
        <w:gridCol w:w="9070"/>
      </w:tblGrid>
      <w:tr w:rsidR="007008F3" w14:paraId="1432D932"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26D6A98A" w14:textId="77777777" w:rsidR="007008F3" w:rsidRDefault="007008F3">
            <w:pPr>
              <w:pStyle w:val="BodyText"/>
              <w:keepNext/>
              <w:keepLines/>
              <w:widowControl/>
              <w:rPr>
                <w:smallCaps/>
              </w:rPr>
            </w:pPr>
            <w:r>
              <w:rPr>
                <w:smallCaps/>
                <w:color w:val="FFFFFF" w:themeColor="background1"/>
              </w:rPr>
              <w:t>Deliverables</w:t>
            </w:r>
          </w:p>
        </w:tc>
      </w:tr>
    </w:tbl>
    <w:p w14:paraId="7DC30044" w14:textId="77777777" w:rsidR="007008F3" w:rsidRDefault="007008F3" w:rsidP="007008F3">
      <w:pPr>
        <w:pStyle w:val="BodyText"/>
        <w:keepNext/>
        <w:keepLines/>
        <w:rPr>
          <w:sz w:val="10"/>
          <w:szCs w:val="10"/>
        </w:rPr>
      </w:pPr>
    </w:p>
    <w:tbl>
      <w:tblPr>
        <w:tblStyle w:val="MediumShading1-Accent2"/>
        <w:tblW w:w="0" w:type="auto"/>
        <w:tblLook w:val="0420" w:firstRow="1" w:lastRow="0" w:firstColumn="0" w:lastColumn="0" w:noHBand="0" w:noVBand="1"/>
      </w:tblPr>
      <w:tblGrid>
        <w:gridCol w:w="1449"/>
        <w:gridCol w:w="1503"/>
        <w:gridCol w:w="3522"/>
        <w:gridCol w:w="1494"/>
        <w:gridCol w:w="1102"/>
      </w:tblGrid>
      <w:tr w:rsidR="007008F3" w14:paraId="3534F881" w14:textId="77777777">
        <w:trPr>
          <w:cnfStyle w:val="100000000000" w:firstRow="1" w:lastRow="0" w:firstColumn="0" w:lastColumn="0" w:oddVBand="0" w:evenVBand="0" w:oddHBand="0" w:evenHBand="0" w:firstRowFirstColumn="0" w:firstRowLastColumn="0" w:lastRowFirstColumn="0" w:lastRowLastColumn="0"/>
        </w:trPr>
        <w:tc>
          <w:tcPr>
            <w:tcW w:w="1449" w:type="dxa"/>
            <w:hideMark/>
          </w:tcPr>
          <w:p w14:paraId="3CEE3E3E" w14:textId="77777777" w:rsidR="007008F3" w:rsidRDefault="007008F3">
            <w:pPr>
              <w:pStyle w:val="BodyText"/>
              <w:keepNext/>
              <w:keepLines/>
            </w:pPr>
            <w:r>
              <w:t>ID</w:t>
            </w:r>
          </w:p>
        </w:tc>
        <w:tc>
          <w:tcPr>
            <w:tcW w:w="1503" w:type="dxa"/>
            <w:hideMark/>
          </w:tcPr>
          <w:p w14:paraId="1AD6AF03" w14:textId="77777777" w:rsidR="007008F3" w:rsidRDefault="007008F3">
            <w:pPr>
              <w:pStyle w:val="BodyText"/>
              <w:keepNext/>
              <w:keepLines/>
            </w:pPr>
            <w:r>
              <w:t>Type</w:t>
            </w:r>
          </w:p>
        </w:tc>
        <w:tc>
          <w:tcPr>
            <w:tcW w:w="3522" w:type="dxa"/>
            <w:hideMark/>
          </w:tcPr>
          <w:p w14:paraId="3904BB71" w14:textId="22F0BA57" w:rsidR="007008F3" w:rsidRDefault="007008F3">
            <w:pPr>
              <w:pStyle w:val="BodyText"/>
              <w:keepNext/>
              <w:keepLines/>
            </w:pPr>
            <w:r>
              <w:t xml:space="preserve">Description (related tasks) </w:t>
            </w:r>
            <w:del w:id="1218" w:author="Latvakoski Juhani" w:date="2024-09-24T15:17:00Z">
              <w:r w:rsidDel="008276AE">
                <w:delText>[Main editor of the deliverable]</w:delText>
              </w:r>
            </w:del>
          </w:p>
        </w:tc>
        <w:tc>
          <w:tcPr>
            <w:tcW w:w="1494" w:type="dxa"/>
            <w:hideMark/>
          </w:tcPr>
          <w:p w14:paraId="05979E1E" w14:textId="77777777" w:rsidR="007008F3" w:rsidRDefault="007008F3">
            <w:pPr>
              <w:pStyle w:val="BodyText"/>
              <w:keepNext/>
              <w:keepLines/>
            </w:pPr>
            <w:r>
              <w:t>Access</w:t>
            </w:r>
          </w:p>
        </w:tc>
        <w:tc>
          <w:tcPr>
            <w:tcW w:w="1102" w:type="dxa"/>
            <w:hideMark/>
          </w:tcPr>
          <w:p w14:paraId="2499A3FD" w14:textId="77777777" w:rsidR="007008F3" w:rsidRDefault="007008F3">
            <w:pPr>
              <w:pStyle w:val="BodyText"/>
              <w:keepNext/>
              <w:keepLines/>
            </w:pPr>
            <w:r>
              <w:t>Due month</w:t>
            </w:r>
          </w:p>
        </w:tc>
      </w:tr>
      <w:tr w:rsidR="007008F3" w14:paraId="64D3BB76"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4C2E2D4D" w14:textId="77777777" w:rsidR="007008F3" w:rsidRDefault="007008F3">
            <w:pPr>
              <w:pStyle w:val="ITEABodyText"/>
            </w:pPr>
            <w:r>
              <w:t>D1.1</w:t>
            </w:r>
          </w:p>
        </w:tc>
        <w:tc>
          <w:tcPr>
            <w:tcW w:w="1503" w:type="dxa"/>
            <w:tcMar>
              <w:top w:w="85" w:type="dxa"/>
              <w:left w:w="108" w:type="dxa"/>
              <w:bottom w:w="85" w:type="dxa"/>
              <w:right w:w="108" w:type="dxa"/>
            </w:tcMar>
            <w:hideMark/>
          </w:tcPr>
          <w:p w14:paraId="228CC4E8" w14:textId="77777777" w:rsidR="007008F3" w:rsidRDefault="007008F3">
            <w:pPr>
              <w:pStyle w:val="ITEABodyText"/>
            </w:pPr>
            <w:r>
              <w:t>Report</w:t>
            </w:r>
          </w:p>
        </w:tc>
        <w:tc>
          <w:tcPr>
            <w:tcW w:w="3522" w:type="dxa"/>
            <w:tcMar>
              <w:top w:w="85" w:type="dxa"/>
              <w:left w:w="108" w:type="dxa"/>
              <w:bottom w:w="85" w:type="dxa"/>
              <w:right w:w="108" w:type="dxa"/>
            </w:tcMar>
            <w:hideMark/>
          </w:tcPr>
          <w:p w14:paraId="0D6ABB45" w14:textId="2D486FD0" w:rsidR="007008F3" w:rsidRDefault="007008F3">
            <w:pPr>
              <w:pStyle w:val="ITEABodyText"/>
            </w:pPr>
            <w:r>
              <w:t xml:space="preserve">Use cases description (Task 1.1) </w:t>
            </w:r>
            <w:ins w:id="1219" w:author="Latvakoski Juhani" w:date="2024-09-11T11:02:00Z">
              <w:r w:rsidR="00E06CAA">
                <w:t>[</w:t>
              </w:r>
            </w:ins>
            <w:ins w:id="1220" w:author="Latvakoski Juhani" w:date="2024-09-19T10:46:00Z">
              <w:r w:rsidR="003C3050" w:rsidRPr="0044479C">
                <w:rPr>
                  <w:b/>
                  <w:bCs/>
                  <w:rPrChange w:id="1221" w:author="Latvakoski Juhani" w:date="2024-09-19T10:57:00Z">
                    <w:rPr/>
                  </w:rPrChange>
                </w:rPr>
                <w:t>ISEP</w:t>
              </w:r>
              <w:r w:rsidR="003C3050">
                <w:t xml:space="preserve">, </w:t>
              </w:r>
            </w:ins>
            <w:ins w:id="1222" w:author="Latvakoski Juhani" w:date="2024-09-19T12:53:00Z">
              <w:r w:rsidR="006179D1">
                <w:t xml:space="preserve">UC leaders: </w:t>
              </w:r>
            </w:ins>
            <w:ins w:id="1223" w:author="Latvakoski Juhani" w:date="2024-09-19T10:46:00Z">
              <w:r w:rsidR="003E74C1">
                <w:t xml:space="preserve">ADLC, </w:t>
              </w:r>
              <w:r w:rsidR="00EC77B9">
                <w:t xml:space="preserve">IMA, </w:t>
              </w:r>
            </w:ins>
            <w:proofErr w:type="spellStart"/>
            <w:ins w:id="1224" w:author="Latvakoski Juhani" w:date="2024-09-19T10:47:00Z">
              <w:r w:rsidR="003D411D">
                <w:t>Modirum</w:t>
              </w:r>
              <w:proofErr w:type="spellEnd"/>
              <w:r w:rsidR="003D411D">
                <w:t xml:space="preserve">, </w:t>
              </w:r>
              <w:proofErr w:type="spellStart"/>
              <w:r w:rsidR="00C17F9B">
                <w:t>Otokar</w:t>
              </w:r>
              <w:proofErr w:type="spellEnd"/>
              <w:r w:rsidR="00C17F9B">
                <w:t xml:space="preserve">, </w:t>
              </w:r>
              <w:r w:rsidR="00C10888">
                <w:t xml:space="preserve">Polar, </w:t>
              </w:r>
            </w:ins>
            <w:proofErr w:type="spellStart"/>
            <w:ins w:id="1225" w:author="Latvakoski Juhani" w:date="2024-09-19T10:48:00Z">
              <w:r w:rsidR="00177DA2">
                <w:t>Natlink</w:t>
              </w:r>
              <w:proofErr w:type="spellEnd"/>
              <w:r w:rsidR="00E92F30">
                <w:t xml:space="preserve">, </w:t>
              </w:r>
              <w:proofErr w:type="spellStart"/>
              <w:r w:rsidR="00E92F30">
                <w:t>Vintecc</w:t>
              </w:r>
            </w:ins>
            <w:proofErr w:type="spellEnd"/>
            <w:ins w:id="1226" w:author="Latvakoski Juhani" w:date="2024-09-19T10:56:00Z">
              <w:r w:rsidR="00033189">
                <w:t>, and all contributors of the</w:t>
              </w:r>
            </w:ins>
            <w:ins w:id="1227" w:author="Latvakoski Juhani" w:date="2024-09-19T10:57:00Z">
              <w:r w:rsidR="00033189">
                <w:t xml:space="preserve"> </w:t>
              </w:r>
              <w:proofErr w:type="gramStart"/>
              <w:r w:rsidR="00033189">
                <w:t>UC:s</w:t>
              </w:r>
            </w:ins>
            <w:proofErr w:type="gramEnd"/>
            <w:ins w:id="1228" w:author="Latvakoski Juhani" w:date="2024-09-11T11:02:00Z">
              <w:r w:rsidR="00E06CAA">
                <w:t>]</w:t>
              </w:r>
            </w:ins>
            <w:ins w:id="1229" w:author="Latvakoski Juhani" w:date="2024-09-11T14:17:00Z">
              <w:r w:rsidR="009D41CE">
                <w:t xml:space="preserve"> Reviewers: </w:t>
              </w:r>
            </w:ins>
            <w:ins w:id="1230" w:author="Latvakoski Juhani" w:date="2024-09-19T10:50:00Z">
              <w:r w:rsidR="00D35B83">
                <w:t xml:space="preserve">Port of Oulu, </w:t>
              </w:r>
            </w:ins>
            <w:ins w:id="1231" w:author="Latvakoski Juhani" w:date="2024-09-11T14:17:00Z">
              <w:r w:rsidR="00951EF6">
                <w:t>VTT</w:t>
              </w:r>
            </w:ins>
          </w:p>
        </w:tc>
        <w:tc>
          <w:tcPr>
            <w:tcW w:w="1494" w:type="dxa"/>
            <w:tcMar>
              <w:top w:w="85" w:type="dxa"/>
              <w:left w:w="108" w:type="dxa"/>
              <w:bottom w:w="85" w:type="dxa"/>
              <w:right w:w="108" w:type="dxa"/>
            </w:tcMar>
          </w:tcPr>
          <w:p w14:paraId="529F0861" w14:textId="77777777" w:rsidR="007008F3" w:rsidRDefault="007008F3">
            <w:pPr>
              <w:pStyle w:val="ITEABodyText"/>
            </w:pPr>
            <w:r>
              <w:t>Confidential</w:t>
            </w:r>
          </w:p>
          <w:p w14:paraId="3A114190" w14:textId="77777777" w:rsidR="007008F3" w:rsidRDefault="007008F3">
            <w:pPr>
              <w:pStyle w:val="ITEABodyText"/>
            </w:pPr>
          </w:p>
        </w:tc>
        <w:tc>
          <w:tcPr>
            <w:tcW w:w="1102" w:type="dxa"/>
            <w:tcMar>
              <w:top w:w="85" w:type="dxa"/>
              <w:left w:w="108" w:type="dxa"/>
              <w:bottom w:w="85" w:type="dxa"/>
              <w:right w:w="108" w:type="dxa"/>
            </w:tcMar>
            <w:hideMark/>
          </w:tcPr>
          <w:p w14:paraId="430D005D" w14:textId="77777777" w:rsidR="007008F3" w:rsidRDefault="007008F3">
            <w:pPr>
              <w:pStyle w:val="ITEABodyText"/>
            </w:pPr>
            <w:r>
              <w:t xml:space="preserve">MS1  </w:t>
            </w:r>
          </w:p>
        </w:tc>
      </w:tr>
      <w:tr w:rsidR="007008F3" w14:paraId="7C4938E7"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29CB893E" w14:textId="77777777" w:rsidR="007008F3" w:rsidRDefault="007008F3">
            <w:pPr>
              <w:pStyle w:val="ITEABodyText"/>
            </w:pPr>
            <w:r>
              <w:t>D1.2</w:t>
            </w:r>
          </w:p>
        </w:tc>
        <w:tc>
          <w:tcPr>
            <w:tcW w:w="1503" w:type="dxa"/>
            <w:tcMar>
              <w:top w:w="85" w:type="dxa"/>
              <w:left w:w="108" w:type="dxa"/>
              <w:bottom w:w="85" w:type="dxa"/>
              <w:right w:w="108" w:type="dxa"/>
            </w:tcMar>
            <w:hideMark/>
          </w:tcPr>
          <w:p w14:paraId="005CCE2B" w14:textId="77777777" w:rsidR="007008F3" w:rsidRDefault="007008F3">
            <w:pPr>
              <w:pStyle w:val="ITEABodyText"/>
            </w:pPr>
            <w:r>
              <w:t>Report</w:t>
            </w:r>
          </w:p>
        </w:tc>
        <w:tc>
          <w:tcPr>
            <w:tcW w:w="3522" w:type="dxa"/>
            <w:tcMar>
              <w:top w:w="85" w:type="dxa"/>
              <w:left w:w="108" w:type="dxa"/>
              <w:bottom w:w="85" w:type="dxa"/>
              <w:right w:w="108" w:type="dxa"/>
            </w:tcMar>
            <w:hideMark/>
          </w:tcPr>
          <w:p w14:paraId="035DF568" w14:textId="34EC7B12" w:rsidR="007008F3" w:rsidRDefault="007008F3">
            <w:pPr>
              <w:pStyle w:val="ITEABodyText"/>
            </w:pPr>
            <w:r>
              <w:t xml:space="preserve">Requirements (Task 1.2) </w:t>
            </w:r>
            <w:ins w:id="1232" w:author="Latvakoski Juhani" w:date="2024-09-11T11:02:00Z">
              <w:r w:rsidR="00E06CAA">
                <w:t>[</w:t>
              </w:r>
            </w:ins>
            <w:ins w:id="1233" w:author="Latvakoski Juhani" w:date="2024-09-19T12:54:00Z">
              <w:r w:rsidR="00FF22D1" w:rsidRPr="0040338D">
                <w:rPr>
                  <w:b/>
                  <w:bCs/>
                </w:rPr>
                <w:t>ISEP</w:t>
              </w:r>
              <w:r w:rsidR="00FF22D1">
                <w:t xml:space="preserve">, </w:t>
              </w:r>
            </w:ins>
            <w:ins w:id="1234" w:author="Latvakoski Juhani" w:date="2024-09-19T10:57:00Z">
              <w:r w:rsidR="00956780">
                <w:t xml:space="preserve">UC leaders: </w:t>
              </w:r>
            </w:ins>
            <w:ins w:id="1235" w:author="Latvakoski Juhani" w:date="2024-09-19T10:55:00Z">
              <w:r w:rsidR="00890974">
                <w:t xml:space="preserve">ADLC, IMA, </w:t>
              </w:r>
              <w:proofErr w:type="spellStart"/>
              <w:r w:rsidR="00890974">
                <w:t>Modirum</w:t>
              </w:r>
              <w:proofErr w:type="spellEnd"/>
              <w:r w:rsidR="00890974">
                <w:t xml:space="preserve">, </w:t>
              </w:r>
              <w:proofErr w:type="spellStart"/>
              <w:r w:rsidR="00890974">
                <w:t>Otokar</w:t>
              </w:r>
              <w:proofErr w:type="spellEnd"/>
              <w:r w:rsidR="00890974">
                <w:t xml:space="preserve">, Polar, </w:t>
              </w:r>
              <w:proofErr w:type="spellStart"/>
              <w:r w:rsidR="00890974">
                <w:t>Natlink</w:t>
              </w:r>
              <w:proofErr w:type="spellEnd"/>
              <w:r w:rsidR="00890974">
                <w:t xml:space="preserve">, </w:t>
              </w:r>
              <w:proofErr w:type="spellStart"/>
              <w:r w:rsidR="00890974">
                <w:t>Vintecc</w:t>
              </w:r>
              <w:proofErr w:type="spellEnd"/>
              <w:r w:rsidR="00890974">
                <w:t xml:space="preserve">, </w:t>
              </w:r>
            </w:ins>
            <w:ins w:id="1236" w:author="Latvakoski Juhani" w:date="2024-09-19T10:58:00Z">
              <w:r w:rsidR="00D7562F">
                <w:t xml:space="preserve">and all </w:t>
              </w:r>
              <w:r w:rsidR="00EE6B93">
                <w:t>wp1 partners</w:t>
              </w:r>
            </w:ins>
            <w:ins w:id="1237" w:author="Latvakoski Juhani" w:date="2024-09-11T11:02:00Z">
              <w:r w:rsidR="00E06CAA">
                <w:t>]</w:t>
              </w:r>
            </w:ins>
            <w:ins w:id="1238" w:author="Latvakoski Juhani" w:date="2024-09-19T10:55:00Z">
              <w:r w:rsidR="001658E4">
                <w:t xml:space="preserve"> Reviewers: Port of Oulu, VTT</w:t>
              </w:r>
            </w:ins>
          </w:p>
        </w:tc>
        <w:tc>
          <w:tcPr>
            <w:tcW w:w="1494" w:type="dxa"/>
            <w:tcMar>
              <w:top w:w="85" w:type="dxa"/>
              <w:left w:w="108" w:type="dxa"/>
              <w:bottom w:w="85" w:type="dxa"/>
              <w:right w:w="108" w:type="dxa"/>
            </w:tcMar>
            <w:hideMark/>
          </w:tcPr>
          <w:p w14:paraId="469C4996" w14:textId="77777777" w:rsidR="007008F3" w:rsidRDefault="007008F3">
            <w:pPr>
              <w:pStyle w:val="ITEABodyText"/>
            </w:pPr>
            <w:r>
              <w:t>Confidential</w:t>
            </w:r>
          </w:p>
        </w:tc>
        <w:tc>
          <w:tcPr>
            <w:tcW w:w="1102" w:type="dxa"/>
            <w:tcMar>
              <w:top w:w="85" w:type="dxa"/>
              <w:left w:w="108" w:type="dxa"/>
              <w:bottom w:w="85" w:type="dxa"/>
              <w:right w:w="108" w:type="dxa"/>
            </w:tcMar>
            <w:hideMark/>
          </w:tcPr>
          <w:p w14:paraId="74BFC72E" w14:textId="77777777" w:rsidR="007008F3" w:rsidRDefault="007008F3">
            <w:pPr>
              <w:pStyle w:val="ITEABodyText"/>
            </w:pPr>
            <w:r>
              <w:t>MS2</w:t>
            </w:r>
          </w:p>
        </w:tc>
      </w:tr>
      <w:tr w:rsidR="007008F3" w14:paraId="0A2CC396"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2018E63D" w14:textId="77777777" w:rsidR="007008F3" w:rsidRDefault="007008F3">
            <w:pPr>
              <w:pStyle w:val="ITEABodyText"/>
            </w:pPr>
            <w:r>
              <w:t>D1.3</w:t>
            </w:r>
          </w:p>
        </w:tc>
        <w:tc>
          <w:tcPr>
            <w:tcW w:w="1503" w:type="dxa"/>
            <w:tcMar>
              <w:top w:w="85" w:type="dxa"/>
              <w:left w:w="108" w:type="dxa"/>
              <w:bottom w:w="85" w:type="dxa"/>
              <w:right w:w="108" w:type="dxa"/>
            </w:tcMar>
            <w:hideMark/>
          </w:tcPr>
          <w:p w14:paraId="7645706C" w14:textId="77777777" w:rsidR="007008F3" w:rsidRDefault="007008F3">
            <w:pPr>
              <w:pStyle w:val="ITEABodyText"/>
            </w:pPr>
            <w:r>
              <w:t>Report</w:t>
            </w:r>
          </w:p>
        </w:tc>
        <w:tc>
          <w:tcPr>
            <w:tcW w:w="3522" w:type="dxa"/>
            <w:tcMar>
              <w:top w:w="85" w:type="dxa"/>
              <w:left w:w="108" w:type="dxa"/>
              <w:bottom w:w="85" w:type="dxa"/>
              <w:right w:w="108" w:type="dxa"/>
            </w:tcMar>
            <w:hideMark/>
          </w:tcPr>
          <w:p w14:paraId="60F6DD43" w14:textId="77777777" w:rsidR="007008F3" w:rsidDel="00E06CAA" w:rsidRDefault="007008F3">
            <w:pPr>
              <w:pStyle w:val="ITEABodyText"/>
              <w:rPr>
                <w:del w:id="1239" w:author="Latvakoski Juhani" w:date="2024-09-11T11:02:00Z"/>
              </w:rPr>
            </w:pPr>
            <w:r>
              <w:t>Revised requirements (v1, v2) (</w:t>
            </w:r>
            <w:del w:id="1240" w:author="Latvakoski Juhani" w:date="2024-09-11T11:02:00Z">
              <w:r w:rsidDel="00E06CAA">
                <w:delText xml:space="preserve">Task </w:delText>
              </w:r>
            </w:del>
          </w:p>
          <w:p w14:paraId="79934142" w14:textId="282479A9" w:rsidR="007008F3" w:rsidRDefault="007008F3">
            <w:pPr>
              <w:pStyle w:val="ITEABodyText"/>
              <w:pPrChange w:id="1241" w:author="Latvakoski Juhani" w:date="2024-09-19T12:56:00Z">
                <w:pPr>
                  <w:pStyle w:val="ITEABodyText"/>
                  <w:ind w:left="0"/>
                </w:pPr>
              </w:pPrChange>
            </w:pPr>
            <w:r>
              <w:t>Task 1.3)</w:t>
            </w:r>
            <w:ins w:id="1242" w:author="Latvakoski Juhani" w:date="2024-09-11T11:02:00Z">
              <w:r w:rsidR="00E06CAA">
                <w:t xml:space="preserve"> </w:t>
              </w:r>
            </w:ins>
            <w:ins w:id="1243" w:author="Latvakoski Juhani" w:date="2024-09-19T10:59:00Z">
              <w:r w:rsidR="004E0C18">
                <w:t>[</w:t>
              </w:r>
            </w:ins>
            <w:ins w:id="1244" w:author="Latvakoski Juhani" w:date="2024-09-19T12:57:00Z">
              <w:r w:rsidR="00EC6924" w:rsidRPr="00167B7E">
                <w:rPr>
                  <w:b/>
                  <w:bCs/>
                </w:rPr>
                <w:t>ISEP</w:t>
              </w:r>
              <w:r w:rsidR="00EC6924">
                <w:t xml:space="preserve">, </w:t>
              </w:r>
            </w:ins>
            <w:ins w:id="1245" w:author="Latvakoski Juhani" w:date="2024-09-19T10:59:00Z">
              <w:r w:rsidR="004E0C18">
                <w:t xml:space="preserve">UC leaders: ADLC, IMA, </w:t>
              </w:r>
              <w:proofErr w:type="spellStart"/>
              <w:r w:rsidR="004E0C18">
                <w:t>Modirum</w:t>
              </w:r>
              <w:proofErr w:type="spellEnd"/>
              <w:r w:rsidR="004E0C18">
                <w:t xml:space="preserve">, </w:t>
              </w:r>
              <w:proofErr w:type="spellStart"/>
              <w:r w:rsidR="004E0C18">
                <w:t>Otokar</w:t>
              </w:r>
              <w:proofErr w:type="spellEnd"/>
              <w:r w:rsidR="004E0C18">
                <w:t xml:space="preserve">, Polar, </w:t>
              </w:r>
              <w:proofErr w:type="spellStart"/>
              <w:r w:rsidR="004E0C18">
                <w:t>Natlink</w:t>
              </w:r>
              <w:proofErr w:type="spellEnd"/>
              <w:r w:rsidR="004E0C18">
                <w:t xml:space="preserve">, </w:t>
              </w:r>
              <w:proofErr w:type="spellStart"/>
              <w:r w:rsidR="004E0C18">
                <w:t>Vintecc</w:t>
              </w:r>
              <w:proofErr w:type="spellEnd"/>
              <w:r w:rsidR="004E0C18">
                <w:t>, and all wp1 partners] Reviewers: Port of Oulu, VTT</w:t>
              </w:r>
            </w:ins>
          </w:p>
        </w:tc>
        <w:tc>
          <w:tcPr>
            <w:tcW w:w="1494" w:type="dxa"/>
            <w:tcMar>
              <w:top w:w="85" w:type="dxa"/>
              <w:left w:w="108" w:type="dxa"/>
              <w:bottom w:w="85" w:type="dxa"/>
              <w:right w:w="108" w:type="dxa"/>
            </w:tcMar>
            <w:hideMark/>
          </w:tcPr>
          <w:p w14:paraId="213B6CBA" w14:textId="77777777" w:rsidR="007008F3" w:rsidRDefault="007008F3">
            <w:pPr>
              <w:pStyle w:val="ITEABodyText"/>
            </w:pPr>
            <w:r>
              <w:t>Confidential</w:t>
            </w:r>
          </w:p>
        </w:tc>
        <w:tc>
          <w:tcPr>
            <w:tcW w:w="1102" w:type="dxa"/>
            <w:tcMar>
              <w:top w:w="85" w:type="dxa"/>
              <w:left w:w="108" w:type="dxa"/>
              <w:bottom w:w="85" w:type="dxa"/>
              <w:right w:w="108" w:type="dxa"/>
            </w:tcMar>
            <w:hideMark/>
          </w:tcPr>
          <w:p w14:paraId="7FC6D6D6" w14:textId="77777777" w:rsidR="007008F3" w:rsidRDefault="007008F3">
            <w:pPr>
              <w:pStyle w:val="ITEABodyText"/>
            </w:pPr>
            <w:r>
              <w:t>MS5, MS8</w:t>
            </w:r>
          </w:p>
        </w:tc>
      </w:tr>
    </w:tbl>
    <w:p w14:paraId="7257FE12" w14:textId="77777777" w:rsidR="007008F3" w:rsidRDefault="007008F3" w:rsidP="007008F3"/>
    <w:p w14:paraId="0594163D" w14:textId="77777777" w:rsidR="00DF579A" w:rsidRDefault="00DF579A" w:rsidP="00DF579A">
      <w:pPr>
        <w:pStyle w:val="ITEAHeading3"/>
        <w:numPr>
          <w:ilvl w:val="2"/>
          <w:numId w:val="53"/>
        </w:numPr>
        <w:ind w:left="794" w:hanging="794"/>
      </w:pPr>
      <w:r>
        <w:t>WP 2: Sa4CPS concept architecture</w:t>
      </w:r>
    </w:p>
    <w:p w14:paraId="1D25C681" w14:textId="77777777" w:rsidR="00DF579A" w:rsidRDefault="00DF579A" w:rsidP="00DF579A">
      <w:pPr>
        <w:pStyle w:val="ITEABodyText"/>
      </w:pPr>
    </w:p>
    <w:tbl>
      <w:tblPr>
        <w:tblStyle w:val="MediumShading1-Accent2"/>
        <w:tblW w:w="0" w:type="auto"/>
        <w:tblLook w:val="0480" w:firstRow="0" w:lastRow="0" w:firstColumn="1" w:lastColumn="0" w:noHBand="0" w:noVBand="1"/>
      </w:tblPr>
      <w:tblGrid>
        <w:gridCol w:w="1520"/>
        <w:gridCol w:w="3723"/>
        <w:gridCol w:w="3827"/>
      </w:tblGrid>
      <w:tr w:rsidR="00DF579A" w14:paraId="15F37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4D3CFA03" w14:textId="77777777" w:rsidR="00DF579A" w:rsidRDefault="00DF579A">
            <w:pPr>
              <w:pStyle w:val="BodyText"/>
              <w:keepNext/>
              <w:keepLines/>
              <w:jc w:val="right"/>
            </w:pPr>
            <w:r>
              <w:lastRenderedPageBreak/>
              <w:t xml:space="preserve">Leadership </w:t>
            </w:r>
          </w:p>
        </w:tc>
        <w:tc>
          <w:tcPr>
            <w:tcW w:w="7760" w:type="dxa"/>
            <w:gridSpan w:val="2"/>
            <w:hideMark/>
          </w:tcPr>
          <w:p w14:paraId="375012F1" w14:textId="77777777" w:rsidR="00DF579A" w:rsidRDefault="00DF579A">
            <w:pPr>
              <w:pStyle w:val="BodyText"/>
              <w:keepNext/>
              <w:keepLines/>
              <w:jc w:val="center"/>
              <w:cnfStyle w:val="000000100000" w:firstRow="0" w:lastRow="0" w:firstColumn="0" w:lastColumn="0" w:oddVBand="0" w:evenVBand="0" w:oddHBand="1" w:evenHBand="0" w:firstRowFirstColumn="0" w:firstRowLastColumn="0" w:lastRowFirstColumn="0" w:lastRowLastColumn="0"/>
            </w:pPr>
            <w:r>
              <w:t>Polar &amp; VTT</w:t>
            </w:r>
          </w:p>
        </w:tc>
      </w:tr>
      <w:tr w:rsidR="00DF579A" w14:paraId="1D198E5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38225D3C" w14:textId="77777777" w:rsidR="00DF579A" w:rsidRDefault="00DF579A">
            <w:pPr>
              <w:pStyle w:val="BodyText"/>
              <w:keepNext/>
              <w:keepLines/>
              <w:jc w:val="right"/>
            </w:pPr>
            <w:r>
              <w:t>Timeframe</w:t>
            </w:r>
          </w:p>
        </w:tc>
        <w:tc>
          <w:tcPr>
            <w:tcW w:w="3827" w:type="dxa"/>
            <w:hideMark/>
          </w:tcPr>
          <w:p w14:paraId="195FA5CF" w14:textId="77777777" w:rsidR="00DF579A" w:rsidRDefault="00DF579A">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0568B5F8" w14:textId="77777777" w:rsidR="00DF579A" w:rsidRDefault="00DF579A">
            <w:pPr>
              <w:pStyle w:val="BodyText"/>
              <w:keepNext/>
              <w:keepLines/>
              <w:cnfStyle w:val="000000010000" w:firstRow="0" w:lastRow="0" w:firstColumn="0" w:lastColumn="0" w:oddVBand="0" w:evenVBand="0" w:oddHBand="0" w:evenHBand="1" w:firstRowFirstColumn="0" w:firstRowLastColumn="0" w:lastRowFirstColumn="0" w:lastRowLastColumn="0"/>
            </w:pPr>
            <w:r>
              <w:t>End: MS11</w:t>
            </w:r>
          </w:p>
        </w:tc>
      </w:tr>
    </w:tbl>
    <w:p w14:paraId="787554C6" w14:textId="77777777" w:rsidR="00DF579A" w:rsidRDefault="00DF579A" w:rsidP="00DF579A">
      <w:pPr>
        <w:pStyle w:val="BodyText"/>
      </w:pPr>
    </w:p>
    <w:p w14:paraId="4842153C" w14:textId="77777777" w:rsidR="00DF579A" w:rsidRDefault="00DF579A" w:rsidP="00DF579A">
      <w:pPr>
        <w:pStyle w:val="BodyText"/>
      </w:pPr>
    </w:p>
    <w:tbl>
      <w:tblPr>
        <w:tblStyle w:val="ITEATableTitle"/>
        <w:tblW w:w="0" w:type="auto"/>
        <w:tblLook w:val="0420" w:firstRow="1" w:lastRow="0" w:firstColumn="0" w:lastColumn="0" w:noHBand="0" w:noVBand="1"/>
      </w:tblPr>
      <w:tblGrid>
        <w:gridCol w:w="9070"/>
      </w:tblGrid>
      <w:tr w:rsidR="00DF579A" w14:paraId="5DF4F2D2"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2A356874" w14:textId="77777777" w:rsidR="00DF579A" w:rsidRDefault="00DF579A">
            <w:pPr>
              <w:pStyle w:val="BodyText"/>
              <w:keepNext/>
              <w:keepLines/>
              <w:widowControl/>
              <w:rPr>
                <w:smallCaps/>
                <w:color w:val="FFFFFF" w:themeColor="background1"/>
              </w:rPr>
            </w:pPr>
            <w:r>
              <w:rPr>
                <w:smallCaps/>
                <w:color w:val="FFFFFF" w:themeColor="background1"/>
              </w:rPr>
              <w:t>Objectives and expected results</w:t>
            </w:r>
          </w:p>
        </w:tc>
      </w:tr>
    </w:tbl>
    <w:p w14:paraId="19144379" w14:textId="77777777" w:rsidR="00DF579A" w:rsidRDefault="00DF579A" w:rsidP="00DF579A">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DF579A" w:rsidRPr="00514108" w14:paraId="743D1ECC" w14:textId="77777777">
        <w:trPr>
          <w:cnfStyle w:val="000000100000" w:firstRow="0" w:lastRow="0" w:firstColumn="0" w:lastColumn="0" w:oddVBand="0" w:evenVBand="0" w:oddHBand="1" w:evenHBand="0" w:firstRowFirstColumn="0" w:firstRowLastColumn="0" w:lastRowFirstColumn="0" w:lastRowLastColumn="0"/>
        </w:trPr>
        <w:tc>
          <w:tcPr>
            <w:tcW w:w="9070" w:type="dxa"/>
            <w:hideMark/>
          </w:tcPr>
          <w:p w14:paraId="45E9F06C" w14:textId="176D353F" w:rsidR="002A26E6" w:rsidRDefault="008D4E2F">
            <w:pPr>
              <w:pStyle w:val="BodyText"/>
              <w:keepNext/>
              <w:keepLines/>
              <w:ind w:left="0"/>
              <w:jc w:val="both"/>
              <w:rPr>
                <w:ins w:id="1246" w:author="Latvakoski Juhani" w:date="2024-09-11T13:00:00Z"/>
              </w:rPr>
              <w:pPrChange w:id="1247" w:author="Latvakoski Juhani" w:date="2024-09-11T13:04:00Z">
                <w:pPr>
                  <w:pStyle w:val="BodyText"/>
                  <w:keepNext/>
                  <w:keepLines/>
                  <w:jc w:val="both"/>
                </w:pPr>
              </w:pPrChange>
            </w:pPr>
            <w:ins w:id="1248" w:author="Latvakoski Juhani" w:date="2024-09-11T13:04:00Z">
              <w:r>
                <w:rPr>
                  <w:b/>
                  <w:bCs/>
                  <w:szCs w:val="20"/>
                </w:rPr>
                <w:t xml:space="preserve"> </w:t>
              </w:r>
            </w:ins>
            <w:r w:rsidR="00DF579A" w:rsidRPr="008D137A">
              <w:rPr>
                <w:b/>
                <w:bCs/>
                <w:szCs w:val="20"/>
              </w:rPr>
              <w:t>Objectives:</w:t>
            </w:r>
            <w:r w:rsidR="00DF579A" w:rsidRPr="008D137A">
              <w:rPr>
                <w:szCs w:val="20"/>
              </w:rPr>
              <w:t xml:space="preserve"> </w:t>
            </w:r>
            <w:ins w:id="1249" w:author="Latvakoski Juhani" w:date="2024-09-11T13:01:00Z">
              <w:r w:rsidR="00907D66" w:rsidRPr="008D137A">
                <w:rPr>
                  <w:szCs w:val="20"/>
                </w:rPr>
                <w:t>WP</w:t>
              </w:r>
              <w:r w:rsidR="00907D66">
                <w:rPr>
                  <w:szCs w:val="20"/>
                </w:rPr>
                <w:t>2</w:t>
              </w:r>
              <w:r w:rsidR="00907D66" w:rsidRPr="008D137A">
                <w:rPr>
                  <w:szCs w:val="20"/>
                </w:rPr>
                <w:t xml:space="preserve"> focuses on the</w:t>
              </w:r>
              <w:r w:rsidR="00907D66">
                <w:rPr>
                  <w:szCs w:val="20"/>
                </w:rPr>
                <w:t xml:space="preserve"> R&amp;D of the Sa4CPS concep</w:t>
              </w:r>
            </w:ins>
            <w:ins w:id="1250" w:author="Latvakoski Juhani" w:date="2024-09-17T12:19:00Z">
              <w:r w:rsidR="00957F22">
                <w:rPr>
                  <w:szCs w:val="20"/>
                </w:rPr>
                <w:t>tual</w:t>
              </w:r>
            </w:ins>
            <w:ins w:id="1251" w:author="Latvakoski Juhani" w:date="2024-09-11T13:01:00Z">
              <w:r w:rsidR="00907D66">
                <w:rPr>
                  <w:szCs w:val="20"/>
                </w:rPr>
                <w:t xml:space="preserve"> architectural level R&amp;D, interaction between technical WPs 3-5, </w:t>
              </w:r>
            </w:ins>
            <w:ins w:id="1252" w:author="Latvakoski Juhani" w:date="2024-09-11T13:19:00Z">
              <w:r w:rsidR="00B3582C">
                <w:rPr>
                  <w:szCs w:val="20"/>
                </w:rPr>
                <w:t xml:space="preserve">UCs 1-9, </w:t>
              </w:r>
            </w:ins>
            <w:ins w:id="1253" w:author="Latvakoski Juhani" w:date="2024-09-11T13:01:00Z">
              <w:r w:rsidR="00907D66">
                <w:rPr>
                  <w:szCs w:val="20"/>
                </w:rPr>
                <w:t xml:space="preserve">and evaluation of results in architectural level. </w:t>
              </w:r>
              <w:r w:rsidR="00DA2BA1">
                <w:rPr>
                  <w:szCs w:val="20"/>
                </w:rPr>
                <w:t>First, the WP focuses to</w:t>
              </w:r>
              <w:r w:rsidR="00907D66">
                <w:t xml:space="preserve"> </w:t>
              </w:r>
              <w:r w:rsidR="00DA2BA1">
                <w:t>i</w:t>
              </w:r>
            </w:ins>
            <w:ins w:id="1254" w:author="Latvakoski Juhani" w:date="2024-09-11T13:00:00Z">
              <w:r w:rsidR="002A26E6">
                <w:t>dentification of the requirements related to the Sa4CPS architectur</w:t>
              </w:r>
            </w:ins>
            <w:ins w:id="1255" w:author="Latvakoski Juhani" w:date="2024-09-17T12:19:00Z">
              <w:r w:rsidR="009033E5">
                <w:t>al</w:t>
              </w:r>
            </w:ins>
            <w:ins w:id="1256" w:author="Latvakoski Juhani" w:date="2024-09-11T13:00:00Z">
              <w:r w:rsidR="002A26E6">
                <w:t xml:space="preserve"> concept in interaction with the </w:t>
              </w:r>
            </w:ins>
            <w:ins w:id="1257" w:author="Latvakoski Juhani" w:date="2024-09-11T13:01:00Z">
              <w:r w:rsidR="00DA2BA1">
                <w:t>WP</w:t>
              </w:r>
            </w:ins>
            <w:ins w:id="1258" w:author="Latvakoski Juhani" w:date="2024-09-11T13:02:00Z">
              <w:r w:rsidR="00DA2BA1">
                <w:t>1</w:t>
              </w:r>
            </w:ins>
            <w:ins w:id="1259" w:author="Latvakoski Juhani" w:date="2024-09-11T13:19:00Z">
              <w:r w:rsidR="00B3582C">
                <w:t xml:space="preserve"> and UCs 1-</w:t>
              </w:r>
            </w:ins>
            <w:ins w:id="1260" w:author="Latvakoski Juhani" w:date="2024-09-11T13:20:00Z">
              <w:r w:rsidR="00B3582C">
                <w:t>9</w:t>
              </w:r>
            </w:ins>
            <w:ins w:id="1261" w:author="Latvakoski Juhani" w:date="2024-09-11T13:00:00Z">
              <w:r w:rsidR="002A26E6">
                <w:t xml:space="preserve">. </w:t>
              </w:r>
            </w:ins>
            <w:ins w:id="1262" w:author="Latvakoski Juhani" w:date="2024-09-11T13:02:00Z">
              <w:r w:rsidR="00DA2BA1">
                <w:t xml:space="preserve">Then, </w:t>
              </w:r>
              <w:r w:rsidR="0069041B">
                <w:t>architectural level</w:t>
              </w:r>
              <w:r w:rsidR="00DA2BA1">
                <w:t xml:space="preserve"> a</w:t>
              </w:r>
            </w:ins>
            <w:ins w:id="1263" w:author="Latvakoski Juhani" w:date="2024-09-11T13:00:00Z">
              <w:r w:rsidR="002A26E6" w:rsidRPr="00201551">
                <w:t>nalysis of technological state of the art</w:t>
              </w:r>
            </w:ins>
            <w:ins w:id="1264" w:author="Latvakoski Juhani" w:date="2024-09-17T12:20:00Z">
              <w:r w:rsidR="00D8762D">
                <w:t>/practise</w:t>
              </w:r>
            </w:ins>
            <w:ins w:id="1265" w:author="Latvakoski Juhani" w:date="2024-09-11T13:00:00Z">
              <w:r w:rsidR="002A26E6" w:rsidRPr="00201551">
                <w:t xml:space="preserve"> </w:t>
              </w:r>
            </w:ins>
            <w:ins w:id="1266" w:author="Latvakoski Juhani" w:date="2024-09-11T13:02:00Z">
              <w:r w:rsidR="0069041B">
                <w:t xml:space="preserve">will be carried out together with </w:t>
              </w:r>
            </w:ins>
            <w:ins w:id="1267" w:author="Latvakoski Juhani" w:date="2024-09-11T13:00:00Z">
              <w:r w:rsidR="002A26E6" w:rsidRPr="00201551">
                <w:t>preliminary drafting of the technical</w:t>
              </w:r>
            </w:ins>
            <w:ins w:id="1268" w:author="Latvakoski Juhani" w:date="2024-09-17T12:20:00Z">
              <w:r w:rsidR="0068398F">
                <w:t xml:space="preserve"> </w:t>
              </w:r>
            </w:ins>
            <w:ins w:id="1269" w:author="Latvakoski Juhani" w:date="2024-09-11T13:00:00Z">
              <w:r w:rsidR="002A26E6">
                <w:t xml:space="preserve">architectural scope. </w:t>
              </w:r>
            </w:ins>
            <w:ins w:id="1270" w:author="Latvakoski Juhani" w:date="2024-09-12T15:19:00Z">
              <w:r w:rsidR="00071C44">
                <w:t>T</w:t>
              </w:r>
            </w:ins>
            <w:ins w:id="1271" w:author="Latvakoski Juhani" w:date="2024-09-11T13:03:00Z">
              <w:r w:rsidR="00721611">
                <w:t xml:space="preserve">he </w:t>
              </w:r>
            </w:ins>
            <w:ins w:id="1272" w:author="Latvakoski Juhani" w:date="2024-09-11T13:00:00Z">
              <w:r w:rsidR="002A26E6">
                <w:t>technical architectural scope</w:t>
              </w:r>
            </w:ins>
            <w:ins w:id="1273" w:author="Latvakoski Juhani" w:date="2024-09-11T13:03:00Z">
              <w:r w:rsidR="00721611">
                <w:t xml:space="preserve"> will be divided</w:t>
              </w:r>
            </w:ins>
            <w:ins w:id="1274" w:author="Latvakoski Juhani" w:date="2024-09-11T13:00:00Z">
              <w:r w:rsidR="002A26E6">
                <w:t xml:space="preserve"> to areas covered by each technological WP</w:t>
              </w:r>
            </w:ins>
            <w:ins w:id="1275" w:author="Latvakoski Juhani" w:date="2024-09-11T13:03:00Z">
              <w:r w:rsidR="00721611">
                <w:t>3-5</w:t>
              </w:r>
            </w:ins>
            <w:ins w:id="1276" w:author="Latvakoski Juhani" w:date="2024-09-11T13:00:00Z">
              <w:r w:rsidR="002A26E6">
                <w:t xml:space="preserve">, and preliminary analysing the </w:t>
              </w:r>
            </w:ins>
            <w:ins w:id="1277" w:author="Latvakoski Juhani" w:date="2024-09-17T12:21:00Z">
              <w:r w:rsidR="00F35493">
                <w:t xml:space="preserve">potential </w:t>
              </w:r>
            </w:ins>
            <w:ins w:id="1278" w:author="Latvakoski Juhani" w:date="2024-09-11T13:00:00Z">
              <w:r w:rsidR="002A26E6">
                <w:t>contribution areas of UC</w:t>
              </w:r>
            </w:ins>
            <w:ins w:id="1279" w:author="Latvakoski Juhani" w:date="2024-09-11T13:20:00Z">
              <w:r w:rsidR="00921396">
                <w:t xml:space="preserve">s </w:t>
              </w:r>
            </w:ins>
            <w:ins w:id="1280" w:author="Latvakoski Juhani" w:date="2024-09-11T13:04:00Z">
              <w:r w:rsidR="0000326C">
                <w:t>1-9</w:t>
              </w:r>
            </w:ins>
            <w:ins w:id="1281" w:author="Latvakoski Juhani" w:date="2024-09-11T13:00:00Z">
              <w:r w:rsidR="002A26E6">
                <w:t xml:space="preserve"> for the concept</w:t>
              </w:r>
            </w:ins>
            <w:ins w:id="1282" w:author="Latvakoski Juhani" w:date="2024-09-11T13:01:00Z">
              <w:r w:rsidR="00907D66">
                <w:t xml:space="preserve">. </w:t>
              </w:r>
            </w:ins>
            <w:ins w:id="1283" w:author="Latvakoski Juhani" w:date="2024-09-11T13:04:00Z">
              <w:r w:rsidR="0000326C">
                <w:t xml:space="preserve">The objective is to </w:t>
              </w:r>
            </w:ins>
            <w:ins w:id="1284" w:author="Latvakoski Juhani" w:date="2024-09-11T13:01:00Z">
              <w:r w:rsidR="00907D66">
                <w:t>combine the key technological enablers developed within WP3-5, and UC</w:t>
              </w:r>
            </w:ins>
            <w:ins w:id="1285" w:author="Latvakoski Juhani" w:date="2024-09-11T13:20:00Z">
              <w:r w:rsidR="00921396">
                <w:t xml:space="preserve">s </w:t>
              </w:r>
            </w:ins>
            <w:ins w:id="1286" w:author="Latvakoski Juhani" w:date="2024-09-11T13:01:00Z">
              <w:r w:rsidR="00907D66">
                <w:t>1-9 to establish a harmonized description of the Sa4CPS</w:t>
              </w:r>
            </w:ins>
            <w:ins w:id="1287" w:author="Latvakoski Juhani" w:date="2024-09-11T13:20:00Z">
              <w:r w:rsidR="00921396">
                <w:t xml:space="preserve"> concept</w:t>
              </w:r>
            </w:ins>
            <w:ins w:id="1288" w:author="Latvakoski Juhani" w:date="2024-09-11T13:01:00Z">
              <w:r w:rsidR="00907D66">
                <w:t>.</w:t>
              </w:r>
            </w:ins>
            <w:ins w:id="1289" w:author="Latvakoski Juhani" w:date="2024-09-12T15:19:00Z">
              <w:r w:rsidR="005A7CF5">
                <w:t xml:space="preserve"> In parall</w:t>
              </w:r>
            </w:ins>
            <w:ins w:id="1290" w:author="Latvakoski Juhani" w:date="2024-09-12T15:21:00Z">
              <w:r w:rsidR="005A08AC">
                <w:t>el</w:t>
              </w:r>
            </w:ins>
            <w:ins w:id="1291" w:author="Latvakoski Juhani" w:date="2024-09-12T15:19:00Z">
              <w:r w:rsidR="005A7CF5">
                <w:t xml:space="preserve">, the </w:t>
              </w:r>
            </w:ins>
            <w:ins w:id="1292" w:author="Latvakoski Juhani" w:date="2024-09-12T15:20:00Z">
              <w:r w:rsidR="00A2640B">
                <w:t>Sa4CPS concept</w:t>
              </w:r>
            </w:ins>
            <w:ins w:id="1293" w:author="Latvakoski Juhani" w:date="2024-09-17T12:21:00Z">
              <w:r w:rsidR="004B2EDC">
                <w:t>ual architecture</w:t>
              </w:r>
            </w:ins>
            <w:ins w:id="1294" w:author="Latvakoski Juhani" w:date="2024-09-12T15:20:00Z">
              <w:r w:rsidR="00A2640B">
                <w:t xml:space="preserve"> will be studied by means of simulations.</w:t>
              </w:r>
            </w:ins>
            <w:ins w:id="1295" w:author="Latvakoski Juhani" w:date="2024-09-11T13:01:00Z">
              <w:r w:rsidR="00907D66">
                <w:t xml:space="preserve"> The target is to produce such Sa4CPS concept description and publication, which </w:t>
              </w:r>
            </w:ins>
            <w:proofErr w:type="gramStart"/>
            <w:ins w:id="1296" w:author="Latvakoski Juhani" w:date="2024-09-11T13:20:00Z">
              <w:r w:rsidR="00A344CE">
                <w:t>combine</w:t>
              </w:r>
            </w:ins>
            <w:ins w:id="1297" w:author="Latvakoski Juhani" w:date="2024-09-11T13:01:00Z">
              <w:r w:rsidR="00907D66">
                <w:t xml:space="preserve"> also</w:t>
              </w:r>
              <w:proofErr w:type="gramEnd"/>
              <w:r w:rsidR="00907D66">
                <w:t xml:space="preserve"> the main evaluation results of related to the key enablers developed within WP3-5 and UC1-9.</w:t>
              </w:r>
            </w:ins>
          </w:p>
          <w:p w14:paraId="396D42FD" w14:textId="68B28049" w:rsidR="00DF579A" w:rsidRDefault="00DF579A">
            <w:pPr>
              <w:pStyle w:val="BodyText"/>
              <w:keepNext/>
              <w:keepLines/>
              <w:jc w:val="both"/>
              <w:rPr>
                <w:szCs w:val="20"/>
              </w:rPr>
            </w:pPr>
            <w:del w:id="1298" w:author="Latvakoski Juhani" w:date="2024-09-11T13:01:00Z">
              <w:r w:rsidRPr="008D137A" w:rsidDel="00907D66">
                <w:rPr>
                  <w:szCs w:val="20"/>
                </w:rPr>
                <w:delText>WP</w:delText>
              </w:r>
              <w:r w:rsidDel="00907D66">
                <w:rPr>
                  <w:szCs w:val="20"/>
                </w:rPr>
                <w:delText>2</w:delText>
              </w:r>
              <w:r w:rsidRPr="008D137A" w:rsidDel="00907D66">
                <w:rPr>
                  <w:szCs w:val="20"/>
                </w:rPr>
                <w:delText xml:space="preserve"> focuses on the</w:delText>
              </w:r>
              <w:r w:rsidDel="00907D66">
                <w:rPr>
                  <w:szCs w:val="20"/>
                </w:rPr>
                <w:delText xml:space="preserve"> R&amp;D of the Sa4CPS concept architecture description, architectural level R&amp;D, interaction between technical WPs 3-5, and evaluation of results in architectural level</w:delText>
              </w:r>
            </w:del>
            <w:r w:rsidRPr="008D137A">
              <w:rPr>
                <w:szCs w:val="20"/>
              </w:rPr>
              <w:t>.</w:t>
            </w:r>
          </w:p>
          <w:p w14:paraId="2FAFA912" w14:textId="77777777" w:rsidR="00DF579A" w:rsidRPr="008D137A" w:rsidRDefault="00DF579A">
            <w:pPr>
              <w:pStyle w:val="BodyText"/>
              <w:keepNext/>
              <w:keepLines/>
              <w:jc w:val="both"/>
              <w:rPr>
                <w:szCs w:val="20"/>
              </w:rPr>
            </w:pPr>
          </w:p>
          <w:p w14:paraId="00F5E41F" w14:textId="6CF5E6BF" w:rsidR="00DF579A" w:rsidRDefault="00DF579A">
            <w:pPr>
              <w:pStyle w:val="BodyText"/>
              <w:keepNext/>
              <w:keepLines/>
              <w:jc w:val="both"/>
            </w:pPr>
            <w:r w:rsidRPr="008D137A">
              <w:rPr>
                <w:b/>
                <w:bCs/>
                <w:szCs w:val="20"/>
              </w:rPr>
              <w:t>Expected results:</w:t>
            </w:r>
            <w:r>
              <w:t xml:space="preserve"> Technological requirements for the architecture, Sa4CPs concept description and specification, and evaluation of results in architectural level</w:t>
            </w:r>
            <w:ins w:id="1299" w:author="Latvakoski Juhani" w:date="2024-09-11T13:05:00Z">
              <w:r w:rsidR="008D4E2F">
                <w:t>.</w:t>
              </w:r>
            </w:ins>
          </w:p>
        </w:tc>
      </w:tr>
    </w:tbl>
    <w:p w14:paraId="67D37863" w14:textId="77777777" w:rsidR="00DF579A" w:rsidRDefault="00DF579A" w:rsidP="00DF579A">
      <w:pPr>
        <w:pStyle w:val="BodyText"/>
        <w:widowControl w:val="0"/>
      </w:pPr>
    </w:p>
    <w:tbl>
      <w:tblPr>
        <w:tblStyle w:val="ITEATableTitle"/>
        <w:tblW w:w="0" w:type="auto"/>
        <w:tblLook w:val="04A0" w:firstRow="1" w:lastRow="0" w:firstColumn="1" w:lastColumn="0" w:noHBand="0" w:noVBand="1"/>
      </w:tblPr>
      <w:tblGrid>
        <w:gridCol w:w="9070"/>
      </w:tblGrid>
      <w:tr w:rsidR="00DF579A" w14:paraId="3E6229A9"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36BE5225" w14:textId="77777777" w:rsidR="00DF579A" w:rsidRDefault="00DF579A">
            <w:pPr>
              <w:pStyle w:val="BodyText"/>
              <w:keepNext/>
              <w:keepLines/>
              <w:widowControl/>
              <w:rPr>
                <w:smallCaps/>
              </w:rPr>
            </w:pPr>
            <w:r>
              <w:rPr>
                <w:smallCaps/>
                <w:color w:val="FFFFFF" w:themeColor="background1"/>
              </w:rPr>
              <w:t xml:space="preserve">Task descriptions </w:t>
            </w:r>
          </w:p>
        </w:tc>
      </w:tr>
    </w:tbl>
    <w:p w14:paraId="56E51887" w14:textId="77777777" w:rsidR="00DF579A" w:rsidRDefault="00DF579A" w:rsidP="00DF579A">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DF579A" w14:paraId="6B63C7CD" w14:textId="77777777">
        <w:trPr>
          <w:cnfStyle w:val="100000000000" w:firstRow="1" w:lastRow="0" w:firstColumn="0" w:lastColumn="0" w:oddVBand="0" w:evenVBand="0" w:oddHBand="0" w:evenHBand="0" w:firstRowFirstColumn="0" w:firstRowLastColumn="0" w:lastRowFirstColumn="0" w:lastRowLastColumn="0"/>
        </w:trPr>
        <w:tc>
          <w:tcPr>
            <w:tcW w:w="1503" w:type="dxa"/>
            <w:hideMark/>
          </w:tcPr>
          <w:p w14:paraId="2DEACE9B" w14:textId="77777777" w:rsidR="00DF579A" w:rsidRDefault="00DF579A">
            <w:pPr>
              <w:pStyle w:val="BodyText"/>
              <w:keepNext/>
              <w:keepLines/>
            </w:pPr>
            <w:r>
              <w:t>Task</w:t>
            </w:r>
          </w:p>
        </w:tc>
        <w:tc>
          <w:tcPr>
            <w:tcW w:w="7567" w:type="dxa"/>
            <w:hideMark/>
          </w:tcPr>
          <w:p w14:paraId="10D10FDA" w14:textId="04A270B1" w:rsidR="00E06CAA" w:rsidRPr="000D71CF" w:rsidRDefault="00DF579A" w:rsidP="00170E21">
            <w:pPr>
              <w:pStyle w:val="BodyText"/>
              <w:keepNext/>
              <w:keepLines/>
              <w:jc w:val="both"/>
              <w:rPr>
                <w:ins w:id="1300" w:author="Latvakoski Juhani" w:date="2024-09-11T11:01:00Z"/>
                <w:szCs w:val="20"/>
              </w:rPr>
            </w:pPr>
            <w:r>
              <w:t>Description</w:t>
            </w:r>
          </w:p>
          <w:p w14:paraId="366F0CA3" w14:textId="77777777" w:rsidR="00E06CAA" w:rsidRDefault="00E06CAA" w:rsidP="00424126">
            <w:pPr>
              <w:pStyle w:val="BodyText"/>
              <w:keepNext/>
              <w:keepLines/>
              <w:jc w:val="both"/>
              <w:rPr>
                <w:ins w:id="1301" w:author="Latvakoski Juhani" w:date="2024-09-11T10:05:00Z"/>
                <w:b/>
                <w:bCs w:val="0"/>
                <w:szCs w:val="20"/>
              </w:rPr>
            </w:pPr>
          </w:p>
          <w:p w14:paraId="2404E8CD" w14:textId="3B28C649" w:rsidR="00DF579A" w:rsidRDefault="00DF579A">
            <w:pPr>
              <w:pStyle w:val="BodyText"/>
              <w:keepNext/>
              <w:keepLines/>
            </w:pPr>
          </w:p>
        </w:tc>
      </w:tr>
      <w:tr w:rsidR="00DF579A" w:rsidRPr="00514108" w14:paraId="73007D06"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6DF500AD" w14:textId="77777777" w:rsidR="00DF579A" w:rsidRDefault="00DF579A">
            <w:pPr>
              <w:pStyle w:val="BodyText"/>
              <w:keepNext/>
              <w:keepLines/>
            </w:pPr>
            <w:r>
              <w:rPr>
                <w:sz w:val="22"/>
                <w:szCs w:val="22"/>
              </w:rPr>
              <w:t>Task 2.1</w:t>
            </w:r>
          </w:p>
        </w:tc>
        <w:tc>
          <w:tcPr>
            <w:tcW w:w="7567" w:type="dxa"/>
            <w:tcMar>
              <w:top w:w="85" w:type="dxa"/>
              <w:left w:w="108" w:type="dxa"/>
              <w:bottom w:w="85" w:type="dxa"/>
              <w:right w:w="108" w:type="dxa"/>
            </w:tcMar>
          </w:tcPr>
          <w:p w14:paraId="6B27DAC4" w14:textId="57B82E26" w:rsidR="00DF579A" w:rsidRDefault="00DF579A">
            <w:pPr>
              <w:pStyle w:val="ITEABodyText"/>
              <w:jc w:val="both"/>
            </w:pPr>
            <w:r>
              <w:rPr>
                <w:b/>
                <w:bCs/>
              </w:rPr>
              <w:t>Technological requirements architecture</w:t>
            </w:r>
            <w:r>
              <w:t xml:space="preserve"> [</w:t>
            </w:r>
            <w:ins w:id="1302" w:author="Latvakoski Juhani" w:date="2024-09-11T12:36:00Z">
              <w:r w:rsidR="00277536">
                <w:t xml:space="preserve">Polar, VTT, all </w:t>
              </w:r>
            </w:ins>
            <w:r>
              <w:t xml:space="preserve">partners] (all UCs) </w:t>
            </w:r>
            <w:ins w:id="1303" w:author="Latvakoski Juhani" w:date="2024-09-11T12:35:00Z">
              <w:r w:rsidR="00C06C2C">
                <w:t xml:space="preserve">Identification of the requirements </w:t>
              </w:r>
              <w:r w:rsidR="00661144">
                <w:t xml:space="preserve">related to the </w:t>
              </w:r>
            </w:ins>
            <w:ins w:id="1304" w:author="Latvakoski Juhani" w:date="2024-09-11T12:36:00Z">
              <w:r w:rsidR="00091DAC">
                <w:t>Sa4CPS architecture concept in interaction with the task 1.2</w:t>
              </w:r>
            </w:ins>
            <w:ins w:id="1305" w:author="Latvakoski Juhani" w:date="2024-09-11T13:21:00Z">
              <w:r w:rsidR="00A344CE">
                <w:t xml:space="preserve"> and UCs 1-9</w:t>
              </w:r>
            </w:ins>
            <w:ins w:id="1306" w:author="Latvakoski Juhani" w:date="2024-09-11T12:36:00Z">
              <w:r w:rsidR="00091DAC">
                <w:t xml:space="preserve">. </w:t>
              </w:r>
            </w:ins>
            <w:r w:rsidRPr="00201551">
              <w:t>Analysis of technological state of the art in the areas that can be scoped</w:t>
            </w:r>
            <w:ins w:id="1307" w:author="Latvakoski Juhani" w:date="2024-09-11T12:37:00Z">
              <w:r w:rsidR="00277536">
                <w:t xml:space="preserve"> </w:t>
              </w:r>
              <w:r w:rsidR="00946889">
                <w:t>to be related to the concept scope</w:t>
              </w:r>
            </w:ins>
            <w:del w:id="1308" w:author="Latvakoski Juhani" w:date="2024-09-11T12:37:00Z">
              <w:r w:rsidRPr="00201551" w:rsidDel="00277536">
                <w:delText xml:space="preserve"> based on the results of task 1.2</w:delText>
              </w:r>
            </w:del>
            <w:r w:rsidRPr="00201551">
              <w:t xml:space="preserve">, </w:t>
            </w:r>
            <w:del w:id="1309" w:author="Latvakoski Juhani" w:date="2024-09-17T12:22:00Z">
              <w:r w:rsidRPr="00201551" w:rsidDel="006F1D7E">
                <w:delText xml:space="preserve">and </w:delText>
              </w:r>
            </w:del>
            <w:r w:rsidRPr="00201551">
              <w:t>preliminary drafting of the technical</w:t>
            </w:r>
            <w:ins w:id="1310" w:author="Latvakoski Juhani" w:date="2024-09-11T12:38:00Z">
              <w:r w:rsidR="00843057">
                <w:t xml:space="preserve"> architectural scope</w:t>
              </w:r>
            </w:ins>
            <w:ins w:id="1311" w:author="Latvakoski Juhani" w:date="2024-09-12T15:49:00Z">
              <w:r w:rsidR="00A54C05">
                <w:t xml:space="preserve"> </w:t>
              </w:r>
              <w:r w:rsidR="00D23DA3">
                <w:t xml:space="preserve">and </w:t>
              </w:r>
              <w:r w:rsidR="0048522F">
                <w:t>research items.</w:t>
              </w:r>
            </w:ins>
            <w:del w:id="1312" w:author="Latvakoski Juhani" w:date="2024-09-11T12:38:00Z">
              <w:r w:rsidRPr="00201551" w:rsidDel="00843057">
                <w:delText xml:space="preserve"> </w:delText>
              </w:r>
            </w:del>
            <w:ins w:id="1313" w:author="Latvakoski Juhani" w:date="2024-09-11T12:38:00Z">
              <w:r w:rsidR="00F9370C">
                <w:t xml:space="preserve"> </w:t>
              </w:r>
            </w:ins>
            <w:del w:id="1314" w:author="Latvakoski Juhani" w:date="2024-09-11T12:38:00Z">
              <w:r w:rsidRPr="00201551" w:rsidDel="00F9370C">
                <w:delText>architecture</w:delText>
              </w:r>
            </w:del>
            <w:r>
              <w:rPr>
                <w:color w:val="auto"/>
              </w:rPr>
              <w:t>.</w:t>
            </w:r>
          </w:p>
        </w:tc>
      </w:tr>
      <w:tr w:rsidR="00DF579A" w:rsidRPr="00514108" w14:paraId="2CB56551"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74C937B4" w14:textId="77777777" w:rsidR="00DF579A" w:rsidRDefault="00DF579A">
            <w:pPr>
              <w:pStyle w:val="BodyText"/>
            </w:pPr>
            <w:r>
              <w:rPr>
                <w:sz w:val="22"/>
                <w:szCs w:val="22"/>
              </w:rPr>
              <w:t>Task 2.2</w:t>
            </w:r>
          </w:p>
        </w:tc>
        <w:tc>
          <w:tcPr>
            <w:tcW w:w="7567" w:type="dxa"/>
            <w:tcMar>
              <w:top w:w="85" w:type="dxa"/>
              <w:left w:w="108" w:type="dxa"/>
              <w:bottom w:w="85" w:type="dxa"/>
              <w:right w:w="108" w:type="dxa"/>
            </w:tcMar>
            <w:hideMark/>
          </w:tcPr>
          <w:p w14:paraId="666ADD37" w14:textId="54347828" w:rsidR="00DF579A" w:rsidRDefault="00DF579A">
            <w:pPr>
              <w:pStyle w:val="ITEABodyText"/>
              <w:jc w:val="both"/>
            </w:pPr>
            <w:r w:rsidRPr="00A26009">
              <w:rPr>
                <w:b/>
              </w:rPr>
              <w:t xml:space="preserve">Sa4CPS preliminary concept description </w:t>
            </w:r>
            <w:r>
              <w:t>[</w:t>
            </w:r>
            <w:ins w:id="1315" w:author="Latvakoski Juhani" w:date="2024-09-11T12:34:00Z">
              <w:r w:rsidR="001647F4">
                <w:t>VTT,</w:t>
              </w:r>
            </w:ins>
            <w:ins w:id="1316" w:author="Latvakoski Juhani" w:date="2024-09-11T12:38:00Z">
              <w:r w:rsidR="00843057">
                <w:t xml:space="preserve"> Polar,</w:t>
              </w:r>
            </w:ins>
            <w:ins w:id="1317" w:author="Latvakoski Juhani" w:date="2024-09-11T12:34:00Z">
              <w:r w:rsidR="001647F4">
                <w:t xml:space="preserve"> </w:t>
              </w:r>
            </w:ins>
            <w:r>
              <w:t xml:space="preserve">all partners] (all UCs) </w:t>
            </w:r>
            <w:ins w:id="1318" w:author="Latvakoski Juhani" w:date="2024-09-11T12:39:00Z">
              <w:r w:rsidR="00843057">
                <w:t xml:space="preserve">The task </w:t>
              </w:r>
            </w:ins>
            <w:ins w:id="1319" w:author="Latvakoski Juhani" w:date="2024-09-12T15:23:00Z">
              <w:r w:rsidR="00A72C49">
                <w:t>d</w:t>
              </w:r>
              <w:r w:rsidR="009B0EFC">
                <w:t>i</w:t>
              </w:r>
              <w:r w:rsidR="00A72C49">
                <w:t>vides</w:t>
              </w:r>
            </w:ins>
            <w:ins w:id="1320" w:author="Latvakoski Juhani" w:date="2024-09-11T12:39:00Z">
              <w:r w:rsidR="009002CF">
                <w:t xml:space="preserve"> the </w:t>
              </w:r>
            </w:ins>
            <w:ins w:id="1321" w:author="Latvakoski Juhani" w:date="2024-09-11T12:40:00Z">
              <w:r w:rsidR="004B0E90">
                <w:t>technical architectural scope to areas covered by technological WP</w:t>
              </w:r>
            </w:ins>
            <w:ins w:id="1322" w:author="Latvakoski Juhani" w:date="2024-09-11T13:21:00Z">
              <w:r w:rsidR="00AF1985">
                <w:t>s 3-5</w:t>
              </w:r>
            </w:ins>
            <w:ins w:id="1323" w:author="Latvakoski Juhani" w:date="2024-09-11T12:40:00Z">
              <w:r w:rsidR="004B0E90">
                <w:t xml:space="preserve"> of the project</w:t>
              </w:r>
              <w:r w:rsidR="00FB3E97">
                <w:t xml:space="preserve">, and preliminary analysing the </w:t>
              </w:r>
            </w:ins>
            <w:ins w:id="1324" w:author="Latvakoski Juhani" w:date="2024-09-12T15:24:00Z">
              <w:r w:rsidR="009B0EFC">
                <w:t xml:space="preserve">key </w:t>
              </w:r>
            </w:ins>
            <w:ins w:id="1325" w:author="Latvakoski Juhani" w:date="2024-09-11T12:40:00Z">
              <w:r w:rsidR="00FB3E97">
                <w:t xml:space="preserve">contribution areas of </w:t>
              </w:r>
            </w:ins>
            <w:ins w:id="1326" w:author="Latvakoski Juhani" w:date="2024-09-11T13:22:00Z">
              <w:r w:rsidR="00AF1985">
                <w:t>UCs 1-</w:t>
              </w:r>
            </w:ins>
            <w:ins w:id="1327" w:author="Latvakoski Juhani" w:date="2024-09-12T15:23:00Z">
              <w:r w:rsidR="009B0EFC">
                <w:t>9</w:t>
              </w:r>
            </w:ins>
            <w:ins w:id="1328" w:author="Latvakoski Juhani" w:date="2024-09-11T12:39:00Z">
              <w:r w:rsidR="00843057">
                <w:t>.</w:t>
              </w:r>
            </w:ins>
            <w:ins w:id="1329" w:author="Latvakoski Juhani" w:date="2024-09-12T15:23:00Z">
              <w:r w:rsidR="008859B9">
                <w:t xml:space="preserve"> </w:t>
              </w:r>
            </w:ins>
            <w:ins w:id="1330" w:author="Latvakoski Juhani" w:date="2024-09-12T15:24:00Z">
              <w:r w:rsidR="000D30F0">
                <w:t>In parallel, t</w:t>
              </w:r>
            </w:ins>
            <w:ins w:id="1331" w:author="Latvakoski Juhani" w:date="2024-09-12T15:23:00Z">
              <w:r w:rsidR="008859B9">
                <w:t>he</w:t>
              </w:r>
            </w:ins>
            <w:ins w:id="1332" w:author="Latvakoski Juhani" w:date="2024-09-12T15:24:00Z">
              <w:r w:rsidR="000D30F0">
                <w:t xml:space="preserve"> concept will be studied by means of simulations.</w:t>
              </w:r>
            </w:ins>
            <w:ins w:id="1333" w:author="Latvakoski Juhani" w:date="2024-09-11T12:41:00Z">
              <w:r w:rsidR="00BA3D80">
                <w:t xml:space="preserve"> The result of the task is d</w:t>
              </w:r>
            </w:ins>
            <w:del w:id="1334" w:author="Latvakoski Juhani" w:date="2024-09-11T12:41:00Z">
              <w:r w:rsidRPr="00B1756E" w:rsidDel="00BA3D80">
                <w:delText>D</w:delText>
              </w:r>
            </w:del>
            <w:r w:rsidRPr="00B1756E">
              <w:t>escription of the Sa4CPS concept in a preliminary way</w:t>
            </w:r>
            <w:ins w:id="1335" w:author="Latvakoski Juhani" w:date="2024-09-11T12:41:00Z">
              <w:r w:rsidR="00BA3D80">
                <w:rPr>
                  <w:color w:val="auto"/>
                </w:rPr>
                <w:t xml:space="preserve"> </w:t>
              </w:r>
            </w:ins>
            <w:ins w:id="1336" w:author="Latvakoski Juhani" w:date="2024-09-11T12:44:00Z">
              <w:r w:rsidR="0062590C">
                <w:rPr>
                  <w:color w:val="auto"/>
                </w:rPr>
                <w:t>identifying</w:t>
              </w:r>
            </w:ins>
            <w:ins w:id="1337" w:author="Latvakoski Juhani" w:date="2024-09-11T12:42:00Z">
              <w:r w:rsidR="00AD17FC">
                <w:rPr>
                  <w:color w:val="auto"/>
                </w:rPr>
                <w:t xml:space="preserve"> t</w:t>
              </w:r>
              <w:r w:rsidR="00945B59">
                <w:rPr>
                  <w:color w:val="auto"/>
                </w:rPr>
                <w:t xml:space="preserve">he most essential elements </w:t>
              </w:r>
            </w:ins>
            <w:ins w:id="1338" w:author="Latvakoski Juhani" w:date="2024-09-11T12:43:00Z">
              <w:r w:rsidR="0062590C">
                <w:rPr>
                  <w:color w:val="auto"/>
                </w:rPr>
                <w:t xml:space="preserve">planned </w:t>
              </w:r>
            </w:ins>
            <w:ins w:id="1339" w:author="Latvakoski Juhani" w:date="2024-09-11T12:42:00Z">
              <w:r w:rsidR="00945B59">
                <w:rPr>
                  <w:color w:val="auto"/>
                </w:rPr>
                <w:t>to be contributed by the project</w:t>
              </w:r>
            </w:ins>
            <w:ins w:id="1340" w:author="Latvakoski Juhani" w:date="2024-09-11T12:44:00Z">
              <w:r w:rsidR="0062590C">
                <w:rPr>
                  <w:color w:val="auto"/>
                </w:rPr>
                <w:t xml:space="preserve"> technological WPs and UCs.</w:t>
              </w:r>
            </w:ins>
            <w:del w:id="1341" w:author="Latvakoski Juhani" w:date="2024-09-11T12:41:00Z">
              <w:r w:rsidDel="00BA3D80">
                <w:rPr>
                  <w:color w:val="auto"/>
                </w:rPr>
                <w:delText>.</w:delText>
              </w:r>
            </w:del>
          </w:p>
        </w:tc>
      </w:tr>
      <w:tr w:rsidR="00DF579A" w:rsidRPr="00514108" w14:paraId="5B4F5248"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45FCA234" w14:textId="77777777" w:rsidR="00DF579A" w:rsidRDefault="00DF579A">
            <w:pPr>
              <w:widowControl w:val="0"/>
              <w:rPr>
                <w:sz w:val="22"/>
                <w:szCs w:val="22"/>
              </w:rPr>
            </w:pPr>
            <w:r>
              <w:rPr>
                <w:sz w:val="22"/>
                <w:szCs w:val="22"/>
              </w:rPr>
              <w:lastRenderedPageBreak/>
              <w:t xml:space="preserve">Task 2.3 </w:t>
            </w:r>
          </w:p>
          <w:p w14:paraId="07E76D33" w14:textId="77777777" w:rsidR="00DF579A" w:rsidRDefault="00DF579A">
            <w:pPr>
              <w:pStyle w:val="BodyText"/>
              <w:rPr>
                <w:sz w:val="22"/>
                <w:szCs w:val="22"/>
              </w:rPr>
            </w:pPr>
          </w:p>
        </w:tc>
        <w:tc>
          <w:tcPr>
            <w:tcW w:w="7567" w:type="dxa"/>
            <w:tcMar>
              <w:top w:w="85" w:type="dxa"/>
              <w:left w:w="108" w:type="dxa"/>
              <w:bottom w:w="85" w:type="dxa"/>
              <w:right w:w="108" w:type="dxa"/>
            </w:tcMar>
            <w:hideMark/>
          </w:tcPr>
          <w:p w14:paraId="5454FBDE" w14:textId="45540BB2" w:rsidR="00DF579A" w:rsidRDefault="00DF579A">
            <w:pPr>
              <w:pStyle w:val="ITEABodyText"/>
              <w:jc w:val="both"/>
              <w:rPr>
                <w:b/>
                <w:bCs/>
              </w:rPr>
            </w:pPr>
            <w:r>
              <w:rPr>
                <w:b/>
                <w:bCs/>
              </w:rPr>
              <w:t xml:space="preserve">Sa4CPS concept specification </w:t>
            </w:r>
            <w:r>
              <w:t>[</w:t>
            </w:r>
            <w:ins w:id="1342" w:author="Latvakoski Juhani" w:date="2024-09-11T12:43:00Z">
              <w:r w:rsidR="00244313">
                <w:t xml:space="preserve">VTT, Polar, </w:t>
              </w:r>
            </w:ins>
            <w:r>
              <w:t xml:space="preserve">all partners] (all UCs) </w:t>
            </w:r>
            <w:ins w:id="1343" w:author="Latvakoski Juhani" w:date="2024-09-11T12:43:00Z">
              <w:r w:rsidR="00244313">
                <w:t xml:space="preserve">The task is </w:t>
              </w:r>
            </w:ins>
            <w:ins w:id="1344" w:author="Latvakoski Juhani" w:date="2024-09-11T12:44:00Z">
              <w:r w:rsidR="009775D0">
                <w:t xml:space="preserve">focusing into </w:t>
              </w:r>
            </w:ins>
            <w:proofErr w:type="gramStart"/>
            <w:ins w:id="1345" w:author="Latvakoski Juhani" w:date="2024-09-12T15:26:00Z">
              <w:r w:rsidR="003252D4">
                <w:t>simulation based</w:t>
              </w:r>
              <w:proofErr w:type="gramEnd"/>
              <w:r w:rsidR="003252D4">
                <w:t xml:space="preserve"> studies </w:t>
              </w:r>
            </w:ins>
            <w:ins w:id="1346" w:author="Latvakoski Juhani" w:date="2024-09-12T15:48:00Z">
              <w:r w:rsidR="00840E0D">
                <w:t xml:space="preserve">and </w:t>
              </w:r>
            </w:ins>
            <w:ins w:id="1347" w:author="Latvakoski Juhani" w:date="2024-09-11T12:44:00Z">
              <w:r w:rsidR="009775D0">
                <w:t xml:space="preserve">conceptual </w:t>
              </w:r>
            </w:ins>
            <w:ins w:id="1348" w:author="Latvakoski Juhani" w:date="2024-09-11T12:46:00Z">
              <w:r w:rsidR="0028446F">
                <w:t xml:space="preserve">level </w:t>
              </w:r>
            </w:ins>
            <w:ins w:id="1349" w:author="Latvakoski Juhani" w:date="2024-09-11T12:44:00Z">
              <w:r w:rsidR="009775D0">
                <w:t>deve</w:t>
              </w:r>
            </w:ins>
            <w:ins w:id="1350" w:author="Latvakoski Juhani" w:date="2024-09-11T12:45:00Z">
              <w:r w:rsidR="009775D0">
                <w:t xml:space="preserve">lopment </w:t>
              </w:r>
              <w:r w:rsidR="00F00ED0">
                <w:t>of the most essential elements identified</w:t>
              </w:r>
              <w:r w:rsidR="00781863">
                <w:t xml:space="preserve"> so that the real content </w:t>
              </w:r>
            </w:ins>
            <w:ins w:id="1351" w:author="Latvakoski Juhani" w:date="2024-09-11T12:46:00Z">
              <w:r w:rsidR="00781863">
                <w:t>developed with technological WP</w:t>
              </w:r>
            </w:ins>
            <w:ins w:id="1352" w:author="Latvakoski Juhani" w:date="2024-09-11T13:22:00Z">
              <w:r w:rsidR="001B0F2F">
                <w:t xml:space="preserve">s </w:t>
              </w:r>
            </w:ins>
            <w:ins w:id="1353" w:author="Latvakoski Juhani" w:date="2024-09-11T12:46:00Z">
              <w:r w:rsidR="00781863">
                <w:t>3-5</w:t>
              </w:r>
            </w:ins>
            <w:ins w:id="1354" w:author="Latvakoski Juhani" w:date="2024-09-11T13:22:00Z">
              <w:r w:rsidR="001B0F2F">
                <w:t xml:space="preserve"> </w:t>
              </w:r>
            </w:ins>
            <w:ins w:id="1355" w:author="Latvakoski Juhani" w:date="2024-09-11T12:46:00Z">
              <w:r w:rsidR="00DB4131">
                <w:t xml:space="preserve">will be here </w:t>
              </w:r>
            </w:ins>
            <w:ins w:id="1356" w:author="Latvakoski Juhani" w:date="2024-09-11T12:47:00Z">
              <w:r w:rsidR="00DB4131">
                <w:t xml:space="preserve">combined to establish a harmonized </w:t>
              </w:r>
              <w:r w:rsidR="008559F1">
                <w:t>concept</w:t>
              </w:r>
            </w:ins>
            <w:ins w:id="1357" w:author="Latvakoski Juhani" w:date="2024-09-11T12:48:00Z">
              <w:r w:rsidR="00816381">
                <w:t xml:space="preserve">, considering the key contributions of </w:t>
              </w:r>
            </w:ins>
            <w:ins w:id="1358" w:author="Latvakoski Juhani" w:date="2024-09-11T13:23:00Z">
              <w:r w:rsidR="00BF1D8B">
                <w:t>UCs</w:t>
              </w:r>
            </w:ins>
            <w:ins w:id="1359" w:author="Latvakoski Juhani" w:date="2024-09-11T12:48:00Z">
              <w:r w:rsidR="00816381">
                <w:t xml:space="preserve"> 1-9. The </w:t>
              </w:r>
              <w:proofErr w:type="gramStart"/>
              <w:r w:rsidR="001554DA">
                <w:t>results</w:t>
              </w:r>
              <w:proofErr w:type="gramEnd"/>
              <w:r w:rsidR="001554DA">
                <w:t xml:space="preserve"> of this task is the </w:t>
              </w:r>
            </w:ins>
            <w:ins w:id="1360" w:author="Latvakoski Juhani" w:date="2024-09-11T12:49:00Z">
              <w:r w:rsidR="001554DA">
                <w:t>s</w:t>
              </w:r>
            </w:ins>
            <w:del w:id="1361" w:author="Latvakoski Juhani" w:date="2024-09-11T12:49:00Z">
              <w:r w:rsidDel="001554DA">
                <w:delText>S</w:delText>
              </w:r>
            </w:del>
            <w:r>
              <w:t>pecification of the Sa4CPS concept</w:t>
            </w:r>
            <w:ins w:id="1362" w:author="Latvakoski Juhani" w:date="2024-09-11T13:23:00Z">
              <w:r w:rsidR="00BF1D8B">
                <w:t xml:space="preserve"> produced toge</w:t>
              </w:r>
              <w:r w:rsidR="000848F8">
                <w:t>ther</w:t>
              </w:r>
            </w:ins>
            <w:r>
              <w:t xml:space="preserve">.  </w:t>
            </w:r>
          </w:p>
        </w:tc>
      </w:tr>
      <w:tr w:rsidR="00DF579A" w:rsidRPr="00514108" w14:paraId="205E7405"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tcPr>
          <w:p w14:paraId="0D147DCF" w14:textId="77777777" w:rsidR="00DF579A" w:rsidRDefault="00DF579A">
            <w:pPr>
              <w:widowControl w:val="0"/>
              <w:rPr>
                <w:sz w:val="22"/>
                <w:szCs w:val="22"/>
              </w:rPr>
            </w:pPr>
            <w:r>
              <w:rPr>
                <w:sz w:val="22"/>
                <w:szCs w:val="22"/>
              </w:rPr>
              <w:t>Task 2.4</w:t>
            </w:r>
          </w:p>
        </w:tc>
        <w:tc>
          <w:tcPr>
            <w:tcW w:w="7567" w:type="dxa"/>
            <w:tcMar>
              <w:top w:w="85" w:type="dxa"/>
              <w:left w:w="108" w:type="dxa"/>
              <w:bottom w:w="85" w:type="dxa"/>
              <w:right w:w="108" w:type="dxa"/>
            </w:tcMar>
          </w:tcPr>
          <w:p w14:paraId="662B2605" w14:textId="3287362B" w:rsidR="00DF579A" w:rsidRDefault="00DF579A">
            <w:pPr>
              <w:pStyle w:val="ITEABodyText"/>
              <w:jc w:val="both"/>
              <w:rPr>
                <w:b/>
                <w:bCs/>
              </w:rPr>
            </w:pPr>
            <w:r>
              <w:rPr>
                <w:b/>
                <w:bCs/>
              </w:rPr>
              <w:t xml:space="preserve">Final Sa4CPS concept publication with evaluation results </w:t>
            </w:r>
            <w:r>
              <w:t>[</w:t>
            </w:r>
            <w:ins w:id="1363" w:author="Latvakoski Juhani" w:date="2024-09-11T12:49:00Z">
              <w:r w:rsidR="001554DA">
                <w:t xml:space="preserve">VTT, Polar, </w:t>
              </w:r>
            </w:ins>
            <w:r>
              <w:t xml:space="preserve">all partners] (all UCs) </w:t>
            </w:r>
            <w:ins w:id="1364" w:author="Latvakoski Juhani" w:date="2024-09-11T12:49:00Z">
              <w:r w:rsidR="005223EF">
                <w:t xml:space="preserve">The final Sa4CPS concept </w:t>
              </w:r>
            </w:ins>
            <w:ins w:id="1365" w:author="Latvakoski Juhani" w:date="2024-09-11T12:50:00Z">
              <w:r w:rsidR="0047161D">
                <w:t xml:space="preserve">development work </w:t>
              </w:r>
              <w:r w:rsidR="00534FEB">
                <w:t xml:space="preserve">will combine </w:t>
              </w:r>
              <w:r w:rsidR="00E5600A">
                <w:t>the key</w:t>
              </w:r>
            </w:ins>
            <w:ins w:id="1366" w:author="Latvakoski Juhani" w:date="2024-09-11T12:51:00Z">
              <w:r w:rsidR="00E5600A">
                <w:t xml:space="preserve"> technological enablers developed within WP</w:t>
              </w:r>
            </w:ins>
            <w:ins w:id="1367" w:author="Latvakoski Juhani" w:date="2024-09-11T13:24:00Z">
              <w:r w:rsidR="000848F8">
                <w:t xml:space="preserve">s </w:t>
              </w:r>
            </w:ins>
            <w:ins w:id="1368" w:author="Latvakoski Juhani" w:date="2024-09-11T12:51:00Z">
              <w:r w:rsidR="00E5600A">
                <w:t xml:space="preserve">3-5, and </w:t>
              </w:r>
              <w:r w:rsidR="001F39AB">
                <w:t>UC</w:t>
              </w:r>
            </w:ins>
            <w:ins w:id="1369" w:author="Latvakoski Juhani" w:date="2024-09-11T13:24:00Z">
              <w:r w:rsidR="000848F8">
                <w:t xml:space="preserve">s </w:t>
              </w:r>
            </w:ins>
            <w:ins w:id="1370" w:author="Latvakoski Juhani" w:date="2024-09-11T12:51:00Z">
              <w:r w:rsidR="001F39AB">
                <w:t>1-9 to establish a harmonized description of the Sa4CPS</w:t>
              </w:r>
            </w:ins>
            <w:ins w:id="1371" w:author="Latvakoski Juhani" w:date="2024-09-11T12:52:00Z">
              <w:r w:rsidR="0036145A">
                <w:t xml:space="preserve">. </w:t>
              </w:r>
            </w:ins>
            <w:ins w:id="1372" w:author="Latvakoski Juhani" w:date="2024-09-11T12:53:00Z">
              <w:r w:rsidR="0036145A">
                <w:t>The target is t</w:t>
              </w:r>
              <w:r w:rsidR="00B17669">
                <w:t xml:space="preserve">o produce such Sa4CPS concept description and publication, which </w:t>
              </w:r>
              <w:r w:rsidR="00595CD3">
                <w:t xml:space="preserve">include also the </w:t>
              </w:r>
            </w:ins>
            <w:ins w:id="1373" w:author="Latvakoski Juhani" w:date="2024-09-11T12:54:00Z">
              <w:r w:rsidR="00595CD3">
                <w:t>main evaluation results</w:t>
              </w:r>
            </w:ins>
            <w:ins w:id="1374" w:author="Latvakoski Juhani" w:date="2024-09-11T12:55:00Z">
              <w:r w:rsidR="00002509">
                <w:t xml:space="preserve"> of</w:t>
              </w:r>
            </w:ins>
            <w:ins w:id="1375" w:author="Latvakoski Juhani" w:date="2024-09-11T12:54:00Z">
              <w:r w:rsidR="00595CD3">
                <w:t xml:space="preserve"> related to the </w:t>
              </w:r>
              <w:r w:rsidR="00002509">
                <w:t>key enablers developed within WP</w:t>
              </w:r>
            </w:ins>
            <w:ins w:id="1376" w:author="Latvakoski Juhani" w:date="2024-09-11T13:24:00Z">
              <w:r w:rsidR="000848F8">
                <w:t xml:space="preserve">s </w:t>
              </w:r>
            </w:ins>
            <w:ins w:id="1377" w:author="Latvakoski Juhani" w:date="2024-09-11T12:54:00Z">
              <w:r w:rsidR="00002509">
                <w:t>3-5</w:t>
              </w:r>
            </w:ins>
            <w:ins w:id="1378" w:author="Latvakoski Juhani" w:date="2024-09-11T12:55:00Z">
              <w:r w:rsidR="00203929">
                <w:t xml:space="preserve"> and UC</w:t>
              </w:r>
            </w:ins>
            <w:ins w:id="1379" w:author="Latvakoski Juhani" w:date="2024-09-11T13:24:00Z">
              <w:r w:rsidR="000848F8">
                <w:t xml:space="preserve">s </w:t>
              </w:r>
            </w:ins>
            <w:ins w:id="1380" w:author="Latvakoski Juhani" w:date="2024-09-11T12:55:00Z">
              <w:r w:rsidR="00203929">
                <w:t>1-9</w:t>
              </w:r>
            </w:ins>
            <w:ins w:id="1381" w:author="Latvakoski Juhani" w:date="2024-09-11T12:54:00Z">
              <w:r w:rsidR="00002509">
                <w:t>.</w:t>
              </w:r>
            </w:ins>
            <w:del w:id="1382" w:author="Latvakoski Juhani" w:date="2024-09-11T12:54:00Z">
              <w:r w:rsidRPr="00543C96" w:rsidDel="00002509">
                <w:delText>Final Sa4CPS concept publication with evaluation results from wp experiments and validation</w:delText>
              </w:r>
              <w:r w:rsidDel="00002509">
                <w:delText xml:space="preserve">.  </w:delText>
              </w:r>
            </w:del>
          </w:p>
        </w:tc>
      </w:tr>
    </w:tbl>
    <w:p w14:paraId="6295B45D" w14:textId="77777777" w:rsidR="00DF579A" w:rsidRDefault="00DF579A" w:rsidP="00DF579A">
      <w:pPr>
        <w:pStyle w:val="BodyText"/>
      </w:pPr>
    </w:p>
    <w:tbl>
      <w:tblPr>
        <w:tblStyle w:val="ITEATableTitle"/>
        <w:tblW w:w="0" w:type="auto"/>
        <w:tblLook w:val="04A0" w:firstRow="1" w:lastRow="0" w:firstColumn="1" w:lastColumn="0" w:noHBand="0" w:noVBand="1"/>
      </w:tblPr>
      <w:tblGrid>
        <w:gridCol w:w="9070"/>
      </w:tblGrid>
      <w:tr w:rsidR="00DF579A" w14:paraId="28A83357"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243537BE" w14:textId="77777777" w:rsidR="00DF579A" w:rsidRDefault="00DF579A">
            <w:pPr>
              <w:pStyle w:val="BodyText"/>
              <w:keepNext/>
              <w:keepLines/>
              <w:widowControl/>
              <w:rPr>
                <w:smallCaps/>
              </w:rPr>
            </w:pPr>
            <w:r>
              <w:rPr>
                <w:smallCaps/>
                <w:color w:val="FFFFFF" w:themeColor="background1"/>
              </w:rPr>
              <w:t>Contributions per partner</w:t>
            </w:r>
          </w:p>
        </w:tc>
      </w:tr>
    </w:tbl>
    <w:p w14:paraId="57C656BD" w14:textId="77777777" w:rsidR="00DF579A" w:rsidRDefault="00DF579A" w:rsidP="00DF579A">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383">
          <w:tblGrid>
            <w:gridCol w:w="1695"/>
            <w:gridCol w:w="7375"/>
          </w:tblGrid>
        </w:tblGridChange>
      </w:tblGrid>
      <w:tr w:rsidR="00DF579A" w14:paraId="40C5FAA6" w14:textId="77777777">
        <w:trPr>
          <w:cnfStyle w:val="100000000000" w:firstRow="1" w:lastRow="0" w:firstColumn="0" w:lastColumn="0" w:oddVBand="0" w:evenVBand="0" w:oddHBand="0" w:evenHBand="0" w:firstRowFirstColumn="0" w:firstRowLastColumn="0" w:lastRowFirstColumn="0" w:lastRowLastColumn="0"/>
        </w:trPr>
        <w:tc>
          <w:tcPr>
            <w:tcW w:w="1695" w:type="dxa"/>
            <w:hideMark/>
          </w:tcPr>
          <w:p w14:paraId="6EFA6B19" w14:textId="77777777" w:rsidR="00DF579A" w:rsidRDefault="00DF579A">
            <w:pPr>
              <w:pStyle w:val="BodyText"/>
              <w:keepNext/>
              <w:keepLines/>
            </w:pPr>
            <w:r>
              <w:t>Partner</w:t>
            </w:r>
          </w:p>
        </w:tc>
        <w:tc>
          <w:tcPr>
            <w:tcW w:w="7375" w:type="dxa"/>
            <w:hideMark/>
          </w:tcPr>
          <w:p w14:paraId="17EB8124" w14:textId="77777777" w:rsidR="00DF579A" w:rsidRDefault="00DF579A">
            <w:pPr>
              <w:pStyle w:val="BodyText"/>
              <w:keepNext/>
              <w:keepLines/>
            </w:pPr>
            <w:r>
              <w:t>Contribution</w:t>
            </w:r>
          </w:p>
        </w:tc>
      </w:tr>
      <w:tr w:rsidR="00DF579A" w14:paraId="2E31452A"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hideMark/>
          </w:tcPr>
          <w:p w14:paraId="062D9178" w14:textId="77777777" w:rsidR="00DF579A" w:rsidRDefault="00DF579A">
            <w:pPr>
              <w:pStyle w:val="ITEABodyText"/>
              <w:ind w:right="0"/>
            </w:pPr>
            <w:r>
              <w:t>Polar</w:t>
            </w:r>
          </w:p>
        </w:tc>
        <w:tc>
          <w:tcPr>
            <w:tcW w:w="7375" w:type="dxa"/>
            <w:tcMar>
              <w:top w:w="85" w:type="dxa"/>
              <w:left w:w="108" w:type="dxa"/>
              <w:bottom w:w="85" w:type="dxa"/>
              <w:right w:w="108" w:type="dxa"/>
            </w:tcMar>
            <w:hideMark/>
          </w:tcPr>
          <w:p w14:paraId="1D324FEF" w14:textId="77777777" w:rsidR="00DF579A" w:rsidRDefault="00DF579A">
            <w:pPr>
              <w:pStyle w:val="ITEABodyText"/>
              <w:ind w:right="0"/>
              <w:jc w:val="both"/>
            </w:pPr>
            <w:r>
              <w:t>Polar is WP2 leader.</w:t>
            </w:r>
          </w:p>
        </w:tc>
      </w:tr>
      <w:tr w:rsidR="00DF579A" w:rsidRPr="00514108" w:rsidDel="00203929" w14:paraId="42F46D9E" w14:textId="3602C712">
        <w:trPr>
          <w:cnfStyle w:val="000000010000" w:firstRow="0" w:lastRow="0" w:firstColumn="0" w:lastColumn="0" w:oddVBand="0" w:evenVBand="0" w:oddHBand="0" w:evenHBand="1" w:firstRowFirstColumn="0" w:firstRowLastColumn="0" w:lastRowFirstColumn="0" w:lastRowLastColumn="0"/>
          <w:del w:id="1384" w:author="Latvakoski Juhani" w:date="2024-09-11T12:55:00Z"/>
        </w:trPr>
        <w:tc>
          <w:tcPr>
            <w:tcW w:w="1695" w:type="dxa"/>
            <w:tcMar>
              <w:top w:w="85" w:type="dxa"/>
              <w:left w:w="108" w:type="dxa"/>
              <w:bottom w:w="85" w:type="dxa"/>
              <w:right w:w="108" w:type="dxa"/>
            </w:tcMar>
          </w:tcPr>
          <w:p w14:paraId="33371EB8" w14:textId="714F103B" w:rsidR="00DF579A" w:rsidRPr="00220FC0" w:rsidDel="00203929" w:rsidRDefault="00DF579A">
            <w:pPr>
              <w:pStyle w:val="ITEABodyText"/>
              <w:ind w:left="0"/>
              <w:rPr>
                <w:del w:id="1385" w:author="Latvakoski Juhani" w:date="2024-09-11T12:55:00Z"/>
              </w:rPr>
            </w:pPr>
          </w:p>
        </w:tc>
        <w:tc>
          <w:tcPr>
            <w:tcW w:w="7375" w:type="dxa"/>
            <w:tcMar>
              <w:top w:w="85" w:type="dxa"/>
              <w:left w:w="108" w:type="dxa"/>
              <w:bottom w:w="85" w:type="dxa"/>
              <w:right w:w="108" w:type="dxa"/>
            </w:tcMar>
          </w:tcPr>
          <w:p w14:paraId="64A2571A" w14:textId="0780574A" w:rsidR="00DF579A" w:rsidDel="00203929" w:rsidRDefault="00DF579A">
            <w:pPr>
              <w:pStyle w:val="ITEABodyText"/>
              <w:jc w:val="both"/>
              <w:rPr>
                <w:del w:id="1386" w:author="Latvakoski Juhani" w:date="2024-09-11T12:55:00Z"/>
              </w:rPr>
            </w:pPr>
          </w:p>
        </w:tc>
      </w:tr>
      <w:tr w:rsidR="00DF579A" w:rsidRPr="00514108" w14:paraId="348FDB57"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361E12D4" w14:textId="77777777" w:rsidR="00DF579A" w:rsidRDefault="00DF579A">
            <w:pPr>
              <w:pStyle w:val="ITEABodyText"/>
            </w:pPr>
            <w:r>
              <w:t>ISEP</w:t>
            </w:r>
          </w:p>
        </w:tc>
        <w:tc>
          <w:tcPr>
            <w:tcW w:w="7375" w:type="dxa"/>
            <w:tcMar>
              <w:top w:w="85" w:type="dxa"/>
              <w:left w:w="108" w:type="dxa"/>
              <w:bottom w:w="85" w:type="dxa"/>
              <w:right w:w="108" w:type="dxa"/>
            </w:tcMar>
          </w:tcPr>
          <w:p w14:paraId="3AC50CFB" w14:textId="77777777" w:rsidR="00DF579A" w:rsidRDefault="00DF579A">
            <w:pPr>
              <w:pStyle w:val="ITEABodyText"/>
              <w:jc w:val="both"/>
            </w:pPr>
            <w:r>
              <w:t>The main contribution of ISEP in WP2 will be made on the architecture and concept description targeting the application of critical electricity distribution grid operation in energy communities. ISEP will allocate effort to all the tasks of WP2.</w:t>
            </w:r>
          </w:p>
        </w:tc>
      </w:tr>
      <w:tr w:rsidR="00DF579A" w14:paraId="7DE5BC2C"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0DDE7080" w14:textId="77777777" w:rsidR="00DF579A" w:rsidRDefault="00DF579A">
            <w:pPr>
              <w:pStyle w:val="ITEABodyText"/>
            </w:pPr>
            <w:proofErr w:type="spellStart"/>
            <w:r>
              <w:t>Digitalmente</w:t>
            </w:r>
            <w:proofErr w:type="spellEnd"/>
          </w:p>
        </w:tc>
        <w:tc>
          <w:tcPr>
            <w:tcW w:w="7375" w:type="dxa"/>
            <w:tcMar>
              <w:top w:w="85" w:type="dxa"/>
              <w:left w:w="108" w:type="dxa"/>
              <w:bottom w:w="85" w:type="dxa"/>
              <w:right w:w="108" w:type="dxa"/>
            </w:tcMar>
          </w:tcPr>
          <w:p w14:paraId="298E9473" w14:textId="77777777" w:rsidR="00DF579A" w:rsidRDefault="00DF579A">
            <w:pPr>
              <w:pStyle w:val="ITEABodyText"/>
              <w:jc w:val="both"/>
            </w:pPr>
            <w:r>
              <w:t xml:space="preserve">T2.1: </w:t>
            </w:r>
            <w:proofErr w:type="spellStart"/>
            <w:r>
              <w:t>Digitalmente</w:t>
            </w:r>
            <w:proofErr w:type="spellEnd"/>
            <w:r>
              <w:t xml:space="preserve"> will contribute towards the description of technological requirements and associated architecture, namely concerning Use Case 4: Critical Energy Distribution.</w:t>
            </w:r>
          </w:p>
          <w:p w14:paraId="5DE1D139" w14:textId="77777777" w:rsidR="00DF579A" w:rsidRDefault="00DF579A">
            <w:pPr>
              <w:pStyle w:val="ITEABodyText"/>
              <w:jc w:val="both"/>
            </w:pPr>
            <w:r>
              <w:t xml:space="preserve">T2.2 &amp; T2.3: </w:t>
            </w:r>
            <w:proofErr w:type="spellStart"/>
            <w:r>
              <w:t>Digitalmente</w:t>
            </w:r>
            <w:proofErr w:type="spellEnd"/>
            <w:r>
              <w:t xml:space="preserve"> will contribute towards the preliminary description of the Sa4CPS concept and further specifications.</w:t>
            </w:r>
          </w:p>
          <w:p w14:paraId="3B24628E" w14:textId="77777777" w:rsidR="00DF579A" w:rsidRDefault="00DF579A">
            <w:pPr>
              <w:pStyle w:val="ITEABodyText"/>
              <w:jc w:val="both"/>
            </w:pPr>
            <w:r>
              <w:t xml:space="preserve">T2.4: </w:t>
            </w:r>
            <w:proofErr w:type="spellStart"/>
            <w:r>
              <w:t>Digitalmente</w:t>
            </w:r>
            <w:proofErr w:type="spellEnd"/>
            <w:r>
              <w:t xml:space="preserve"> will contribute towards the final concept publication and associated evaluation results.</w:t>
            </w:r>
          </w:p>
        </w:tc>
      </w:tr>
      <w:tr w:rsidR="00DF579A" w14:paraId="7DE92ED4"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7170D4F9" w14:textId="77777777" w:rsidR="00DF579A" w:rsidRDefault="00DF579A">
            <w:pPr>
              <w:pStyle w:val="ITEABodyText"/>
            </w:pPr>
            <w:r>
              <w:t>CEL</w:t>
            </w:r>
          </w:p>
        </w:tc>
        <w:tc>
          <w:tcPr>
            <w:tcW w:w="7375" w:type="dxa"/>
            <w:tcMar>
              <w:top w:w="85" w:type="dxa"/>
              <w:left w:w="108" w:type="dxa"/>
              <w:bottom w:w="85" w:type="dxa"/>
              <w:right w:w="108" w:type="dxa"/>
            </w:tcMar>
          </w:tcPr>
          <w:p w14:paraId="10A7515E" w14:textId="77777777" w:rsidR="00DF579A" w:rsidRDefault="00DF579A">
            <w:pPr>
              <w:pStyle w:val="ITEABodyText"/>
              <w:jc w:val="both"/>
            </w:pPr>
            <w:r>
              <w:t>CEL will contribute to the identification and description of Sa4CPS technical requirements, as well as the wider project concept and associated definitions.</w:t>
            </w:r>
          </w:p>
        </w:tc>
      </w:tr>
      <w:tr w:rsidR="00DF579A" w:rsidRPr="00514108" w14:paraId="2D4D7775"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75B6773E" w14:textId="7F56B27C" w:rsidR="00DF579A" w:rsidRDefault="00DF579A">
            <w:pPr>
              <w:pStyle w:val="ITEABodyText"/>
            </w:pPr>
            <w:del w:id="1387" w:author="Latvakoski Juhani" w:date="2024-09-11T10:11:00Z">
              <w:r w:rsidDel="00444424">
                <w:delText>Tracker</w:delText>
              </w:r>
            </w:del>
            <w:proofErr w:type="spellStart"/>
            <w:ins w:id="1388" w:author="Latvakoski Juhani" w:date="2024-09-11T10:11:00Z">
              <w:r w:rsidR="00444424">
                <w:t>Natlink</w:t>
              </w:r>
            </w:ins>
            <w:proofErr w:type="spellEnd"/>
          </w:p>
        </w:tc>
        <w:tc>
          <w:tcPr>
            <w:tcW w:w="7375" w:type="dxa"/>
            <w:tcMar>
              <w:top w:w="85" w:type="dxa"/>
              <w:left w:w="108" w:type="dxa"/>
              <w:bottom w:w="85" w:type="dxa"/>
              <w:right w:w="108" w:type="dxa"/>
            </w:tcMar>
          </w:tcPr>
          <w:p w14:paraId="74098C04" w14:textId="3C0A2F84" w:rsidR="00DF579A" w:rsidRDefault="00DF579A">
            <w:pPr>
              <w:pStyle w:val="ITEABodyText"/>
              <w:jc w:val="both"/>
              <w:rPr>
                <w:color w:val="auto"/>
                <w:sz w:val="22"/>
                <w:szCs w:val="22"/>
              </w:rPr>
            </w:pPr>
            <w:del w:id="1389" w:author="Latvakoski Juhani" w:date="2024-09-11T10:11:00Z">
              <w:r w:rsidRPr="1A24B45B" w:rsidDel="00444424">
                <w:rPr>
                  <w:color w:val="auto"/>
                  <w:sz w:val="22"/>
                  <w:szCs w:val="22"/>
                </w:rPr>
                <w:delText>Tracker</w:delText>
              </w:r>
            </w:del>
            <w:proofErr w:type="spellStart"/>
            <w:ins w:id="1390" w:author="Latvakoski Juhani" w:date="2024-09-11T10:11:00Z">
              <w:r w:rsidR="00444424">
                <w:rPr>
                  <w:color w:val="auto"/>
                  <w:sz w:val="22"/>
                  <w:szCs w:val="22"/>
                </w:rPr>
                <w:t>Natlink</w:t>
              </w:r>
            </w:ins>
            <w:proofErr w:type="spellEnd"/>
            <w:r w:rsidRPr="1A24B45B">
              <w:rPr>
                <w:color w:val="auto"/>
                <w:sz w:val="22"/>
                <w:szCs w:val="22"/>
              </w:rPr>
              <w:t xml:space="preserve"> main contribution is to review and give ideas for concept, and later test at least parts of the architecture in its prototypes</w:t>
            </w:r>
          </w:p>
        </w:tc>
      </w:tr>
      <w:tr w:rsidR="00DF579A" w:rsidRPr="00514108" w14:paraId="5381B6A3"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0FEC7CAD" w14:textId="77777777" w:rsidR="00DF579A" w:rsidRDefault="00DF579A">
            <w:r w:rsidRPr="133E187A">
              <w:rPr>
                <w:rFonts w:eastAsia="Arial" w:cs="Arial"/>
                <w:szCs w:val="20"/>
              </w:rPr>
              <w:t>ACD</w:t>
            </w:r>
          </w:p>
        </w:tc>
        <w:tc>
          <w:tcPr>
            <w:tcW w:w="7375" w:type="dxa"/>
            <w:tcMar>
              <w:top w:w="85" w:type="dxa"/>
              <w:left w:w="108" w:type="dxa"/>
              <w:bottom w:w="85" w:type="dxa"/>
              <w:right w:w="108" w:type="dxa"/>
            </w:tcMar>
          </w:tcPr>
          <w:p w14:paraId="7E77C306" w14:textId="77777777" w:rsidR="00DF579A" w:rsidRDefault="00DF579A">
            <w:pPr>
              <w:jc w:val="both"/>
            </w:pPr>
            <w:r w:rsidRPr="133E187A">
              <w:rPr>
                <w:rFonts w:eastAsia="Arial" w:cs="Arial"/>
                <w:szCs w:val="20"/>
              </w:rPr>
              <w:t>Main contribution of the ACD for this work package is define platform architecture, requirements and specifications related to UC1. In this context, ACD will research and develop state-of-the-art technologies such as microservice, etc.</w:t>
            </w:r>
          </w:p>
        </w:tc>
      </w:tr>
      <w:tr w:rsidR="00DF579A" w14:paraId="48E2B628"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324875FD" w14:textId="77777777" w:rsidR="00DF579A" w:rsidRDefault="00DF579A">
            <w:r w:rsidRPr="133E187A">
              <w:rPr>
                <w:rFonts w:eastAsia="Arial" w:cs="Arial"/>
                <w:szCs w:val="20"/>
              </w:rPr>
              <w:lastRenderedPageBreak/>
              <w:t>INOVASYON</w:t>
            </w:r>
          </w:p>
        </w:tc>
        <w:tc>
          <w:tcPr>
            <w:tcW w:w="7375" w:type="dxa"/>
            <w:tcMar>
              <w:top w:w="85" w:type="dxa"/>
              <w:left w:w="108" w:type="dxa"/>
              <w:bottom w:w="85" w:type="dxa"/>
              <w:right w:w="108" w:type="dxa"/>
            </w:tcMar>
          </w:tcPr>
          <w:p w14:paraId="20E33E88" w14:textId="77777777" w:rsidR="00DF579A" w:rsidRDefault="00DF579A">
            <w:pPr>
              <w:jc w:val="both"/>
            </w:pPr>
            <w:r w:rsidRPr="133E187A">
              <w:rPr>
                <w:rFonts w:eastAsia="Arial" w:cs="Arial"/>
                <w:szCs w:val="20"/>
              </w:rPr>
              <w:t>Inovasyon will contribute concept design and description for use case 1. Inovasyon will give an effort to realize the WP2 tasks.</w:t>
            </w:r>
          </w:p>
        </w:tc>
      </w:tr>
      <w:tr w:rsidR="00DF579A" w14:paraId="3C62DBD2"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3C72F2B3" w14:textId="77777777" w:rsidR="00DF579A" w:rsidRDefault="00DF579A">
            <w:pPr>
              <w:rPr>
                <w:rFonts w:eastAsia="Arial" w:cs="Arial"/>
              </w:rPr>
            </w:pPr>
            <w:proofErr w:type="spellStart"/>
            <w:r w:rsidRPr="1367BFEB">
              <w:rPr>
                <w:rFonts w:eastAsia="Arial" w:cs="Arial"/>
              </w:rPr>
              <w:t>Sirris</w:t>
            </w:r>
            <w:proofErr w:type="spellEnd"/>
          </w:p>
        </w:tc>
        <w:tc>
          <w:tcPr>
            <w:tcW w:w="7375" w:type="dxa"/>
            <w:tcMar>
              <w:top w:w="85" w:type="dxa"/>
              <w:left w:w="108" w:type="dxa"/>
              <w:bottom w:w="85" w:type="dxa"/>
              <w:right w:w="108" w:type="dxa"/>
            </w:tcMar>
          </w:tcPr>
          <w:p w14:paraId="20D59286" w14:textId="77777777" w:rsidR="00DF579A" w:rsidRDefault="00DF579A">
            <w:pPr>
              <w:jc w:val="both"/>
              <w:rPr>
                <w:rFonts w:eastAsia="Arial" w:cs="Arial"/>
              </w:rPr>
            </w:pPr>
            <w:r w:rsidRPr="1367BFEB">
              <w:rPr>
                <w:rFonts w:eastAsia="Arial" w:cs="Arial"/>
              </w:rPr>
              <w:t xml:space="preserve">Will contribute to the definition of security and technological requirements based on which the Sa4CPS platform is defined. The focus will be particularly on data sharing architecture. </w:t>
            </w:r>
          </w:p>
        </w:tc>
      </w:tr>
      <w:tr w:rsidR="00DF579A" w14:paraId="78B70089"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3797E985" w14:textId="77777777" w:rsidR="00DF579A" w:rsidRPr="133E187A" w:rsidRDefault="00DF579A">
            <w:pPr>
              <w:rPr>
                <w:rFonts w:eastAsia="Arial" w:cs="Arial"/>
                <w:szCs w:val="20"/>
              </w:rPr>
            </w:pPr>
            <w:r>
              <w:rPr>
                <w:rFonts w:eastAsia="Arial" w:cs="Arial"/>
                <w:szCs w:val="20"/>
              </w:rPr>
              <w:t>ADLC</w:t>
            </w:r>
          </w:p>
        </w:tc>
        <w:tc>
          <w:tcPr>
            <w:tcW w:w="7375" w:type="dxa"/>
            <w:tcMar>
              <w:top w:w="85" w:type="dxa"/>
              <w:left w:w="108" w:type="dxa"/>
              <w:bottom w:w="85" w:type="dxa"/>
              <w:right w:w="108" w:type="dxa"/>
            </w:tcMar>
          </w:tcPr>
          <w:p w14:paraId="59E6722D" w14:textId="77777777" w:rsidR="00DF579A" w:rsidRPr="133E187A" w:rsidRDefault="00DF579A">
            <w:pPr>
              <w:ind w:right="0"/>
              <w:jc w:val="both"/>
              <w:rPr>
                <w:rFonts w:eastAsia="Arial" w:cs="Arial"/>
              </w:rPr>
            </w:pPr>
            <w:r w:rsidRPr="1367BFEB">
              <w:rPr>
                <w:rFonts w:eastAsia="Arial" w:cs="Arial"/>
              </w:rPr>
              <w:t xml:space="preserve">ADLC will collaborate with </w:t>
            </w:r>
            <w:proofErr w:type="spellStart"/>
            <w:r w:rsidRPr="1367BFEB">
              <w:rPr>
                <w:rFonts w:eastAsia="Arial" w:cs="Arial"/>
              </w:rPr>
              <w:t>Sirris</w:t>
            </w:r>
            <w:proofErr w:type="spellEnd"/>
            <w:r w:rsidRPr="1367BFEB">
              <w:rPr>
                <w:rFonts w:eastAsia="Arial" w:cs="Arial"/>
              </w:rPr>
              <w:t xml:space="preserve"> on drafting the adequate (data) architecture and interfaces to meet the requirements defined in WP1. </w:t>
            </w:r>
          </w:p>
        </w:tc>
      </w:tr>
      <w:tr w:rsidR="00DF579A" w14:paraId="7076E213"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F9C7FF5" w14:textId="77777777" w:rsidR="00DF579A" w:rsidRDefault="00DF579A">
            <w:pPr>
              <w:rPr>
                <w:rFonts w:eastAsia="Arial" w:cs="Arial"/>
              </w:rPr>
            </w:pPr>
            <w:r w:rsidRPr="004044CF">
              <w:rPr>
                <w:rFonts w:eastAsia="Arial" w:cs="Arial"/>
              </w:rPr>
              <w:t>F-Secure</w:t>
            </w:r>
          </w:p>
        </w:tc>
        <w:tc>
          <w:tcPr>
            <w:tcW w:w="7375" w:type="dxa"/>
            <w:tcMar>
              <w:top w:w="85" w:type="dxa"/>
              <w:left w:w="108" w:type="dxa"/>
              <w:bottom w:w="85" w:type="dxa"/>
              <w:right w:w="108" w:type="dxa"/>
            </w:tcMar>
          </w:tcPr>
          <w:p w14:paraId="51E59AF7" w14:textId="77777777" w:rsidR="00DF579A" w:rsidRDefault="00DF579A">
            <w:pPr>
              <w:jc w:val="both"/>
              <w:rPr>
                <w:rFonts w:eastAsia="Arial" w:cs="Arial"/>
              </w:rPr>
            </w:pPr>
            <w:r w:rsidRPr="004044CF">
              <w:rPr>
                <w:rFonts w:eastAsia="Arial" w:cs="Arial"/>
              </w:rPr>
              <w:t xml:space="preserve">F-Secure will study from customer and business requirements to technical requirements and based on this, contribute to the Sa4CPS </w:t>
            </w:r>
            <w:proofErr w:type="gramStart"/>
            <w:r w:rsidRPr="004044CF">
              <w:rPr>
                <w:rFonts w:eastAsia="Arial" w:cs="Arial"/>
              </w:rPr>
              <w:t>architecture</w:t>
            </w:r>
            <w:proofErr w:type="gramEnd"/>
            <w:r w:rsidRPr="004044CF">
              <w:rPr>
                <w:rFonts w:eastAsia="Arial" w:cs="Arial"/>
              </w:rPr>
              <w:t xml:space="preserve"> and link the architecture to a concept for minimum viable product.</w:t>
            </w:r>
          </w:p>
        </w:tc>
      </w:tr>
      <w:tr w:rsidR="00DF579A" w:rsidDel="00E204F0" w14:paraId="76A39B67" w14:textId="150AD08F">
        <w:trPr>
          <w:cnfStyle w:val="000000010000" w:firstRow="0" w:lastRow="0" w:firstColumn="0" w:lastColumn="0" w:oddVBand="0" w:evenVBand="0" w:oddHBand="0" w:evenHBand="1" w:firstRowFirstColumn="0" w:firstRowLastColumn="0" w:lastRowFirstColumn="0" w:lastRowLastColumn="0"/>
          <w:trHeight w:val="300"/>
          <w:del w:id="1391" w:author="Latvakoski Juhani" w:date="2024-09-11T10:15:00Z"/>
        </w:trPr>
        <w:tc>
          <w:tcPr>
            <w:tcW w:w="1695" w:type="dxa"/>
            <w:tcMar>
              <w:top w:w="85" w:type="dxa"/>
              <w:left w:w="108" w:type="dxa"/>
              <w:bottom w:w="85" w:type="dxa"/>
              <w:right w:w="108" w:type="dxa"/>
            </w:tcMar>
          </w:tcPr>
          <w:p w14:paraId="3BA406AD" w14:textId="77777777" w:rsidR="00E204F0" w:rsidRDefault="00E204F0">
            <w:pPr>
              <w:rPr>
                <w:ins w:id="1392" w:author="Latvakoski Juhani" w:date="2024-09-11T10:15:00Z"/>
                <w:rFonts w:eastAsia="Arial" w:cs="Arial"/>
              </w:rPr>
            </w:pPr>
          </w:p>
          <w:p w14:paraId="1BCBE5C5" w14:textId="5AEFC6A1" w:rsidR="00DF579A" w:rsidDel="00E204F0" w:rsidRDefault="00DF579A">
            <w:pPr>
              <w:rPr>
                <w:del w:id="1393" w:author="Latvakoski Juhani" w:date="2024-09-11T10:15:00Z"/>
                <w:rFonts w:eastAsia="Arial" w:cs="Arial"/>
              </w:rPr>
            </w:pPr>
            <w:del w:id="1394" w:author="Latvakoski Juhani" w:date="2024-09-11T10:12:00Z">
              <w:r w:rsidRPr="1367BFEB" w:rsidDel="00E204F0">
                <w:rPr>
                  <w:rFonts w:eastAsia="Arial" w:cs="Arial"/>
                </w:rPr>
                <w:delText>Deal Comp</w:delText>
              </w:r>
            </w:del>
          </w:p>
        </w:tc>
        <w:tc>
          <w:tcPr>
            <w:tcW w:w="7375" w:type="dxa"/>
            <w:tcMar>
              <w:top w:w="85" w:type="dxa"/>
              <w:left w:w="108" w:type="dxa"/>
              <w:bottom w:w="85" w:type="dxa"/>
              <w:right w:w="108" w:type="dxa"/>
            </w:tcMar>
          </w:tcPr>
          <w:p w14:paraId="783A7B92" w14:textId="02190614" w:rsidR="00DF579A" w:rsidDel="00E204F0" w:rsidRDefault="00DF579A">
            <w:pPr>
              <w:jc w:val="both"/>
              <w:rPr>
                <w:del w:id="1395" w:author="Latvakoski Juhani" w:date="2024-09-11T10:15:00Z"/>
              </w:rPr>
            </w:pPr>
            <w:del w:id="1396" w:author="Latvakoski Juhani" w:date="2024-09-11T10:15:00Z">
              <w:r w:rsidRPr="1367BFEB" w:rsidDel="00E204F0">
                <w:rPr>
                  <w:rFonts w:eastAsia="Arial" w:cs="Arial"/>
                  <w:szCs w:val="20"/>
                </w:rPr>
                <w:delText>Creation of an architectural design and detailed description of the scope of work defined in WP1 specifically concentrating on Task 2.1.</w:delText>
              </w:r>
            </w:del>
          </w:p>
        </w:tc>
      </w:tr>
      <w:tr w:rsidR="00DF579A" w14:paraId="26970AF9"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7D8DB8EC" w14:textId="77777777" w:rsidR="00DF579A" w:rsidRPr="1367BFEB" w:rsidRDefault="00DF579A">
            <w:pPr>
              <w:rPr>
                <w:rFonts w:eastAsia="Arial" w:cs="Arial"/>
              </w:rPr>
            </w:pPr>
            <w:r>
              <w:rPr>
                <w:rFonts w:eastAsia="Arial" w:cs="Arial"/>
              </w:rPr>
              <w:t>VTT</w:t>
            </w:r>
          </w:p>
        </w:tc>
        <w:tc>
          <w:tcPr>
            <w:tcW w:w="7375" w:type="dxa"/>
            <w:tcMar>
              <w:top w:w="85" w:type="dxa"/>
              <w:left w:w="108" w:type="dxa"/>
              <w:bottom w:w="85" w:type="dxa"/>
              <w:right w:w="108" w:type="dxa"/>
            </w:tcMar>
          </w:tcPr>
          <w:p w14:paraId="40FC3556" w14:textId="234416C3" w:rsidR="00DF579A" w:rsidRPr="1367BFEB" w:rsidRDefault="00DF579A">
            <w:pPr>
              <w:jc w:val="both"/>
              <w:rPr>
                <w:rFonts w:eastAsia="Arial" w:cs="Arial"/>
                <w:szCs w:val="20"/>
              </w:rPr>
            </w:pPr>
            <w:r>
              <w:rPr>
                <w:rFonts w:eastAsia="Arial" w:cs="Arial"/>
                <w:szCs w:val="20"/>
              </w:rPr>
              <w:t xml:space="preserve">VTT plans to </w:t>
            </w:r>
            <w:ins w:id="1397" w:author="Latvakoski Juhani" w:date="2024-09-12T15:52:00Z">
              <w:r w:rsidR="00460DC4">
                <w:rPr>
                  <w:rFonts w:eastAsia="Arial" w:cs="Arial"/>
                  <w:szCs w:val="20"/>
                </w:rPr>
                <w:t xml:space="preserve">study the </w:t>
              </w:r>
              <w:r w:rsidR="00143077">
                <w:rPr>
                  <w:rFonts w:eastAsia="Arial" w:cs="Arial"/>
                  <w:szCs w:val="20"/>
                </w:rPr>
                <w:t>Sa4CPS concept related issue</w:t>
              </w:r>
            </w:ins>
            <w:ins w:id="1398" w:author="Latvakoski Juhani" w:date="2024-09-12T15:53:00Z">
              <w:r w:rsidR="00143077">
                <w:rPr>
                  <w:rFonts w:eastAsia="Arial" w:cs="Arial"/>
                  <w:szCs w:val="20"/>
                </w:rPr>
                <w:t xml:space="preserve">s by means of hybrid </w:t>
              </w:r>
              <w:proofErr w:type="gramStart"/>
              <w:r w:rsidR="00143077">
                <w:rPr>
                  <w:rFonts w:eastAsia="Arial" w:cs="Arial"/>
                  <w:szCs w:val="20"/>
                </w:rPr>
                <w:t>simulations, and</w:t>
              </w:r>
              <w:proofErr w:type="gramEnd"/>
              <w:r w:rsidR="00143077">
                <w:rPr>
                  <w:rFonts w:eastAsia="Arial" w:cs="Arial"/>
                  <w:szCs w:val="20"/>
                </w:rPr>
                <w:t xml:space="preserve"> </w:t>
              </w:r>
            </w:ins>
            <w:r>
              <w:rPr>
                <w:rFonts w:eastAsia="Arial" w:cs="Arial"/>
                <w:szCs w:val="20"/>
              </w:rPr>
              <w:t>contribute to the Sa4CPS concept R&amp;D from all of its aspects in collaboration with the UCs, technological WPs 3-5, evaluations in WP6 and dissemination/exploitation in WP6, as well as with all the partners of the project.</w:t>
            </w:r>
            <w:ins w:id="1399" w:author="Latvakoski Juhani" w:date="2024-09-12T15:51:00Z">
              <w:r w:rsidR="006D3583">
                <w:rPr>
                  <w:rFonts w:eastAsia="Arial" w:cs="Arial"/>
                  <w:szCs w:val="20"/>
                </w:rPr>
                <w:t xml:space="preserve"> </w:t>
              </w:r>
            </w:ins>
          </w:p>
        </w:tc>
      </w:tr>
      <w:tr w:rsidR="00DF579A" w14:paraId="2C357CE3"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0B8CA70F" w14:textId="77777777" w:rsidR="00DF579A" w:rsidRDefault="00DF579A">
            <w:pPr>
              <w:rPr>
                <w:rFonts w:eastAsia="Arial" w:cs="Arial"/>
              </w:rPr>
            </w:pPr>
            <w:r w:rsidRPr="7B508611">
              <w:rPr>
                <w:rFonts w:eastAsia="Arial" w:cs="Arial"/>
              </w:rPr>
              <w:t>OTOKAR</w:t>
            </w:r>
          </w:p>
        </w:tc>
        <w:tc>
          <w:tcPr>
            <w:tcW w:w="7375" w:type="dxa"/>
            <w:tcMar>
              <w:top w:w="85" w:type="dxa"/>
              <w:left w:w="108" w:type="dxa"/>
              <w:bottom w:w="85" w:type="dxa"/>
              <w:right w:w="108" w:type="dxa"/>
            </w:tcMar>
          </w:tcPr>
          <w:p w14:paraId="2DF1B18F" w14:textId="77777777" w:rsidR="00DF579A" w:rsidRDefault="00DF579A">
            <w:pPr>
              <w:jc w:val="both"/>
              <w:rPr>
                <w:rFonts w:eastAsia="Arial" w:cs="Arial"/>
              </w:rPr>
            </w:pPr>
            <w:proofErr w:type="spellStart"/>
            <w:r w:rsidRPr="7B508611">
              <w:rPr>
                <w:rFonts w:eastAsia="Arial" w:cs="Arial"/>
              </w:rPr>
              <w:t>Otokar</w:t>
            </w:r>
            <w:proofErr w:type="spellEnd"/>
            <w:r w:rsidRPr="7B508611">
              <w:rPr>
                <w:rFonts w:eastAsia="Arial" w:cs="Arial"/>
              </w:rPr>
              <w:t xml:space="preserve"> will carry out studies about </w:t>
            </w:r>
            <w:proofErr w:type="spellStart"/>
            <w:r w:rsidRPr="7B508611">
              <w:rPr>
                <w:rFonts w:eastAsia="Arial" w:cs="Arial"/>
              </w:rPr>
              <w:t>SoTA</w:t>
            </w:r>
            <w:proofErr w:type="spellEnd"/>
            <w:r w:rsidRPr="7B508611">
              <w:rPr>
                <w:rFonts w:eastAsia="Arial" w:cs="Arial"/>
              </w:rPr>
              <w:t xml:space="preserve"> of the technologies to be used and determine the technological requirements for the Sa4CPs concept and specification. Use Case topology and roadmap will be created to apply developed/improved technologies and framework to existing production and logistics systems.</w:t>
            </w:r>
          </w:p>
        </w:tc>
      </w:tr>
      <w:tr w:rsidR="00DF579A" w14:paraId="0DDD02DE"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B04E450" w14:textId="77777777" w:rsidR="00DF579A" w:rsidRDefault="00DF579A">
            <w:pPr>
              <w:rPr>
                <w:rFonts w:eastAsia="Arial" w:cs="Arial"/>
              </w:rPr>
            </w:pPr>
            <w:proofErr w:type="spellStart"/>
            <w:r w:rsidRPr="7B508611">
              <w:rPr>
                <w:rFonts w:eastAsia="Arial" w:cs="Arial"/>
              </w:rPr>
              <w:t>Vintecc</w:t>
            </w:r>
            <w:proofErr w:type="spellEnd"/>
          </w:p>
        </w:tc>
        <w:tc>
          <w:tcPr>
            <w:tcW w:w="7375" w:type="dxa"/>
            <w:tcMar>
              <w:top w:w="85" w:type="dxa"/>
              <w:left w:w="108" w:type="dxa"/>
              <w:bottom w:w="85" w:type="dxa"/>
              <w:right w:w="108" w:type="dxa"/>
            </w:tcMar>
          </w:tcPr>
          <w:p w14:paraId="25B78E5B" w14:textId="77777777" w:rsidR="00DF579A" w:rsidRDefault="00DF579A">
            <w:pPr>
              <w:jc w:val="both"/>
            </w:pPr>
            <w:proofErr w:type="spellStart"/>
            <w:r w:rsidRPr="7B508611">
              <w:rPr>
                <w:rFonts w:ascii="Calibri" w:eastAsia="Calibri" w:hAnsi="Calibri" w:cs="Calibri"/>
                <w:color w:val="212529"/>
                <w:sz w:val="22"/>
                <w:szCs w:val="22"/>
              </w:rPr>
              <w:t>Vintecc</w:t>
            </w:r>
            <w:proofErr w:type="spellEnd"/>
            <w:r w:rsidRPr="7B508611">
              <w:rPr>
                <w:rFonts w:ascii="Calibri" w:eastAsia="Calibri" w:hAnsi="Calibri" w:cs="Calibri"/>
                <w:color w:val="212529"/>
                <w:sz w:val="22"/>
                <w:szCs w:val="22"/>
              </w:rPr>
              <w:t xml:space="preserve"> will collaborate with </w:t>
            </w:r>
            <w:proofErr w:type="spellStart"/>
            <w:r w:rsidRPr="7B508611">
              <w:rPr>
                <w:rFonts w:ascii="Calibri" w:eastAsia="Calibri" w:hAnsi="Calibri" w:cs="Calibri"/>
                <w:color w:val="212529"/>
                <w:sz w:val="22"/>
                <w:szCs w:val="22"/>
              </w:rPr>
              <w:t>Sirris</w:t>
            </w:r>
            <w:proofErr w:type="spellEnd"/>
            <w:r w:rsidRPr="7B508611">
              <w:rPr>
                <w:rFonts w:ascii="Calibri" w:eastAsia="Calibri" w:hAnsi="Calibri" w:cs="Calibri"/>
                <w:color w:val="212529"/>
                <w:sz w:val="22"/>
                <w:szCs w:val="22"/>
              </w:rPr>
              <w:t xml:space="preserve"> by analysing if the proposed architecture meets the requirements defined in WP1.  </w:t>
            </w:r>
          </w:p>
        </w:tc>
      </w:tr>
      <w:tr w:rsidR="00DF579A" w14:paraId="6C093EC6"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72C3AEE6" w14:textId="77777777" w:rsidR="00DF579A" w:rsidRPr="7B508611" w:rsidRDefault="00DF579A">
            <w:pPr>
              <w:rPr>
                <w:rFonts w:eastAsia="Arial" w:cs="Arial"/>
              </w:rPr>
            </w:pPr>
            <w:proofErr w:type="spellStart"/>
            <w:r>
              <w:rPr>
                <w:rFonts w:eastAsia="Arial" w:cs="Arial"/>
              </w:rPr>
              <w:t>Enerim</w:t>
            </w:r>
            <w:proofErr w:type="spellEnd"/>
          </w:p>
        </w:tc>
        <w:tc>
          <w:tcPr>
            <w:tcW w:w="7375" w:type="dxa"/>
            <w:tcMar>
              <w:top w:w="85" w:type="dxa"/>
              <w:left w:w="108" w:type="dxa"/>
              <w:bottom w:w="85" w:type="dxa"/>
              <w:right w:w="108" w:type="dxa"/>
            </w:tcMar>
          </w:tcPr>
          <w:p w14:paraId="5819ACDB" w14:textId="77777777" w:rsidR="00DF579A" w:rsidRPr="7B508611" w:rsidRDefault="00DF579A">
            <w:pPr>
              <w:jc w:val="both"/>
              <w:rPr>
                <w:rFonts w:ascii="Calibri" w:eastAsia="Calibri" w:hAnsi="Calibri" w:cs="Calibri"/>
                <w:color w:val="212529"/>
                <w:sz w:val="22"/>
                <w:szCs w:val="22"/>
              </w:rPr>
            </w:pPr>
            <w:proofErr w:type="spellStart"/>
            <w:r w:rsidRPr="1584952A">
              <w:rPr>
                <w:rStyle w:val="normaltextrun"/>
                <w:rFonts w:cs="Arial"/>
                <w:color w:val="000000"/>
                <w:shd w:val="clear" w:color="auto" w:fill="FFFFFF"/>
              </w:rPr>
              <w:t>Enerim</w:t>
            </w:r>
            <w:proofErr w:type="spellEnd"/>
            <w:r w:rsidRPr="1584952A">
              <w:rPr>
                <w:rStyle w:val="normaltextrun"/>
                <w:rFonts w:cs="Arial"/>
                <w:color w:val="000000"/>
                <w:shd w:val="clear" w:color="auto" w:fill="FFFFFF"/>
              </w:rPr>
              <w:t xml:space="preserve"> will contribute in UC4 related concept architecture which should be validated in later work packages by demonstration.</w:t>
            </w:r>
          </w:p>
        </w:tc>
      </w:tr>
      <w:tr w:rsidR="18E59521" w14:paraId="0AE9305B" w14:textId="77777777" w:rsidTr="54E777F4">
        <w:trPr>
          <w:cnfStyle w:val="000000100000" w:firstRow="0" w:lastRow="0" w:firstColumn="0" w:lastColumn="0" w:oddVBand="0" w:evenVBand="0" w:oddHBand="1" w:evenHBand="0" w:firstRowFirstColumn="0" w:firstRowLastColumn="0" w:lastRowFirstColumn="0" w:lastRowLastColumn="0"/>
          <w:trHeight w:val="300"/>
          <w:ins w:id="1400" w:author="Tomáš Bureš" w:date="2024-09-20T09:29:00Z"/>
        </w:trPr>
        <w:tc>
          <w:tcPr>
            <w:tcW w:w="1695" w:type="dxa"/>
            <w:tcMar>
              <w:top w:w="85" w:type="dxa"/>
              <w:left w:w="108" w:type="dxa"/>
              <w:bottom w:w="85" w:type="dxa"/>
              <w:right w:w="108" w:type="dxa"/>
            </w:tcMar>
          </w:tcPr>
          <w:p w14:paraId="0938295C" w14:textId="512B770C" w:rsidR="54E777F4" w:rsidRDefault="4D7E5240" w:rsidP="54E777F4">
            <w:pPr>
              <w:pStyle w:val="ITEABodyText"/>
            </w:pPr>
            <w:ins w:id="1401" w:author="Tomáš Bureš" w:date="2024-09-20T09:32:00Z">
              <w:r>
                <w:t>CUNI, IMA</w:t>
              </w:r>
            </w:ins>
          </w:p>
        </w:tc>
        <w:tc>
          <w:tcPr>
            <w:tcW w:w="7375" w:type="dxa"/>
            <w:tcMar>
              <w:top w:w="85" w:type="dxa"/>
              <w:left w:w="108" w:type="dxa"/>
              <w:bottom w:w="85" w:type="dxa"/>
              <w:right w:w="108" w:type="dxa"/>
            </w:tcMar>
          </w:tcPr>
          <w:p w14:paraId="0DFD56F9" w14:textId="7AE0642D" w:rsidR="54E777F4" w:rsidRDefault="4D7E5240" w:rsidP="54E777F4">
            <w:pPr>
              <w:pStyle w:val="ITEABodyText"/>
              <w:jc w:val="both"/>
              <w:rPr>
                <w:color w:val="auto"/>
              </w:rPr>
            </w:pPr>
            <w:ins w:id="1402" w:author="Tomáš Bureš" w:date="2024-09-20T09:32:00Z">
              <w:r w:rsidRPr="522907A7">
                <w:rPr>
                  <w:color w:val="auto"/>
                </w:rPr>
                <w:t>CUNI and IMA will analyse requirements coming from UC.2 (Human &amp; machine position awareness within a production or logistic area). The requirements will be reflected in the SA4CPS concept and architecture.</w:t>
              </w:r>
            </w:ins>
          </w:p>
        </w:tc>
      </w:tr>
      <w:tr w:rsidR="00D116ED" w:rsidRPr="00D116ED" w14:paraId="7FE12A48" w14:textId="77777777" w:rsidTr="008B1C97">
        <w:tblPrEx>
          <w:tblW w:w="0" w:type="auto"/>
          <w:tblLook w:val="0420" w:firstRow="1" w:lastRow="0" w:firstColumn="0" w:lastColumn="0" w:noHBand="0" w:noVBand="1"/>
          <w:tblPrExChange w:id="1403" w:author="Latvakoski Juhani" w:date="2024-09-25T12:22:00Z">
            <w:tblPrEx>
              <w:tblW w:w="0" w:type="auto"/>
              <w:tblLook w:val="0420" w:firstRow="1" w:lastRow="0" w:firstColumn="0" w:lastColumn="0" w:noHBand="0" w:noVBand="1"/>
            </w:tblPrEx>
          </w:tblPrExChange>
        </w:tblPrEx>
        <w:trPr>
          <w:cnfStyle w:val="000000010000" w:firstRow="0" w:lastRow="0" w:firstColumn="0" w:lastColumn="0" w:oddVBand="0" w:evenVBand="0" w:oddHBand="0" w:evenHBand="1" w:firstRowFirstColumn="0" w:firstRowLastColumn="0" w:lastRowFirstColumn="0" w:lastRowLastColumn="0"/>
          <w:trHeight w:val="300"/>
          <w:ins w:id="1404" w:author="Latvakoski Juhani" w:date="2024-09-25T12:14:00Z"/>
          <w:trPrChange w:id="1405" w:author="Latvakoski Juhani" w:date="2024-09-25T12:22:00Z">
            <w:trPr>
              <w:trHeight w:val="300"/>
            </w:trPr>
          </w:trPrChange>
        </w:trPr>
        <w:tc>
          <w:tcPr>
            <w:tcW w:w="0" w:type="dxa"/>
            <w:hideMark/>
            <w:tcPrChange w:id="1406" w:author="Latvakoski Juhani" w:date="2024-09-25T12:22:00Z">
              <w:tcPr>
                <w:tcW w:w="1695" w:type="dxa"/>
                <w:hideMark/>
              </w:tcPr>
            </w:tcPrChange>
          </w:tcPr>
          <w:p w14:paraId="0B67820E" w14:textId="77777777" w:rsidR="00D116ED" w:rsidRDefault="00D116ED">
            <w:pPr>
              <w:pStyle w:val="ITEABodyText"/>
              <w:cnfStyle w:val="000000010000" w:firstRow="0" w:lastRow="0" w:firstColumn="0" w:lastColumn="0" w:oddVBand="0" w:evenVBand="0" w:oddHBand="0" w:evenHBand="1" w:firstRowFirstColumn="0" w:firstRowLastColumn="0" w:lastRowFirstColumn="0" w:lastRowLastColumn="0"/>
              <w:rPr>
                <w:ins w:id="1407" w:author="Latvakoski Juhani" w:date="2024-09-25T12:14:00Z"/>
              </w:rPr>
            </w:pPr>
            <w:ins w:id="1408" w:author="Latvakoski Juhani" w:date="2024-09-25T12:14:00Z">
              <w:r>
                <w:t>ERARGE</w:t>
              </w:r>
            </w:ins>
          </w:p>
        </w:tc>
        <w:tc>
          <w:tcPr>
            <w:tcW w:w="0" w:type="dxa"/>
            <w:hideMark/>
            <w:tcPrChange w:id="1409" w:author="Latvakoski Juhani" w:date="2024-09-25T12:22:00Z">
              <w:tcPr>
                <w:tcW w:w="7375" w:type="dxa"/>
                <w:hideMark/>
              </w:tcPr>
            </w:tcPrChange>
          </w:tcPr>
          <w:p w14:paraId="1CF50C2F" w14:textId="77777777" w:rsidR="00D116ED" w:rsidRDefault="00D116ED">
            <w:pPr>
              <w:pStyle w:val="ITEABodyText"/>
              <w:jc w:val="both"/>
              <w:cnfStyle w:val="000000010000" w:firstRow="0" w:lastRow="0" w:firstColumn="0" w:lastColumn="0" w:oddVBand="0" w:evenVBand="0" w:oddHBand="0" w:evenHBand="1" w:firstRowFirstColumn="0" w:firstRowLastColumn="0" w:lastRowFirstColumn="0" w:lastRowLastColumn="0"/>
              <w:rPr>
                <w:ins w:id="1410" w:author="Latvakoski Juhani" w:date="2024-09-25T12:14:00Z"/>
                <w:color w:val="auto"/>
              </w:rPr>
            </w:pPr>
            <w:ins w:id="1411" w:author="Latvakoski Juhani" w:date="2024-09-25T12:14:00Z">
              <w:r>
                <w:rPr>
                  <w:color w:val="auto"/>
                </w:rPr>
                <w:t>ERARGE will take part in the development of the SA4CPS platform architecture and the elaboration of the necessary specifications for this. It will take part in the harmonization of the services to be developed, especially on autonomous and connected vehicles and systems, data security, protection of personal data, with the project concept, semantic infrastructure design and the design/updating of experiments and success criteria related to these.</w:t>
              </w:r>
            </w:ins>
          </w:p>
        </w:tc>
      </w:tr>
    </w:tbl>
    <w:p w14:paraId="39BA1D61" w14:textId="77777777" w:rsidR="00DF579A" w:rsidRPr="00D116ED" w:rsidRDefault="00DF579A" w:rsidP="00DF579A">
      <w:pPr>
        <w:rPr>
          <w:lang w:val="en-US"/>
          <w:rPrChange w:id="1412" w:author="Latvakoski Juhani" w:date="2024-09-25T12:14:00Z">
            <w:rPr/>
          </w:rPrChange>
        </w:rPr>
      </w:pPr>
    </w:p>
    <w:p w14:paraId="3405D7FF" w14:textId="77777777" w:rsidR="00DF579A" w:rsidRDefault="00DF579A" w:rsidP="00DF579A">
      <w:pPr>
        <w:pStyle w:val="BodyText"/>
      </w:pPr>
    </w:p>
    <w:tbl>
      <w:tblPr>
        <w:tblStyle w:val="ITEATableTitle"/>
        <w:tblW w:w="0" w:type="auto"/>
        <w:tblLook w:val="0420" w:firstRow="1" w:lastRow="0" w:firstColumn="0" w:lastColumn="0" w:noHBand="0" w:noVBand="1"/>
      </w:tblPr>
      <w:tblGrid>
        <w:gridCol w:w="9070"/>
      </w:tblGrid>
      <w:tr w:rsidR="00DF579A" w14:paraId="22FAD1E2"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5F3C2F98" w14:textId="77777777" w:rsidR="00DF579A" w:rsidRDefault="00DF579A">
            <w:pPr>
              <w:pStyle w:val="BodyText"/>
              <w:keepNext/>
              <w:keepLines/>
              <w:widowControl/>
              <w:rPr>
                <w:smallCaps/>
              </w:rPr>
            </w:pPr>
            <w:r>
              <w:rPr>
                <w:smallCaps/>
                <w:color w:val="FFFFFF" w:themeColor="background1"/>
              </w:rPr>
              <w:t>Deliverables</w:t>
            </w:r>
          </w:p>
        </w:tc>
      </w:tr>
    </w:tbl>
    <w:p w14:paraId="0B5281A7" w14:textId="77777777" w:rsidR="00DF579A" w:rsidRDefault="00DF579A" w:rsidP="00DF579A">
      <w:pPr>
        <w:pStyle w:val="BodyText"/>
        <w:keepNext/>
        <w:keepLines/>
        <w:rPr>
          <w:sz w:val="10"/>
          <w:szCs w:val="10"/>
        </w:rPr>
      </w:pPr>
    </w:p>
    <w:tbl>
      <w:tblPr>
        <w:tblStyle w:val="MediumShading1-Accent2"/>
        <w:tblW w:w="0" w:type="auto"/>
        <w:tblLook w:val="0420" w:firstRow="1" w:lastRow="0" w:firstColumn="0" w:lastColumn="0" w:noHBand="0" w:noVBand="1"/>
      </w:tblPr>
      <w:tblGrid>
        <w:gridCol w:w="1332"/>
        <w:gridCol w:w="1981"/>
        <w:gridCol w:w="3195"/>
        <w:gridCol w:w="1484"/>
        <w:gridCol w:w="1078"/>
      </w:tblGrid>
      <w:tr w:rsidR="00DF579A" w14:paraId="3D890B70" w14:textId="77777777">
        <w:trPr>
          <w:cnfStyle w:val="100000000000" w:firstRow="1" w:lastRow="0" w:firstColumn="0" w:lastColumn="0" w:oddVBand="0" w:evenVBand="0" w:oddHBand="0" w:evenHBand="0" w:firstRowFirstColumn="0" w:firstRowLastColumn="0" w:lastRowFirstColumn="0" w:lastRowLastColumn="0"/>
        </w:trPr>
        <w:tc>
          <w:tcPr>
            <w:tcW w:w="1449" w:type="dxa"/>
            <w:hideMark/>
          </w:tcPr>
          <w:p w14:paraId="7744A022" w14:textId="77777777" w:rsidR="00DF579A" w:rsidRDefault="00DF579A">
            <w:pPr>
              <w:pStyle w:val="BodyText"/>
              <w:keepNext/>
              <w:keepLines/>
            </w:pPr>
            <w:r>
              <w:t>ID</w:t>
            </w:r>
          </w:p>
        </w:tc>
        <w:tc>
          <w:tcPr>
            <w:tcW w:w="1503" w:type="dxa"/>
            <w:hideMark/>
          </w:tcPr>
          <w:p w14:paraId="1EC02899" w14:textId="77777777" w:rsidR="00DF579A" w:rsidRDefault="00DF579A">
            <w:pPr>
              <w:pStyle w:val="BodyText"/>
              <w:keepNext/>
              <w:keepLines/>
            </w:pPr>
            <w:r>
              <w:t>Type</w:t>
            </w:r>
          </w:p>
        </w:tc>
        <w:tc>
          <w:tcPr>
            <w:tcW w:w="3522" w:type="dxa"/>
            <w:hideMark/>
          </w:tcPr>
          <w:p w14:paraId="4CE22CF4" w14:textId="33BFF0EB" w:rsidR="00DF579A" w:rsidRDefault="00DF579A">
            <w:pPr>
              <w:pStyle w:val="BodyText"/>
              <w:keepNext/>
              <w:keepLines/>
            </w:pPr>
            <w:r>
              <w:t xml:space="preserve">Description (related tasks) </w:t>
            </w:r>
            <w:del w:id="1413" w:author="Latvakoski Juhani" w:date="2024-09-24T15:19:00Z">
              <w:r w:rsidDel="00D97518">
                <w:delText>[Main editor of the deliverable]</w:delText>
              </w:r>
            </w:del>
          </w:p>
        </w:tc>
        <w:tc>
          <w:tcPr>
            <w:tcW w:w="1494" w:type="dxa"/>
            <w:hideMark/>
          </w:tcPr>
          <w:p w14:paraId="1BE36F66" w14:textId="77777777" w:rsidR="00DF579A" w:rsidRDefault="00DF579A">
            <w:pPr>
              <w:pStyle w:val="BodyText"/>
              <w:keepNext/>
              <w:keepLines/>
            </w:pPr>
            <w:r>
              <w:t>Access</w:t>
            </w:r>
          </w:p>
        </w:tc>
        <w:tc>
          <w:tcPr>
            <w:tcW w:w="1102" w:type="dxa"/>
            <w:hideMark/>
          </w:tcPr>
          <w:p w14:paraId="7F355EF6" w14:textId="77777777" w:rsidR="00DF579A" w:rsidRDefault="00DF579A">
            <w:pPr>
              <w:pStyle w:val="BodyText"/>
              <w:keepNext/>
              <w:keepLines/>
            </w:pPr>
            <w:r>
              <w:t>Due month</w:t>
            </w:r>
          </w:p>
        </w:tc>
      </w:tr>
      <w:tr w:rsidR="00DF579A" w14:paraId="22B5734F"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4D889C22" w14:textId="77777777" w:rsidR="00DF579A" w:rsidRDefault="00DF579A">
            <w:pPr>
              <w:pStyle w:val="ITEABodyText"/>
            </w:pPr>
            <w:r>
              <w:t>D2.1</w:t>
            </w:r>
          </w:p>
        </w:tc>
        <w:tc>
          <w:tcPr>
            <w:tcW w:w="1503" w:type="dxa"/>
            <w:tcMar>
              <w:top w:w="85" w:type="dxa"/>
              <w:left w:w="108" w:type="dxa"/>
              <w:bottom w:w="85" w:type="dxa"/>
              <w:right w:w="108" w:type="dxa"/>
            </w:tcMar>
            <w:hideMark/>
          </w:tcPr>
          <w:p w14:paraId="0CDA9308" w14:textId="77777777" w:rsidR="00DF579A" w:rsidRDefault="00DF579A">
            <w:pPr>
              <w:pStyle w:val="ITEABodyText"/>
            </w:pPr>
            <w:r>
              <w:t>Report</w:t>
            </w:r>
          </w:p>
        </w:tc>
        <w:tc>
          <w:tcPr>
            <w:tcW w:w="3522" w:type="dxa"/>
            <w:tcMar>
              <w:top w:w="85" w:type="dxa"/>
              <w:left w:w="108" w:type="dxa"/>
              <w:bottom w:w="85" w:type="dxa"/>
              <w:right w:w="108" w:type="dxa"/>
            </w:tcMar>
            <w:hideMark/>
          </w:tcPr>
          <w:p w14:paraId="384742BE" w14:textId="59ADCCCE" w:rsidR="00DF579A" w:rsidRDefault="00DF579A">
            <w:pPr>
              <w:pStyle w:val="ITEABodyText"/>
            </w:pPr>
            <w:r>
              <w:t xml:space="preserve">Technological requirements architecture (Task 2.1) </w:t>
            </w:r>
            <w:ins w:id="1414" w:author="Latvakoski Juhani" w:date="2024-09-11T11:03:00Z">
              <w:r w:rsidR="005A082E">
                <w:t>[</w:t>
              </w:r>
            </w:ins>
            <w:ins w:id="1415" w:author="Latvakoski Juhani" w:date="2024-09-19T12:58:00Z">
              <w:r w:rsidR="00EE4B0B" w:rsidRPr="00167B7E">
                <w:rPr>
                  <w:b/>
                  <w:bCs/>
                </w:rPr>
                <w:t>Polar,</w:t>
              </w:r>
              <w:r w:rsidR="00EE4B0B">
                <w:t xml:space="preserve"> VTT</w:t>
              </w:r>
              <w:r w:rsidR="00EE4B0B" w:rsidRPr="00184164">
                <w:t>,</w:t>
              </w:r>
              <w:r w:rsidR="00EE4B0B">
                <w:t xml:space="preserve"> </w:t>
              </w:r>
            </w:ins>
            <w:ins w:id="1416" w:author="Latvakoski Juhani" w:date="2024-09-19T11:02:00Z">
              <w:r w:rsidR="007E34FD">
                <w:t>WP</w:t>
              </w:r>
            </w:ins>
            <w:ins w:id="1417" w:author="Latvakoski Juhani" w:date="2024-09-19T11:05:00Z">
              <w:r w:rsidR="003B26FA">
                <w:t xml:space="preserve"> leaders</w:t>
              </w:r>
            </w:ins>
            <w:ins w:id="1418" w:author="Latvakoski Juhani" w:date="2024-09-19T11:02:00Z">
              <w:r w:rsidR="007E34FD">
                <w:t>:</w:t>
              </w:r>
            </w:ins>
            <w:ins w:id="1419" w:author="Latvakoski Juhani" w:date="2024-09-19T11:03:00Z">
              <w:r w:rsidR="003B4B06">
                <w:t xml:space="preserve"> </w:t>
              </w:r>
              <w:r w:rsidR="00184164" w:rsidRPr="00BA5F86">
                <w:t>IMA,</w:t>
              </w:r>
            </w:ins>
            <w:ins w:id="1420" w:author="Latvakoski Juhani" w:date="2024-09-19T11:04:00Z">
              <w:r w:rsidR="00184164" w:rsidRPr="00BA5F86">
                <w:t xml:space="preserve"> </w:t>
              </w:r>
            </w:ins>
            <w:proofErr w:type="spellStart"/>
            <w:ins w:id="1421" w:author="Latvakoski Juhani" w:date="2024-09-19T12:58:00Z">
              <w:r w:rsidR="00E375C6">
                <w:t>Otokar</w:t>
              </w:r>
              <w:proofErr w:type="spellEnd"/>
              <w:r w:rsidR="00E375C6">
                <w:t xml:space="preserve">, </w:t>
              </w:r>
            </w:ins>
            <w:ins w:id="1422" w:author="Latvakoski Juhani" w:date="2024-09-19T13:00:00Z">
              <w:r w:rsidR="002820BA">
                <w:t>F-Secure,</w:t>
              </w:r>
              <w:r w:rsidR="002820BA" w:rsidRPr="00184164">
                <w:t xml:space="preserve"> </w:t>
              </w:r>
            </w:ins>
            <w:ins w:id="1423" w:author="Latvakoski Juhani" w:date="2024-09-19T12:58:00Z">
              <w:r w:rsidR="00E375C6">
                <w:t>ADC</w:t>
              </w:r>
            </w:ins>
            <w:ins w:id="1424" w:author="Latvakoski Juhani" w:date="2024-09-20T13:18:00Z">
              <w:r w:rsidR="00FE3D57">
                <w:t>,</w:t>
              </w:r>
            </w:ins>
            <w:ins w:id="1425" w:author="Latvakoski Juhani" w:date="2024-09-20T13:22:00Z">
              <w:r w:rsidR="008A26B4">
                <w:t xml:space="preserve"> UCs 1-9 leaders</w:t>
              </w:r>
            </w:ins>
            <w:ins w:id="1426" w:author="Latvakoski Juhani" w:date="2024-09-20T13:18:00Z">
              <w:r w:rsidR="00FE3D57">
                <w:t xml:space="preserve"> </w:t>
              </w:r>
            </w:ins>
            <w:ins w:id="1427" w:author="Latvakoski Juhani" w:date="2024-09-19T11:02:00Z">
              <w:r w:rsidR="007E34FD">
                <w:t>and all partners</w:t>
              </w:r>
            </w:ins>
            <w:ins w:id="1428" w:author="Latvakoski Juhani" w:date="2024-09-11T11:03:00Z">
              <w:r w:rsidR="005A082E">
                <w:t>]</w:t>
              </w:r>
            </w:ins>
            <w:ins w:id="1429" w:author="Latvakoski Juhani" w:date="2024-09-11T12:57:00Z">
              <w:r w:rsidR="009F2C7C">
                <w:t>. Reviewers:</w:t>
              </w:r>
            </w:ins>
            <w:ins w:id="1430" w:author="Latvakoski Juhani" w:date="2024-09-20T13:22:00Z">
              <w:r w:rsidR="008A26B4">
                <w:t xml:space="preserve"> </w:t>
              </w:r>
            </w:ins>
            <w:ins w:id="1431" w:author="Latvakoski Juhani" w:date="2024-09-20T13:24:00Z">
              <w:r w:rsidR="000915A9">
                <w:t>Port of Oulu</w:t>
              </w:r>
            </w:ins>
            <w:ins w:id="1432" w:author="Latvakoski Juhani" w:date="2024-09-20T13:25:00Z">
              <w:r w:rsidR="00236568">
                <w:t xml:space="preserve">, </w:t>
              </w:r>
              <w:r w:rsidR="00236568" w:rsidRPr="00236568">
                <w:t>Person defined later</w:t>
              </w:r>
            </w:ins>
            <w:ins w:id="1433" w:author="Latvakoski Juhani" w:date="2024-09-20T13:24:00Z">
              <w:r w:rsidR="000915A9">
                <w:t>.</w:t>
              </w:r>
            </w:ins>
          </w:p>
        </w:tc>
        <w:tc>
          <w:tcPr>
            <w:tcW w:w="1494" w:type="dxa"/>
            <w:tcMar>
              <w:top w:w="85" w:type="dxa"/>
              <w:left w:w="108" w:type="dxa"/>
              <w:bottom w:w="85" w:type="dxa"/>
              <w:right w:w="108" w:type="dxa"/>
            </w:tcMar>
          </w:tcPr>
          <w:p w14:paraId="20D84CA4" w14:textId="77777777" w:rsidR="00DF579A" w:rsidRDefault="00DF579A">
            <w:pPr>
              <w:pStyle w:val="ITEABodyText"/>
            </w:pPr>
            <w:r>
              <w:t>Confidential</w:t>
            </w:r>
          </w:p>
          <w:p w14:paraId="2500EC59" w14:textId="77777777" w:rsidR="00DF579A" w:rsidRDefault="00DF579A">
            <w:pPr>
              <w:pStyle w:val="ITEABodyText"/>
            </w:pPr>
          </w:p>
        </w:tc>
        <w:tc>
          <w:tcPr>
            <w:tcW w:w="1102" w:type="dxa"/>
            <w:tcMar>
              <w:top w:w="85" w:type="dxa"/>
              <w:left w:w="108" w:type="dxa"/>
              <w:bottom w:w="85" w:type="dxa"/>
              <w:right w:w="108" w:type="dxa"/>
            </w:tcMar>
            <w:hideMark/>
          </w:tcPr>
          <w:p w14:paraId="2F77D1B9" w14:textId="77777777" w:rsidR="00DF579A" w:rsidRDefault="00DF579A">
            <w:pPr>
              <w:pStyle w:val="ITEABodyText"/>
            </w:pPr>
            <w:r>
              <w:t xml:space="preserve">MS2  </w:t>
            </w:r>
          </w:p>
        </w:tc>
      </w:tr>
      <w:tr w:rsidR="00DF579A" w14:paraId="620AAF28"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26157405" w14:textId="77777777" w:rsidR="00DF579A" w:rsidRDefault="00DF579A">
            <w:pPr>
              <w:pStyle w:val="ITEABodyText"/>
            </w:pPr>
            <w:r>
              <w:t>D2.2</w:t>
            </w:r>
          </w:p>
        </w:tc>
        <w:tc>
          <w:tcPr>
            <w:tcW w:w="1503" w:type="dxa"/>
            <w:tcMar>
              <w:top w:w="85" w:type="dxa"/>
              <w:left w:w="108" w:type="dxa"/>
              <w:bottom w:w="85" w:type="dxa"/>
              <w:right w:w="108" w:type="dxa"/>
            </w:tcMar>
            <w:hideMark/>
          </w:tcPr>
          <w:p w14:paraId="2010A0E3" w14:textId="77777777" w:rsidR="00DF579A" w:rsidRDefault="00DF579A">
            <w:pPr>
              <w:pStyle w:val="ITEABodyText"/>
            </w:pPr>
            <w:r>
              <w:t>Presentation/draft report</w:t>
            </w:r>
          </w:p>
        </w:tc>
        <w:tc>
          <w:tcPr>
            <w:tcW w:w="3522" w:type="dxa"/>
            <w:tcMar>
              <w:top w:w="85" w:type="dxa"/>
              <w:left w:w="108" w:type="dxa"/>
              <w:bottom w:w="85" w:type="dxa"/>
              <w:right w:w="108" w:type="dxa"/>
            </w:tcMar>
            <w:hideMark/>
          </w:tcPr>
          <w:p w14:paraId="38F8D95D" w14:textId="59104568" w:rsidR="00DF579A" w:rsidRDefault="00DF579A">
            <w:pPr>
              <w:pStyle w:val="ITEABodyText"/>
            </w:pPr>
            <w:r>
              <w:t xml:space="preserve">Preliminary Sa4CPS concept description (Task 2.2) </w:t>
            </w:r>
            <w:ins w:id="1434" w:author="Latvakoski Juhani" w:date="2024-09-11T11:03:00Z">
              <w:r w:rsidR="005A082E">
                <w:t>[</w:t>
              </w:r>
            </w:ins>
            <w:ins w:id="1435" w:author="Latvakoski Juhani" w:date="2024-09-11T12:56:00Z">
              <w:r w:rsidR="00D76ECB">
                <w:t>VTT, Polar,</w:t>
              </w:r>
            </w:ins>
            <w:ins w:id="1436" w:author="Latvakoski Juhani" w:date="2024-09-19T12:46:00Z">
              <w:r w:rsidR="006D487B">
                <w:t xml:space="preserve"> </w:t>
              </w:r>
            </w:ins>
            <w:ins w:id="1437" w:author="Latvakoski Juhani" w:date="2024-09-19T13:00:00Z">
              <w:r w:rsidR="00AB4246">
                <w:t xml:space="preserve">WP leaders: </w:t>
              </w:r>
            </w:ins>
            <w:ins w:id="1438" w:author="Latvakoski Juhani" w:date="2024-09-19T12:46:00Z">
              <w:r w:rsidR="006D487B" w:rsidRPr="00BA5F86">
                <w:t>IMA,</w:t>
              </w:r>
            </w:ins>
            <w:ins w:id="1439" w:author="Latvakoski Juhani" w:date="2024-09-11T12:56:00Z">
              <w:r w:rsidR="00D76ECB">
                <w:t xml:space="preserve"> </w:t>
              </w:r>
            </w:ins>
            <w:proofErr w:type="spellStart"/>
            <w:ins w:id="1440" w:author="Latvakoski Juhani" w:date="2024-09-19T13:01:00Z">
              <w:r w:rsidR="00AB4246">
                <w:t>Otokar</w:t>
              </w:r>
              <w:proofErr w:type="spellEnd"/>
              <w:r w:rsidR="00AB4246">
                <w:t xml:space="preserve">, </w:t>
              </w:r>
            </w:ins>
            <w:ins w:id="1441" w:author="Latvakoski Juhani" w:date="2024-09-19T13:00:00Z">
              <w:r w:rsidR="00AB4246">
                <w:t>F-Secure,</w:t>
              </w:r>
            </w:ins>
            <w:ins w:id="1442" w:author="Latvakoski Juhani" w:date="2024-09-19T13:01:00Z">
              <w:r w:rsidR="00AB4246">
                <w:t xml:space="preserve"> ADC</w:t>
              </w:r>
              <w:r w:rsidR="0004685A">
                <w:t>,</w:t>
              </w:r>
            </w:ins>
            <w:ins w:id="1443" w:author="Latvakoski Juhani" w:date="2024-09-20T13:23:00Z">
              <w:r w:rsidR="008A26B4">
                <w:t xml:space="preserve"> UCs 1-9 leaders.</w:t>
              </w:r>
            </w:ins>
            <w:ins w:id="1444" w:author="Latvakoski Juhani" w:date="2024-09-19T13:00:00Z">
              <w:r w:rsidR="00AB4246">
                <w:t xml:space="preserve"> </w:t>
              </w:r>
            </w:ins>
            <w:ins w:id="1445" w:author="Latvakoski Juhani" w:date="2024-09-11T12:56:00Z">
              <w:r w:rsidR="00D76ECB">
                <w:t>all</w:t>
              </w:r>
            </w:ins>
            <w:ins w:id="1446" w:author="Latvakoski Juhani" w:date="2024-09-19T13:01:00Z">
              <w:r w:rsidR="0004685A">
                <w:t xml:space="preserve"> </w:t>
              </w:r>
            </w:ins>
            <w:ins w:id="1447" w:author="Latvakoski Juhani" w:date="2024-09-11T12:56:00Z">
              <w:r w:rsidR="00D76ECB">
                <w:t>partners]</w:t>
              </w:r>
            </w:ins>
            <w:ins w:id="1448" w:author="Latvakoski Juhani" w:date="2024-09-11T12:57:00Z">
              <w:r w:rsidR="009F2C7C">
                <w:t xml:space="preserve">. </w:t>
              </w:r>
            </w:ins>
            <w:ins w:id="1449" w:author="Latvakoski Juhani" w:date="2024-09-19T13:01:00Z">
              <w:r w:rsidR="0040388B">
                <w:t xml:space="preserve">Reviewers: </w:t>
              </w:r>
            </w:ins>
            <w:ins w:id="1450" w:author="Latvakoski Juhani" w:date="2024-09-19T13:02:00Z">
              <w:r w:rsidR="00170A69">
                <w:t>Port of Oulu</w:t>
              </w:r>
            </w:ins>
            <w:ins w:id="1451" w:author="Latvakoski Juhani" w:date="2024-09-20T13:25:00Z">
              <w:r w:rsidR="002C2338">
                <w:t xml:space="preserve">, </w:t>
              </w:r>
              <w:r w:rsidR="002C2338" w:rsidRPr="00236568">
                <w:t>Person defined later</w:t>
              </w:r>
            </w:ins>
            <w:ins w:id="1452" w:author="Latvakoski Juhani" w:date="2024-09-19T13:02:00Z">
              <w:r w:rsidR="00170A69">
                <w:t>.</w:t>
              </w:r>
            </w:ins>
          </w:p>
        </w:tc>
        <w:tc>
          <w:tcPr>
            <w:tcW w:w="1494" w:type="dxa"/>
            <w:tcMar>
              <w:top w:w="85" w:type="dxa"/>
              <w:left w:w="108" w:type="dxa"/>
              <w:bottom w:w="85" w:type="dxa"/>
              <w:right w:w="108" w:type="dxa"/>
            </w:tcMar>
            <w:hideMark/>
          </w:tcPr>
          <w:p w14:paraId="3DB7A7C4" w14:textId="77777777" w:rsidR="00DF579A" w:rsidRDefault="00DF579A">
            <w:pPr>
              <w:pStyle w:val="ITEABodyText"/>
            </w:pPr>
            <w:r>
              <w:t>Confidential</w:t>
            </w:r>
          </w:p>
        </w:tc>
        <w:tc>
          <w:tcPr>
            <w:tcW w:w="1102" w:type="dxa"/>
            <w:tcMar>
              <w:top w:w="85" w:type="dxa"/>
              <w:left w:w="108" w:type="dxa"/>
              <w:bottom w:w="85" w:type="dxa"/>
              <w:right w:w="108" w:type="dxa"/>
            </w:tcMar>
            <w:hideMark/>
          </w:tcPr>
          <w:p w14:paraId="49ABE205" w14:textId="77777777" w:rsidR="00DF579A" w:rsidRDefault="00DF579A">
            <w:pPr>
              <w:pStyle w:val="ITEABodyText"/>
            </w:pPr>
            <w:r>
              <w:t>MS3</w:t>
            </w:r>
          </w:p>
        </w:tc>
      </w:tr>
      <w:tr w:rsidR="00DF579A" w14:paraId="4E420A89"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4EEE8D76" w14:textId="77777777" w:rsidR="00DF579A" w:rsidRDefault="00DF579A">
            <w:pPr>
              <w:pStyle w:val="ITEABodyText"/>
            </w:pPr>
            <w:r>
              <w:t>D2.3</w:t>
            </w:r>
          </w:p>
        </w:tc>
        <w:tc>
          <w:tcPr>
            <w:tcW w:w="1503" w:type="dxa"/>
            <w:tcMar>
              <w:top w:w="85" w:type="dxa"/>
              <w:left w:w="108" w:type="dxa"/>
              <w:bottom w:w="85" w:type="dxa"/>
              <w:right w:w="108" w:type="dxa"/>
            </w:tcMar>
            <w:hideMark/>
          </w:tcPr>
          <w:p w14:paraId="30B5D257" w14:textId="77777777" w:rsidR="00DF579A" w:rsidRDefault="00DF579A">
            <w:pPr>
              <w:pStyle w:val="ITEABodyText"/>
            </w:pPr>
            <w:r>
              <w:t>Report</w:t>
            </w:r>
          </w:p>
        </w:tc>
        <w:tc>
          <w:tcPr>
            <w:tcW w:w="3522" w:type="dxa"/>
            <w:tcMar>
              <w:top w:w="85" w:type="dxa"/>
              <w:left w:w="108" w:type="dxa"/>
              <w:bottom w:w="85" w:type="dxa"/>
              <w:right w:w="108" w:type="dxa"/>
            </w:tcMar>
            <w:hideMark/>
          </w:tcPr>
          <w:p w14:paraId="4A5331B7" w14:textId="2D68B62A" w:rsidR="00DF579A" w:rsidRDefault="00DF579A">
            <w:pPr>
              <w:pStyle w:val="ITEABodyText"/>
            </w:pPr>
            <w:r>
              <w:t>Sa4CPS concept specification (v1, v2) (Task 2.3</w:t>
            </w:r>
            <w:ins w:id="1453" w:author="Latvakoski Juhani" w:date="2024-09-11T12:56:00Z">
              <w:r w:rsidR="00D76ECB">
                <w:t>) [</w:t>
              </w:r>
            </w:ins>
            <w:ins w:id="1454" w:author="Latvakoski Juhani" w:date="2024-09-19T13:02:00Z">
              <w:r w:rsidR="00170A69">
                <w:t xml:space="preserve">VTT, Polar, WP leaders: </w:t>
              </w:r>
              <w:r w:rsidR="00170A69" w:rsidRPr="00BA5F86">
                <w:t>IMA,</w:t>
              </w:r>
              <w:r w:rsidR="00170A69">
                <w:t xml:space="preserve"> </w:t>
              </w:r>
              <w:proofErr w:type="spellStart"/>
              <w:r w:rsidR="00170A69">
                <w:t>Otokar</w:t>
              </w:r>
              <w:proofErr w:type="spellEnd"/>
              <w:r w:rsidR="00170A69">
                <w:t xml:space="preserve">, F-Secure, ADC, </w:t>
              </w:r>
            </w:ins>
            <w:ins w:id="1455" w:author="Latvakoski Juhani" w:date="2024-09-20T13:24:00Z">
              <w:r w:rsidR="000915A9">
                <w:t xml:space="preserve">UCs 1-9 leaders. </w:t>
              </w:r>
            </w:ins>
            <w:ins w:id="1456" w:author="Latvakoski Juhani" w:date="2024-09-19T13:02:00Z">
              <w:r w:rsidR="00170A69">
                <w:t>all partners]. Reviewers: Port of Oulu</w:t>
              </w:r>
            </w:ins>
            <w:ins w:id="1457" w:author="Latvakoski Juhani" w:date="2024-09-20T13:25:00Z">
              <w:r w:rsidR="002C2338">
                <w:t xml:space="preserve">, </w:t>
              </w:r>
              <w:r w:rsidR="002C2338" w:rsidRPr="00236568">
                <w:t>Person defined later</w:t>
              </w:r>
            </w:ins>
            <w:ins w:id="1458" w:author="Latvakoski Juhani" w:date="2024-09-19T13:03:00Z">
              <w:r w:rsidR="00170A69">
                <w:t>.</w:t>
              </w:r>
            </w:ins>
            <w:del w:id="1459" w:author="Latvakoski Juhani" w:date="2024-09-11T12:56:00Z">
              <w:r w:rsidDel="00D76ECB">
                <w:delText>)</w:delText>
              </w:r>
            </w:del>
            <w:ins w:id="1460" w:author="Latvakoski Juhani" w:date="2024-09-11T12:58:00Z">
              <w:r w:rsidR="000A1E09">
                <w:t>.</w:t>
              </w:r>
            </w:ins>
          </w:p>
        </w:tc>
        <w:tc>
          <w:tcPr>
            <w:tcW w:w="1494" w:type="dxa"/>
            <w:tcMar>
              <w:top w:w="85" w:type="dxa"/>
              <w:left w:w="108" w:type="dxa"/>
              <w:bottom w:w="85" w:type="dxa"/>
              <w:right w:w="108" w:type="dxa"/>
            </w:tcMar>
            <w:hideMark/>
          </w:tcPr>
          <w:p w14:paraId="74A718B6" w14:textId="77777777" w:rsidR="00DF579A" w:rsidRDefault="00DF579A">
            <w:pPr>
              <w:pStyle w:val="ITEABodyText"/>
            </w:pPr>
            <w:r>
              <w:t>Confidential</w:t>
            </w:r>
          </w:p>
        </w:tc>
        <w:tc>
          <w:tcPr>
            <w:tcW w:w="1102" w:type="dxa"/>
            <w:tcMar>
              <w:top w:w="85" w:type="dxa"/>
              <w:left w:w="108" w:type="dxa"/>
              <w:bottom w:w="85" w:type="dxa"/>
              <w:right w:w="108" w:type="dxa"/>
            </w:tcMar>
            <w:hideMark/>
          </w:tcPr>
          <w:p w14:paraId="496BF926" w14:textId="77777777" w:rsidR="00DF579A" w:rsidRDefault="00DF579A">
            <w:pPr>
              <w:pStyle w:val="ITEABodyText"/>
            </w:pPr>
            <w:r>
              <w:t>MS6, MS9</w:t>
            </w:r>
          </w:p>
        </w:tc>
      </w:tr>
      <w:tr w:rsidR="00DF579A" w14:paraId="39373CBF"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tcPr>
          <w:p w14:paraId="569AFA8B" w14:textId="77777777" w:rsidR="00DF579A" w:rsidRDefault="00DF579A">
            <w:pPr>
              <w:pStyle w:val="ITEABodyText"/>
            </w:pPr>
            <w:r>
              <w:t>D2.4</w:t>
            </w:r>
          </w:p>
        </w:tc>
        <w:tc>
          <w:tcPr>
            <w:tcW w:w="1503" w:type="dxa"/>
            <w:tcMar>
              <w:top w:w="85" w:type="dxa"/>
              <w:left w:w="108" w:type="dxa"/>
              <w:bottom w:w="85" w:type="dxa"/>
              <w:right w:w="108" w:type="dxa"/>
            </w:tcMar>
          </w:tcPr>
          <w:p w14:paraId="128A78FF" w14:textId="2AB82BE3" w:rsidR="00DF579A" w:rsidRDefault="00DF579A">
            <w:pPr>
              <w:pStyle w:val="ITEABodyText"/>
            </w:pPr>
            <w:r>
              <w:t>Report</w:t>
            </w:r>
            <w:ins w:id="1461" w:author="Latvakoski Juhani" w:date="2024-09-11T13:06:00Z">
              <w:r w:rsidR="0083581D">
                <w:t>/</w:t>
              </w:r>
            </w:ins>
            <w:ins w:id="1462" w:author="Latvakoski Juhani" w:date="2024-09-11T13:05:00Z">
              <w:r w:rsidR="0020258B">
                <w:t xml:space="preserve"> </w:t>
              </w:r>
            </w:ins>
            <w:del w:id="1463" w:author="Latvakoski Juhani" w:date="2024-09-11T13:05:00Z">
              <w:r w:rsidDel="0020258B">
                <w:delText>/</w:delText>
              </w:r>
            </w:del>
            <w:r>
              <w:t>publication</w:t>
            </w:r>
          </w:p>
        </w:tc>
        <w:tc>
          <w:tcPr>
            <w:tcW w:w="3522" w:type="dxa"/>
            <w:tcMar>
              <w:top w:w="85" w:type="dxa"/>
              <w:left w:w="108" w:type="dxa"/>
              <w:bottom w:w="85" w:type="dxa"/>
              <w:right w:w="108" w:type="dxa"/>
            </w:tcMar>
          </w:tcPr>
          <w:p w14:paraId="65508196" w14:textId="09E53467" w:rsidR="00DF579A" w:rsidRDefault="00DF579A">
            <w:pPr>
              <w:pStyle w:val="ITEABodyText"/>
            </w:pPr>
            <w:r>
              <w:t>Sa4CPS concept with evaluation results for publication (Task 2.4)</w:t>
            </w:r>
            <w:ins w:id="1464" w:author="Latvakoski Juhani" w:date="2024-09-11T11:03:00Z">
              <w:r w:rsidR="005A082E">
                <w:t xml:space="preserve"> </w:t>
              </w:r>
            </w:ins>
            <w:ins w:id="1465" w:author="Latvakoski Juhani" w:date="2024-09-11T12:56:00Z">
              <w:r w:rsidR="00D76ECB">
                <w:t>[</w:t>
              </w:r>
            </w:ins>
            <w:ins w:id="1466" w:author="Latvakoski Juhani" w:date="2024-09-19T13:03:00Z">
              <w:r w:rsidR="003D01AD">
                <w:t xml:space="preserve">VTT, Polar, WP leaders: </w:t>
              </w:r>
              <w:r w:rsidR="003D01AD" w:rsidRPr="00BA5F86">
                <w:t>IMA,</w:t>
              </w:r>
              <w:r w:rsidR="003D01AD">
                <w:t xml:space="preserve"> </w:t>
              </w:r>
              <w:proofErr w:type="spellStart"/>
              <w:r w:rsidR="003D01AD">
                <w:t>Otokar</w:t>
              </w:r>
              <w:proofErr w:type="spellEnd"/>
              <w:r w:rsidR="003D01AD">
                <w:t xml:space="preserve">, F-Secure, ADC, </w:t>
              </w:r>
              <w:r w:rsidR="00A062F1">
                <w:t xml:space="preserve">UCs 1-9 leaders. </w:t>
              </w:r>
              <w:r w:rsidR="003D01AD">
                <w:t>all partners]. Reviewers: Port of Oulu</w:t>
              </w:r>
            </w:ins>
            <w:ins w:id="1467" w:author="Latvakoski Juhani" w:date="2024-09-20T13:25:00Z">
              <w:r w:rsidR="002C2338">
                <w:t xml:space="preserve">, </w:t>
              </w:r>
              <w:r w:rsidR="002C2338" w:rsidRPr="00236568">
                <w:t>Person defined later</w:t>
              </w:r>
            </w:ins>
          </w:p>
        </w:tc>
        <w:tc>
          <w:tcPr>
            <w:tcW w:w="1494" w:type="dxa"/>
            <w:tcMar>
              <w:top w:w="85" w:type="dxa"/>
              <w:left w:w="108" w:type="dxa"/>
              <w:bottom w:w="85" w:type="dxa"/>
              <w:right w:w="108" w:type="dxa"/>
            </w:tcMar>
          </w:tcPr>
          <w:p w14:paraId="5C88451C" w14:textId="77777777" w:rsidR="00DF579A" w:rsidRDefault="00DF579A">
            <w:pPr>
              <w:pStyle w:val="ITEABodyText"/>
            </w:pPr>
            <w:r>
              <w:t>Publication</w:t>
            </w:r>
          </w:p>
        </w:tc>
        <w:tc>
          <w:tcPr>
            <w:tcW w:w="1102" w:type="dxa"/>
            <w:tcMar>
              <w:top w:w="85" w:type="dxa"/>
              <w:left w:w="108" w:type="dxa"/>
              <w:bottom w:w="85" w:type="dxa"/>
              <w:right w:w="108" w:type="dxa"/>
            </w:tcMar>
          </w:tcPr>
          <w:p w14:paraId="72D03968" w14:textId="77777777" w:rsidR="00DF579A" w:rsidRDefault="00DF579A">
            <w:pPr>
              <w:pStyle w:val="ITEABodyText"/>
            </w:pPr>
            <w:r>
              <w:t>MS11</w:t>
            </w:r>
          </w:p>
        </w:tc>
      </w:tr>
    </w:tbl>
    <w:p w14:paraId="17224FDE" w14:textId="77777777" w:rsidR="00DF579A" w:rsidRDefault="00DF579A" w:rsidP="00DF579A"/>
    <w:p w14:paraId="71148D70" w14:textId="77777777" w:rsidR="00941FAE" w:rsidRDefault="00941FAE" w:rsidP="00941FAE">
      <w:pPr>
        <w:pStyle w:val="ITEAHeading3"/>
        <w:numPr>
          <w:ilvl w:val="2"/>
          <w:numId w:val="53"/>
        </w:numPr>
        <w:ind w:left="794" w:hanging="794"/>
      </w:pPr>
      <w:r>
        <w:t>WP 3: Perception &amp; Comprehension</w:t>
      </w:r>
    </w:p>
    <w:p w14:paraId="3C82EC89" w14:textId="77777777" w:rsidR="00941FAE" w:rsidRDefault="00941FAE" w:rsidP="00941FAE">
      <w:pPr>
        <w:pStyle w:val="ITEABodyText"/>
      </w:pPr>
    </w:p>
    <w:tbl>
      <w:tblPr>
        <w:tblStyle w:val="MediumShading1-Accent2"/>
        <w:tblW w:w="0" w:type="auto"/>
        <w:tblLook w:val="0480" w:firstRow="0" w:lastRow="0" w:firstColumn="1" w:lastColumn="0" w:noHBand="0" w:noVBand="1"/>
      </w:tblPr>
      <w:tblGrid>
        <w:gridCol w:w="1520"/>
        <w:gridCol w:w="3723"/>
        <w:gridCol w:w="3827"/>
      </w:tblGrid>
      <w:tr w:rsidR="00941FAE" w14:paraId="4DB9EF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05B91E83" w14:textId="77777777" w:rsidR="00941FAE" w:rsidRDefault="00941FAE">
            <w:pPr>
              <w:pStyle w:val="BodyText"/>
              <w:keepNext/>
              <w:keepLines/>
              <w:jc w:val="right"/>
            </w:pPr>
            <w:r>
              <w:t xml:space="preserve">Leadership </w:t>
            </w:r>
          </w:p>
        </w:tc>
        <w:tc>
          <w:tcPr>
            <w:tcW w:w="7760" w:type="dxa"/>
            <w:gridSpan w:val="2"/>
            <w:hideMark/>
          </w:tcPr>
          <w:p w14:paraId="29D439CB" w14:textId="77777777" w:rsidR="00941FAE" w:rsidRDefault="00941FAE">
            <w:pPr>
              <w:pStyle w:val="BodyText"/>
              <w:keepNext/>
              <w:keepLines/>
              <w:jc w:val="center"/>
              <w:cnfStyle w:val="000000100000" w:firstRow="0" w:lastRow="0" w:firstColumn="0" w:lastColumn="0" w:oddVBand="0" w:evenVBand="0" w:oddHBand="1" w:evenHBand="0" w:firstRowFirstColumn="0" w:firstRowLastColumn="0" w:lastRowFirstColumn="0" w:lastRowLastColumn="0"/>
            </w:pPr>
            <w:r>
              <w:t>IMA &amp; Cuni</w:t>
            </w:r>
          </w:p>
        </w:tc>
      </w:tr>
      <w:tr w:rsidR="00941FAE" w14:paraId="19FD8E3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71147214" w14:textId="77777777" w:rsidR="00941FAE" w:rsidRDefault="00941FAE">
            <w:pPr>
              <w:pStyle w:val="BodyText"/>
              <w:keepNext/>
              <w:keepLines/>
              <w:jc w:val="right"/>
            </w:pPr>
            <w:r>
              <w:t>Timeframe</w:t>
            </w:r>
          </w:p>
        </w:tc>
        <w:tc>
          <w:tcPr>
            <w:tcW w:w="3827" w:type="dxa"/>
            <w:hideMark/>
          </w:tcPr>
          <w:p w14:paraId="3869577C" w14:textId="77777777" w:rsidR="00941FAE" w:rsidRDefault="00941FAE">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3C4E1161" w14:textId="77777777" w:rsidR="00941FAE" w:rsidRDefault="00941FAE">
            <w:pPr>
              <w:pStyle w:val="BodyText"/>
              <w:keepNext/>
              <w:keepLines/>
              <w:cnfStyle w:val="000000010000" w:firstRow="0" w:lastRow="0" w:firstColumn="0" w:lastColumn="0" w:oddVBand="0" w:evenVBand="0" w:oddHBand="0" w:evenHBand="1" w:firstRowFirstColumn="0" w:firstRowLastColumn="0" w:lastRowFirstColumn="0" w:lastRowLastColumn="0"/>
            </w:pPr>
            <w:r>
              <w:t>End: MS11</w:t>
            </w:r>
          </w:p>
        </w:tc>
      </w:tr>
    </w:tbl>
    <w:p w14:paraId="2F45442C" w14:textId="77777777" w:rsidR="00941FAE" w:rsidRDefault="00941FAE" w:rsidP="00941FAE">
      <w:pPr>
        <w:pStyle w:val="BodyText"/>
      </w:pPr>
    </w:p>
    <w:p w14:paraId="0F551950" w14:textId="77777777" w:rsidR="00941FAE" w:rsidRDefault="00941FAE" w:rsidP="00941FAE">
      <w:pPr>
        <w:pStyle w:val="BodyText"/>
      </w:pPr>
    </w:p>
    <w:tbl>
      <w:tblPr>
        <w:tblStyle w:val="ITEATableTitle"/>
        <w:tblW w:w="0" w:type="auto"/>
        <w:tblLook w:val="0420" w:firstRow="1" w:lastRow="0" w:firstColumn="0" w:lastColumn="0" w:noHBand="0" w:noVBand="1"/>
      </w:tblPr>
      <w:tblGrid>
        <w:gridCol w:w="9070"/>
      </w:tblGrid>
      <w:tr w:rsidR="00941FAE" w14:paraId="2419F2CE"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4EB8D6EC" w14:textId="77777777" w:rsidR="00941FAE" w:rsidRDefault="00941FAE">
            <w:pPr>
              <w:pStyle w:val="BodyText"/>
              <w:keepNext/>
              <w:keepLines/>
              <w:widowControl/>
              <w:rPr>
                <w:smallCaps/>
                <w:color w:val="FFFFFF" w:themeColor="background1"/>
              </w:rPr>
            </w:pPr>
            <w:r>
              <w:rPr>
                <w:smallCaps/>
                <w:color w:val="FFFFFF" w:themeColor="background1"/>
              </w:rPr>
              <w:t>Objectives and expected results</w:t>
            </w:r>
          </w:p>
        </w:tc>
      </w:tr>
    </w:tbl>
    <w:p w14:paraId="12847EDD" w14:textId="77777777" w:rsidR="00941FAE" w:rsidRDefault="00941FAE" w:rsidP="00941FAE">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941FAE" w:rsidRPr="00514108" w14:paraId="1FDEA462" w14:textId="77777777">
        <w:trPr>
          <w:cnfStyle w:val="000000100000" w:firstRow="0" w:lastRow="0" w:firstColumn="0" w:lastColumn="0" w:oddVBand="0" w:evenVBand="0" w:oddHBand="1" w:evenHBand="0" w:firstRowFirstColumn="0" w:firstRowLastColumn="0" w:lastRowFirstColumn="0" w:lastRowLastColumn="0"/>
        </w:trPr>
        <w:tc>
          <w:tcPr>
            <w:tcW w:w="9070" w:type="dxa"/>
            <w:hideMark/>
          </w:tcPr>
          <w:p w14:paraId="00039657" w14:textId="77777777" w:rsidR="00941FAE" w:rsidRDefault="00941FAE">
            <w:pPr>
              <w:pStyle w:val="BodyText"/>
              <w:keepNext/>
              <w:keepLines/>
              <w:jc w:val="both"/>
            </w:pPr>
            <w:r w:rsidRPr="3B25FCFC">
              <w:rPr>
                <w:b/>
                <w:bCs/>
              </w:rPr>
              <w:t>Objectives:</w:t>
            </w:r>
            <w:r>
              <w:t xml:space="preserve"> WP3 focuses on the R&amp;D of the technical enablers for perception and comprehension to establish reasoning and understanding of the current situation.  It is estimated that information sources can be e.g. sensing the environment using sensors, cameras, available radios etc. Interaction between neighbouring computer equipped nodes and service systems in back office/clouds. Smart information processing, sensor fusions, and use of AI/machine learning systems are needed for comprehension of the situation.</w:t>
            </w:r>
          </w:p>
          <w:p w14:paraId="24AB47F9" w14:textId="77777777" w:rsidR="00941FAE" w:rsidRPr="008D137A" w:rsidRDefault="00941FAE">
            <w:pPr>
              <w:pStyle w:val="BodyText"/>
              <w:keepNext/>
              <w:keepLines/>
              <w:jc w:val="both"/>
              <w:rPr>
                <w:szCs w:val="20"/>
              </w:rPr>
            </w:pPr>
          </w:p>
          <w:p w14:paraId="59F4D00F" w14:textId="77777777" w:rsidR="00941FAE" w:rsidRDefault="00941FAE">
            <w:pPr>
              <w:pStyle w:val="BodyText"/>
              <w:keepNext/>
              <w:keepLines/>
              <w:jc w:val="both"/>
            </w:pPr>
            <w:r w:rsidRPr="3B25FCFC">
              <w:rPr>
                <w:b/>
                <w:bCs/>
              </w:rPr>
              <w:t>Expected results:</w:t>
            </w:r>
            <w:r>
              <w:t xml:space="preserve"> Technological requirements for perception and comprehension. Technical enablers for perception and comprehension required in the Sa4CPS concept. Evaluation of the developed enablers for perception and comprehension. Building up physical sensor system consisting of various sensor technology where new data acquisition and data processing mechanisms will be validated and ready for object detection and tracking to be performed in WP4.</w:t>
            </w:r>
          </w:p>
        </w:tc>
      </w:tr>
    </w:tbl>
    <w:p w14:paraId="3B5505FD" w14:textId="77777777" w:rsidR="00941FAE" w:rsidRDefault="00941FAE" w:rsidP="00941FAE">
      <w:pPr>
        <w:pStyle w:val="BodyText"/>
        <w:widowControl w:val="0"/>
      </w:pPr>
    </w:p>
    <w:tbl>
      <w:tblPr>
        <w:tblStyle w:val="ITEATableTitle"/>
        <w:tblW w:w="0" w:type="auto"/>
        <w:tblLook w:val="04A0" w:firstRow="1" w:lastRow="0" w:firstColumn="1" w:lastColumn="0" w:noHBand="0" w:noVBand="1"/>
      </w:tblPr>
      <w:tblGrid>
        <w:gridCol w:w="9070"/>
      </w:tblGrid>
      <w:tr w:rsidR="00941FAE" w14:paraId="1A9C9FD2"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47D39234" w14:textId="77777777" w:rsidR="00941FAE" w:rsidRDefault="00941FAE">
            <w:pPr>
              <w:pStyle w:val="BodyText"/>
              <w:keepNext/>
              <w:keepLines/>
              <w:widowControl/>
              <w:rPr>
                <w:smallCaps/>
              </w:rPr>
            </w:pPr>
            <w:r>
              <w:rPr>
                <w:smallCaps/>
                <w:color w:val="FFFFFF" w:themeColor="background1"/>
              </w:rPr>
              <w:t xml:space="preserve">Task descriptions </w:t>
            </w:r>
          </w:p>
        </w:tc>
      </w:tr>
    </w:tbl>
    <w:p w14:paraId="05AC0758" w14:textId="77777777" w:rsidR="00941FAE" w:rsidRDefault="00941FAE" w:rsidP="00941FAE">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941FAE" w14:paraId="7A64C7EF" w14:textId="77777777">
        <w:trPr>
          <w:cnfStyle w:val="100000000000" w:firstRow="1" w:lastRow="0" w:firstColumn="0" w:lastColumn="0" w:oddVBand="0" w:evenVBand="0" w:oddHBand="0" w:evenHBand="0" w:firstRowFirstColumn="0" w:firstRowLastColumn="0" w:lastRowFirstColumn="0" w:lastRowLastColumn="0"/>
        </w:trPr>
        <w:tc>
          <w:tcPr>
            <w:tcW w:w="1503" w:type="dxa"/>
            <w:hideMark/>
          </w:tcPr>
          <w:p w14:paraId="33A27C75" w14:textId="77777777" w:rsidR="00941FAE" w:rsidRDefault="00941FAE">
            <w:pPr>
              <w:pStyle w:val="BodyText"/>
              <w:keepNext/>
              <w:keepLines/>
            </w:pPr>
            <w:r>
              <w:t>Task</w:t>
            </w:r>
          </w:p>
        </w:tc>
        <w:tc>
          <w:tcPr>
            <w:tcW w:w="7567" w:type="dxa"/>
            <w:hideMark/>
          </w:tcPr>
          <w:p w14:paraId="7B8D64E6" w14:textId="3E48863F" w:rsidR="00E06CAA" w:rsidRDefault="00941FAE" w:rsidP="00D97518">
            <w:pPr>
              <w:pStyle w:val="BodyText"/>
              <w:keepNext/>
              <w:keepLines/>
            </w:pPr>
            <w:r>
              <w:t>Description</w:t>
            </w:r>
            <w:ins w:id="1468" w:author="Latvakoski Juhani" w:date="2024-09-11T10:09:00Z">
              <w:r w:rsidR="006F779D">
                <w:t xml:space="preserve"> </w:t>
              </w:r>
            </w:ins>
          </w:p>
        </w:tc>
      </w:tr>
      <w:tr w:rsidR="00941FAE" w:rsidRPr="00514108" w14:paraId="5A09ABEB"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075709BF" w14:textId="77777777" w:rsidR="00941FAE" w:rsidRDefault="00941FAE">
            <w:pPr>
              <w:pStyle w:val="BodyText"/>
              <w:keepNext/>
              <w:keepLines/>
            </w:pPr>
            <w:r>
              <w:rPr>
                <w:sz w:val="22"/>
                <w:szCs w:val="22"/>
              </w:rPr>
              <w:t>Task 3.1</w:t>
            </w:r>
          </w:p>
        </w:tc>
        <w:tc>
          <w:tcPr>
            <w:tcW w:w="7567" w:type="dxa"/>
            <w:tcMar>
              <w:top w:w="85" w:type="dxa"/>
              <w:left w:w="108" w:type="dxa"/>
              <w:bottom w:w="85" w:type="dxa"/>
              <w:right w:w="108" w:type="dxa"/>
            </w:tcMar>
          </w:tcPr>
          <w:p w14:paraId="311DA9D9" w14:textId="25E749D4" w:rsidR="00941FAE" w:rsidRDefault="00941FAE">
            <w:pPr>
              <w:spacing w:before="60"/>
              <w:rPr>
                <w:rFonts w:eastAsia="Arial" w:cs="Arial"/>
              </w:rPr>
            </w:pPr>
            <w:r w:rsidRPr="3B25FCFC">
              <w:rPr>
                <w:b/>
                <w:bCs/>
              </w:rPr>
              <w:t>Physical environment sensing</w:t>
            </w:r>
            <w:r>
              <w:t xml:space="preserve"> [</w:t>
            </w:r>
            <w:proofErr w:type="spellStart"/>
            <w:del w:id="1469" w:author="Latvakoski Juhani" w:date="2024-09-11T10:11:00Z">
              <w:r w:rsidRPr="00113269" w:rsidDel="00444424">
                <w:delText>Tracker</w:delText>
              </w:r>
            </w:del>
            <w:ins w:id="1470" w:author="Latvakoski Juhani" w:date="2024-09-11T10:11:00Z">
              <w:r w:rsidR="00444424" w:rsidRPr="5B391D73">
                <w:rPr>
                  <w:b/>
                  <w:rPrChange w:id="1471" w:author="Havlik, Jiri" w:date="2024-09-17T12:06:00Z">
                    <w:rPr/>
                  </w:rPrChange>
                </w:rPr>
                <w:t>Natlink</w:t>
              </w:r>
            </w:ins>
            <w:proofErr w:type="spellEnd"/>
            <w:r w:rsidRPr="000F79E5">
              <w:t>,</w:t>
            </w:r>
            <w:r>
              <w:t xml:space="preserve"> IMA, Polar, </w:t>
            </w:r>
            <w:proofErr w:type="spellStart"/>
            <w:r>
              <w:t>Digitalmente</w:t>
            </w:r>
            <w:proofErr w:type="spellEnd"/>
            <w:r>
              <w:t xml:space="preserve">, CEL, ACD, </w:t>
            </w:r>
            <w:del w:id="1472" w:author="Latvakoski Juhani" w:date="2024-09-11T10:12:00Z">
              <w:r w:rsidRPr="3B25FCFC" w:rsidDel="00E204F0">
                <w:rPr>
                  <w:rFonts w:eastAsia="Arial" w:cs="Arial"/>
                </w:rPr>
                <w:delText>Deal Comp,</w:delText>
              </w:r>
            </w:del>
            <w:ins w:id="1473" w:author="Latvakoski Juhani" w:date="2024-09-11T10:12:00Z">
              <w:r w:rsidR="00E204F0">
                <w:rPr>
                  <w:rFonts w:eastAsia="Arial" w:cs="Arial"/>
                </w:rPr>
                <w:t xml:space="preserve"> </w:t>
              </w:r>
            </w:ins>
            <w:r w:rsidRPr="3B25FCFC">
              <w:rPr>
                <w:rFonts w:eastAsia="Arial" w:cs="Arial"/>
              </w:rPr>
              <w:t xml:space="preserve"> VTT, </w:t>
            </w:r>
            <w:proofErr w:type="spellStart"/>
            <w:r w:rsidRPr="3B25FCFC">
              <w:rPr>
                <w:rFonts w:eastAsia="Arial" w:cs="Arial"/>
              </w:rPr>
              <w:t>Otokar</w:t>
            </w:r>
            <w:proofErr w:type="spellEnd"/>
            <w:r w:rsidRPr="3B25FCFC">
              <w:rPr>
                <w:rFonts w:eastAsia="Arial" w:cs="Arial"/>
              </w:rPr>
              <w:t xml:space="preserve">, </w:t>
            </w:r>
            <w:proofErr w:type="spellStart"/>
            <w:r w:rsidRPr="3B25FCFC">
              <w:rPr>
                <w:rStyle w:val="normaltextrun"/>
                <w:rFonts w:cs="Arial"/>
              </w:rPr>
              <w:t>Enerim</w:t>
            </w:r>
            <w:proofErr w:type="spellEnd"/>
            <w:r>
              <w:t>] (all UCs) Technical requirements and R&amp;D of the sensing systems, sensors, cameras, radios etc. neighbour discovery and their deployment for exploitation of information from physical environment for situational awareness</w:t>
            </w:r>
            <w:r w:rsidRPr="3B25FCFC">
              <w:t>.</w:t>
            </w:r>
          </w:p>
        </w:tc>
      </w:tr>
      <w:tr w:rsidR="00941FAE" w:rsidRPr="00514108" w14:paraId="7A811DAE"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40153827" w14:textId="77777777" w:rsidR="00941FAE" w:rsidRDefault="00941FAE">
            <w:pPr>
              <w:pStyle w:val="BodyText"/>
            </w:pPr>
            <w:r>
              <w:rPr>
                <w:sz w:val="22"/>
                <w:szCs w:val="22"/>
              </w:rPr>
              <w:t>Task 3.2</w:t>
            </w:r>
          </w:p>
        </w:tc>
        <w:tc>
          <w:tcPr>
            <w:tcW w:w="7567" w:type="dxa"/>
            <w:tcMar>
              <w:top w:w="85" w:type="dxa"/>
              <w:left w:w="108" w:type="dxa"/>
              <w:bottom w:w="85" w:type="dxa"/>
              <w:right w:w="108" w:type="dxa"/>
            </w:tcMar>
            <w:hideMark/>
          </w:tcPr>
          <w:p w14:paraId="09180B96" w14:textId="0FB157D7" w:rsidR="00941FAE" w:rsidRDefault="00941FAE">
            <w:pPr>
              <w:spacing w:before="60"/>
            </w:pPr>
            <w:r w:rsidRPr="3B25FCFC">
              <w:rPr>
                <w:b/>
                <w:bCs/>
              </w:rPr>
              <w:t xml:space="preserve">Interaction based sensing of information context </w:t>
            </w:r>
            <w:r>
              <w:t>[</w:t>
            </w:r>
            <w:proofErr w:type="spellStart"/>
            <w:r w:rsidRPr="7B6A4BFE">
              <w:rPr>
                <w:rFonts w:eastAsia="Arial" w:cs="Arial"/>
                <w:b/>
                <w:rPrChange w:id="1474" w:author="Havlik, Jiri" w:date="2024-09-17T12:07:00Z">
                  <w:rPr>
                    <w:rFonts w:eastAsia="Arial" w:cs="Arial"/>
                  </w:rPr>
                </w:rPrChange>
              </w:rPr>
              <w:t>Otokar</w:t>
            </w:r>
            <w:proofErr w:type="spellEnd"/>
            <w:r w:rsidRPr="000F79E5">
              <w:t>,</w:t>
            </w:r>
            <w:r>
              <w:t xml:space="preserve"> </w:t>
            </w:r>
            <w:del w:id="1475" w:author="Latvakoski Juhani" w:date="2024-09-11T10:11:00Z">
              <w:r w:rsidDel="00444424">
                <w:delText>Tracker</w:delText>
              </w:r>
            </w:del>
            <w:proofErr w:type="spellStart"/>
            <w:ins w:id="1476" w:author="Latvakoski Juhani" w:date="2024-09-11T10:11:00Z">
              <w:r w:rsidR="00444424">
                <w:t>Natlink</w:t>
              </w:r>
            </w:ins>
            <w:proofErr w:type="spellEnd"/>
            <w:r>
              <w:t xml:space="preserve">, Polar, </w:t>
            </w:r>
            <w:proofErr w:type="spellStart"/>
            <w:r>
              <w:t>Digitalmente</w:t>
            </w:r>
            <w:proofErr w:type="spellEnd"/>
            <w:r>
              <w:t xml:space="preserve">, ACD, </w:t>
            </w:r>
            <w:del w:id="1477" w:author="Latvakoski Juhani" w:date="2024-09-11T10:12:00Z">
              <w:r w:rsidRPr="3B25FCFC" w:rsidDel="00E204F0">
                <w:rPr>
                  <w:rFonts w:eastAsia="Arial" w:cs="Arial"/>
                </w:rPr>
                <w:delText>Deal Comp,</w:delText>
              </w:r>
            </w:del>
            <w:ins w:id="1478" w:author="Latvakoski Juhani" w:date="2024-09-11T10:12:00Z">
              <w:r w:rsidR="00E204F0">
                <w:rPr>
                  <w:rFonts w:eastAsia="Arial" w:cs="Arial"/>
                </w:rPr>
                <w:t xml:space="preserve"> </w:t>
              </w:r>
            </w:ins>
            <w:r w:rsidRPr="3B25FCFC">
              <w:rPr>
                <w:rFonts w:eastAsia="Arial" w:cs="Arial"/>
              </w:rPr>
              <w:t xml:space="preserve"> </w:t>
            </w:r>
            <w:proofErr w:type="spellStart"/>
            <w:r w:rsidRPr="3B25FCFC">
              <w:rPr>
                <w:rFonts w:ascii="Calibri" w:eastAsia="Calibri" w:hAnsi="Calibri" w:cs="Calibri"/>
                <w:color w:val="212529"/>
                <w:sz w:val="22"/>
                <w:szCs w:val="22"/>
              </w:rPr>
              <w:t>Vintecc</w:t>
            </w:r>
            <w:proofErr w:type="spellEnd"/>
            <w:r w:rsidRPr="3B25FCFC">
              <w:rPr>
                <w:rFonts w:ascii="Calibri" w:eastAsia="Calibri" w:hAnsi="Calibri" w:cs="Calibri"/>
                <w:color w:val="212529"/>
                <w:sz w:val="22"/>
                <w:szCs w:val="22"/>
              </w:rPr>
              <w:t xml:space="preserve">, </w:t>
            </w:r>
            <w:r w:rsidRPr="3B25FCFC">
              <w:rPr>
                <w:rFonts w:eastAsia="Arial" w:cs="Arial"/>
              </w:rPr>
              <w:t xml:space="preserve">VTT, </w:t>
            </w:r>
            <w:proofErr w:type="spellStart"/>
            <w:r w:rsidRPr="3B25FCFC">
              <w:rPr>
                <w:rStyle w:val="normaltextrun"/>
                <w:rFonts w:cs="Arial"/>
              </w:rPr>
              <w:t>Enerim</w:t>
            </w:r>
            <w:proofErr w:type="spellEnd"/>
            <w:r>
              <w:t xml:space="preserve">] (all UCs) Technical requirements and R&amp;D of the means for Acquisition of information from </w:t>
            </w:r>
            <w:proofErr w:type="gramStart"/>
            <w:r>
              <w:t>a</w:t>
            </w:r>
            <w:proofErr w:type="gramEnd"/>
            <w:r>
              <w:t xml:space="preserve"> other computers nearby, information discovery, and exploitation from cloud environments of different stakeholders</w:t>
            </w:r>
            <w:r w:rsidRPr="3B25FCFC">
              <w:t>.</w:t>
            </w:r>
          </w:p>
        </w:tc>
      </w:tr>
      <w:tr w:rsidR="00941FAE" w:rsidRPr="00514108" w14:paraId="0C4301AD"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465C9226" w14:textId="77777777" w:rsidR="00941FAE" w:rsidRDefault="00941FAE">
            <w:pPr>
              <w:widowControl w:val="0"/>
              <w:rPr>
                <w:sz w:val="22"/>
                <w:szCs w:val="22"/>
              </w:rPr>
            </w:pPr>
            <w:r>
              <w:rPr>
                <w:sz w:val="22"/>
                <w:szCs w:val="22"/>
              </w:rPr>
              <w:t xml:space="preserve">Task 3.3 </w:t>
            </w:r>
          </w:p>
          <w:p w14:paraId="685F920C" w14:textId="77777777" w:rsidR="00941FAE" w:rsidRDefault="00941FAE">
            <w:pPr>
              <w:pStyle w:val="BodyText"/>
              <w:rPr>
                <w:sz w:val="22"/>
                <w:szCs w:val="22"/>
              </w:rPr>
            </w:pPr>
          </w:p>
        </w:tc>
        <w:tc>
          <w:tcPr>
            <w:tcW w:w="7567" w:type="dxa"/>
            <w:tcMar>
              <w:top w:w="85" w:type="dxa"/>
              <w:left w:w="108" w:type="dxa"/>
              <w:bottom w:w="85" w:type="dxa"/>
              <w:right w:w="108" w:type="dxa"/>
            </w:tcMar>
            <w:hideMark/>
          </w:tcPr>
          <w:p w14:paraId="3572B2D2" w14:textId="218383E3" w:rsidR="00941FAE" w:rsidRDefault="00941FAE">
            <w:pPr>
              <w:pStyle w:val="ITEABodyText"/>
              <w:rPr>
                <w:b/>
                <w:bCs/>
              </w:rPr>
            </w:pPr>
            <w:r w:rsidRPr="3B25FCFC">
              <w:rPr>
                <w:b/>
                <w:bCs/>
              </w:rPr>
              <w:t xml:space="preserve">Information &amp; sensor fusion </w:t>
            </w:r>
            <w:r>
              <w:t>[</w:t>
            </w:r>
            <w:r w:rsidRPr="7B6A4BFE">
              <w:rPr>
                <w:b/>
                <w:rPrChange w:id="1479" w:author="Havlik, Jiri" w:date="2024-09-17T12:07:00Z">
                  <w:rPr/>
                </w:rPrChange>
              </w:rPr>
              <w:t>Polar</w:t>
            </w:r>
            <w:r w:rsidRPr="000F79E5">
              <w:t xml:space="preserve">, </w:t>
            </w:r>
            <w:del w:id="1480" w:author="Latvakoski Juhani" w:date="2024-09-11T10:11:00Z">
              <w:r w:rsidDel="00444424">
                <w:delText>Tracker</w:delText>
              </w:r>
            </w:del>
            <w:proofErr w:type="spellStart"/>
            <w:ins w:id="1481" w:author="Latvakoski Juhani" w:date="2024-09-11T10:11:00Z">
              <w:r w:rsidR="00444424">
                <w:t>Natlink</w:t>
              </w:r>
            </w:ins>
            <w:proofErr w:type="spellEnd"/>
            <w:r>
              <w:t xml:space="preserve">, ISEP, </w:t>
            </w:r>
            <w:proofErr w:type="spellStart"/>
            <w:r>
              <w:t>Digitalmente</w:t>
            </w:r>
            <w:proofErr w:type="spellEnd"/>
            <w:r>
              <w:t xml:space="preserve">, </w:t>
            </w:r>
            <w:del w:id="1482" w:author="Latvakoski Juhani" w:date="2024-09-11T10:11:00Z">
              <w:r w:rsidDel="00444424">
                <w:delText>Tracker</w:delText>
              </w:r>
            </w:del>
            <w:proofErr w:type="spellStart"/>
            <w:ins w:id="1483" w:author="Latvakoski Juhani" w:date="2024-09-11T10:11:00Z">
              <w:r w:rsidR="00444424">
                <w:t>Natlink</w:t>
              </w:r>
            </w:ins>
            <w:proofErr w:type="spellEnd"/>
            <w:r>
              <w:t xml:space="preserve">, ACD, CEL, INOVASYON, </w:t>
            </w:r>
            <w:del w:id="1484" w:author="Latvakoski Juhani" w:date="2024-09-11T10:12:00Z">
              <w:r w:rsidDel="00E204F0">
                <w:delText>Deal Comp,</w:delText>
              </w:r>
            </w:del>
            <w:ins w:id="1485" w:author="Latvakoski Juhani" w:date="2024-09-11T10:12:00Z">
              <w:r w:rsidR="00E204F0">
                <w:t xml:space="preserve"> </w:t>
              </w:r>
            </w:ins>
            <w:r>
              <w:t xml:space="preserve"> ADLC, </w:t>
            </w:r>
            <w:proofErr w:type="spellStart"/>
            <w:r w:rsidRPr="3B25FCFC">
              <w:rPr>
                <w:rFonts w:ascii="Calibri" w:eastAsia="Calibri" w:hAnsi="Calibri" w:cs="Calibri"/>
                <w:color w:val="212529"/>
                <w:sz w:val="22"/>
                <w:szCs w:val="22"/>
              </w:rPr>
              <w:t>Vintecc</w:t>
            </w:r>
            <w:proofErr w:type="spellEnd"/>
            <w:r w:rsidRPr="3B25FCFC">
              <w:rPr>
                <w:rFonts w:ascii="Calibri" w:eastAsia="Calibri" w:hAnsi="Calibri" w:cs="Calibri"/>
                <w:color w:val="212529"/>
                <w:sz w:val="22"/>
                <w:szCs w:val="22"/>
              </w:rPr>
              <w:t xml:space="preserve">, </w:t>
            </w:r>
            <w:r w:rsidRPr="3B25FCFC">
              <w:rPr>
                <w:rFonts w:eastAsia="Arial" w:cs="Arial"/>
              </w:rPr>
              <w:t xml:space="preserve">VTT, </w:t>
            </w:r>
            <w:proofErr w:type="spellStart"/>
            <w:r w:rsidRPr="3B25FCFC">
              <w:rPr>
                <w:rStyle w:val="normaltextrun"/>
                <w:rFonts w:cs="Arial"/>
              </w:rPr>
              <w:t>Enerim</w:t>
            </w:r>
            <w:proofErr w:type="spellEnd"/>
            <w:r>
              <w:t xml:space="preserve">] (all UCs) Technical requirements and R&amp;D of the technical means for Smart fusion of information from various sources and sensors (sensor fusion). Algorithms and tools for enabling such processes.  </w:t>
            </w:r>
          </w:p>
        </w:tc>
      </w:tr>
      <w:tr w:rsidR="00941FAE" w:rsidRPr="00514108" w14:paraId="37B81F40"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tcPr>
          <w:p w14:paraId="01A40618" w14:textId="77777777" w:rsidR="00941FAE" w:rsidRDefault="00941FAE">
            <w:pPr>
              <w:widowControl w:val="0"/>
              <w:rPr>
                <w:sz w:val="22"/>
                <w:szCs w:val="22"/>
              </w:rPr>
            </w:pPr>
            <w:r>
              <w:rPr>
                <w:sz w:val="22"/>
                <w:szCs w:val="22"/>
              </w:rPr>
              <w:t>Task 3.4</w:t>
            </w:r>
          </w:p>
        </w:tc>
        <w:tc>
          <w:tcPr>
            <w:tcW w:w="7567" w:type="dxa"/>
            <w:tcMar>
              <w:top w:w="85" w:type="dxa"/>
              <w:left w:w="108" w:type="dxa"/>
              <w:bottom w:w="85" w:type="dxa"/>
              <w:right w:w="108" w:type="dxa"/>
            </w:tcMar>
          </w:tcPr>
          <w:p w14:paraId="0C8A7BB2" w14:textId="08A52266" w:rsidR="00941FAE" w:rsidRDefault="00941FAE">
            <w:pPr>
              <w:pStyle w:val="ITEABodyText"/>
              <w:jc w:val="both"/>
              <w:rPr>
                <w:b/>
                <w:bCs/>
              </w:rPr>
            </w:pPr>
            <w:r w:rsidRPr="3B25FCFC">
              <w:rPr>
                <w:b/>
                <w:bCs/>
              </w:rPr>
              <w:t xml:space="preserve">Modelling and Tools for comprehension </w:t>
            </w:r>
            <w:r>
              <w:t>[</w:t>
            </w:r>
            <w:r w:rsidRPr="3C2384C7">
              <w:rPr>
                <w:rFonts w:eastAsia="Arial" w:cs="Arial"/>
                <w:b/>
                <w:rPrChange w:id="1486" w:author="Havlik, Jiri" w:date="2024-09-17T12:08:00Z">
                  <w:rPr>
                    <w:rFonts w:eastAsia="Arial" w:cs="Arial"/>
                  </w:rPr>
                </w:rPrChange>
              </w:rPr>
              <w:t>INOVASYON</w:t>
            </w:r>
            <w:r w:rsidRPr="000F79E5">
              <w:t>,</w:t>
            </w:r>
            <w:r>
              <w:t xml:space="preserve"> CUNI, ISEP, CEL, </w:t>
            </w:r>
            <w:proofErr w:type="spellStart"/>
            <w:r>
              <w:t>Digitalmente</w:t>
            </w:r>
            <w:proofErr w:type="spellEnd"/>
            <w:r>
              <w:t xml:space="preserve">, </w:t>
            </w:r>
            <w:del w:id="1487" w:author="Latvakoski Juhani" w:date="2024-09-11T10:11:00Z">
              <w:r w:rsidDel="00444424">
                <w:delText>Tracker</w:delText>
              </w:r>
            </w:del>
            <w:proofErr w:type="spellStart"/>
            <w:ins w:id="1488" w:author="Latvakoski Juhani" w:date="2024-09-11T10:11:00Z">
              <w:r w:rsidR="00444424">
                <w:t>Natlink</w:t>
              </w:r>
            </w:ins>
            <w:proofErr w:type="spellEnd"/>
            <w:r>
              <w:t xml:space="preserve">, </w:t>
            </w:r>
            <w:r w:rsidRPr="3B25FCFC">
              <w:rPr>
                <w:rFonts w:eastAsia="Arial" w:cs="Arial"/>
              </w:rPr>
              <w:t>VTT</w:t>
            </w:r>
            <w:r>
              <w:t xml:space="preserve">,] (all UCs) Technical requirements and R&amp;D of the technical means for Modelling and tools, e.g. AI/machine learning, for enabling smart comprehension of the specific situations in the practical targeted use cases.  </w:t>
            </w:r>
          </w:p>
        </w:tc>
      </w:tr>
    </w:tbl>
    <w:p w14:paraId="2D93B973" w14:textId="77777777" w:rsidR="00941FAE" w:rsidRDefault="00941FAE" w:rsidP="00941FAE">
      <w:pPr>
        <w:pStyle w:val="BodyText"/>
      </w:pPr>
    </w:p>
    <w:tbl>
      <w:tblPr>
        <w:tblStyle w:val="ITEATableTitle"/>
        <w:tblW w:w="0" w:type="auto"/>
        <w:tblLook w:val="04A0" w:firstRow="1" w:lastRow="0" w:firstColumn="1" w:lastColumn="0" w:noHBand="0" w:noVBand="1"/>
      </w:tblPr>
      <w:tblGrid>
        <w:gridCol w:w="9070"/>
      </w:tblGrid>
      <w:tr w:rsidR="00941FAE" w14:paraId="4796F10D"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173E2ED2" w14:textId="77777777" w:rsidR="00941FAE" w:rsidRDefault="00941FAE">
            <w:pPr>
              <w:pStyle w:val="BodyText"/>
              <w:keepNext/>
              <w:keepLines/>
              <w:widowControl/>
              <w:rPr>
                <w:smallCaps/>
              </w:rPr>
            </w:pPr>
            <w:r>
              <w:rPr>
                <w:smallCaps/>
                <w:color w:val="FFFFFF" w:themeColor="background1"/>
              </w:rPr>
              <w:t>Contributions per partner</w:t>
            </w:r>
          </w:p>
        </w:tc>
      </w:tr>
    </w:tbl>
    <w:p w14:paraId="04AA537F" w14:textId="77777777" w:rsidR="00941FAE" w:rsidRDefault="00941FAE" w:rsidP="00941FAE">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489">
          <w:tblGrid>
            <w:gridCol w:w="1695"/>
            <w:gridCol w:w="7375"/>
          </w:tblGrid>
        </w:tblGridChange>
      </w:tblGrid>
      <w:tr w:rsidR="00941FAE" w14:paraId="0A041AFE" w14:textId="77777777">
        <w:trPr>
          <w:cnfStyle w:val="100000000000" w:firstRow="1" w:lastRow="0" w:firstColumn="0" w:lastColumn="0" w:oddVBand="0" w:evenVBand="0" w:oddHBand="0" w:evenHBand="0" w:firstRowFirstColumn="0" w:firstRowLastColumn="0" w:lastRowFirstColumn="0" w:lastRowLastColumn="0"/>
          <w:trHeight w:val="300"/>
        </w:trPr>
        <w:tc>
          <w:tcPr>
            <w:tcW w:w="1695" w:type="dxa"/>
            <w:hideMark/>
          </w:tcPr>
          <w:p w14:paraId="1551E576" w14:textId="77777777" w:rsidR="00941FAE" w:rsidRDefault="00941FAE">
            <w:pPr>
              <w:pStyle w:val="BodyText"/>
              <w:keepNext/>
              <w:keepLines/>
            </w:pPr>
            <w:r>
              <w:t>Partner</w:t>
            </w:r>
          </w:p>
        </w:tc>
        <w:tc>
          <w:tcPr>
            <w:tcW w:w="7375" w:type="dxa"/>
            <w:hideMark/>
          </w:tcPr>
          <w:p w14:paraId="01DCADCC" w14:textId="77777777" w:rsidR="00941FAE" w:rsidRDefault="00941FAE">
            <w:pPr>
              <w:pStyle w:val="BodyText"/>
              <w:keepNext/>
              <w:keepLines/>
            </w:pPr>
            <w:r>
              <w:t>Contribution</w:t>
            </w:r>
          </w:p>
        </w:tc>
      </w:tr>
      <w:tr w:rsidR="00941FAE" w:rsidRPr="006613F6" w14:paraId="62EC1715"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5A8C385F" w14:textId="77777777" w:rsidR="00941FAE" w:rsidRPr="006613F6" w:rsidRDefault="00941FAE">
            <w:pPr>
              <w:pStyle w:val="ITEABodyText"/>
              <w:rPr>
                <w:color w:val="auto"/>
              </w:rPr>
            </w:pPr>
            <w:r w:rsidRPr="006613F6">
              <w:rPr>
                <w:color w:val="auto"/>
              </w:rPr>
              <w:t>IMA</w:t>
            </w:r>
          </w:p>
        </w:tc>
        <w:tc>
          <w:tcPr>
            <w:tcW w:w="7375" w:type="dxa"/>
            <w:tcMar>
              <w:top w:w="85" w:type="dxa"/>
              <w:left w:w="108" w:type="dxa"/>
              <w:bottom w:w="85" w:type="dxa"/>
              <w:right w:w="108" w:type="dxa"/>
            </w:tcMar>
          </w:tcPr>
          <w:p w14:paraId="505B8AE3" w14:textId="77777777" w:rsidR="00941FAE" w:rsidRPr="006613F6" w:rsidRDefault="00941FAE">
            <w:pPr>
              <w:pStyle w:val="ITEABodyText"/>
              <w:jc w:val="both"/>
              <w:rPr>
                <w:color w:val="auto"/>
              </w:rPr>
            </w:pPr>
            <w:r w:rsidRPr="006613F6">
              <w:rPr>
                <w:color w:val="auto"/>
              </w:rPr>
              <w:t xml:space="preserve">Task 3.1: IMA will design and develop a sensor system based on </w:t>
            </w:r>
            <w:proofErr w:type="spellStart"/>
            <w:r w:rsidRPr="006613F6">
              <w:rPr>
                <w:color w:val="auto"/>
              </w:rPr>
              <w:t>ToF</w:t>
            </w:r>
            <w:proofErr w:type="spellEnd"/>
            <w:r w:rsidRPr="006613F6">
              <w:rPr>
                <w:color w:val="auto"/>
              </w:rPr>
              <w:t xml:space="preserve"> cameras or ultrasonic transducers. Sensor system is implemented on a static objects or machines occurring in a human vicinity potentially causing hazardous circumstances when interacting with people. The sensor system will allow objects survey and collection of data characterizing a human-machine interaction</w:t>
            </w:r>
          </w:p>
        </w:tc>
      </w:tr>
      <w:tr w:rsidR="00941FAE" w:rsidRPr="006613F6" w14:paraId="77EF6AC3"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163E5AB2" w14:textId="77777777" w:rsidR="00941FAE" w:rsidRPr="006613F6" w:rsidRDefault="00941FAE">
            <w:pPr>
              <w:pStyle w:val="ITEABodyText"/>
              <w:rPr>
                <w:color w:val="auto"/>
              </w:rPr>
            </w:pPr>
            <w:r w:rsidRPr="006613F6">
              <w:rPr>
                <w:color w:val="auto"/>
              </w:rPr>
              <w:t>CUNI</w:t>
            </w:r>
          </w:p>
        </w:tc>
        <w:tc>
          <w:tcPr>
            <w:tcW w:w="7375" w:type="dxa"/>
            <w:tcMar>
              <w:top w:w="85" w:type="dxa"/>
              <w:left w:w="108" w:type="dxa"/>
              <w:bottom w:w="85" w:type="dxa"/>
              <w:right w:w="108" w:type="dxa"/>
            </w:tcMar>
          </w:tcPr>
          <w:p w14:paraId="712A1EE0" w14:textId="77777777" w:rsidR="00941FAE" w:rsidRPr="006613F6" w:rsidRDefault="00941FAE">
            <w:pPr>
              <w:pStyle w:val="ITEABodyText"/>
              <w:jc w:val="both"/>
              <w:rPr>
                <w:color w:val="auto"/>
              </w:rPr>
            </w:pPr>
            <w:r w:rsidRPr="3B25FCFC">
              <w:rPr>
                <w:color w:val="auto"/>
              </w:rPr>
              <w:t xml:space="preserve">Task 3.4: CUNI will develop tools for </w:t>
            </w:r>
            <w:proofErr w:type="gramStart"/>
            <w:r w:rsidRPr="3B25FCFC">
              <w:rPr>
                <w:color w:val="auto"/>
              </w:rPr>
              <w:t>collecting,</w:t>
            </w:r>
            <w:proofErr w:type="gramEnd"/>
            <w:r w:rsidRPr="3B25FCFC">
              <w:rPr>
                <w:color w:val="auto"/>
              </w:rPr>
              <w:t xml:space="preserve"> pre-processing and annotating data to be used for machine learning-based comprehension of situations (mainly in the context of detection of threats in T4.4). Furthermore, CUNI will develop a distributed machine training pipeline for developing NN-based classifiers of situations. The aim will be to automate the task of data pre-processing, </w:t>
            </w:r>
            <w:proofErr w:type="gramStart"/>
            <w:r w:rsidRPr="3B25FCFC">
              <w:rPr>
                <w:color w:val="auto"/>
              </w:rPr>
              <w:t>training</w:t>
            </w:r>
            <w:proofErr w:type="gramEnd"/>
            <w:r w:rsidRPr="3B25FCFC">
              <w:rPr>
                <w:color w:val="auto"/>
              </w:rPr>
              <w:t xml:space="preserve"> and validation in such a way that it can be executed on distributed clusters and in cloud and such that different variants of the data pre-processing and NN architectures can be automatically explored</w:t>
            </w:r>
          </w:p>
        </w:tc>
      </w:tr>
      <w:tr w:rsidR="00941FAE" w:rsidRPr="00514108" w14:paraId="01480853"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36DFB08E" w14:textId="77777777" w:rsidR="00941FAE" w:rsidRDefault="00941FAE">
            <w:pPr>
              <w:pStyle w:val="ITEABodyText"/>
            </w:pPr>
            <w:r>
              <w:t>Polar</w:t>
            </w:r>
          </w:p>
        </w:tc>
        <w:tc>
          <w:tcPr>
            <w:tcW w:w="7375" w:type="dxa"/>
            <w:tcMar>
              <w:top w:w="85" w:type="dxa"/>
              <w:left w:w="108" w:type="dxa"/>
              <w:bottom w:w="85" w:type="dxa"/>
              <w:right w:w="108" w:type="dxa"/>
            </w:tcMar>
          </w:tcPr>
          <w:p w14:paraId="3E84F8D9" w14:textId="77777777" w:rsidR="00941FAE" w:rsidRDefault="00941FAE">
            <w:pPr>
              <w:pStyle w:val="ITEABodyText"/>
              <w:jc w:val="both"/>
              <w:rPr>
                <w:color w:val="auto"/>
                <w:sz w:val="22"/>
                <w:szCs w:val="22"/>
              </w:rPr>
            </w:pPr>
            <w:r w:rsidRPr="3FC7DA5F">
              <w:rPr>
                <w:color w:val="auto"/>
                <w:sz w:val="22"/>
                <w:szCs w:val="22"/>
              </w:rPr>
              <w:t xml:space="preserve">Task 3.1 &amp; 3.2 &amp; 3.3: In addition to GPS, Polar will develop </w:t>
            </w:r>
            <w:proofErr w:type="spellStart"/>
            <w:r w:rsidRPr="3FC7DA5F">
              <w:rPr>
                <w:color w:val="auto"/>
                <w:sz w:val="22"/>
                <w:szCs w:val="22"/>
              </w:rPr>
              <w:t>WiFi</w:t>
            </w:r>
            <w:proofErr w:type="spellEnd"/>
            <w:r w:rsidRPr="3FC7DA5F">
              <w:rPr>
                <w:color w:val="auto"/>
                <w:sz w:val="22"/>
                <w:szCs w:val="22"/>
              </w:rPr>
              <w:t xml:space="preserve"> and BLE (and 5G if available) based location awareness. Sensor fusion algorithms will be developed to be able to detect behaviour patterns and other features</w:t>
            </w:r>
            <w:r>
              <w:rPr>
                <w:color w:val="auto"/>
                <w:sz w:val="22"/>
                <w:szCs w:val="22"/>
              </w:rPr>
              <w:t xml:space="preserve"> </w:t>
            </w:r>
            <w:r w:rsidRPr="3FC7DA5F">
              <w:rPr>
                <w:color w:val="auto"/>
                <w:sz w:val="22"/>
                <w:szCs w:val="22"/>
              </w:rPr>
              <w:t>to personalize the wearer.</w:t>
            </w:r>
          </w:p>
          <w:p w14:paraId="0E4B7EB1" w14:textId="77777777" w:rsidR="00941FAE" w:rsidRDefault="00941FAE">
            <w:pPr>
              <w:pStyle w:val="ITEABodyText"/>
              <w:jc w:val="both"/>
              <w:rPr>
                <w:color w:val="auto"/>
                <w:sz w:val="22"/>
                <w:szCs w:val="22"/>
              </w:rPr>
            </w:pPr>
          </w:p>
        </w:tc>
      </w:tr>
      <w:tr w:rsidR="00941FAE" w:rsidRPr="00514108" w14:paraId="39697511"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373F839" w14:textId="77777777" w:rsidR="00941FAE" w:rsidRDefault="00941FAE">
            <w:pPr>
              <w:pStyle w:val="ITEABodyText"/>
            </w:pPr>
            <w:r>
              <w:t>ISEP</w:t>
            </w:r>
          </w:p>
        </w:tc>
        <w:tc>
          <w:tcPr>
            <w:tcW w:w="7375" w:type="dxa"/>
            <w:tcMar>
              <w:top w:w="85" w:type="dxa"/>
              <w:left w:w="108" w:type="dxa"/>
              <w:bottom w:w="85" w:type="dxa"/>
              <w:right w:w="108" w:type="dxa"/>
            </w:tcMar>
          </w:tcPr>
          <w:p w14:paraId="530672A8" w14:textId="77777777" w:rsidR="00941FAE" w:rsidRDefault="00941FAE">
            <w:pPr>
              <w:pStyle w:val="ITEABodyText"/>
              <w:jc w:val="both"/>
            </w:pPr>
            <w:r>
              <w:t>The main effort of ISEP will be allocated to T3.3 and T3.4 to enable the modelling of systems using data fusion, namely to model devices and resources in the energy community environment. The tools for comprehension will be based on AI models and XAI.</w:t>
            </w:r>
          </w:p>
        </w:tc>
      </w:tr>
      <w:tr w:rsidR="00941FAE" w14:paraId="373946AC"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DBCE572" w14:textId="77777777" w:rsidR="00941FAE" w:rsidRDefault="00941FAE">
            <w:pPr>
              <w:pStyle w:val="ITEABodyText"/>
            </w:pPr>
            <w:proofErr w:type="spellStart"/>
            <w:r>
              <w:t>Digitalmente</w:t>
            </w:r>
            <w:proofErr w:type="spellEnd"/>
          </w:p>
        </w:tc>
        <w:tc>
          <w:tcPr>
            <w:tcW w:w="7375" w:type="dxa"/>
            <w:tcMar>
              <w:top w:w="85" w:type="dxa"/>
              <w:left w:w="108" w:type="dxa"/>
              <w:bottom w:w="85" w:type="dxa"/>
              <w:right w:w="108" w:type="dxa"/>
            </w:tcMar>
          </w:tcPr>
          <w:p w14:paraId="72BAF8D7" w14:textId="77777777" w:rsidR="00941FAE" w:rsidRDefault="00941FAE">
            <w:pPr>
              <w:pStyle w:val="ITEABodyText"/>
              <w:jc w:val="both"/>
            </w:pPr>
            <w:r>
              <w:t xml:space="preserve">T3.1: </w:t>
            </w:r>
            <w:proofErr w:type="spellStart"/>
            <w:r>
              <w:t>Digitalmente</w:t>
            </w:r>
            <w:proofErr w:type="spellEnd"/>
            <w:r>
              <w:t xml:space="preserve"> will contribute towards enabling physical environment sensing, namely through the specification and implementation of adequate IoT frameworks, especially in the context of Use Case 4: Critical Energy Distribution.</w:t>
            </w:r>
          </w:p>
          <w:p w14:paraId="09E93350" w14:textId="77777777" w:rsidR="00941FAE" w:rsidRDefault="00941FAE">
            <w:pPr>
              <w:pStyle w:val="ITEABodyText"/>
              <w:jc w:val="both"/>
            </w:pPr>
            <w:r>
              <w:t xml:space="preserve">T3.2: </w:t>
            </w:r>
            <w:proofErr w:type="spellStart"/>
            <w:r>
              <w:t>Digitalmente</w:t>
            </w:r>
            <w:proofErr w:type="spellEnd"/>
            <w:r>
              <w:t xml:space="preserve"> will contribute to the definition of data acquisition methodologies, information discovery frameworks and subsequent exploitation, as well as associated requirements.</w:t>
            </w:r>
          </w:p>
          <w:p w14:paraId="52624A6B" w14:textId="77777777" w:rsidR="00941FAE" w:rsidRDefault="00941FAE">
            <w:pPr>
              <w:pStyle w:val="ITEABodyText"/>
              <w:jc w:val="both"/>
            </w:pPr>
            <w:r>
              <w:t xml:space="preserve">T3.3: </w:t>
            </w:r>
            <w:proofErr w:type="spellStart"/>
            <w:r>
              <w:t>Digitalmente</w:t>
            </w:r>
            <w:proofErr w:type="spellEnd"/>
            <w:r>
              <w:t xml:space="preserve"> will contribute towards the establishment of adequate data fusion systems, as well as their associated requirements.</w:t>
            </w:r>
          </w:p>
          <w:p w14:paraId="1FCDDA38" w14:textId="77777777" w:rsidR="00941FAE" w:rsidRDefault="00941FAE">
            <w:pPr>
              <w:pStyle w:val="ITEABodyText"/>
              <w:jc w:val="both"/>
            </w:pPr>
            <w:r>
              <w:t xml:space="preserve">T3.4: </w:t>
            </w:r>
            <w:proofErr w:type="spellStart"/>
            <w:r>
              <w:t>Digitalmente</w:t>
            </w:r>
            <w:proofErr w:type="spellEnd"/>
            <w:r>
              <w:t xml:space="preserve"> will contribute to this task by participating in the definition of technical requirements and implementation of developed algorithms in the context of the critical energy distribution use case.</w:t>
            </w:r>
          </w:p>
        </w:tc>
      </w:tr>
      <w:tr w:rsidR="00941FAE" w14:paraId="5188942F"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2B591465" w14:textId="77777777" w:rsidR="00941FAE" w:rsidRDefault="00941FAE">
            <w:pPr>
              <w:pStyle w:val="ITEABodyText"/>
            </w:pPr>
            <w:r>
              <w:lastRenderedPageBreak/>
              <w:t>CEL</w:t>
            </w:r>
          </w:p>
        </w:tc>
        <w:tc>
          <w:tcPr>
            <w:tcW w:w="7375" w:type="dxa"/>
            <w:tcMar>
              <w:top w:w="85" w:type="dxa"/>
              <w:left w:w="108" w:type="dxa"/>
              <w:bottom w:w="85" w:type="dxa"/>
              <w:right w:w="108" w:type="dxa"/>
            </w:tcMar>
          </w:tcPr>
          <w:p w14:paraId="13702D5A" w14:textId="77777777" w:rsidR="00941FAE" w:rsidRDefault="00941FAE">
            <w:pPr>
              <w:pStyle w:val="ITEABodyText"/>
              <w:jc w:val="both"/>
            </w:pPr>
            <w:r>
              <w:t xml:space="preserve">CEL will contribute towards the implementation and testing of national consortium Sa4CPS development results, defining and adequate physical environment through which </w:t>
            </w:r>
            <w:proofErr w:type="spellStart"/>
            <w:r>
              <w:t>sensoring</w:t>
            </w:r>
            <w:proofErr w:type="spellEnd"/>
            <w:r>
              <w:t xml:space="preserve"> frameworks and modelling algorithms may be applied on a larger scale.</w:t>
            </w:r>
          </w:p>
        </w:tc>
      </w:tr>
      <w:tr w:rsidR="00941FAE" w14:paraId="1D185745"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7FA9BBA4" w14:textId="4225588E" w:rsidR="00941FAE" w:rsidRDefault="00941FAE">
            <w:pPr>
              <w:pStyle w:val="ITEABodyText"/>
            </w:pPr>
            <w:del w:id="1490" w:author="Latvakoski Juhani" w:date="2024-09-11T10:11:00Z">
              <w:r w:rsidDel="00444424">
                <w:delText>Tracker</w:delText>
              </w:r>
            </w:del>
            <w:proofErr w:type="spellStart"/>
            <w:ins w:id="1491" w:author="Latvakoski Juhani" w:date="2024-09-11T10:11:00Z">
              <w:r w:rsidR="00444424">
                <w:t>Natlink</w:t>
              </w:r>
            </w:ins>
            <w:proofErr w:type="spellEnd"/>
          </w:p>
        </w:tc>
        <w:tc>
          <w:tcPr>
            <w:tcW w:w="7375" w:type="dxa"/>
            <w:tcMar>
              <w:top w:w="85" w:type="dxa"/>
              <w:left w:w="108" w:type="dxa"/>
              <w:bottom w:w="85" w:type="dxa"/>
              <w:right w:w="108" w:type="dxa"/>
            </w:tcMar>
          </w:tcPr>
          <w:p w14:paraId="2D908A5A" w14:textId="2DC30D96" w:rsidR="00941FAE" w:rsidRDefault="00941FAE">
            <w:pPr>
              <w:pStyle w:val="ITEABodyText"/>
              <w:jc w:val="both"/>
            </w:pPr>
            <w:del w:id="1492" w:author="Latvakoski Juhani" w:date="2024-09-11T10:11:00Z">
              <w:r w:rsidDel="00444424">
                <w:delText>Tracker</w:delText>
              </w:r>
            </w:del>
            <w:proofErr w:type="spellStart"/>
            <w:ins w:id="1493" w:author="Latvakoski Juhani" w:date="2024-09-11T10:11:00Z">
              <w:r w:rsidR="00444424">
                <w:t>Natlink</w:t>
              </w:r>
            </w:ins>
            <w:proofErr w:type="spellEnd"/>
            <w:r>
              <w:t xml:space="preserve"> is leader of task 3.1. It creates and tests the hardware, embedded SW prototypes to research and develop ecosystem for Tasks 3.1, 3.2, 3.3 and 3.4</w:t>
            </w:r>
          </w:p>
        </w:tc>
      </w:tr>
      <w:tr w:rsidR="00941FAE" w14:paraId="12628440"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9D8AADD" w14:textId="77777777" w:rsidR="00941FAE" w:rsidRDefault="00941FAE">
            <w:r w:rsidRPr="1C07E922">
              <w:rPr>
                <w:rFonts w:eastAsia="Arial" w:cs="Arial"/>
                <w:szCs w:val="20"/>
              </w:rPr>
              <w:t>ACD</w:t>
            </w:r>
          </w:p>
        </w:tc>
        <w:tc>
          <w:tcPr>
            <w:tcW w:w="7375" w:type="dxa"/>
            <w:tcMar>
              <w:top w:w="85" w:type="dxa"/>
              <w:left w:w="108" w:type="dxa"/>
              <w:bottom w:w="85" w:type="dxa"/>
              <w:right w:w="108" w:type="dxa"/>
            </w:tcMar>
          </w:tcPr>
          <w:p w14:paraId="181FADFD" w14:textId="77777777" w:rsidR="00941FAE" w:rsidRDefault="00941FAE">
            <w:pPr>
              <w:jc w:val="both"/>
            </w:pPr>
            <w:r w:rsidRPr="1C07E922">
              <w:rPr>
                <w:rFonts w:eastAsia="Arial" w:cs="Arial"/>
                <w:szCs w:val="20"/>
              </w:rPr>
              <w:t>ACD will work on edge-based cloud communication infrastructure enabling the indoor and outdoor IoT data acquisition. Also, ACD will research and develop technical requirements for acquiring information from devices, including information discovery, while ensuring data security. The goal is to create an effective, efficient, and secure technology for gathering and utilizing information from various sources.</w:t>
            </w:r>
          </w:p>
        </w:tc>
      </w:tr>
      <w:tr w:rsidR="00941FAE" w14:paraId="3855D90C"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68784DB6" w14:textId="77777777" w:rsidR="00941FAE" w:rsidRDefault="00941FAE">
            <w:r w:rsidRPr="1C07E922">
              <w:rPr>
                <w:rFonts w:eastAsia="Arial" w:cs="Arial"/>
                <w:szCs w:val="20"/>
              </w:rPr>
              <w:t>INOVASYON</w:t>
            </w:r>
          </w:p>
        </w:tc>
        <w:tc>
          <w:tcPr>
            <w:tcW w:w="7375" w:type="dxa"/>
            <w:tcMar>
              <w:top w:w="85" w:type="dxa"/>
              <w:left w:w="108" w:type="dxa"/>
              <w:bottom w:w="85" w:type="dxa"/>
              <w:right w:w="108" w:type="dxa"/>
            </w:tcMar>
          </w:tcPr>
          <w:p w14:paraId="6A4A1D60" w14:textId="77777777" w:rsidR="00941FAE" w:rsidRDefault="00941FAE">
            <w:pPr>
              <w:jc w:val="both"/>
            </w:pPr>
            <w:r w:rsidRPr="4992EE23">
              <w:rPr>
                <w:rFonts w:eastAsia="Arial" w:cs="Arial"/>
              </w:rPr>
              <w:t>Inovasyon will work on the mainly modelling and tools for comprehension task. Inovasyon will develop data driven AI algorithms for various problems related to use case such as battery management system, energy management, etc. Inovasyon will also enable the development of a pipeline that includes the main steps of data collection, data interpretation and feedback.</w:t>
            </w:r>
          </w:p>
        </w:tc>
      </w:tr>
      <w:tr w:rsidR="00941FAE" w:rsidDel="00E204F0" w14:paraId="5267D149" w14:textId="11030088">
        <w:trPr>
          <w:cnfStyle w:val="000000010000" w:firstRow="0" w:lastRow="0" w:firstColumn="0" w:lastColumn="0" w:oddVBand="0" w:evenVBand="0" w:oddHBand="0" w:evenHBand="1" w:firstRowFirstColumn="0" w:firstRowLastColumn="0" w:lastRowFirstColumn="0" w:lastRowLastColumn="0"/>
          <w:trHeight w:val="300"/>
          <w:del w:id="1494" w:author="Latvakoski Juhani" w:date="2024-09-11T10:15:00Z"/>
        </w:trPr>
        <w:tc>
          <w:tcPr>
            <w:tcW w:w="1695" w:type="dxa"/>
            <w:tcMar>
              <w:top w:w="85" w:type="dxa"/>
              <w:left w:w="108" w:type="dxa"/>
              <w:bottom w:w="85" w:type="dxa"/>
              <w:right w:w="108" w:type="dxa"/>
            </w:tcMar>
          </w:tcPr>
          <w:p w14:paraId="50746DC9" w14:textId="40767AEB" w:rsidR="00941FAE" w:rsidDel="00E204F0" w:rsidRDefault="00941FAE">
            <w:pPr>
              <w:ind w:left="0"/>
              <w:rPr>
                <w:del w:id="1495" w:author="Latvakoski Juhani" w:date="2024-09-11T10:15:00Z"/>
                <w:rFonts w:eastAsia="Arial" w:cs="Arial"/>
              </w:rPr>
            </w:pPr>
            <w:del w:id="1496" w:author="Latvakoski Juhani" w:date="2024-09-11T10:12:00Z">
              <w:r w:rsidRPr="4992EE23" w:rsidDel="00E204F0">
                <w:rPr>
                  <w:rFonts w:eastAsia="Arial" w:cs="Arial"/>
                </w:rPr>
                <w:delText>Deal Comp</w:delText>
              </w:r>
            </w:del>
          </w:p>
          <w:p w14:paraId="1DA49C5A" w14:textId="1C566CF4" w:rsidR="00941FAE" w:rsidDel="00E204F0" w:rsidRDefault="00941FAE">
            <w:pPr>
              <w:ind w:left="0"/>
              <w:rPr>
                <w:del w:id="1497" w:author="Latvakoski Juhani" w:date="2024-09-11T10:15:00Z"/>
                <w:rFonts w:eastAsia="Arial" w:cs="Arial"/>
              </w:rPr>
            </w:pPr>
          </w:p>
        </w:tc>
        <w:tc>
          <w:tcPr>
            <w:tcW w:w="7375" w:type="dxa"/>
            <w:tcMar>
              <w:top w:w="85" w:type="dxa"/>
              <w:left w:w="108" w:type="dxa"/>
              <w:bottom w:w="85" w:type="dxa"/>
              <w:right w:w="108" w:type="dxa"/>
            </w:tcMar>
          </w:tcPr>
          <w:p w14:paraId="4F0EE47D" w14:textId="5BA21603" w:rsidR="00941FAE" w:rsidDel="00E204F0" w:rsidRDefault="00941FAE">
            <w:pPr>
              <w:jc w:val="both"/>
              <w:rPr>
                <w:del w:id="1498" w:author="Latvakoski Juhani" w:date="2024-09-11T10:15:00Z"/>
                <w:rFonts w:eastAsia="Arial" w:cs="Arial"/>
              </w:rPr>
            </w:pPr>
            <w:del w:id="1499" w:author="Latvakoski Juhani" w:date="2024-09-11T10:15:00Z">
              <w:r w:rsidRPr="4992EE23" w:rsidDel="00E204F0">
                <w:rPr>
                  <w:rFonts w:eastAsia="Arial" w:cs="Arial"/>
                </w:rPr>
                <w:delText>Our development area applies sensors, signal conditioning, data filtering and augmentation and edge processing to ensure quality and refined data is provided for higher levels of data processing. Integration of sensors and electronics to create intelligent devices.</w:delText>
              </w:r>
            </w:del>
          </w:p>
          <w:p w14:paraId="0960674E" w14:textId="72D92F93" w:rsidR="00941FAE" w:rsidDel="00E204F0" w:rsidRDefault="00941FAE">
            <w:pPr>
              <w:jc w:val="both"/>
              <w:rPr>
                <w:del w:id="1500" w:author="Latvakoski Juhani" w:date="2024-09-11T10:15:00Z"/>
                <w:rFonts w:eastAsia="Arial" w:cs="Arial"/>
              </w:rPr>
            </w:pPr>
            <w:del w:id="1501" w:author="Latvakoski Juhani" w:date="2024-09-11T10:15:00Z">
              <w:r w:rsidRPr="4992EE23" w:rsidDel="00E204F0">
                <w:rPr>
                  <w:rFonts w:eastAsia="Arial" w:cs="Arial"/>
                </w:rPr>
                <w:delText>Algorithms, which drive data interpretation at the Edge and well as local or cloud data processing, where advanced algorithms are applied to extract actionable data.</w:delText>
              </w:r>
            </w:del>
          </w:p>
        </w:tc>
      </w:tr>
      <w:tr w:rsidR="00941FAE" w14:paraId="2E0D1C81"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73D4AEF7" w14:textId="77777777" w:rsidR="00941FAE" w:rsidRPr="4992EE23" w:rsidRDefault="00941FAE">
            <w:pPr>
              <w:rPr>
                <w:rFonts w:eastAsia="Arial" w:cs="Arial"/>
              </w:rPr>
            </w:pPr>
            <w:r>
              <w:rPr>
                <w:rFonts w:eastAsia="Arial" w:cs="Arial"/>
              </w:rPr>
              <w:t>ADLC</w:t>
            </w:r>
          </w:p>
        </w:tc>
        <w:tc>
          <w:tcPr>
            <w:tcW w:w="7375" w:type="dxa"/>
            <w:tcMar>
              <w:top w:w="85" w:type="dxa"/>
              <w:left w:w="108" w:type="dxa"/>
              <w:bottom w:w="85" w:type="dxa"/>
              <w:right w:w="108" w:type="dxa"/>
            </w:tcMar>
          </w:tcPr>
          <w:p w14:paraId="41492494" w14:textId="77777777" w:rsidR="00941FAE" w:rsidRPr="4992EE23" w:rsidRDefault="00941FAE">
            <w:pPr>
              <w:jc w:val="both"/>
              <w:rPr>
                <w:rFonts w:eastAsia="Arial" w:cs="Arial"/>
              </w:rPr>
            </w:pPr>
            <w:r>
              <w:rPr>
                <w:rFonts w:eastAsia="Arial" w:cs="Arial"/>
              </w:rPr>
              <w:t>ADLC will identify the information relevant to its drone operations, define which sensors or external providers can be used to reliably obtain this information, and which algorithms and fusion strategies can be used to generate a unique stream of observations to perceive the environment of the operated cyber-physical systems.</w:t>
            </w:r>
          </w:p>
        </w:tc>
      </w:tr>
      <w:tr w:rsidR="00941FAE" w14:paraId="2654A010"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80B596E" w14:textId="77777777" w:rsidR="00941FAE" w:rsidRDefault="00941FAE">
            <w:pPr>
              <w:rPr>
                <w:rFonts w:eastAsia="Arial" w:cs="Arial"/>
              </w:rPr>
            </w:pPr>
            <w:proofErr w:type="spellStart"/>
            <w:r w:rsidRPr="28DE380E">
              <w:rPr>
                <w:rFonts w:eastAsia="Arial" w:cs="Arial"/>
              </w:rPr>
              <w:t>Vintecc</w:t>
            </w:r>
            <w:proofErr w:type="spellEnd"/>
          </w:p>
        </w:tc>
        <w:tc>
          <w:tcPr>
            <w:tcW w:w="7375" w:type="dxa"/>
            <w:tcMar>
              <w:top w:w="85" w:type="dxa"/>
              <w:left w:w="108" w:type="dxa"/>
              <w:bottom w:w="85" w:type="dxa"/>
              <w:right w:w="108" w:type="dxa"/>
            </w:tcMar>
          </w:tcPr>
          <w:p w14:paraId="76729F42" w14:textId="77777777" w:rsidR="00941FAE" w:rsidRDefault="00941FAE">
            <w:pPr>
              <w:jc w:val="both"/>
            </w:pPr>
            <w:r w:rsidRPr="0395A509">
              <w:rPr>
                <w:rFonts w:ascii="Calibri" w:eastAsia="Calibri" w:hAnsi="Calibri" w:cs="Calibri"/>
                <w:color w:val="212529"/>
                <w:sz w:val="22"/>
                <w:szCs w:val="22"/>
              </w:rPr>
              <w:t xml:space="preserve">As </w:t>
            </w:r>
            <w:proofErr w:type="spellStart"/>
            <w:r w:rsidRPr="0395A509">
              <w:rPr>
                <w:rFonts w:ascii="Calibri" w:eastAsia="Calibri" w:hAnsi="Calibri" w:cs="Calibri"/>
                <w:color w:val="212529"/>
                <w:sz w:val="22"/>
                <w:szCs w:val="22"/>
              </w:rPr>
              <w:t>Vintecc</w:t>
            </w:r>
            <w:proofErr w:type="spellEnd"/>
            <w:r w:rsidRPr="0395A509">
              <w:rPr>
                <w:rFonts w:ascii="Calibri" w:eastAsia="Calibri" w:hAnsi="Calibri" w:cs="Calibri"/>
                <w:color w:val="212529"/>
                <w:sz w:val="22"/>
                <w:szCs w:val="22"/>
              </w:rPr>
              <w:t xml:space="preserve"> is developing a generic framework, </w:t>
            </w:r>
            <w:proofErr w:type="spellStart"/>
            <w:r w:rsidRPr="0395A509">
              <w:rPr>
                <w:rFonts w:ascii="Calibri" w:eastAsia="Calibri" w:hAnsi="Calibri" w:cs="Calibri"/>
                <w:color w:val="212529"/>
                <w:sz w:val="22"/>
                <w:szCs w:val="22"/>
              </w:rPr>
              <w:t>Vintecc</w:t>
            </w:r>
            <w:proofErr w:type="spellEnd"/>
            <w:r w:rsidRPr="0395A509">
              <w:rPr>
                <w:rFonts w:ascii="Calibri" w:eastAsia="Calibri" w:hAnsi="Calibri" w:cs="Calibri"/>
                <w:color w:val="212529"/>
                <w:sz w:val="22"/>
                <w:szCs w:val="22"/>
              </w:rPr>
              <w:t xml:space="preserve"> would like to focus on </w:t>
            </w:r>
            <w:proofErr w:type="gramStart"/>
            <w:r w:rsidRPr="0395A509">
              <w:rPr>
                <w:rFonts w:ascii="Calibri" w:eastAsia="Calibri" w:hAnsi="Calibri" w:cs="Calibri"/>
                <w:color w:val="212529"/>
                <w:sz w:val="22"/>
                <w:szCs w:val="22"/>
              </w:rPr>
              <w:t>an</w:t>
            </w:r>
            <w:proofErr w:type="gramEnd"/>
            <w:r w:rsidRPr="0395A509">
              <w:rPr>
                <w:rFonts w:ascii="Calibri" w:eastAsia="Calibri" w:hAnsi="Calibri" w:cs="Calibri"/>
                <w:color w:val="212529"/>
                <w:sz w:val="22"/>
                <w:szCs w:val="22"/>
              </w:rPr>
              <w:t xml:space="preserve"> generic methodology and interface to share a safe state between asset and cloud.</w:t>
            </w:r>
          </w:p>
        </w:tc>
      </w:tr>
      <w:tr w:rsidR="00941FAE" w14:paraId="7208AC3C"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78D4DAC" w14:textId="77777777" w:rsidR="00941FAE" w:rsidRPr="28DE380E" w:rsidRDefault="00941FAE">
            <w:pPr>
              <w:rPr>
                <w:rFonts w:eastAsia="Arial" w:cs="Arial"/>
              </w:rPr>
            </w:pPr>
            <w:r>
              <w:rPr>
                <w:rFonts w:eastAsia="Arial" w:cs="Arial"/>
              </w:rPr>
              <w:t>VTT</w:t>
            </w:r>
          </w:p>
        </w:tc>
        <w:tc>
          <w:tcPr>
            <w:tcW w:w="7375" w:type="dxa"/>
            <w:tcMar>
              <w:top w:w="85" w:type="dxa"/>
              <w:left w:w="108" w:type="dxa"/>
              <w:bottom w:w="85" w:type="dxa"/>
              <w:right w:w="108" w:type="dxa"/>
            </w:tcMar>
          </w:tcPr>
          <w:p w14:paraId="22E97A61" w14:textId="77777777" w:rsidR="00941FAE" w:rsidRDefault="00941FAE">
            <w:pPr>
              <w:jc w:val="both"/>
              <w:rPr>
                <w:rFonts w:eastAsia="Arial" w:cs="Arial"/>
              </w:rPr>
            </w:pPr>
            <w:r>
              <w:rPr>
                <w:rFonts w:eastAsia="Arial" w:cs="Arial"/>
              </w:rPr>
              <w:t xml:space="preserve">VTT plans to contribute into the WP3 tasks especially from the Sa4CPS concept related perspectives, so that the technological requirements </w:t>
            </w:r>
            <w:r>
              <w:t>and enablers for perception and comprehension match and can collaborate with the digital trust solutions. In addition, VTT plans to focus into the selected UCs.</w:t>
            </w:r>
          </w:p>
        </w:tc>
      </w:tr>
      <w:tr w:rsidR="00941FAE" w14:paraId="081F6D11"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51C46132" w14:textId="77777777" w:rsidR="00941FAE" w:rsidRDefault="00941FAE">
            <w:pPr>
              <w:ind w:right="0"/>
              <w:rPr>
                <w:rFonts w:eastAsia="Arial" w:cs="Arial"/>
              </w:rPr>
            </w:pPr>
            <w:r w:rsidRPr="0395A509">
              <w:rPr>
                <w:rFonts w:eastAsia="Arial" w:cs="Arial"/>
              </w:rPr>
              <w:t xml:space="preserve">OTOKAR </w:t>
            </w:r>
          </w:p>
        </w:tc>
        <w:tc>
          <w:tcPr>
            <w:tcW w:w="7375" w:type="dxa"/>
            <w:tcMar>
              <w:top w:w="85" w:type="dxa"/>
              <w:left w:w="108" w:type="dxa"/>
              <w:bottom w:w="85" w:type="dxa"/>
              <w:right w:w="108" w:type="dxa"/>
            </w:tcMar>
          </w:tcPr>
          <w:p w14:paraId="75D1AE7A" w14:textId="77777777" w:rsidR="00941FAE" w:rsidRDefault="00941FAE">
            <w:pPr>
              <w:jc w:val="both"/>
              <w:rPr>
                <w:rFonts w:eastAsia="Arial" w:cs="Arial"/>
              </w:rPr>
            </w:pPr>
            <w:proofErr w:type="spellStart"/>
            <w:r w:rsidRPr="0395A509">
              <w:rPr>
                <w:rFonts w:eastAsia="Arial" w:cs="Arial"/>
              </w:rPr>
              <w:t>Otokar</w:t>
            </w:r>
            <w:proofErr w:type="spellEnd"/>
            <w:r w:rsidRPr="0395A509">
              <w:rPr>
                <w:rFonts w:eastAsia="Arial" w:cs="Arial"/>
              </w:rPr>
              <w:t xml:space="preserve"> will define the physical environment and existing </w:t>
            </w:r>
            <w:proofErr w:type="spellStart"/>
            <w:r w:rsidRPr="0395A509">
              <w:rPr>
                <w:rFonts w:eastAsia="Arial" w:cs="Arial"/>
              </w:rPr>
              <w:t>equipments</w:t>
            </w:r>
            <w:proofErr w:type="spellEnd"/>
            <w:r w:rsidRPr="0395A509">
              <w:rPr>
                <w:rFonts w:eastAsia="Arial" w:cs="Arial"/>
              </w:rPr>
              <w:t xml:space="preserve"> used in logistics. Moreover, </w:t>
            </w:r>
            <w:proofErr w:type="spellStart"/>
            <w:r w:rsidRPr="0395A509">
              <w:rPr>
                <w:rFonts w:eastAsia="Arial" w:cs="Arial"/>
              </w:rPr>
              <w:t>Otokar</w:t>
            </w:r>
            <w:proofErr w:type="spellEnd"/>
            <w:r w:rsidRPr="0395A509">
              <w:rPr>
                <w:rFonts w:eastAsia="Arial" w:cs="Arial"/>
              </w:rPr>
              <w:t xml:space="preserve"> will identify how the IoT sensors can be integrated into the </w:t>
            </w:r>
            <w:proofErr w:type="spellStart"/>
            <w:r w:rsidRPr="0395A509">
              <w:rPr>
                <w:rFonts w:eastAsia="Arial" w:cs="Arial"/>
              </w:rPr>
              <w:t>equipments</w:t>
            </w:r>
            <w:proofErr w:type="spellEnd"/>
            <w:r w:rsidRPr="0395A509">
              <w:rPr>
                <w:rFonts w:eastAsia="Arial" w:cs="Arial"/>
              </w:rPr>
              <w:t xml:space="preserve"> and the field by </w:t>
            </w:r>
            <w:proofErr w:type="gramStart"/>
            <w:r w:rsidRPr="0395A509">
              <w:rPr>
                <w:rFonts w:eastAsia="Arial" w:cs="Arial"/>
              </w:rPr>
              <w:t>taking into account</w:t>
            </w:r>
            <w:proofErr w:type="gramEnd"/>
            <w:r w:rsidRPr="0395A509">
              <w:rPr>
                <w:rFonts w:eastAsia="Arial" w:cs="Arial"/>
              </w:rPr>
              <w:t xml:space="preserve"> the difficulties, which can occur in the field. Adaptation of data acquisition systems to the existing systems will also be studied.</w:t>
            </w:r>
          </w:p>
        </w:tc>
      </w:tr>
      <w:tr w:rsidR="00941FAE" w14:paraId="062D38C2"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38A7EAA3" w14:textId="77777777" w:rsidR="00941FAE" w:rsidRPr="0395A509" w:rsidRDefault="00941FAE">
            <w:pPr>
              <w:rPr>
                <w:rFonts w:eastAsia="Arial" w:cs="Arial"/>
              </w:rPr>
            </w:pPr>
            <w:proofErr w:type="spellStart"/>
            <w:r>
              <w:rPr>
                <w:rFonts w:eastAsia="Arial" w:cs="Arial"/>
              </w:rPr>
              <w:lastRenderedPageBreak/>
              <w:t>Enerim</w:t>
            </w:r>
            <w:proofErr w:type="spellEnd"/>
          </w:p>
        </w:tc>
        <w:tc>
          <w:tcPr>
            <w:tcW w:w="7375" w:type="dxa"/>
            <w:tcMar>
              <w:top w:w="85" w:type="dxa"/>
              <w:left w:w="108" w:type="dxa"/>
              <w:bottom w:w="85" w:type="dxa"/>
              <w:right w:w="108" w:type="dxa"/>
            </w:tcMar>
          </w:tcPr>
          <w:p w14:paraId="1CE1314E" w14:textId="77777777" w:rsidR="00941FAE" w:rsidRPr="0395A509" w:rsidRDefault="00941FAE">
            <w:pPr>
              <w:jc w:val="both"/>
              <w:rPr>
                <w:rFonts w:eastAsia="Arial" w:cs="Arial"/>
              </w:rPr>
            </w:pPr>
            <w:proofErr w:type="spellStart"/>
            <w:r>
              <w:rPr>
                <w:rStyle w:val="normaltextrun"/>
                <w:rFonts w:cs="Arial"/>
                <w:color w:val="000000"/>
                <w:szCs w:val="20"/>
                <w:shd w:val="clear" w:color="auto" w:fill="FFFFFF"/>
              </w:rPr>
              <w:t>Enerim</w:t>
            </w:r>
            <w:proofErr w:type="spellEnd"/>
            <w:r>
              <w:rPr>
                <w:rStyle w:val="normaltextrun"/>
                <w:rFonts w:cs="Arial"/>
                <w:color w:val="000000"/>
                <w:szCs w:val="20"/>
                <w:shd w:val="clear" w:color="auto" w:fill="FFFFFF"/>
              </w:rPr>
              <w:t xml:space="preserve"> will identify necessary data exchange requirements and restrictions for the stakeholders of UC4 e.g. end-users, energy communities, market operators, and DSO’s. These requirements can be anything regarding data privacy, data security, data sharing, and data consistency etc. </w:t>
            </w:r>
          </w:p>
        </w:tc>
      </w:tr>
      <w:tr w:rsidR="00A81B48" w:rsidRPr="00A81B48" w14:paraId="13718F1D" w14:textId="77777777" w:rsidTr="008B1C97">
        <w:tblPrEx>
          <w:tblW w:w="0" w:type="auto"/>
          <w:tblLook w:val="0420" w:firstRow="1" w:lastRow="0" w:firstColumn="0" w:lastColumn="0" w:noHBand="0" w:noVBand="1"/>
          <w:tblPrExChange w:id="1502" w:author="Latvakoski Juhani" w:date="2024-09-25T12:22:00Z">
            <w:tblPrEx>
              <w:tblW w:w="0" w:type="auto"/>
              <w:tblLook w:val="0420" w:firstRow="1" w:lastRow="0" w:firstColumn="0" w:lastColumn="0" w:noHBand="0" w:noVBand="1"/>
            </w:tblPrEx>
          </w:tblPrExChange>
        </w:tblPrEx>
        <w:trPr>
          <w:cnfStyle w:val="000000010000" w:firstRow="0" w:lastRow="0" w:firstColumn="0" w:lastColumn="0" w:oddVBand="0" w:evenVBand="0" w:oddHBand="0" w:evenHBand="1" w:firstRowFirstColumn="0" w:firstRowLastColumn="0" w:lastRowFirstColumn="0" w:lastRowLastColumn="0"/>
          <w:trHeight w:val="300"/>
          <w:ins w:id="1503" w:author="Latvakoski Juhani" w:date="2024-09-25T12:15:00Z"/>
          <w:trPrChange w:id="1504" w:author="Latvakoski Juhani" w:date="2024-09-25T12:22:00Z">
            <w:trPr>
              <w:trHeight w:val="300"/>
            </w:trPr>
          </w:trPrChange>
        </w:trPr>
        <w:tc>
          <w:tcPr>
            <w:tcW w:w="0" w:type="dxa"/>
            <w:hideMark/>
            <w:tcPrChange w:id="1505" w:author="Latvakoski Juhani" w:date="2024-09-25T12:22:00Z">
              <w:tcPr>
                <w:tcW w:w="1695" w:type="dxa"/>
                <w:hideMark/>
              </w:tcPr>
            </w:tcPrChange>
          </w:tcPr>
          <w:p w14:paraId="0AC0DE23" w14:textId="77777777" w:rsidR="00A81B48" w:rsidRDefault="00A81B48">
            <w:pPr>
              <w:cnfStyle w:val="000000010000" w:firstRow="0" w:lastRow="0" w:firstColumn="0" w:lastColumn="0" w:oddVBand="0" w:evenVBand="0" w:oddHBand="0" w:evenHBand="1" w:firstRowFirstColumn="0" w:firstRowLastColumn="0" w:lastRowFirstColumn="0" w:lastRowLastColumn="0"/>
              <w:rPr>
                <w:ins w:id="1506" w:author="Latvakoski Juhani" w:date="2024-09-25T12:15:00Z"/>
                <w:rFonts w:eastAsia="Arial" w:cs="Arial"/>
              </w:rPr>
            </w:pPr>
            <w:ins w:id="1507" w:author="Latvakoski Juhani" w:date="2024-09-25T12:15:00Z">
              <w:r>
                <w:rPr>
                  <w:rFonts w:eastAsia="Arial" w:cs="Arial"/>
                </w:rPr>
                <w:t>ERARGE</w:t>
              </w:r>
            </w:ins>
          </w:p>
        </w:tc>
        <w:tc>
          <w:tcPr>
            <w:tcW w:w="0" w:type="dxa"/>
            <w:hideMark/>
            <w:tcPrChange w:id="1508" w:author="Latvakoski Juhani" w:date="2024-09-25T12:22:00Z">
              <w:tcPr>
                <w:tcW w:w="7375" w:type="dxa"/>
                <w:hideMark/>
              </w:tcPr>
            </w:tcPrChange>
          </w:tcPr>
          <w:p w14:paraId="2416A2D5" w14:textId="77777777" w:rsidR="00A81B48" w:rsidRDefault="00A81B48">
            <w:pPr>
              <w:jc w:val="both"/>
              <w:cnfStyle w:val="000000010000" w:firstRow="0" w:lastRow="0" w:firstColumn="0" w:lastColumn="0" w:oddVBand="0" w:evenVBand="0" w:oddHBand="0" w:evenHBand="1" w:firstRowFirstColumn="0" w:firstRowLastColumn="0" w:lastRowFirstColumn="0" w:lastRowLastColumn="0"/>
              <w:rPr>
                <w:ins w:id="1509" w:author="Latvakoski Juhani" w:date="2024-09-25T12:15:00Z"/>
                <w:rStyle w:val="normaltextrun"/>
                <w:color w:val="000000"/>
                <w:szCs w:val="20"/>
                <w:shd w:val="clear" w:color="auto" w:fill="FFFFFF"/>
              </w:rPr>
            </w:pPr>
            <w:ins w:id="1510" w:author="Latvakoski Juhani" w:date="2024-09-25T12:15:00Z">
              <w:r>
                <w:rPr>
                  <w:rStyle w:val="normaltextrun"/>
                  <w:rFonts w:cs="Arial"/>
                  <w:color w:val="000000"/>
                  <w:szCs w:val="20"/>
                  <w:shd w:val="clear" w:color="auto" w:fill="FFFFFF"/>
                </w:rPr>
                <w:t xml:space="preserve">ERARGE will work on establishing an IoT-based data communication and messaging system on hardware secure gateways. For this purpose, it will design a hardware security module compatible with the cloud on the server side, and gateways integrated with sensors and other data collection and pre-processing services on the edge and adapt them to the project. This data collection and messaging mechanism will work in an integrated manner with semantic data processing and governance infrastructure (Virtuoso, Kafka, Hadoop) built on ontologies such as SSN, </w:t>
              </w:r>
              <w:proofErr w:type="spellStart"/>
              <w:r>
                <w:rPr>
                  <w:rStyle w:val="normaltextrun"/>
                  <w:rFonts w:cs="Arial"/>
                  <w:color w:val="000000"/>
                  <w:szCs w:val="20"/>
                  <w:shd w:val="clear" w:color="auto" w:fill="FFFFFF"/>
                </w:rPr>
                <w:t>CityGML</w:t>
              </w:r>
              <w:proofErr w:type="spellEnd"/>
              <w:r>
                <w:rPr>
                  <w:rStyle w:val="normaltextrun"/>
                  <w:rFonts w:cs="Arial"/>
                  <w:color w:val="000000"/>
                  <w:szCs w:val="20"/>
                  <w:shd w:val="clear" w:color="auto" w:fill="FFFFFF"/>
                </w:rPr>
                <w:t>, UTTO, etc., so that the outputs of AI algorithms can be easily managed (e.g. with Json structured messages).</w:t>
              </w:r>
            </w:ins>
          </w:p>
        </w:tc>
      </w:tr>
    </w:tbl>
    <w:p w14:paraId="0FE71F87" w14:textId="77777777" w:rsidR="00941FAE" w:rsidRPr="00A81B48" w:rsidRDefault="00941FAE" w:rsidP="00941FAE">
      <w:pPr>
        <w:rPr>
          <w:lang w:val="en-US"/>
          <w:rPrChange w:id="1511" w:author="Latvakoski Juhani" w:date="2024-09-25T12:15:00Z">
            <w:rPr/>
          </w:rPrChange>
        </w:rPr>
      </w:pPr>
    </w:p>
    <w:p w14:paraId="30B14899" w14:textId="77777777" w:rsidR="00941FAE" w:rsidRDefault="00941FAE" w:rsidP="00941FAE"/>
    <w:p w14:paraId="1C3AE529" w14:textId="77777777" w:rsidR="00941FAE" w:rsidRDefault="00941FAE" w:rsidP="00941FAE">
      <w:pPr>
        <w:pStyle w:val="BodyText"/>
      </w:pPr>
    </w:p>
    <w:tbl>
      <w:tblPr>
        <w:tblStyle w:val="ITEATableTitle"/>
        <w:tblW w:w="0" w:type="auto"/>
        <w:tblLook w:val="0420" w:firstRow="1" w:lastRow="0" w:firstColumn="0" w:lastColumn="0" w:noHBand="0" w:noVBand="1"/>
      </w:tblPr>
      <w:tblGrid>
        <w:gridCol w:w="9070"/>
      </w:tblGrid>
      <w:tr w:rsidR="00941FAE" w14:paraId="3CC299A6"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1A7605A0" w14:textId="77777777" w:rsidR="00941FAE" w:rsidRDefault="00941FAE">
            <w:pPr>
              <w:pStyle w:val="BodyText"/>
              <w:keepNext/>
              <w:keepLines/>
              <w:widowControl/>
              <w:rPr>
                <w:smallCaps/>
              </w:rPr>
            </w:pPr>
            <w:r>
              <w:rPr>
                <w:smallCaps/>
                <w:color w:val="FFFFFF" w:themeColor="background1"/>
              </w:rPr>
              <w:t>Deliverables</w:t>
            </w:r>
          </w:p>
        </w:tc>
      </w:tr>
    </w:tbl>
    <w:p w14:paraId="108D5CEF" w14:textId="77777777" w:rsidR="00941FAE" w:rsidRDefault="00941FAE" w:rsidP="00941FAE">
      <w:pPr>
        <w:pStyle w:val="BodyText"/>
        <w:keepNext/>
        <w:keepLines/>
        <w:rPr>
          <w:sz w:val="10"/>
          <w:szCs w:val="10"/>
        </w:rPr>
      </w:pPr>
    </w:p>
    <w:tbl>
      <w:tblPr>
        <w:tblStyle w:val="MediumShading1-Accent2"/>
        <w:tblW w:w="0" w:type="auto"/>
        <w:tblLook w:val="0420" w:firstRow="1" w:lastRow="0" w:firstColumn="0" w:lastColumn="0" w:noHBand="0" w:noVBand="1"/>
      </w:tblPr>
      <w:tblGrid>
        <w:gridCol w:w="1449"/>
        <w:gridCol w:w="1503"/>
        <w:gridCol w:w="3522"/>
        <w:gridCol w:w="1494"/>
        <w:gridCol w:w="1102"/>
      </w:tblGrid>
      <w:tr w:rsidR="00941FAE" w14:paraId="2B10EF48" w14:textId="77777777" w:rsidTr="408810CB">
        <w:trPr>
          <w:cnfStyle w:val="100000000000" w:firstRow="1" w:lastRow="0" w:firstColumn="0" w:lastColumn="0" w:oddVBand="0" w:evenVBand="0" w:oddHBand="0" w:evenHBand="0" w:firstRowFirstColumn="0" w:firstRowLastColumn="0" w:lastRowFirstColumn="0" w:lastRowLastColumn="0"/>
        </w:trPr>
        <w:tc>
          <w:tcPr>
            <w:tcW w:w="1449" w:type="dxa"/>
            <w:hideMark/>
          </w:tcPr>
          <w:p w14:paraId="1A32F852" w14:textId="77777777" w:rsidR="00941FAE" w:rsidRDefault="00941FAE">
            <w:pPr>
              <w:pStyle w:val="BodyText"/>
              <w:keepNext/>
              <w:keepLines/>
            </w:pPr>
            <w:r>
              <w:t>ID</w:t>
            </w:r>
          </w:p>
        </w:tc>
        <w:tc>
          <w:tcPr>
            <w:tcW w:w="1503" w:type="dxa"/>
            <w:hideMark/>
          </w:tcPr>
          <w:p w14:paraId="306D1DCF" w14:textId="77777777" w:rsidR="00941FAE" w:rsidRDefault="00941FAE">
            <w:pPr>
              <w:pStyle w:val="BodyText"/>
              <w:keepNext/>
              <w:keepLines/>
            </w:pPr>
            <w:r>
              <w:t>Type</w:t>
            </w:r>
          </w:p>
        </w:tc>
        <w:tc>
          <w:tcPr>
            <w:tcW w:w="3522" w:type="dxa"/>
            <w:hideMark/>
          </w:tcPr>
          <w:p w14:paraId="651D54A1" w14:textId="3B9066B4" w:rsidR="00941FAE" w:rsidRDefault="00941FAE">
            <w:pPr>
              <w:pStyle w:val="BodyText"/>
              <w:keepNext/>
              <w:keepLines/>
            </w:pPr>
            <w:r>
              <w:t xml:space="preserve">Description (related tasks) </w:t>
            </w:r>
            <w:del w:id="1512" w:author="Latvakoski Juhani" w:date="2024-09-24T15:20:00Z">
              <w:r w:rsidDel="00AA1882">
                <w:delText>[Main editor</w:delText>
              </w:r>
            </w:del>
            <w:ins w:id="1513" w:author="Havlik, Jiri" w:date="2024-09-17T09:14:00Z">
              <w:del w:id="1514" w:author="Latvakoski Juhani" w:date="2024-09-24T15:20:00Z">
                <w:r w:rsidR="4497580A" w:rsidDel="00AA1882">
                  <w:delText>/owner in bold</w:delText>
                </w:r>
              </w:del>
            </w:ins>
            <w:ins w:id="1515" w:author="Havlik, Jiri" w:date="2024-09-17T09:15:00Z">
              <w:del w:id="1516" w:author="Latvakoski Juhani" w:date="2024-09-24T15:20:00Z">
                <w:r w:rsidR="4497580A" w:rsidDel="00AA1882">
                  <w:delText>,</w:delText>
                </w:r>
              </w:del>
            </w:ins>
            <w:del w:id="1517" w:author="Latvakoski Juhani" w:date="2024-09-24T15:20:00Z">
              <w:r w:rsidDel="00AA1882">
                <w:delText xml:space="preserve"> of the deliverable</w:delText>
              </w:r>
            </w:del>
            <w:ins w:id="1518" w:author="Havlik, Jiri" w:date="2024-09-17T09:15:00Z">
              <w:del w:id="1519" w:author="Latvakoski Juhani" w:date="2024-09-24T15:20:00Z">
                <w:r w:rsidR="43A95523" w:rsidDel="00AA1882">
                  <w:delText xml:space="preserve">other </w:delText>
                </w:r>
                <w:r w:rsidR="74ECB213" w:rsidDel="00AA1882">
                  <w:delText>s</w:delText>
                </w:r>
              </w:del>
            </w:ins>
            <w:del w:id="1520" w:author="Latvakoski Juhani" w:date="2024-09-24T15:20:00Z">
              <w:r w:rsidDel="00AA1882">
                <w:delText>]</w:delText>
              </w:r>
            </w:del>
            <w:ins w:id="1521" w:author="Havlik, Jiri" w:date="2024-09-17T09:15:00Z">
              <w:del w:id="1522" w:author="Latvakoski Juhani" w:date="2024-09-24T15:20:00Z">
                <w:r w:rsidR="403C80BE" w:rsidDel="00AA1882">
                  <w:delText>r</w:delText>
                </w:r>
                <w:r w:rsidR="49F0B6FC" w:rsidDel="00AA1882">
                  <w:delText>]</w:delText>
                </w:r>
              </w:del>
            </w:ins>
          </w:p>
        </w:tc>
        <w:tc>
          <w:tcPr>
            <w:tcW w:w="1494" w:type="dxa"/>
            <w:hideMark/>
          </w:tcPr>
          <w:p w14:paraId="31449ACD" w14:textId="77777777" w:rsidR="00941FAE" w:rsidRDefault="00941FAE">
            <w:pPr>
              <w:pStyle w:val="BodyText"/>
              <w:keepNext/>
              <w:keepLines/>
            </w:pPr>
            <w:r>
              <w:t>Access</w:t>
            </w:r>
          </w:p>
        </w:tc>
        <w:tc>
          <w:tcPr>
            <w:tcW w:w="1102" w:type="dxa"/>
            <w:hideMark/>
          </w:tcPr>
          <w:p w14:paraId="2FF37D0C" w14:textId="77777777" w:rsidR="00941FAE" w:rsidRDefault="00941FAE">
            <w:pPr>
              <w:pStyle w:val="BodyText"/>
              <w:keepNext/>
              <w:keepLines/>
            </w:pPr>
            <w:r>
              <w:t>Due month</w:t>
            </w:r>
          </w:p>
        </w:tc>
      </w:tr>
      <w:tr w:rsidR="00941FAE" w14:paraId="70B7D23C" w14:textId="77777777" w:rsidTr="408810CB">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43B8604B" w14:textId="77777777" w:rsidR="00941FAE" w:rsidRDefault="00941FAE">
            <w:pPr>
              <w:pStyle w:val="ITEABodyText"/>
            </w:pPr>
            <w:r>
              <w:t>D3.1</w:t>
            </w:r>
          </w:p>
        </w:tc>
        <w:tc>
          <w:tcPr>
            <w:tcW w:w="1503" w:type="dxa"/>
            <w:tcMar>
              <w:top w:w="85" w:type="dxa"/>
              <w:left w:w="108" w:type="dxa"/>
              <w:bottom w:w="85" w:type="dxa"/>
              <w:right w:w="108" w:type="dxa"/>
            </w:tcMar>
            <w:hideMark/>
          </w:tcPr>
          <w:p w14:paraId="1352ED7F" w14:textId="77777777" w:rsidR="00941FAE" w:rsidRDefault="00941FAE">
            <w:pPr>
              <w:pStyle w:val="ITEABodyText"/>
            </w:pPr>
            <w:r>
              <w:t>Report</w:t>
            </w:r>
          </w:p>
        </w:tc>
        <w:tc>
          <w:tcPr>
            <w:tcW w:w="3522" w:type="dxa"/>
            <w:tcMar>
              <w:top w:w="85" w:type="dxa"/>
              <w:left w:w="108" w:type="dxa"/>
              <w:bottom w:w="85" w:type="dxa"/>
              <w:right w:w="108" w:type="dxa"/>
            </w:tcMar>
            <w:hideMark/>
          </w:tcPr>
          <w:p w14:paraId="6F6DE937" w14:textId="54BBC363" w:rsidR="00941FAE" w:rsidRDefault="00941FAE">
            <w:pPr>
              <w:pStyle w:val="ITEABodyText"/>
            </w:pPr>
            <w:r>
              <w:t xml:space="preserve">Technological requirements for perception and comprehension (T3.1-T3.4) </w:t>
            </w:r>
            <w:ins w:id="1523" w:author="Latvakoski Juhani" w:date="2024-09-11T11:08:00Z">
              <w:r w:rsidR="00D5404C">
                <w:t>[</w:t>
              </w:r>
            </w:ins>
            <w:proofErr w:type="spellStart"/>
            <w:ins w:id="1524" w:author="Havlik, Jiri" w:date="2024-09-20T10:39:00Z">
              <w:r w:rsidR="286F2DB4" w:rsidRPr="08D7DB7E">
                <w:rPr>
                  <w:b/>
                  <w:rPrChange w:id="1525" w:author="Havlik, Jiri" w:date="2024-09-20T13:40:00Z">
                    <w:rPr/>
                  </w:rPrChange>
                </w:rPr>
                <w:t>Digitalmente</w:t>
              </w:r>
              <w:proofErr w:type="spellEnd"/>
              <w:r w:rsidR="286F2DB4">
                <w:t>, all WP3 partners</w:t>
              </w:r>
            </w:ins>
            <w:ins w:id="1526" w:author="Latvakoski Juhani" w:date="2024-09-11T11:08:00Z">
              <w:del w:id="1527" w:author="Havlik, Jiri" w:date="2024-09-20T10:39:00Z">
                <w:r w:rsidR="3CF739F2">
                  <w:delText>partner</w:delText>
                </w:r>
              </w:del>
              <w:del w:id="1528" w:author="Havlik, Jiri" w:date="2024-09-20T10:40:00Z">
                <w:r w:rsidR="3CF739F2">
                  <w:delText>1</w:delText>
                </w:r>
                <w:r w:rsidR="00D5404C">
                  <w:delText>, …</w:delText>
                </w:r>
              </w:del>
              <w:r w:rsidR="00D5404C">
                <w:t>]</w:t>
              </w:r>
            </w:ins>
            <w:ins w:id="1529" w:author="Latvakoski Juhani" w:date="2024-09-11T13:07:00Z">
              <w:r w:rsidR="006F139E">
                <w:t xml:space="preserve"> Reviewers: IMA</w:t>
              </w:r>
            </w:ins>
            <w:ins w:id="1530" w:author="Latvakoski Juhani" w:date="2024-09-11T13:08:00Z">
              <w:r w:rsidR="00D07C0F">
                <w:t>, VTT</w:t>
              </w:r>
            </w:ins>
          </w:p>
        </w:tc>
        <w:tc>
          <w:tcPr>
            <w:tcW w:w="1494" w:type="dxa"/>
            <w:tcMar>
              <w:top w:w="85" w:type="dxa"/>
              <w:left w:w="108" w:type="dxa"/>
              <w:bottom w:w="85" w:type="dxa"/>
              <w:right w:w="108" w:type="dxa"/>
            </w:tcMar>
          </w:tcPr>
          <w:p w14:paraId="6698D924" w14:textId="77777777" w:rsidR="00941FAE" w:rsidRDefault="00941FAE">
            <w:pPr>
              <w:pStyle w:val="ITEABodyText"/>
            </w:pPr>
            <w:r>
              <w:t>Confidential</w:t>
            </w:r>
          </w:p>
          <w:p w14:paraId="10CF2527" w14:textId="77777777" w:rsidR="00941FAE" w:rsidRDefault="00941FAE">
            <w:pPr>
              <w:pStyle w:val="ITEABodyText"/>
            </w:pPr>
          </w:p>
        </w:tc>
        <w:tc>
          <w:tcPr>
            <w:tcW w:w="1102" w:type="dxa"/>
            <w:tcMar>
              <w:top w:w="85" w:type="dxa"/>
              <w:left w:w="108" w:type="dxa"/>
              <w:bottom w:w="85" w:type="dxa"/>
              <w:right w:w="108" w:type="dxa"/>
            </w:tcMar>
            <w:hideMark/>
          </w:tcPr>
          <w:p w14:paraId="75D1124C" w14:textId="77777777" w:rsidR="00941FAE" w:rsidRDefault="00941FAE">
            <w:pPr>
              <w:pStyle w:val="ITEABodyText"/>
            </w:pPr>
            <w:r>
              <w:t xml:space="preserve">MS2  </w:t>
            </w:r>
          </w:p>
        </w:tc>
      </w:tr>
      <w:tr w:rsidR="00941FAE" w14:paraId="4D4522FE" w14:textId="77777777" w:rsidTr="408810CB">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570945E6" w14:textId="77777777" w:rsidR="00941FAE" w:rsidRDefault="00941FAE">
            <w:pPr>
              <w:pStyle w:val="ITEABodyText"/>
            </w:pPr>
            <w:r>
              <w:t>D3.2</w:t>
            </w:r>
          </w:p>
        </w:tc>
        <w:tc>
          <w:tcPr>
            <w:tcW w:w="1503" w:type="dxa"/>
            <w:tcMar>
              <w:top w:w="85" w:type="dxa"/>
              <w:left w:w="108" w:type="dxa"/>
              <w:bottom w:w="85" w:type="dxa"/>
              <w:right w:w="108" w:type="dxa"/>
            </w:tcMar>
            <w:hideMark/>
          </w:tcPr>
          <w:p w14:paraId="19CB7D5F" w14:textId="77777777" w:rsidR="00941FAE" w:rsidRDefault="00941FAE">
            <w:pPr>
              <w:pStyle w:val="ITEABodyText"/>
            </w:pPr>
            <w:r>
              <w:t>Report</w:t>
            </w:r>
          </w:p>
        </w:tc>
        <w:tc>
          <w:tcPr>
            <w:tcW w:w="3522" w:type="dxa"/>
            <w:tcMar>
              <w:top w:w="85" w:type="dxa"/>
              <w:left w:w="108" w:type="dxa"/>
              <w:bottom w:w="85" w:type="dxa"/>
              <w:right w:w="108" w:type="dxa"/>
            </w:tcMar>
            <w:hideMark/>
          </w:tcPr>
          <w:p w14:paraId="2E955FCF" w14:textId="51716BF4" w:rsidR="00941FAE" w:rsidRDefault="00941FAE">
            <w:pPr>
              <w:pStyle w:val="ITEABodyText"/>
            </w:pPr>
            <w:r>
              <w:t>Specification of the technical enablers for perception and comprehension (T3.1-T3.</w:t>
            </w:r>
            <w:proofErr w:type="gramStart"/>
            <w:r>
              <w:t>4 )</w:t>
            </w:r>
            <w:proofErr w:type="gramEnd"/>
            <w:ins w:id="1531" w:author="Latvakoski Juhani" w:date="2024-09-11T11:08:00Z">
              <w:r w:rsidR="00D5404C">
                <w:t xml:space="preserve"> [</w:t>
              </w:r>
            </w:ins>
            <w:ins w:id="1532" w:author="Havlik, Jiri" w:date="2024-09-20T10:35:00Z">
              <w:r w:rsidR="2F727509" w:rsidRPr="4CE9D08F">
                <w:rPr>
                  <w:b/>
                  <w:rPrChange w:id="1533" w:author="Havlik, Jiri" w:date="2024-09-20T13:36:00Z">
                    <w:rPr/>
                  </w:rPrChange>
                </w:rPr>
                <w:t>Alpata</w:t>
              </w:r>
              <w:r w:rsidR="2F727509">
                <w:t xml:space="preserve">, all </w:t>
              </w:r>
            </w:ins>
            <w:ins w:id="1534" w:author="Havlik, Jiri" w:date="2024-09-20T10:36:00Z">
              <w:r w:rsidR="2F727509">
                <w:t xml:space="preserve">WP3 </w:t>
              </w:r>
            </w:ins>
            <w:ins w:id="1535" w:author="Havlik, Jiri" w:date="2024-09-20T10:35:00Z">
              <w:r w:rsidR="2F727509">
                <w:t>par</w:t>
              </w:r>
            </w:ins>
            <w:ins w:id="1536" w:author="Havlik, Jiri" w:date="2024-09-20T10:36:00Z">
              <w:r w:rsidR="2F727509">
                <w:t>tners</w:t>
              </w:r>
            </w:ins>
            <w:ins w:id="1537" w:author="Latvakoski Juhani" w:date="2024-09-11T11:08:00Z">
              <w:del w:id="1538" w:author="Havlik, Jiri" w:date="2024-09-20T10:36:00Z">
                <w:r w:rsidDel="3CF739F2">
                  <w:delText>partner1</w:delText>
                </w:r>
                <w:r w:rsidR="00D5404C">
                  <w:delText>, …</w:delText>
                </w:r>
              </w:del>
              <w:r w:rsidR="00D5404C">
                <w:t>]</w:t>
              </w:r>
            </w:ins>
            <w:ins w:id="1539" w:author="Latvakoski Juhani" w:date="2024-09-11T13:07:00Z">
              <w:r w:rsidR="006F139E">
                <w:t xml:space="preserve"> Reviewers: IMA</w:t>
              </w:r>
            </w:ins>
            <w:ins w:id="1540" w:author="Latvakoski Juhani" w:date="2024-09-11T13:08:00Z">
              <w:r w:rsidR="00D07C0F">
                <w:t>, VTT</w:t>
              </w:r>
            </w:ins>
          </w:p>
        </w:tc>
        <w:tc>
          <w:tcPr>
            <w:tcW w:w="1494" w:type="dxa"/>
            <w:tcMar>
              <w:top w:w="85" w:type="dxa"/>
              <w:left w:w="108" w:type="dxa"/>
              <w:bottom w:w="85" w:type="dxa"/>
              <w:right w:w="108" w:type="dxa"/>
            </w:tcMar>
            <w:hideMark/>
          </w:tcPr>
          <w:p w14:paraId="338947D0" w14:textId="77777777" w:rsidR="00941FAE" w:rsidRDefault="00941FAE">
            <w:pPr>
              <w:pStyle w:val="ITEABodyText"/>
            </w:pPr>
            <w:r>
              <w:t>Confidential</w:t>
            </w:r>
          </w:p>
        </w:tc>
        <w:tc>
          <w:tcPr>
            <w:tcW w:w="1102" w:type="dxa"/>
            <w:tcMar>
              <w:top w:w="85" w:type="dxa"/>
              <w:left w:w="108" w:type="dxa"/>
              <w:bottom w:w="85" w:type="dxa"/>
              <w:right w:w="108" w:type="dxa"/>
            </w:tcMar>
            <w:hideMark/>
          </w:tcPr>
          <w:p w14:paraId="3494D892" w14:textId="77777777" w:rsidR="00941FAE" w:rsidRDefault="00941FAE">
            <w:pPr>
              <w:pStyle w:val="ITEABodyText"/>
            </w:pPr>
            <w:r>
              <w:t>MS5</w:t>
            </w:r>
          </w:p>
        </w:tc>
      </w:tr>
      <w:tr w:rsidR="00941FAE" w14:paraId="41EDFFC0" w14:textId="77777777" w:rsidTr="408810CB">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705C4ED3" w14:textId="77777777" w:rsidR="00941FAE" w:rsidRDefault="00941FAE">
            <w:pPr>
              <w:pStyle w:val="ITEABodyText"/>
            </w:pPr>
            <w:r>
              <w:t>D3.3</w:t>
            </w:r>
          </w:p>
        </w:tc>
        <w:tc>
          <w:tcPr>
            <w:tcW w:w="1503" w:type="dxa"/>
            <w:tcMar>
              <w:top w:w="85" w:type="dxa"/>
              <w:left w:w="108" w:type="dxa"/>
              <w:bottom w:w="85" w:type="dxa"/>
              <w:right w:w="108" w:type="dxa"/>
            </w:tcMar>
            <w:hideMark/>
          </w:tcPr>
          <w:p w14:paraId="2048EBB7" w14:textId="77777777" w:rsidR="00941FAE" w:rsidRDefault="00941FAE">
            <w:pPr>
              <w:pStyle w:val="ITEABodyText"/>
            </w:pPr>
            <w:r>
              <w:t>Designs</w:t>
            </w:r>
          </w:p>
        </w:tc>
        <w:tc>
          <w:tcPr>
            <w:tcW w:w="3522" w:type="dxa"/>
            <w:tcMar>
              <w:top w:w="85" w:type="dxa"/>
              <w:left w:w="108" w:type="dxa"/>
              <w:bottom w:w="85" w:type="dxa"/>
              <w:right w:w="108" w:type="dxa"/>
            </w:tcMar>
            <w:hideMark/>
          </w:tcPr>
          <w:p w14:paraId="28879716" w14:textId="27DF4F04" w:rsidR="00941FAE" w:rsidRDefault="00941FAE">
            <w:pPr>
              <w:pStyle w:val="ITEABodyText"/>
            </w:pPr>
            <w:r>
              <w:t>Designs of the technical enablers for perception and comprehension (v1, v2) (T3.1-T3.</w:t>
            </w:r>
            <w:proofErr w:type="gramStart"/>
            <w:r>
              <w:t>4 )</w:t>
            </w:r>
            <w:proofErr w:type="gramEnd"/>
            <w:r>
              <w:t xml:space="preserve"> </w:t>
            </w:r>
            <w:ins w:id="1541" w:author="Latvakoski Juhani" w:date="2024-09-11T11:08:00Z">
              <w:r w:rsidR="00D5404C">
                <w:t>[</w:t>
              </w:r>
            </w:ins>
            <w:proofErr w:type="spellStart"/>
            <w:ins w:id="1542" w:author="Havlik, Jiri" w:date="2024-09-17T09:09:00Z">
              <w:r w:rsidR="45866343" w:rsidRPr="2DA44AEB">
                <w:rPr>
                  <w:b/>
                  <w:bCs/>
                  <w:rPrChange w:id="1543" w:author="Havlik, Jiri" w:date="2024-09-17T09:09:00Z">
                    <w:rPr/>
                  </w:rPrChange>
                </w:rPr>
                <w:t>ACD</w:t>
              </w:r>
              <w:r w:rsidR="45866343">
                <w:t>,</w:t>
              </w:r>
            </w:ins>
            <w:ins w:id="1544" w:author="Havlik, Jiri" w:date="2024-09-17T09:10:00Z">
              <w:r w:rsidR="43D61412">
                <w:t>all</w:t>
              </w:r>
              <w:proofErr w:type="spellEnd"/>
              <w:r w:rsidR="43D61412">
                <w:t xml:space="preserve"> </w:t>
              </w:r>
            </w:ins>
            <w:ins w:id="1545" w:author="Havlik, Jiri" w:date="2024-09-17T09:11:00Z">
              <w:r w:rsidR="43D61412">
                <w:t xml:space="preserve">WP3 </w:t>
              </w:r>
              <w:proofErr w:type="spellStart"/>
              <w:r w:rsidR="43D61412">
                <w:t>partners,</w:t>
              </w:r>
            </w:ins>
            <w:ins w:id="1546" w:author="Latvakoski Juhani" w:date="2024-09-11T11:08:00Z">
              <w:del w:id="1547" w:author="Havlik, Jiri" w:date="2024-09-17T09:08:00Z">
                <w:r w:rsidR="00D5404C">
                  <w:delText>partner1</w:delText>
                </w:r>
              </w:del>
              <w:del w:id="1548" w:author="Havlik, Jiri" w:date="2024-09-17T09:11:00Z">
                <w:r w:rsidR="00D5404C">
                  <w:delText>, …]</w:delText>
                </w:r>
              </w:del>
            </w:ins>
            <w:ins w:id="1549" w:author="Latvakoski Juhani" w:date="2024-09-11T13:07:00Z">
              <w:del w:id="1550" w:author="Havlik, Jiri" w:date="2024-09-17T09:11:00Z">
                <w:r w:rsidR="006F139E">
                  <w:delText xml:space="preserve"> </w:delText>
                </w:r>
                <w:r w:rsidDel="71E845BD">
                  <w:delText>R</w:delText>
                </w:r>
              </w:del>
            </w:ins>
            <w:ins w:id="1551" w:author="Havlik, Jiri" w:date="2024-09-17T09:11:00Z">
              <w:r w:rsidR="668F10D3">
                <w:t>r</w:t>
              </w:r>
            </w:ins>
            <w:ins w:id="1552" w:author="Latvakoski Juhani" w:date="2024-09-11T13:07:00Z">
              <w:r w:rsidR="71E845BD">
                <w:t>eviewers</w:t>
              </w:r>
              <w:proofErr w:type="spellEnd"/>
              <w:r w:rsidR="006F139E">
                <w:t>: IMA</w:t>
              </w:r>
            </w:ins>
            <w:ins w:id="1553" w:author="Latvakoski Juhani" w:date="2024-09-11T13:08:00Z">
              <w:r w:rsidR="00D07C0F">
                <w:t>, VTT</w:t>
              </w:r>
            </w:ins>
            <w:ins w:id="1554" w:author="Havlik, Jiri" w:date="2024-09-17T09:11:00Z">
              <w:r w:rsidR="6E547E50">
                <w:t>)</w:t>
              </w:r>
            </w:ins>
          </w:p>
        </w:tc>
        <w:tc>
          <w:tcPr>
            <w:tcW w:w="1494" w:type="dxa"/>
            <w:tcMar>
              <w:top w:w="85" w:type="dxa"/>
              <w:left w:w="108" w:type="dxa"/>
              <w:bottom w:w="85" w:type="dxa"/>
              <w:right w:w="108" w:type="dxa"/>
            </w:tcMar>
            <w:hideMark/>
          </w:tcPr>
          <w:p w14:paraId="74BBE508" w14:textId="77777777" w:rsidR="00941FAE" w:rsidRDefault="00941FAE">
            <w:pPr>
              <w:pStyle w:val="ITEABodyText"/>
            </w:pPr>
            <w:r>
              <w:t>Confidential</w:t>
            </w:r>
          </w:p>
        </w:tc>
        <w:tc>
          <w:tcPr>
            <w:tcW w:w="1102" w:type="dxa"/>
            <w:tcMar>
              <w:top w:w="85" w:type="dxa"/>
              <w:left w:w="108" w:type="dxa"/>
              <w:bottom w:w="85" w:type="dxa"/>
              <w:right w:w="108" w:type="dxa"/>
            </w:tcMar>
            <w:hideMark/>
          </w:tcPr>
          <w:p w14:paraId="674E4D07" w14:textId="77777777" w:rsidR="00941FAE" w:rsidRDefault="00941FAE">
            <w:pPr>
              <w:pStyle w:val="ITEABodyText"/>
            </w:pPr>
            <w:r>
              <w:t>MS6, MS9</w:t>
            </w:r>
          </w:p>
        </w:tc>
      </w:tr>
      <w:tr w:rsidR="00941FAE" w14:paraId="3A7BBB8B" w14:textId="77777777" w:rsidTr="408810CB">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tcPr>
          <w:p w14:paraId="62794C67" w14:textId="77777777" w:rsidR="00941FAE" w:rsidRDefault="00941FAE">
            <w:pPr>
              <w:pStyle w:val="ITEABodyText"/>
            </w:pPr>
            <w:r>
              <w:t>D3.4</w:t>
            </w:r>
          </w:p>
        </w:tc>
        <w:tc>
          <w:tcPr>
            <w:tcW w:w="1503" w:type="dxa"/>
            <w:tcMar>
              <w:top w:w="85" w:type="dxa"/>
              <w:left w:w="108" w:type="dxa"/>
              <w:bottom w:w="85" w:type="dxa"/>
              <w:right w:w="108" w:type="dxa"/>
            </w:tcMar>
          </w:tcPr>
          <w:p w14:paraId="6274FB95" w14:textId="77777777" w:rsidR="00941FAE" w:rsidRDefault="00941FAE">
            <w:pPr>
              <w:pStyle w:val="ITEABodyText"/>
            </w:pPr>
            <w:r>
              <w:t>Report</w:t>
            </w:r>
          </w:p>
        </w:tc>
        <w:tc>
          <w:tcPr>
            <w:tcW w:w="3522" w:type="dxa"/>
            <w:tcMar>
              <w:top w:w="85" w:type="dxa"/>
              <w:left w:w="108" w:type="dxa"/>
              <w:bottom w:w="85" w:type="dxa"/>
              <w:right w:w="108" w:type="dxa"/>
            </w:tcMar>
          </w:tcPr>
          <w:p w14:paraId="3CE4801C" w14:textId="7DB6A8E7" w:rsidR="00941FAE" w:rsidRDefault="00941FAE">
            <w:pPr>
              <w:pStyle w:val="ITEABodyText"/>
            </w:pPr>
            <w:r>
              <w:t xml:space="preserve">Final solutions and evaluations for perception and comprehension </w:t>
            </w:r>
            <w:r>
              <w:lastRenderedPageBreak/>
              <w:t xml:space="preserve">(T3.1-T3.4) </w:t>
            </w:r>
            <w:ins w:id="1555" w:author="Latvakoski Juhani" w:date="2024-09-11T11:08:00Z">
              <w:r w:rsidR="00D5404C">
                <w:t>[</w:t>
              </w:r>
            </w:ins>
            <w:del w:id="1556" w:author="Havlik, Jiri" w:date="2024-09-20T10:34:00Z">
              <w:r w:rsidDel="00941FAE">
                <w:delText>partner1, …</w:delText>
              </w:r>
            </w:del>
            <w:ins w:id="1557" w:author="Havlik, Jiri" w:date="2024-09-26T06:56:00Z">
              <w:r w:rsidR="458AED53" w:rsidRPr="408810CB">
                <w:rPr>
                  <w:b/>
                  <w:bCs/>
                  <w:rPrChange w:id="1558" w:author="Havlik, Jiri" w:date="2024-09-26T06:56:00Z">
                    <w:rPr/>
                  </w:rPrChange>
                </w:rPr>
                <w:t>ERARG</w:t>
              </w:r>
              <w:r w:rsidR="458AED53" w:rsidRPr="408810CB">
                <w:rPr>
                  <w:b/>
                  <w:bCs/>
                  <w:rPrChange w:id="1559" w:author="Havlik, Jiri" w:date="2024-09-26T06:57:00Z">
                    <w:rPr/>
                  </w:rPrChange>
                </w:rPr>
                <w:t>E</w:t>
              </w:r>
            </w:ins>
            <w:ins w:id="1560" w:author="Havlik, Jiri" w:date="2024-09-20T10:35:00Z">
              <w:r w:rsidR="7D5CCB76">
                <w:t>, all WP3 partners</w:t>
              </w:r>
            </w:ins>
            <w:ins w:id="1561" w:author="Latvakoski Juhani" w:date="2024-09-11T11:08:00Z">
              <w:r w:rsidR="3CF739F2">
                <w:t>]</w:t>
              </w:r>
            </w:ins>
            <w:ins w:id="1562" w:author="Latvakoski Juhani" w:date="2024-09-11T13:08:00Z">
              <w:r w:rsidR="006F139E">
                <w:t xml:space="preserve"> Reviewers: IMA</w:t>
              </w:r>
              <w:r w:rsidR="00D07C0F">
                <w:t>, VTT</w:t>
              </w:r>
            </w:ins>
          </w:p>
        </w:tc>
        <w:tc>
          <w:tcPr>
            <w:tcW w:w="1494" w:type="dxa"/>
            <w:tcMar>
              <w:top w:w="85" w:type="dxa"/>
              <w:left w:w="108" w:type="dxa"/>
              <w:bottom w:w="85" w:type="dxa"/>
              <w:right w:w="108" w:type="dxa"/>
            </w:tcMar>
          </w:tcPr>
          <w:p w14:paraId="25138B1D" w14:textId="77777777" w:rsidR="00941FAE" w:rsidRDefault="00941FAE">
            <w:pPr>
              <w:pStyle w:val="ITEABodyText"/>
            </w:pPr>
            <w:r>
              <w:lastRenderedPageBreak/>
              <w:t>Confidential</w:t>
            </w:r>
          </w:p>
        </w:tc>
        <w:tc>
          <w:tcPr>
            <w:tcW w:w="1102" w:type="dxa"/>
            <w:tcMar>
              <w:top w:w="85" w:type="dxa"/>
              <w:left w:w="108" w:type="dxa"/>
              <w:bottom w:w="85" w:type="dxa"/>
              <w:right w:w="108" w:type="dxa"/>
            </w:tcMar>
          </w:tcPr>
          <w:p w14:paraId="79CCA24F" w14:textId="77777777" w:rsidR="00941FAE" w:rsidRDefault="00941FAE">
            <w:pPr>
              <w:pStyle w:val="ITEABodyText"/>
            </w:pPr>
            <w:r>
              <w:t>MS10</w:t>
            </w:r>
          </w:p>
        </w:tc>
      </w:tr>
    </w:tbl>
    <w:p w14:paraId="37D68D4D" w14:textId="77777777" w:rsidR="00941FAE" w:rsidRDefault="00941FAE" w:rsidP="00941FAE"/>
    <w:p w14:paraId="3C0C8BB2" w14:textId="77777777" w:rsidR="004A35CE" w:rsidRDefault="004A35CE" w:rsidP="004A35CE">
      <w:pPr>
        <w:pStyle w:val="ITEAHeading3"/>
        <w:numPr>
          <w:ilvl w:val="2"/>
          <w:numId w:val="53"/>
        </w:numPr>
        <w:ind w:left="794" w:hanging="794"/>
      </w:pPr>
      <w:r>
        <w:t>WP 4: Status, Projections &amp; Actions</w:t>
      </w:r>
    </w:p>
    <w:p w14:paraId="48580C65" w14:textId="77777777" w:rsidR="004A35CE" w:rsidRDefault="004A35CE" w:rsidP="004A35CE">
      <w:pPr>
        <w:pStyle w:val="ITEABodyText"/>
      </w:pPr>
    </w:p>
    <w:tbl>
      <w:tblPr>
        <w:tblStyle w:val="MediumShading1-Accent2"/>
        <w:tblW w:w="0" w:type="auto"/>
        <w:tblLook w:val="0480" w:firstRow="0" w:lastRow="0" w:firstColumn="1" w:lastColumn="0" w:noHBand="0" w:noVBand="1"/>
      </w:tblPr>
      <w:tblGrid>
        <w:gridCol w:w="1520"/>
        <w:gridCol w:w="3723"/>
        <w:gridCol w:w="3827"/>
      </w:tblGrid>
      <w:tr w:rsidR="004A35CE" w14:paraId="48F1F1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74E06BA2" w14:textId="77777777" w:rsidR="004A35CE" w:rsidRDefault="004A35CE">
            <w:pPr>
              <w:pStyle w:val="BodyText"/>
              <w:keepNext/>
              <w:keepLines/>
              <w:jc w:val="right"/>
            </w:pPr>
            <w:r>
              <w:t xml:space="preserve">Leadership </w:t>
            </w:r>
          </w:p>
        </w:tc>
        <w:tc>
          <w:tcPr>
            <w:tcW w:w="7760" w:type="dxa"/>
            <w:gridSpan w:val="2"/>
            <w:hideMark/>
          </w:tcPr>
          <w:p w14:paraId="608E2A19" w14:textId="77777777" w:rsidR="004A35CE" w:rsidRDefault="004A35CE">
            <w:pPr>
              <w:pStyle w:val="BodyText"/>
              <w:keepNext/>
              <w:keepLines/>
              <w:jc w:val="center"/>
              <w:cnfStyle w:val="000000100000" w:firstRow="0" w:lastRow="0" w:firstColumn="0" w:lastColumn="0" w:oddVBand="0" w:evenVBand="0" w:oddHBand="1" w:evenHBand="0" w:firstRowFirstColumn="0" w:firstRowLastColumn="0" w:lastRowFirstColumn="0" w:lastRowLastColumn="0"/>
            </w:pPr>
            <w:proofErr w:type="spellStart"/>
            <w:r>
              <w:t>Otokar</w:t>
            </w:r>
            <w:proofErr w:type="spellEnd"/>
          </w:p>
        </w:tc>
      </w:tr>
      <w:tr w:rsidR="004A35CE" w14:paraId="5C9E6C6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04D7F9D6" w14:textId="77777777" w:rsidR="004A35CE" w:rsidRDefault="004A35CE">
            <w:pPr>
              <w:pStyle w:val="BodyText"/>
              <w:keepNext/>
              <w:keepLines/>
              <w:jc w:val="right"/>
            </w:pPr>
            <w:r>
              <w:t>Timeframe</w:t>
            </w:r>
          </w:p>
        </w:tc>
        <w:tc>
          <w:tcPr>
            <w:tcW w:w="3827" w:type="dxa"/>
            <w:hideMark/>
          </w:tcPr>
          <w:p w14:paraId="6C983EB6" w14:textId="77777777" w:rsidR="004A35CE" w:rsidRDefault="004A35CE">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27AAC042" w14:textId="77777777" w:rsidR="004A35CE" w:rsidRDefault="004A35CE">
            <w:pPr>
              <w:pStyle w:val="BodyText"/>
              <w:keepNext/>
              <w:keepLines/>
              <w:cnfStyle w:val="000000010000" w:firstRow="0" w:lastRow="0" w:firstColumn="0" w:lastColumn="0" w:oddVBand="0" w:evenVBand="0" w:oddHBand="0" w:evenHBand="1" w:firstRowFirstColumn="0" w:firstRowLastColumn="0" w:lastRowFirstColumn="0" w:lastRowLastColumn="0"/>
            </w:pPr>
            <w:r>
              <w:t>End: MS11</w:t>
            </w:r>
          </w:p>
        </w:tc>
      </w:tr>
    </w:tbl>
    <w:p w14:paraId="44B2AA9A" w14:textId="77777777" w:rsidR="004A35CE" w:rsidRDefault="004A35CE" w:rsidP="004A35CE">
      <w:pPr>
        <w:pStyle w:val="BodyText"/>
      </w:pPr>
    </w:p>
    <w:p w14:paraId="1547AC57" w14:textId="77777777" w:rsidR="004A35CE" w:rsidRDefault="004A35CE" w:rsidP="004A35CE">
      <w:pPr>
        <w:pStyle w:val="BodyText"/>
      </w:pPr>
    </w:p>
    <w:tbl>
      <w:tblPr>
        <w:tblStyle w:val="ITEATableTitle"/>
        <w:tblW w:w="0" w:type="auto"/>
        <w:tblLook w:val="0420" w:firstRow="1" w:lastRow="0" w:firstColumn="0" w:lastColumn="0" w:noHBand="0" w:noVBand="1"/>
      </w:tblPr>
      <w:tblGrid>
        <w:gridCol w:w="9070"/>
      </w:tblGrid>
      <w:tr w:rsidR="004A35CE" w14:paraId="3B34EFB8"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79AB49A3" w14:textId="77777777" w:rsidR="004A35CE" w:rsidRDefault="004A35CE">
            <w:pPr>
              <w:pStyle w:val="BodyText"/>
              <w:keepNext/>
              <w:keepLines/>
              <w:widowControl/>
              <w:rPr>
                <w:smallCaps/>
                <w:color w:val="FFFFFF" w:themeColor="background1"/>
              </w:rPr>
            </w:pPr>
            <w:r>
              <w:rPr>
                <w:smallCaps/>
                <w:color w:val="FFFFFF" w:themeColor="background1"/>
              </w:rPr>
              <w:t>Objectives and expected results</w:t>
            </w:r>
          </w:p>
        </w:tc>
      </w:tr>
    </w:tbl>
    <w:p w14:paraId="78DD4945" w14:textId="77777777" w:rsidR="004A35CE" w:rsidRDefault="004A35CE" w:rsidP="004A35CE">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4A35CE" w:rsidRPr="00514108" w14:paraId="33ED3895" w14:textId="77777777">
        <w:trPr>
          <w:cnfStyle w:val="000000100000" w:firstRow="0" w:lastRow="0" w:firstColumn="0" w:lastColumn="0" w:oddVBand="0" w:evenVBand="0" w:oddHBand="1" w:evenHBand="0" w:firstRowFirstColumn="0" w:firstRowLastColumn="0" w:lastRowFirstColumn="0" w:lastRowLastColumn="0"/>
        </w:trPr>
        <w:tc>
          <w:tcPr>
            <w:tcW w:w="9070" w:type="dxa"/>
            <w:hideMark/>
          </w:tcPr>
          <w:p w14:paraId="5C50DDB1" w14:textId="77777777" w:rsidR="004A35CE" w:rsidRDefault="004A35CE">
            <w:pPr>
              <w:pStyle w:val="BodyText"/>
              <w:keepNext/>
              <w:keepLines/>
              <w:jc w:val="both"/>
              <w:rPr>
                <w:szCs w:val="20"/>
              </w:rPr>
            </w:pPr>
            <w:r w:rsidRPr="008D137A">
              <w:rPr>
                <w:b/>
                <w:bCs/>
                <w:szCs w:val="20"/>
              </w:rPr>
              <w:t>Objectives:</w:t>
            </w:r>
            <w:r w:rsidRPr="008D137A">
              <w:rPr>
                <w:szCs w:val="20"/>
              </w:rPr>
              <w:t xml:space="preserve"> WP</w:t>
            </w:r>
            <w:r>
              <w:rPr>
                <w:szCs w:val="20"/>
              </w:rPr>
              <w:t>4</w:t>
            </w:r>
            <w:r w:rsidRPr="008D137A">
              <w:rPr>
                <w:szCs w:val="20"/>
              </w:rPr>
              <w:t xml:space="preserve"> focuses on the</w:t>
            </w:r>
            <w:r>
              <w:rPr>
                <w:szCs w:val="20"/>
              </w:rPr>
              <w:t xml:space="preserve"> R&amp;D of the technical enablers for management and showing the current situation, establishing views what may be happening in future, </w:t>
            </w:r>
            <w:proofErr w:type="gramStart"/>
            <w:r>
              <w:rPr>
                <w:szCs w:val="20"/>
              </w:rPr>
              <w:t>reasoning</w:t>
            </w:r>
            <w:proofErr w:type="gramEnd"/>
            <w:r>
              <w:rPr>
                <w:szCs w:val="20"/>
              </w:rPr>
              <w:t xml:space="preserve"> and execution of the actions for keeping the situation in control. This includes aspects of digital twins, dashboards, tracking of objects, autonomous operations, detection of unexpected events, emergencies, risk for collisions, detection of situation and reasoning of the responses required, capabilities for keeping overlapping views clear for the users by means of 3D maps and tools etc.</w:t>
            </w:r>
          </w:p>
          <w:p w14:paraId="2555B26F" w14:textId="77777777" w:rsidR="004A35CE" w:rsidRPr="008D137A" w:rsidRDefault="004A35CE">
            <w:pPr>
              <w:pStyle w:val="BodyText"/>
              <w:keepNext/>
              <w:keepLines/>
              <w:jc w:val="both"/>
              <w:rPr>
                <w:szCs w:val="20"/>
              </w:rPr>
            </w:pPr>
          </w:p>
          <w:p w14:paraId="63AB0BB6" w14:textId="77777777" w:rsidR="004A35CE" w:rsidRDefault="004A35CE">
            <w:pPr>
              <w:pStyle w:val="BodyText"/>
              <w:keepNext/>
              <w:keepLines/>
              <w:jc w:val="both"/>
            </w:pPr>
            <w:r w:rsidRPr="1C3332FD">
              <w:rPr>
                <w:b/>
                <w:bCs/>
              </w:rPr>
              <w:t>Expected results:</w:t>
            </w:r>
            <w:r>
              <w:t xml:space="preserve"> Technological requirements for status, </w:t>
            </w:r>
            <w:proofErr w:type="gramStart"/>
            <w:r>
              <w:t>projections</w:t>
            </w:r>
            <w:proofErr w:type="gramEnd"/>
            <w:r>
              <w:t xml:space="preserve"> and actions. Technical enablers for status, projections and actions required in the Sa4CPS concept. Evaluation of the developed enablers for status, </w:t>
            </w:r>
            <w:proofErr w:type="gramStart"/>
            <w:r>
              <w:t>projections</w:t>
            </w:r>
            <w:proofErr w:type="gramEnd"/>
            <w:r>
              <w:t xml:space="preserve"> and actions.</w:t>
            </w:r>
          </w:p>
        </w:tc>
      </w:tr>
    </w:tbl>
    <w:p w14:paraId="2EA08273" w14:textId="77777777" w:rsidR="004A35CE" w:rsidRDefault="004A35CE" w:rsidP="004A35CE">
      <w:pPr>
        <w:pStyle w:val="BodyText"/>
        <w:widowControl w:val="0"/>
      </w:pPr>
    </w:p>
    <w:tbl>
      <w:tblPr>
        <w:tblStyle w:val="ITEATableTitle"/>
        <w:tblW w:w="0" w:type="auto"/>
        <w:tblLook w:val="04A0" w:firstRow="1" w:lastRow="0" w:firstColumn="1" w:lastColumn="0" w:noHBand="0" w:noVBand="1"/>
      </w:tblPr>
      <w:tblGrid>
        <w:gridCol w:w="9070"/>
      </w:tblGrid>
      <w:tr w:rsidR="004A35CE" w14:paraId="01E063BC"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5EB932D8" w14:textId="77777777" w:rsidR="004A35CE" w:rsidRDefault="004A35CE">
            <w:pPr>
              <w:pStyle w:val="BodyText"/>
              <w:keepNext/>
              <w:keepLines/>
              <w:widowControl/>
              <w:rPr>
                <w:smallCaps/>
              </w:rPr>
            </w:pPr>
            <w:r>
              <w:rPr>
                <w:smallCaps/>
                <w:color w:val="FFFFFF" w:themeColor="background1"/>
              </w:rPr>
              <w:t xml:space="preserve">Task descriptions </w:t>
            </w:r>
          </w:p>
        </w:tc>
      </w:tr>
    </w:tbl>
    <w:p w14:paraId="185EDFEB" w14:textId="77777777" w:rsidR="004A35CE" w:rsidRDefault="004A35CE" w:rsidP="004A35CE">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4A35CE" w14:paraId="4AD4CE80" w14:textId="77777777" w:rsidTr="73C5FF8C">
        <w:trPr>
          <w:cnfStyle w:val="100000000000" w:firstRow="1" w:lastRow="0" w:firstColumn="0" w:lastColumn="0" w:oddVBand="0" w:evenVBand="0" w:oddHBand="0" w:evenHBand="0" w:firstRowFirstColumn="0" w:firstRowLastColumn="0" w:lastRowFirstColumn="0" w:lastRowLastColumn="0"/>
        </w:trPr>
        <w:tc>
          <w:tcPr>
            <w:tcW w:w="1503" w:type="dxa"/>
            <w:hideMark/>
          </w:tcPr>
          <w:p w14:paraId="0AC0EBD4" w14:textId="77777777" w:rsidR="004A35CE" w:rsidRDefault="004A35CE">
            <w:pPr>
              <w:pStyle w:val="BodyText"/>
              <w:keepNext/>
              <w:keepLines/>
            </w:pPr>
            <w:r>
              <w:t>Task</w:t>
            </w:r>
          </w:p>
        </w:tc>
        <w:tc>
          <w:tcPr>
            <w:tcW w:w="7567" w:type="dxa"/>
            <w:hideMark/>
          </w:tcPr>
          <w:p w14:paraId="2623EA00" w14:textId="76596C35" w:rsidR="00E06CAA" w:rsidRDefault="004A35CE" w:rsidP="00B06968">
            <w:pPr>
              <w:pStyle w:val="BodyText"/>
              <w:keepNext/>
              <w:keepLines/>
            </w:pPr>
            <w:r>
              <w:t>Description</w:t>
            </w:r>
          </w:p>
        </w:tc>
      </w:tr>
      <w:tr w:rsidR="004A35CE" w:rsidRPr="00514108" w14:paraId="133ABAB6" w14:textId="77777777" w:rsidTr="73C5FF8C">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6102EFCC" w14:textId="77777777" w:rsidR="004A35CE" w:rsidRDefault="004A35CE">
            <w:pPr>
              <w:pStyle w:val="BodyText"/>
              <w:keepNext/>
              <w:keepLines/>
            </w:pPr>
            <w:r>
              <w:rPr>
                <w:sz w:val="22"/>
                <w:szCs w:val="22"/>
              </w:rPr>
              <w:t>Task 4.1</w:t>
            </w:r>
          </w:p>
        </w:tc>
        <w:tc>
          <w:tcPr>
            <w:tcW w:w="7567" w:type="dxa"/>
            <w:tcMar>
              <w:top w:w="85" w:type="dxa"/>
              <w:left w:w="108" w:type="dxa"/>
              <w:bottom w:w="85" w:type="dxa"/>
              <w:right w:w="108" w:type="dxa"/>
            </w:tcMar>
          </w:tcPr>
          <w:p w14:paraId="48B64325" w14:textId="2EED10B4" w:rsidR="004A35CE" w:rsidRDefault="004A35CE">
            <w:pPr>
              <w:pStyle w:val="ITEABodyText"/>
              <w:jc w:val="both"/>
            </w:pPr>
            <w:r>
              <w:rPr>
                <w:b/>
                <w:bCs/>
              </w:rPr>
              <w:t>Digital twins &amp; dashboards</w:t>
            </w:r>
            <w:r>
              <w:t xml:space="preserve"> [ISEP, </w:t>
            </w:r>
            <w:proofErr w:type="spellStart"/>
            <w:r>
              <w:t>Digitalmente</w:t>
            </w:r>
            <w:proofErr w:type="spellEnd"/>
            <w:r>
              <w:t xml:space="preserve">, CEL, </w:t>
            </w:r>
            <w:del w:id="1563" w:author="Latvakoski Juhani" w:date="2024-09-11T10:11:00Z">
              <w:r w:rsidDel="00444424">
                <w:delText>Tracker</w:delText>
              </w:r>
            </w:del>
            <w:proofErr w:type="spellStart"/>
            <w:ins w:id="1564" w:author="Latvakoski Juhani" w:date="2024-09-11T10:11:00Z">
              <w:r w:rsidR="00444424">
                <w:t>Natlink</w:t>
              </w:r>
            </w:ins>
            <w:proofErr w:type="spellEnd"/>
            <w:r>
              <w:t xml:space="preserve">, Port of Oulu, ACD, Inovasyon, F-Secure, ADLC, VTT, </w:t>
            </w:r>
            <w:proofErr w:type="spellStart"/>
            <w:r>
              <w:t>Vintecc</w:t>
            </w:r>
            <w:proofErr w:type="spellEnd"/>
            <w:r>
              <w:t xml:space="preserve">, </w:t>
            </w:r>
            <w:proofErr w:type="spellStart"/>
            <w:r>
              <w:t>Otokar</w:t>
            </w:r>
            <w:proofErr w:type="spellEnd"/>
            <w:r>
              <w:t>] (all UCs) Technical requirements and R&amp;D of the digital twins, technologies, dashboards for various purposes ex. visualizations</w:t>
            </w:r>
            <w:r>
              <w:rPr>
                <w:color w:val="auto"/>
              </w:rPr>
              <w:t>.</w:t>
            </w:r>
          </w:p>
        </w:tc>
      </w:tr>
      <w:tr w:rsidR="004A35CE" w:rsidRPr="00514108" w14:paraId="638094BF" w14:textId="77777777" w:rsidTr="73C5FF8C">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4F198A8B" w14:textId="77777777" w:rsidR="004A35CE" w:rsidRDefault="004A35CE">
            <w:pPr>
              <w:pStyle w:val="BodyText"/>
            </w:pPr>
            <w:r>
              <w:rPr>
                <w:sz w:val="22"/>
                <w:szCs w:val="22"/>
              </w:rPr>
              <w:t>Task 4.2</w:t>
            </w:r>
          </w:p>
        </w:tc>
        <w:tc>
          <w:tcPr>
            <w:tcW w:w="7567" w:type="dxa"/>
            <w:tcMar>
              <w:top w:w="85" w:type="dxa"/>
              <w:left w:w="108" w:type="dxa"/>
              <w:bottom w:w="85" w:type="dxa"/>
              <w:right w:w="108" w:type="dxa"/>
            </w:tcMar>
            <w:hideMark/>
          </w:tcPr>
          <w:p w14:paraId="21E4D9B4" w14:textId="57A6A1BB" w:rsidR="004A35CE" w:rsidRDefault="004A35CE">
            <w:pPr>
              <w:pStyle w:val="ITEABodyText"/>
              <w:jc w:val="both"/>
            </w:pPr>
            <w:r w:rsidRPr="73C5FF8C">
              <w:rPr>
                <w:b/>
                <w:bCs/>
              </w:rPr>
              <w:t xml:space="preserve">Positioning &amp; tracking of objects </w:t>
            </w:r>
            <w:r>
              <w:t xml:space="preserve">[IMA, Polar, CEL, </w:t>
            </w:r>
            <w:del w:id="1565" w:author="Latvakoski Juhani" w:date="2024-09-11T10:11:00Z">
              <w:r w:rsidDel="00444424">
                <w:delText>Tracker</w:delText>
              </w:r>
            </w:del>
            <w:proofErr w:type="spellStart"/>
            <w:ins w:id="1566" w:author="Latvakoski Juhani" w:date="2024-09-11T10:11:00Z">
              <w:r w:rsidR="00444424">
                <w:t>Natlink</w:t>
              </w:r>
            </w:ins>
            <w:proofErr w:type="spellEnd"/>
            <w:r>
              <w:t xml:space="preserve">, </w:t>
            </w:r>
            <w:del w:id="1567" w:author="Miikka Salminen" w:date="2024-06-25T04:43:00Z">
              <w:r w:rsidDel="004A35CE">
                <w:delText>NSION</w:delText>
              </w:r>
            </w:del>
            <w:proofErr w:type="spellStart"/>
            <w:ins w:id="1568" w:author="Miikka Salminen" w:date="2024-06-25T04:43:00Z">
              <w:r w:rsidR="23A19445">
                <w:t>M</w:t>
              </w:r>
            </w:ins>
            <w:ins w:id="1569" w:author="Miikka Salminen" w:date="2024-06-25T04:44:00Z">
              <w:r w:rsidR="23A19445">
                <w:t>odirum</w:t>
              </w:r>
              <w:proofErr w:type="spellEnd"/>
              <w:r w:rsidR="23A19445">
                <w:t xml:space="preserve"> Defence</w:t>
              </w:r>
            </w:ins>
            <w:r>
              <w:t xml:space="preserve">, Port of Oulu, ACD, Inovasyon, ADLC, VTT, </w:t>
            </w:r>
            <w:proofErr w:type="spellStart"/>
            <w:r>
              <w:t>Otokar</w:t>
            </w:r>
            <w:proofErr w:type="spellEnd"/>
            <w:r>
              <w:t>] (all UCs) Technical requirements and R&amp;D of the positioning, sharing locations and tracking of mobile objects such as e.g. people, physical assets etc</w:t>
            </w:r>
            <w:r w:rsidRPr="73C5FF8C">
              <w:rPr>
                <w:color w:val="auto"/>
              </w:rPr>
              <w:t>.</w:t>
            </w:r>
          </w:p>
        </w:tc>
      </w:tr>
      <w:tr w:rsidR="004A35CE" w:rsidRPr="00514108" w14:paraId="1192A7EE" w14:textId="77777777" w:rsidTr="73C5FF8C">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56D752BB" w14:textId="77777777" w:rsidR="004A35CE" w:rsidRDefault="004A35CE">
            <w:pPr>
              <w:widowControl w:val="0"/>
              <w:rPr>
                <w:sz w:val="22"/>
                <w:szCs w:val="22"/>
              </w:rPr>
            </w:pPr>
            <w:r>
              <w:rPr>
                <w:sz w:val="22"/>
                <w:szCs w:val="22"/>
              </w:rPr>
              <w:t xml:space="preserve">Task 4.3 </w:t>
            </w:r>
          </w:p>
          <w:p w14:paraId="1D8DA6A1" w14:textId="77777777" w:rsidR="004A35CE" w:rsidRDefault="004A35CE">
            <w:pPr>
              <w:pStyle w:val="BodyText"/>
              <w:rPr>
                <w:sz w:val="22"/>
                <w:szCs w:val="22"/>
              </w:rPr>
            </w:pPr>
          </w:p>
        </w:tc>
        <w:tc>
          <w:tcPr>
            <w:tcW w:w="7567" w:type="dxa"/>
            <w:tcMar>
              <w:top w:w="85" w:type="dxa"/>
              <w:left w:w="108" w:type="dxa"/>
              <w:bottom w:w="85" w:type="dxa"/>
              <w:right w:w="108" w:type="dxa"/>
            </w:tcMar>
            <w:hideMark/>
          </w:tcPr>
          <w:p w14:paraId="5E3E2808" w14:textId="2E9762B1" w:rsidR="004A35CE" w:rsidRDefault="004A35CE">
            <w:pPr>
              <w:pStyle w:val="ITEABodyText"/>
              <w:jc w:val="both"/>
              <w:rPr>
                <w:b/>
                <w:bCs/>
              </w:rPr>
            </w:pPr>
            <w:r w:rsidRPr="73C5FF8C">
              <w:rPr>
                <w:b/>
                <w:bCs/>
              </w:rPr>
              <w:t xml:space="preserve">Autonomous operations </w:t>
            </w:r>
            <w:r>
              <w:t xml:space="preserve">[Polar, ISEP, </w:t>
            </w:r>
            <w:proofErr w:type="spellStart"/>
            <w:r>
              <w:t>Digitalmente</w:t>
            </w:r>
            <w:proofErr w:type="spellEnd"/>
            <w:r>
              <w:t xml:space="preserve">, CEL, </w:t>
            </w:r>
            <w:del w:id="1570" w:author="Latvakoski Juhani" w:date="2024-09-11T10:11:00Z">
              <w:r w:rsidDel="00444424">
                <w:delText>Tracker</w:delText>
              </w:r>
            </w:del>
            <w:proofErr w:type="spellStart"/>
            <w:ins w:id="1571" w:author="Latvakoski Juhani" w:date="2024-09-11T10:11:00Z">
              <w:r w:rsidR="00444424">
                <w:t>Natlink</w:t>
              </w:r>
            </w:ins>
            <w:proofErr w:type="spellEnd"/>
            <w:r>
              <w:t xml:space="preserve">, </w:t>
            </w:r>
            <w:del w:id="1572" w:author="Miikka Salminen" w:date="2024-06-25T04:44:00Z">
              <w:r w:rsidDel="004A35CE">
                <w:delText>NSION</w:delText>
              </w:r>
            </w:del>
            <w:proofErr w:type="spellStart"/>
            <w:ins w:id="1573" w:author="Miikka Salminen" w:date="2024-06-25T04:44:00Z">
              <w:r w:rsidR="3390A742">
                <w:t>Modirum</w:t>
              </w:r>
              <w:proofErr w:type="spellEnd"/>
              <w:r w:rsidR="3390A742">
                <w:t xml:space="preserve"> Defence</w:t>
              </w:r>
            </w:ins>
            <w:r>
              <w:t xml:space="preserve">, Port of Oulu, ACD, Inovasyon, </w:t>
            </w:r>
            <w:del w:id="1574" w:author="Latvakoski Juhani" w:date="2024-09-11T10:12:00Z">
              <w:r w:rsidDel="00E204F0">
                <w:delText>DealComp</w:delText>
              </w:r>
            </w:del>
            <w:r>
              <w:t xml:space="preserve">, VTT, </w:t>
            </w:r>
            <w:proofErr w:type="spellStart"/>
            <w:r>
              <w:t>Otokar</w:t>
            </w:r>
            <w:proofErr w:type="spellEnd"/>
            <w:r>
              <w:t xml:space="preserve">] (all UCs) Technical </w:t>
            </w:r>
            <w:r>
              <w:lastRenderedPageBreak/>
              <w:t xml:space="preserve">requirements and R&amp;D of the Autonomous operations required to happen locally in real-time or near real-time manner.  </w:t>
            </w:r>
          </w:p>
        </w:tc>
      </w:tr>
      <w:tr w:rsidR="004A35CE" w:rsidRPr="00514108" w14:paraId="0BFC8F3E" w14:textId="77777777" w:rsidTr="73C5FF8C">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tcPr>
          <w:p w14:paraId="424113F4" w14:textId="77777777" w:rsidR="004A35CE" w:rsidRDefault="004A35CE">
            <w:pPr>
              <w:widowControl w:val="0"/>
              <w:rPr>
                <w:sz w:val="22"/>
                <w:szCs w:val="22"/>
              </w:rPr>
            </w:pPr>
            <w:r>
              <w:rPr>
                <w:sz w:val="22"/>
                <w:szCs w:val="22"/>
              </w:rPr>
              <w:lastRenderedPageBreak/>
              <w:t>Task 4.4</w:t>
            </w:r>
          </w:p>
        </w:tc>
        <w:tc>
          <w:tcPr>
            <w:tcW w:w="7567" w:type="dxa"/>
            <w:tcMar>
              <w:top w:w="85" w:type="dxa"/>
              <w:left w:w="108" w:type="dxa"/>
              <w:bottom w:w="85" w:type="dxa"/>
              <w:right w:w="108" w:type="dxa"/>
            </w:tcMar>
          </w:tcPr>
          <w:p w14:paraId="55A73DD9" w14:textId="00B1FF64" w:rsidR="004A35CE" w:rsidRDefault="004A35CE">
            <w:pPr>
              <w:pStyle w:val="ITEABodyText"/>
              <w:jc w:val="both"/>
              <w:rPr>
                <w:b/>
                <w:bCs/>
              </w:rPr>
            </w:pPr>
            <w:r w:rsidRPr="73C5FF8C">
              <w:rPr>
                <w:b/>
                <w:bCs/>
              </w:rPr>
              <w:t xml:space="preserve">Detection and responses </w:t>
            </w:r>
            <w:r>
              <w:t xml:space="preserve">[CUNI, Polar, ISEP, CEL, </w:t>
            </w:r>
            <w:del w:id="1575" w:author="Latvakoski Juhani" w:date="2024-09-11T10:11:00Z">
              <w:r w:rsidDel="00444424">
                <w:delText>Tracker</w:delText>
              </w:r>
            </w:del>
            <w:proofErr w:type="spellStart"/>
            <w:ins w:id="1576" w:author="Latvakoski Juhani" w:date="2024-09-11T10:11:00Z">
              <w:r w:rsidR="00444424">
                <w:t>Natlink</w:t>
              </w:r>
            </w:ins>
            <w:proofErr w:type="spellEnd"/>
            <w:r>
              <w:t xml:space="preserve">, </w:t>
            </w:r>
            <w:del w:id="1577" w:author="Miikka Salminen" w:date="2024-06-25T04:44:00Z">
              <w:r w:rsidDel="004A35CE">
                <w:delText>NSION</w:delText>
              </w:r>
            </w:del>
            <w:proofErr w:type="spellStart"/>
            <w:ins w:id="1578" w:author="Miikka Salminen" w:date="2024-06-25T04:44:00Z">
              <w:r w:rsidR="508D9D39">
                <w:t>Modirum</w:t>
              </w:r>
              <w:proofErr w:type="spellEnd"/>
              <w:r w:rsidR="508D9D39">
                <w:t xml:space="preserve"> Defence</w:t>
              </w:r>
            </w:ins>
            <w:r>
              <w:t xml:space="preserve">, Port of Oulu, ACD, Inovasyon, F-Secure, ADLC, VTT,  </w:t>
            </w:r>
            <w:proofErr w:type="spellStart"/>
            <w:r>
              <w:t>Otokar</w:t>
            </w:r>
            <w:proofErr w:type="spellEnd"/>
            <w:r>
              <w:t xml:space="preserve">, </w:t>
            </w:r>
            <w:proofErr w:type="spellStart"/>
            <w:r>
              <w:t>Enerim</w:t>
            </w:r>
            <w:proofErr w:type="spellEnd"/>
            <w:r>
              <w:t xml:space="preserve"> ] (all UCs) Technical requirements and R&amp;D of the means for detection of situation (normal &amp; ex. emergencies), decision making and reasoning and making responses with actions to keep the situation in control/moving towards the targeted situation.  </w:t>
            </w:r>
          </w:p>
        </w:tc>
      </w:tr>
      <w:tr w:rsidR="004A35CE" w:rsidRPr="00514108" w14:paraId="0BF9E698" w14:textId="77777777" w:rsidTr="73C5FF8C">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730FF617" w14:textId="77777777" w:rsidR="004A35CE" w:rsidRDefault="004A35CE">
            <w:pPr>
              <w:widowControl w:val="0"/>
              <w:rPr>
                <w:sz w:val="22"/>
                <w:szCs w:val="22"/>
              </w:rPr>
            </w:pPr>
            <w:r>
              <w:rPr>
                <w:sz w:val="22"/>
                <w:szCs w:val="22"/>
              </w:rPr>
              <w:t>Task 4.5</w:t>
            </w:r>
          </w:p>
        </w:tc>
        <w:tc>
          <w:tcPr>
            <w:tcW w:w="7567" w:type="dxa"/>
            <w:tcMar>
              <w:top w:w="85" w:type="dxa"/>
              <w:left w:w="108" w:type="dxa"/>
              <w:bottom w:w="85" w:type="dxa"/>
              <w:right w:w="108" w:type="dxa"/>
            </w:tcMar>
          </w:tcPr>
          <w:p w14:paraId="4660D5E1" w14:textId="30D896AB" w:rsidR="004A35CE" w:rsidRDefault="004A35CE">
            <w:pPr>
              <w:pStyle w:val="ITEABodyText"/>
              <w:jc w:val="both"/>
              <w:rPr>
                <w:b/>
                <w:bCs/>
              </w:rPr>
            </w:pPr>
            <w:r w:rsidRPr="73C5FF8C">
              <w:rPr>
                <w:b/>
                <w:bCs/>
              </w:rPr>
              <w:t xml:space="preserve">Real-time deep 3D maps &amp; tools </w:t>
            </w:r>
            <w:r>
              <w:t>[</w:t>
            </w:r>
            <w:proofErr w:type="spellStart"/>
            <w:ins w:id="1579" w:author="Latvakoski Juhani" w:date="2024-09-19T15:33:00Z">
              <w:r w:rsidR="00CF4531">
                <w:t>Modirum</w:t>
              </w:r>
              <w:proofErr w:type="spellEnd"/>
              <w:r w:rsidR="00CF4531">
                <w:t xml:space="preserve"> Defence, </w:t>
              </w:r>
            </w:ins>
            <w:del w:id="1580" w:author="Latvakoski Juhani" w:date="2024-09-11T10:11:00Z">
              <w:r w:rsidDel="00444424">
                <w:delText>Tracker</w:delText>
              </w:r>
            </w:del>
            <w:proofErr w:type="spellStart"/>
            <w:ins w:id="1581" w:author="Latvakoski Juhani" w:date="2024-09-11T10:11:00Z">
              <w:r w:rsidR="00444424">
                <w:t>Natlink</w:t>
              </w:r>
            </w:ins>
            <w:proofErr w:type="spellEnd"/>
            <w:r>
              <w:t xml:space="preserve">, </w:t>
            </w:r>
            <w:del w:id="1582" w:author="Latvakoski Juhani" w:date="2024-09-19T15:33:00Z">
              <w:r w:rsidDel="00CF4531">
                <w:delText>NSION</w:delText>
              </w:r>
            </w:del>
            <w:ins w:id="1583" w:author="Miikka Salminen" w:date="2024-06-25T04:44:00Z">
              <w:del w:id="1584" w:author="Latvakoski Juhani" w:date="2024-09-19T15:33:00Z">
                <w:r w:rsidR="299F3882" w:rsidDel="00CF4531">
                  <w:delText>Modirum Defence</w:delText>
                </w:r>
              </w:del>
            </w:ins>
            <w:del w:id="1585" w:author="Latvakoski Juhani" w:date="2024-09-19T15:33:00Z">
              <w:r w:rsidDel="00CF4531">
                <w:delText xml:space="preserve">, </w:delText>
              </w:r>
            </w:del>
            <w:r>
              <w:t xml:space="preserve">Port of Oulu, VTT, </w:t>
            </w:r>
            <w:proofErr w:type="spellStart"/>
            <w:r>
              <w:t>Vintecc</w:t>
            </w:r>
            <w:proofErr w:type="spellEnd"/>
            <w:r>
              <w:t xml:space="preserve">, </w:t>
            </w:r>
            <w:proofErr w:type="spellStart"/>
            <w:proofErr w:type="gramStart"/>
            <w:r>
              <w:t>Otokar</w:t>
            </w:r>
            <w:proofErr w:type="spellEnd"/>
            <w:r>
              <w:t xml:space="preserve"> ]</w:t>
            </w:r>
            <w:proofErr w:type="gramEnd"/>
            <w:r>
              <w:t xml:space="preserve"> (all UCs) Technical requirements and R&amp;D of the means for Real-time deep 3DP maps &amp; tools</w:t>
            </w:r>
          </w:p>
        </w:tc>
      </w:tr>
    </w:tbl>
    <w:p w14:paraId="0D0FFE22" w14:textId="77777777" w:rsidR="004A35CE" w:rsidRDefault="004A35CE" w:rsidP="004A35CE">
      <w:pPr>
        <w:pStyle w:val="BodyText"/>
      </w:pPr>
    </w:p>
    <w:tbl>
      <w:tblPr>
        <w:tblStyle w:val="ITEATableTitle"/>
        <w:tblW w:w="0" w:type="auto"/>
        <w:tblLook w:val="04A0" w:firstRow="1" w:lastRow="0" w:firstColumn="1" w:lastColumn="0" w:noHBand="0" w:noVBand="1"/>
      </w:tblPr>
      <w:tblGrid>
        <w:gridCol w:w="9070"/>
      </w:tblGrid>
      <w:tr w:rsidR="004A35CE" w14:paraId="27DC780D"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39951892" w14:textId="77777777" w:rsidR="004A35CE" w:rsidRDefault="004A35CE">
            <w:pPr>
              <w:pStyle w:val="BodyText"/>
              <w:keepNext/>
              <w:keepLines/>
              <w:widowControl/>
              <w:rPr>
                <w:smallCaps/>
              </w:rPr>
            </w:pPr>
            <w:r>
              <w:rPr>
                <w:smallCaps/>
                <w:color w:val="FFFFFF" w:themeColor="background1"/>
              </w:rPr>
              <w:t>Contributions per partner</w:t>
            </w:r>
          </w:p>
        </w:tc>
      </w:tr>
    </w:tbl>
    <w:p w14:paraId="4FF64A7C" w14:textId="77777777" w:rsidR="004A35CE" w:rsidRDefault="004A35CE" w:rsidP="004A35CE">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586">
          <w:tblGrid>
            <w:gridCol w:w="360"/>
            <w:gridCol w:w="360"/>
            <w:gridCol w:w="975"/>
            <w:gridCol w:w="7375"/>
          </w:tblGrid>
        </w:tblGridChange>
      </w:tblGrid>
      <w:tr w:rsidR="004A35CE" w14:paraId="0B80ABDA" w14:textId="77777777" w:rsidTr="2E722F59">
        <w:trPr>
          <w:cnfStyle w:val="100000000000" w:firstRow="1" w:lastRow="0" w:firstColumn="0" w:lastColumn="0" w:oddVBand="0" w:evenVBand="0" w:oddHBand="0" w:evenHBand="0" w:firstRowFirstColumn="0" w:firstRowLastColumn="0" w:lastRowFirstColumn="0" w:lastRowLastColumn="0"/>
        </w:trPr>
        <w:tc>
          <w:tcPr>
            <w:tcW w:w="1695" w:type="dxa"/>
            <w:hideMark/>
          </w:tcPr>
          <w:p w14:paraId="369466FE" w14:textId="77777777" w:rsidR="004A35CE" w:rsidRDefault="004A35CE">
            <w:pPr>
              <w:pStyle w:val="BodyText"/>
              <w:keepNext/>
              <w:keepLines/>
            </w:pPr>
            <w:r>
              <w:t>Partner</w:t>
            </w:r>
          </w:p>
        </w:tc>
        <w:tc>
          <w:tcPr>
            <w:tcW w:w="7375" w:type="dxa"/>
            <w:hideMark/>
          </w:tcPr>
          <w:p w14:paraId="763FDFFC" w14:textId="77777777" w:rsidR="004A35CE" w:rsidRDefault="004A35CE">
            <w:pPr>
              <w:pStyle w:val="BodyText"/>
              <w:keepNext/>
              <w:keepLines/>
            </w:pPr>
            <w:r>
              <w:t>Contribution</w:t>
            </w:r>
          </w:p>
        </w:tc>
      </w:tr>
      <w:tr w:rsidR="004A35CE" w:rsidRPr="00514108" w14:paraId="5B32A48E" w14:textId="77777777" w:rsidTr="2E722F59">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624D93D9" w14:textId="77777777" w:rsidR="004A35CE" w:rsidRDefault="004A35CE">
            <w:pPr>
              <w:pStyle w:val="ITEABodyText"/>
            </w:pPr>
            <w:r>
              <w:t>IMA</w:t>
            </w:r>
          </w:p>
        </w:tc>
        <w:tc>
          <w:tcPr>
            <w:tcW w:w="7375" w:type="dxa"/>
            <w:tcMar>
              <w:top w:w="85" w:type="dxa"/>
              <w:left w:w="108" w:type="dxa"/>
              <w:bottom w:w="85" w:type="dxa"/>
              <w:right w:w="108" w:type="dxa"/>
            </w:tcMar>
          </w:tcPr>
          <w:p w14:paraId="552DDAE0" w14:textId="77777777" w:rsidR="004A35CE" w:rsidRDefault="004A35CE">
            <w:pPr>
              <w:pStyle w:val="ITEABodyText"/>
              <w:jc w:val="both"/>
            </w:pPr>
            <w:r w:rsidRPr="11ADA00D">
              <w:rPr>
                <w:color w:val="auto"/>
              </w:rPr>
              <w:t>Task 4.2: IMA, following the sensor system development in WP3, will perform collection of data about position and activity of the objects. Data will be provided to Sa4CPS system by means of defined and designed protocols</w:t>
            </w:r>
          </w:p>
        </w:tc>
      </w:tr>
      <w:tr w:rsidR="004A35CE" w:rsidRPr="00514108" w14:paraId="1488F98C" w14:textId="77777777" w:rsidTr="2E722F59">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40DFCBFB" w14:textId="77777777" w:rsidR="004A35CE" w:rsidRDefault="004A35CE">
            <w:pPr>
              <w:pStyle w:val="ITEABodyText"/>
            </w:pPr>
            <w:r>
              <w:t>CUNI</w:t>
            </w:r>
          </w:p>
        </w:tc>
        <w:tc>
          <w:tcPr>
            <w:tcW w:w="7375" w:type="dxa"/>
            <w:tcMar>
              <w:top w:w="85" w:type="dxa"/>
              <w:left w:w="108" w:type="dxa"/>
              <w:bottom w:w="85" w:type="dxa"/>
              <w:right w:w="108" w:type="dxa"/>
            </w:tcMar>
          </w:tcPr>
          <w:p w14:paraId="64A12157" w14:textId="77777777" w:rsidR="004A35CE" w:rsidRDefault="004A35CE">
            <w:pPr>
              <w:pStyle w:val="ITEABodyText"/>
              <w:jc w:val="both"/>
            </w:pPr>
            <w:r w:rsidRPr="6D434E8E">
              <w:rPr>
                <w:color w:val="auto"/>
              </w:rPr>
              <w:t>Task 4.4: CUNI will develop techniques to model and detect potentially hazardous situations. This will consist of a formal model to describe the scope of the situation and tools to use the model to identify such situations at runtime. The model will explicitly integrate ML-models, which will be used to describe the hard-to-model and uncertain aspects of the potentially hazardous situations.</w:t>
            </w:r>
          </w:p>
        </w:tc>
      </w:tr>
      <w:tr w:rsidR="004A35CE" w:rsidRPr="00514108" w14:paraId="1A1B3E63" w14:textId="77777777" w:rsidTr="2E722F59">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65DA3BC2" w14:textId="77777777" w:rsidR="004A35CE" w:rsidRPr="000F4720" w:rsidRDefault="004A35CE">
            <w:pPr>
              <w:pStyle w:val="ITEABodyText"/>
            </w:pPr>
            <w:r>
              <w:t>Polar</w:t>
            </w:r>
          </w:p>
        </w:tc>
        <w:tc>
          <w:tcPr>
            <w:tcW w:w="7375" w:type="dxa"/>
            <w:tcMar>
              <w:top w:w="85" w:type="dxa"/>
              <w:left w:w="108" w:type="dxa"/>
              <w:bottom w:w="85" w:type="dxa"/>
              <w:right w:w="108" w:type="dxa"/>
            </w:tcMar>
          </w:tcPr>
          <w:p w14:paraId="003381C2" w14:textId="77777777" w:rsidR="004A35CE" w:rsidRPr="003E0107" w:rsidRDefault="004A35CE">
            <w:pPr>
              <w:pStyle w:val="ITEABodyText"/>
            </w:pPr>
            <w:r w:rsidRPr="003E0107">
              <w:t xml:space="preserve">Task 4.2: Polar will use sensor and sensor fusion to provide situation awareness of user position and status. Location can be based on GPS, inertial sensors, and radio awareness (BLE, </w:t>
            </w:r>
            <w:proofErr w:type="spellStart"/>
            <w:r w:rsidRPr="003E0107">
              <w:t>WiFi</w:t>
            </w:r>
            <w:proofErr w:type="spellEnd"/>
            <w:r w:rsidRPr="003E0107">
              <w:t xml:space="preserve"> (5G)).</w:t>
            </w:r>
          </w:p>
          <w:p w14:paraId="5305A1C1" w14:textId="77777777" w:rsidR="004A35CE" w:rsidRPr="000F4720" w:rsidRDefault="004A35CE">
            <w:pPr>
              <w:pStyle w:val="ITEABodyText"/>
              <w:rPr>
                <w:color w:val="auto"/>
                <w:sz w:val="22"/>
                <w:szCs w:val="22"/>
              </w:rPr>
            </w:pPr>
            <w:r w:rsidRPr="003E0107">
              <w:t xml:space="preserve">Task 4.3 &amp; 4.4: Based on detected location and/or state, Polar device shall automatically trigger operations like data collection or transmissions. </w:t>
            </w:r>
          </w:p>
        </w:tc>
      </w:tr>
      <w:tr w:rsidR="004A35CE" w:rsidRPr="00514108" w14:paraId="2FC07901" w14:textId="77777777" w:rsidTr="2E722F59">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22351297" w14:textId="77777777" w:rsidR="004A35CE" w:rsidRDefault="004A35CE">
            <w:pPr>
              <w:pStyle w:val="ITEABodyText"/>
            </w:pPr>
            <w:r>
              <w:t>ISEP</w:t>
            </w:r>
          </w:p>
        </w:tc>
        <w:tc>
          <w:tcPr>
            <w:tcW w:w="7375" w:type="dxa"/>
            <w:tcMar>
              <w:top w:w="85" w:type="dxa"/>
              <w:left w:w="108" w:type="dxa"/>
              <w:bottom w:w="85" w:type="dxa"/>
              <w:right w:w="108" w:type="dxa"/>
            </w:tcMar>
          </w:tcPr>
          <w:p w14:paraId="6916EE4A" w14:textId="77777777" w:rsidR="004A35CE" w:rsidRDefault="004A35CE">
            <w:pPr>
              <w:pStyle w:val="ITEABodyText"/>
              <w:jc w:val="both"/>
            </w:pPr>
            <w:r>
              <w:t>ISEP will mainly contribute to T4.1, T4.3, and T4.4 to enable the use of digital twins, autonomous operation, and detection and response in the context of energy communities. The focus of ISEP will be on intelligent detection using machine learning, and on intelligent autonomous operation and response using AI-based models.</w:t>
            </w:r>
          </w:p>
        </w:tc>
      </w:tr>
      <w:tr w:rsidR="004A35CE" w14:paraId="62A9E0C4"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05EEF954" w14:textId="77777777" w:rsidR="004A35CE" w:rsidRDefault="004A35CE">
            <w:pPr>
              <w:pStyle w:val="ITEABodyText"/>
            </w:pPr>
            <w:proofErr w:type="spellStart"/>
            <w:r>
              <w:t>Digitalmente</w:t>
            </w:r>
            <w:proofErr w:type="spellEnd"/>
          </w:p>
        </w:tc>
        <w:tc>
          <w:tcPr>
            <w:tcW w:w="7375" w:type="dxa"/>
            <w:tcMar>
              <w:top w:w="85" w:type="dxa"/>
              <w:left w:w="108" w:type="dxa"/>
              <w:bottom w:w="85" w:type="dxa"/>
              <w:right w:w="108" w:type="dxa"/>
            </w:tcMar>
          </w:tcPr>
          <w:p w14:paraId="3BDFB673" w14:textId="77777777" w:rsidR="004A35CE" w:rsidRDefault="004A35CE">
            <w:pPr>
              <w:pStyle w:val="ITEABodyText"/>
              <w:jc w:val="both"/>
            </w:pPr>
            <w:r>
              <w:t xml:space="preserve">T4.1: </w:t>
            </w:r>
            <w:proofErr w:type="spellStart"/>
            <w:r>
              <w:t>Digitalmente</w:t>
            </w:r>
            <w:proofErr w:type="spellEnd"/>
            <w:r>
              <w:t xml:space="preserve"> will contribute the conceptualization, specification and implementation of digital twins and dashboards, as well as associated requirements.</w:t>
            </w:r>
          </w:p>
          <w:p w14:paraId="106736B1" w14:textId="77777777" w:rsidR="004A35CE" w:rsidRDefault="004A35CE">
            <w:pPr>
              <w:pStyle w:val="ITEABodyText"/>
              <w:jc w:val="both"/>
            </w:pPr>
            <w:r>
              <w:t xml:space="preserve">T4.3: </w:t>
            </w:r>
            <w:proofErr w:type="spellStart"/>
            <w:r>
              <w:t>Digitalmente</w:t>
            </w:r>
            <w:proofErr w:type="spellEnd"/>
            <w:r>
              <w:t xml:space="preserve"> will contribute </w:t>
            </w:r>
          </w:p>
        </w:tc>
      </w:tr>
      <w:tr w:rsidR="004A35CE" w14:paraId="2CDC82D2"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2A20AF73" w14:textId="77777777" w:rsidR="004A35CE" w:rsidRDefault="004A35CE">
            <w:pPr>
              <w:pStyle w:val="ITEABodyText"/>
            </w:pPr>
            <w:r>
              <w:lastRenderedPageBreak/>
              <w:t>CEL</w:t>
            </w:r>
          </w:p>
        </w:tc>
        <w:tc>
          <w:tcPr>
            <w:tcW w:w="7375" w:type="dxa"/>
            <w:tcMar>
              <w:top w:w="85" w:type="dxa"/>
              <w:left w:w="108" w:type="dxa"/>
              <w:bottom w:w="85" w:type="dxa"/>
              <w:right w:w="108" w:type="dxa"/>
            </w:tcMar>
          </w:tcPr>
          <w:p w14:paraId="42F78600" w14:textId="77777777" w:rsidR="004A35CE" w:rsidRDefault="004A35CE">
            <w:pPr>
              <w:pStyle w:val="ITEABodyText"/>
              <w:jc w:val="both"/>
            </w:pPr>
            <w:r>
              <w:t xml:space="preserve">CEL will contribute to the identification and definition each of the task’s point of focus, namely in relation to the critical energy distribution use case. </w:t>
            </w:r>
          </w:p>
        </w:tc>
      </w:tr>
      <w:tr w:rsidR="004A35CE" w14:paraId="2DD7DD37"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22937D72" w14:textId="435B7B7D" w:rsidR="004A35CE" w:rsidRDefault="004A35CE">
            <w:pPr>
              <w:pStyle w:val="ITEABodyText"/>
            </w:pPr>
            <w:del w:id="1587" w:author="Latvakoski Juhani" w:date="2024-09-11T10:11:00Z">
              <w:r w:rsidDel="00444424">
                <w:delText>Tracker</w:delText>
              </w:r>
            </w:del>
            <w:proofErr w:type="spellStart"/>
            <w:ins w:id="1588" w:author="Latvakoski Juhani" w:date="2024-09-11T10:11:00Z">
              <w:r w:rsidR="00444424">
                <w:t>Natlink</w:t>
              </w:r>
            </w:ins>
            <w:proofErr w:type="spellEnd"/>
          </w:p>
        </w:tc>
        <w:tc>
          <w:tcPr>
            <w:tcW w:w="7375" w:type="dxa"/>
            <w:tcMar>
              <w:top w:w="85" w:type="dxa"/>
              <w:left w:w="108" w:type="dxa"/>
              <w:bottom w:w="85" w:type="dxa"/>
              <w:right w:w="108" w:type="dxa"/>
            </w:tcMar>
          </w:tcPr>
          <w:p w14:paraId="0F403903" w14:textId="5241D27F" w:rsidR="004A35CE" w:rsidRDefault="004A35CE">
            <w:pPr>
              <w:pStyle w:val="ITEABodyText"/>
              <w:jc w:val="both"/>
              <w:rPr>
                <w:sz w:val="19"/>
                <w:szCs w:val="19"/>
              </w:rPr>
            </w:pPr>
            <w:r w:rsidRPr="2E722F59">
              <w:rPr>
                <w:sz w:val="19"/>
                <w:szCs w:val="19"/>
              </w:rPr>
              <w:t xml:space="preserve">For T4.1 </w:t>
            </w:r>
            <w:del w:id="1589" w:author="Latvakoski Juhani" w:date="2024-09-11T10:11:00Z">
              <w:r w:rsidRPr="2E722F59" w:rsidDel="004A35CE">
                <w:rPr>
                  <w:sz w:val="19"/>
                  <w:szCs w:val="19"/>
                </w:rPr>
                <w:delText>Tracker</w:delText>
              </w:r>
            </w:del>
            <w:proofErr w:type="spellStart"/>
            <w:ins w:id="1590" w:author="Latvakoski Juhani" w:date="2024-09-11T10:11:00Z">
              <w:r w:rsidR="4CAF884B" w:rsidRPr="2E722F59">
                <w:rPr>
                  <w:sz w:val="19"/>
                  <w:szCs w:val="19"/>
                </w:rPr>
                <w:t>Natlink</w:t>
              </w:r>
            </w:ins>
            <w:proofErr w:type="spellEnd"/>
            <w:r w:rsidRPr="2E722F59">
              <w:rPr>
                <w:sz w:val="19"/>
                <w:szCs w:val="19"/>
              </w:rPr>
              <w:t xml:space="preserve"> creates dashboard and visualizations to show the system operational status, history </w:t>
            </w:r>
            <w:proofErr w:type="gramStart"/>
            <w:r w:rsidRPr="2E722F59">
              <w:rPr>
                <w:sz w:val="19"/>
                <w:szCs w:val="19"/>
              </w:rPr>
              <w:t>and also</w:t>
            </w:r>
            <w:proofErr w:type="gramEnd"/>
            <w:r w:rsidRPr="2E722F59">
              <w:rPr>
                <w:sz w:val="19"/>
                <w:szCs w:val="19"/>
              </w:rPr>
              <w:t xml:space="preserve"> tools to estimate future by utilising work done in WP3 and by developing server SW and mobile SW for purpose. </w:t>
            </w:r>
            <w:ins w:id="1591" w:author="Hannu Lohi" w:date="2024-09-27T07:12:00Z">
              <w:r w:rsidR="0452520E" w:rsidRPr="2E722F59">
                <w:rPr>
                  <w:sz w:val="19"/>
                  <w:szCs w:val="19"/>
                </w:rPr>
                <w:t xml:space="preserve">Device real-time state is stored into digital twin, as data can be come many routes and only some data in one message.  </w:t>
              </w:r>
            </w:ins>
            <w:r w:rsidRPr="2E722F59">
              <w:rPr>
                <w:sz w:val="19"/>
                <w:szCs w:val="19"/>
              </w:rPr>
              <w:t xml:space="preserve">In work for T4.2 main purpose of </w:t>
            </w:r>
            <w:del w:id="1592" w:author="Latvakoski Juhani" w:date="2024-09-11T10:11:00Z">
              <w:r w:rsidRPr="2E722F59" w:rsidDel="004A35CE">
                <w:rPr>
                  <w:sz w:val="19"/>
                  <w:szCs w:val="19"/>
                </w:rPr>
                <w:delText>Tracker</w:delText>
              </w:r>
            </w:del>
            <w:proofErr w:type="spellStart"/>
            <w:ins w:id="1593" w:author="Latvakoski Juhani" w:date="2024-09-11T10:11:00Z">
              <w:r w:rsidR="4CAF884B" w:rsidRPr="2E722F59">
                <w:rPr>
                  <w:sz w:val="19"/>
                  <w:szCs w:val="19"/>
                </w:rPr>
                <w:t>Natlink</w:t>
              </w:r>
            </w:ins>
            <w:proofErr w:type="spellEnd"/>
            <w:r w:rsidRPr="2E722F59">
              <w:rPr>
                <w:sz w:val="19"/>
                <w:szCs w:val="19"/>
              </w:rPr>
              <w:t xml:space="preserve"> system is to track the targets, for this is utilized different methods. The devices created in project must be autonomous and be able to operate without continuous human controlling and monitoring this work is done in T4.3. In T4.4, Based on detected location and/or state, </w:t>
            </w:r>
            <w:del w:id="1594" w:author="Latvakoski Juhani" w:date="2024-09-11T10:11:00Z">
              <w:r w:rsidRPr="2E722F59" w:rsidDel="004A35CE">
                <w:rPr>
                  <w:sz w:val="19"/>
                  <w:szCs w:val="19"/>
                </w:rPr>
                <w:delText>Tracker</w:delText>
              </w:r>
            </w:del>
            <w:proofErr w:type="spellStart"/>
            <w:ins w:id="1595" w:author="Latvakoski Juhani" w:date="2024-09-11T10:11:00Z">
              <w:r w:rsidR="4CAF884B" w:rsidRPr="2E722F59">
                <w:rPr>
                  <w:sz w:val="19"/>
                  <w:szCs w:val="19"/>
                </w:rPr>
                <w:t>Natlink</w:t>
              </w:r>
            </w:ins>
            <w:proofErr w:type="spellEnd"/>
            <w:r w:rsidRPr="2E722F59">
              <w:rPr>
                <w:sz w:val="19"/>
                <w:szCs w:val="19"/>
              </w:rPr>
              <w:t xml:space="preserve"> devices shall automatically tigger operations like data collection or transmissions. </w:t>
            </w:r>
            <w:ins w:id="1596" w:author="Hannu Lohi" w:date="2024-09-27T07:08:00Z">
              <w:r w:rsidR="65FA2E0A" w:rsidRPr="2E722F59">
                <w:rPr>
                  <w:sz w:val="19"/>
                  <w:szCs w:val="19"/>
                </w:rPr>
                <w:t xml:space="preserve"> </w:t>
              </w:r>
            </w:ins>
            <w:r w:rsidRPr="2E722F59">
              <w:rPr>
                <w:sz w:val="19"/>
                <w:szCs w:val="19"/>
              </w:rPr>
              <w:t xml:space="preserve">In T4.5 </w:t>
            </w:r>
            <w:del w:id="1597" w:author="Latvakoski Juhani" w:date="2024-09-11T10:11:00Z">
              <w:r w:rsidRPr="2E722F59" w:rsidDel="004A35CE">
                <w:rPr>
                  <w:sz w:val="19"/>
                  <w:szCs w:val="19"/>
                </w:rPr>
                <w:delText>Tracker</w:delText>
              </w:r>
            </w:del>
            <w:proofErr w:type="spellStart"/>
            <w:ins w:id="1598" w:author="Latvakoski Juhani" w:date="2024-09-11T10:11:00Z">
              <w:r w:rsidR="4CAF884B" w:rsidRPr="2E722F59">
                <w:rPr>
                  <w:sz w:val="19"/>
                  <w:szCs w:val="19"/>
                </w:rPr>
                <w:t>Natlink</w:t>
              </w:r>
            </w:ins>
            <w:proofErr w:type="spellEnd"/>
            <w:r w:rsidRPr="2E722F59">
              <w:rPr>
                <w:sz w:val="19"/>
                <w:szCs w:val="19"/>
              </w:rPr>
              <w:t xml:space="preserve"> is going to research available 3D map engines and tools to present the situational information, including devices operational status, requirements for services, maps, tracked units, images and other media, in computers and mobile devices. </w:t>
            </w:r>
            <w:proofErr w:type="gramStart"/>
            <w:r w:rsidRPr="2E722F59">
              <w:rPr>
                <w:sz w:val="19"/>
                <w:szCs w:val="19"/>
              </w:rPr>
              <w:t>Depending</w:t>
            </w:r>
            <w:proofErr w:type="gramEnd"/>
            <w:r w:rsidRPr="2E722F59">
              <w:rPr>
                <w:sz w:val="19"/>
                <w:szCs w:val="19"/>
              </w:rPr>
              <w:t xml:space="preserve"> the result of research, </w:t>
            </w:r>
            <w:del w:id="1599" w:author="Latvakoski Juhani" w:date="2024-09-11T10:11:00Z">
              <w:r w:rsidRPr="2E722F59" w:rsidDel="004A35CE">
                <w:rPr>
                  <w:sz w:val="19"/>
                  <w:szCs w:val="19"/>
                </w:rPr>
                <w:delText>Tracker</w:delText>
              </w:r>
            </w:del>
            <w:proofErr w:type="spellStart"/>
            <w:ins w:id="1600" w:author="Latvakoski Juhani" w:date="2024-09-11T10:11:00Z">
              <w:r w:rsidR="4CAF884B" w:rsidRPr="2E722F59">
                <w:rPr>
                  <w:sz w:val="19"/>
                  <w:szCs w:val="19"/>
                </w:rPr>
                <w:t>Natlink</w:t>
              </w:r>
            </w:ins>
            <w:proofErr w:type="spellEnd"/>
            <w:r w:rsidRPr="2E722F59">
              <w:rPr>
                <w:sz w:val="19"/>
                <w:szCs w:val="19"/>
              </w:rPr>
              <w:t xml:space="preserve"> will utilize them for presentation of information or create own ecosystem alone or together within the project.</w:t>
            </w:r>
          </w:p>
        </w:tc>
      </w:tr>
      <w:tr w:rsidR="004A35CE" w14:paraId="3A6DACAD"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D4E5881" w14:textId="5A4A8A83" w:rsidR="004A35CE" w:rsidRDefault="62792290">
            <w:pPr>
              <w:pStyle w:val="ITEABodyText"/>
            </w:pPr>
            <w:proofErr w:type="spellStart"/>
            <w:ins w:id="1601" w:author="Miikka Salminen" w:date="2024-06-25T04:38:00Z">
              <w:r>
                <w:t>Modirum</w:t>
              </w:r>
              <w:proofErr w:type="spellEnd"/>
              <w:r>
                <w:t xml:space="preserve"> Defence </w:t>
              </w:r>
            </w:ins>
            <w:del w:id="1602" w:author="Miikka Salminen" w:date="2024-06-25T04:38:00Z">
              <w:r w:rsidR="004A35CE" w:rsidDel="004A35CE">
                <w:delText>NSION</w:delText>
              </w:r>
            </w:del>
          </w:p>
        </w:tc>
        <w:tc>
          <w:tcPr>
            <w:tcW w:w="7375" w:type="dxa"/>
            <w:tcMar>
              <w:top w:w="85" w:type="dxa"/>
              <w:left w:w="108" w:type="dxa"/>
              <w:bottom w:w="85" w:type="dxa"/>
              <w:right w:w="108" w:type="dxa"/>
            </w:tcMar>
          </w:tcPr>
          <w:p w14:paraId="51A61851" w14:textId="6756991A" w:rsidR="004A35CE" w:rsidRPr="4BC669D6" w:rsidRDefault="2B02E613">
            <w:pPr>
              <w:pStyle w:val="ITEABodyText"/>
              <w:ind w:left="0"/>
              <w:jc w:val="both"/>
              <w:rPr>
                <w:sz w:val="19"/>
                <w:szCs w:val="19"/>
              </w:rPr>
            </w:pPr>
            <w:r w:rsidRPr="0DDBF668">
              <w:rPr>
                <w:sz w:val="19"/>
                <w:szCs w:val="19"/>
              </w:rPr>
              <w:t>Task 4.2, Integrate location data from different sensors and sources of location to NSC3 environment participating in the consortium to NSC3. Display unit</w:t>
            </w:r>
            <w:ins w:id="1603" w:author="Miikka Salminen" w:date="2024-09-04T06:27:00Z">
              <w:r w:rsidR="1FFCFB88" w:rsidRPr="0DDBF668">
                <w:rPr>
                  <w:sz w:val="19"/>
                  <w:szCs w:val="19"/>
                </w:rPr>
                <w:t>’</w:t>
              </w:r>
            </w:ins>
            <w:r w:rsidRPr="0DDBF668">
              <w:rPr>
                <w:sz w:val="19"/>
                <w:szCs w:val="19"/>
              </w:rPr>
              <w:t>s location and movement in real time map in all network conditions.</w:t>
            </w:r>
          </w:p>
          <w:p w14:paraId="6BFFB1E4" w14:textId="6CB4DEF9" w:rsidR="004A35CE" w:rsidRPr="4BC669D6" w:rsidRDefault="2B02E613">
            <w:pPr>
              <w:pStyle w:val="ITEABodyText"/>
              <w:ind w:left="0"/>
              <w:jc w:val="both"/>
              <w:rPr>
                <w:sz w:val="19"/>
                <w:szCs w:val="19"/>
              </w:rPr>
            </w:pPr>
            <w:r w:rsidRPr="0DDBF668">
              <w:rPr>
                <w:sz w:val="19"/>
                <w:szCs w:val="19"/>
              </w:rPr>
              <w:t xml:space="preserve">Task 4.3 Improve location data accuracy in </w:t>
            </w:r>
            <w:del w:id="1604" w:author="Miikka Salminen" w:date="2024-09-04T06:27:00Z">
              <w:r w:rsidR="004A35CE" w:rsidRPr="0DDBF668" w:rsidDel="2B02E613">
                <w:rPr>
                  <w:sz w:val="19"/>
                  <w:szCs w:val="19"/>
                </w:rPr>
                <w:delText>GPS</w:delText>
              </w:r>
            </w:del>
            <w:ins w:id="1605" w:author="Miikka Salminen" w:date="2024-09-04T06:27:00Z">
              <w:r w:rsidR="290533EC" w:rsidRPr="0DDBF668">
                <w:rPr>
                  <w:sz w:val="19"/>
                  <w:szCs w:val="19"/>
                </w:rPr>
                <w:t>GNSS</w:t>
              </w:r>
            </w:ins>
            <w:r w:rsidRPr="0DDBF668">
              <w:rPr>
                <w:sz w:val="19"/>
                <w:szCs w:val="19"/>
              </w:rPr>
              <w:t xml:space="preserve"> denied </w:t>
            </w:r>
            <w:del w:id="1606" w:author="Miikka Salminen" w:date="2024-09-04T06:27:00Z">
              <w:r w:rsidR="004A35CE" w:rsidRPr="0DDBF668" w:rsidDel="2B02E613">
                <w:rPr>
                  <w:sz w:val="19"/>
                  <w:szCs w:val="19"/>
                </w:rPr>
                <w:delText>situations</w:delText>
              </w:r>
            </w:del>
            <w:ins w:id="1607" w:author="Miikka Salminen" w:date="2024-09-04T06:27:00Z">
              <w:r w:rsidR="0ED32448" w:rsidRPr="0DDBF668">
                <w:rPr>
                  <w:sz w:val="19"/>
                  <w:szCs w:val="19"/>
                </w:rPr>
                <w:t>environments</w:t>
              </w:r>
            </w:ins>
            <w:del w:id="1608" w:author="Miikka Salminen" w:date="2024-09-04T06:27:00Z">
              <w:r w:rsidR="004A35CE" w:rsidRPr="0DDBF668" w:rsidDel="2B02E613">
                <w:rPr>
                  <w:sz w:val="19"/>
                  <w:szCs w:val="19"/>
                </w:rPr>
                <w:delText>, like inside large buildings</w:delText>
              </w:r>
            </w:del>
            <w:r w:rsidRPr="0DDBF668">
              <w:rPr>
                <w:sz w:val="19"/>
                <w:szCs w:val="19"/>
              </w:rPr>
              <w:t>. Use AI and or other tools to compare internal navigation data to 3D maps to acc</w:t>
            </w:r>
            <w:del w:id="1609" w:author="Miikka Salminen" w:date="2024-06-25T04:39:00Z">
              <w:r w:rsidR="004A35CE" w:rsidRPr="0DDBF668" w:rsidDel="2B02E613">
                <w:rPr>
                  <w:sz w:val="19"/>
                  <w:szCs w:val="19"/>
                </w:rPr>
                <w:delText>y</w:delText>
              </w:r>
            </w:del>
            <w:r w:rsidRPr="0DDBF668">
              <w:rPr>
                <w:sz w:val="19"/>
                <w:szCs w:val="19"/>
              </w:rPr>
              <w:t xml:space="preserve">urately display </w:t>
            </w:r>
            <w:del w:id="1610" w:author="Miikka Salminen" w:date="2024-06-25T04:39:00Z">
              <w:r w:rsidR="004A35CE" w:rsidRPr="0DDBF668" w:rsidDel="2B02E613">
                <w:rPr>
                  <w:sz w:val="19"/>
                  <w:szCs w:val="19"/>
                </w:rPr>
                <w:delText>units</w:delText>
              </w:r>
            </w:del>
            <w:ins w:id="1611" w:author="Miikka Salminen" w:date="2024-06-25T04:39:00Z">
              <w:r w:rsidR="2C02B5A7" w:rsidRPr="0DDBF668">
                <w:rPr>
                  <w:sz w:val="19"/>
                  <w:szCs w:val="19"/>
                </w:rPr>
                <w:t>unit’s</w:t>
              </w:r>
            </w:ins>
            <w:r w:rsidRPr="0DDBF668">
              <w:rPr>
                <w:sz w:val="19"/>
                <w:szCs w:val="19"/>
              </w:rPr>
              <w:t xml:space="preserve"> location in 2</w:t>
            </w:r>
            <w:ins w:id="1612" w:author="Miikka Salminen" w:date="2024-09-04T06:28:00Z">
              <w:r w:rsidR="2D5FBA13" w:rsidRPr="0DDBF668">
                <w:rPr>
                  <w:sz w:val="19"/>
                  <w:szCs w:val="19"/>
                </w:rPr>
                <w:t>D</w:t>
              </w:r>
            </w:ins>
            <w:r w:rsidRPr="0DDBF668">
              <w:rPr>
                <w:sz w:val="19"/>
                <w:szCs w:val="19"/>
              </w:rPr>
              <w:t xml:space="preserve">/3D maps. </w:t>
            </w:r>
            <w:del w:id="1613" w:author="Miikka Salminen" w:date="2024-09-04T06:28:00Z">
              <w:r w:rsidR="004A35CE" w:rsidRPr="0DDBF668" w:rsidDel="2B02E613">
                <w:rPr>
                  <w:sz w:val="19"/>
                  <w:szCs w:val="19"/>
                </w:rPr>
                <w:delText>Investigate can we use object and location detection from video feeds to detect the video source location.</w:delText>
              </w:r>
            </w:del>
            <w:ins w:id="1614" w:author="Miikka Salminen" w:date="2024-09-04T06:28:00Z">
              <w:r w:rsidR="46173801" w:rsidRPr="0DDBF668">
                <w:rPr>
                  <w:sz w:val="19"/>
                  <w:szCs w:val="19"/>
                </w:rPr>
                <w:t xml:space="preserve"> Develop the use of visual inertial odometry from video and other sensors in aerial vehicles to detect the video source location. Develop context aware alerting capabilities using location aware sensors.</w:t>
              </w:r>
            </w:ins>
          </w:p>
          <w:p w14:paraId="3662DDCD" w14:textId="1A412E7E" w:rsidR="2B02E613" w:rsidRDefault="2B02E613" w:rsidP="0DDBF668">
            <w:pPr>
              <w:pStyle w:val="ITEABodyText"/>
              <w:ind w:left="0"/>
              <w:jc w:val="both"/>
              <w:rPr>
                <w:sz w:val="19"/>
                <w:szCs w:val="19"/>
              </w:rPr>
            </w:pPr>
            <w:r w:rsidRPr="0DDBF668">
              <w:rPr>
                <w:sz w:val="19"/>
                <w:szCs w:val="19"/>
              </w:rPr>
              <w:t xml:space="preserve">Task 4.4 Use AI models to detect events which require response from authorities like accidents, </w:t>
            </w:r>
            <w:del w:id="1615" w:author="Miikka Salminen" w:date="2024-09-04T06:31:00Z">
              <w:r w:rsidRPr="0DDBF668" w:rsidDel="2B02E613">
                <w:rPr>
                  <w:sz w:val="19"/>
                  <w:szCs w:val="19"/>
                </w:rPr>
                <w:delText>violent behaviour</w:delText>
              </w:r>
            </w:del>
            <w:ins w:id="1616" w:author="Miikka Salminen" w:date="2024-09-04T06:31:00Z">
              <w:r w:rsidR="088EAA28" w:rsidRPr="0DDBF668">
                <w:rPr>
                  <w:sz w:val="19"/>
                  <w:szCs w:val="19"/>
                </w:rPr>
                <w:t>trespassing</w:t>
              </w:r>
            </w:ins>
            <w:r w:rsidRPr="0DDBF668">
              <w:rPr>
                <w:sz w:val="19"/>
                <w:szCs w:val="19"/>
              </w:rPr>
              <w:t xml:space="preserve"> or fires from surveillance camera feeds. </w:t>
            </w:r>
            <w:del w:id="1617" w:author="Miikka Salminen" w:date="2024-09-04T06:31:00Z">
              <w:r w:rsidRPr="0DDBF668" w:rsidDel="2B02E613">
                <w:rPr>
                  <w:sz w:val="19"/>
                  <w:szCs w:val="19"/>
                </w:rPr>
                <w:delText xml:space="preserve">Alert correct authorities in real time and display the feed from the detected situation. </w:delText>
              </w:r>
            </w:del>
            <w:ins w:id="1618" w:author="Miikka Salminen" w:date="2024-09-04T06:31:00Z">
              <w:r w:rsidR="7839F425" w:rsidRPr="0DDBF668">
                <w:rPr>
                  <w:sz w:val="19"/>
                  <w:szCs w:val="19"/>
                </w:rPr>
                <w:t>Build external compatibility with alerting systems in real time and display the feed from the detected situation.</w:t>
              </w:r>
            </w:ins>
          </w:p>
          <w:p w14:paraId="19C87643" w14:textId="63CA5400" w:rsidR="004A35CE" w:rsidRPr="4BC669D6" w:rsidRDefault="2B02E613">
            <w:pPr>
              <w:pStyle w:val="ITEABodyText"/>
              <w:ind w:left="0"/>
              <w:jc w:val="both"/>
              <w:rPr>
                <w:sz w:val="19"/>
                <w:szCs w:val="19"/>
              </w:rPr>
            </w:pPr>
            <w:r w:rsidRPr="0DDBF668">
              <w:rPr>
                <w:sz w:val="19"/>
                <w:szCs w:val="19"/>
              </w:rPr>
              <w:t xml:space="preserve">Task 4.5 Find out best suitable </w:t>
            </w:r>
            <w:del w:id="1619" w:author="Miikka Salminen" w:date="2024-09-04T06:31:00Z">
              <w:r w:rsidR="004A35CE" w:rsidRPr="0DDBF668" w:rsidDel="2B02E613">
                <w:rPr>
                  <w:sz w:val="19"/>
                  <w:szCs w:val="19"/>
                </w:rPr>
                <w:delText xml:space="preserve">3D </w:delText>
              </w:r>
            </w:del>
            <w:r w:rsidRPr="0DDBF668">
              <w:rPr>
                <w:sz w:val="19"/>
                <w:szCs w:val="19"/>
              </w:rPr>
              <w:t xml:space="preserve">maps and map engines which best serve first </w:t>
            </w:r>
            <w:del w:id="1620" w:author="Miikka Salminen" w:date="2024-06-25T04:40:00Z">
              <w:r w:rsidR="004A35CE" w:rsidRPr="0DDBF668" w:rsidDel="2B02E613">
                <w:rPr>
                  <w:sz w:val="19"/>
                  <w:szCs w:val="19"/>
                </w:rPr>
                <w:delText>responsers</w:delText>
              </w:r>
            </w:del>
            <w:ins w:id="1621" w:author="Miikka Salminen" w:date="2024-06-25T04:40:00Z">
              <w:r w:rsidR="06985D7C" w:rsidRPr="0DDBF668">
                <w:rPr>
                  <w:sz w:val="19"/>
                  <w:szCs w:val="19"/>
                </w:rPr>
                <w:t>responders</w:t>
              </w:r>
            </w:ins>
            <w:r w:rsidRPr="0DDBF668">
              <w:rPr>
                <w:sz w:val="19"/>
                <w:szCs w:val="19"/>
              </w:rPr>
              <w:t xml:space="preserve">. Implement evaluated 3D map and develop user interface for users to upload and use available 3D data sources. </w:t>
            </w:r>
            <w:ins w:id="1622" w:author="Miikka Salminen" w:date="2024-09-04T06:32:00Z">
              <w:r w:rsidR="30679DE8" w:rsidRPr="0DDBF668">
                <w:rPr>
                  <w:sz w:val="19"/>
                  <w:szCs w:val="19"/>
                </w:rPr>
                <w:t>Research and evaluate AR/VR use with 2D and 3D maps.</w:t>
              </w:r>
            </w:ins>
          </w:p>
        </w:tc>
      </w:tr>
      <w:tr w:rsidR="004A35CE" w14:paraId="3B7EE55A"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C863580" w14:textId="77777777" w:rsidR="004A35CE" w:rsidRDefault="004A35CE">
            <w:pPr>
              <w:pStyle w:val="ITEABodyText"/>
            </w:pPr>
            <w:r>
              <w:t>Port of Oulu</w:t>
            </w:r>
          </w:p>
        </w:tc>
        <w:tc>
          <w:tcPr>
            <w:tcW w:w="7375" w:type="dxa"/>
            <w:tcMar>
              <w:top w:w="85" w:type="dxa"/>
              <w:left w:w="108" w:type="dxa"/>
              <w:bottom w:w="85" w:type="dxa"/>
              <w:right w:w="108" w:type="dxa"/>
            </w:tcMar>
          </w:tcPr>
          <w:p w14:paraId="63BF425E" w14:textId="77777777" w:rsidR="004A35CE" w:rsidRPr="007E75B0" w:rsidRDefault="004A35CE">
            <w:pPr>
              <w:pStyle w:val="ITEABodyText"/>
              <w:jc w:val="both"/>
              <w:rPr>
                <w:sz w:val="19"/>
                <w:szCs w:val="19"/>
              </w:rPr>
            </w:pPr>
            <w:r w:rsidRPr="003E0107">
              <w:rPr>
                <w:lang w:val="en-US"/>
              </w:rPr>
              <w:t xml:space="preserve">Port of Oulu will focus on detecting, </w:t>
            </w:r>
            <w:proofErr w:type="spellStart"/>
            <w:r w:rsidRPr="003E0107">
              <w:rPr>
                <w:lang w:val="en-US"/>
              </w:rPr>
              <w:t>sensoring</w:t>
            </w:r>
            <w:proofErr w:type="spellEnd"/>
            <w:r w:rsidRPr="003E0107">
              <w:rPr>
                <w:lang w:val="en-US"/>
              </w:rPr>
              <w:t xml:space="preserve"> and measuring physical objects (e.g. vessels, </w:t>
            </w:r>
            <w:proofErr w:type="gramStart"/>
            <w:r w:rsidRPr="003E0107">
              <w:rPr>
                <w:lang w:val="en-US"/>
              </w:rPr>
              <w:t>trains</w:t>
            </w:r>
            <w:proofErr w:type="gramEnd"/>
            <w:r w:rsidRPr="003E0107">
              <w:rPr>
                <w:lang w:val="en-US"/>
              </w:rPr>
              <w:t xml:space="preserve"> and vehicles) and people by utilizing new sensor technologies, advanced data analytics and digital twin</w:t>
            </w:r>
            <w:r w:rsidRPr="007E75B0">
              <w:rPr>
                <w:sz w:val="19"/>
                <w:szCs w:val="19"/>
              </w:rPr>
              <w:t>.</w:t>
            </w:r>
          </w:p>
          <w:p w14:paraId="3B620C4E" w14:textId="77777777" w:rsidR="004A35CE" w:rsidRPr="4BC669D6" w:rsidRDefault="004A35CE">
            <w:pPr>
              <w:pStyle w:val="ITEABodyText"/>
              <w:jc w:val="both"/>
              <w:rPr>
                <w:sz w:val="19"/>
                <w:szCs w:val="19"/>
              </w:rPr>
            </w:pPr>
            <w:r w:rsidRPr="003E0107">
              <w:rPr>
                <w:lang w:val="en-US"/>
              </w:rPr>
              <w:t>Port of Oulu will improve preparedness of port’s digital infrastructure and integrates novel technologies to support the development of the situational awareness in the port environment.</w:t>
            </w:r>
          </w:p>
        </w:tc>
      </w:tr>
      <w:tr w:rsidR="004A35CE" w14:paraId="524A703F"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0E317F72" w14:textId="77777777" w:rsidR="004A35CE" w:rsidRDefault="004A35CE">
            <w:r w:rsidRPr="29BF0AA8">
              <w:rPr>
                <w:rFonts w:eastAsia="Arial" w:cs="Arial"/>
                <w:szCs w:val="20"/>
              </w:rPr>
              <w:t>ACD</w:t>
            </w:r>
          </w:p>
        </w:tc>
        <w:tc>
          <w:tcPr>
            <w:tcW w:w="7375" w:type="dxa"/>
            <w:tcMar>
              <w:top w:w="85" w:type="dxa"/>
              <w:left w:w="108" w:type="dxa"/>
              <w:bottom w:w="85" w:type="dxa"/>
              <w:right w:w="108" w:type="dxa"/>
            </w:tcMar>
          </w:tcPr>
          <w:p w14:paraId="1BF2F269" w14:textId="77777777" w:rsidR="004A35CE" w:rsidRDefault="004A35CE">
            <w:pPr>
              <w:jc w:val="both"/>
            </w:pPr>
            <w:r w:rsidRPr="29BF0AA8">
              <w:rPr>
                <w:rFonts w:eastAsia="Arial" w:cs="Arial"/>
                <w:sz w:val="19"/>
                <w:szCs w:val="19"/>
              </w:rPr>
              <w:t xml:space="preserve">ACD will work to the IoT platform. In this context, </w:t>
            </w:r>
            <w:r w:rsidRPr="29BF0AA8">
              <w:rPr>
                <w:rFonts w:eastAsia="Arial" w:cs="Arial"/>
                <w:szCs w:val="20"/>
              </w:rPr>
              <w:t>IoT backbone and data acquisition services over edge (</w:t>
            </w:r>
            <w:proofErr w:type="spellStart"/>
            <w:r w:rsidRPr="29BF0AA8">
              <w:rPr>
                <w:rFonts w:eastAsia="Arial" w:cs="Arial"/>
                <w:szCs w:val="20"/>
              </w:rPr>
              <w:t>Xiling</w:t>
            </w:r>
            <w:proofErr w:type="spellEnd"/>
            <w:r w:rsidRPr="29BF0AA8">
              <w:rPr>
                <w:rFonts w:eastAsia="Arial" w:cs="Arial"/>
                <w:szCs w:val="20"/>
              </w:rPr>
              <w:t xml:space="preserve">, Nvidia, or similar); Secure IoT gateways to collect data from various interfaces (beacons, </w:t>
            </w:r>
            <w:proofErr w:type="spellStart"/>
            <w:r w:rsidRPr="29BF0AA8">
              <w:rPr>
                <w:rFonts w:eastAsia="Arial" w:cs="Arial"/>
                <w:szCs w:val="20"/>
              </w:rPr>
              <w:t>WiFi</w:t>
            </w:r>
            <w:proofErr w:type="spellEnd"/>
            <w:r w:rsidRPr="29BF0AA8">
              <w:rPr>
                <w:rFonts w:eastAsia="Arial" w:cs="Arial"/>
                <w:szCs w:val="20"/>
              </w:rPr>
              <w:t xml:space="preserve">, GPRS, CAN, etc.); big data management (Cassandra, Mongo, </w:t>
            </w:r>
            <w:proofErr w:type="spellStart"/>
            <w:r w:rsidRPr="29BF0AA8">
              <w:rPr>
                <w:rFonts w:eastAsia="Arial" w:cs="Arial"/>
                <w:szCs w:val="20"/>
              </w:rPr>
              <w:t>CreateDB</w:t>
            </w:r>
            <w:proofErr w:type="spellEnd"/>
            <w:r w:rsidRPr="29BF0AA8">
              <w:rPr>
                <w:rFonts w:eastAsia="Arial" w:cs="Arial"/>
                <w:szCs w:val="20"/>
              </w:rPr>
              <w:t xml:space="preserve">, etc.) will be developed. </w:t>
            </w:r>
            <w:r w:rsidRPr="29BF0AA8">
              <w:rPr>
                <w:rFonts w:eastAsia="Arial" w:cs="Arial"/>
                <w:sz w:val="19"/>
                <w:szCs w:val="19"/>
              </w:rPr>
              <w:t>Also, ACD will visualize the sensor data obtained, offer customizable dashboards, and perform data exchange through this platform.</w:t>
            </w:r>
          </w:p>
        </w:tc>
      </w:tr>
      <w:tr w:rsidR="004A35CE" w14:paraId="3DB8D0F1"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0CC11361" w14:textId="77777777" w:rsidR="004A35CE" w:rsidRDefault="004A35CE">
            <w:r w:rsidRPr="29BF0AA8">
              <w:rPr>
                <w:rFonts w:eastAsia="Arial" w:cs="Arial"/>
                <w:szCs w:val="20"/>
              </w:rPr>
              <w:lastRenderedPageBreak/>
              <w:t>INOVASYON</w:t>
            </w:r>
          </w:p>
        </w:tc>
        <w:tc>
          <w:tcPr>
            <w:tcW w:w="7375" w:type="dxa"/>
            <w:tcMar>
              <w:top w:w="85" w:type="dxa"/>
              <w:left w:w="108" w:type="dxa"/>
              <w:bottom w:w="85" w:type="dxa"/>
              <w:right w:w="108" w:type="dxa"/>
            </w:tcMar>
          </w:tcPr>
          <w:p w14:paraId="661138B1" w14:textId="77777777" w:rsidR="004A35CE" w:rsidRDefault="004A35CE">
            <w:pPr>
              <w:jc w:val="both"/>
            </w:pPr>
            <w:r w:rsidRPr="29BF0AA8">
              <w:rPr>
                <w:rFonts w:eastAsia="Arial" w:cs="Arial"/>
                <w:szCs w:val="20"/>
              </w:rPr>
              <w:t>Inovasyon will develop situational awareness services based on AI-powered optimization and alert or anomaly (inefficiency, etc.) detection. These tools will be adapted for improving the timing and the planning/optimisation of the logistic chain, especially for inter-organisational supply chain relations and responsibility sharing among end users from different organisations (including stakeholders in the value chain). Inovasyon will also develop a data-driven PHM tool for BMS during this work package.</w:t>
            </w:r>
          </w:p>
        </w:tc>
      </w:tr>
      <w:tr w:rsidR="004A35CE" w:rsidDel="00E204F0" w14:paraId="13FCA76C" w14:textId="1337A585" w:rsidTr="2E722F59">
        <w:trPr>
          <w:cnfStyle w:val="000000010000" w:firstRow="0" w:lastRow="0" w:firstColumn="0" w:lastColumn="0" w:oddVBand="0" w:evenVBand="0" w:oddHBand="0" w:evenHBand="1" w:firstRowFirstColumn="0" w:firstRowLastColumn="0" w:lastRowFirstColumn="0" w:lastRowLastColumn="0"/>
          <w:trHeight w:val="300"/>
          <w:del w:id="1623" w:author="Latvakoski Juhani" w:date="2024-09-11T10:15:00Z"/>
        </w:trPr>
        <w:tc>
          <w:tcPr>
            <w:tcW w:w="1695" w:type="dxa"/>
            <w:tcMar>
              <w:top w:w="85" w:type="dxa"/>
              <w:left w:w="108" w:type="dxa"/>
              <w:bottom w:w="85" w:type="dxa"/>
              <w:right w:w="108" w:type="dxa"/>
            </w:tcMar>
          </w:tcPr>
          <w:p w14:paraId="763483F1" w14:textId="171BA513" w:rsidR="004A35CE" w:rsidDel="00E204F0" w:rsidRDefault="004A35CE">
            <w:pPr>
              <w:rPr>
                <w:del w:id="1624" w:author="Latvakoski Juhani" w:date="2024-09-11T10:15:00Z"/>
                <w:rFonts w:eastAsia="Arial" w:cs="Arial"/>
              </w:rPr>
            </w:pPr>
            <w:del w:id="1625" w:author="Latvakoski Juhani" w:date="2024-09-11T10:12:00Z">
              <w:r w:rsidRPr="0C044DE0" w:rsidDel="00E204F0">
                <w:rPr>
                  <w:rFonts w:eastAsia="Arial" w:cs="Arial"/>
                </w:rPr>
                <w:delText>Deal Comp</w:delText>
              </w:r>
            </w:del>
          </w:p>
        </w:tc>
        <w:tc>
          <w:tcPr>
            <w:tcW w:w="7375" w:type="dxa"/>
            <w:tcMar>
              <w:top w:w="85" w:type="dxa"/>
              <w:left w:w="108" w:type="dxa"/>
              <w:bottom w:w="85" w:type="dxa"/>
              <w:right w:w="108" w:type="dxa"/>
            </w:tcMar>
          </w:tcPr>
          <w:p w14:paraId="57B69EF3" w14:textId="6698E936" w:rsidR="004A35CE" w:rsidDel="00E204F0" w:rsidRDefault="004A35CE">
            <w:pPr>
              <w:jc w:val="both"/>
              <w:rPr>
                <w:del w:id="1626" w:author="Latvakoski Juhani" w:date="2024-09-11T10:15:00Z"/>
                <w:rFonts w:eastAsia="Arial" w:cs="Arial"/>
                <w:szCs w:val="20"/>
              </w:rPr>
            </w:pPr>
            <w:del w:id="1627" w:author="Latvakoski Juhani" w:date="2024-09-11T10:15:00Z">
              <w:r w:rsidRPr="4C2EE877" w:rsidDel="00E204F0">
                <w:rPr>
                  <w:rFonts w:eastAsia="Arial" w:cs="Arial"/>
                  <w:szCs w:val="20"/>
                </w:rPr>
                <w:delText xml:space="preserve"> Our research focuses on IMU sensor and vehicle data enhanced location technologies, which combine sensor data from multiple sources in real time to create full location based situational awareness, which can be used for higher level decision making.</w:delText>
              </w:r>
            </w:del>
          </w:p>
        </w:tc>
      </w:tr>
      <w:tr w:rsidR="004A35CE" w14:paraId="4702B6E3"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5EAF9739" w14:textId="77777777" w:rsidR="004A35CE" w:rsidRDefault="004A35CE">
            <w:pPr>
              <w:rPr>
                <w:rFonts w:eastAsia="Arial" w:cs="Arial"/>
              </w:rPr>
            </w:pPr>
            <w:r w:rsidRPr="478B438A">
              <w:rPr>
                <w:rFonts w:eastAsia="Arial" w:cs="Arial"/>
              </w:rPr>
              <w:t>F-Secure</w:t>
            </w:r>
          </w:p>
        </w:tc>
        <w:tc>
          <w:tcPr>
            <w:tcW w:w="7375" w:type="dxa"/>
            <w:tcMar>
              <w:top w:w="85" w:type="dxa"/>
              <w:left w:w="108" w:type="dxa"/>
              <w:bottom w:w="85" w:type="dxa"/>
              <w:right w:w="108" w:type="dxa"/>
            </w:tcMar>
          </w:tcPr>
          <w:p w14:paraId="1149605E" w14:textId="77777777" w:rsidR="004A35CE" w:rsidRDefault="004A35CE">
            <w:pPr>
              <w:jc w:val="both"/>
              <w:rPr>
                <w:rFonts w:eastAsia="Arial" w:cs="Arial"/>
              </w:rPr>
            </w:pPr>
            <w:r w:rsidRPr="478B438A">
              <w:rPr>
                <w:rFonts w:eastAsia="Arial" w:cs="Arial"/>
              </w:rPr>
              <w:t xml:space="preserve">F-Secure contributes to </w:t>
            </w:r>
            <w:r w:rsidRPr="1C4D34F4">
              <w:rPr>
                <w:rFonts w:eastAsia="Arial" w:cs="Arial"/>
              </w:rPr>
              <w:t xml:space="preserve">the </w:t>
            </w:r>
            <w:r w:rsidRPr="478B438A">
              <w:rPr>
                <w:rFonts w:eastAsia="Arial" w:cs="Arial"/>
              </w:rPr>
              <w:t>research on customer dashboard for sense of security and protection in T4.1 and recognition and response of consumer’s digital risks in T4.4.</w:t>
            </w:r>
          </w:p>
        </w:tc>
      </w:tr>
      <w:tr w:rsidR="004A35CE" w14:paraId="6462FF9D"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E2EF9E8" w14:textId="77777777" w:rsidR="004A35CE" w:rsidRPr="0C044DE0" w:rsidRDefault="004A35CE">
            <w:pPr>
              <w:rPr>
                <w:rFonts w:eastAsia="Arial" w:cs="Arial"/>
              </w:rPr>
            </w:pPr>
            <w:r>
              <w:rPr>
                <w:rFonts w:eastAsia="Arial" w:cs="Arial"/>
              </w:rPr>
              <w:t>ADLC</w:t>
            </w:r>
          </w:p>
        </w:tc>
        <w:tc>
          <w:tcPr>
            <w:tcW w:w="7375" w:type="dxa"/>
            <w:tcMar>
              <w:top w:w="85" w:type="dxa"/>
              <w:left w:w="108" w:type="dxa"/>
              <w:bottom w:w="85" w:type="dxa"/>
              <w:right w:w="108" w:type="dxa"/>
            </w:tcMar>
          </w:tcPr>
          <w:p w14:paraId="7B361225" w14:textId="77777777" w:rsidR="004A35CE" w:rsidRPr="5E4C1805" w:rsidRDefault="004A35CE">
            <w:pPr>
              <w:jc w:val="both"/>
              <w:rPr>
                <w:rFonts w:eastAsia="Arial" w:cs="Arial"/>
              </w:rPr>
            </w:pPr>
            <w:r>
              <w:rPr>
                <w:rFonts w:eastAsia="Arial" w:cs="Arial"/>
              </w:rPr>
              <w:t>In UC8, for task 4.1, ADLC will develop ways to effectively understand and visualise the status of the operation of its cyber-physical systems and the potential evolution of the situation. In task 4.2, the pipeline of the tracking data of the drones will be improved to better enable the other tasks of this WP. For task 4.4, automated actions will be defined to respond to the observed state of the operation, with the objective of keeping the situation under full control or to minimise the risk of incidents/accidents.</w:t>
            </w:r>
          </w:p>
        </w:tc>
      </w:tr>
      <w:tr w:rsidR="004A35CE" w14:paraId="58A3571F"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44F512B6" w14:textId="77777777" w:rsidR="004A35CE" w:rsidRDefault="004A35CE">
            <w:pPr>
              <w:rPr>
                <w:rFonts w:eastAsia="Arial" w:cs="Arial"/>
              </w:rPr>
            </w:pPr>
            <w:proofErr w:type="spellStart"/>
            <w:r w:rsidRPr="4C2EE877">
              <w:rPr>
                <w:rFonts w:eastAsia="Arial" w:cs="Arial"/>
              </w:rPr>
              <w:t>Vintecc</w:t>
            </w:r>
            <w:proofErr w:type="spellEnd"/>
          </w:p>
        </w:tc>
        <w:tc>
          <w:tcPr>
            <w:tcW w:w="7375" w:type="dxa"/>
            <w:tcMar>
              <w:top w:w="85" w:type="dxa"/>
              <w:left w:w="108" w:type="dxa"/>
              <w:bottom w:w="85" w:type="dxa"/>
              <w:right w:w="108" w:type="dxa"/>
            </w:tcMar>
          </w:tcPr>
          <w:p w14:paraId="08DBA072" w14:textId="77777777" w:rsidR="004A35CE" w:rsidRDefault="004A35CE">
            <w:pPr>
              <w:jc w:val="both"/>
              <w:rPr>
                <w:rFonts w:ascii="Calibri" w:eastAsia="Calibri" w:hAnsi="Calibri" w:cs="Calibri"/>
                <w:color w:val="212529"/>
                <w:sz w:val="22"/>
                <w:szCs w:val="22"/>
              </w:rPr>
            </w:pPr>
            <w:proofErr w:type="spellStart"/>
            <w:r w:rsidRPr="175ACF04">
              <w:rPr>
                <w:rFonts w:ascii="Calibri" w:eastAsia="Calibri" w:hAnsi="Calibri" w:cs="Calibri"/>
                <w:color w:val="212529"/>
                <w:sz w:val="22"/>
                <w:szCs w:val="22"/>
              </w:rPr>
              <w:t>Vintecc</w:t>
            </w:r>
            <w:proofErr w:type="spellEnd"/>
            <w:r w:rsidRPr="175ACF04">
              <w:rPr>
                <w:rFonts w:ascii="Calibri" w:eastAsia="Calibri" w:hAnsi="Calibri" w:cs="Calibri"/>
                <w:color w:val="212529"/>
                <w:sz w:val="22"/>
                <w:szCs w:val="22"/>
              </w:rPr>
              <w:t xml:space="preserve"> would like to define and setup a generic platform to support a real-time and historical digital twin by means of a editable 3D map with </w:t>
            </w:r>
            <w:proofErr w:type="gramStart"/>
            <w:r w:rsidRPr="175ACF04">
              <w:rPr>
                <w:rFonts w:ascii="Calibri" w:eastAsia="Calibri" w:hAnsi="Calibri" w:cs="Calibri"/>
                <w:color w:val="212529"/>
                <w:sz w:val="22"/>
                <w:szCs w:val="22"/>
              </w:rPr>
              <w:t>annotation ,</w:t>
            </w:r>
            <w:proofErr w:type="gramEnd"/>
            <w:r w:rsidRPr="175ACF04">
              <w:rPr>
                <w:rFonts w:ascii="Calibri" w:eastAsia="Calibri" w:hAnsi="Calibri" w:cs="Calibri"/>
                <w:color w:val="212529"/>
                <w:sz w:val="22"/>
                <w:szCs w:val="22"/>
              </w:rPr>
              <w:t xml:space="preserve"> in sync with dashboards with real time data, supporting analysis of autonomous operations.</w:t>
            </w:r>
          </w:p>
          <w:p w14:paraId="6CA6DE19" w14:textId="77777777" w:rsidR="004A35CE" w:rsidRDefault="004A35CE">
            <w:pPr>
              <w:jc w:val="both"/>
              <w:rPr>
                <w:rFonts w:eastAsia="Arial" w:cs="Arial"/>
              </w:rPr>
            </w:pPr>
          </w:p>
        </w:tc>
      </w:tr>
      <w:tr w:rsidR="004A35CE" w14:paraId="0CDFDB7D"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0D522BCA" w14:textId="77777777" w:rsidR="004A35CE" w:rsidRPr="4C2EE877" w:rsidRDefault="004A35CE">
            <w:pPr>
              <w:rPr>
                <w:rFonts w:eastAsia="Arial" w:cs="Arial"/>
              </w:rPr>
            </w:pPr>
            <w:r>
              <w:rPr>
                <w:rFonts w:eastAsia="Arial" w:cs="Arial"/>
              </w:rPr>
              <w:t>VTT</w:t>
            </w:r>
          </w:p>
        </w:tc>
        <w:tc>
          <w:tcPr>
            <w:tcW w:w="7375" w:type="dxa"/>
            <w:tcMar>
              <w:top w:w="85" w:type="dxa"/>
              <w:left w:w="108" w:type="dxa"/>
              <w:bottom w:w="85" w:type="dxa"/>
              <w:right w:w="108" w:type="dxa"/>
            </w:tcMar>
          </w:tcPr>
          <w:p w14:paraId="24668A99" w14:textId="77777777" w:rsidR="004A35CE" w:rsidRPr="003E0107" w:rsidRDefault="004A35CE">
            <w:pPr>
              <w:jc w:val="both"/>
            </w:pPr>
            <w:r>
              <w:rPr>
                <w:rFonts w:eastAsia="Arial" w:cs="Arial"/>
              </w:rPr>
              <w:t xml:space="preserve">VTT plans to contribute into the WP4 tasks especially from the Sa4CPS concept related perspectives, so that the technological requirements </w:t>
            </w:r>
            <w:r>
              <w:t>and enablers for status, projection and actions match and can collaborate with the digital trust solutions. In addition, VTT plans to focus into the selected UCs applicable to operate in the port area.</w:t>
            </w:r>
          </w:p>
        </w:tc>
      </w:tr>
      <w:tr w:rsidR="004A35CE" w14:paraId="6CAFF03D"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02F3FDF7" w14:textId="77777777" w:rsidR="004A35CE" w:rsidRDefault="004A35CE">
            <w:pPr>
              <w:rPr>
                <w:rFonts w:eastAsia="Arial" w:cs="Arial"/>
              </w:rPr>
            </w:pPr>
            <w:proofErr w:type="spellStart"/>
            <w:r w:rsidRPr="175ACF04">
              <w:rPr>
                <w:rFonts w:eastAsia="Arial" w:cs="Arial"/>
              </w:rPr>
              <w:t>Otokar</w:t>
            </w:r>
            <w:proofErr w:type="spellEnd"/>
          </w:p>
        </w:tc>
        <w:tc>
          <w:tcPr>
            <w:tcW w:w="7375" w:type="dxa"/>
            <w:tcMar>
              <w:top w:w="85" w:type="dxa"/>
              <w:left w:w="108" w:type="dxa"/>
              <w:bottom w:w="85" w:type="dxa"/>
              <w:right w:w="108" w:type="dxa"/>
            </w:tcMar>
          </w:tcPr>
          <w:p w14:paraId="65629F01" w14:textId="77777777" w:rsidR="004A35CE" w:rsidRDefault="004A35CE">
            <w:pPr>
              <w:jc w:val="both"/>
              <w:rPr>
                <w:rFonts w:eastAsia="Arial" w:cs="Arial"/>
              </w:rPr>
            </w:pPr>
            <w:r w:rsidRPr="175ACF04">
              <w:rPr>
                <w:rFonts w:eastAsia="Arial" w:cs="Arial"/>
              </w:rPr>
              <w:t xml:space="preserve">Partners will be supported in modelling the digital twin of </w:t>
            </w:r>
            <w:proofErr w:type="spellStart"/>
            <w:r w:rsidRPr="175ACF04">
              <w:rPr>
                <w:rFonts w:eastAsia="Arial" w:cs="Arial"/>
              </w:rPr>
              <w:t>Otokar’s</w:t>
            </w:r>
            <w:proofErr w:type="spellEnd"/>
            <w:r w:rsidRPr="175ACF04">
              <w:rPr>
                <w:rFonts w:eastAsia="Arial" w:cs="Arial"/>
              </w:rPr>
              <w:t xml:space="preserve"> system. A platform, which will enable the interfaces to be used for instant status monitoring, to identify anomalies and create alarms, will be established. AI algorithms will be developed to assign tasks to forklifts and optimize the transportation route and time using the location data. Technological studies will be carried out to prevent anomalies during the transportation of goods or the movement of forklifts. A camera sensor-based solution will be developed to prevent forklift-human collision.</w:t>
            </w:r>
          </w:p>
          <w:p w14:paraId="137AE500" w14:textId="77777777" w:rsidR="004A35CE" w:rsidRDefault="004A35CE">
            <w:pPr>
              <w:ind w:left="0"/>
              <w:jc w:val="both"/>
              <w:rPr>
                <w:rFonts w:eastAsia="Arial" w:cs="Arial"/>
              </w:rPr>
            </w:pPr>
          </w:p>
        </w:tc>
      </w:tr>
      <w:tr w:rsidR="004A35CE" w14:paraId="6E7A11AF"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34A039B0" w14:textId="77777777" w:rsidR="004A35CE" w:rsidRPr="175ACF04" w:rsidRDefault="004A35CE">
            <w:pPr>
              <w:rPr>
                <w:rFonts w:eastAsia="Arial" w:cs="Arial"/>
              </w:rPr>
            </w:pPr>
            <w:proofErr w:type="spellStart"/>
            <w:r>
              <w:rPr>
                <w:rFonts w:eastAsia="Arial" w:cs="Arial"/>
              </w:rPr>
              <w:lastRenderedPageBreak/>
              <w:t>Enerim</w:t>
            </w:r>
            <w:proofErr w:type="spellEnd"/>
          </w:p>
        </w:tc>
        <w:tc>
          <w:tcPr>
            <w:tcW w:w="7375" w:type="dxa"/>
            <w:tcMar>
              <w:top w:w="85" w:type="dxa"/>
              <w:left w:w="108" w:type="dxa"/>
              <w:bottom w:w="85" w:type="dxa"/>
              <w:right w:w="108" w:type="dxa"/>
            </w:tcMar>
          </w:tcPr>
          <w:p w14:paraId="01D1F393" w14:textId="77777777" w:rsidR="004A35CE" w:rsidRPr="00D80673" w:rsidRDefault="004A35CE">
            <w:pPr>
              <w:jc w:val="both"/>
              <w:rPr>
                <w:rFonts w:eastAsia="Arial" w:cs="Arial"/>
              </w:rPr>
            </w:pPr>
            <w:proofErr w:type="spellStart"/>
            <w:r w:rsidRPr="00D80673">
              <w:rPr>
                <w:rStyle w:val="normaltextrun"/>
                <w:rFonts w:cs="Arial"/>
                <w:szCs w:val="20"/>
                <w:shd w:val="clear" w:color="auto" w:fill="FFFFFF"/>
              </w:rPr>
              <w:t>Enerim</w:t>
            </w:r>
            <w:proofErr w:type="spellEnd"/>
            <w:r w:rsidRPr="00D80673">
              <w:rPr>
                <w:rStyle w:val="normaltextrun"/>
                <w:rFonts w:cs="Arial"/>
                <w:szCs w:val="20"/>
                <w:shd w:val="clear" w:color="auto" w:fill="FFFFFF"/>
              </w:rPr>
              <w:t xml:space="preserve"> will contribute by focusing system level security and data privacy by detecting and addressing possible breeches and compromises, specifically related to energy data flow. This work will support WP5 related tasks.</w:t>
            </w:r>
            <w:r w:rsidRPr="00D80673">
              <w:rPr>
                <w:rStyle w:val="eop"/>
                <w:rFonts w:cs="Arial"/>
                <w:szCs w:val="20"/>
                <w:shd w:val="clear" w:color="auto" w:fill="FFFFFF"/>
              </w:rPr>
              <w:t> </w:t>
            </w:r>
          </w:p>
        </w:tc>
      </w:tr>
      <w:tr w:rsidR="00110F09" w:rsidRPr="00110F09" w14:paraId="11969233" w14:textId="77777777" w:rsidTr="2E722F59">
        <w:tblPrEx>
          <w:tblW w:w="0" w:type="auto"/>
          <w:tblLook w:val="0420" w:firstRow="1" w:lastRow="0" w:firstColumn="0" w:lastColumn="0" w:noHBand="0" w:noVBand="1"/>
          <w:tblPrExChange w:id="1628" w:author="Latvakoski Juhani" w:date="2024-09-25T12:23:00Z">
            <w:tblPrEx>
              <w:tblW w:w="0" w:type="auto"/>
              <w:tblLook w:val="0420" w:firstRow="1" w:lastRow="0" w:firstColumn="0" w:lastColumn="0" w:noHBand="0" w:noVBand="1"/>
            </w:tblPrEx>
          </w:tblPrExChange>
        </w:tblPrEx>
        <w:trPr>
          <w:cnfStyle w:val="000000100000" w:firstRow="0" w:lastRow="0" w:firstColumn="0" w:lastColumn="0" w:oddVBand="0" w:evenVBand="0" w:oddHBand="1" w:evenHBand="0" w:firstRowFirstColumn="0" w:firstRowLastColumn="0" w:lastRowFirstColumn="0" w:lastRowLastColumn="0"/>
          <w:trHeight w:val="300"/>
          <w:ins w:id="1629" w:author="Latvakoski Juhani" w:date="2024-09-25T12:15:00Z"/>
          <w:trPrChange w:id="1630" w:author="Latvakoski Juhani" w:date="2024-09-25T12:23:00Z">
            <w:trPr>
              <w:gridAfter w:val="0"/>
              <w:trHeight w:val="300"/>
            </w:trPr>
          </w:trPrChange>
        </w:trPr>
        <w:tc>
          <w:tcPr>
            <w:tcW w:w="0" w:type="dxa"/>
            <w:hideMark/>
            <w:tcPrChange w:id="1631" w:author="Latvakoski Juhani" w:date="2024-09-25T12:23:00Z">
              <w:tcPr>
                <w:tcW w:w="1695" w:type="dxa"/>
                <w:hideMark/>
              </w:tcPr>
            </w:tcPrChange>
          </w:tcPr>
          <w:p w14:paraId="05362BCC" w14:textId="77777777" w:rsidR="00110F09" w:rsidRDefault="00110F09">
            <w:pPr>
              <w:cnfStyle w:val="000000100000" w:firstRow="0" w:lastRow="0" w:firstColumn="0" w:lastColumn="0" w:oddVBand="0" w:evenVBand="0" w:oddHBand="1" w:evenHBand="0" w:firstRowFirstColumn="0" w:firstRowLastColumn="0" w:lastRowFirstColumn="0" w:lastRowLastColumn="0"/>
              <w:rPr>
                <w:ins w:id="1632" w:author="Latvakoski Juhani" w:date="2024-09-25T12:15:00Z"/>
                <w:rFonts w:eastAsia="Arial" w:cs="Arial"/>
              </w:rPr>
            </w:pPr>
            <w:ins w:id="1633" w:author="Latvakoski Juhani" w:date="2024-09-25T12:15:00Z">
              <w:r>
                <w:rPr>
                  <w:rFonts w:eastAsia="Arial" w:cs="Arial"/>
                </w:rPr>
                <w:t>ERARGE</w:t>
              </w:r>
            </w:ins>
          </w:p>
        </w:tc>
        <w:tc>
          <w:tcPr>
            <w:tcW w:w="0" w:type="dxa"/>
            <w:hideMark/>
            <w:tcPrChange w:id="1634" w:author="Latvakoski Juhani" w:date="2024-09-25T12:23:00Z">
              <w:tcPr>
                <w:tcW w:w="7375" w:type="dxa"/>
                <w:hideMark/>
              </w:tcPr>
            </w:tcPrChange>
          </w:tcPr>
          <w:p w14:paraId="0A3AECAE" w14:textId="77777777" w:rsidR="00110F09" w:rsidRDefault="00110F09">
            <w:pPr>
              <w:jc w:val="both"/>
              <w:cnfStyle w:val="000000100000" w:firstRow="0" w:lastRow="0" w:firstColumn="0" w:lastColumn="0" w:oddVBand="0" w:evenVBand="0" w:oddHBand="1" w:evenHBand="0" w:firstRowFirstColumn="0" w:firstRowLastColumn="0" w:lastRowFirstColumn="0" w:lastRowLastColumn="0"/>
              <w:rPr>
                <w:ins w:id="1635" w:author="Latvakoski Juhani" w:date="2024-09-25T12:15:00Z"/>
                <w:rStyle w:val="normaltextrun"/>
                <w:szCs w:val="20"/>
                <w:shd w:val="clear" w:color="auto" w:fill="FFFFFF"/>
              </w:rPr>
            </w:pPr>
            <w:ins w:id="1636" w:author="Latvakoski Juhani" w:date="2024-09-25T12:15:00Z">
              <w:r>
                <w:rPr>
                  <w:rStyle w:val="normaltextrun"/>
                  <w:rFonts w:cs="Arial"/>
                  <w:szCs w:val="20"/>
                  <w:shd w:val="clear" w:color="auto" w:fill="FFFFFF"/>
                </w:rPr>
                <w:t xml:space="preserve">In this work package, ERARGE will focus on the integration of AI algorithms with the semantic infrastructure and the development of related filtering and data mining (via SPARQL queries) routines. This structure will also create a digital twin of the </w:t>
              </w:r>
              <w:proofErr w:type="spellStart"/>
              <w:r>
                <w:rPr>
                  <w:rStyle w:val="normaltextrun"/>
                  <w:rFonts w:cs="Arial"/>
                  <w:szCs w:val="20"/>
                  <w:shd w:val="clear" w:color="auto" w:fill="FFFFFF"/>
                </w:rPr>
                <w:t>Otokar</w:t>
              </w:r>
              <w:proofErr w:type="spellEnd"/>
              <w:r>
                <w:rPr>
                  <w:rStyle w:val="normaltextrun"/>
                  <w:rFonts w:cs="Arial"/>
                  <w:szCs w:val="20"/>
                  <w:shd w:val="clear" w:color="auto" w:fill="FFFFFF"/>
                </w:rPr>
                <w:t xml:space="preserve"> system at the data level.</w:t>
              </w:r>
            </w:ins>
          </w:p>
        </w:tc>
      </w:tr>
    </w:tbl>
    <w:p w14:paraId="5C056B20" w14:textId="77777777" w:rsidR="004A35CE" w:rsidRPr="00110F09" w:rsidRDefault="004A35CE" w:rsidP="004A35CE">
      <w:pPr>
        <w:rPr>
          <w:lang w:val="en-US"/>
          <w:rPrChange w:id="1637" w:author="Latvakoski Juhani" w:date="2024-09-25T12:15:00Z">
            <w:rPr/>
          </w:rPrChange>
        </w:rPr>
      </w:pPr>
    </w:p>
    <w:p w14:paraId="56EB8177" w14:textId="77777777" w:rsidR="004A35CE" w:rsidRDefault="004A35CE" w:rsidP="004A35CE">
      <w:pPr>
        <w:pStyle w:val="BodyText"/>
      </w:pPr>
    </w:p>
    <w:tbl>
      <w:tblPr>
        <w:tblStyle w:val="ITEATableTitle"/>
        <w:tblW w:w="0" w:type="auto"/>
        <w:tblLook w:val="0420" w:firstRow="1" w:lastRow="0" w:firstColumn="0" w:lastColumn="0" w:noHBand="0" w:noVBand="1"/>
      </w:tblPr>
      <w:tblGrid>
        <w:gridCol w:w="9070"/>
      </w:tblGrid>
      <w:tr w:rsidR="004A35CE" w14:paraId="6253DDAE"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23D2A014" w14:textId="77777777" w:rsidR="004A35CE" w:rsidRDefault="004A35CE">
            <w:pPr>
              <w:pStyle w:val="BodyText"/>
              <w:keepNext/>
              <w:keepLines/>
              <w:widowControl/>
              <w:rPr>
                <w:smallCaps/>
              </w:rPr>
            </w:pPr>
            <w:r>
              <w:rPr>
                <w:smallCaps/>
                <w:color w:val="FFFFFF" w:themeColor="background1"/>
              </w:rPr>
              <w:t>Deliverables</w:t>
            </w:r>
          </w:p>
        </w:tc>
      </w:tr>
    </w:tbl>
    <w:p w14:paraId="466C41D0" w14:textId="77777777" w:rsidR="004A35CE" w:rsidRDefault="004A35CE" w:rsidP="004A35CE">
      <w:pPr>
        <w:pStyle w:val="BodyText"/>
        <w:keepNext/>
        <w:keepLines/>
        <w:rPr>
          <w:sz w:val="10"/>
          <w:szCs w:val="10"/>
        </w:rPr>
      </w:pPr>
    </w:p>
    <w:tbl>
      <w:tblPr>
        <w:tblStyle w:val="MediumShading1-Accent2"/>
        <w:tblW w:w="0" w:type="auto"/>
        <w:tblLook w:val="0420" w:firstRow="1" w:lastRow="0" w:firstColumn="0" w:lastColumn="0" w:noHBand="0" w:noVBand="1"/>
      </w:tblPr>
      <w:tblGrid>
        <w:gridCol w:w="1449"/>
        <w:gridCol w:w="1503"/>
        <w:gridCol w:w="3522"/>
        <w:gridCol w:w="1494"/>
        <w:gridCol w:w="1102"/>
      </w:tblGrid>
      <w:tr w:rsidR="004A35CE" w14:paraId="64C9B7C3" w14:textId="77777777">
        <w:trPr>
          <w:cnfStyle w:val="100000000000" w:firstRow="1" w:lastRow="0" w:firstColumn="0" w:lastColumn="0" w:oddVBand="0" w:evenVBand="0" w:oddHBand="0" w:evenHBand="0" w:firstRowFirstColumn="0" w:firstRowLastColumn="0" w:lastRowFirstColumn="0" w:lastRowLastColumn="0"/>
        </w:trPr>
        <w:tc>
          <w:tcPr>
            <w:tcW w:w="1449" w:type="dxa"/>
            <w:hideMark/>
          </w:tcPr>
          <w:p w14:paraId="4225AE17" w14:textId="77777777" w:rsidR="004A35CE" w:rsidRDefault="004A35CE">
            <w:pPr>
              <w:pStyle w:val="BodyText"/>
              <w:keepNext/>
              <w:keepLines/>
            </w:pPr>
            <w:r>
              <w:t>ID</w:t>
            </w:r>
          </w:p>
        </w:tc>
        <w:tc>
          <w:tcPr>
            <w:tcW w:w="1503" w:type="dxa"/>
            <w:hideMark/>
          </w:tcPr>
          <w:p w14:paraId="3A9486EA" w14:textId="77777777" w:rsidR="004A35CE" w:rsidRDefault="004A35CE">
            <w:pPr>
              <w:pStyle w:val="BodyText"/>
              <w:keepNext/>
              <w:keepLines/>
            </w:pPr>
            <w:r>
              <w:t>Type</w:t>
            </w:r>
          </w:p>
        </w:tc>
        <w:tc>
          <w:tcPr>
            <w:tcW w:w="3522" w:type="dxa"/>
            <w:hideMark/>
          </w:tcPr>
          <w:p w14:paraId="6F08A1B0" w14:textId="13762E1C" w:rsidR="004A35CE" w:rsidRDefault="004A35CE">
            <w:pPr>
              <w:pStyle w:val="BodyText"/>
              <w:keepNext/>
              <w:keepLines/>
            </w:pPr>
            <w:r>
              <w:t xml:space="preserve">Description (related tasks) </w:t>
            </w:r>
            <w:del w:id="1638" w:author="Latvakoski Juhani" w:date="2024-09-24T15:20:00Z">
              <w:r w:rsidDel="00691E01">
                <w:delText>[Main editor of the deliverable]</w:delText>
              </w:r>
            </w:del>
          </w:p>
        </w:tc>
        <w:tc>
          <w:tcPr>
            <w:tcW w:w="1494" w:type="dxa"/>
            <w:hideMark/>
          </w:tcPr>
          <w:p w14:paraId="392FBF3F" w14:textId="77777777" w:rsidR="004A35CE" w:rsidRDefault="004A35CE">
            <w:pPr>
              <w:pStyle w:val="BodyText"/>
              <w:keepNext/>
              <w:keepLines/>
            </w:pPr>
            <w:r>
              <w:t>Access</w:t>
            </w:r>
          </w:p>
        </w:tc>
        <w:tc>
          <w:tcPr>
            <w:tcW w:w="1102" w:type="dxa"/>
            <w:hideMark/>
          </w:tcPr>
          <w:p w14:paraId="77C89359" w14:textId="77777777" w:rsidR="004A35CE" w:rsidRDefault="004A35CE">
            <w:pPr>
              <w:pStyle w:val="BodyText"/>
              <w:keepNext/>
              <w:keepLines/>
            </w:pPr>
            <w:r>
              <w:t>Due month</w:t>
            </w:r>
          </w:p>
        </w:tc>
      </w:tr>
      <w:tr w:rsidR="004A35CE" w14:paraId="77EC7DDF"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299BAC8D" w14:textId="77777777" w:rsidR="004A35CE" w:rsidRDefault="004A35CE">
            <w:pPr>
              <w:pStyle w:val="ITEABodyText"/>
            </w:pPr>
            <w:r>
              <w:t>D4.1</w:t>
            </w:r>
          </w:p>
        </w:tc>
        <w:tc>
          <w:tcPr>
            <w:tcW w:w="1503" w:type="dxa"/>
            <w:tcMar>
              <w:top w:w="85" w:type="dxa"/>
              <w:left w:w="108" w:type="dxa"/>
              <w:bottom w:w="85" w:type="dxa"/>
              <w:right w:w="108" w:type="dxa"/>
            </w:tcMar>
            <w:hideMark/>
          </w:tcPr>
          <w:p w14:paraId="5437689A" w14:textId="77777777" w:rsidR="004A35CE" w:rsidRDefault="004A35CE">
            <w:pPr>
              <w:pStyle w:val="ITEABodyText"/>
            </w:pPr>
            <w:r>
              <w:t>Report</w:t>
            </w:r>
          </w:p>
        </w:tc>
        <w:tc>
          <w:tcPr>
            <w:tcW w:w="3522" w:type="dxa"/>
            <w:tcMar>
              <w:top w:w="85" w:type="dxa"/>
              <w:left w:w="108" w:type="dxa"/>
              <w:bottom w:w="85" w:type="dxa"/>
              <w:right w:w="108" w:type="dxa"/>
            </w:tcMar>
            <w:hideMark/>
          </w:tcPr>
          <w:p w14:paraId="6CB4AB71" w14:textId="0CA19641" w:rsidR="004A35CE" w:rsidRDefault="004A35CE">
            <w:pPr>
              <w:pStyle w:val="ITEABodyText"/>
            </w:pPr>
            <w:r>
              <w:t xml:space="preserve">Technological requirements for status, </w:t>
            </w:r>
            <w:proofErr w:type="gramStart"/>
            <w:r>
              <w:t>projections</w:t>
            </w:r>
            <w:proofErr w:type="gramEnd"/>
            <w:r>
              <w:t xml:space="preserve"> and actions (T4.1- T4.5) </w:t>
            </w:r>
            <w:ins w:id="1639" w:author="Latvakoski Juhani" w:date="2024-09-11T11:09:00Z">
              <w:r w:rsidR="00D5404C">
                <w:t>[</w:t>
              </w:r>
            </w:ins>
            <w:ins w:id="1640" w:author="Latvakoski Juhani" w:date="2024-09-20T14:32:00Z">
              <w:r w:rsidR="007C5FA9">
                <w:t>I</w:t>
              </w:r>
            </w:ins>
            <w:ins w:id="1641" w:author="Latvakoski Juhani" w:date="2024-09-20T14:34:00Z">
              <w:r w:rsidR="004E18A6">
                <w:t>n</w:t>
              </w:r>
            </w:ins>
            <w:ins w:id="1642" w:author="Latvakoski Juhani" w:date="2024-09-20T14:32:00Z">
              <w:r w:rsidR="007C5FA9">
                <w:t>ovasyon</w:t>
              </w:r>
            </w:ins>
            <w:ins w:id="1643" w:author="Latvakoski Juhani" w:date="2024-09-11T11:09:00Z">
              <w:r w:rsidR="00D5404C">
                <w:t xml:space="preserve">, </w:t>
              </w:r>
            </w:ins>
            <w:ins w:id="1644" w:author="Latvakoski Juhani" w:date="2024-09-20T14:21:00Z">
              <w:r w:rsidR="00FD664C">
                <w:t>all wp4 partners</w:t>
              </w:r>
            </w:ins>
            <w:ins w:id="1645" w:author="Latvakoski Juhani" w:date="2024-09-11T11:09:00Z">
              <w:r w:rsidR="00D5404C">
                <w:t>]</w:t>
              </w:r>
            </w:ins>
            <w:ins w:id="1646" w:author="Latvakoski Juhani" w:date="2024-09-11T13:11:00Z">
              <w:r w:rsidR="00BA76C2">
                <w:t xml:space="preserve"> Reviewers: </w:t>
              </w:r>
              <w:proofErr w:type="spellStart"/>
              <w:r w:rsidR="00BA76C2">
                <w:t>Otokar</w:t>
              </w:r>
              <w:proofErr w:type="spellEnd"/>
              <w:r w:rsidR="00BA76C2">
                <w:t>, VTT</w:t>
              </w:r>
            </w:ins>
          </w:p>
        </w:tc>
        <w:tc>
          <w:tcPr>
            <w:tcW w:w="1494" w:type="dxa"/>
            <w:tcMar>
              <w:top w:w="85" w:type="dxa"/>
              <w:left w:w="108" w:type="dxa"/>
              <w:bottom w:w="85" w:type="dxa"/>
              <w:right w:w="108" w:type="dxa"/>
            </w:tcMar>
          </w:tcPr>
          <w:p w14:paraId="6A220389" w14:textId="77777777" w:rsidR="004A35CE" w:rsidRDefault="004A35CE">
            <w:pPr>
              <w:pStyle w:val="ITEABodyText"/>
            </w:pPr>
            <w:r>
              <w:t>Confidential</w:t>
            </w:r>
          </w:p>
          <w:p w14:paraId="35EE97C8" w14:textId="77777777" w:rsidR="004A35CE" w:rsidRDefault="004A35CE">
            <w:pPr>
              <w:pStyle w:val="ITEABodyText"/>
            </w:pPr>
          </w:p>
        </w:tc>
        <w:tc>
          <w:tcPr>
            <w:tcW w:w="1102" w:type="dxa"/>
            <w:tcMar>
              <w:top w:w="85" w:type="dxa"/>
              <w:left w:w="108" w:type="dxa"/>
              <w:bottom w:w="85" w:type="dxa"/>
              <w:right w:w="108" w:type="dxa"/>
            </w:tcMar>
            <w:hideMark/>
          </w:tcPr>
          <w:p w14:paraId="1D41948C" w14:textId="77777777" w:rsidR="004A35CE" w:rsidRDefault="004A35CE">
            <w:pPr>
              <w:pStyle w:val="ITEABodyText"/>
            </w:pPr>
            <w:r>
              <w:t xml:space="preserve">MS2  </w:t>
            </w:r>
          </w:p>
        </w:tc>
      </w:tr>
      <w:tr w:rsidR="004A35CE" w14:paraId="77F9AA6D"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46A5CAFF" w14:textId="77777777" w:rsidR="004A35CE" w:rsidRDefault="004A35CE">
            <w:pPr>
              <w:pStyle w:val="ITEABodyText"/>
            </w:pPr>
            <w:r>
              <w:t>D4.2</w:t>
            </w:r>
          </w:p>
        </w:tc>
        <w:tc>
          <w:tcPr>
            <w:tcW w:w="1503" w:type="dxa"/>
            <w:tcMar>
              <w:top w:w="85" w:type="dxa"/>
              <w:left w:w="108" w:type="dxa"/>
              <w:bottom w:w="85" w:type="dxa"/>
              <w:right w:w="108" w:type="dxa"/>
            </w:tcMar>
            <w:hideMark/>
          </w:tcPr>
          <w:p w14:paraId="6169838F" w14:textId="77777777" w:rsidR="004A35CE" w:rsidRDefault="004A35CE">
            <w:pPr>
              <w:pStyle w:val="ITEABodyText"/>
            </w:pPr>
            <w:r>
              <w:t>Report</w:t>
            </w:r>
          </w:p>
        </w:tc>
        <w:tc>
          <w:tcPr>
            <w:tcW w:w="3522" w:type="dxa"/>
            <w:tcMar>
              <w:top w:w="85" w:type="dxa"/>
              <w:left w:w="108" w:type="dxa"/>
              <w:bottom w:w="85" w:type="dxa"/>
              <w:right w:w="108" w:type="dxa"/>
            </w:tcMar>
            <w:hideMark/>
          </w:tcPr>
          <w:p w14:paraId="27E8E682" w14:textId="477D53AD" w:rsidR="004A35CE" w:rsidRDefault="004A35CE">
            <w:pPr>
              <w:pStyle w:val="ITEABodyText"/>
            </w:pPr>
            <w:r>
              <w:t xml:space="preserve">Specification of the technical enablers for status, </w:t>
            </w:r>
            <w:proofErr w:type="gramStart"/>
            <w:r>
              <w:t>projections</w:t>
            </w:r>
            <w:proofErr w:type="gramEnd"/>
            <w:r>
              <w:t xml:space="preserve"> and actions (T4.1- T4.5) </w:t>
            </w:r>
            <w:ins w:id="1647" w:author="Latvakoski Juhani" w:date="2024-09-11T11:09:00Z">
              <w:r w:rsidR="00D5404C">
                <w:t>[</w:t>
              </w:r>
            </w:ins>
            <w:ins w:id="1648" w:author="Latvakoski Juhani" w:date="2024-09-20T14:31:00Z">
              <w:r w:rsidR="00EA644E">
                <w:t>CUNI</w:t>
              </w:r>
            </w:ins>
            <w:ins w:id="1649" w:author="Latvakoski Juhani" w:date="2024-09-20T14:22:00Z">
              <w:r w:rsidR="00FD664C">
                <w:t>, all wp4 partners</w:t>
              </w:r>
            </w:ins>
            <w:ins w:id="1650" w:author="Latvakoski Juhani" w:date="2024-09-11T11:09:00Z">
              <w:r w:rsidR="00D5404C">
                <w:t>]</w:t>
              </w:r>
            </w:ins>
            <w:ins w:id="1651" w:author="Latvakoski Juhani" w:date="2024-09-11T13:11:00Z">
              <w:r w:rsidR="00BA76C2">
                <w:t xml:space="preserve"> Reviewers: </w:t>
              </w:r>
              <w:proofErr w:type="spellStart"/>
              <w:r w:rsidR="00BA76C2">
                <w:t>Otokar</w:t>
              </w:r>
              <w:proofErr w:type="spellEnd"/>
              <w:r w:rsidR="00BA76C2">
                <w:t>, VTT</w:t>
              </w:r>
            </w:ins>
          </w:p>
        </w:tc>
        <w:tc>
          <w:tcPr>
            <w:tcW w:w="1494" w:type="dxa"/>
            <w:tcMar>
              <w:top w:w="85" w:type="dxa"/>
              <w:left w:w="108" w:type="dxa"/>
              <w:bottom w:w="85" w:type="dxa"/>
              <w:right w:w="108" w:type="dxa"/>
            </w:tcMar>
            <w:hideMark/>
          </w:tcPr>
          <w:p w14:paraId="2CDFCFBC" w14:textId="77777777" w:rsidR="004A35CE" w:rsidRDefault="004A35CE">
            <w:pPr>
              <w:pStyle w:val="ITEABodyText"/>
            </w:pPr>
            <w:r>
              <w:t>Confidential</w:t>
            </w:r>
          </w:p>
        </w:tc>
        <w:tc>
          <w:tcPr>
            <w:tcW w:w="1102" w:type="dxa"/>
            <w:tcMar>
              <w:top w:w="85" w:type="dxa"/>
              <w:left w:w="108" w:type="dxa"/>
              <w:bottom w:w="85" w:type="dxa"/>
              <w:right w:w="108" w:type="dxa"/>
            </w:tcMar>
            <w:hideMark/>
          </w:tcPr>
          <w:p w14:paraId="21313637" w14:textId="77777777" w:rsidR="004A35CE" w:rsidRDefault="004A35CE">
            <w:pPr>
              <w:pStyle w:val="ITEABodyText"/>
            </w:pPr>
            <w:r>
              <w:t>MS5</w:t>
            </w:r>
          </w:p>
        </w:tc>
      </w:tr>
      <w:tr w:rsidR="004A35CE" w14:paraId="0DFA1805"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400C1E9E" w14:textId="77777777" w:rsidR="004A35CE" w:rsidRDefault="004A35CE">
            <w:pPr>
              <w:pStyle w:val="ITEABodyText"/>
            </w:pPr>
            <w:r>
              <w:t>D4.3</w:t>
            </w:r>
          </w:p>
        </w:tc>
        <w:tc>
          <w:tcPr>
            <w:tcW w:w="1503" w:type="dxa"/>
            <w:tcMar>
              <w:top w:w="85" w:type="dxa"/>
              <w:left w:w="108" w:type="dxa"/>
              <w:bottom w:w="85" w:type="dxa"/>
              <w:right w:w="108" w:type="dxa"/>
            </w:tcMar>
            <w:hideMark/>
          </w:tcPr>
          <w:p w14:paraId="2BFF7987" w14:textId="77777777" w:rsidR="004A35CE" w:rsidRDefault="004A35CE">
            <w:pPr>
              <w:pStyle w:val="ITEABodyText"/>
            </w:pPr>
            <w:r>
              <w:t>Designs</w:t>
            </w:r>
          </w:p>
        </w:tc>
        <w:tc>
          <w:tcPr>
            <w:tcW w:w="3522" w:type="dxa"/>
            <w:tcMar>
              <w:top w:w="85" w:type="dxa"/>
              <w:left w:w="108" w:type="dxa"/>
              <w:bottom w:w="85" w:type="dxa"/>
              <w:right w:w="108" w:type="dxa"/>
            </w:tcMar>
            <w:hideMark/>
          </w:tcPr>
          <w:p w14:paraId="02E5F9A0" w14:textId="38E8018C" w:rsidR="004A35CE" w:rsidRDefault="004A35CE">
            <w:pPr>
              <w:pStyle w:val="ITEABodyText"/>
            </w:pPr>
            <w:r>
              <w:t xml:space="preserve">Designs of the technical enablers for status, </w:t>
            </w:r>
            <w:proofErr w:type="gramStart"/>
            <w:r>
              <w:t>projections</w:t>
            </w:r>
            <w:proofErr w:type="gramEnd"/>
            <w:r>
              <w:t xml:space="preserve"> and actions (v1, v2) (T4.1- T4.5) </w:t>
            </w:r>
            <w:ins w:id="1652" w:author="Latvakoski Juhani" w:date="2024-09-11T11:09:00Z">
              <w:r w:rsidR="00D5404C">
                <w:t>[</w:t>
              </w:r>
            </w:ins>
            <w:ins w:id="1653" w:author="Latvakoski Juhani" w:date="2024-09-20T14:31:00Z">
              <w:r w:rsidR="00F42F9B">
                <w:t>IMA</w:t>
              </w:r>
            </w:ins>
            <w:ins w:id="1654" w:author="Latvakoski Juhani" w:date="2024-09-20T14:22:00Z">
              <w:r w:rsidR="00FD664C">
                <w:t>, all wp4 partners</w:t>
              </w:r>
            </w:ins>
            <w:ins w:id="1655" w:author="Latvakoski Juhani" w:date="2024-09-11T11:09:00Z">
              <w:r w:rsidR="00D5404C">
                <w:t>]</w:t>
              </w:r>
            </w:ins>
            <w:ins w:id="1656" w:author="Latvakoski Juhani" w:date="2024-09-11T13:11:00Z">
              <w:r w:rsidR="00BA76C2">
                <w:t xml:space="preserve"> Reviewers: </w:t>
              </w:r>
              <w:proofErr w:type="spellStart"/>
              <w:r w:rsidR="00BA76C2">
                <w:t>Otokar</w:t>
              </w:r>
              <w:proofErr w:type="spellEnd"/>
              <w:r w:rsidR="00BA76C2">
                <w:t>, VTT</w:t>
              </w:r>
            </w:ins>
          </w:p>
        </w:tc>
        <w:tc>
          <w:tcPr>
            <w:tcW w:w="1494" w:type="dxa"/>
            <w:tcMar>
              <w:top w:w="85" w:type="dxa"/>
              <w:left w:w="108" w:type="dxa"/>
              <w:bottom w:w="85" w:type="dxa"/>
              <w:right w:w="108" w:type="dxa"/>
            </w:tcMar>
            <w:hideMark/>
          </w:tcPr>
          <w:p w14:paraId="4BA630D6" w14:textId="77777777" w:rsidR="004A35CE" w:rsidRDefault="004A35CE">
            <w:pPr>
              <w:pStyle w:val="ITEABodyText"/>
            </w:pPr>
            <w:r>
              <w:t>Confidential</w:t>
            </w:r>
          </w:p>
        </w:tc>
        <w:tc>
          <w:tcPr>
            <w:tcW w:w="1102" w:type="dxa"/>
            <w:tcMar>
              <w:top w:w="85" w:type="dxa"/>
              <w:left w:w="108" w:type="dxa"/>
              <w:bottom w:w="85" w:type="dxa"/>
              <w:right w:w="108" w:type="dxa"/>
            </w:tcMar>
            <w:hideMark/>
          </w:tcPr>
          <w:p w14:paraId="41AC670C" w14:textId="77777777" w:rsidR="004A35CE" w:rsidRDefault="004A35CE">
            <w:pPr>
              <w:pStyle w:val="ITEABodyText"/>
            </w:pPr>
            <w:r>
              <w:t>MS6, MS9</w:t>
            </w:r>
          </w:p>
        </w:tc>
      </w:tr>
      <w:tr w:rsidR="004A35CE" w14:paraId="795DDE2B"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tcPr>
          <w:p w14:paraId="4E78376E" w14:textId="77777777" w:rsidR="004A35CE" w:rsidRDefault="004A35CE">
            <w:pPr>
              <w:pStyle w:val="ITEABodyText"/>
            </w:pPr>
            <w:r>
              <w:t>D4.4</w:t>
            </w:r>
          </w:p>
        </w:tc>
        <w:tc>
          <w:tcPr>
            <w:tcW w:w="1503" w:type="dxa"/>
            <w:tcMar>
              <w:top w:w="85" w:type="dxa"/>
              <w:left w:w="108" w:type="dxa"/>
              <w:bottom w:w="85" w:type="dxa"/>
              <w:right w:w="108" w:type="dxa"/>
            </w:tcMar>
          </w:tcPr>
          <w:p w14:paraId="74F358F7" w14:textId="77777777" w:rsidR="004A35CE" w:rsidRDefault="004A35CE">
            <w:pPr>
              <w:pStyle w:val="ITEABodyText"/>
            </w:pPr>
            <w:r>
              <w:t>Report</w:t>
            </w:r>
          </w:p>
        </w:tc>
        <w:tc>
          <w:tcPr>
            <w:tcW w:w="3522" w:type="dxa"/>
            <w:tcMar>
              <w:top w:w="85" w:type="dxa"/>
              <w:left w:w="108" w:type="dxa"/>
              <w:bottom w:w="85" w:type="dxa"/>
              <w:right w:w="108" w:type="dxa"/>
            </w:tcMar>
          </w:tcPr>
          <w:p w14:paraId="36A8EC0D" w14:textId="26FB0FEA" w:rsidR="004A35CE" w:rsidRDefault="004A35CE">
            <w:pPr>
              <w:pStyle w:val="ITEABodyText"/>
            </w:pPr>
            <w:r>
              <w:t xml:space="preserve">Final solutions and evaluations of the technical enablers for status, </w:t>
            </w:r>
            <w:proofErr w:type="gramStart"/>
            <w:r>
              <w:t>projections</w:t>
            </w:r>
            <w:proofErr w:type="gramEnd"/>
            <w:r>
              <w:t xml:space="preserve"> and actions (T4.1- T4.5)</w:t>
            </w:r>
            <w:ins w:id="1657" w:author="Latvakoski Juhani" w:date="2024-09-11T11:09:00Z">
              <w:r w:rsidR="00D5404C">
                <w:t xml:space="preserve"> [</w:t>
              </w:r>
            </w:ins>
            <w:proofErr w:type="spellStart"/>
            <w:ins w:id="1658" w:author="Latvakoski Juhani" w:date="2024-09-20T14:30:00Z">
              <w:r w:rsidR="004758EA">
                <w:t>Modirum</w:t>
              </w:r>
            </w:ins>
            <w:proofErr w:type="spellEnd"/>
            <w:ins w:id="1659" w:author="Latvakoski Juhani" w:date="2024-09-20T14:22:00Z">
              <w:r w:rsidR="00FD664C">
                <w:t>, all wp4 partners</w:t>
              </w:r>
            </w:ins>
            <w:ins w:id="1660" w:author="Latvakoski Juhani" w:date="2024-09-11T11:09:00Z">
              <w:r w:rsidR="00D5404C">
                <w:t>]</w:t>
              </w:r>
            </w:ins>
            <w:ins w:id="1661" w:author="Latvakoski Juhani" w:date="2024-09-11T13:11:00Z">
              <w:r w:rsidR="00BA76C2">
                <w:t xml:space="preserve"> Reviewers: </w:t>
              </w:r>
              <w:proofErr w:type="spellStart"/>
              <w:r w:rsidR="00BA76C2">
                <w:t>Otokar</w:t>
              </w:r>
              <w:proofErr w:type="spellEnd"/>
              <w:r w:rsidR="00BA76C2">
                <w:t>, VTT</w:t>
              </w:r>
            </w:ins>
          </w:p>
        </w:tc>
        <w:tc>
          <w:tcPr>
            <w:tcW w:w="1494" w:type="dxa"/>
            <w:tcMar>
              <w:top w:w="85" w:type="dxa"/>
              <w:left w:w="108" w:type="dxa"/>
              <w:bottom w:w="85" w:type="dxa"/>
              <w:right w:w="108" w:type="dxa"/>
            </w:tcMar>
          </w:tcPr>
          <w:p w14:paraId="09746CFE" w14:textId="77777777" w:rsidR="004A35CE" w:rsidRDefault="004A35CE">
            <w:pPr>
              <w:pStyle w:val="ITEABodyText"/>
            </w:pPr>
            <w:r>
              <w:t>Confidential</w:t>
            </w:r>
          </w:p>
        </w:tc>
        <w:tc>
          <w:tcPr>
            <w:tcW w:w="1102" w:type="dxa"/>
            <w:tcMar>
              <w:top w:w="85" w:type="dxa"/>
              <w:left w:w="108" w:type="dxa"/>
              <w:bottom w:w="85" w:type="dxa"/>
              <w:right w:w="108" w:type="dxa"/>
            </w:tcMar>
          </w:tcPr>
          <w:p w14:paraId="5285FD93" w14:textId="77777777" w:rsidR="004A35CE" w:rsidRDefault="004A35CE">
            <w:pPr>
              <w:pStyle w:val="ITEABodyText"/>
            </w:pPr>
            <w:r>
              <w:t>MS10</w:t>
            </w:r>
          </w:p>
        </w:tc>
      </w:tr>
    </w:tbl>
    <w:p w14:paraId="21211BCC" w14:textId="77777777" w:rsidR="004A35CE" w:rsidRDefault="004A35CE" w:rsidP="004A35CE"/>
    <w:p w14:paraId="38464744" w14:textId="77777777" w:rsidR="0082129D" w:rsidRDefault="0082129D" w:rsidP="0082129D">
      <w:pPr>
        <w:pStyle w:val="ITEAHeading3"/>
        <w:numPr>
          <w:ilvl w:val="2"/>
          <w:numId w:val="53"/>
        </w:numPr>
        <w:ind w:left="794" w:hanging="794"/>
      </w:pPr>
      <w:r>
        <w:t xml:space="preserve">WP 5: Trust, security &amp; privacy </w:t>
      </w:r>
    </w:p>
    <w:p w14:paraId="7B28CE32" w14:textId="77777777" w:rsidR="0082129D" w:rsidRDefault="0082129D" w:rsidP="0082129D">
      <w:pPr>
        <w:pStyle w:val="ITEABodyText"/>
      </w:pPr>
    </w:p>
    <w:tbl>
      <w:tblPr>
        <w:tblStyle w:val="MediumShading1-Accent2"/>
        <w:tblW w:w="0" w:type="auto"/>
        <w:tblLook w:val="0480" w:firstRow="0" w:lastRow="0" w:firstColumn="1" w:lastColumn="0" w:noHBand="0" w:noVBand="1"/>
      </w:tblPr>
      <w:tblGrid>
        <w:gridCol w:w="1520"/>
        <w:gridCol w:w="3723"/>
        <w:gridCol w:w="3827"/>
      </w:tblGrid>
      <w:tr w:rsidR="0082129D" w14:paraId="67284B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677B53D7" w14:textId="77777777" w:rsidR="0082129D" w:rsidRDefault="0082129D">
            <w:pPr>
              <w:pStyle w:val="BodyText"/>
              <w:keepNext/>
              <w:keepLines/>
              <w:jc w:val="right"/>
            </w:pPr>
            <w:r>
              <w:lastRenderedPageBreak/>
              <w:t xml:space="preserve">Leadership </w:t>
            </w:r>
          </w:p>
        </w:tc>
        <w:tc>
          <w:tcPr>
            <w:tcW w:w="7760" w:type="dxa"/>
            <w:gridSpan w:val="2"/>
            <w:hideMark/>
          </w:tcPr>
          <w:p w14:paraId="014C4CBB" w14:textId="77777777" w:rsidR="0082129D" w:rsidRDefault="0082129D">
            <w:pPr>
              <w:pStyle w:val="BodyText"/>
              <w:keepNext/>
              <w:keepLines/>
              <w:jc w:val="center"/>
              <w:cnfStyle w:val="000000100000" w:firstRow="0" w:lastRow="0" w:firstColumn="0" w:lastColumn="0" w:oddVBand="0" w:evenVBand="0" w:oddHBand="1" w:evenHBand="0" w:firstRowFirstColumn="0" w:firstRowLastColumn="0" w:lastRowFirstColumn="0" w:lastRowLastColumn="0"/>
            </w:pPr>
            <w:r>
              <w:t>F-Secure</w:t>
            </w:r>
          </w:p>
        </w:tc>
      </w:tr>
      <w:tr w:rsidR="0082129D" w14:paraId="42C4AD9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0FE32005" w14:textId="77777777" w:rsidR="0082129D" w:rsidRDefault="0082129D">
            <w:pPr>
              <w:pStyle w:val="BodyText"/>
              <w:keepNext/>
              <w:keepLines/>
              <w:jc w:val="right"/>
            </w:pPr>
            <w:r>
              <w:t>Timeframe</w:t>
            </w:r>
          </w:p>
        </w:tc>
        <w:tc>
          <w:tcPr>
            <w:tcW w:w="3827" w:type="dxa"/>
            <w:hideMark/>
          </w:tcPr>
          <w:p w14:paraId="17502953" w14:textId="77777777" w:rsidR="0082129D" w:rsidRDefault="0082129D">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794E0FE5" w14:textId="77777777" w:rsidR="0082129D" w:rsidRDefault="0082129D">
            <w:pPr>
              <w:pStyle w:val="BodyText"/>
              <w:keepNext/>
              <w:keepLines/>
              <w:cnfStyle w:val="000000010000" w:firstRow="0" w:lastRow="0" w:firstColumn="0" w:lastColumn="0" w:oddVBand="0" w:evenVBand="0" w:oddHBand="0" w:evenHBand="1" w:firstRowFirstColumn="0" w:firstRowLastColumn="0" w:lastRowFirstColumn="0" w:lastRowLastColumn="0"/>
            </w:pPr>
            <w:r>
              <w:t>End: MS11</w:t>
            </w:r>
          </w:p>
        </w:tc>
      </w:tr>
    </w:tbl>
    <w:p w14:paraId="0E454FC2" w14:textId="77777777" w:rsidR="0082129D" w:rsidRDefault="0082129D" w:rsidP="0082129D">
      <w:pPr>
        <w:pStyle w:val="BodyText"/>
      </w:pPr>
    </w:p>
    <w:p w14:paraId="14117249" w14:textId="77777777" w:rsidR="0082129D" w:rsidRDefault="0082129D" w:rsidP="0082129D">
      <w:pPr>
        <w:pStyle w:val="BodyText"/>
      </w:pPr>
    </w:p>
    <w:tbl>
      <w:tblPr>
        <w:tblStyle w:val="ITEATableTitle"/>
        <w:tblW w:w="0" w:type="auto"/>
        <w:tblLook w:val="0420" w:firstRow="1" w:lastRow="0" w:firstColumn="0" w:lastColumn="0" w:noHBand="0" w:noVBand="1"/>
      </w:tblPr>
      <w:tblGrid>
        <w:gridCol w:w="9070"/>
      </w:tblGrid>
      <w:tr w:rsidR="0082129D" w14:paraId="2969D82F"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7C5A25D2" w14:textId="77777777" w:rsidR="0082129D" w:rsidRDefault="0082129D">
            <w:pPr>
              <w:pStyle w:val="BodyText"/>
              <w:keepNext/>
              <w:keepLines/>
              <w:widowControl/>
              <w:rPr>
                <w:smallCaps/>
                <w:color w:val="FFFFFF" w:themeColor="background1"/>
              </w:rPr>
            </w:pPr>
            <w:r>
              <w:rPr>
                <w:smallCaps/>
                <w:color w:val="FFFFFF" w:themeColor="background1"/>
              </w:rPr>
              <w:t>Objectives and expected results</w:t>
            </w:r>
          </w:p>
        </w:tc>
      </w:tr>
    </w:tbl>
    <w:p w14:paraId="5C975651" w14:textId="77777777" w:rsidR="0082129D" w:rsidRDefault="0082129D" w:rsidP="0082129D">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82129D" w:rsidRPr="00514108" w14:paraId="593F4744" w14:textId="77777777">
        <w:trPr>
          <w:cnfStyle w:val="000000100000" w:firstRow="0" w:lastRow="0" w:firstColumn="0" w:lastColumn="0" w:oddVBand="0" w:evenVBand="0" w:oddHBand="1" w:evenHBand="0" w:firstRowFirstColumn="0" w:firstRowLastColumn="0" w:lastRowFirstColumn="0" w:lastRowLastColumn="0"/>
        </w:trPr>
        <w:tc>
          <w:tcPr>
            <w:tcW w:w="9070" w:type="dxa"/>
            <w:hideMark/>
          </w:tcPr>
          <w:p w14:paraId="34D75A10" w14:textId="1F09893B" w:rsidR="0082129D" w:rsidRPr="002A148B" w:rsidRDefault="0082129D" w:rsidP="002A148B">
            <w:pPr>
              <w:pStyle w:val="BodyText"/>
              <w:keepNext/>
              <w:keepLines/>
              <w:jc w:val="both"/>
            </w:pPr>
            <w:r w:rsidRPr="008D137A">
              <w:rPr>
                <w:b/>
                <w:bCs/>
                <w:szCs w:val="20"/>
              </w:rPr>
              <w:t>Objectives:</w:t>
            </w:r>
            <w:r w:rsidRPr="008D137A">
              <w:rPr>
                <w:szCs w:val="20"/>
              </w:rPr>
              <w:t xml:space="preserve"> WP</w:t>
            </w:r>
            <w:r>
              <w:rPr>
                <w:szCs w:val="20"/>
              </w:rPr>
              <w:t>5</w:t>
            </w:r>
            <w:r w:rsidRPr="008D137A">
              <w:rPr>
                <w:szCs w:val="20"/>
              </w:rPr>
              <w:t xml:space="preserve"> </w:t>
            </w:r>
            <w:r>
              <w:rPr>
                <w:szCs w:val="20"/>
              </w:rPr>
              <w:t xml:space="preserve">starts by analysing the risks, challenges and technical requirements for trust, </w:t>
            </w:r>
            <w:proofErr w:type="gramStart"/>
            <w:r>
              <w:rPr>
                <w:szCs w:val="20"/>
              </w:rPr>
              <w:t>security</w:t>
            </w:r>
            <w:proofErr w:type="gramEnd"/>
            <w:r>
              <w:rPr>
                <w:szCs w:val="20"/>
              </w:rPr>
              <w:t xml:space="preserve"> and privacy in the UCs. And then primarily </w:t>
            </w:r>
            <w:r w:rsidRPr="008D137A">
              <w:rPr>
                <w:szCs w:val="20"/>
              </w:rPr>
              <w:t>focuses</w:t>
            </w:r>
            <w:r>
              <w:rPr>
                <w:szCs w:val="20"/>
              </w:rPr>
              <w:t xml:space="preserve"> to R&amp;D of the technical enablers for digital trust, </w:t>
            </w:r>
            <w:proofErr w:type="gramStart"/>
            <w:r>
              <w:rPr>
                <w:szCs w:val="20"/>
              </w:rPr>
              <w:t>security</w:t>
            </w:r>
            <w:proofErr w:type="gramEnd"/>
            <w:r>
              <w:rPr>
                <w:szCs w:val="20"/>
              </w:rPr>
              <w:t xml:space="preserve"> and privacy for increasing reliability of the situational awareness for the devices, people and digital twins. This includes aspects of identification of objects, owners &amp; stakeholders, verification, access control, secure information spaces, sharing and overlayed routing, zero trust services and applications with distributed ledger technologies (DLT), and sensing security situation.</w:t>
            </w:r>
            <w:ins w:id="1662" w:author="Latvakoski Juhani" w:date="2024-09-24T15:21:00Z">
              <w:r w:rsidR="00691E01">
                <w:rPr>
                  <w:szCs w:val="20"/>
                </w:rPr>
                <w:t xml:space="preserve"> </w:t>
              </w:r>
              <w:r w:rsidR="00691E01" w:rsidRPr="7D531732">
                <w:rPr>
                  <w:lang w:val="en-US"/>
                </w:rPr>
                <w:t xml:space="preserve">Work package 5 analyzes digital trust, security and privacy risks, </w:t>
              </w:r>
              <w:proofErr w:type="gramStart"/>
              <w:r w:rsidR="00691E01" w:rsidRPr="7D531732">
                <w:rPr>
                  <w:lang w:val="en-US"/>
                </w:rPr>
                <w:t>challenges</w:t>
              </w:r>
              <w:proofErr w:type="gramEnd"/>
              <w:r w:rsidR="00691E01" w:rsidRPr="7D531732">
                <w:rPr>
                  <w:lang w:val="en-US"/>
                </w:rPr>
                <w:t xml:space="preserve"> and technical requirements in use cases. In addition, a digital one is made trust, security and privacy technical enablers research and development in order to grow reliability of situational awareness.</w:t>
              </w:r>
            </w:ins>
          </w:p>
          <w:p w14:paraId="44A6DC39" w14:textId="77777777" w:rsidR="0082129D" w:rsidRPr="008D137A" w:rsidRDefault="0082129D">
            <w:pPr>
              <w:pStyle w:val="BodyText"/>
              <w:keepNext/>
              <w:keepLines/>
              <w:jc w:val="both"/>
              <w:rPr>
                <w:szCs w:val="20"/>
              </w:rPr>
            </w:pPr>
          </w:p>
          <w:p w14:paraId="505B4A54" w14:textId="77777777" w:rsidR="0082129D" w:rsidRDefault="0082129D">
            <w:pPr>
              <w:pStyle w:val="BodyText"/>
              <w:keepNext/>
              <w:keepLines/>
              <w:jc w:val="both"/>
            </w:pPr>
            <w:r w:rsidRPr="008D137A">
              <w:rPr>
                <w:b/>
                <w:bCs/>
                <w:szCs w:val="20"/>
              </w:rPr>
              <w:t>Expected results:</w:t>
            </w:r>
            <w:r>
              <w:t xml:space="preserve"> Technological requirements for trust, </w:t>
            </w:r>
            <w:proofErr w:type="gramStart"/>
            <w:r>
              <w:t>security</w:t>
            </w:r>
            <w:proofErr w:type="gramEnd"/>
            <w:r>
              <w:t xml:space="preserve"> and privacy for situational awareness. Technical enablers for trust, security and privacy required in the Sa4CPS concept. Evaluation of the developed enablers for trust, </w:t>
            </w:r>
            <w:proofErr w:type="gramStart"/>
            <w:r>
              <w:t>security</w:t>
            </w:r>
            <w:proofErr w:type="gramEnd"/>
            <w:r>
              <w:t xml:space="preserve"> and privacy.</w:t>
            </w:r>
          </w:p>
        </w:tc>
      </w:tr>
    </w:tbl>
    <w:p w14:paraId="6B9DD1DE" w14:textId="77777777" w:rsidR="0082129D" w:rsidRDefault="0082129D" w:rsidP="0082129D">
      <w:pPr>
        <w:pStyle w:val="BodyText"/>
        <w:widowControl w:val="0"/>
      </w:pPr>
    </w:p>
    <w:tbl>
      <w:tblPr>
        <w:tblStyle w:val="ITEATableTitle"/>
        <w:tblW w:w="0" w:type="auto"/>
        <w:tblLook w:val="04A0" w:firstRow="1" w:lastRow="0" w:firstColumn="1" w:lastColumn="0" w:noHBand="0" w:noVBand="1"/>
      </w:tblPr>
      <w:tblGrid>
        <w:gridCol w:w="9070"/>
      </w:tblGrid>
      <w:tr w:rsidR="0082129D" w14:paraId="49A39171"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20892D82" w14:textId="77777777" w:rsidR="0082129D" w:rsidRDefault="0082129D">
            <w:pPr>
              <w:pStyle w:val="BodyText"/>
              <w:keepNext/>
              <w:keepLines/>
              <w:widowControl/>
              <w:rPr>
                <w:smallCaps/>
              </w:rPr>
            </w:pPr>
            <w:r>
              <w:rPr>
                <w:smallCaps/>
                <w:color w:val="FFFFFF" w:themeColor="background1"/>
              </w:rPr>
              <w:t xml:space="preserve">Task descriptions </w:t>
            </w:r>
          </w:p>
        </w:tc>
      </w:tr>
    </w:tbl>
    <w:p w14:paraId="230F8541" w14:textId="77777777" w:rsidR="0082129D" w:rsidRDefault="0082129D" w:rsidP="0082129D">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82129D" w14:paraId="189CE2A0" w14:textId="77777777" w:rsidTr="6AC523FC">
        <w:trPr>
          <w:cnfStyle w:val="100000000000" w:firstRow="1" w:lastRow="0" w:firstColumn="0" w:lastColumn="0" w:oddVBand="0" w:evenVBand="0" w:oddHBand="0" w:evenHBand="0" w:firstRowFirstColumn="0" w:firstRowLastColumn="0" w:lastRowFirstColumn="0" w:lastRowLastColumn="0"/>
        </w:trPr>
        <w:tc>
          <w:tcPr>
            <w:tcW w:w="1503" w:type="dxa"/>
            <w:hideMark/>
          </w:tcPr>
          <w:p w14:paraId="2577C2FD" w14:textId="77777777" w:rsidR="0082129D" w:rsidRDefault="0082129D">
            <w:pPr>
              <w:pStyle w:val="BodyText"/>
              <w:keepNext/>
              <w:keepLines/>
            </w:pPr>
            <w:r>
              <w:t>Task</w:t>
            </w:r>
          </w:p>
        </w:tc>
        <w:tc>
          <w:tcPr>
            <w:tcW w:w="7567" w:type="dxa"/>
            <w:hideMark/>
          </w:tcPr>
          <w:p w14:paraId="704CD684" w14:textId="332B8A4B" w:rsidR="00E06CAA" w:rsidRPr="000D71CF" w:rsidDel="00013F0E" w:rsidRDefault="0082129D" w:rsidP="00E06CAA">
            <w:pPr>
              <w:pStyle w:val="BodyText"/>
              <w:keepNext/>
              <w:keepLines/>
              <w:jc w:val="both"/>
              <w:rPr>
                <w:ins w:id="1663" w:author="Prasanna Kukkamalla" w:date="2024-09-23T06:47:00Z"/>
                <w:del w:id="1664" w:author="Latvakoski Juhani" w:date="2024-09-24T15:21:00Z"/>
              </w:rPr>
            </w:pPr>
            <w:r>
              <w:t>Description</w:t>
            </w:r>
            <w:ins w:id="1665" w:author="Latvakoski Juhani" w:date="2024-09-11T10:13:00Z">
              <w:r w:rsidR="00E204F0">
                <w:t xml:space="preserve"> </w:t>
              </w:r>
            </w:ins>
          </w:p>
          <w:p w14:paraId="7E803C79" w14:textId="11EC01AB" w:rsidR="0082129D" w:rsidRDefault="0082129D">
            <w:pPr>
              <w:pStyle w:val="BodyText"/>
              <w:keepNext/>
              <w:keepLines/>
              <w:jc w:val="both"/>
              <w:pPrChange w:id="1666" w:author="Latvakoski Juhani" w:date="2024-09-24T15:21:00Z">
                <w:pPr>
                  <w:pStyle w:val="BodyText"/>
                  <w:keepNext/>
                  <w:keepLines/>
                </w:pPr>
              </w:pPrChange>
            </w:pPr>
          </w:p>
        </w:tc>
      </w:tr>
      <w:tr w:rsidR="0082129D" w:rsidRPr="00514108" w14:paraId="15771512" w14:textId="77777777" w:rsidTr="6AC523FC">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55AEC08E" w14:textId="77777777" w:rsidR="0082129D" w:rsidRDefault="0082129D">
            <w:pPr>
              <w:pStyle w:val="BodyText"/>
              <w:keepNext/>
              <w:keepLines/>
            </w:pPr>
            <w:r>
              <w:rPr>
                <w:sz w:val="22"/>
                <w:szCs w:val="22"/>
              </w:rPr>
              <w:t>Task 5.1</w:t>
            </w:r>
          </w:p>
        </w:tc>
        <w:tc>
          <w:tcPr>
            <w:tcW w:w="7567" w:type="dxa"/>
            <w:tcMar>
              <w:top w:w="85" w:type="dxa"/>
              <w:left w:w="108" w:type="dxa"/>
              <w:bottom w:w="85" w:type="dxa"/>
              <w:right w:w="108" w:type="dxa"/>
            </w:tcMar>
          </w:tcPr>
          <w:p w14:paraId="2C1DFCC6" w14:textId="4B5C9B88" w:rsidR="0082129D" w:rsidRDefault="0082129D">
            <w:pPr>
              <w:pStyle w:val="ITEABodyText"/>
              <w:jc w:val="both"/>
              <w:rPr>
                <w:color w:val="auto"/>
              </w:rPr>
            </w:pPr>
            <w:r w:rsidRPr="6AC523FC">
              <w:rPr>
                <w:b/>
                <w:bCs/>
              </w:rPr>
              <w:t>Identification, verification &amp; access control</w:t>
            </w:r>
            <w:r>
              <w:t xml:space="preserve"> [Polar, ISEP, </w:t>
            </w:r>
            <w:proofErr w:type="spellStart"/>
            <w:r>
              <w:t>Digitalmente</w:t>
            </w:r>
            <w:proofErr w:type="spellEnd"/>
            <w:r>
              <w:t xml:space="preserve">, CEL, </w:t>
            </w:r>
            <w:del w:id="1667" w:author="Latvakoski Juhani" w:date="2024-09-11T10:11:00Z">
              <w:r w:rsidDel="0082129D">
                <w:delText>Tracker</w:delText>
              </w:r>
            </w:del>
            <w:proofErr w:type="spellStart"/>
            <w:ins w:id="1668" w:author="Latvakoski Juhani" w:date="2024-09-11T10:11:00Z">
              <w:r w:rsidR="00444424">
                <w:t>Natlink</w:t>
              </w:r>
            </w:ins>
            <w:proofErr w:type="spellEnd"/>
            <w:r>
              <w:t xml:space="preserve">, ACD, </w:t>
            </w:r>
            <w:del w:id="1669" w:author="Latvakoski Juhani" w:date="2024-09-11T10:12:00Z">
              <w:r w:rsidDel="0082129D">
                <w:delText>DealComp</w:delText>
              </w:r>
            </w:del>
            <w:r>
              <w:t xml:space="preserve">, ADLC, VTT, </w:t>
            </w:r>
            <w:proofErr w:type="spellStart"/>
            <w:r>
              <w:t>Sirris</w:t>
            </w:r>
            <w:proofErr w:type="spellEnd"/>
            <w:r>
              <w:t xml:space="preserve">, </w:t>
            </w:r>
            <w:proofErr w:type="spellStart"/>
            <w:r>
              <w:t>Vintec</w:t>
            </w:r>
            <w:ins w:id="1670" w:author="Annanda Rath" w:date="2024-09-16T09:33:00Z">
              <w:r w:rsidR="694D6AC6">
                <w:t>c</w:t>
              </w:r>
            </w:ins>
            <w:proofErr w:type="spellEnd"/>
            <w:r>
              <w:t xml:space="preserve">, </w:t>
            </w:r>
            <w:proofErr w:type="spellStart"/>
            <w:r>
              <w:t>Otokar</w:t>
            </w:r>
            <w:proofErr w:type="spellEnd"/>
            <w:r>
              <w:t xml:space="preserve">, </w:t>
            </w:r>
            <w:proofErr w:type="spellStart"/>
            <w:r>
              <w:t>Enerim</w:t>
            </w:r>
            <w:proofErr w:type="spellEnd"/>
            <w:proofErr w:type="gramStart"/>
            <w:r>
              <w:t>, ]</w:t>
            </w:r>
            <w:proofErr w:type="gramEnd"/>
            <w:r>
              <w:t xml:space="preserve"> (all UCs) Technical requirements and R&amp;D of the enablers and means for identification, verification and access control</w:t>
            </w:r>
            <w:r w:rsidRPr="6AC523FC">
              <w:rPr>
                <w:color w:val="auto"/>
              </w:rPr>
              <w:t>.</w:t>
            </w:r>
          </w:p>
        </w:tc>
      </w:tr>
      <w:tr w:rsidR="0082129D" w:rsidRPr="00514108" w14:paraId="39DF455F" w14:textId="77777777" w:rsidTr="6AC523FC">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146FFE8D" w14:textId="77777777" w:rsidR="0082129D" w:rsidRDefault="0082129D">
            <w:pPr>
              <w:pStyle w:val="BodyText"/>
            </w:pPr>
            <w:r>
              <w:rPr>
                <w:sz w:val="22"/>
                <w:szCs w:val="22"/>
              </w:rPr>
              <w:t>Task 5.2</w:t>
            </w:r>
          </w:p>
        </w:tc>
        <w:tc>
          <w:tcPr>
            <w:tcW w:w="7567" w:type="dxa"/>
            <w:tcMar>
              <w:top w:w="85" w:type="dxa"/>
              <w:left w:w="108" w:type="dxa"/>
              <w:bottom w:w="85" w:type="dxa"/>
              <w:right w:w="108" w:type="dxa"/>
            </w:tcMar>
            <w:hideMark/>
          </w:tcPr>
          <w:p w14:paraId="278524BE" w14:textId="1557C5B2" w:rsidR="0082129D" w:rsidRDefault="0082129D">
            <w:pPr>
              <w:pStyle w:val="ITEABodyText"/>
              <w:jc w:val="both"/>
            </w:pPr>
            <w:r w:rsidRPr="6AC523FC">
              <w:rPr>
                <w:b/>
                <w:bCs/>
              </w:rPr>
              <w:t xml:space="preserve">Secure information spaces, sharing &amp; overlayed routing </w:t>
            </w:r>
            <w:r>
              <w:t xml:space="preserve">[ISEP, </w:t>
            </w:r>
            <w:proofErr w:type="spellStart"/>
            <w:r>
              <w:t>Digitalmente</w:t>
            </w:r>
            <w:proofErr w:type="spellEnd"/>
            <w:r>
              <w:t xml:space="preserve">, CEL, </w:t>
            </w:r>
            <w:del w:id="1671" w:author="Latvakoski Juhani" w:date="2024-09-11T10:11:00Z">
              <w:r w:rsidDel="0082129D">
                <w:delText>Tracker</w:delText>
              </w:r>
            </w:del>
            <w:proofErr w:type="spellStart"/>
            <w:ins w:id="1672" w:author="Latvakoski Juhani" w:date="2024-09-11T10:11:00Z">
              <w:r w:rsidR="00444424">
                <w:t>Natlink</w:t>
              </w:r>
            </w:ins>
            <w:proofErr w:type="spellEnd"/>
            <w:r>
              <w:t xml:space="preserve">, ACD, </w:t>
            </w:r>
            <w:del w:id="1673" w:author="Latvakoski Juhani" w:date="2024-09-11T10:12:00Z">
              <w:r w:rsidDel="0082129D">
                <w:delText>DealComp</w:delText>
              </w:r>
            </w:del>
            <w:r>
              <w:t xml:space="preserve">, ADLC, VTT, </w:t>
            </w:r>
            <w:proofErr w:type="spellStart"/>
            <w:r>
              <w:t>Sirris</w:t>
            </w:r>
            <w:proofErr w:type="spellEnd"/>
            <w:r>
              <w:t xml:space="preserve">, </w:t>
            </w:r>
            <w:proofErr w:type="spellStart"/>
            <w:r>
              <w:t>Vintec</w:t>
            </w:r>
            <w:ins w:id="1674" w:author="Annanda Rath" w:date="2024-09-16T09:33:00Z">
              <w:r w:rsidR="51737C1E">
                <w:t>c</w:t>
              </w:r>
            </w:ins>
            <w:proofErr w:type="spellEnd"/>
            <w:r>
              <w:t xml:space="preserve">, </w:t>
            </w:r>
            <w:proofErr w:type="spellStart"/>
            <w:r>
              <w:t>Otokar</w:t>
            </w:r>
            <w:proofErr w:type="spellEnd"/>
            <w:r>
              <w:t xml:space="preserve">, </w:t>
            </w:r>
            <w:proofErr w:type="spellStart"/>
            <w:proofErr w:type="gramStart"/>
            <w:r>
              <w:t>Enerim</w:t>
            </w:r>
            <w:proofErr w:type="spellEnd"/>
            <w:r>
              <w:t>,,</w:t>
            </w:r>
            <w:proofErr w:type="gramEnd"/>
            <w:r>
              <w:t xml:space="preserve"> ] (all UCs) Technical requirements and R&amp;D of the enablers and means for secure information spaces, sharing and overlayed routing</w:t>
            </w:r>
            <w:r w:rsidRPr="6AC523FC">
              <w:rPr>
                <w:color w:val="auto"/>
              </w:rPr>
              <w:t>.</w:t>
            </w:r>
          </w:p>
        </w:tc>
      </w:tr>
      <w:tr w:rsidR="0082129D" w:rsidRPr="00514108" w14:paraId="3162262F" w14:textId="77777777" w:rsidTr="6AC523FC">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457517C4" w14:textId="77777777" w:rsidR="0082129D" w:rsidRDefault="0082129D">
            <w:pPr>
              <w:widowControl w:val="0"/>
              <w:rPr>
                <w:sz w:val="22"/>
                <w:szCs w:val="22"/>
              </w:rPr>
            </w:pPr>
            <w:r>
              <w:rPr>
                <w:sz w:val="22"/>
                <w:szCs w:val="22"/>
              </w:rPr>
              <w:t xml:space="preserve">Task 5.3 </w:t>
            </w:r>
          </w:p>
          <w:p w14:paraId="381D9445" w14:textId="77777777" w:rsidR="0082129D" w:rsidRDefault="0082129D">
            <w:pPr>
              <w:pStyle w:val="BodyText"/>
              <w:rPr>
                <w:sz w:val="22"/>
                <w:szCs w:val="22"/>
              </w:rPr>
            </w:pPr>
          </w:p>
        </w:tc>
        <w:tc>
          <w:tcPr>
            <w:tcW w:w="7567" w:type="dxa"/>
            <w:tcMar>
              <w:top w:w="85" w:type="dxa"/>
              <w:left w:w="108" w:type="dxa"/>
              <w:bottom w:w="85" w:type="dxa"/>
              <w:right w:w="108" w:type="dxa"/>
            </w:tcMar>
            <w:hideMark/>
          </w:tcPr>
          <w:p w14:paraId="61CDDB47" w14:textId="05BFB16A" w:rsidR="0082129D" w:rsidRDefault="0082129D">
            <w:pPr>
              <w:pStyle w:val="ITEABodyText"/>
              <w:jc w:val="both"/>
              <w:rPr>
                <w:b/>
                <w:bCs/>
              </w:rPr>
            </w:pPr>
            <w:r>
              <w:rPr>
                <w:b/>
                <w:bCs/>
              </w:rPr>
              <w:t xml:space="preserve">Zero trust services and applications with DLT infrastructures </w:t>
            </w:r>
            <w:r>
              <w:t>[</w:t>
            </w:r>
            <w:proofErr w:type="spellStart"/>
            <w:ins w:id="1675" w:author="Latvakoski Juhani" w:date="2024-09-20T14:39:00Z">
              <w:r w:rsidR="00313B76">
                <w:t>Èrarge</w:t>
              </w:r>
              <w:proofErr w:type="spellEnd"/>
              <w:r w:rsidR="00313B76">
                <w:t xml:space="preserve">, </w:t>
              </w:r>
            </w:ins>
            <w:r>
              <w:t xml:space="preserve">ISEP, </w:t>
            </w:r>
            <w:proofErr w:type="spellStart"/>
            <w:r>
              <w:t>Digitalmente</w:t>
            </w:r>
            <w:proofErr w:type="spellEnd"/>
            <w:r>
              <w:t xml:space="preserve">, CEL, </w:t>
            </w:r>
            <w:del w:id="1676" w:author="Latvakoski Juhani" w:date="2024-09-11T10:11:00Z">
              <w:r w:rsidDel="00444424">
                <w:delText>Tracker</w:delText>
              </w:r>
            </w:del>
            <w:proofErr w:type="spellStart"/>
            <w:ins w:id="1677" w:author="Latvakoski Juhani" w:date="2024-09-11T10:11:00Z">
              <w:r w:rsidR="00444424">
                <w:t>Natlink</w:t>
              </w:r>
            </w:ins>
            <w:proofErr w:type="spellEnd"/>
            <w:r>
              <w:t xml:space="preserve">, ACD, </w:t>
            </w:r>
            <w:del w:id="1678" w:author="Latvakoski Juhani" w:date="2024-09-11T10:12:00Z">
              <w:r w:rsidDel="00E204F0">
                <w:delText>DealComp</w:delText>
              </w:r>
            </w:del>
            <w:r>
              <w:t xml:space="preserve">, ADLC, VTT, </w:t>
            </w:r>
            <w:proofErr w:type="spellStart"/>
            <w:r>
              <w:t>Otokar</w:t>
            </w:r>
            <w:proofErr w:type="spellEnd"/>
            <w:r>
              <w:t xml:space="preserve">, </w:t>
            </w:r>
            <w:proofErr w:type="spellStart"/>
            <w:r>
              <w:t>Enerim</w:t>
            </w:r>
            <w:proofErr w:type="spellEnd"/>
            <w:proofErr w:type="gramStart"/>
            <w:r>
              <w:t>, ]</w:t>
            </w:r>
            <w:proofErr w:type="gramEnd"/>
            <w:r>
              <w:t xml:space="preserve"> (all UCs) Technical requirements and R&amp;D of the enablers and means for zero trust services and applications with DLT infrastructures.  </w:t>
            </w:r>
          </w:p>
        </w:tc>
      </w:tr>
      <w:tr w:rsidR="0082129D" w:rsidRPr="00514108" w14:paraId="4D22DFE8" w14:textId="77777777" w:rsidTr="6AC523FC">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tcPr>
          <w:p w14:paraId="1D5FA86D" w14:textId="77777777" w:rsidR="0082129D" w:rsidRDefault="0082129D">
            <w:pPr>
              <w:widowControl w:val="0"/>
              <w:rPr>
                <w:sz w:val="22"/>
                <w:szCs w:val="22"/>
              </w:rPr>
            </w:pPr>
            <w:r>
              <w:rPr>
                <w:sz w:val="22"/>
                <w:szCs w:val="22"/>
              </w:rPr>
              <w:t>Task 5.4</w:t>
            </w:r>
          </w:p>
        </w:tc>
        <w:tc>
          <w:tcPr>
            <w:tcW w:w="7567" w:type="dxa"/>
            <w:tcMar>
              <w:top w:w="85" w:type="dxa"/>
              <w:left w:w="108" w:type="dxa"/>
              <w:bottom w:w="85" w:type="dxa"/>
              <w:right w:w="108" w:type="dxa"/>
            </w:tcMar>
          </w:tcPr>
          <w:p w14:paraId="79CD1EC8" w14:textId="684579D4" w:rsidR="0082129D" w:rsidRDefault="0082129D">
            <w:pPr>
              <w:pStyle w:val="ITEABodyText"/>
              <w:jc w:val="both"/>
              <w:rPr>
                <w:b/>
                <w:bCs/>
              </w:rPr>
            </w:pPr>
            <w:r>
              <w:rPr>
                <w:b/>
                <w:bCs/>
              </w:rPr>
              <w:t xml:space="preserve">Sensing of security situation </w:t>
            </w:r>
            <w:r>
              <w:t xml:space="preserve">[F-Secure, Polar, ISEP, </w:t>
            </w:r>
            <w:proofErr w:type="spellStart"/>
            <w:r>
              <w:t>Digitalmente</w:t>
            </w:r>
            <w:proofErr w:type="spellEnd"/>
            <w:r>
              <w:t xml:space="preserve">, CEL, </w:t>
            </w:r>
            <w:del w:id="1679" w:author="Latvakoski Juhani" w:date="2024-09-11T10:11:00Z">
              <w:r w:rsidDel="00444424">
                <w:delText>Tracker</w:delText>
              </w:r>
            </w:del>
            <w:proofErr w:type="spellStart"/>
            <w:ins w:id="1680" w:author="Latvakoski Juhani" w:date="2024-09-11T10:11:00Z">
              <w:r w:rsidR="00444424">
                <w:t>Natlink</w:t>
              </w:r>
            </w:ins>
            <w:proofErr w:type="spellEnd"/>
            <w:r>
              <w:t xml:space="preserve">, ACD, </w:t>
            </w:r>
            <w:del w:id="1681" w:author="Latvakoski Juhani" w:date="2024-09-11T10:12:00Z">
              <w:r w:rsidDel="00E204F0">
                <w:delText>DealComp</w:delText>
              </w:r>
            </w:del>
            <w:r>
              <w:t xml:space="preserve">, ADLC, VTT, </w:t>
            </w:r>
            <w:proofErr w:type="spellStart"/>
            <w:r>
              <w:t>Otokar</w:t>
            </w:r>
            <w:proofErr w:type="spellEnd"/>
            <w:r>
              <w:t xml:space="preserve">, </w:t>
            </w:r>
            <w:proofErr w:type="spellStart"/>
            <w:r>
              <w:t>Enerim</w:t>
            </w:r>
            <w:proofErr w:type="spellEnd"/>
            <w:r>
              <w:t>,] (all UCs) Technical requirements and R&amp;D of the enablers and means for sensing of the security situation</w:t>
            </w:r>
            <w:r w:rsidRPr="000F70A6">
              <w:t>.</w:t>
            </w:r>
            <w:r>
              <w:t xml:space="preserve">  </w:t>
            </w:r>
          </w:p>
        </w:tc>
      </w:tr>
    </w:tbl>
    <w:p w14:paraId="4DF4ADDC" w14:textId="77777777" w:rsidR="0082129D" w:rsidRDefault="0082129D" w:rsidP="0082129D">
      <w:pPr>
        <w:pStyle w:val="BodyText"/>
      </w:pPr>
    </w:p>
    <w:tbl>
      <w:tblPr>
        <w:tblStyle w:val="ITEATableTitle"/>
        <w:tblW w:w="0" w:type="auto"/>
        <w:tblLook w:val="04A0" w:firstRow="1" w:lastRow="0" w:firstColumn="1" w:lastColumn="0" w:noHBand="0" w:noVBand="1"/>
      </w:tblPr>
      <w:tblGrid>
        <w:gridCol w:w="9070"/>
      </w:tblGrid>
      <w:tr w:rsidR="0082129D" w14:paraId="31BE42A1"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3EBE9DF3" w14:textId="77777777" w:rsidR="0082129D" w:rsidRDefault="0082129D">
            <w:pPr>
              <w:pStyle w:val="BodyText"/>
              <w:keepNext/>
              <w:keepLines/>
              <w:widowControl/>
              <w:rPr>
                <w:smallCaps/>
              </w:rPr>
            </w:pPr>
            <w:r>
              <w:rPr>
                <w:smallCaps/>
                <w:color w:val="FFFFFF" w:themeColor="background1"/>
              </w:rPr>
              <w:t>Contributions per partner</w:t>
            </w:r>
          </w:p>
        </w:tc>
      </w:tr>
    </w:tbl>
    <w:p w14:paraId="6B0EDBAC" w14:textId="77777777" w:rsidR="0082129D" w:rsidRDefault="0082129D" w:rsidP="0082129D">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682">
          <w:tblGrid>
            <w:gridCol w:w="360"/>
            <w:gridCol w:w="360"/>
            <w:gridCol w:w="975"/>
            <w:gridCol w:w="7375"/>
          </w:tblGrid>
        </w:tblGridChange>
      </w:tblGrid>
      <w:tr w:rsidR="0082129D" w14:paraId="30856E67" w14:textId="77777777" w:rsidTr="2E722F59">
        <w:trPr>
          <w:cnfStyle w:val="100000000000" w:firstRow="1" w:lastRow="0" w:firstColumn="0" w:lastColumn="0" w:oddVBand="0" w:evenVBand="0" w:oddHBand="0" w:evenHBand="0" w:firstRowFirstColumn="0" w:firstRowLastColumn="0" w:lastRowFirstColumn="0" w:lastRowLastColumn="0"/>
        </w:trPr>
        <w:tc>
          <w:tcPr>
            <w:tcW w:w="1695" w:type="dxa"/>
            <w:hideMark/>
          </w:tcPr>
          <w:p w14:paraId="340E56BD" w14:textId="77777777" w:rsidR="0082129D" w:rsidRDefault="0082129D">
            <w:pPr>
              <w:pStyle w:val="BodyText"/>
              <w:keepNext/>
              <w:keepLines/>
            </w:pPr>
            <w:r>
              <w:t>Partner</w:t>
            </w:r>
          </w:p>
        </w:tc>
        <w:tc>
          <w:tcPr>
            <w:tcW w:w="7375" w:type="dxa"/>
            <w:hideMark/>
          </w:tcPr>
          <w:p w14:paraId="252250E0" w14:textId="77777777" w:rsidR="0082129D" w:rsidRDefault="0082129D">
            <w:pPr>
              <w:pStyle w:val="BodyText"/>
              <w:keepNext/>
              <w:keepLines/>
            </w:pPr>
            <w:r>
              <w:t>Contribution</w:t>
            </w:r>
          </w:p>
        </w:tc>
      </w:tr>
      <w:tr w:rsidR="0082129D" w14:paraId="2ED12B81"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09E934C5" w14:textId="77777777" w:rsidR="0082129D" w:rsidRDefault="0082129D">
            <w:pPr>
              <w:pStyle w:val="ITEABodyText"/>
            </w:pPr>
            <w:r>
              <w:t>F-Secure</w:t>
            </w:r>
          </w:p>
        </w:tc>
        <w:tc>
          <w:tcPr>
            <w:tcW w:w="7375" w:type="dxa"/>
            <w:tcMar>
              <w:top w:w="85" w:type="dxa"/>
              <w:left w:w="108" w:type="dxa"/>
              <w:bottom w:w="85" w:type="dxa"/>
              <w:right w:w="108" w:type="dxa"/>
            </w:tcMar>
          </w:tcPr>
          <w:p w14:paraId="529A2AC1" w14:textId="3CD28E74" w:rsidR="0082129D" w:rsidRDefault="0082129D" w:rsidP="000E2764">
            <w:pPr>
              <w:pStyle w:val="ITEABodyText"/>
              <w:jc w:val="both"/>
            </w:pPr>
            <w:r>
              <w:t>F-Secure is the WP5 and T5.4 leader.</w:t>
            </w:r>
            <w:ins w:id="1683" w:author="Latvakoski Juhani" w:date="2024-09-24T15:27:00Z">
              <w:r w:rsidR="000E2764">
                <w:t xml:space="preserve"> </w:t>
              </w:r>
              <w:r w:rsidR="00D95DEC" w:rsidRPr="104CBA9F">
                <w:rPr>
                  <w:lang w:val="en-US"/>
                </w:rPr>
                <w:t xml:space="preserve">Technical requirements, research and development of enablers and sensing of the security situation. </w:t>
              </w:r>
            </w:ins>
            <w:del w:id="1684" w:author="Latvakoski Juhani" w:date="2024-09-24T15:28:00Z">
              <w:r w:rsidDel="002A148B">
                <w:delText xml:space="preserve"> </w:delText>
              </w:r>
            </w:del>
          </w:p>
          <w:p w14:paraId="7F6708FF" w14:textId="05DDA2A7" w:rsidR="0082129D" w:rsidRDefault="0082129D">
            <w:pPr>
              <w:pStyle w:val="ITEABodyText"/>
              <w:jc w:val="both"/>
            </w:pPr>
            <w:r>
              <w:t>T5.4: F-Secure will focus on how to transfer the security situations and digital moments identified in WP1 into technical requirements for sensing the security situation and possible risk.</w:t>
            </w:r>
            <w:ins w:id="1685" w:author="Latvakoski Juhani" w:date="2024-09-24T15:28:00Z">
              <w:r w:rsidR="002A148B">
                <w:t xml:space="preserve"> </w:t>
              </w:r>
              <w:r w:rsidR="002A148B" w:rsidRPr="104CBA9F">
                <w:rPr>
                  <w:lang w:val="en-US"/>
                </w:rPr>
                <w:t>F-Secure is studying how to transfer the security situations identified in work package 1 and digital moments of potential risks and sensing of security situation into technical requirements.</w:t>
              </w:r>
            </w:ins>
          </w:p>
        </w:tc>
      </w:tr>
      <w:tr w:rsidR="0082129D" w:rsidRPr="00514108" w14:paraId="4CF0C011" w14:textId="77777777" w:rsidTr="2E722F59">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297EB9EC" w14:textId="77777777" w:rsidR="0082129D" w:rsidRPr="00AF2508" w:rsidRDefault="0082129D">
            <w:pPr>
              <w:pStyle w:val="ITEABodyText"/>
            </w:pPr>
            <w:r>
              <w:t>Polar</w:t>
            </w:r>
          </w:p>
        </w:tc>
        <w:tc>
          <w:tcPr>
            <w:tcW w:w="7375" w:type="dxa"/>
            <w:tcMar>
              <w:top w:w="85" w:type="dxa"/>
              <w:left w:w="108" w:type="dxa"/>
              <w:bottom w:w="85" w:type="dxa"/>
              <w:right w:w="108" w:type="dxa"/>
            </w:tcMar>
          </w:tcPr>
          <w:p w14:paraId="7DAF6633" w14:textId="77777777" w:rsidR="0082129D" w:rsidRPr="00931539" w:rsidRDefault="0082129D">
            <w:pPr>
              <w:pStyle w:val="ITEABodyText"/>
              <w:jc w:val="both"/>
            </w:pPr>
            <w:r>
              <w:t xml:space="preserve">Task 5.1 &amp; 5.4: Polar can provide information of wearers identity based of biosensing and stored data. The embedded security features will be mapped to the requirements of SA4CPS. </w:t>
            </w:r>
          </w:p>
        </w:tc>
      </w:tr>
      <w:tr w:rsidR="002B775F" w:rsidRPr="002B775F" w14:paraId="7BB829A7" w14:textId="77777777" w:rsidTr="2E722F59">
        <w:tblPrEx>
          <w:tblW w:w="0" w:type="auto"/>
          <w:tblLook w:val="0420" w:firstRow="1" w:lastRow="0" w:firstColumn="0" w:lastColumn="0" w:noHBand="0" w:noVBand="1"/>
          <w:tblPrExChange w:id="1686" w:author="Latvakoski Juhani" w:date="2024-09-25T12:23:00Z">
            <w:tblPrEx>
              <w:tblW w:w="0" w:type="auto"/>
              <w:tblLook w:val="0420" w:firstRow="1" w:lastRow="0" w:firstColumn="0" w:lastColumn="0" w:noHBand="0" w:noVBand="1"/>
            </w:tblPrEx>
          </w:tblPrExChange>
        </w:tblPrEx>
        <w:trPr>
          <w:cnfStyle w:val="000000100000" w:firstRow="0" w:lastRow="0" w:firstColumn="0" w:lastColumn="0" w:oddVBand="0" w:evenVBand="0" w:oddHBand="1" w:evenHBand="0" w:firstRowFirstColumn="0" w:firstRowLastColumn="0" w:lastRowFirstColumn="0" w:lastRowLastColumn="0"/>
          <w:ins w:id="1687" w:author="Latvakoski Juhani" w:date="2024-09-25T12:16:00Z"/>
          <w:trPrChange w:id="1688" w:author="Latvakoski Juhani" w:date="2024-09-25T12:23:00Z">
            <w:trPr>
              <w:gridAfter w:val="0"/>
            </w:trPr>
          </w:trPrChange>
        </w:trPr>
        <w:tc>
          <w:tcPr>
            <w:tcW w:w="0" w:type="dxa"/>
            <w:shd w:val="clear" w:color="auto" w:fill="F2F2F2" w:themeFill="background1" w:themeFillShade="F2"/>
            <w:hideMark/>
            <w:tcPrChange w:id="1689" w:author="Latvakoski Juhani" w:date="2024-09-25T12:23:00Z">
              <w:tcPr>
                <w:tcW w:w="1695" w:type="dxa"/>
                <w:hideMark/>
              </w:tcPr>
            </w:tcPrChange>
          </w:tcPr>
          <w:p w14:paraId="0E9859AA" w14:textId="77777777" w:rsidR="002B775F" w:rsidRDefault="002B775F">
            <w:pPr>
              <w:pStyle w:val="ITEABodyText"/>
              <w:cnfStyle w:val="000000100000" w:firstRow="0" w:lastRow="0" w:firstColumn="0" w:lastColumn="0" w:oddVBand="0" w:evenVBand="0" w:oddHBand="1" w:evenHBand="0" w:firstRowFirstColumn="0" w:firstRowLastColumn="0" w:lastRowFirstColumn="0" w:lastRowLastColumn="0"/>
              <w:rPr>
                <w:ins w:id="1690" w:author="Latvakoski Juhani" w:date="2024-09-25T12:16:00Z"/>
              </w:rPr>
            </w:pPr>
            <w:ins w:id="1691" w:author="Latvakoski Juhani" w:date="2024-09-25T12:16:00Z">
              <w:r>
                <w:t>ERARGE</w:t>
              </w:r>
            </w:ins>
          </w:p>
        </w:tc>
        <w:tc>
          <w:tcPr>
            <w:tcW w:w="0" w:type="dxa"/>
            <w:shd w:val="clear" w:color="auto" w:fill="F2F2F2" w:themeFill="background1" w:themeFillShade="F2"/>
            <w:hideMark/>
            <w:tcPrChange w:id="1692" w:author="Latvakoski Juhani" w:date="2024-09-25T12:23:00Z">
              <w:tcPr>
                <w:tcW w:w="7375" w:type="dxa"/>
                <w:hideMark/>
              </w:tcPr>
            </w:tcPrChange>
          </w:tcPr>
          <w:p w14:paraId="05B494AB" w14:textId="77777777" w:rsidR="002B775F" w:rsidRDefault="002B775F">
            <w:pPr>
              <w:pStyle w:val="ITEABodyText"/>
              <w:jc w:val="both"/>
              <w:cnfStyle w:val="000000100000" w:firstRow="0" w:lastRow="0" w:firstColumn="0" w:lastColumn="0" w:oddVBand="0" w:evenVBand="0" w:oddHBand="1" w:evenHBand="0" w:firstRowFirstColumn="0" w:firstRowLastColumn="0" w:lastRowFirstColumn="0" w:lastRowLastColumn="0"/>
              <w:rPr>
                <w:ins w:id="1693" w:author="Latvakoski Juhani" w:date="2024-09-25T12:16:00Z"/>
              </w:rPr>
            </w:pPr>
            <w:ins w:id="1694" w:author="Latvakoski Juhani" w:date="2024-09-25T12:16:00Z">
              <w:r>
                <w:t xml:space="preserve">ERARGE will contribute to the design and implementation of a node/person authentication device and authentication-as-a-service tool in T5.1. ERARGE will implement Crypto-as-a-service integrated with </w:t>
              </w:r>
              <w:proofErr w:type="gramStart"/>
              <w:r>
                <w:t>an</w:t>
              </w:r>
              <w:proofErr w:type="gramEnd"/>
              <w:r>
                <w:t xml:space="preserve"> Hardware Security Module in T5.2. ERARGE will implement a blockchain service for accountability of users and services integrity in T5.3. Within the scope of this work package, ERARGE will develop blockchain infrastructures (Ethereum based) recommended by the European </w:t>
              </w:r>
              <w:proofErr w:type="spellStart"/>
              <w:r>
                <w:t>Blockhain</w:t>
              </w:r>
              <w:proofErr w:type="spellEnd"/>
              <w:r>
                <w:t xml:space="preserve"> Services Infrastructure as open source in a way that they will work integrated with cyber-physical security components. For this purpose, cloud-compatible hardware security module, secure gateway at the edges and </w:t>
              </w:r>
              <w:proofErr w:type="spellStart"/>
              <w:r>
                <w:t>KeyCloak</w:t>
              </w:r>
              <w:proofErr w:type="spellEnd"/>
              <w:r>
                <w:t>-compatible person/object authentication solutions will also be addressed in this work package. A cyber threat monitoring mechanism based on the ENISA threat taxonomy will also be developed in software in an integrated manner with the semantic infrastructure.</w:t>
              </w:r>
            </w:ins>
          </w:p>
        </w:tc>
      </w:tr>
      <w:tr w:rsidR="0082129D" w:rsidRPr="00514108" w14:paraId="2FF9FF3D" w14:textId="77777777" w:rsidTr="2E722F59">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4B052AA9" w14:textId="77777777" w:rsidR="0082129D" w:rsidRDefault="0082129D">
            <w:pPr>
              <w:pStyle w:val="ITEABodyText"/>
            </w:pPr>
            <w:r>
              <w:t>ISEP</w:t>
            </w:r>
          </w:p>
        </w:tc>
        <w:tc>
          <w:tcPr>
            <w:tcW w:w="7375" w:type="dxa"/>
            <w:tcMar>
              <w:top w:w="85" w:type="dxa"/>
              <w:left w:w="108" w:type="dxa"/>
              <w:bottom w:w="85" w:type="dxa"/>
              <w:right w:w="108" w:type="dxa"/>
            </w:tcMar>
          </w:tcPr>
          <w:p w14:paraId="2042711C" w14:textId="77777777" w:rsidR="0082129D" w:rsidRDefault="0082129D">
            <w:pPr>
              <w:pStyle w:val="ITEABodyText"/>
              <w:jc w:val="both"/>
            </w:pPr>
            <w:r>
              <w:t>ISEP will contribute to all tasks regarding the energy community demonstrator.</w:t>
            </w:r>
          </w:p>
        </w:tc>
      </w:tr>
      <w:tr w:rsidR="0082129D" w14:paraId="0E41945B"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24C18640" w14:textId="77777777" w:rsidR="0082129D" w:rsidRDefault="0082129D">
            <w:pPr>
              <w:pStyle w:val="ITEABodyText"/>
            </w:pPr>
            <w:proofErr w:type="spellStart"/>
            <w:r>
              <w:t>Digitalmente</w:t>
            </w:r>
            <w:proofErr w:type="spellEnd"/>
          </w:p>
        </w:tc>
        <w:tc>
          <w:tcPr>
            <w:tcW w:w="7375" w:type="dxa"/>
            <w:tcMar>
              <w:top w:w="85" w:type="dxa"/>
              <w:left w:w="108" w:type="dxa"/>
              <w:bottom w:w="85" w:type="dxa"/>
              <w:right w:w="108" w:type="dxa"/>
            </w:tcMar>
          </w:tcPr>
          <w:p w14:paraId="2F481CD8" w14:textId="77777777" w:rsidR="0082129D" w:rsidRDefault="0082129D">
            <w:pPr>
              <w:pStyle w:val="ITEABodyText"/>
              <w:jc w:val="both"/>
            </w:pPr>
            <w:r>
              <w:t xml:space="preserve">T5.1: </w:t>
            </w:r>
            <w:proofErr w:type="spellStart"/>
            <w:r>
              <w:t>Digitalmente</w:t>
            </w:r>
            <w:proofErr w:type="spellEnd"/>
            <w:r>
              <w:t xml:space="preserve"> will contribute towards the specification of technical requirements concerning identification, </w:t>
            </w:r>
            <w:proofErr w:type="gramStart"/>
            <w:r>
              <w:t>verification</w:t>
            </w:r>
            <w:proofErr w:type="gramEnd"/>
            <w:r>
              <w:t xml:space="preserve"> and access control in the context of the Sa4CPS concept, especially in respect to Use Case 4: Critical Energy Distribution.</w:t>
            </w:r>
          </w:p>
          <w:p w14:paraId="7C874AE7" w14:textId="77777777" w:rsidR="0082129D" w:rsidRDefault="0082129D">
            <w:pPr>
              <w:pStyle w:val="ITEABodyText"/>
              <w:jc w:val="both"/>
            </w:pPr>
            <w:r>
              <w:t xml:space="preserve">T5.2: </w:t>
            </w:r>
            <w:proofErr w:type="spellStart"/>
            <w:r>
              <w:t>Digitalmente</w:t>
            </w:r>
            <w:proofErr w:type="spellEnd"/>
            <w:r>
              <w:t xml:space="preserve"> will contribute to the specification of secure information spaces, information sharing and routing.</w:t>
            </w:r>
          </w:p>
          <w:p w14:paraId="6D518836" w14:textId="77777777" w:rsidR="0082129D" w:rsidRDefault="0082129D">
            <w:pPr>
              <w:pStyle w:val="ITEABodyText"/>
              <w:jc w:val="both"/>
            </w:pPr>
            <w:r>
              <w:t xml:space="preserve">T5.3: </w:t>
            </w:r>
            <w:proofErr w:type="spellStart"/>
            <w:r>
              <w:t>Digitalmente</w:t>
            </w:r>
            <w:proofErr w:type="spellEnd"/>
            <w:r>
              <w:t xml:space="preserve"> will contribute to the specification and implementation zero trust services and applications with distributed ledger technologies.</w:t>
            </w:r>
          </w:p>
          <w:p w14:paraId="6BE3690A" w14:textId="77777777" w:rsidR="0082129D" w:rsidRDefault="0082129D">
            <w:pPr>
              <w:pStyle w:val="ITEABodyText"/>
              <w:jc w:val="both"/>
            </w:pPr>
            <w:r>
              <w:t xml:space="preserve">T5.4: </w:t>
            </w:r>
            <w:proofErr w:type="spellStart"/>
            <w:r>
              <w:t>Digitalmente</w:t>
            </w:r>
            <w:proofErr w:type="spellEnd"/>
            <w:r>
              <w:t xml:space="preserve"> will contribute to the specification of security situations </w:t>
            </w:r>
            <w:proofErr w:type="spellStart"/>
            <w:r>
              <w:t>sensoring</w:t>
            </w:r>
            <w:proofErr w:type="spellEnd"/>
            <w:r>
              <w:t xml:space="preserve"> requirements, with particular focus given to Use Case 4: Critical Energy Distribution.</w:t>
            </w:r>
          </w:p>
        </w:tc>
      </w:tr>
      <w:tr w:rsidR="0082129D" w14:paraId="6350210F"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04E513F2" w14:textId="77777777" w:rsidR="0082129D" w:rsidRDefault="0082129D">
            <w:pPr>
              <w:pStyle w:val="ITEABodyText"/>
            </w:pPr>
            <w:r>
              <w:lastRenderedPageBreak/>
              <w:t>CEL</w:t>
            </w:r>
          </w:p>
        </w:tc>
        <w:tc>
          <w:tcPr>
            <w:tcW w:w="7375" w:type="dxa"/>
            <w:tcMar>
              <w:top w:w="85" w:type="dxa"/>
              <w:left w:w="108" w:type="dxa"/>
              <w:bottom w:w="85" w:type="dxa"/>
              <w:right w:w="108" w:type="dxa"/>
            </w:tcMar>
          </w:tcPr>
          <w:p w14:paraId="633AD6D2" w14:textId="77777777" w:rsidR="0082129D" w:rsidRDefault="0082129D">
            <w:pPr>
              <w:pStyle w:val="ITEABodyText"/>
              <w:jc w:val="both"/>
            </w:pPr>
            <w:r>
              <w:t>CEL will participate in the establishment of technical requirements in accordance with each of the specified tasks and correspondent outline, especially with respect to the critical energy distribution use case.</w:t>
            </w:r>
          </w:p>
        </w:tc>
      </w:tr>
      <w:tr w:rsidR="0082129D" w:rsidRPr="00514108" w14:paraId="13E92213" w14:textId="77777777" w:rsidTr="2E722F59">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1411366F" w14:textId="4C5FAA08" w:rsidR="0082129D" w:rsidRDefault="0082129D">
            <w:pPr>
              <w:pStyle w:val="ITEABodyText"/>
            </w:pPr>
            <w:del w:id="1695" w:author="Latvakoski Juhani" w:date="2024-09-11T10:11:00Z">
              <w:r w:rsidDel="00444424">
                <w:delText>Tracker</w:delText>
              </w:r>
            </w:del>
            <w:proofErr w:type="spellStart"/>
            <w:ins w:id="1696" w:author="Latvakoski Juhani" w:date="2024-09-11T10:11:00Z">
              <w:r w:rsidR="00444424">
                <w:t>Natlink</w:t>
              </w:r>
            </w:ins>
            <w:proofErr w:type="spellEnd"/>
          </w:p>
        </w:tc>
        <w:tc>
          <w:tcPr>
            <w:tcW w:w="7375" w:type="dxa"/>
            <w:tcMar>
              <w:top w:w="85" w:type="dxa"/>
              <w:left w:w="108" w:type="dxa"/>
              <w:bottom w:w="85" w:type="dxa"/>
              <w:right w:w="108" w:type="dxa"/>
            </w:tcMar>
          </w:tcPr>
          <w:p w14:paraId="73620F12" w14:textId="01B127B6" w:rsidR="0082129D" w:rsidRDefault="0082129D">
            <w:pPr>
              <w:pStyle w:val="ITEABodyText"/>
              <w:jc w:val="both"/>
            </w:pPr>
            <w:del w:id="1697" w:author="Latvakoski Juhani" w:date="2024-09-11T10:11:00Z">
              <w:r w:rsidDel="0082129D">
                <w:delText>Tracker</w:delText>
              </w:r>
            </w:del>
            <w:proofErr w:type="spellStart"/>
            <w:ins w:id="1698" w:author="Latvakoski Juhani" w:date="2024-09-11T10:11:00Z">
              <w:r w:rsidR="4CAF884B">
                <w:t>Natlink</w:t>
              </w:r>
            </w:ins>
            <w:proofErr w:type="spellEnd"/>
            <w:r>
              <w:t xml:space="preserve"> will review</w:t>
            </w:r>
            <w:ins w:id="1699" w:author="Hannu Lohi" w:date="2024-09-27T07:14:00Z">
              <w:r w:rsidR="44C82070">
                <w:t>,</w:t>
              </w:r>
            </w:ins>
            <w:ins w:id="1700" w:author="Hannu Lohi" w:date="2024-09-27T07:13:00Z">
              <w:r w:rsidR="44C82070">
                <w:t xml:space="preserve"> create algorithms</w:t>
              </w:r>
            </w:ins>
            <w:ins w:id="1701" w:author="Hannu Lohi" w:date="2024-09-27T07:14:00Z">
              <w:r w:rsidR="44C82070">
                <w:t xml:space="preserve"> / processes for WP5 for IoT devices.  </w:t>
              </w:r>
            </w:ins>
            <w:del w:id="1702" w:author="Hannu Lohi" w:date="2024-09-27T07:14:00Z">
              <w:r w:rsidDel="0082129D">
                <w:delText xml:space="preserve"> and</w:delText>
              </w:r>
            </w:del>
            <w:ins w:id="1703" w:author="Hannu Lohi" w:date="2024-09-27T07:14:00Z">
              <w:r w:rsidR="70050430">
                <w:t>It</w:t>
              </w:r>
            </w:ins>
            <w:r>
              <w:t xml:space="preserve"> utilize</w:t>
            </w:r>
            <w:ins w:id="1704" w:author="Hannu Lohi" w:date="2024-09-27T07:14:00Z">
              <w:r w:rsidR="53BB634C">
                <w:t>s</w:t>
              </w:r>
            </w:ins>
            <w:r>
              <w:t xml:space="preserve"> the work done in this work package in WP3 and WP4. The embedded security features will be mapped to the requirements of SA4CPS.</w:t>
            </w:r>
          </w:p>
        </w:tc>
      </w:tr>
      <w:tr w:rsidR="0082129D" w:rsidRPr="00514108" w14:paraId="1DC2E24F" w14:textId="77777777" w:rsidTr="2E722F59">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71CCE22E" w14:textId="77777777" w:rsidR="0082129D" w:rsidRPr="71CC7993" w:rsidRDefault="0082129D">
            <w:pPr>
              <w:rPr>
                <w:rFonts w:eastAsia="Arial" w:cs="Arial"/>
                <w:szCs w:val="20"/>
              </w:rPr>
            </w:pPr>
            <w:r w:rsidRPr="71CC7993">
              <w:rPr>
                <w:rFonts w:eastAsia="Arial" w:cs="Arial"/>
                <w:szCs w:val="20"/>
              </w:rPr>
              <w:t>ACD</w:t>
            </w:r>
          </w:p>
        </w:tc>
        <w:tc>
          <w:tcPr>
            <w:tcW w:w="7375" w:type="dxa"/>
            <w:tcMar>
              <w:top w:w="85" w:type="dxa"/>
              <w:left w:w="108" w:type="dxa"/>
              <w:bottom w:w="85" w:type="dxa"/>
              <w:right w:w="108" w:type="dxa"/>
            </w:tcMar>
          </w:tcPr>
          <w:p w14:paraId="5C0DF027" w14:textId="77777777" w:rsidR="0082129D" w:rsidRPr="71CC7993" w:rsidRDefault="0082129D">
            <w:pPr>
              <w:jc w:val="both"/>
              <w:rPr>
                <w:rFonts w:eastAsia="Arial" w:cs="Arial"/>
                <w:sz w:val="22"/>
                <w:szCs w:val="22"/>
              </w:rPr>
            </w:pPr>
            <w:r w:rsidRPr="71CC7993">
              <w:rPr>
                <w:rFonts w:eastAsia="Arial" w:cs="Arial"/>
                <w:sz w:val="22"/>
                <w:szCs w:val="22"/>
              </w:rPr>
              <w:t>ACD will integrate FIDO standards, an authentication service that supports 2FA authentication system, into the Sa4CPS architecture. ACD will also use the JWT authentication method used for web applications and securely share data between the server and client, verifying that the user is authorized.</w:t>
            </w:r>
          </w:p>
        </w:tc>
      </w:tr>
      <w:tr w:rsidR="0082129D" w:rsidDel="00E204F0" w14:paraId="18647674" w14:textId="3964BD72" w:rsidTr="2E722F59">
        <w:trPr>
          <w:cnfStyle w:val="000000100000" w:firstRow="0" w:lastRow="0" w:firstColumn="0" w:lastColumn="0" w:oddVBand="0" w:evenVBand="0" w:oddHBand="1" w:evenHBand="0" w:firstRowFirstColumn="0" w:firstRowLastColumn="0" w:lastRowFirstColumn="0" w:lastRowLastColumn="0"/>
          <w:trHeight w:val="300"/>
          <w:del w:id="1705" w:author="Latvakoski Juhani" w:date="2024-09-11T10:15:00Z"/>
        </w:trPr>
        <w:tc>
          <w:tcPr>
            <w:tcW w:w="1695" w:type="dxa"/>
            <w:tcMar>
              <w:top w:w="85" w:type="dxa"/>
              <w:left w:w="108" w:type="dxa"/>
              <w:bottom w:w="85" w:type="dxa"/>
              <w:right w:w="108" w:type="dxa"/>
            </w:tcMar>
          </w:tcPr>
          <w:p w14:paraId="5870B7E1" w14:textId="5DAB4B9A" w:rsidR="0082129D" w:rsidDel="00E204F0" w:rsidRDefault="0082129D">
            <w:pPr>
              <w:rPr>
                <w:del w:id="1706" w:author="Latvakoski Juhani" w:date="2024-09-11T10:15:00Z"/>
                <w:rFonts w:eastAsia="Arial" w:cs="Arial"/>
              </w:rPr>
            </w:pPr>
            <w:del w:id="1707" w:author="Latvakoski Juhani" w:date="2024-09-11T10:12:00Z">
              <w:r w:rsidRPr="0204AD99" w:rsidDel="00E204F0">
                <w:rPr>
                  <w:rFonts w:eastAsia="Arial" w:cs="Arial"/>
                </w:rPr>
                <w:delText>Deal Comp</w:delText>
              </w:r>
            </w:del>
          </w:p>
        </w:tc>
        <w:tc>
          <w:tcPr>
            <w:tcW w:w="7375" w:type="dxa"/>
            <w:tcMar>
              <w:top w:w="85" w:type="dxa"/>
              <w:left w:w="108" w:type="dxa"/>
              <w:bottom w:w="85" w:type="dxa"/>
              <w:right w:w="108" w:type="dxa"/>
            </w:tcMar>
          </w:tcPr>
          <w:p w14:paraId="774B2201" w14:textId="0D3EB2F9" w:rsidR="0082129D" w:rsidDel="00E204F0" w:rsidRDefault="0082129D">
            <w:pPr>
              <w:jc w:val="both"/>
              <w:rPr>
                <w:del w:id="1708" w:author="Latvakoski Juhani" w:date="2024-09-11T10:15:00Z"/>
                <w:rFonts w:eastAsia="Arial" w:cs="Arial"/>
                <w:sz w:val="22"/>
                <w:szCs w:val="22"/>
              </w:rPr>
            </w:pPr>
            <w:del w:id="1709" w:author="Latvakoski Juhani" w:date="2024-09-11T10:15:00Z">
              <w:r w:rsidRPr="0204AD99" w:rsidDel="00E204F0">
                <w:rPr>
                  <w:rFonts w:eastAsia="Arial" w:cs="Arial"/>
                  <w:sz w:val="22"/>
                  <w:szCs w:val="22"/>
                </w:rPr>
                <w:delText>Development of cyber secure and cyber aware adaptive systems with inherent operational safety, which can be used to control critical tasks in autonomous and automated driving. The topic includes such as system integrity safety, software resilience, error state recovery technologies.</w:delText>
              </w:r>
            </w:del>
          </w:p>
        </w:tc>
      </w:tr>
      <w:tr w:rsidR="0082129D" w:rsidRPr="00514108" w14:paraId="5AD9BB0F" w14:textId="77777777" w:rsidTr="2E722F59">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6120FDCE" w14:textId="77777777" w:rsidR="0082129D" w:rsidRDefault="0082129D">
            <w:pPr>
              <w:pStyle w:val="ITEABodyText"/>
            </w:pPr>
            <w:r>
              <w:t>ADLC</w:t>
            </w:r>
          </w:p>
        </w:tc>
        <w:tc>
          <w:tcPr>
            <w:tcW w:w="7375" w:type="dxa"/>
            <w:tcMar>
              <w:top w:w="85" w:type="dxa"/>
              <w:left w:w="108" w:type="dxa"/>
              <w:bottom w:w="85" w:type="dxa"/>
              <w:right w:w="108" w:type="dxa"/>
            </w:tcMar>
          </w:tcPr>
          <w:p w14:paraId="49B5B47B" w14:textId="77777777" w:rsidR="0082129D" w:rsidRDefault="0082129D">
            <w:pPr>
              <w:pStyle w:val="ITEABodyText"/>
              <w:jc w:val="both"/>
            </w:pPr>
            <w:r>
              <w:t xml:space="preserve">For UC8, ADLC will collaborate with </w:t>
            </w:r>
            <w:proofErr w:type="spellStart"/>
            <w:r>
              <w:t>Sirris</w:t>
            </w:r>
            <w:proofErr w:type="spellEnd"/>
            <w:r>
              <w:t xml:space="preserve"> on ensuring the security of the developed systems. As part of this, they will develop the means of assessing or calculating the current security in the operation of a drone.</w:t>
            </w:r>
          </w:p>
        </w:tc>
      </w:tr>
      <w:tr w:rsidR="0082129D" w14:paraId="257D11A2"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6DEA0943" w14:textId="77777777" w:rsidR="0082129D" w:rsidRDefault="0082129D">
            <w:pPr>
              <w:pStyle w:val="ITEABodyText"/>
            </w:pPr>
            <w:proofErr w:type="spellStart"/>
            <w:r>
              <w:t>Sirris</w:t>
            </w:r>
            <w:proofErr w:type="spellEnd"/>
          </w:p>
        </w:tc>
        <w:tc>
          <w:tcPr>
            <w:tcW w:w="7375" w:type="dxa"/>
            <w:tcMar>
              <w:top w:w="85" w:type="dxa"/>
              <w:left w:w="108" w:type="dxa"/>
              <w:bottom w:w="85" w:type="dxa"/>
              <w:right w:w="108" w:type="dxa"/>
            </w:tcMar>
          </w:tcPr>
          <w:p w14:paraId="46722EE0" w14:textId="77777777" w:rsidR="0082129D" w:rsidRDefault="0082129D">
            <w:pPr>
              <w:pStyle w:val="ITEABodyText"/>
              <w:jc w:val="both"/>
            </w:pPr>
            <w:r>
              <w:t xml:space="preserve">will contribute </w:t>
            </w:r>
            <w:proofErr w:type="gramStart"/>
            <w:r>
              <w:t>in</w:t>
            </w:r>
            <w:proofErr w:type="gramEnd"/>
            <w:r>
              <w:t xml:space="preserve"> the development of methods and techniques for access control and verification and the research and development of the secure information spaces, sharing &amp; overlayed routing. The main contributions will be on T5.1 and T5.2. </w:t>
            </w:r>
          </w:p>
        </w:tc>
      </w:tr>
      <w:tr w:rsidR="0082129D" w14:paraId="19E5AF80"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A1A278D" w14:textId="77777777" w:rsidR="0082129D" w:rsidRDefault="0082129D">
            <w:pPr>
              <w:pStyle w:val="ITEABodyText"/>
            </w:pPr>
            <w:proofErr w:type="spellStart"/>
            <w:r>
              <w:t>Vintecc</w:t>
            </w:r>
            <w:proofErr w:type="spellEnd"/>
          </w:p>
        </w:tc>
        <w:tc>
          <w:tcPr>
            <w:tcW w:w="7375" w:type="dxa"/>
            <w:tcMar>
              <w:top w:w="85" w:type="dxa"/>
              <w:left w:w="108" w:type="dxa"/>
              <w:bottom w:w="85" w:type="dxa"/>
              <w:right w:w="108" w:type="dxa"/>
            </w:tcMar>
          </w:tcPr>
          <w:p w14:paraId="686C32CC" w14:textId="77777777" w:rsidR="0082129D" w:rsidRDefault="0082129D">
            <w:proofErr w:type="spellStart"/>
            <w:r w:rsidRPr="3BE960FB">
              <w:rPr>
                <w:rFonts w:ascii="Calibri" w:eastAsia="Calibri" w:hAnsi="Calibri" w:cs="Calibri"/>
                <w:color w:val="212529"/>
                <w:sz w:val="22"/>
                <w:szCs w:val="22"/>
              </w:rPr>
              <w:t>Vintecc</w:t>
            </w:r>
            <w:proofErr w:type="spellEnd"/>
            <w:r w:rsidRPr="3BE960FB">
              <w:rPr>
                <w:rFonts w:ascii="Calibri" w:eastAsia="Calibri" w:hAnsi="Calibri" w:cs="Calibri"/>
                <w:color w:val="212529"/>
                <w:sz w:val="22"/>
                <w:szCs w:val="22"/>
              </w:rPr>
              <w:t xml:space="preserve"> will collaborate with </w:t>
            </w:r>
            <w:proofErr w:type="spellStart"/>
            <w:r w:rsidRPr="3BE960FB">
              <w:rPr>
                <w:rFonts w:ascii="Calibri" w:eastAsia="Calibri" w:hAnsi="Calibri" w:cs="Calibri"/>
                <w:color w:val="212529"/>
                <w:sz w:val="22"/>
                <w:szCs w:val="22"/>
              </w:rPr>
              <w:t>Sirris</w:t>
            </w:r>
            <w:proofErr w:type="spellEnd"/>
            <w:r w:rsidRPr="3BE960FB">
              <w:rPr>
                <w:rFonts w:ascii="Calibri" w:eastAsia="Calibri" w:hAnsi="Calibri" w:cs="Calibri"/>
                <w:color w:val="212529"/>
                <w:sz w:val="22"/>
                <w:szCs w:val="22"/>
              </w:rPr>
              <w:t xml:space="preserve">, ensuring a secure, robust and reliable framework that prevents unwanted access and control of cyber </w:t>
            </w:r>
            <w:proofErr w:type="gramStart"/>
            <w:r w:rsidRPr="3BE960FB">
              <w:rPr>
                <w:rFonts w:ascii="Calibri" w:eastAsia="Calibri" w:hAnsi="Calibri" w:cs="Calibri"/>
                <w:color w:val="212529"/>
                <w:sz w:val="22"/>
                <w:szCs w:val="22"/>
              </w:rPr>
              <w:t>physical  assets</w:t>
            </w:r>
            <w:proofErr w:type="gramEnd"/>
            <w:r w:rsidRPr="3BE960FB">
              <w:rPr>
                <w:rFonts w:ascii="Calibri" w:eastAsia="Calibri" w:hAnsi="Calibri" w:cs="Calibri"/>
                <w:color w:val="212529"/>
                <w:sz w:val="22"/>
                <w:szCs w:val="22"/>
              </w:rPr>
              <w:t>.</w:t>
            </w:r>
          </w:p>
        </w:tc>
      </w:tr>
      <w:tr w:rsidR="0082129D" w14:paraId="14BED67E"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B8A90DA" w14:textId="77777777" w:rsidR="0082129D" w:rsidRDefault="0082129D">
            <w:pPr>
              <w:pStyle w:val="ITEABodyText"/>
            </w:pPr>
            <w:r>
              <w:t>VTT</w:t>
            </w:r>
          </w:p>
        </w:tc>
        <w:tc>
          <w:tcPr>
            <w:tcW w:w="7375" w:type="dxa"/>
            <w:tcMar>
              <w:top w:w="85" w:type="dxa"/>
              <w:left w:w="108" w:type="dxa"/>
              <w:bottom w:w="85" w:type="dxa"/>
              <w:right w:w="108" w:type="dxa"/>
            </w:tcMar>
          </w:tcPr>
          <w:p w14:paraId="2DE3BC62" w14:textId="77777777" w:rsidR="0082129D" w:rsidRDefault="0082129D">
            <w:pPr>
              <w:pStyle w:val="ITEABodyText"/>
              <w:jc w:val="both"/>
            </w:pPr>
            <w:r>
              <w:rPr>
                <w:rFonts w:eastAsia="Arial" w:cs="Arial"/>
              </w:rPr>
              <w:t xml:space="preserve">VTT plans to contribute into the WP5 tasks especially from the Sa4CPS concept related perspectives, so that the technological requirements </w:t>
            </w:r>
            <w:r>
              <w:t xml:space="preserve">and enablers for trust, </w:t>
            </w:r>
            <w:proofErr w:type="gramStart"/>
            <w:r>
              <w:t>security</w:t>
            </w:r>
            <w:proofErr w:type="gramEnd"/>
            <w:r>
              <w:t xml:space="preserve"> and privacy. Especially, VTT will focus into the R&amp;D of the </w:t>
            </w:r>
            <w:proofErr w:type="spellStart"/>
            <w:r>
              <w:t>CPSHub</w:t>
            </w:r>
            <w:proofErr w:type="spellEnd"/>
            <w:r>
              <w:t xml:space="preserve"> platform and increasing its usability towards application in real world cases such as e.g. in the port area¨.</w:t>
            </w:r>
          </w:p>
        </w:tc>
      </w:tr>
      <w:tr w:rsidR="0082129D" w14:paraId="3AF711B9" w14:textId="77777777" w:rsidTr="2E722F59">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78375FE9" w14:textId="77777777" w:rsidR="0082129D" w:rsidRDefault="0082129D">
            <w:pPr>
              <w:pStyle w:val="ITEABodyText"/>
            </w:pPr>
            <w:proofErr w:type="spellStart"/>
            <w:r>
              <w:t>Otokar</w:t>
            </w:r>
            <w:proofErr w:type="spellEnd"/>
          </w:p>
        </w:tc>
        <w:tc>
          <w:tcPr>
            <w:tcW w:w="7375" w:type="dxa"/>
            <w:tcMar>
              <w:top w:w="85" w:type="dxa"/>
              <w:left w:w="108" w:type="dxa"/>
              <w:bottom w:w="85" w:type="dxa"/>
              <w:right w:w="108" w:type="dxa"/>
            </w:tcMar>
          </w:tcPr>
          <w:p w14:paraId="7F675A10" w14:textId="77777777" w:rsidR="0082129D" w:rsidRDefault="0082129D">
            <w:pPr>
              <w:pStyle w:val="ITEABodyText"/>
              <w:jc w:val="both"/>
              <w:rPr>
                <w:rFonts w:eastAsia="Arial" w:cs="Arial"/>
              </w:rPr>
            </w:pPr>
            <w:proofErr w:type="spellStart"/>
            <w:r w:rsidRPr="781A6A74">
              <w:rPr>
                <w:rFonts w:eastAsia="Arial" w:cs="Arial"/>
              </w:rPr>
              <w:t>Otokar</w:t>
            </w:r>
            <w:proofErr w:type="spellEnd"/>
            <w:r w:rsidRPr="781A6A74">
              <w:rPr>
                <w:rFonts w:eastAsia="Arial" w:cs="Arial"/>
              </w:rPr>
              <w:t xml:space="preserve"> will analyse the attack surfaces and attack scenarios that may threaten the security of the system and share them with the partners in the consortium. With the integration of secure cyber-physical components and development of secure topology a high secure system will be established.</w:t>
            </w:r>
          </w:p>
        </w:tc>
      </w:tr>
      <w:tr w:rsidR="0082129D" w14:paraId="5C4BEC89" w14:textId="77777777" w:rsidTr="2E722F59">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336FAE10" w14:textId="77777777" w:rsidR="0082129D" w:rsidRDefault="0082129D">
            <w:pPr>
              <w:pStyle w:val="ITEABodyText"/>
            </w:pPr>
            <w:proofErr w:type="spellStart"/>
            <w:r>
              <w:t>Enerim</w:t>
            </w:r>
            <w:proofErr w:type="spellEnd"/>
          </w:p>
        </w:tc>
        <w:tc>
          <w:tcPr>
            <w:tcW w:w="7375" w:type="dxa"/>
            <w:tcMar>
              <w:top w:w="85" w:type="dxa"/>
              <w:left w:w="108" w:type="dxa"/>
              <w:bottom w:w="85" w:type="dxa"/>
              <w:right w:w="108" w:type="dxa"/>
            </w:tcMar>
          </w:tcPr>
          <w:p w14:paraId="5E757D11" w14:textId="77777777" w:rsidR="0082129D" w:rsidRPr="781A6A74" w:rsidRDefault="0082129D">
            <w:pPr>
              <w:pStyle w:val="ITEABodyText"/>
              <w:jc w:val="both"/>
              <w:rPr>
                <w:rFonts w:eastAsia="Arial" w:cs="Arial"/>
              </w:rPr>
            </w:pPr>
            <w:proofErr w:type="spellStart"/>
            <w:r>
              <w:rPr>
                <w:rStyle w:val="normaltextrun"/>
                <w:rFonts w:cs="Arial"/>
                <w:color w:val="000000"/>
                <w:szCs w:val="20"/>
                <w:shd w:val="clear" w:color="auto" w:fill="FFFFFF"/>
              </w:rPr>
              <w:t>Enerim</w:t>
            </w:r>
            <w:proofErr w:type="spellEnd"/>
            <w:r>
              <w:rPr>
                <w:rStyle w:val="normaltextrun"/>
                <w:rFonts w:cs="Arial"/>
                <w:color w:val="000000"/>
                <w:szCs w:val="20"/>
                <w:shd w:val="clear" w:color="auto" w:fill="FFFFFF"/>
              </w:rPr>
              <w:t xml:space="preserve"> will contribute </w:t>
            </w:r>
            <w:proofErr w:type="gramStart"/>
            <w:r>
              <w:rPr>
                <w:rStyle w:val="normaltextrun"/>
                <w:rFonts w:cs="Arial"/>
                <w:color w:val="000000"/>
                <w:szCs w:val="20"/>
                <w:shd w:val="clear" w:color="auto" w:fill="FFFFFF"/>
              </w:rPr>
              <w:t>in</w:t>
            </w:r>
            <w:proofErr w:type="gramEnd"/>
            <w:r>
              <w:rPr>
                <w:rStyle w:val="normaltextrun"/>
                <w:rFonts w:cs="Arial"/>
                <w:color w:val="000000"/>
                <w:szCs w:val="20"/>
                <w:shd w:val="clear" w:color="auto" w:fill="FFFFFF"/>
              </w:rPr>
              <w:t xml:space="preserve"> R&amp;D of cyber-secure and privacy-aware interaction among various stakeholders to contribute to energy value chain in UC4. This may include but not limited to privacy of customer’s data, energy data, authorized load control through smart meters, ease and secure switching between various flexibility contracts, and access to centralized data hub, for instance.</w:t>
            </w:r>
            <w:r>
              <w:rPr>
                <w:rStyle w:val="eop"/>
                <w:rFonts w:cs="Arial"/>
                <w:color w:val="000000"/>
                <w:szCs w:val="20"/>
                <w:shd w:val="clear" w:color="auto" w:fill="FFFFFF"/>
              </w:rPr>
              <w:t> </w:t>
            </w:r>
          </w:p>
        </w:tc>
      </w:tr>
    </w:tbl>
    <w:p w14:paraId="67BE2B2B" w14:textId="77777777" w:rsidR="0082129D" w:rsidRDefault="0082129D" w:rsidP="0082129D"/>
    <w:p w14:paraId="058B03F1" w14:textId="77777777" w:rsidR="0082129D" w:rsidRDefault="0082129D" w:rsidP="0082129D">
      <w:pPr>
        <w:pStyle w:val="BodyText"/>
      </w:pPr>
    </w:p>
    <w:tbl>
      <w:tblPr>
        <w:tblStyle w:val="ITEATableTitle"/>
        <w:tblW w:w="0" w:type="auto"/>
        <w:tblLook w:val="0420" w:firstRow="1" w:lastRow="0" w:firstColumn="0" w:lastColumn="0" w:noHBand="0" w:noVBand="1"/>
      </w:tblPr>
      <w:tblGrid>
        <w:gridCol w:w="9070"/>
      </w:tblGrid>
      <w:tr w:rsidR="0082129D" w14:paraId="708E6458"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4122D692" w14:textId="77777777" w:rsidR="0082129D" w:rsidRDefault="0082129D">
            <w:pPr>
              <w:pStyle w:val="BodyText"/>
              <w:keepNext/>
              <w:keepLines/>
              <w:widowControl/>
              <w:rPr>
                <w:smallCaps/>
              </w:rPr>
            </w:pPr>
            <w:r>
              <w:rPr>
                <w:smallCaps/>
                <w:color w:val="FFFFFF" w:themeColor="background1"/>
              </w:rPr>
              <w:lastRenderedPageBreak/>
              <w:t>Deliverables</w:t>
            </w:r>
          </w:p>
        </w:tc>
      </w:tr>
    </w:tbl>
    <w:p w14:paraId="21AC84D9" w14:textId="77777777" w:rsidR="0082129D" w:rsidRDefault="0082129D" w:rsidP="0082129D">
      <w:pPr>
        <w:pStyle w:val="BodyText"/>
        <w:keepNext/>
        <w:keepLines/>
        <w:rPr>
          <w:sz w:val="10"/>
          <w:szCs w:val="10"/>
        </w:rPr>
      </w:pPr>
    </w:p>
    <w:tbl>
      <w:tblPr>
        <w:tblStyle w:val="MediumShading1-Accent2"/>
        <w:tblW w:w="0" w:type="auto"/>
        <w:tblLook w:val="0420" w:firstRow="1" w:lastRow="0" w:firstColumn="0" w:lastColumn="0" w:noHBand="0" w:noVBand="1"/>
      </w:tblPr>
      <w:tblGrid>
        <w:gridCol w:w="1449"/>
        <w:gridCol w:w="1503"/>
        <w:gridCol w:w="3522"/>
        <w:gridCol w:w="1494"/>
        <w:gridCol w:w="1102"/>
      </w:tblGrid>
      <w:tr w:rsidR="0082129D" w14:paraId="24857C61" w14:textId="77777777" w:rsidTr="104CBA9F">
        <w:trPr>
          <w:cnfStyle w:val="100000000000" w:firstRow="1" w:lastRow="0" w:firstColumn="0" w:lastColumn="0" w:oddVBand="0" w:evenVBand="0" w:oddHBand="0" w:evenHBand="0" w:firstRowFirstColumn="0" w:firstRowLastColumn="0" w:lastRowFirstColumn="0" w:lastRowLastColumn="0"/>
        </w:trPr>
        <w:tc>
          <w:tcPr>
            <w:tcW w:w="1449" w:type="dxa"/>
            <w:hideMark/>
          </w:tcPr>
          <w:p w14:paraId="72713C7D" w14:textId="77777777" w:rsidR="0082129D" w:rsidRDefault="0082129D">
            <w:pPr>
              <w:pStyle w:val="BodyText"/>
              <w:keepNext/>
              <w:keepLines/>
            </w:pPr>
            <w:r>
              <w:t>ID</w:t>
            </w:r>
          </w:p>
        </w:tc>
        <w:tc>
          <w:tcPr>
            <w:tcW w:w="1503" w:type="dxa"/>
            <w:hideMark/>
          </w:tcPr>
          <w:p w14:paraId="7D2A886F" w14:textId="77777777" w:rsidR="0082129D" w:rsidRDefault="0082129D">
            <w:pPr>
              <w:pStyle w:val="BodyText"/>
              <w:keepNext/>
              <w:keepLines/>
            </w:pPr>
            <w:r>
              <w:t>Type</w:t>
            </w:r>
          </w:p>
        </w:tc>
        <w:tc>
          <w:tcPr>
            <w:tcW w:w="3522" w:type="dxa"/>
            <w:hideMark/>
          </w:tcPr>
          <w:p w14:paraId="63C1026F" w14:textId="7E07ED56" w:rsidR="0082129D" w:rsidRDefault="0082129D">
            <w:pPr>
              <w:pStyle w:val="BodyText"/>
              <w:keepNext/>
              <w:keepLines/>
            </w:pPr>
            <w:r>
              <w:t xml:space="preserve">Description (related tasks) </w:t>
            </w:r>
            <w:del w:id="1710" w:author="Latvakoski Juhani" w:date="2024-09-24T15:25:00Z">
              <w:r w:rsidDel="0037592C">
                <w:delText>[Main editor of the deliverable]</w:delText>
              </w:r>
            </w:del>
          </w:p>
        </w:tc>
        <w:tc>
          <w:tcPr>
            <w:tcW w:w="1494" w:type="dxa"/>
            <w:hideMark/>
          </w:tcPr>
          <w:p w14:paraId="7E873CC1" w14:textId="77777777" w:rsidR="0082129D" w:rsidRDefault="0082129D">
            <w:pPr>
              <w:pStyle w:val="BodyText"/>
              <w:keepNext/>
              <w:keepLines/>
            </w:pPr>
            <w:r>
              <w:t>Access</w:t>
            </w:r>
          </w:p>
        </w:tc>
        <w:tc>
          <w:tcPr>
            <w:tcW w:w="1102" w:type="dxa"/>
            <w:hideMark/>
          </w:tcPr>
          <w:p w14:paraId="2532AF8D" w14:textId="77777777" w:rsidR="0082129D" w:rsidRDefault="0082129D">
            <w:pPr>
              <w:pStyle w:val="BodyText"/>
              <w:keepNext/>
              <w:keepLines/>
            </w:pPr>
            <w:r>
              <w:t>Due month</w:t>
            </w:r>
          </w:p>
        </w:tc>
      </w:tr>
      <w:tr w:rsidR="0082129D" w14:paraId="75485ADD" w14:textId="77777777" w:rsidTr="104CBA9F">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30016C02" w14:textId="77777777" w:rsidR="0082129D" w:rsidRDefault="0082129D">
            <w:pPr>
              <w:pStyle w:val="ITEABodyText"/>
            </w:pPr>
            <w:r>
              <w:t>D5.1</w:t>
            </w:r>
          </w:p>
        </w:tc>
        <w:tc>
          <w:tcPr>
            <w:tcW w:w="1503" w:type="dxa"/>
            <w:tcMar>
              <w:top w:w="85" w:type="dxa"/>
              <w:left w:w="108" w:type="dxa"/>
              <w:bottom w:w="85" w:type="dxa"/>
              <w:right w:w="108" w:type="dxa"/>
            </w:tcMar>
            <w:hideMark/>
          </w:tcPr>
          <w:p w14:paraId="4199493D" w14:textId="77777777" w:rsidR="0082129D" w:rsidRDefault="0082129D">
            <w:pPr>
              <w:pStyle w:val="ITEABodyText"/>
            </w:pPr>
            <w:r>
              <w:t>Report</w:t>
            </w:r>
          </w:p>
        </w:tc>
        <w:tc>
          <w:tcPr>
            <w:tcW w:w="3522" w:type="dxa"/>
            <w:tcMar>
              <w:top w:w="85" w:type="dxa"/>
              <w:left w:w="108" w:type="dxa"/>
              <w:bottom w:w="85" w:type="dxa"/>
              <w:right w:w="108" w:type="dxa"/>
            </w:tcMar>
            <w:hideMark/>
          </w:tcPr>
          <w:p w14:paraId="309B9210" w14:textId="38FB6730" w:rsidR="0082129D" w:rsidRDefault="0082129D">
            <w:pPr>
              <w:pStyle w:val="ITEABodyText"/>
            </w:pPr>
            <w:r>
              <w:t xml:space="preserve">Risks, challenges and technological requirements for </w:t>
            </w:r>
            <w:r>
              <w:rPr>
                <w:szCs w:val="20"/>
              </w:rPr>
              <w:t xml:space="preserve">trust, security, and privacy in the UCs </w:t>
            </w:r>
            <w:r>
              <w:t xml:space="preserve">(T5.1-4) </w:t>
            </w:r>
            <w:ins w:id="1711" w:author="Latvakoski Juhani" w:date="2024-09-11T11:09:00Z">
              <w:r w:rsidR="00D5404C">
                <w:t>[</w:t>
              </w:r>
            </w:ins>
            <w:ins w:id="1712" w:author="Latvakoski Juhani" w:date="2024-09-20T14:40:00Z">
              <w:r w:rsidR="004A7E15">
                <w:t>Polar, all wp5 partners</w:t>
              </w:r>
            </w:ins>
            <w:ins w:id="1713" w:author="Latvakoski Juhani" w:date="2024-09-11T11:09:00Z">
              <w:r w:rsidR="00D5404C">
                <w:t>]</w:t>
              </w:r>
            </w:ins>
            <w:ins w:id="1714" w:author="Latvakoski Juhani" w:date="2024-09-11T13:12:00Z">
              <w:r w:rsidR="0070094F">
                <w:t xml:space="preserve"> Reviewers: F-Secure, VTT</w:t>
              </w:r>
            </w:ins>
          </w:p>
        </w:tc>
        <w:tc>
          <w:tcPr>
            <w:tcW w:w="1494" w:type="dxa"/>
            <w:tcMar>
              <w:top w:w="85" w:type="dxa"/>
              <w:left w:w="108" w:type="dxa"/>
              <w:bottom w:w="85" w:type="dxa"/>
              <w:right w:w="108" w:type="dxa"/>
            </w:tcMar>
          </w:tcPr>
          <w:p w14:paraId="5B3F2EAD" w14:textId="77777777" w:rsidR="0082129D" w:rsidRDefault="0082129D">
            <w:pPr>
              <w:pStyle w:val="ITEABodyText"/>
            </w:pPr>
            <w:r>
              <w:t>Confidential</w:t>
            </w:r>
          </w:p>
          <w:p w14:paraId="21EE8BE6" w14:textId="77777777" w:rsidR="0082129D" w:rsidRDefault="0082129D">
            <w:pPr>
              <w:pStyle w:val="ITEABodyText"/>
            </w:pPr>
          </w:p>
        </w:tc>
        <w:tc>
          <w:tcPr>
            <w:tcW w:w="1102" w:type="dxa"/>
            <w:tcMar>
              <w:top w:w="85" w:type="dxa"/>
              <w:left w:w="108" w:type="dxa"/>
              <w:bottom w:w="85" w:type="dxa"/>
              <w:right w:w="108" w:type="dxa"/>
            </w:tcMar>
            <w:hideMark/>
          </w:tcPr>
          <w:p w14:paraId="5779C35B" w14:textId="77777777" w:rsidR="0082129D" w:rsidRDefault="0082129D">
            <w:pPr>
              <w:pStyle w:val="ITEABodyText"/>
            </w:pPr>
            <w:r>
              <w:t xml:space="preserve">MS2  </w:t>
            </w:r>
          </w:p>
        </w:tc>
      </w:tr>
      <w:tr w:rsidR="0082129D" w14:paraId="71497988" w14:textId="77777777" w:rsidTr="104CBA9F">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73D2C432" w14:textId="77777777" w:rsidR="0082129D" w:rsidRDefault="0082129D">
            <w:pPr>
              <w:pStyle w:val="ITEABodyText"/>
            </w:pPr>
            <w:r>
              <w:t>D5.2</w:t>
            </w:r>
          </w:p>
        </w:tc>
        <w:tc>
          <w:tcPr>
            <w:tcW w:w="1503" w:type="dxa"/>
            <w:tcMar>
              <w:top w:w="85" w:type="dxa"/>
              <w:left w:w="108" w:type="dxa"/>
              <w:bottom w:w="85" w:type="dxa"/>
              <w:right w:w="108" w:type="dxa"/>
            </w:tcMar>
            <w:hideMark/>
          </w:tcPr>
          <w:p w14:paraId="77BDB25D" w14:textId="77777777" w:rsidR="0082129D" w:rsidRDefault="0082129D">
            <w:pPr>
              <w:pStyle w:val="ITEABodyText"/>
            </w:pPr>
            <w:r>
              <w:t>Report</w:t>
            </w:r>
          </w:p>
        </w:tc>
        <w:tc>
          <w:tcPr>
            <w:tcW w:w="3522" w:type="dxa"/>
            <w:tcMar>
              <w:top w:w="85" w:type="dxa"/>
              <w:left w:w="108" w:type="dxa"/>
              <w:bottom w:w="85" w:type="dxa"/>
              <w:right w:w="108" w:type="dxa"/>
            </w:tcMar>
            <w:hideMark/>
          </w:tcPr>
          <w:p w14:paraId="437091E5" w14:textId="1FC6DB09" w:rsidR="0082129D" w:rsidRDefault="0082129D">
            <w:pPr>
              <w:pStyle w:val="ITEABodyText"/>
            </w:pPr>
            <w:r>
              <w:t xml:space="preserve">Specification of the technical enablers for </w:t>
            </w:r>
            <w:r>
              <w:rPr>
                <w:szCs w:val="20"/>
              </w:rPr>
              <w:t xml:space="preserve">trust, security, and privacy </w:t>
            </w:r>
            <w:r>
              <w:t>(T5.1-4)</w:t>
            </w:r>
            <w:ins w:id="1715" w:author="Latvakoski Juhani" w:date="2024-09-11T11:09:00Z">
              <w:r w:rsidR="00D5404C">
                <w:t xml:space="preserve"> [</w:t>
              </w:r>
            </w:ins>
            <w:ins w:id="1716" w:author="Latvakoski Juhani" w:date="2024-09-20T14:40:00Z">
              <w:r w:rsidR="00B67761">
                <w:t>F-Secure, all wp5 partners</w:t>
              </w:r>
            </w:ins>
            <w:ins w:id="1717" w:author="Latvakoski Juhani" w:date="2024-09-11T11:09:00Z">
              <w:r w:rsidR="00D5404C">
                <w:t>]</w:t>
              </w:r>
            </w:ins>
            <w:ins w:id="1718" w:author="Latvakoski Juhani" w:date="2024-09-11T13:12:00Z">
              <w:r w:rsidR="0070094F">
                <w:t xml:space="preserve"> Reviewers: F-Secure, VTT</w:t>
              </w:r>
            </w:ins>
          </w:p>
        </w:tc>
        <w:tc>
          <w:tcPr>
            <w:tcW w:w="1494" w:type="dxa"/>
            <w:tcMar>
              <w:top w:w="85" w:type="dxa"/>
              <w:left w:w="108" w:type="dxa"/>
              <w:bottom w:w="85" w:type="dxa"/>
              <w:right w:w="108" w:type="dxa"/>
            </w:tcMar>
            <w:hideMark/>
          </w:tcPr>
          <w:p w14:paraId="5099DEA0" w14:textId="77777777" w:rsidR="0082129D" w:rsidRDefault="0082129D">
            <w:pPr>
              <w:pStyle w:val="ITEABodyText"/>
            </w:pPr>
            <w:r>
              <w:t>Confidential</w:t>
            </w:r>
          </w:p>
        </w:tc>
        <w:tc>
          <w:tcPr>
            <w:tcW w:w="1102" w:type="dxa"/>
            <w:tcMar>
              <w:top w:w="85" w:type="dxa"/>
              <w:left w:w="108" w:type="dxa"/>
              <w:bottom w:w="85" w:type="dxa"/>
              <w:right w:w="108" w:type="dxa"/>
            </w:tcMar>
            <w:hideMark/>
          </w:tcPr>
          <w:p w14:paraId="39FE7133" w14:textId="77777777" w:rsidR="0082129D" w:rsidRDefault="0082129D">
            <w:pPr>
              <w:pStyle w:val="ITEABodyText"/>
            </w:pPr>
            <w:r>
              <w:t>MS5</w:t>
            </w:r>
          </w:p>
        </w:tc>
      </w:tr>
      <w:tr w:rsidR="0082129D" w14:paraId="5FC95FAA" w14:textId="77777777" w:rsidTr="104CBA9F">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2AC8459A" w14:textId="77777777" w:rsidR="0082129D" w:rsidRDefault="0082129D">
            <w:pPr>
              <w:pStyle w:val="ITEABodyText"/>
            </w:pPr>
            <w:r>
              <w:t>D5.3</w:t>
            </w:r>
          </w:p>
        </w:tc>
        <w:tc>
          <w:tcPr>
            <w:tcW w:w="1503" w:type="dxa"/>
            <w:tcMar>
              <w:top w:w="85" w:type="dxa"/>
              <w:left w:w="108" w:type="dxa"/>
              <w:bottom w:w="85" w:type="dxa"/>
              <w:right w:w="108" w:type="dxa"/>
            </w:tcMar>
            <w:hideMark/>
          </w:tcPr>
          <w:p w14:paraId="6022EDB3" w14:textId="77777777" w:rsidR="0082129D" w:rsidRDefault="0082129D">
            <w:pPr>
              <w:pStyle w:val="ITEABodyText"/>
            </w:pPr>
            <w:r>
              <w:t>Designs</w:t>
            </w:r>
          </w:p>
        </w:tc>
        <w:tc>
          <w:tcPr>
            <w:tcW w:w="3522" w:type="dxa"/>
            <w:tcMar>
              <w:top w:w="85" w:type="dxa"/>
              <w:left w:w="108" w:type="dxa"/>
              <w:bottom w:w="85" w:type="dxa"/>
              <w:right w:w="108" w:type="dxa"/>
            </w:tcMar>
            <w:hideMark/>
          </w:tcPr>
          <w:p w14:paraId="3705D42E" w14:textId="5ABBFAD7" w:rsidR="0082129D" w:rsidRDefault="0082129D">
            <w:pPr>
              <w:pStyle w:val="ITEABodyText"/>
            </w:pPr>
            <w:r>
              <w:t xml:space="preserve">Designs of the technical enablers for </w:t>
            </w:r>
            <w:r>
              <w:rPr>
                <w:szCs w:val="20"/>
              </w:rPr>
              <w:t xml:space="preserve">trust, security, and privacy </w:t>
            </w:r>
            <w:r>
              <w:t>(v1, v2) (T5.1-4)</w:t>
            </w:r>
            <w:ins w:id="1719" w:author="Latvakoski Juhani" w:date="2024-09-11T11:09:00Z">
              <w:r w:rsidR="00D5404C">
                <w:t xml:space="preserve"> [</w:t>
              </w:r>
            </w:ins>
            <w:proofErr w:type="spellStart"/>
            <w:ins w:id="1720" w:author="Latvakoski Juhani" w:date="2024-09-20T14:40:00Z">
              <w:r w:rsidR="00437BF1">
                <w:t>Erarge</w:t>
              </w:r>
              <w:proofErr w:type="spellEnd"/>
              <w:r w:rsidR="00437BF1">
                <w:t>, all wp5 partners</w:t>
              </w:r>
            </w:ins>
            <w:ins w:id="1721" w:author="Latvakoski Juhani" w:date="2024-09-11T11:09:00Z">
              <w:r w:rsidR="00D5404C">
                <w:t>]</w:t>
              </w:r>
            </w:ins>
            <w:ins w:id="1722" w:author="Latvakoski Juhani" w:date="2024-09-11T13:12:00Z">
              <w:r w:rsidR="0070094F">
                <w:t xml:space="preserve"> Reviewers: F-Secure, VTT</w:t>
              </w:r>
            </w:ins>
          </w:p>
        </w:tc>
        <w:tc>
          <w:tcPr>
            <w:tcW w:w="1494" w:type="dxa"/>
            <w:tcMar>
              <w:top w:w="85" w:type="dxa"/>
              <w:left w:w="108" w:type="dxa"/>
              <w:bottom w:w="85" w:type="dxa"/>
              <w:right w:w="108" w:type="dxa"/>
            </w:tcMar>
            <w:hideMark/>
          </w:tcPr>
          <w:p w14:paraId="75A9AE9E" w14:textId="77777777" w:rsidR="0082129D" w:rsidRDefault="0082129D">
            <w:pPr>
              <w:pStyle w:val="ITEABodyText"/>
            </w:pPr>
            <w:r>
              <w:t>Confidential</w:t>
            </w:r>
          </w:p>
        </w:tc>
        <w:tc>
          <w:tcPr>
            <w:tcW w:w="1102" w:type="dxa"/>
            <w:tcMar>
              <w:top w:w="85" w:type="dxa"/>
              <w:left w:w="108" w:type="dxa"/>
              <w:bottom w:w="85" w:type="dxa"/>
              <w:right w:w="108" w:type="dxa"/>
            </w:tcMar>
            <w:hideMark/>
          </w:tcPr>
          <w:p w14:paraId="099CCF4C" w14:textId="77777777" w:rsidR="0082129D" w:rsidRDefault="0082129D">
            <w:pPr>
              <w:pStyle w:val="ITEABodyText"/>
            </w:pPr>
            <w:r>
              <w:t>MS6, MS9</w:t>
            </w:r>
          </w:p>
        </w:tc>
      </w:tr>
      <w:tr w:rsidR="0082129D" w14:paraId="0F7350E2" w14:textId="77777777" w:rsidTr="104CBA9F">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tcPr>
          <w:p w14:paraId="4B67DA6B" w14:textId="77777777" w:rsidR="0082129D" w:rsidRDefault="0082129D">
            <w:pPr>
              <w:pStyle w:val="ITEABodyText"/>
            </w:pPr>
            <w:r>
              <w:t>D5.4</w:t>
            </w:r>
          </w:p>
        </w:tc>
        <w:tc>
          <w:tcPr>
            <w:tcW w:w="1503" w:type="dxa"/>
            <w:tcMar>
              <w:top w:w="85" w:type="dxa"/>
              <w:left w:w="108" w:type="dxa"/>
              <w:bottom w:w="85" w:type="dxa"/>
              <w:right w:w="108" w:type="dxa"/>
            </w:tcMar>
          </w:tcPr>
          <w:p w14:paraId="6A3316A8" w14:textId="77777777" w:rsidR="0082129D" w:rsidRDefault="0082129D">
            <w:pPr>
              <w:pStyle w:val="ITEABodyText"/>
            </w:pPr>
            <w:r>
              <w:t>Report</w:t>
            </w:r>
          </w:p>
        </w:tc>
        <w:tc>
          <w:tcPr>
            <w:tcW w:w="3522" w:type="dxa"/>
            <w:tcMar>
              <w:top w:w="85" w:type="dxa"/>
              <w:left w:w="108" w:type="dxa"/>
              <w:bottom w:w="85" w:type="dxa"/>
              <w:right w:w="108" w:type="dxa"/>
            </w:tcMar>
          </w:tcPr>
          <w:p w14:paraId="50D76466" w14:textId="6BEFA7A0" w:rsidR="0082129D" w:rsidRDefault="0082129D">
            <w:pPr>
              <w:pStyle w:val="ITEABodyText"/>
              <w:rPr>
                <w:ins w:id="1723" w:author="Prasanna Kukkamalla" w:date="2024-09-23T10:32:00Z"/>
              </w:rPr>
            </w:pPr>
            <w:r>
              <w:t>Final solutions and evaluations of the technical enablers for trust, security, and privacy (T5.1-</w:t>
            </w:r>
            <w:proofErr w:type="gramStart"/>
            <w:r>
              <w:t>4)</w:t>
            </w:r>
            <w:ins w:id="1724" w:author="Latvakoski Juhani" w:date="2024-09-11T11:09:00Z">
              <w:r w:rsidR="00D5404C">
                <w:t>[</w:t>
              </w:r>
            </w:ins>
            <w:proofErr w:type="gramEnd"/>
            <w:ins w:id="1725" w:author="Latvakoski Juhani" w:date="2024-09-20T14:41:00Z">
              <w:r w:rsidR="00F2760D">
                <w:t>F-Secure</w:t>
              </w:r>
              <w:r w:rsidR="00543ED0">
                <w:t>, all wp5 partners</w:t>
              </w:r>
            </w:ins>
            <w:ins w:id="1726" w:author="Latvakoski Juhani" w:date="2024-09-11T11:09:00Z">
              <w:r w:rsidR="00D5404C">
                <w:t>]</w:t>
              </w:r>
            </w:ins>
            <w:ins w:id="1727" w:author="Latvakoski Juhani" w:date="2024-09-11T13:12:00Z">
              <w:r w:rsidR="0070094F">
                <w:t xml:space="preserve"> Reviewers: F-Secure, VTT</w:t>
              </w:r>
            </w:ins>
          </w:p>
          <w:p w14:paraId="44F9186D" w14:textId="173EC116" w:rsidR="0082129D" w:rsidRDefault="6747F407">
            <w:pPr>
              <w:pStyle w:val="ITEABodyText"/>
              <w:pPrChange w:id="1728" w:author="Prasanna Kukkamalla" w:date="2024-09-23T10:33:00Z">
                <w:pPr/>
              </w:pPrChange>
            </w:pPr>
            <w:ins w:id="1729" w:author="Prasanna Kukkamalla" w:date="2024-09-23T10:33:00Z">
              <w:del w:id="1730" w:author="Latvakoski Juhani" w:date="2024-09-24T15:27:00Z">
                <w:r w:rsidRPr="104CBA9F" w:rsidDel="00D95DEC">
                  <w:rPr>
                    <w:lang w:val="en-US"/>
                  </w:rPr>
                  <w:delText>Technical requirements, research and development of enablers and sensing of the security situation. F-Secure is studying how to transfer the security situations identified in work package 1 and digital moments of potential risks and sensing of security situation into technical requirements.</w:delText>
                </w:r>
              </w:del>
            </w:ins>
          </w:p>
        </w:tc>
        <w:tc>
          <w:tcPr>
            <w:tcW w:w="1494" w:type="dxa"/>
            <w:tcMar>
              <w:top w:w="85" w:type="dxa"/>
              <w:left w:w="108" w:type="dxa"/>
              <w:bottom w:w="85" w:type="dxa"/>
              <w:right w:w="108" w:type="dxa"/>
            </w:tcMar>
          </w:tcPr>
          <w:p w14:paraId="232AEEEE" w14:textId="77777777" w:rsidR="0082129D" w:rsidRDefault="0082129D">
            <w:pPr>
              <w:pStyle w:val="ITEABodyText"/>
            </w:pPr>
            <w:r>
              <w:t>Confidential</w:t>
            </w:r>
          </w:p>
        </w:tc>
        <w:tc>
          <w:tcPr>
            <w:tcW w:w="1102" w:type="dxa"/>
            <w:tcMar>
              <w:top w:w="85" w:type="dxa"/>
              <w:left w:w="108" w:type="dxa"/>
              <w:bottom w:w="85" w:type="dxa"/>
              <w:right w:w="108" w:type="dxa"/>
            </w:tcMar>
          </w:tcPr>
          <w:p w14:paraId="411CF86D" w14:textId="77777777" w:rsidR="0082129D" w:rsidRDefault="0082129D">
            <w:pPr>
              <w:pStyle w:val="ITEABodyText"/>
            </w:pPr>
            <w:r>
              <w:t>MS10</w:t>
            </w:r>
          </w:p>
        </w:tc>
      </w:tr>
    </w:tbl>
    <w:p w14:paraId="55F29510" w14:textId="77777777" w:rsidR="0082129D" w:rsidRDefault="0082129D" w:rsidP="0082129D"/>
    <w:p w14:paraId="68700717" w14:textId="77777777" w:rsidR="00E6464B" w:rsidRDefault="00E6464B" w:rsidP="00E6464B">
      <w:pPr>
        <w:pStyle w:val="ITEAHeading3"/>
        <w:numPr>
          <w:ilvl w:val="2"/>
          <w:numId w:val="53"/>
        </w:numPr>
        <w:ind w:left="794" w:hanging="794"/>
      </w:pPr>
      <w:r>
        <w:t>WP 6: Experiments and validation</w:t>
      </w:r>
    </w:p>
    <w:p w14:paraId="2CCCFDB6" w14:textId="77777777" w:rsidR="00E6464B" w:rsidRDefault="00E6464B" w:rsidP="00E6464B">
      <w:pPr>
        <w:pStyle w:val="ITEABodyText"/>
      </w:pPr>
    </w:p>
    <w:tbl>
      <w:tblPr>
        <w:tblStyle w:val="MediumShading1-Accent2"/>
        <w:tblW w:w="0" w:type="auto"/>
        <w:tblLook w:val="0480" w:firstRow="0" w:lastRow="0" w:firstColumn="1" w:lastColumn="0" w:noHBand="0" w:noVBand="1"/>
      </w:tblPr>
      <w:tblGrid>
        <w:gridCol w:w="1520"/>
        <w:gridCol w:w="3723"/>
        <w:gridCol w:w="3827"/>
      </w:tblGrid>
      <w:tr w:rsidR="00E6464B" w14:paraId="13BB87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4F2DE85D" w14:textId="77777777" w:rsidR="00E6464B" w:rsidRDefault="00E6464B">
            <w:pPr>
              <w:pStyle w:val="BodyText"/>
              <w:keepNext/>
              <w:keepLines/>
              <w:jc w:val="right"/>
            </w:pPr>
            <w:r>
              <w:t xml:space="preserve">Leadership </w:t>
            </w:r>
          </w:p>
        </w:tc>
        <w:tc>
          <w:tcPr>
            <w:tcW w:w="7760" w:type="dxa"/>
            <w:gridSpan w:val="2"/>
            <w:hideMark/>
          </w:tcPr>
          <w:p w14:paraId="2F3808EF" w14:textId="77777777" w:rsidR="00E6464B" w:rsidRDefault="00E6464B">
            <w:pPr>
              <w:pStyle w:val="BodyText"/>
              <w:keepNext/>
              <w:keepLines/>
              <w:jc w:val="center"/>
              <w:cnfStyle w:val="000000100000" w:firstRow="0" w:lastRow="0" w:firstColumn="0" w:lastColumn="0" w:oddVBand="0" w:evenVBand="0" w:oddHBand="1" w:evenHBand="0" w:firstRowFirstColumn="0" w:firstRowLastColumn="0" w:lastRowFirstColumn="0" w:lastRowLastColumn="0"/>
            </w:pPr>
            <w:r>
              <w:t>ACD</w:t>
            </w:r>
          </w:p>
        </w:tc>
      </w:tr>
      <w:tr w:rsidR="00E6464B" w14:paraId="0D9F74F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1C55882F" w14:textId="77777777" w:rsidR="00E6464B" w:rsidRDefault="00E6464B">
            <w:pPr>
              <w:pStyle w:val="BodyText"/>
              <w:keepNext/>
              <w:keepLines/>
              <w:jc w:val="right"/>
            </w:pPr>
            <w:r>
              <w:t>Timeframe</w:t>
            </w:r>
          </w:p>
        </w:tc>
        <w:tc>
          <w:tcPr>
            <w:tcW w:w="3827" w:type="dxa"/>
            <w:hideMark/>
          </w:tcPr>
          <w:p w14:paraId="18563C35" w14:textId="77777777" w:rsidR="00E6464B" w:rsidRDefault="00E6464B">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3F507B85" w14:textId="77777777" w:rsidR="00E6464B" w:rsidRDefault="00E6464B">
            <w:pPr>
              <w:pStyle w:val="BodyText"/>
              <w:keepNext/>
              <w:keepLines/>
              <w:cnfStyle w:val="000000010000" w:firstRow="0" w:lastRow="0" w:firstColumn="0" w:lastColumn="0" w:oddVBand="0" w:evenVBand="0" w:oddHBand="0" w:evenHBand="1" w:firstRowFirstColumn="0" w:firstRowLastColumn="0" w:lastRowFirstColumn="0" w:lastRowLastColumn="0"/>
            </w:pPr>
            <w:r>
              <w:t>End: MS11</w:t>
            </w:r>
          </w:p>
        </w:tc>
      </w:tr>
    </w:tbl>
    <w:p w14:paraId="3957AEF4" w14:textId="77777777" w:rsidR="00E6464B" w:rsidRDefault="00E6464B" w:rsidP="00E6464B">
      <w:pPr>
        <w:pStyle w:val="BodyText"/>
      </w:pPr>
    </w:p>
    <w:p w14:paraId="73DFA473" w14:textId="77777777" w:rsidR="00E6464B" w:rsidRDefault="00E6464B" w:rsidP="00E6464B">
      <w:pPr>
        <w:pStyle w:val="BodyText"/>
      </w:pPr>
    </w:p>
    <w:tbl>
      <w:tblPr>
        <w:tblStyle w:val="ITEATableTitle"/>
        <w:tblW w:w="0" w:type="auto"/>
        <w:tblLook w:val="0420" w:firstRow="1" w:lastRow="0" w:firstColumn="0" w:lastColumn="0" w:noHBand="0" w:noVBand="1"/>
      </w:tblPr>
      <w:tblGrid>
        <w:gridCol w:w="9070"/>
      </w:tblGrid>
      <w:tr w:rsidR="00E6464B" w14:paraId="613D48BA"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65B4B980" w14:textId="77777777" w:rsidR="00E6464B" w:rsidRDefault="00E6464B">
            <w:pPr>
              <w:pStyle w:val="BodyText"/>
              <w:keepNext/>
              <w:keepLines/>
              <w:widowControl/>
              <w:rPr>
                <w:smallCaps/>
                <w:color w:val="FFFFFF" w:themeColor="background1"/>
              </w:rPr>
            </w:pPr>
            <w:r>
              <w:rPr>
                <w:smallCaps/>
                <w:color w:val="FFFFFF" w:themeColor="background1"/>
              </w:rPr>
              <w:lastRenderedPageBreak/>
              <w:t>Objectives and expected results</w:t>
            </w:r>
          </w:p>
        </w:tc>
      </w:tr>
    </w:tbl>
    <w:p w14:paraId="071BF0A0" w14:textId="77777777" w:rsidR="00E6464B" w:rsidRDefault="00E6464B" w:rsidP="00E6464B">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E6464B" w:rsidRPr="00514108" w14:paraId="20F35C54" w14:textId="77777777">
        <w:trPr>
          <w:cnfStyle w:val="000000100000" w:firstRow="0" w:lastRow="0" w:firstColumn="0" w:lastColumn="0" w:oddVBand="0" w:evenVBand="0" w:oddHBand="1" w:evenHBand="0" w:firstRowFirstColumn="0" w:firstRowLastColumn="0" w:lastRowFirstColumn="0" w:lastRowLastColumn="0"/>
        </w:trPr>
        <w:tc>
          <w:tcPr>
            <w:tcW w:w="9070" w:type="dxa"/>
            <w:hideMark/>
          </w:tcPr>
          <w:p w14:paraId="55EAD090" w14:textId="77777777" w:rsidR="00E6464B" w:rsidRDefault="00E6464B">
            <w:pPr>
              <w:pStyle w:val="BodyText"/>
              <w:keepNext/>
              <w:keepLines/>
              <w:jc w:val="both"/>
              <w:rPr>
                <w:szCs w:val="20"/>
              </w:rPr>
            </w:pPr>
            <w:r w:rsidRPr="008D137A">
              <w:rPr>
                <w:b/>
                <w:bCs/>
                <w:szCs w:val="20"/>
              </w:rPr>
              <w:t>Objectives:</w:t>
            </w:r>
            <w:r w:rsidRPr="008D137A">
              <w:rPr>
                <w:szCs w:val="20"/>
              </w:rPr>
              <w:t xml:space="preserve"> WP</w:t>
            </w:r>
            <w:r>
              <w:rPr>
                <w:szCs w:val="20"/>
              </w:rPr>
              <w:t>6</w:t>
            </w:r>
            <w:r w:rsidRPr="008D137A">
              <w:rPr>
                <w:szCs w:val="20"/>
              </w:rPr>
              <w:t xml:space="preserve"> focuses on th</w:t>
            </w:r>
            <w:r>
              <w:rPr>
                <w:szCs w:val="20"/>
              </w:rPr>
              <w:t>e development of the experimental systems and demonstrations for validation of the Sa4CPs concept and its key enablers. It is assumed that the basis of the development is defined in the WP1-2, and the solutions to be evaluated are mainly developed in the context of the WPs 3-5, which means that this WP requires interactions with all of them in use cases level</w:t>
            </w:r>
            <w:r w:rsidRPr="008D137A">
              <w:rPr>
                <w:szCs w:val="20"/>
              </w:rPr>
              <w:t>.</w:t>
            </w:r>
            <w:r>
              <w:rPr>
                <w:szCs w:val="20"/>
              </w:rPr>
              <w:t xml:space="preserve"> The work starts by focusing on UC/technology demonstrations during the 1</w:t>
            </w:r>
            <w:r w:rsidRPr="0051587F">
              <w:rPr>
                <w:szCs w:val="20"/>
                <w:vertAlign w:val="superscript"/>
              </w:rPr>
              <w:t>st</w:t>
            </w:r>
            <w:r>
              <w:rPr>
                <w:szCs w:val="20"/>
              </w:rPr>
              <w:t xml:space="preserve"> iteration of the project. In the 2</w:t>
            </w:r>
            <w:r w:rsidRPr="0051587F">
              <w:rPr>
                <w:szCs w:val="20"/>
                <w:vertAlign w:val="superscript"/>
              </w:rPr>
              <w:t>nd</w:t>
            </w:r>
            <w:r>
              <w:rPr>
                <w:szCs w:val="20"/>
              </w:rPr>
              <w:t xml:space="preserve"> iteration the focus is on UC demonstrations and showing selected items of technical enablers in operation. The final iteration focuses for evaluating the Sa4CPs concept according to the UC roles in pilot environment(s) with sensible level of integration.</w:t>
            </w:r>
          </w:p>
          <w:p w14:paraId="2C50051F" w14:textId="77777777" w:rsidR="00E6464B" w:rsidRPr="008D137A" w:rsidRDefault="00E6464B">
            <w:pPr>
              <w:pStyle w:val="BodyText"/>
              <w:keepNext/>
              <w:keepLines/>
              <w:jc w:val="both"/>
              <w:rPr>
                <w:szCs w:val="20"/>
              </w:rPr>
            </w:pPr>
          </w:p>
          <w:p w14:paraId="14E143D1" w14:textId="77777777" w:rsidR="00E6464B" w:rsidRDefault="00E6464B">
            <w:pPr>
              <w:pStyle w:val="BodyText"/>
              <w:keepNext/>
              <w:keepLines/>
              <w:jc w:val="both"/>
            </w:pPr>
            <w:r w:rsidRPr="008D137A">
              <w:rPr>
                <w:b/>
                <w:bCs/>
                <w:szCs w:val="20"/>
              </w:rPr>
              <w:t>Expected results:</w:t>
            </w:r>
            <w:r>
              <w:t xml:space="preserve"> UC/technology demonstrations, UC demonstrations, and final demonstrations for showing the key enablers of the SA4CPs concept in operation.</w:t>
            </w:r>
          </w:p>
        </w:tc>
      </w:tr>
    </w:tbl>
    <w:p w14:paraId="3329CD38" w14:textId="77777777" w:rsidR="00E6464B" w:rsidRDefault="00E6464B" w:rsidP="00E6464B">
      <w:pPr>
        <w:pStyle w:val="BodyText"/>
        <w:widowControl w:val="0"/>
      </w:pPr>
    </w:p>
    <w:tbl>
      <w:tblPr>
        <w:tblStyle w:val="ITEATableTitle"/>
        <w:tblW w:w="0" w:type="auto"/>
        <w:tblLook w:val="04A0" w:firstRow="1" w:lastRow="0" w:firstColumn="1" w:lastColumn="0" w:noHBand="0" w:noVBand="1"/>
      </w:tblPr>
      <w:tblGrid>
        <w:gridCol w:w="9070"/>
      </w:tblGrid>
      <w:tr w:rsidR="00E6464B" w14:paraId="14B73169"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65B2BADA" w14:textId="77777777" w:rsidR="00E6464B" w:rsidRDefault="00E6464B">
            <w:pPr>
              <w:pStyle w:val="BodyText"/>
              <w:keepNext/>
              <w:keepLines/>
              <w:widowControl/>
              <w:rPr>
                <w:smallCaps/>
              </w:rPr>
            </w:pPr>
            <w:r>
              <w:rPr>
                <w:smallCaps/>
                <w:color w:val="FFFFFF" w:themeColor="background1"/>
              </w:rPr>
              <w:t xml:space="preserve">Task descriptions </w:t>
            </w:r>
          </w:p>
        </w:tc>
      </w:tr>
    </w:tbl>
    <w:p w14:paraId="52EF586B" w14:textId="77777777" w:rsidR="00E6464B" w:rsidRDefault="00E6464B" w:rsidP="00E6464B">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E6464B" w14:paraId="0EDADDEF" w14:textId="77777777">
        <w:trPr>
          <w:cnfStyle w:val="100000000000" w:firstRow="1" w:lastRow="0" w:firstColumn="0" w:lastColumn="0" w:oddVBand="0" w:evenVBand="0" w:oddHBand="0" w:evenHBand="0" w:firstRowFirstColumn="0" w:firstRowLastColumn="0" w:lastRowFirstColumn="0" w:lastRowLastColumn="0"/>
        </w:trPr>
        <w:tc>
          <w:tcPr>
            <w:tcW w:w="1503" w:type="dxa"/>
            <w:hideMark/>
          </w:tcPr>
          <w:p w14:paraId="431FE174" w14:textId="77777777" w:rsidR="00E6464B" w:rsidRDefault="00E6464B">
            <w:pPr>
              <w:pStyle w:val="BodyText"/>
              <w:keepNext/>
              <w:keepLines/>
            </w:pPr>
            <w:r>
              <w:t>Task</w:t>
            </w:r>
          </w:p>
        </w:tc>
        <w:tc>
          <w:tcPr>
            <w:tcW w:w="7567" w:type="dxa"/>
            <w:hideMark/>
          </w:tcPr>
          <w:p w14:paraId="3918FE27" w14:textId="3E27FB65" w:rsidR="00E06CAA" w:rsidRDefault="00E6464B" w:rsidP="00F8410F">
            <w:pPr>
              <w:pStyle w:val="BodyText"/>
              <w:keepNext/>
              <w:keepLines/>
            </w:pPr>
            <w:r>
              <w:t>Description</w:t>
            </w:r>
            <w:ins w:id="1731" w:author="Latvakoski Juhani" w:date="2024-09-11T10:14:00Z">
              <w:r w:rsidR="00E204F0">
                <w:t xml:space="preserve"> </w:t>
              </w:r>
            </w:ins>
          </w:p>
        </w:tc>
      </w:tr>
      <w:tr w:rsidR="00E6464B" w:rsidRPr="00514108" w14:paraId="381E9D27"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7D80E366" w14:textId="77777777" w:rsidR="00E6464B" w:rsidRDefault="00E6464B">
            <w:pPr>
              <w:pStyle w:val="BodyText"/>
              <w:keepNext/>
              <w:keepLines/>
            </w:pPr>
            <w:r>
              <w:rPr>
                <w:sz w:val="22"/>
                <w:szCs w:val="22"/>
              </w:rPr>
              <w:t>Task 6.1</w:t>
            </w:r>
          </w:p>
        </w:tc>
        <w:tc>
          <w:tcPr>
            <w:tcW w:w="7567" w:type="dxa"/>
            <w:tcMar>
              <w:top w:w="85" w:type="dxa"/>
              <w:left w:w="108" w:type="dxa"/>
              <w:bottom w:w="85" w:type="dxa"/>
              <w:right w:w="108" w:type="dxa"/>
            </w:tcMar>
          </w:tcPr>
          <w:p w14:paraId="54A0CE7E" w14:textId="77777777" w:rsidR="00E6464B" w:rsidRDefault="00E6464B">
            <w:pPr>
              <w:pStyle w:val="ITEABodyText"/>
              <w:jc w:val="both"/>
            </w:pPr>
            <w:r>
              <w:rPr>
                <w:b/>
                <w:bCs/>
              </w:rPr>
              <w:t>1</w:t>
            </w:r>
            <w:r w:rsidRPr="00575244">
              <w:rPr>
                <w:b/>
                <w:bCs/>
                <w:vertAlign w:val="superscript"/>
              </w:rPr>
              <w:t>st</w:t>
            </w:r>
            <w:r>
              <w:rPr>
                <w:b/>
                <w:bCs/>
              </w:rPr>
              <w:t xml:space="preserve"> project year experiment development and demonstrations</w:t>
            </w:r>
            <w:r>
              <w:t xml:space="preserve"> [all partners] (all UCs) The task focuses on the development of the 1</w:t>
            </w:r>
            <w:r w:rsidRPr="00575244">
              <w:rPr>
                <w:vertAlign w:val="superscript"/>
              </w:rPr>
              <w:t>st</w:t>
            </w:r>
            <w:r>
              <w:t xml:space="preserve"> project year experiments and demonstrations</w:t>
            </w:r>
            <w:r>
              <w:rPr>
                <w:color w:val="auto"/>
              </w:rPr>
              <w:t>. This task has a subtask for each UC of the project (Task 6.</w:t>
            </w:r>
            <w:proofErr w:type="gramStart"/>
            <w:r>
              <w:rPr>
                <w:color w:val="auto"/>
              </w:rPr>
              <w:t>1.UC</w:t>
            </w:r>
            <w:proofErr w:type="gramEnd"/>
            <w:r>
              <w:rPr>
                <w:color w:val="auto"/>
              </w:rPr>
              <w:t xml:space="preserve"> &lt;name of the case&gt;).</w:t>
            </w:r>
          </w:p>
        </w:tc>
      </w:tr>
      <w:tr w:rsidR="00E6464B" w:rsidRPr="00514108" w14:paraId="2CD7FAE5"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097FB1CB" w14:textId="77777777" w:rsidR="00E6464B" w:rsidRDefault="00E6464B">
            <w:pPr>
              <w:pStyle w:val="BodyText"/>
            </w:pPr>
            <w:r>
              <w:rPr>
                <w:sz w:val="22"/>
                <w:szCs w:val="22"/>
              </w:rPr>
              <w:t>Task 6.2</w:t>
            </w:r>
          </w:p>
        </w:tc>
        <w:tc>
          <w:tcPr>
            <w:tcW w:w="7567" w:type="dxa"/>
            <w:tcMar>
              <w:top w:w="85" w:type="dxa"/>
              <w:left w:w="108" w:type="dxa"/>
              <w:bottom w:w="85" w:type="dxa"/>
              <w:right w:w="108" w:type="dxa"/>
            </w:tcMar>
            <w:hideMark/>
          </w:tcPr>
          <w:p w14:paraId="02D47D4F" w14:textId="77777777" w:rsidR="00E6464B" w:rsidRDefault="00E6464B">
            <w:pPr>
              <w:pStyle w:val="ITEABodyText"/>
              <w:jc w:val="both"/>
            </w:pPr>
            <w:r>
              <w:rPr>
                <w:b/>
                <w:bCs/>
              </w:rPr>
              <w:t>2</w:t>
            </w:r>
            <w:r>
              <w:rPr>
                <w:b/>
                <w:bCs/>
                <w:vertAlign w:val="superscript"/>
              </w:rPr>
              <w:t>nd</w:t>
            </w:r>
            <w:r>
              <w:rPr>
                <w:b/>
                <w:bCs/>
              </w:rPr>
              <w:t xml:space="preserve"> project year experiment development and demonstrations</w:t>
            </w:r>
            <w:r>
              <w:t xml:space="preserve"> [all partners] (all UCs) The task focuses on the development of the 2nd project year experiments and demonstrations</w:t>
            </w:r>
            <w:r>
              <w:rPr>
                <w:color w:val="auto"/>
              </w:rPr>
              <w:t>. This task has a subtask for each UC of the project (Task 6.2UC &lt;name of the case&gt;).</w:t>
            </w:r>
          </w:p>
        </w:tc>
      </w:tr>
      <w:tr w:rsidR="00E6464B" w:rsidRPr="00514108" w14:paraId="3CC374BF"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74C0E9B3" w14:textId="77777777" w:rsidR="00E6464B" w:rsidRDefault="00E6464B">
            <w:pPr>
              <w:widowControl w:val="0"/>
              <w:rPr>
                <w:sz w:val="22"/>
                <w:szCs w:val="22"/>
              </w:rPr>
            </w:pPr>
            <w:r>
              <w:rPr>
                <w:sz w:val="22"/>
                <w:szCs w:val="22"/>
              </w:rPr>
              <w:t xml:space="preserve">Task 6.3 </w:t>
            </w:r>
          </w:p>
          <w:p w14:paraId="27D265F3" w14:textId="77777777" w:rsidR="00E6464B" w:rsidRDefault="00E6464B">
            <w:pPr>
              <w:pStyle w:val="BodyText"/>
              <w:rPr>
                <w:sz w:val="22"/>
                <w:szCs w:val="22"/>
              </w:rPr>
            </w:pPr>
          </w:p>
        </w:tc>
        <w:tc>
          <w:tcPr>
            <w:tcW w:w="7567" w:type="dxa"/>
            <w:tcMar>
              <w:top w:w="85" w:type="dxa"/>
              <w:left w:w="108" w:type="dxa"/>
              <w:bottom w:w="85" w:type="dxa"/>
              <w:right w:w="108" w:type="dxa"/>
            </w:tcMar>
            <w:hideMark/>
          </w:tcPr>
          <w:p w14:paraId="4D9DE0BC" w14:textId="77777777" w:rsidR="00E6464B" w:rsidRDefault="00E6464B">
            <w:pPr>
              <w:pStyle w:val="ITEABodyText"/>
              <w:jc w:val="both"/>
              <w:rPr>
                <w:b/>
                <w:bCs/>
              </w:rPr>
            </w:pPr>
            <w:r>
              <w:rPr>
                <w:b/>
                <w:bCs/>
              </w:rPr>
              <w:t xml:space="preserve">Final experimental systems </w:t>
            </w:r>
            <w:r>
              <w:t>[all partners] (all UCs) The task focuses on the development of the final experiments and demonstrations to show the Sa4CPs concept enablers in operation</w:t>
            </w:r>
            <w:r>
              <w:rPr>
                <w:color w:val="auto"/>
              </w:rPr>
              <w:t xml:space="preserve">. </w:t>
            </w:r>
          </w:p>
        </w:tc>
      </w:tr>
      <w:tr w:rsidR="00E6464B" w:rsidRPr="00514108" w14:paraId="03C3A9D4"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tcPr>
          <w:p w14:paraId="3162A52B" w14:textId="77777777" w:rsidR="00E6464B" w:rsidRDefault="00E6464B">
            <w:pPr>
              <w:widowControl w:val="0"/>
              <w:rPr>
                <w:sz w:val="22"/>
                <w:szCs w:val="22"/>
              </w:rPr>
            </w:pPr>
            <w:r>
              <w:rPr>
                <w:sz w:val="22"/>
                <w:szCs w:val="22"/>
              </w:rPr>
              <w:t>Task 6.4</w:t>
            </w:r>
          </w:p>
        </w:tc>
        <w:tc>
          <w:tcPr>
            <w:tcW w:w="7567" w:type="dxa"/>
            <w:tcMar>
              <w:top w:w="85" w:type="dxa"/>
              <w:left w:w="108" w:type="dxa"/>
              <w:bottom w:w="85" w:type="dxa"/>
              <w:right w:w="108" w:type="dxa"/>
            </w:tcMar>
          </w:tcPr>
          <w:p w14:paraId="30673E09" w14:textId="77777777" w:rsidR="00E6464B" w:rsidRDefault="00E6464B">
            <w:pPr>
              <w:pStyle w:val="ITEABodyText"/>
              <w:jc w:val="both"/>
              <w:rPr>
                <w:b/>
                <w:bCs/>
              </w:rPr>
            </w:pPr>
            <w:r>
              <w:rPr>
                <w:b/>
                <w:bCs/>
              </w:rPr>
              <w:t xml:space="preserve">Evaluation of results </w:t>
            </w:r>
            <w:r>
              <w:t xml:space="preserve">[all partners] (all UCs) </w:t>
            </w:r>
            <w:r w:rsidRPr="001F795E">
              <w:t>This task focuses on documentation of the evaluation results from experiments and demonstrations</w:t>
            </w:r>
            <w:r>
              <w:t xml:space="preserve">.  </w:t>
            </w:r>
          </w:p>
        </w:tc>
      </w:tr>
    </w:tbl>
    <w:p w14:paraId="0456D33B" w14:textId="77777777" w:rsidR="00E6464B" w:rsidRDefault="00E6464B" w:rsidP="00E6464B">
      <w:pPr>
        <w:pStyle w:val="BodyText"/>
      </w:pPr>
    </w:p>
    <w:tbl>
      <w:tblPr>
        <w:tblStyle w:val="ITEATableTitle"/>
        <w:tblW w:w="0" w:type="auto"/>
        <w:tblLook w:val="04A0" w:firstRow="1" w:lastRow="0" w:firstColumn="1" w:lastColumn="0" w:noHBand="0" w:noVBand="1"/>
      </w:tblPr>
      <w:tblGrid>
        <w:gridCol w:w="9070"/>
      </w:tblGrid>
      <w:tr w:rsidR="00E6464B" w14:paraId="12E1CFC9"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11F22E2B" w14:textId="77777777" w:rsidR="00E6464B" w:rsidRDefault="00E6464B">
            <w:pPr>
              <w:pStyle w:val="BodyText"/>
              <w:keepNext/>
              <w:keepLines/>
              <w:widowControl/>
              <w:rPr>
                <w:smallCaps/>
              </w:rPr>
            </w:pPr>
            <w:r>
              <w:rPr>
                <w:smallCaps/>
                <w:color w:val="FFFFFF" w:themeColor="background1"/>
              </w:rPr>
              <w:t>Contributions per partner</w:t>
            </w:r>
          </w:p>
        </w:tc>
      </w:tr>
    </w:tbl>
    <w:p w14:paraId="7BED1347" w14:textId="77777777" w:rsidR="00E6464B" w:rsidRDefault="00E6464B" w:rsidP="00E6464B">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732">
          <w:tblGrid>
            <w:gridCol w:w="1695"/>
            <w:gridCol w:w="7375"/>
          </w:tblGrid>
        </w:tblGridChange>
      </w:tblGrid>
      <w:tr w:rsidR="00E6464B" w14:paraId="48A5F421" w14:textId="77777777">
        <w:trPr>
          <w:cnfStyle w:val="100000000000" w:firstRow="1" w:lastRow="0" w:firstColumn="0" w:lastColumn="0" w:oddVBand="0" w:evenVBand="0" w:oddHBand="0" w:evenHBand="0" w:firstRowFirstColumn="0" w:firstRowLastColumn="0" w:lastRowFirstColumn="0" w:lastRowLastColumn="0"/>
        </w:trPr>
        <w:tc>
          <w:tcPr>
            <w:tcW w:w="1695" w:type="dxa"/>
            <w:hideMark/>
          </w:tcPr>
          <w:p w14:paraId="51099303" w14:textId="77777777" w:rsidR="00E6464B" w:rsidRDefault="00E6464B">
            <w:pPr>
              <w:pStyle w:val="BodyText"/>
              <w:keepNext/>
              <w:keepLines/>
            </w:pPr>
            <w:r>
              <w:t>Partner</w:t>
            </w:r>
          </w:p>
        </w:tc>
        <w:tc>
          <w:tcPr>
            <w:tcW w:w="7375" w:type="dxa"/>
            <w:hideMark/>
          </w:tcPr>
          <w:p w14:paraId="7759BC9E" w14:textId="77777777" w:rsidR="00E6464B" w:rsidRDefault="00E6464B">
            <w:pPr>
              <w:pStyle w:val="BodyText"/>
              <w:keepNext/>
              <w:keepLines/>
            </w:pPr>
            <w:r>
              <w:t>Contribution</w:t>
            </w:r>
          </w:p>
        </w:tc>
      </w:tr>
      <w:tr w:rsidR="00E6464B" w:rsidRPr="00514108" w14:paraId="7BB942D2"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21938436" w14:textId="77777777" w:rsidR="00E6464B" w:rsidRDefault="00E6464B">
            <w:pPr>
              <w:pStyle w:val="ITEABodyText"/>
            </w:pPr>
            <w:r>
              <w:t>CUNI &amp; IMA</w:t>
            </w:r>
          </w:p>
        </w:tc>
        <w:tc>
          <w:tcPr>
            <w:tcW w:w="7375" w:type="dxa"/>
            <w:tcMar>
              <w:top w:w="85" w:type="dxa"/>
              <w:left w:w="108" w:type="dxa"/>
              <w:bottom w:w="85" w:type="dxa"/>
              <w:right w:w="108" w:type="dxa"/>
            </w:tcMar>
          </w:tcPr>
          <w:p w14:paraId="3343C683" w14:textId="77777777" w:rsidR="00E6464B" w:rsidRPr="00B74AE5" w:rsidRDefault="00E6464B">
            <w:pPr>
              <w:jc w:val="both"/>
            </w:pPr>
            <w:r w:rsidRPr="00B74AE5">
              <w:t xml:space="preserve">Task 6.1: CUNI and IMA will perform an initial experiment demonstrating an object position monitoring and potential human-machine interaction.  The experiment results will be applied in the initial versions of created models and </w:t>
            </w:r>
            <w:r w:rsidRPr="00B74AE5">
              <w:lastRenderedPageBreak/>
              <w:t>techniques, i.e.</w:t>
            </w:r>
            <w:proofErr w:type="gramStart"/>
            <w:r w:rsidRPr="00B74AE5">
              <w:t>, in particular, methods</w:t>
            </w:r>
            <w:proofErr w:type="gramEnd"/>
            <w:r w:rsidRPr="00B74AE5">
              <w:t xml:space="preserve"> for detecting dangerous and hazardous situations and methods for employing AI/ML.</w:t>
            </w:r>
          </w:p>
          <w:p w14:paraId="4A236096" w14:textId="77777777" w:rsidR="00E6464B" w:rsidRPr="00B74AE5" w:rsidRDefault="00E6464B">
            <w:pPr>
              <w:jc w:val="both"/>
            </w:pPr>
            <w:r w:rsidRPr="00B74AE5">
              <w:t>Task 6.2: CUNI and IMA will build the demonstrator of the use case described in WP1 - position awareness within a production or logistic area focusing on human-machine interaction. The experiments will result in creation of models and techniques, i.e.</w:t>
            </w:r>
            <w:proofErr w:type="gramStart"/>
            <w:r w:rsidRPr="00B74AE5">
              <w:t>, in particular, methods</w:t>
            </w:r>
            <w:proofErr w:type="gramEnd"/>
            <w:r w:rsidRPr="00B74AE5">
              <w:t xml:space="preserve"> for detecting dangerous and hazardous situations and methods for employing AI/ML</w:t>
            </w:r>
          </w:p>
          <w:p w14:paraId="4A3D41E5" w14:textId="77777777" w:rsidR="00E6464B" w:rsidRDefault="00E6464B">
            <w:pPr>
              <w:jc w:val="both"/>
            </w:pPr>
            <w:r w:rsidRPr="00B74AE5">
              <w:t>Task 6.3: CUNI and IMA will perform final tests on the use case demonstration and finalize implementations of created models and techniques, i.e.</w:t>
            </w:r>
            <w:proofErr w:type="gramStart"/>
            <w:r w:rsidRPr="00B74AE5">
              <w:t>, in particular, methods</w:t>
            </w:r>
            <w:proofErr w:type="gramEnd"/>
            <w:r w:rsidRPr="00B74AE5">
              <w:t xml:space="preserve"> for detecting dangerous and hazardous situations and methods for employing AI/ML</w:t>
            </w:r>
          </w:p>
          <w:p w14:paraId="2B15BB25" w14:textId="77777777" w:rsidR="00E6464B" w:rsidRPr="00CD0B45" w:rsidRDefault="00E6464B">
            <w:pPr>
              <w:jc w:val="both"/>
              <w:rPr>
                <w:rFonts w:asciiTheme="minorHAnsi" w:hAnsiTheme="minorHAnsi"/>
                <w:color w:val="FF0000"/>
                <w:spacing w:val="0"/>
                <w:szCs w:val="22"/>
                <w:lang w:val="en-US" w:eastAsia="ja-JP"/>
              </w:rPr>
            </w:pPr>
            <w:r>
              <w:t xml:space="preserve">Task 6.4: </w:t>
            </w:r>
            <w:r w:rsidRPr="00BC561A">
              <w:t xml:space="preserve">IMA will perform validation and evaluation phase </w:t>
            </w:r>
            <w:proofErr w:type="gramStart"/>
            <w:r w:rsidRPr="00BC561A">
              <w:t>in order to</w:t>
            </w:r>
            <w:proofErr w:type="gramEnd"/>
            <w:r w:rsidRPr="00BC561A">
              <w:t xml:space="preserve"> assess how the defined requirements on the use case were met</w:t>
            </w:r>
          </w:p>
        </w:tc>
      </w:tr>
      <w:tr w:rsidR="00E6464B" w:rsidRPr="00514108" w14:paraId="618A01A1"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0D455DF7" w14:textId="77777777" w:rsidR="00E6464B" w:rsidRPr="00083B38" w:rsidRDefault="00E6464B">
            <w:pPr>
              <w:pStyle w:val="ITEABodyText"/>
            </w:pPr>
            <w:r>
              <w:lastRenderedPageBreak/>
              <w:t>Polar</w:t>
            </w:r>
          </w:p>
        </w:tc>
        <w:tc>
          <w:tcPr>
            <w:tcW w:w="7375" w:type="dxa"/>
            <w:tcMar>
              <w:top w:w="85" w:type="dxa"/>
              <w:left w:w="108" w:type="dxa"/>
              <w:bottom w:w="85" w:type="dxa"/>
              <w:right w:w="108" w:type="dxa"/>
            </w:tcMar>
          </w:tcPr>
          <w:p w14:paraId="393280F5" w14:textId="77777777" w:rsidR="00E6464B" w:rsidRPr="00083B38" w:rsidRDefault="00E6464B">
            <w:pPr>
              <w:pStyle w:val="ITEABodyText"/>
              <w:jc w:val="both"/>
            </w:pPr>
            <w:r>
              <w:t xml:space="preserve">Task 6.1-4: Participate designing, implementation and reporting of UC5 demonstrators. </w:t>
            </w:r>
          </w:p>
        </w:tc>
      </w:tr>
      <w:tr w:rsidR="00E6464B" w:rsidRPr="00514108" w14:paraId="7F8CB6A7"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066D7A66" w14:textId="77777777" w:rsidR="00E6464B" w:rsidRDefault="00E6464B">
            <w:pPr>
              <w:pStyle w:val="ITEABodyText"/>
            </w:pPr>
            <w:r>
              <w:t>ISEP</w:t>
            </w:r>
          </w:p>
        </w:tc>
        <w:tc>
          <w:tcPr>
            <w:tcW w:w="7375" w:type="dxa"/>
            <w:tcMar>
              <w:top w:w="85" w:type="dxa"/>
              <w:left w:w="108" w:type="dxa"/>
              <w:bottom w:w="85" w:type="dxa"/>
              <w:right w:w="108" w:type="dxa"/>
            </w:tcMar>
          </w:tcPr>
          <w:p w14:paraId="30FD46AA" w14:textId="77777777" w:rsidR="00E6464B" w:rsidRDefault="00E6464B">
            <w:pPr>
              <w:pStyle w:val="ITEABodyText"/>
              <w:jc w:val="both"/>
              <w:rPr>
                <w:color w:val="auto"/>
                <w:sz w:val="22"/>
                <w:szCs w:val="22"/>
              </w:rPr>
            </w:pPr>
            <w:r w:rsidRPr="763C9FFB">
              <w:rPr>
                <w:color w:val="auto"/>
                <w:sz w:val="22"/>
                <w:szCs w:val="22"/>
              </w:rPr>
              <w:t>ISEP will contribute to the developments and demonstrations of use case critical electricity distribution grid operation in energy communities.</w:t>
            </w:r>
          </w:p>
        </w:tc>
      </w:tr>
      <w:tr w:rsidR="00E6464B" w14:paraId="7589230C"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54482F22" w14:textId="77777777" w:rsidR="00E6464B" w:rsidRDefault="00E6464B">
            <w:pPr>
              <w:pStyle w:val="ITEABodyText"/>
            </w:pPr>
            <w:proofErr w:type="spellStart"/>
            <w:r>
              <w:t>Digitalmente</w:t>
            </w:r>
            <w:proofErr w:type="spellEnd"/>
          </w:p>
        </w:tc>
        <w:tc>
          <w:tcPr>
            <w:tcW w:w="7375" w:type="dxa"/>
            <w:tcMar>
              <w:top w:w="85" w:type="dxa"/>
              <w:left w:w="108" w:type="dxa"/>
              <w:bottom w:w="85" w:type="dxa"/>
              <w:right w:w="108" w:type="dxa"/>
            </w:tcMar>
          </w:tcPr>
          <w:p w14:paraId="70451EF7" w14:textId="77777777" w:rsidR="00E6464B" w:rsidRDefault="00E6464B">
            <w:pPr>
              <w:pStyle w:val="ITEABodyText"/>
              <w:jc w:val="both"/>
              <w:rPr>
                <w:color w:val="auto"/>
                <w:szCs w:val="20"/>
              </w:rPr>
            </w:pPr>
            <w:r w:rsidRPr="008C1D02">
              <w:rPr>
                <w:color w:val="auto"/>
                <w:szCs w:val="20"/>
              </w:rPr>
              <w:t>T6.1:</w:t>
            </w:r>
            <w:r w:rsidRPr="7786BAA8">
              <w:rPr>
                <w:color w:val="auto"/>
                <w:szCs w:val="20"/>
              </w:rPr>
              <w:t xml:space="preserve"> </w:t>
            </w:r>
            <w:proofErr w:type="spellStart"/>
            <w:r w:rsidRPr="7786BAA8">
              <w:rPr>
                <w:color w:val="auto"/>
                <w:szCs w:val="20"/>
              </w:rPr>
              <w:t>Digitalmente</w:t>
            </w:r>
            <w:proofErr w:type="spellEnd"/>
            <w:r w:rsidRPr="7786BAA8">
              <w:rPr>
                <w:color w:val="auto"/>
                <w:szCs w:val="20"/>
              </w:rPr>
              <w:t xml:space="preserve"> will contribute towards the development of 1</w:t>
            </w:r>
            <w:r w:rsidRPr="7786BAA8">
              <w:rPr>
                <w:color w:val="auto"/>
                <w:szCs w:val="20"/>
                <w:vertAlign w:val="superscript"/>
              </w:rPr>
              <w:t>st</w:t>
            </w:r>
            <w:r w:rsidRPr="7786BAA8">
              <w:rPr>
                <w:color w:val="auto"/>
                <w:szCs w:val="20"/>
              </w:rPr>
              <w:t xml:space="preserve"> year’s demonstrations, both with respect to the preparation of the former as well as continued work on use case deliverables and Sa4CPS derived results.</w:t>
            </w:r>
          </w:p>
          <w:p w14:paraId="26C1CDFD" w14:textId="77777777" w:rsidR="00E6464B" w:rsidRDefault="00E6464B">
            <w:pPr>
              <w:pStyle w:val="ITEABodyText"/>
              <w:jc w:val="both"/>
              <w:rPr>
                <w:color w:val="auto"/>
                <w:szCs w:val="20"/>
              </w:rPr>
            </w:pPr>
            <w:r w:rsidRPr="008C1D02">
              <w:rPr>
                <w:color w:val="auto"/>
                <w:szCs w:val="20"/>
              </w:rPr>
              <w:t>T6.2:</w:t>
            </w:r>
            <w:r w:rsidRPr="7786BAA8">
              <w:rPr>
                <w:color w:val="auto"/>
                <w:szCs w:val="20"/>
              </w:rPr>
              <w:t xml:space="preserve"> </w:t>
            </w:r>
            <w:proofErr w:type="spellStart"/>
            <w:r w:rsidRPr="7786BAA8">
              <w:rPr>
                <w:color w:val="auto"/>
                <w:szCs w:val="20"/>
              </w:rPr>
              <w:t>Digitalmente</w:t>
            </w:r>
            <w:proofErr w:type="spellEnd"/>
            <w:r w:rsidRPr="7786BAA8">
              <w:rPr>
                <w:color w:val="auto"/>
                <w:szCs w:val="20"/>
              </w:rPr>
              <w:t xml:space="preserve"> will also contribute in the same fashion towards the development of 2</w:t>
            </w:r>
            <w:r w:rsidRPr="7786BAA8">
              <w:rPr>
                <w:color w:val="auto"/>
                <w:szCs w:val="20"/>
                <w:vertAlign w:val="superscript"/>
              </w:rPr>
              <w:t>nd</w:t>
            </w:r>
            <w:r w:rsidRPr="7786BAA8">
              <w:rPr>
                <w:color w:val="auto"/>
                <w:szCs w:val="20"/>
              </w:rPr>
              <w:t xml:space="preserve"> year’s demonstrations, in a way akin to the work conducted for the 1</w:t>
            </w:r>
            <w:r w:rsidRPr="7786BAA8">
              <w:rPr>
                <w:color w:val="auto"/>
                <w:szCs w:val="20"/>
                <w:vertAlign w:val="superscript"/>
              </w:rPr>
              <w:t>st</w:t>
            </w:r>
            <w:r w:rsidRPr="7786BAA8">
              <w:rPr>
                <w:color w:val="auto"/>
                <w:szCs w:val="20"/>
              </w:rPr>
              <w:t xml:space="preserve"> year.</w:t>
            </w:r>
          </w:p>
          <w:p w14:paraId="740817E2" w14:textId="77777777" w:rsidR="00E6464B" w:rsidRDefault="00E6464B">
            <w:pPr>
              <w:pStyle w:val="ITEABodyText"/>
              <w:jc w:val="both"/>
              <w:rPr>
                <w:color w:val="auto"/>
                <w:szCs w:val="20"/>
              </w:rPr>
            </w:pPr>
            <w:r w:rsidRPr="008C1D02">
              <w:rPr>
                <w:color w:val="auto"/>
                <w:szCs w:val="20"/>
              </w:rPr>
              <w:t>T6.3:</w:t>
            </w:r>
            <w:r w:rsidRPr="7786BAA8">
              <w:rPr>
                <w:color w:val="auto"/>
                <w:szCs w:val="20"/>
              </w:rPr>
              <w:t xml:space="preserve"> Like with the previous two tasks, </w:t>
            </w:r>
            <w:proofErr w:type="spellStart"/>
            <w:r w:rsidRPr="7786BAA8">
              <w:rPr>
                <w:color w:val="auto"/>
                <w:szCs w:val="20"/>
              </w:rPr>
              <w:t>Digitalmente</w:t>
            </w:r>
            <w:proofErr w:type="spellEnd"/>
            <w:r w:rsidRPr="7786BAA8">
              <w:rPr>
                <w:color w:val="auto"/>
                <w:szCs w:val="20"/>
              </w:rPr>
              <w:t xml:space="preserve"> will also participate in the development of the final experimental systems demonstrations.</w:t>
            </w:r>
          </w:p>
        </w:tc>
      </w:tr>
      <w:tr w:rsidR="00E6464B" w14:paraId="42F0F18E"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29127D92" w14:textId="77777777" w:rsidR="00E6464B" w:rsidRDefault="00E6464B">
            <w:pPr>
              <w:pStyle w:val="ITEABodyText"/>
            </w:pPr>
            <w:r>
              <w:t>CEL</w:t>
            </w:r>
          </w:p>
        </w:tc>
        <w:tc>
          <w:tcPr>
            <w:tcW w:w="7375" w:type="dxa"/>
            <w:tcMar>
              <w:top w:w="85" w:type="dxa"/>
              <w:left w:w="108" w:type="dxa"/>
              <w:bottom w:w="85" w:type="dxa"/>
              <w:right w:w="108" w:type="dxa"/>
            </w:tcMar>
          </w:tcPr>
          <w:p w14:paraId="45680768" w14:textId="77777777" w:rsidR="00E6464B" w:rsidRDefault="00E6464B">
            <w:pPr>
              <w:pStyle w:val="ITEABodyText"/>
              <w:jc w:val="both"/>
              <w:rPr>
                <w:color w:val="auto"/>
              </w:rPr>
            </w:pPr>
            <w:r w:rsidRPr="61BFDE81">
              <w:rPr>
                <w:color w:val="auto"/>
              </w:rPr>
              <w:t>CEL will participate in the definition and development of the 1</w:t>
            </w:r>
            <w:r w:rsidRPr="61BFDE81">
              <w:rPr>
                <w:color w:val="auto"/>
                <w:vertAlign w:val="superscript"/>
              </w:rPr>
              <w:t>st</w:t>
            </w:r>
            <w:r w:rsidRPr="61BFDE81">
              <w:rPr>
                <w:color w:val="auto"/>
              </w:rPr>
              <w:t xml:space="preserve"> year, 2</w:t>
            </w:r>
            <w:r w:rsidRPr="61BFDE81">
              <w:rPr>
                <w:color w:val="auto"/>
                <w:vertAlign w:val="superscript"/>
              </w:rPr>
              <w:t>nd</w:t>
            </w:r>
            <w:r w:rsidRPr="61BFDE81">
              <w:rPr>
                <w:color w:val="auto"/>
              </w:rPr>
              <w:t xml:space="preserve"> year and final demonstrations of the Sa4CPS project.</w:t>
            </w:r>
          </w:p>
        </w:tc>
      </w:tr>
      <w:tr w:rsidR="00E6464B" w:rsidRPr="00514108" w14:paraId="5EA9702B"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306FA715" w14:textId="75D7C275" w:rsidR="00E6464B" w:rsidRDefault="00E6464B">
            <w:pPr>
              <w:pStyle w:val="ITEABodyText"/>
            </w:pPr>
            <w:del w:id="1733" w:author="Latvakoski Juhani" w:date="2024-09-11T10:11:00Z">
              <w:r w:rsidDel="00444424">
                <w:delText>Tracker</w:delText>
              </w:r>
            </w:del>
            <w:proofErr w:type="spellStart"/>
            <w:ins w:id="1734" w:author="Latvakoski Juhani" w:date="2024-09-11T10:11:00Z">
              <w:r w:rsidR="00444424">
                <w:t>Natlink</w:t>
              </w:r>
            </w:ins>
            <w:proofErr w:type="spellEnd"/>
          </w:p>
        </w:tc>
        <w:tc>
          <w:tcPr>
            <w:tcW w:w="7375" w:type="dxa"/>
            <w:tcMar>
              <w:top w:w="85" w:type="dxa"/>
              <w:left w:w="108" w:type="dxa"/>
              <w:bottom w:w="85" w:type="dxa"/>
              <w:right w:w="108" w:type="dxa"/>
            </w:tcMar>
          </w:tcPr>
          <w:p w14:paraId="4669A9F2" w14:textId="77777777" w:rsidR="00E6464B" w:rsidRDefault="00E6464B">
            <w:pPr>
              <w:pStyle w:val="ITEABodyText"/>
              <w:jc w:val="both"/>
            </w:pPr>
            <w:r>
              <w:t xml:space="preserve">Task 6.1-4 The devices, research and </w:t>
            </w:r>
            <w:proofErr w:type="spellStart"/>
            <w:r>
              <w:t>sw</w:t>
            </w:r>
            <w:proofErr w:type="spellEnd"/>
            <w:r>
              <w:t xml:space="preserve"> implementations will be presented in the demonstrations, how and with who TBD.</w:t>
            </w:r>
          </w:p>
        </w:tc>
      </w:tr>
      <w:tr w:rsidR="00E6464B" w14:paraId="3CC8DF16"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254117DC" w14:textId="77777777" w:rsidR="00E6464B" w:rsidRDefault="00E6464B">
            <w:r w:rsidRPr="39EFC0B1">
              <w:rPr>
                <w:rFonts w:eastAsia="Arial" w:cs="Arial"/>
                <w:szCs w:val="20"/>
              </w:rPr>
              <w:t>ACD</w:t>
            </w:r>
          </w:p>
        </w:tc>
        <w:tc>
          <w:tcPr>
            <w:tcW w:w="7375" w:type="dxa"/>
            <w:tcMar>
              <w:top w:w="85" w:type="dxa"/>
              <w:left w:w="108" w:type="dxa"/>
              <w:bottom w:w="85" w:type="dxa"/>
              <w:right w:w="108" w:type="dxa"/>
            </w:tcMar>
          </w:tcPr>
          <w:p w14:paraId="4D3D1E86" w14:textId="77777777" w:rsidR="00E6464B" w:rsidRDefault="00E6464B">
            <w:pPr>
              <w:jc w:val="both"/>
            </w:pPr>
            <w:r w:rsidRPr="39EFC0B1">
              <w:rPr>
                <w:rFonts w:eastAsia="Arial" w:cs="Arial"/>
                <w:szCs w:val="20"/>
              </w:rPr>
              <w:t>ACD will work in tasks necessary to validate results and ensure the success of the project, in line with UC1's purposes. In this context, it will work on issues such as collecting the data obtained, identifying and fixing errors in the testing process, compliance of the solutions offered with industrial standards, and will help ensure that the project results are ready for use in real-world scenarios.</w:t>
            </w:r>
          </w:p>
        </w:tc>
      </w:tr>
      <w:tr w:rsidR="00E6464B" w14:paraId="22C876CB"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012311C2" w14:textId="77777777" w:rsidR="00E6464B" w:rsidRDefault="00E6464B">
            <w:r w:rsidRPr="39EFC0B1">
              <w:rPr>
                <w:rFonts w:eastAsia="Arial" w:cs="Arial"/>
                <w:szCs w:val="20"/>
              </w:rPr>
              <w:t>INOVASYON</w:t>
            </w:r>
          </w:p>
        </w:tc>
        <w:tc>
          <w:tcPr>
            <w:tcW w:w="7375" w:type="dxa"/>
            <w:tcMar>
              <w:top w:w="85" w:type="dxa"/>
              <w:left w:w="108" w:type="dxa"/>
              <w:bottom w:w="85" w:type="dxa"/>
              <w:right w:w="108" w:type="dxa"/>
            </w:tcMar>
          </w:tcPr>
          <w:p w14:paraId="396CECE2" w14:textId="77777777" w:rsidR="00E6464B" w:rsidRDefault="00E6464B">
            <w:pPr>
              <w:jc w:val="both"/>
            </w:pPr>
            <w:r w:rsidRPr="39EFC0B1">
              <w:rPr>
                <w:rFonts w:eastAsia="Arial" w:cs="Arial"/>
                <w:szCs w:val="20"/>
              </w:rPr>
              <w:t>Inovasyon will contribute to the realization of use case scenario and system integration for UC1 and will work on integration verification.</w:t>
            </w:r>
          </w:p>
        </w:tc>
      </w:tr>
      <w:tr w:rsidR="00E6464B" w:rsidDel="00E204F0" w14:paraId="5FB7F848" w14:textId="28A70DB6">
        <w:trPr>
          <w:cnfStyle w:val="000000100000" w:firstRow="0" w:lastRow="0" w:firstColumn="0" w:lastColumn="0" w:oddVBand="0" w:evenVBand="0" w:oddHBand="1" w:evenHBand="0" w:firstRowFirstColumn="0" w:firstRowLastColumn="0" w:lastRowFirstColumn="0" w:lastRowLastColumn="0"/>
          <w:trHeight w:val="300"/>
          <w:del w:id="1735" w:author="Latvakoski Juhani" w:date="2024-09-11T10:16:00Z"/>
        </w:trPr>
        <w:tc>
          <w:tcPr>
            <w:tcW w:w="1695" w:type="dxa"/>
            <w:tcMar>
              <w:top w:w="85" w:type="dxa"/>
              <w:left w:w="108" w:type="dxa"/>
              <w:bottom w:w="85" w:type="dxa"/>
              <w:right w:w="108" w:type="dxa"/>
            </w:tcMar>
          </w:tcPr>
          <w:p w14:paraId="7F81FCC5" w14:textId="4322FD93" w:rsidR="00E6464B" w:rsidDel="00E204F0" w:rsidRDefault="00E6464B">
            <w:pPr>
              <w:rPr>
                <w:del w:id="1736" w:author="Latvakoski Juhani" w:date="2024-09-11T10:16:00Z"/>
                <w:rFonts w:eastAsia="Arial" w:cs="Arial"/>
                <w:szCs w:val="20"/>
              </w:rPr>
            </w:pPr>
            <w:del w:id="1737" w:author="Latvakoski Juhani" w:date="2024-09-11T10:12:00Z">
              <w:r w:rsidRPr="48E29153" w:rsidDel="00E204F0">
                <w:rPr>
                  <w:rFonts w:eastAsia="Arial" w:cs="Arial"/>
                  <w:szCs w:val="20"/>
                </w:rPr>
                <w:delText>Deal Comp</w:delText>
              </w:r>
            </w:del>
          </w:p>
        </w:tc>
        <w:tc>
          <w:tcPr>
            <w:tcW w:w="7375" w:type="dxa"/>
            <w:tcMar>
              <w:top w:w="85" w:type="dxa"/>
              <w:left w:w="108" w:type="dxa"/>
              <w:bottom w:w="85" w:type="dxa"/>
              <w:right w:w="108" w:type="dxa"/>
            </w:tcMar>
          </w:tcPr>
          <w:p w14:paraId="38CB0628" w14:textId="0A6D92D8" w:rsidR="00E6464B" w:rsidDel="00E204F0" w:rsidRDefault="00E6464B">
            <w:pPr>
              <w:jc w:val="both"/>
              <w:rPr>
                <w:del w:id="1738" w:author="Latvakoski Juhani" w:date="2024-09-11T10:16:00Z"/>
                <w:rFonts w:eastAsia="Arial" w:cs="Arial"/>
                <w:szCs w:val="20"/>
              </w:rPr>
            </w:pPr>
            <w:del w:id="1739" w:author="Latvakoski Juhani" w:date="2024-09-11T10:16:00Z">
              <w:r w:rsidRPr="7786BAA8" w:rsidDel="00E204F0">
                <w:rPr>
                  <w:rFonts w:eastAsia="Arial" w:cs="Arial"/>
                  <w:szCs w:val="20"/>
                </w:rPr>
                <w:delText xml:space="preserve"> </w:delText>
              </w:r>
            </w:del>
            <w:del w:id="1740" w:author="Latvakoski Juhani" w:date="2024-09-11T10:12:00Z">
              <w:r w:rsidRPr="48E29153" w:rsidDel="00E204F0">
                <w:rPr>
                  <w:rFonts w:eastAsia="Arial" w:cs="Arial"/>
                  <w:szCs w:val="20"/>
                </w:rPr>
                <w:delText>Deal Comp</w:delText>
              </w:r>
            </w:del>
            <w:del w:id="1741" w:author="Latvakoski Juhani" w:date="2024-09-11T10:16:00Z">
              <w:r w:rsidRPr="48E29153" w:rsidDel="00E204F0">
                <w:rPr>
                  <w:rFonts w:eastAsia="Arial" w:cs="Arial"/>
                  <w:szCs w:val="20"/>
                </w:rPr>
                <w:delText xml:space="preserve"> </w:delText>
              </w:r>
              <w:r w:rsidRPr="7786BAA8" w:rsidDel="00E204F0">
                <w:rPr>
                  <w:rFonts w:eastAsia="Arial" w:cs="Arial"/>
                  <w:szCs w:val="20"/>
                </w:rPr>
                <w:delText>shall</w:delText>
              </w:r>
              <w:r w:rsidRPr="48E29153" w:rsidDel="00E204F0">
                <w:rPr>
                  <w:rFonts w:eastAsia="Arial" w:cs="Arial"/>
                  <w:szCs w:val="20"/>
                </w:rPr>
                <w:delText xml:space="preserve"> test </w:delText>
              </w:r>
              <w:r w:rsidRPr="7786BAA8" w:rsidDel="00E204F0">
                <w:rPr>
                  <w:rFonts w:eastAsia="Arial" w:cs="Arial"/>
                  <w:szCs w:val="20"/>
                </w:rPr>
                <w:delText xml:space="preserve">and benchmark the performance of the EDGE HW and SW with regards to </w:delText>
              </w:r>
              <w:r w:rsidRPr="48E29153" w:rsidDel="00E204F0">
                <w:rPr>
                  <w:rFonts w:eastAsia="Arial" w:cs="Arial"/>
                  <w:szCs w:val="20"/>
                </w:rPr>
                <w:delText xml:space="preserve">the platform's ability to implement safety with various </w:delText>
              </w:r>
              <w:r w:rsidRPr="7786BAA8" w:rsidDel="00E204F0">
                <w:rPr>
                  <w:rFonts w:eastAsia="Arial" w:cs="Arial"/>
                  <w:szCs w:val="20"/>
                </w:rPr>
                <w:delText>local and internal</w:delText>
              </w:r>
              <w:r w:rsidRPr="48E29153" w:rsidDel="00E204F0">
                <w:rPr>
                  <w:rFonts w:eastAsia="Arial" w:cs="Arial"/>
                  <w:szCs w:val="20"/>
                </w:rPr>
                <w:delText xml:space="preserve"> sensors</w:delText>
              </w:r>
              <w:r w:rsidRPr="7786BAA8" w:rsidDel="00E204F0">
                <w:rPr>
                  <w:rFonts w:eastAsia="Arial" w:cs="Arial"/>
                  <w:szCs w:val="20"/>
                </w:rPr>
                <w:delText xml:space="preserve"> inputs.</w:delText>
              </w:r>
              <w:r w:rsidRPr="48E29153" w:rsidDel="00E204F0">
                <w:rPr>
                  <w:rFonts w:eastAsia="Arial" w:cs="Arial"/>
                  <w:szCs w:val="20"/>
                </w:rPr>
                <w:delText xml:space="preserve"> Using different scenarios, we will demonstrate how the platform can </w:delText>
              </w:r>
              <w:r w:rsidRPr="7786BAA8" w:rsidDel="00E204F0">
                <w:rPr>
                  <w:rFonts w:eastAsia="Arial" w:cs="Arial"/>
                  <w:szCs w:val="20"/>
                </w:rPr>
                <w:delText>securely share</w:delText>
              </w:r>
              <w:r w:rsidRPr="48E29153" w:rsidDel="00E204F0">
                <w:rPr>
                  <w:rFonts w:eastAsia="Arial" w:cs="Arial"/>
                  <w:szCs w:val="20"/>
                </w:rPr>
                <w:delText xml:space="preserve"> tasks </w:delText>
              </w:r>
              <w:r w:rsidRPr="7786BAA8" w:rsidDel="00E204F0">
                <w:rPr>
                  <w:rFonts w:eastAsia="Arial" w:cs="Arial"/>
                  <w:szCs w:val="20"/>
                </w:rPr>
                <w:delText xml:space="preserve">and data </w:delText>
              </w:r>
              <w:r w:rsidRPr="48E29153" w:rsidDel="00E204F0">
                <w:rPr>
                  <w:rFonts w:eastAsia="Arial" w:cs="Arial"/>
                  <w:szCs w:val="20"/>
                </w:rPr>
                <w:delText xml:space="preserve">between the vehicle computer and </w:delText>
              </w:r>
              <w:r w:rsidRPr="7786BAA8" w:rsidDel="00E204F0">
                <w:rPr>
                  <w:rFonts w:eastAsia="Arial" w:cs="Arial"/>
                  <w:szCs w:val="20"/>
                </w:rPr>
                <w:delText>remote applications</w:delText>
              </w:r>
              <w:r w:rsidRPr="48E29153" w:rsidDel="00E204F0">
                <w:rPr>
                  <w:rFonts w:eastAsia="Arial" w:cs="Arial"/>
                  <w:szCs w:val="20"/>
                </w:rPr>
                <w:delText xml:space="preserve"> efficiently.</w:delText>
              </w:r>
            </w:del>
          </w:p>
        </w:tc>
      </w:tr>
      <w:tr w:rsidR="00E6464B" w14:paraId="4201AD56"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2FBCD480" w14:textId="77777777" w:rsidR="00E6464B" w:rsidRPr="48E29153" w:rsidRDefault="00E6464B">
            <w:pPr>
              <w:rPr>
                <w:rFonts w:eastAsia="Arial" w:cs="Arial"/>
                <w:szCs w:val="20"/>
              </w:rPr>
            </w:pPr>
            <w:r>
              <w:rPr>
                <w:rFonts w:eastAsia="Arial" w:cs="Arial"/>
                <w:szCs w:val="20"/>
              </w:rPr>
              <w:lastRenderedPageBreak/>
              <w:t>ADLC</w:t>
            </w:r>
          </w:p>
        </w:tc>
        <w:tc>
          <w:tcPr>
            <w:tcW w:w="7375" w:type="dxa"/>
            <w:tcMar>
              <w:top w:w="85" w:type="dxa"/>
              <w:left w:w="108" w:type="dxa"/>
              <w:bottom w:w="85" w:type="dxa"/>
              <w:right w:w="108" w:type="dxa"/>
            </w:tcMar>
          </w:tcPr>
          <w:p w14:paraId="7A30ED04" w14:textId="77777777" w:rsidR="00E6464B" w:rsidRPr="48E29153" w:rsidRDefault="00E6464B">
            <w:pPr>
              <w:jc w:val="both"/>
              <w:rPr>
                <w:rFonts w:eastAsia="Arial" w:cs="Arial"/>
                <w:szCs w:val="20"/>
              </w:rPr>
            </w:pPr>
            <w:r>
              <w:rPr>
                <w:rFonts w:eastAsia="Arial" w:cs="Arial"/>
                <w:szCs w:val="20"/>
              </w:rPr>
              <w:t>ADLC will conduct experiments and demonstrations to validate the R&amp;D for UC8.</w:t>
            </w:r>
          </w:p>
        </w:tc>
      </w:tr>
      <w:tr w:rsidR="00E6464B" w14:paraId="2A16BA7D"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556391E2" w14:textId="77777777" w:rsidR="00E6464B" w:rsidRDefault="00E6464B">
            <w:pPr>
              <w:rPr>
                <w:rFonts w:eastAsia="Arial" w:cs="Arial"/>
                <w:szCs w:val="20"/>
              </w:rPr>
            </w:pPr>
            <w:r>
              <w:rPr>
                <w:rFonts w:eastAsia="Arial" w:cs="Arial"/>
                <w:szCs w:val="20"/>
              </w:rPr>
              <w:t>Port of Oulu</w:t>
            </w:r>
          </w:p>
        </w:tc>
        <w:tc>
          <w:tcPr>
            <w:tcW w:w="7375" w:type="dxa"/>
            <w:tcMar>
              <w:top w:w="85" w:type="dxa"/>
              <w:left w:w="108" w:type="dxa"/>
              <w:bottom w:w="85" w:type="dxa"/>
              <w:right w:w="108" w:type="dxa"/>
            </w:tcMar>
          </w:tcPr>
          <w:p w14:paraId="67E07C8A" w14:textId="77777777" w:rsidR="00E6464B" w:rsidRPr="008D26E7" w:rsidRDefault="00E6464B">
            <w:pPr>
              <w:jc w:val="both"/>
              <w:rPr>
                <w:rFonts w:eastAsia="Arial" w:cs="Arial"/>
                <w:szCs w:val="20"/>
              </w:rPr>
            </w:pPr>
            <w:r w:rsidRPr="008C1D02">
              <w:rPr>
                <w:lang w:val="en-US"/>
              </w:rPr>
              <w:t>Port of Oulu will provide a pilot environment for the experiments related to the use cases focusing on digital twin and situational awareness in logistics area.</w:t>
            </w:r>
          </w:p>
        </w:tc>
      </w:tr>
      <w:tr w:rsidR="00E6464B" w14:paraId="0DACAFB0"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4FD06A8" w14:textId="77777777" w:rsidR="00E6464B" w:rsidRDefault="00E6464B">
            <w:pPr>
              <w:rPr>
                <w:rFonts w:eastAsia="Arial" w:cs="Arial"/>
              </w:rPr>
            </w:pPr>
            <w:r w:rsidRPr="687447AA">
              <w:rPr>
                <w:rFonts w:eastAsia="Arial" w:cs="Arial"/>
              </w:rPr>
              <w:t>F-Secure</w:t>
            </w:r>
          </w:p>
        </w:tc>
        <w:tc>
          <w:tcPr>
            <w:tcW w:w="7375" w:type="dxa"/>
            <w:tcMar>
              <w:top w:w="85" w:type="dxa"/>
              <w:left w:w="108" w:type="dxa"/>
              <w:bottom w:w="85" w:type="dxa"/>
              <w:right w:w="108" w:type="dxa"/>
            </w:tcMar>
          </w:tcPr>
          <w:p w14:paraId="39F52C2E" w14:textId="77777777" w:rsidR="00E6464B" w:rsidRPr="008C1D02" w:rsidRDefault="00E6464B">
            <w:pPr>
              <w:jc w:val="both"/>
              <w:rPr>
                <w:lang w:val="en-US"/>
              </w:rPr>
            </w:pPr>
            <w:r w:rsidRPr="008C1D02">
              <w:rPr>
                <w:lang w:val="en-US"/>
              </w:rPr>
              <w:t>F-Secure will conduct research experiments and provide technology demonstrations based on requirements in WP5 and validation against the requirements in WP1.</w:t>
            </w:r>
          </w:p>
        </w:tc>
      </w:tr>
      <w:tr w:rsidR="00E6464B" w14:paraId="0C489AF5"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34DCB7A6" w14:textId="77777777" w:rsidR="00E6464B" w:rsidRDefault="00E6464B">
            <w:pPr>
              <w:rPr>
                <w:rFonts w:eastAsia="Arial" w:cs="Arial"/>
              </w:rPr>
            </w:pPr>
            <w:proofErr w:type="spellStart"/>
            <w:r w:rsidRPr="7786BAA8">
              <w:rPr>
                <w:rFonts w:eastAsia="Arial" w:cs="Arial"/>
              </w:rPr>
              <w:t>Vintecc</w:t>
            </w:r>
            <w:proofErr w:type="spellEnd"/>
          </w:p>
        </w:tc>
        <w:tc>
          <w:tcPr>
            <w:tcW w:w="7375" w:type="dxa"/>
            <w:tcMar>
              <w:top w:w="85" w:type="dxa"/>
              <w:left w:w="108" w:type="dxa"/>
              <w:bottom w:w="85" w:type="dxa"/>
              <w:right w:w="108" w:type="dxa"/>
            </w:tcMar>
          </w:tcPr>
          <w:p w14:paraId="127E2470" w14:textId="77777777" w:rsidR="00E6464B" w:rsidRDefault="00E6464B">
            <w:pPr>
              <w:jc w:val="both"/>
              <w:rPr>
                <w:rFonts w:ascii="Calibri" w:eastAsia="Calibri" w:hAnsi="Calibri" w:cs="Calibri"/>
                <w:color w:val="212529"/>
                <w:sz w:val="22"/>
                <w:szCs w:val="22"/>
                <w:lang w:val="en-US"/>
              </w:rPr>
            </w:pPr>
            <w:proofErr w:type="spellStart"/>
            <w:r w:rsidRPr="61BFDE81">
              <w:rPr>
                <w:rFonts w:ascii="Calibri" w:eastAsia="Calibri" w:hAnsi="Calibri" w:cs="Calibri"/>
                <w:color w:val="212529"/>
                <w:sz w:val="22"/>
                <w:szCs w:val="22"/>
                <w:lang w:val="en-US"/>
              </w:rPr>
              <w:t>Vintecc</w:t>
            </w:r>
            <w:proofErr w:type="spellEnd"/>
            <w:r w:rsidRPr="61BFDE81">
              <w:rPr>
                <w:rFonts w:ascii="Calibri" w:eastAsia="Calibri" w:hAnsi="Calibri" w:cs="Calibri"/>
                <w:color w:val="212529"/>
                <w:sz w:val="22"/>
                <w:szCs w:val="22"/>
                <w:lang w:val="en-US"/>
              </w:rPr>
              <w:t xml:space="preserve"> will implement the proposed architecture and will validate on a real use case. Machines will be connected to the capture platform and pen tests will be performed by a third party.</w:t>
            </w:r>
          </w:p>
        </w:tc>
      </w:tr>
      <w:tr w:rsidR="00E6464B" w14:paraId="69C3F99E"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586D5A4E" w14:textId="77777777" w:rsidR="00E6464B" w:rsidRPr="7786BAA8" w:rsidRDefault="00E6464B">
            <w:pPr>
              <w:rPr>
                <w:rFonts w:eastAsia="Arial" w:cs="Arial"/>
              </w:rPr>
            </w:pPr>
            <w:r>
              <w:rPr>
                <w:rFonts w:eastAsia="Arial" w:cs="Arial"/>
              </w:rPr>
              <w:t>VTT</w:t>
            </w:r>
          </w:p>
        </w:tc>
        <w:tc>
          <w:tcPr>
            <w:tcW w:w="7375" w:type="dxa"/>
            <w:tcMar>
              <w:top w:w="85" w:type="dxa"/>
              <w:left w:w="108" w:type="dxa"/>
              <w:bottom w:w="85" w:type="dxa"/>
              <w:right w:w="108" w:type="dxa"/>
            </w:tcMar>
          </w:tcPr>
          <w:p w14:paraId="762E501A" w14:textId="77777777" w:rsidR="00E6464B" w:rsidRPr="008C1D02" w:rsidRDefault="00E6464B">
            <w:pPr>
              <w:jc w:val="both"/>
              <w:rPr>
                <w:lang w:val="en-US"/>
              </w:rPr>
            </w:pPr>
            <w:r w:rsidRPr="008C1D02">
              <w:rPr>
                <w:lang w:val="en-US"/>
              </w:rPr>
              <w:t>VTT</w:t>
            </w:r>
            <w:r>
              <w:rPr>
                <w:lang w:val="en-US"/>
              </w:rPr>
              <w:t xml:space="preserve"> plans to contribute to the experimental system developments and validation especially from the Sa4CPs concept evaluation point of </w:t>
            </w:r>
            <w:proofErr w:type="gramStart"/>
            <w:r>
              <w:rPr>
                <w:lang w:val="en-US"/>
              </w:rPr>
              <w:t>views, and</w:t>
            </w:r>
            <w:proofErr w:type="gramEnd"/>
            <w:r>
              <w:rPr>
                <w:lang w:val="en-US"/>
              </w:rPr>
              <w:t xml:space="preserve"> will focus into selected UCs and the story line developments.</w:t>
            </w:r>
          </w:p>
        </w:tc>
      </w:tr>
      <w:tr w:rsidR="00E6464B" w14:paraId="6D895296"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1E4C0C20" w14:textId="77777777" w:rsidR="00E6464B" w:rsidRDefault="00E6464B">
            <w:pPr>
              <w:rPr>
                <w:rFonts w:eastAsia="Arial" w:cs="Arial"/>
              </w:rPr>
            </w:pPr>
            <w:proofErr w:type="spellStart"/>
            <w:r w:rsidRPr="61BFDE81">
              <w:rPr>
                <w:rFonts w:eastAsia="Arial" w:cs="Arial"/>
              </w:rPr>
              <w:t>Otokar</w:t>
            </w:r>
            <w:proofErr w:type="spellEnd"/>
          </w:p>
        </w:tc>
        <w:tc>
          <w:tcPr>
            <w:tcW w:w="7375" w:type="dxa"/>
            <w:tcMar>
              <w:top w:w="85" w:type="dxa"/>
              <w:left w:w="108" w:type="dxa"/>
              <w:bottom w:w="85" w:type="dxa"/>
              <w:right w:w="108" w:type="dxa"/>
            </w:tcMar>
          </w:tcPr>
          <w:p w14:paraId="6679E66A" w14:textId="77777777" w:rsidR="00E6464B" w:rsidRDefault="00E6464B">
            <w:pPr>
              <w:jc w:val="both"/>
              <w:rPr>
                <w:lang w:val="en-US"/>
              </w:rPr>
            </w:pPr>
            <w:r w:rsidRPr="61BFDE81">
              <w:rPr>
                <w:lang w:val="en-US"/>
              </w:rPr>
              <w:t>The works carried out in line with the requirements and project objectives determined in the previous work packages will be implemented into the field and software environment. Tests will be performed to evaluate the achievements made throughout the previous work packages.</w:t>
            </w:r>
          </w:p>
        </w:tc>
      </w:tr>
      <w:tr w:rsidR="00E6464B" w14:paraId="1A16ADA5"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8323BC7" w14:textId="77777777" w:rsidR="00E6464B" w:rsidRPr="61BFDE81" w:rsidRDefault="00E6464B">
            <w:pPr>
              <w:rPr>
                <w:rFonts w:eastAsia="Arial" w:cs="Arial"/>
              </w:rPr>
            </w:pPr>
            <w:proofErr w:type="spellStart"/>
            <w:r>
              <w:rPr>
                <w:rFonts w:eastAsia="Arial" w:cs="Arial"/>
              </w:rPr>
              <w:t>Enerim</w:t>
            </w:r>
            <w:proofErr w:type="spellEnd"/>
          </w:p>
        </w:tc>
        <w:tc>
          <w:tcPr>
            <w:tcW w:w="7375" w:type="dxa"/>
            <w:tcMar>
              <w:top w:w="85" w:type="dxa"/>
              <w:left w:w="108" w:type="dxa"/>
              <w:bottom w:w="85" w:type="dxa"/>
              <w:right w:w="108" w:type="dxa"/>
            </w:tcMar>
          </w:tcPr>
          <w:p w14:paraId="4A2C21BA" w14:textId="77777777" w:rsidR="00E6464B" w:rsidRPr="00803DFB" w:rsidRDefault="00E6464B">
            <w:pPr>
              <w:jc w:val="both"/>
              <w:rPr>
                <w:lang w:val="en-US"/>
              </w:rPr>
            </w:pPr>
            <w:proofErr w:type="spellStart"/>
            <w:r w:rsidRPr="00803DFB">
              <w:rPr>
                <w:rStyle w:val="normaltextrun"/>
                <w:rFonts w:cs="Arial"/>
                <w:szCs w:val="20"/>
                <w:shd w:val="clear" w:color="auto" w:fill="FFFFFF"/>
              </w:rPr>
              <w:t>Enerim</w:t>
            </w:r>
            <w:proofErr w:type="spellEnd"/>
            <w:r w:rsidRPr="00803DFB">
              <w:rPr>
                <w:rStyle w:val="normaltextrun"/>
                <w:rFonts w:cs="Arial"/>
                <w:szCs w:val="20"/>
                <w:shd w:val="clear" w:color="auto" w:fill="FFFFFF"/>
              </w:rPr>
              <w:t xml:space="preserve"> will participate in the demonstration activities by providing any possible platform required for evaluating and validating the SOPs, concepts &amp; models developed in UC4 related to trust, </w:t>
            </w:r>
            <w:proofErr w:type="gramStart"/>
            <w:r w:rsidRPr="00803DFB">
              <w:rPr>
                <w:rStyle w:val="normaltextrun"/>
                <w:rFonts w:cs="Arial"/>
                <w:szCs w:val="20"/>
                <w:shd w:val="clear" w:color="auto" w:fill="FFFFFF"/>
              </w:rPr>
              <w:t>privacy</w:t>
            </w:r>
            <w:proofErr w:type="gramEnd"/>
            <w:r w:rsidRPr="00803DFB">
              <w:rPr>
                <w:rStyle w:val="normaltextrun"/>
                <w:rFonts w:cs="Arial"/>
                <w:szCs w:val="20"/>
                <w:shd w:val="clear" w:color="auto" w:fill="FFFFFF"/>
              </w:rPr>
              <w:t xml:space="preserve"> and security in the context of customer management, data management, and or data transmission and exchange taking place in the energy value chain.</w:t>
            </w:r>
          </w:p>
        </w:tc>
      </w:tr>
      <w:tr w:rsidR="00261C5C" w:rsidRPr="00261C5C" w14:paraId="4E59A1CD" w14:textId="77777777" w:rsidTr="00FE5C7F">
        <w:tblPrEx>
          <w:tblW w:w="0" w:type="auto"/>
          <w:tblLook w:val="0420" w:firstRow="1" w:lastRow="0" w:firstColumn="0" w:lastColumn="0" w:noHBand="0" w:noVBand="1"/>
          <w:tblPrExChange w:id="1742" w:author="Latvakoski Juhani" w:date="2024-09-25T12:23:00Z">
            <w:tblPrEx>
              <w:tblW w:w="0" w:type="auto"/>
              <w:tblLook w:val="0420" w:firstRow="1" w:lastRow="0" w:firstColumn="0" w:lastColumn="0" w:noHBand="0" w:noVBand="1"/>
            </w:tblPrEx>
          </w:tblPrExChange>
        </w:tblPrEx>
        <w:trPr>
          <w:cnfStyle w:val="000000100000" w:firstRow="0" w:lastRow="0" w:firstColumn="0" w:lastColumn="0" w:oddVBand="0" w:evenVBand="0" w:oddHBand="1" w:evenHBand="0" w:firstRowFirstColumn="0" w:firstRowLastColumn="0" w:lastRowFirstColumn="0" w:lastRowLastColumn="0"/>
          <w:trHeight w:val="300"/>
          <w:ins w:id="1743" w:author="Latvakoski Juhani" w:date="2024-09-25T12:16:00Z"/>
          <w:trPrChange w:id="1744" w:author="Latvakoski Juhani" w:date="2024-09-25T12:23:00Z">
            <w:trPr>
              <w:trHeight w:val="300"/>
            </w:trPr>
          </w:trPrChange>
        </w:trPr>
        <w:tc>
          <w:tcPr>
            <w:tcW w:w="0" w:type="dxa"/>
            <w:shd w:val="clear" w:color="auto" w:fill="F2F2F2" w:themeFill="background1" w:themeFillShade="F2"/>
            <w:hideMark/>
            <w:tcPrChange w:id="1745" w:author="Latvakoski Juhani" w:date="2024-09-25T12:23:00Z">
              <w:tcPr>
                <w:tcW w:w="1695" w:type="dxa"/>
                <w:hideMark/>
              </w:tcPr>
            </w:tcPrChange>
          </w:tcPr>
          <w:p w14:paraId="59342CF8" w14:textId="77777777" w:rsidR="00261C5C" w:rsidRDefault="00261C5C">
            <w:pPr>
              <w:cnfStyle w:val="000000100000" w:firstRow="0" w:lastRow="0" w:firstColumn="0" w:lastColumn="0" w:oddVBand="0" w:evenVBand="0" w:oddHBand="1" w:evenHBand="0" w:firstRowFirstColumn="0" w:firstRowLastColumn="0" w:lastRowFirstColumn="0" w:lastRowLastColumn="0"/>
              <w:rPr>
                <w:ins w:id="1746" w:author="Latvakoski Juhani" w:date="2024-09-25T12:16:00Z"/>
                <w:rFonts w:eastAsia="Arial" w:cs="Arial"/>
              </w:rPr>
            </w:pPr>
            <w:ins w:id="1747" w:author="Latvakoski Juhani" w:date="2024-09-25T12:16:00Z">
              <w:r>
                <w:rPr>
                  <w:rFonts w:eastAsia="Arial" w:cs="Arial"/>
                </w:rPr>
                <w:t>ERARGE</w:t>
              </w:r>
            </w:ins>
          </w:p>
        </w:tc>
        <w:tc>
          <w:tcPr>
            <w:tcW w:w="0" w:type="dxa"/>
            <w:shd w:val="clear" w:color="auto" w:fill="F2F2F2" w:themeFill="background1" w:themeFillShade="F2"/>
            <w:hideMark/>
            <w:tcPrChange w:id="1748" w:author="Latvakoski Juhani" w:date="2024-09-25T12:23:00Z">
              <w:tcPr>
                <w:tcW w:w="7375" w:type="dxa"/>
                <w:hideMark/>
              </w:tcPr>
            </w:tcPrChange>
          </w:tcPr>
          <w:p w14:paraId="41AE149D" w14:textId="77777777" w:rsidR="00261C5C" w:rsidRDefault="00261C5C">
            <w:pPr>
              <w:jc w:val="both"/>
              <w:cnfStyle w:val="000000100000" w:firstRow="0" w:lastRow="0" w:firstColumn="0" w:lastColumn="0" w:oddVBand="0" w:evenVBand="0" w:oddHBand="1" w:evenHBand="0" w:firstRowFirstColumn="0" w:firstRowLastColumn="0" w:lastRowFirstColumn="0" w:lastRowLastColumn="0"/>
              <w:rPr>
                <w:ins w:id="1749" w:author="Latvakoski Juhani" w:date="2024-09-25T12:16:00Z"/>
                <w:rStyle w:val="normaltextrun"/>
                <w:szCs w:val="20"/>
                <w:shd w:val="clear" w:color="auto" w:fill="FFFFFF"/>
              </w:rPr>
            </w:pPr>
            <w:ins w:id="1750" w:author="Latvakoski Juhani" w:date="2024-09-25T12:16:00Z">
              <w:r>
                <w:rPr>
                  <w:rStyle w:val="normaltextrun"/>
                  <w:rFonts w:cs="Arial"/>
                  <w:szCs w:val="20"/>
                  <w:shd w:val="clear" w:color="auto" w:fill="FFFFFF"/>
                </w:rPr>
                <w:t xml:space="preserve">ERARGE will primarily focus on the elaboration of the usage scenario within </w:t>
              </w:r>
              <w:proofErr w:type="spellStart"/>
              <w:r>
                <w:rPr>
                  <w:rStyle w:val="normaltextrun"/>
                  <w:rFonts w:cs="Arial"/>
                  <w:szCs w:val="20"/>
                  <w:shd w:val="clear" w:color="auto" w:fill="FFFFFF"/>
                </w:rPr>
                <w:t>Otokar</w:t>
              </w:r>
              <w:proofErr w:type="spellEnd"/>
              <w:r>
                <w:rPr>
                  <w:rStyle w:val="normaltextrun"/>
                  <w:rFonts w:cs="Arial"/>
                  <w:szCs w:val="20"/>
                  <w:shd w:val="clear" w:color="auto" w:fill="FFFFFF"/>
                </w:rPr>
                <w:t xml:space="preserve">. For this purpose, it will transfer the Trial Guidance Methodology experience gained in previous EU projects to the project </w:t>
              </w:r>
              <w:proofErr w:type="gramStart"/>
              <w:r>
                <w:rPr>
                  <w:rStyle w:val="normaltextrun"/>
                  <w:rFonts w:cs="Arial"/>
                  <w:szCs w:val="20"/>
                  <w:shd w:val="clear" w:color="auto" w:fill="FFFFFF"/>
                </w:rPr>
                <w:t>team, and</w:t>
              </w:r>
              <w:proofErr w:type="gramEnd"/>
              <w:r>
                <w:rPr>
                  <w:rStyle w:val="normaltextrun"/>
                  <w:rFonts w:cs="Arial"/>
                  <w:szCs w:val="20"/>
                  <w:shd w:val="clear" w:color="auto" w:fill="FFFFFF"/>
                </w:rPr>
                <w:t xml:space="preserve"> will carry out activities such as extracting usage cases and stories, detailing the usage scenario-specific evaluation criteria and related experiments, determining roles and responsibilities, conducting integration and experimental studies, making improvements and corrections, and reporting all these activities.</w:t>
              </w:r>
            </w:ins>
          </w:p>
        </w:tc>
      </w:tr>
    </w:tbl>
    <w:p w14:paraId="73105AF2" w14:textId="77777777" w:rsidR="00E6464B" w:rsidRDefault="00E6464B" w:rsidP="00E6464B"/>
    <w:p w14:paraId="557DE51B" w14:textId="77777777" w:rsidR="00E6464B" w:rsidRDefault="00E6464B" w:rsidP="00E6464B">
      <w:pPr>
        <w:pStyle w:val="BodyText"/>
      </w:pPr>
    </w:p>
    <w:tbl>
      <w:tblPr>
        <w:tblStyle w:val="ITEATableTitle"/>
        <w:tblW w:w="0" w:type="auto"/>
        <w:tblLook w:val="0420" w:firstRow="1" w:lastRow="0" w:firstColumn="0" w:lastColumn="0" w:noHBand="0" w:noVBand="1"/>
      </w:tblPr>
      <w:tblGrid>
        <w:gridCol w:w="9070"/>
      </w:tblGrid>
      <w:tr w:rsidR="00E6464B" w14:paraId="62610B3F"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59CB2BED" w14:textId="77777777" w:rsidR="00E6464B" w:rsidRDefault="00E6464B">
            <w:pPr>
              <w:pStyle w:val="BodyText"/>
              <w:keepNext/>
              <w:keepLines/>
              <w:widowControl/>
              <w:rPr>
                <w:smallCaps/>
              </w:rPr>
            </w:pPr>
            <w:r>
              <w:rPr>
                <w:smallCaps/>
                <w:color w:val="FFFFFF" w:themeColor="background1"/>
              </w:rPr>
              <w:lastRenderedPageBreak/>
              <w:t>Deliverables</w:t>
            </w:r>
          </w:p>
        </w:tc>
      </w:tr>
    </w:tbl>
    <w:p w14:paraId="3FF95C29" w14:textId="77777777" w:rsidR="00E6464B" w:rsidRDefault="00E6464B" w:rsidP="00E6464B">
      <w:pPr>
        <w:pStyle w:val="BodyText"/>
        <w:keepNext/>
        <w:keepLines/>
        <w:rPr>
          <w:sz w:val="10"/>
          <w:szCs w:val="10"/>
        </w:rPr>
      </w:pPr>
    </w:p>
    <w:tbl>
      <w:tblPr>
        <w:tblStyle w:val="MediumShading1-Accent2"/>
        <w:tblW w:w="0" w:type="auto"/>
        <w:tblLook w:val="0420" w:firstRow="1" w:lastRow="0" w:firstColumn="0" w:lastColumn="0" w:noHBand="0" w:noVBand="1"/>
      </w:tblPr>
      <w:tblGrid>
        <w:gridCol w:w="1329"/>
        <w:gridCol w:w="1974"/>
        <w:gridCol w:w="3207"/>
        <w:gridCol w:w="1483"/>
        <w:gridCol w:w="1077"/>
      </w:tblGrid>
      <w:tr w:rsidR="00E6464B" w14:paraId="42A7E147" w14:textId="77777777">
        <w:trPr>
          <w:cnfStyle w:val="100000000000" w:firstRow="1" w:lastRow="0" w:firstColumn="0" w:lastColumn="0" w:oddVBand="0" w:evenVBand="0" w:oddHBand="0" w:evenHBand="0" w:firstRowFirstColumn="0" w:firstRowLastColumn="0" w:lastRowFirstColumn="0" w:lastRowLastColumn="0"/>
        </w:trPr>
        <w:tc>
          <w:tcPr>
            <w:tcW w:w="1449" w:type="dxa"/>
            <w:hideMark/>
          </w:tcPr>
          <w:p w14:paraId="5C51566D" w14:textId="77777777" w:rsidR="00E6464B" w:rsidRDefault="00E6464B">
            <w:pPr>
              <w:pStyle w:val="BodyText"/>
              <w:keepNext/>
              <w:keepLines/>
            </w:pPr>
            <w:r>
              <w:t>ID</w:t>
            </w:r>
          </w:p>
        </w:tc>
        <w:tc>
          <w:tcPr>
            <w:tcW w:w="2015" w:type="dxa"/>
            <w:hideMark/>
          </w:tcPr>
          <w:p w14:paraId="376D8304" w14:textId="77777777" w:rsidR="00E6464B" w:rsidRDefault="00E6464B">
            <w:pPr>
              <w:pStyle w:val="BodyText"/>
              <w:keepNext/>
              <w:keepLines/>
            </w:pPr>
            <w:r>
              <w:t>Type</w:t>
            </w:r>
          </w:p>
        </w:tc>
        <w:tc>
          <w:tcPr>
            <w:tcW w:w="3522" w:type="dxa"/>
            <w:hideMark/>
          </w:tcPr>
          <w:p w14:paraId="7F480E1C" w14:textId="1FA958EA" w:rsidR="00E6464B" w:rsidRDefault="00E6464B">
            <w:pPr>
              <w:pStyle w:val="BodyText"/>
              <w:keepNext/>
              <w:keepLines/>
            </w:pPr>
            <w:r>
              <w:t xml:space="preserve">Description (related tasks) </w:t>
            </w:r>
            <w:del w:id="1751" w:author="Latvakoski Juhani" w:date="2024-09-24T15:30:00Z">
              <w:r w:rsidDel="00871FE1">
                <w:delText>[Main editor of the deliverable]</w:delText>
              </w:r>
            </w:del>
          </w:p>
        </w:tc>
        <w:tc>
          <w:tcPr>
            <w:tcW w:w="1494" w:type="dxa"/>
            <w:hideMark/>
          </w:tcPr>
          <w:p w14:paraId="0A524A53" w14:textId="77777777" w:rsidR="00E6464B" w:rsidRDefault="00E6464B">
            <w:pPr>
              <w:pStyle w:val="BodyText"/>
              <w:keepNext/>
              <w:keepLines/>
            </w:pPr>
            <w:r>
              <w:t>Access</w:t>
            </w:r>
          </w:p>
        </w:tc>
        <w:tc>
          <w:tcPr>
            <w:tcW w:w="1102" w:type="dxa"/>
            <w:hideMark/>
          </w:tcPr>
          <w:p w14:paraId="11FA1943" w14:textId="77777777" w:rsidR="00E6464B" w:rsidRDefault="00E6464B">
            <w:pPr>
              <w:pStyle w:val="BodyText"/>
              <w:keepNext/>
              <w:keepLines/>
            </w:pPr>
            <w:r>
              <w:t>Due month</w:t>
            </w:r>
          </w:p>
        </w:tc>
      </w:tr>
      <w:tr w:rsidR="00E6464B" w14:paraId="14173595"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3D7A34A3" w14:textId="77777777" w:rsidR="00E6464B" w:rsidRDefault="00E6464B">
            <w:pPr>
              <w:pStyle w:val="ITEABodyText"/>
            </w:pPr>
            <w:r>
              <w:t>D6.1</w:t>
            </w:r>
          </w:p>
        </w:tc>
        <w:tc>
          <w:tcPr>
            <w:tcW w:w="2015" w:type="dxa"/>
            <w:tcMar>
              <w:top w:w="85" w:type="dxa"/>
              <w:left w:w="108" w:type="dxa"/>
              <w:bottom w:w="85" w:type="dxa"/>
              <w:right w:w="108" w:type="dxa"/>
            </w:tcMar>
            <w:hideMark/>
          </w:tcPr>
          <w:p w14:paraId="144234DF" w14:textId="77777777" w:rsidR="00E6464B" w:rsidRDefault="00E6464B">
            <w:pPr>
              <w:pStyle w:val="ITEABodyText"/>
            </w:pPr>
            <w:r>
              <w:t xml:space="preserve">Report </w:t>
            </w:r>
          </w:p>
        </w:tc>
        <w:tc>
          <w:tcPr>
            <w:tcW w:w="3522" w:type="dxa"/>
            <w:tcMar>
              <w:top w:w="85" w:type="dxa"/>
              <w:left w:w="108" w:type="dxa"/>
              <w:bottom w:w="85" w:type="dxa"/>
              <w:right w:w="108" w:type="dxa"/>
            </w:tcMar>
            <w:hideMark/>
          </w:tcPr>
          <w:p w14:paraId="4AF318D1" w14:textId="571E5D04" w:rsidR="00E6464B" w:rsidRDefault="00E6464B">
            <w:pPr>
              <w:pStyle w:val="ITEABodyText"/>
            </w:pPr>
            <w:r>
              <w:t>Plan and descriptions of the 1</w:t>
            </w:r>
            <w:r w:rsidRPr="0030029C">
              <w:rPr>
                <w:vertAlign w:val="superscript"/>
              </w:rPr>
              <w:t>st</w:t>
            </w:r>
            <w:r>
              <w:t xml:space="preserve"> year experiments and demonstrations (T6.1)</w:t>
            </w:r>
            <w:ins w:id="1752" w:author="Latvakoski Juhani" w:date="2024-09-11T11:09:00Z">
              <w:r w:rsidR="00D5404C">
                <w:t xml:space="preserve"> [</w:t>
              </w:r>
            </w:ins>
            <w:ins w:id="1753" w:author="Latvakoski Juhani" w:date="2024-09-20T14:42:00Z">
              <w:r w:rsidR="00371D9C">
                <w:t>ACD</w:t>
              </w:r>
            </w:ins>
            <w:ins w:id="1754" w:author="Latvakoski Juhani" w:date="2024-09-20T14:43:00Z">
              <w:r w:rsidR="00520961">
                <w:t xml:space="preserve"> &amp; VTT</w:t>
              </w:r>
            </w:ins>
            <w:ins w:id="1755" w:author="Latvakoski Juhani" w:date="2024-09-20T14:42:00Z">
              <w:r w:rsidR="00371D9C">
                <w:t xml:space="preserve">, </w:t>
              </w:r>
            </w:ins>
            <w:ins w:id="1756" w:author="Latvakoski Juhani" w:date="2024-09-11T13:13:00Z">
              <w:r w:rsidR="004E7DD5">
                <w:t>UC1-9 leaders</w:t>
              </w:r>
            </w:ins>
            <w:ins w:id="1757" w:author="Latvakoski Juhani" w:date="2024-09-11T11:09:00Z">
              <w:r w:rsidR="00D5404C">
                <w:t xml:space="preserve">, </w:t>
              </w:r>
            </w:ins>
            <w:ins w:id="1758" w:author="Latvakoski Juhani" w:date="2024-09-11T13:13:00Z">
              <w:r w:rsidR="004E7DD5">
                <w:t>a</w:t>
              </w:r>
            </w:ins>
            <w:ins w:id="1759" w:author="Latvakoski Juhani" w:date="2024-09-11T13:14:00Z">
              <w:r w:rsidR="004E7DD5">
                <w:t>ll UC groups</w:t>
              </w:r>
            </w:ins>
            <w:ins w:id="1760" w:author="Latvakoski Juhani" w:date="2024-09-11T11:09:00Z">
              <w:r w:rsidR="00D5404C">
                <w:t>]</w:t>
              </w:r>
            </w:ins>
            <w:ins w:id="1761" w:author="Latvakoski Juhani" w:date="2024-09-11T13:12:00Z">
              <w:r w:rsidR="005D1D99">
                <w:t xml:space="preserve"> Reviewers: </w:t>
              </w:r>
            </w:ins>
            <w:ins w:id="1762" w:author="Latvakoski Juhani" w:date="2024-09-20T14:44:00Z">
              <w:r w:rsidR="00520961">
                <w:t>All partners</w:t>
              </w:r>
            </w:ins>
          </w:p>
        </w:tc>
        <w:tc>
          <w:tcPr>
            <w:tcW w:w="1494" w:type="dxa"/>
            <w:tcMar>
              <w:top w:w="85" w:type="dxa"/>
              <w:left w:w="108" w:type="dxa"/>
              <w:bottom w:w="85" w:type="dxa"/>
              <w:right w:w="108" w:type="dxa"/>
            </w:tcMar>
          </w:tcPr>
          <w:p w14:paraId="6B0BE08A" w14:textId="77777777" w:rsidR="00E6464B" w:rsidRDefault="00E6464B">
            <w:pPr>
              <w:pStyle w:val="ITEABodyText"/>
            </w:pPr>
            <w:r>
              <w:t>Confidential</w:t>
            </w:r>
          </w:p>
          <w:p w14:paraId="41B20D70" w14:textId="77777777" w:rsidR="00E6464B" w:rsidRDefault="00E6464B">
            <w:pPr>
              <w:pStyle w:val="ITEABodyText"/>
            </w:pPr>
          </w:p>
        </w:tc>
        <w:tc>
          <w:tcPr>
            <w:tcW w:w="1102" w:type="dxa"/>
            <w:tcMar>
              <w:top w:w="85" w:type="dxa"/>
              <w:left w:w="108" w:type="dxa"/>
              <w:bottom w:w="85" w:type="dxa"/>
              <w:right w:w="108" w:type="dxa"/>
            </w:tcMar>
            <w:hideMark/>
          </w:tcPr>
          <w:p w14:paraId="66BA4C8A" w14:textId="77777777" w:rsidR="00E6464B" w:rsidRDefault="00E6464B">
            <w:pPr>
              <w:pStyle w:val="ITEABodyText"/>
            </w:pPr>
            <w:r>
              <w:t xml:space="preserve">MS3  </w:t>
            </w:r>
          </w:p>
        </w:tc>
      </w:tr>
      <w:tr w:rsidR="00E6464B" w14:paraId="07B93FDD"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596F5ABC" w14:textId="77777777" w:rsidR="00E6464B" w:rsidRDefault="00E6464B">
            <w:pPr>
              <w:pStyle w:val="ITEABodyText"/>
            </w:pPr>
            <w:r>
              <w:t>D6.2</w:t>
            </w:r>
          </w:p>
        </w:tc>
        <w:tc>
          <w:tcPr>
            <w:tcW w:w="2015" w:type="dxa"/>
            <w:tcMar>
              <w:top w:w="85" w:type="dxa"/>
              <w:left w:w="108" w:type="dxa"/>
              <w:bottom w:w="85" w:type="dxa"/>
              <w:right w:w="108" w:type="dxa"/>
            </w:tcMar>
            <w:hideMark/>
          </w:tcPr>
          <w:p w14:paraId="1FF8D4B0" w14:textId="77777777" w:rsidR="00E6464B" w:rsidRDefault="00E6464B">
            <w:pPr>
              <w:pStyle w:val="ITEABodyText"/>
            </w:pPr>
            <w:r>
              <w:t>Demonstrations</w:t>
            </w:r>
          </w:p>
        </w:tc>
        <w:tc>
          <w:tcPr>
            <w:tcW w:w="3522" w:type="dxa"/>
            <w:tcMar>
              <w:top w:w="85" w:type="dxa"/>
              <w:left w:w="108" w:type="dxa"/>
              <w:bottom w:w="85" w:type="dxa"/>
              <w:right w:w="108" w:type="dxa"/>
            </w:tcMar>
            <w:hideMark/>
          </w:tcPr>
          <w:p w14:paraId="2804171E" w14:textId="2F4EBBCE" w:rsidR="00E6464B" w:rsidRDefault="00E6464B">
            <w:pPr>
              <w:pStyle w:val="ITEABodyText"/>
            </w:pPr>
            <w:r>
              <w:t>1</w:t>
            </w:r>
            <w:r w:rsidRPr="0030029C">
              <w:rPr>
                <w:vertAlign w:val="superscript"/>
              </w:rPr>
              <w:t>st</w:t>
            </w:r>
            <w:r>
              <w:t xml:space="preserve"> year experiments and demonstrations (T6.1)</w:t>
            </w:r>
            <w:ins w:id="1763" w:author="Latvakoski Juhani" w:date="2024-09-11T11:09:00Z">
              <w:r w:rsidR="00D5404C">
                <w:t xml:space="preserve"> [</w:t>
              </w:r>
            </w:ins>
            <w:ins w:id="1764" w:author="Latvakoski Juhani" w:date="2024-09-20T14:42:00Z">
              <w:r w:rsidR="00371D9C">
                <w:t>ACD</w:t>
              </w:r>
            </w:ins>
            <w:ins w:id="1765" w:author="Latvakoski Juhani" w:date="2024-09-20T14:43:00Z">
              <w:r w:rsidR="00520961">
                <w:t xml:space="preserve"> &amp; VTT</w:t>
              </w:r>
            </w:ins>
            <w:ins w:id="1766" w:author="Latvakoski Juhani" w:date="2024-09-20T14:42:00Z">
              <w:r w:rsidR="00371D9C">
                <w:t xml:space="preserve">, </w:t>
              </w:r>
            </w:ins>
            <w:ins w:id="1767" w:author="Latvakoski Juhani" w:date="2024-09-11T13:14:00Z">
              <w:r w:rsidR="004E7DD5">
                <w:t>UC1-9 leaders, all UC groups</w:t>
              </w:r>
            </w:ins>
            <w:ins w:id="1768" w:author="Latvakoski Juhani" w:date="2024-09-11T11:09:00Z">
              <w:r w:rsidR="00D5404C">
                <w:t>]</w:t>
              </w:r>
            </w:ins>
            <w:ins w:id="1769" w:author="Latvakoski Juhani" w:date="2024-09-11T13:13:00Z">
              <w:r w:rsidR="005D1D99">
                <w:t xml:space="preserve"> </w:t>
              </w:r>
            </w:ins>
            <w:ins w:id="1770" w:author="Latvakoski Juhani" w:date="2024-09-20T14:44:00Z">
              <w:r w:rsidR="00520961">
                <w:t>Reviewers: All partners</w:t>
              </w:r>
            </w:ins>
          </w:p>
        </w:tc>
        <w:tc>
          <w:tcPr>
            <w:tcW w:w="1494" w:type="dxa"/>
            <w:tcMar>
              <w:top w:w="85" w:type="dxa"/>
              <w:left w:w="108" w:type="dxa"/>
              <w:bottom w:w="85" w:type="dxa"/>
              <w:right w:w="108" w:type="dxa"/>
            </w:tcMar>
            <w:hideMark/>
          </w:tcPr>
          <w:p w14:paraId="3FF78FB3" w14:textId="77777777" w:rsidR="00E6464B" w:rsidRDefault="00E6464B">
            <w:pPr>
              <w:pStyle w:val="ITEABodyText"/>
            </w:pPr>
            <w:r>
              <w:t>Confidential</w:t>
            </w:r>
          </w:p>
        </w:tc>
        <w:tc>
          <w:tcPr>
            <w:tcW w:w="1102" w:type="dxa"/>
            <w:tcMar>
              <w:top w:w="85" w:type="dxa"/>
              <w:left w:w="108" w:type="dxa"/>
              <w:bottom w:w="85" w:type="dxa"/>
              <w:right w:w="108" w:type="dxa"/>
            </w:tcMar>
            <w:hideMark/>
          </w:tcPr>
          <w:p w14:paraId="1750898A" w14:textId="77777777" w:rsidR="00E6464B" w:rsidRDefault="00E6464B">
            <w:pPr>
              <w:pStyle w:val="ITEABodyText"/>
            </w:pPr>
            <w:r>
              <w:t>MS4</w:t>
            </w:r>
          </w:p>
        </w:tc>
      </w:tr>
      <w:tr w:rsidR="00E6464B" w14:paraId="38AD1F4A"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68D3B4C2" w14:textId="77777777" w:rsidR="00E6464B" w:rsidRDefault="00E6464B">
            <w:pPr>
              <w:pStyle w:val="ITEABodyText"/>
            </w:pPr>
            <w:r>
              <w:t>D6.3</w:t>
            </w:r>
          </w:p>
        </w:tc>
        <w:tc>
          <w:tcPr>
            <w:tcW w:w="2015" w:type="dxa"/>
            <w:tcMar>
              <w:top w:w="85" w:type="dxa"/>
              <w:left w:w="108" w:type="dxa"/>
              <w:bottom w:w="85" w:type="dxa"/>
              <w:right w:w="108" w:type="dxa"/>
            </w:tcMar>
            <w:hideMark/>
          </w:tcPr>
          <w:p w14:paraId="1CCA6E84" w14:textId="77777777" w:rsidR="00E6464B" w:rsidRDefault="00E6464B">
            <w:pPr>
              <w:pStyle w:val="ITEABodyText"/>
            </w:pPr>
            <w:r>
              <w:t xml:space="preserve">Report </w:t>
            </w:r>
          </w:p>
        </w:tc>
        <w:tc>
          <w:tcPr>
            <w:tcW w:w="3522" w:type="dxa"/>
            <w:tcMar>
              <w:top w:w="85" w:type="dxa"/>
              <w:left w:w="108" w:type="dxa"/>
              <w:bottom w:w="85" w:type="dxa"/>
              <w:right w:w="108" w:type="dxa"/>
            </w:tcMar>
            <w:hideMark/>
          </w:tcPr>
          <w:p w14:paraId="1CFE70FB" w14:textId="24EAB87E" w:rsidR="00E6464B" w:rsidRDefault="00E6464B">
            <w:pPr>
              <w:pStyle w:val="ITEABodyText"/>
            </w:pPr>
            <w:r>
              <w:t>Plan and descriptions of the 2</w:t>
            </w:r>
            <w:r w:rsidRPr="00D135C1">
              <w:rPr>
                <w:vertAlign w:val="superscript"/>
              </w:rPr>
              <w:t>nd</w:t>
            </w:r>
            <w:r>
              <w:t xml:space="preserve"> year experiments and demonstrations (T6.2)</w:t>
            </w:r>
            <w:ins w:id="1771" w:author="Latvakoski Juhani" w:date="2024-09-11T11:09:00Z">
              <w:r w:rsidR="00D5404C">
                <w:t xml:space="preserve"> [</w:t>
              </w:r>
            </w:ins>
            <w:ins w:id="1772" w:author="Latvakoski Juhani" w:date="2024-09-20T14:42:00Z">
              <w:r w:rsidR="006E69D5">
                <w:t>ACD</w:t>
              </w:r>
            </w:ins>
            <w:ins w:id="1773" w:author="Latvakoski Juhani" w:date="2024-09-20T14:43:00Z">
              <w:r w:rsidR="00520961">
                <w:t xml:space="preserve"> &amp; VTT</w:t>
              </w:r>
            </w:ins>
            <w:ins w:id="1774" w:author="Latvakoski Juhani" w:date="2024-09-20T14:42:00Z">
              <w:r w:rsidR="006E69D5">
                <w:t xml:space="preserve">, </w:t>
              </w:r>
            </w:ins>
            <w:ins w:id="1775" w:author="Latvakoski Juhani" w:date="2024-09-11T13:14:00Z">
              <w:r w:rsidR="004E7DD5">
                <w:t>UC1-9 leaders, all UC groups</w:t>
              </w:r>
            </w:ins>
            <w:ins w:id="1776" w:author="Latvakoski Juhani" w:date="2024-09-11T11:09:00Z">
              <w:r w:rsidR="00D5404C">
                <w:t>]</w:t>
              </w:r>
            </w:ins>
            <w:ins w:id="1777" w:author="Latvakoski Juhani" w:date="2024-09-11T13:13:00Z">
              <w:r w:rsidR="005D1D99">
                <w:t xml:space="preserve"> </w:t>
              </w:r>
            </w:ins>
            <w:ins w:id="1778" w:author="Latvakoski Juhani" w:date="2024-09-20T14:44:00Z">
              <w:r w:rsidR="00520961">
                <w:t>Reviewers: All partners</w:t>
              </w:r>
            </w:ins>
          </w:p>
        </w:tc>
        <w:tc>
          <w:tcPr>
            <w:tcW w:w="1494" w:type="dxa"/>
            <w:tcMar>
              <w:top w:w="85" w:type="dxa"/>
              <w:left w:w="108" w:type="dxa"/>
              <w:bottom w:w="85" w:type="dxa"/>
              <w:right w:w="108" w:type="dxa"/>
            </w:tcMar>
          </w:tcPr>
          <w:p w14:paraId="68411B68" w14:textId="77777777" w:rsidR="00E6464B" w:rsidRDefault="00E6464B">
            <w:pPr>
              <w:pStyle w:val="ITEABodyText"/>
            </w:pPr>
            <w:r>
              <w:t>Confidential</w:t>
            </w:r>
          </w:p>
          <w:p w14:paraId="24C556E6" w14:textId="77777777" w:rsidR="00E6464B" w:rsidRDefault="00E6464B">
            <w:pPr>
              <w:pStyle w:val="ITEABodyText"/>
            </w:pPr>
          </w:p>
        </w:tc>
        <w:tc>
          <w:tcPr>
            <w:tcW w:w="1102" w:type="dxa"/>
            <w:tcMar>
              <w:top w:w="85" w:type="dxa"/>
              <w:left w:w="108" w:type="dxa"/>
              <w:bottom w:w="85" w:type="dxa"/>
              <w:right w:w="108" w:type="dxa"/>
            </w:tcMar>
            <w:hideMark/>
          </w:tcPr>
          <w:p w14:paraId="41A38188" w14:textId="77777777" w:rsidR="00E6464B" w:rsidRDefault="00E6464B">
            <w:pPr>
              <w:pStyle w:val="ITEABodyText"/>
            </w:pPr>
            <w:r>
              <w:t xml:space="preserve">MS6  </w:t>
            </w:r>
          </w:p>
        </w:tc>
      </w:tr>
      <w:tr w:rsidR="00E6464B" w14:paraId="3353F8B3"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64962E66" w14:textId="77777777" w:rsidR="00E6464B" w:rsidRDefault="00E6464B">
            <w:pPr>
              <w:pStyle w:val="ITEABodyText"/>
            </w:pPr>
            <w:r>
              <w:t>D6.4</w:t>
            </w:r>
          </w:p>
        </w:tc>
        <w:tc>
          <w:tcPr>
            <w:tcW w:w="2015" w:type="dxa"/>
            <w:tcMar>
              <w:top w:w="85" w:type="dxa"/>
              <w:left w:w="108" w:type="dxa"/>
              <w:bottom w:w="85" w:type="dxa"/>
              <w:right w:w="108" w:type="dxa"/>
            </w:tcMar>
            <w:hideMark/>
          </w:tcPr>
          <w:p w14:paraId="707EFB0F" w14:textId="77777777" w:rsidR="00E6464B" w:rsidRDefault="00E6464B">
            <w:pPr>
              <w:pStyle w:val="ITEABodyText"/>
            </w:pPr>
            <w:r>
              <w:t>Demonstrations</w:t>
            </w:r>
          </w:p>
        </w:tc>
        <w:tc>
          <w:tcPr>
            <w:tcW w:w="3522" w:type="dxa"/>
            <w:tcMar>
              <w:top w:w="85" w:type="dxa"/>
              <w:left w:w="108" w:type="dxa"/>
              <w:bottom w:w="85" w:type="dxa"/>
              <w:right w:w="108" w:type="dxa"/>
            </w:tcMar>
            <w:hideMark/>
          </w:tcPr>
          <w:p w14:paraId="52725FE4" w14:textId="6125B9F8" w:rsidR="00E6464B" w:rsidRDefault="00E6464B">
            <w:pPr>
              <w:pStyle w:val="ITEABodyText"/>
            </w:pPr>
            <w:r>
              <w:t>2nd year experiments and demonstrations (T6.2)</w:t>
            </w:r>
            <w:ins w:id="1779" w:author="Latvakoski Juhani" w:date="2024-09-11T11:09:00Z">
              <w:r w:rsidR="00D5404C">
                <w:t xml:space="preserve"> [</w:t>
              </w:r>
            </w:ins>
            <w:ins w:id="1780" w:author="Latvakoski Juhani" w:date="2024-09-20T14:44:00Z">
              <w:r w:rsidR="00520961">
                <w:t>ACD &amp; VTT</w:t>
              </w:r>
            </w:ins>
            <w:ins w:id="1781" w:author="Latvakoski Juhani" w:date="2024-09-20T14:42:00Z">
              <w:r w:rsidR="006E69D5">
                <w:t xml:space="preserve">, </w:t>
              </w:r>
            </w:ins>
            <w:ins w:id="1782" w:author="Latvakoski Juhani" w:date="2024-09-11T13:14:00Z">
              <w:r w:rsidR="004E7DD5">
                <w:t xml:space="preserve">UC1-9 leaders, all UC groups] </w:t>
              </w:r>
            </w:ins>
            <w:ins w:id="1783" w:author="Latvakoski Juhani" w:date="2024-09-20T14:44:00Z">
              <w:r w:rsidR="00520961">
                <w:t>Reviewers: All partners</w:t>
              </w:r>
            </w:ins>
          </w:p>
        </w:tc>
        <w:tc>
          <w:tcPr>
            <w:tcW w:w="1494" w:type="dxa"/>
            <w:tcMar>
              <w:top w:w="85" w:type="dxa"/>
              <w:left w:w="108" w:type="dxa"/>
              <w:bottom w:w="85" w:type="dxa"/>
              <w:right w:w="108" w:type="dxa"/>
            </w:tcMar>
            <w:hideMark/>
          </w:tcPr>
          <w:p w14:paraId="08D587F8" w14:textId="77777777" w:rsidR="00E6464B" w:rsidRDefault="00E6464B">
            <w:pPr>
              <w:pStyle w:val="ITEABodyText"/>
            </w:pPr>
            <w:r>
              <w:t>Confidential</w:t>
            </w:r>
          </w:p>
        </w:tc>
        <w:tc>
          <w:tcPr>
            <w:tcW w:w="1102" w:type="dxa"/>
            <w:tcMar>
              <w:top w:w="85" w:type="dxa"/>
              <w:left w:w="108" w:type="dxa"/>
              <w:bottom w:w="85" w:type="dxa"/>
              <w:right w:w="108" w:type="dxa"/>
            </w:tcMar>
            <w:hideMark/>
          </w:tcPr>
          <w:p w14:paraId="02CDFC48" w14:textId="77777777" w:rsidR="00E6464B" w:rsidRDefault="00E6464B">
            <w:pPr>
              <w:pStyle w:val="ITEABodyText"/>
            </w:pPr>
            <w:r>
              <w:t>MS7</w:t>
            </w:r>
          </w:p>
        </w:tc>
      </w:tr>
      <w:tr w:rsidR="00E6464B" w14:paraId="509C6939"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hideMark/>
          </w:tcPr>
          <w:p w14:paraId="3778BAC1" w14:textId="77777777" w:rsidR="00E6464B" w:rsidRDefault="00E6464B">
            <w:pPr>
              <w:pStyle w:val="ITEABodyText"/>
            </w:pPr>
            <w:r>
              <w:t>D6.5</w:t>
            </w:r>
          </w:p>
        </w:tc>
        <w:tc>
          <w:tcPr>
            <w:tcW w:w="2015" w:type="dxa"/>
            <w:hideMark/>
          </w:tcPr>
          <w:p w14:paraId="2DA152C9" w14:textId="77777777" w:rsidR="00E6464B" w:rsidRDefault="00E6464B">
            <w:pPr>
              <w:pStyle w:val="ITEABodyText"/>
              <w:cnfStyle w:val="000000100000" w:firstRow="0" w:lastRow="0" w:firstColumn="0" w:lastColumn="0" w:oddVBand="0" w:evenVBand="0" w:oddHBand="1" w:evenHBand="0" w:firstRowFirstColumn="0" w:firstRowLastColumn="0" w:lastRowFirstColumn="0" w:lastRowLastColumn="0"/>
            </w:pPr>
            <w:r>
              <w:t xml:space="preserve">Report </w:t>
            </w:r>
          </w:p>
        </w:tc>
        <w:tc>
          <w:tcPr>
            <w:tcW w:w="3522" w:type="dxa"/>
            <w:hideMark/>
          </w:tcPr>
          <w:p w14:paraId="20F1A63D" w14:textId="1E8F687A" w:rsidR="00E6464B" w:rsidRDefault="00E6464B">
            <w:pPr>
              <w:pStyle w:val="ITEABodyText"/>
              <w:cnfStyle w:val="000000100000" w:firstRow="0" w:lastRow="0" w:firstColumn="0" w:lastColumn="0" w:oddVBand="0" w:evenVBand="0" w:oddHBand="1" w:evenHBand="0" w:firstRowFirstColumn="0" w:firstRowLastColumn="0" w:lastRowFirstColumn="0" w:lastRowLastColumn="0"/>
            </w:pPr>
            <w:r>
              <w:t>Plan and descriptions of the final experiments and demonstrations (T6.3-4)</w:t>
            </w:r>
            <w:ins w:id="1784" w:author="Latvakoski Juhani" w:date="2024-09-11T11:09:00Z">
              <w:r w:rsidR="00D5404C">
                <w:t xml:space="preserve"> [</w:t>
              </w:r>
            </w:ins>
            <w:ins w:id="1785" w:author="Latvakoski Juhani" w:date="2024-09-20T14:44:00Z">
              <w:r w:rsidR="00520961">
                <w:t>ACD &amp; VTT</w:t>
              </w:r>
            </w:ins>
            <w:ins w:id="1786" w:author="Latvakoski Juhani" w:date="2024-09-20T14:42:00Z">
              <w:r w:rsidR="006E69D5">
                <w:t xml:space="preserve">, </w:t>
              </w:r>
            </w:ins>
            <w:ins w:id="1787" w:author="Latvakoski Juhani" w:date="2024-09-11T13:14:00Z">
              <w:r w:rsidR="004E7DD5">
                <w:t>UC1-9 leaders, all UC groups]</w:t>
              </w:r>
            </w:ins>
            <w:ins w:id="1788" w:author="Latvakoski Juhani" w:date="2024-09-11T13:13:00Z">
              <w:r w:rsidR="005D1D99">
                <w:t xml:space="preserve"> </w:t>
              </w:r>
            </w:ins>
            <w:ins w:id="1789" w:author="Latvakoski Juhani" w:date="2024-09-20T14:44:00Z">
              <w:r w:rsidR="00520961">
                <w:t>Reviewers: All partners</w:t>
              </w:r>
            </w:ins>
          </w:p>
        </w:tc>
        <w:tc>
          <w:tcPr>
            <w:tcW w:w="1494" w:type="dxa"/>
          </w:tcPr>
          <w:p w14:paraId="718334FE" w14:textId="77777777" w:rsidR="00E6464B" w:rsidRDefault="00E6464B">
            <w:pPr>
              <w:pStyle w:val="ITEABodyText"/>
              <w:cnfStyle w:val="000000100000" w:firstRow="0" w:lastRow="0" w:firstColumn="0" w:lastColumn="0" w:oddVBand="0" w:evenVBand="0" w:oddHBand="1" w:evenHBand="0" w:firstRowFirstColumn="0" w:firstRowLastColumn="0" w:lastRowFirstColumn="0" w:lastRowLastColumn="0"/>
            </w:pPr>
            <w:r>
              <w:t>Confidential</w:t>
            </w:r>
          </w:p>
          <w:p w14:paraId="5194F560" w14:textId="77777777" w:rsidR="00E6464B" w:rsidRDefault="00E6464B">
            <w:pPr>
              <w:pStyle w:val="ITEABodyText"/>
              <w:cnfStyle w:val="000000100000" w:firstRow="0" w:lastRow="0" w:firstColumn="0" w:lastColumn="0" w:oddVBand="0" w:evenVBand="0" w:oddHBand="1" w:evenHBand="0" w:firstRowFirstColumn="0" w:firstRowLastColumn="0" w:lastRowFirstColumn="0" w:lastRowLastColumn="0"/>
            </w:pPr>
          </w:p>
        </w:tc>
        <w:tc>
          <w:tcPr>
            <w:tcW w:w="1102" w:type="dxa"/>
            <w:hideMark/>
          </w:tcPr>
          <w:p w14:paraId="5A963C84" w14:textId="77777777" w:rsidR="00E6464B" w:rsidRDefault="00E6464B">
            <w:pPr>
              <w:pStyle w:val="ITEABodyText"/>
              <w:cnfStyle w:val="000000100000" w:firstRow="0" w:lastRow="0" w:firstColumn="0" w:lastColumn="0" w:oddVBand="0" w:evenVBand="0" w:oddHBand="1" w:evenHBand="0" w:firstRowFirstColumn="0" w:firstRowLastColumn="0" w:lastRowFirstColumn="0" w:lastRowLastColumn="0"/>
            </w:pPr>
            <w:r>
              <w:t xml:space="preserve">MS9  </w:t>
            </w:r>
          </w:p>
        </w:tc>
      </w:tr>
      <w:tr w:rsidR="00E6464B" w14:paraId="1ED3E7B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shd w:val="clear" w:color="auto" w:fill="auto"/>
            <w:hideMark/>
          </w:tcPr>
          <w:p w14:paraId="1B7D7E4F" w14:textId="77777777" w:rsidR="00E6464B" w:rsidRDefault="00E6464B">
            <w:pPr>
              <w:pStyle w:val="ITEABodyText"/>
            </w:pPr>
            <w:r>
              <w:t>D6.6</w:t>
            </w:r>
          </w:p>
        </w:tc>
        <w:tc>
          <w:tcPr>
            <w:tcW w:w="2015" w:type="dxa"/>
            <w:hideMark/>
          </w:tcPr>
          <w:p w14:paraId="386364EE" w14:textId="77777777" w:rsidR="00E6464B" w:rsidRDefault="00E6464B">
            <w:pPr>
              <w:pStyle w:val="ITEABodyText"/>
              <w:cnfStyle w:val="000000010000" w:firstRow="0" w:lastRow="0" w:firstColumn="0" w:lastColumn="0" w:oddVBand="0" w:evenVBand="0" w:oddHBand="0" w:evenHBand="1" w:firstRowFirstColumn="0" w:firstRowLastColumn="0" w:lastRowFirstColumn="0" w:lastRowLastColumn="0"/>
            </w:pPr>
            <w:r>
              <w:t>Demonstrations</w:t>
            </w:r>
          </w:p>
        </w:tc>
        <w:tc>
          <w:tcPr>
            <w:tcW w:w="3522" w:type="dxa"/>
            <w:hideMark/>
          </w:tcPr>
          <w:p w14:paraId="5823DC32" w14:textId="515AD2FA" w:rsidR="00E6464B" w:rsidRDefault="00E6464B">
            <w:pPr>
              <w:pStyle w:val="ITEABodyText"/>
              <w:cnfStyle w:val="000000010000" w:firstRow="0" w:lastRow="0" w:firstColumn="0" w:lastColumn="0" w:oddVBand="0" w:evenVBand="0" w:oddHBand="0" w:evenHBand="1" w:firstRowFirstColumn="0" w:firstRowLastColumn="0" w:lastRowFirstColumn="0" w:lastRowLastColumn="0"/>
            </w:pPr>
            <w:r>
              <w:t>Final experiments and demonstrations (T6.3-4)</w:t>
            </w:r>
            <w:ins w:id="1790" w:author="Latvakoski Juhani" w:date="2024-09-11T11:09:00Z">
              <w:r w:rsidR="00D5404C">
                <w:t xml:space="preserve"> [</w:t>
              </w:r>
            </w:ins>
            <w:ins w:id="1791" w:author="Latvakoski Juhani" w:date="2024-09-20T14:44:00Z">
              <w:r w:rsidR="00520961">
                <w:t>ACD &amp; VTT</w:t>
              </w:r>
            </w:ins>
            <w:ins w:id="1792" w:author="Latvakoski Juhani" w:date="2024-09-20T14:43:00Z">
              <w:r w:rsidR="006E69D5">
                <w:t xml:space="preserve">, </w:t>
              </w:r>
            </w:ins>
            <w:ins w:id="1793" w:author="Latvakoski Juhani" w:date="2024-09-11T13:14:00Z">
              <w:r w:rsidR="004E7DD5">
                <w:t>UC1-9 leaders, all UC groups</w:t>
              </w:r>
            </w:ins>
            <w:ins w:id="1794" w:author="Latvakoski Juhani" w:date="2024-09-11T11:09:00Z">
              <w:r w:rsidR="00D5404C">
                <w:t>]</w:t>
              </w:r>
            </w:ins>
            <w:ins w:id="1795" w:author="Latvakoski Juhani" w:date="2024-09-11T13:13:00Z">
              <w:r w:rsidR="005D1D99">
                <w:t xml:space="preserve"> </w:t>
              </w:r>
            </w:ins>
            <w:ins w:id="1796" w:author="Latvakoski Juhani" w:date="2024-09-20T14:44:00Z">
              <w:r w:rsidR="00520961">
                <w:t>Reviewers: All partners</w:t>
              </w:r>
            </w:ins>
          </w:p>
        </w:tc>
        <w:tc>
          <w:tcPr>
            <w:tcW w:w="1494" w:type="dxa"/>
            <w:hideMark/>
          </w:tcPr>
          <w:p w14:paraId="72C34CEB" w14:textId="77777777" w:rsidR="00E6464B" w:rsidRDefault="00E6464B">
            <w:pPr>
              <w:pStyle w:val="ITEABodyText"/>
              <w:cnfStyle w:val="000000010000" w:firstRow="0" w:lastRow="0" w:firstColumn="0" w:lastColumn="0" w:oddVBand="0" w:evenVBand="0" w:oddHBand="0" w:evenHBand="1" w:firstRowFirstColumn="0" w:firstRowLastColumn="0" w:lastRowFirstColumn="0" w:lastRowLastColumn="0"/>
            </w:pPr>
            <w:r>
              <w:t>Confidential</w:t>
            </w:r>
          </w:p>
        </w:tc>
        <w:tc>
          <w:tcPr>
            <w:tcW w:w="1102" w:type="dxa"/>
            <w:hideMark/>
          </w:tcPr>
          <w:p w14:paraId="496ABCA5" w14:textId="77777777" w:rsidR="00E6464B" w:rsidRDefault="00E6464B">
            <w:pPr>
              <w:pStyle w:val="ITEABodyText"/>
              <w:cnfStyle w:val="000000010000" w:firstRow="0" w:lastRow="0" w:firstColumn="0" w:lastColumn="0" w:oddVBand="0" w:evenVBand="0" w:oddHBand="0" w:evenHBand="1" w:firstRowFirstColumn="0" w:firstRowLastColumn="0" w:lastRowFirstColumn="0" w:lastRowLastColumn="0"/>
            </w:pPr>
            <w:r>
              <w:t>MS11</w:t>
            </w:r>
          </w:p>
        </w:tc>
      </w:tr>
    </w:tbl>
    <w:p w14:paraId="426D7F9F" w14:textId="77777777" w:rsidR="00E6464B" w:rsidRDefault="00E6464B" w:rsidP="00E6464B"/>
    <w:p w14:paraId="0A007D7E" w14:textId="77777777" w:rsidR="00840520" w:rsidRDefault="00840520" w:rsidP="00840520">
      <w:pPr>
        <w:pStyle w:val="ITEAHeading3"/>
        <w:numPr>
          <w:ilvl w:val="2"/>
          <w:numId w:val="53"/>
        </w:numPr>
        <w:ind w:left="794" w:hanging="794"/>
      </w:pPr>
      <w:r>
        <w:t xml:space="preserve">WP 7: Dissemination, </w:t>
      </w:r>
      <w:proofErr w:type="gramStart"/>
      <w:r>
        <w:t>exploitation</w:t>
      </w:r>
      <w:proofErr w:type="gramEnd"/>
      <w:r>
        <w:t xml:space="preserve"> and leadership</w:t>
      </w:r>
    </w:p>
    <w:p w14:paraId="4FDB096A" w14:textId="77777777" w:rsidR="00840520" w:rsidRDefault="00840520" w:rsidP="00840520">
      <w:pPr>
        <w:pStyle w:val="ITEABodyText"/>
      </w:pPr>
    </w:p>
    <w:tbl>
      <w:tblPr>
        <w:tblStyle w:val="MediumShading1-Accent2"/>
        <w:tblW w:w="0" w:type="auto"/>
        <w:tblLook w:val="0480" w:firstRow="0" w:lastRow="0" w:firstColumn="1" w:lastColumn="0" w:noHBand="0" w:noVBand="1"/>
      </w:tblPr>
      <w:tblGrid>
        <w:gridCol w:w="1520"/>
        <w:gridCol w:w="3723"/>
        <w:gridCol w:w="3827"/>
      </w:tblGrid>
      <w:tr w:rsidR="00840520" w14:paraId="7640E1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2104FBA8" w14:textId="77777777" w:rsidR="00840520" w:rsidRDefault="00840520">
            <w:pPr>
              <w:pStyle w:val="BodyText"/>
              <w:keepNext/>
              <w:keepLines/>
              <w:jc w:val="right"/>
            </w:pPr>
            <w:r>
              <w:lastRenderedPageBreak/>
              <w:t xml:space="preserve">Leadership </w:t>
            </w:r>
          </w:p>
        </w:tc>
        <w:tc>
          <w:tcPr>
            <w:tcW w:w="7760" w:type="dxa"/>
            <w:gridSpan w:val="2"/>
            <w:hideMark/>
          </w:tcPr>
          <w:p w14:paraId="57370ED5" w14:textId="77777777" w:rsidR="00840520" w:rsidRDefault="00840520">
            <w:pPr>
              <w:pStyle w:val="BodyText"/>
              <w:keepNext/>
              <w:keepLines/>
              <w:jc w:val="center"/>
              <w:cnfStyle w:val="000000100000" w:firstRow="0" w:lastRow="0" w:firstColumn="0" w:lastColumn="0" w:oddVBand="0" w:evenVBand="0" w:oddHBand="1" w:evenHBand="0" w:firstRowFirstColumn="0" w:firstRowLastColumn="0" w:lastRowFirstColumn="0" w:lastRowLastColumn="0"/>
            </w:pPr>
            <w:r>
              <w:t>VTT</w:t>
            </w:r>
          </w:p>
        </w:tc>
      </w:tr>
      <w:tr w:rsidR="00840520" w14:paraId="0B7C6E3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3206FAEE" w14:textId="77777777" w:rsidR="00840520" w:rsidRDefault="00840520">
            <w:pPr>
              <w:pStyle w:val="BodyText"/>
              <w:keepNext/>
              <w:keepLines/>
              <w:jc w:val="right"/>
            </w:pPr>
            <w:r>
              <w:t>Timeframe</w:t>
            </w:r>
          </w:p>
        </w:tc>
        <w:tc>
          <w:tcPr>
            <w:tcW w:w="3827" w:type="dxa"/>
            <w:hideMark/>
          </w:tcPr>
          <w:p w14:paraId="50D54750" w14:textId="77777777" w:rsidR="00840520" w:rsidRDefault="00840520">
            <w:pPr>
              <w:pStyle w:val="BodyText"/>
              <w:keepNext/>
              <w:keepLines/>
              <w:jc w:val="right"/>
              <w:cnfStyle w:val="000000010000" w:firstRow="0" w:lastRow="0" w:firstColumn="0" w:lastColumn="0" w:oddVBand="0" w:evenVBand="0" w:oddHBand="0" w:evenHBand="1" w:firstRowFirstColumn="0" w:firstRowLastColumn="0" w:lastRowFirstColumn="0" w:lastRowLastColumn="0"/>
            </w:pPr>
            <w:r>
              <w:t>Start: MS0</w:t>
            </w:r>
          </w:p>
        </w:tc>
        <w:tc>
          <w:tcPr>
            <w:tcW w:w="3933" w:type="dxa"/>
            <w:hideMark/>
          </w:tcPr>
          <w:p w14:paraId="211DB383" w14:textId="77777777" w:rsidR="00840520" w:rsidRDefault="00840520">
            <w:pPr>
              <w:pStyle w:val="BodyText"/>
              <w:keepNext/>
              <w:keepLines/>
              <w:cnfStyle w:val="000000010000" w:firstRow="0" w:lastRow="0" w:firstColumn="0" w:lastColumn="0" w:oddVBand="0" w:evenVBand="0" w:oddHBand="0" w:evenHBand="1" w:firstRowFirstColumn="0" w:firstRowLastColumn="0" w:lastRowFirstColumn="0" w:lastRowLastColumn="0"/>
            </w:pPr>
            <w:r>
              <w:t>End: MS11</w:t>
            </w:r>
          </w:p>
        </w:tc>
      </w:tr>
    </w:tbl>
    <w:p w14:paraId="3F9C6A8D" w14:textId="77777777" w:rsidR="00840520" w:rsidRDefault="00840520" w:rsidP="00840520">
      <w:pPr>
        <w:pStyle w:val="BodyText"/>
      </w:pPr>
    </w:p>
    <w:p w14:paraId="6EB07CC2" w14:textId="77777777" w:rsidR="00840520" w:rsidRDefault="00840520" w:rsidP="00840520">
      <w:pPr>
        <w:pStyle w:val="BodyText"/>
      </w:pPr>
    </w:p>
    <w:tbl>
      <w:tblPr>
        <w:tblStyle w:val="ITEATableTitle"/>
        <w:tblW w:w="0" w:type="auto"/>
        <w:tblLook w:val="0420" w:firstRow="1" w:lastRow="0" w:firstColumn="0" w:lastColumn="0" w:noHBand="0" w:noVBand="1"/>
      </w:tblPr>
      <w:tblGrid>
        <w:gridCol w:w="9070"/>
      </w:tblGrid>
      <w:tr w:rsidR="00840520" w14:paraId="7091E705"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03AF2101" w14:textId="77777777" w:rsidR="00840520" w:rsidRDefault="00840520">
            <w:pPr>
              <w:pStyle w:val="BodyText"/>
              <w:keepNext/>
              <w:keepLines/>
              <w:widowControl/>
              <w:rPr>
                <w:smallCaps/>
                <w:color w:val="FFFFFF" w:themeColor="background1"/>
              </w:rPr>
            </w:pPr>
            <w:r>
              <w:rPr>
                <w:smallCaps/>
                <w:color w:val="FFFFFF" w:themeColor="background1"/>
              </w:rPr>
              <w:t>Objectives and expected results</w:t>
            </w:r>
          </w:p>
        </w:tc>
      </w:tr>
    </w:tbl>
    <w:p w14:paraId="2858ABD8" w14:textId="77777777" w:rsidR="00840520" w:rsidRDefault="00840520" w:rsidP="00840520">
      <w:pPr>
        <w:pStyle w:val="BodyText"/>
        <w:keepNext/>
        <w:keepLines/>
        <w:rPr>
          <w:sz w:val="10"/>
          <w:szCs w:val="10"/>
        </w:rPr>
      </w:pPr>
    </w:p>
    <w:tbl>
      <w:tblPr>
        <w:tblStyle w:val="MediumShading1-Accent2"/>
        <w:tblW w:w="0" w:type="auto"/>
        <w:tblLook w:val="0400" w:firstRow="0" w:lastRow="0" w:firstColumn="0" w:lastColumn="0" w:noHBand="0" w:noVBand="1"/>
      </w:tblPr>
      <w:tblGrid>
        <w:gridCol w:w="9070"/>
      </w:tblGrid>
      <w:tr w:rsidR="00840520" w:rsidRPr="00514108" w14:paraId="682E91FC" w14:textId="77777777">
        <w:trPr>
          <w:cnfStyle w:val="000000100000" w:firstRow="0" w:lastRow="0" w:firstColumn="0" w:lastColumn="0" w:oddVBand="0" w:evenVBand="0" w:oddHBand="1" w:evenHBand="0" w:firstRowFirstColumn="0" w:firstRowLastColumn="0" w:lastRowFirstColumn="0" w:lastRowLastColumn="0"/>
        </w:trPr>
        <w:tc>
          <w:tcPr>
            <w:tcW w:w="9070" w:type="dxa"/>
            <w:hideMark/>
          </w:tcPr>
          <w:p w14:paraId="6CC54F37" w14:textId="77777777" w:rsidR="00840520" w:rsidRDefault="00840520">
            <w:pPr>
              <w:pStyle w:val="BodyText"/>
              <w:keepNext/>
              <w:keepLines/>
              <w:jc w:val="both"/>
              <w:rPr>
                <w:szCs w:val="20"/>
              </w:rPr>
            </w:pPr>
            <w:r w:rsidRPr="008D137A">
              <w:rPr>
                <w:b/>
                <w:bCs/>
                <w:szCs w:val="20"/>
              </w:rPr>
              <w:t>Objectives:</w:t>
            </w:r>
            <w:r w:rsidRPr="008D137A">
              <w:rPr>
                <w:szCs w:val="20"/>
              </w:rPr>
              <w:t xml:space="preserve"> WP</w:t>
            </w:r>
            <w:r>
              <w:rPr>
                <w:szCs w:val="20"/>
              </w:rPr>
              <w:t>7</w:t>
            </w:r>
            <w:r w:rsidRPr="008D137A">
              <w:rPr>
                <w:szCs w:val="20"/>
              </w:rPr>
              <w:t xml:space="preserve"> focuses on the</w:t>
            </w:r>
            <w:r>
              <w:rPr>
                <w:szCs w:val="20"/>
              </w:rPr>
              <w:t xml:space="preserve"> dissemination, </w:t>
            </w:r>
            <w:proofErr w:type="gramStart"/>
            <w:r>
              <w:rPr>
                <w:szCs w:val="20"/>
              </w:rPr>
              <w:t>exploitation</w:t>
            </w:r>
            <w:proofErr w:type="gramEnd"/>
            <w:r>
              <w:rPr>
                <w:szCs w:val="20"/>
              </w:rPr>
              <w:t xml:space="preserve"> and leadership of the project</w:t>
            </w:r>
            <w:r w:rsidRPr="008D137A">
              <w:rPr>
                <w:szCs w:val="20"/>
              </w:rPr>
              <w:t>.</w:t>
            </w:r>
            <w:r>
              <w:rPr>
                <w:szCs w:val="20"/>
              </w:rPr>
              <w:t xml:space="preserve"> This includes e.g. the following aspects: publications and presentations of results in academic, industrial and customer forums, exploitation of achieved results for increasing revenues of partners in various ways, all the activities required in administrative and </w:t>
            </w:r>
            <w:proofErr w:type="spellStart"/>
            <w:r>
              <w:rPr>
                <w:szCs w:val="20"/>
              </w:rPr>
              <w:t>technocal</w:t>
            </w:r>
            <w:proofErr w:type="spellEnd"/>
            <w:r>
              <w:rPr>
                <w:szCs w:val="20"/>
              </w:rPr>
              <w:t xml:space="preserve"> leadership of the project in national and Sa4CPs consortia level. </w:t>
            </w:r>
          </w:p>
          <w:p w14:paraId="687CD156" w14:textId="77777777" w:rsidR="00840520" w:rsidRPr="008D137A" w:rsidRDefault="00840520">
            <w:pPr>
              <w:pStyle w:val="BodyText"/>
              <w:keepNext/>
              <w:keepLines/>
              <w:jc w:val="both"/>
              <w:rPr>
                <w:szCs w:val="20"/>
              </w:rPr>
            </w:pPr>
          </w:p>
          <w:p w14:paraId="1777C0DD" w14:textId="77777777" w:rsidR="00840520" w:rsidRDefault="00840520">
            <w:pPr>
              <w:pStyle w:val="BodyText"/>
              <w:keepNext/>
              <w:keepLines/>
              <w:jc w:val="both"/>
            </w:pPr>
            <w:r w:rsidRPr="008D137A">
              <w:rPr>
                <w:b/>
                <w:bCs/>
                <w:szCs w:val="20"/>
              </w:rPr>
              <w:t>Expected results:</w:t>
            </w:r>
            <w:r>
              <w:t xml:space="preserve"> Publications and presentations, exploitation related achievements, overall progress (meetings etc.) and achieving the project results both in technical and administrative sense together with the consortium.  </w:t>
            </w:r>
          </w:p>
        </w:tc>
      </w:tr>
    </w:tbl>
    <w:p w14:paraId="5DA3571F" w14:textId="77777777" w:rsidR="00840520" w:rsidRDefault="00840520" w:rsidP="00840520">
      <w:pPr>
        <w:pStyle w:val="BodyText"/>
        <w:widowControl w:val="0"/>
      </w:pPr>
    </w:p>
    <w:tbl>
      <w:tblPr>
        <w:tblStyle w:val="ITEATableTitle"/>
        <w:tblW w:w="0" w:type="auto"/>
        <w:tblLook w:val="04A0" w:firstRow="1" w:lastRow="0" w:firstColumn="1" w:lastColumn="0" w:noHBand="0" w:noVBand="1"/>
      </w:tblPr>
      <w:tblGrid>
        <w:gridCol w:w="9070"/>
      </w:tblGrid>
      <w:tr w:rsidR="00840520" w14:paraId="12945D05"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5E5233A6" w14:textId="77777777" w:rsidR="00840520" w:rsidRDefault="00840520">
            <w:pPr>
              <w:pStyle w:val="BodyText"/>
              <w:keepNext/>
              <w:keepLines/>
              <w:widowControl/>
              <w:rPr>
                <w:smallCaps/>
              </w:rPr>
            </w:pPr>
            <w:r>
              <w:rPr>
                <w:smallCaps/>
                <w:color w:val="FFFFFF" w:themeColor="background1"/>
              </w:rPr>
              <w:t xml:space="preserve">Task descriptions </w:t>
            </w:r>
          </w:p>
        </w:tc>
      </w:tr>
    </w:tbl>
    <w:p w14:paraId="60C14A01" w14:textId="77777777" w:rsidR="00840520" w:rsidRDefault="00840520" w:rsidP="00840520">
      <w:pPr>
        <w:pStyle w:val="BodyText"/>
        <w:keepNext/>
        <w:keepLines/>
        <w:rPr>
          <w:sz w:val="10"/>
          <w:szCs w:val="10"/>
        </w:rPr>
      </w:pPr>
    </w:p>
    <w:tbl>
      <w:tblPr>
        <w:tblStyle w:val="MediumShading1-Accent2"/>
        <w:tblW w:w="0" w:type="auto"/>
        <w:tblLook w:val="0420" w:firstRow="1" w:lastRow="0" w:firstColumn="0" w:lastColumn="0" w:noHBand="0" w:noVBand="1"/>
      </w:tblPr>
      <w:tblGrid>
        <w:gridCol w:w="1503"/>
        <w:gridCol w:w="7567"/>
      </w:tblGrid>
      <w:tr w:rsidR="00840520" w14:paraId="426C562C" w14:textId="77777777">
        <w:trPr>
          <w:cnfStyle w:val="100000000000" w:firstRow="1" w:lastRow="0" w:firstColumn="0" w:lastColumn="0" w:oddVBand="0" w:evenVBand="0" w:oddHBand="0" w:evenHBand="0" w:firstRowFirstColumn="0" w:firstRowLastColumn="0" w:lastRowFirstColumn="0" w:lastRowLastColumn="0"/>
        </w:trPr>
        <w:tc>
          <w:tcPr>
            <w:tcW w:w="1503" w:type="dxa"/>
            <w:hideMark/>
          </w:tcPr>
          <w:p w14:paraId="7240E340" w14:textId="77777777" w:rsidR="00840520" w:rsidRDefault="00840520">
            <w:pPr>
              <w:pStyle w:val="BodyText"/>
              <w:keepNext/>
              <w:keepLines/>
            </w:pPr>
            <w:r>
              <w:t>Task</w:t>
            </w:r>
          </w:p>
        </w:tc>
        <w:tc>
          <w:tcPr>
            <w:tcW w:w="7567" w:type="dxa"/>
            <w:hideMark/>
          </w:tcPr>
          <w:p w14:paraId="3E5AF4C1" w14:textId="64AB8A08" w:rsidR="00E06CAA" w:rsidRDefault="00840520" w:rsidP="00871FE1">
            <w:pPr>
              <w:pStyle w:val="BodyText"/>
              <w:keepNext/>
              <w:keepLines/>
            </w:pPr>
            <w:r>
              <w:t>Description</w:t>
            </w:r>
          </w:p>
        </w:tc>
      </w:tr>
      <w:tr w:rsidR="00840520" w:rsidRPr="00514108" w14:paraId="327B37D6"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hideMark/>
          </w:tcPr>
          <w:p w14:paraId="5132A974" w14:textId="77777777" w:rsidR="00840520" w:rsidRDefault="00840520">
            <w:pPr>
              <w:pStyle w:val="BodyText"/>
              <w:keepNext/>
              <w:keepLines/>
            </w:pPr>
            <w:r>
              <w:rPr>
                <w:sz w:val="22"/>
                <w:szCs w:val="22"/>
              </w:rPr>
              <w:t>Task 7.1</w:t>
            </w:r>
          </w:p>
        </w:tc>
        <w:tc>
          <w:tcPr>
            <w:tcW w:w="7567" w:type="dxa"/>
            <w:tcMar>
              <w:top w:w="85" w:type="dxa"/>
              <w:left w:w="108" w:type="dxa"/>
              <w:bottom w:w="85" w:type="dxa"/>
              <w:right w:w="108" w:type="dxa"/>
            </w:tcMar>
          </w:tcPr>
          <w:p w14:paraId="1F9BAE52" w14:textId="47411D2E" w:rsidR="00840520" w:rsidRDefault="00840520">
            <w:pPr>
              <w:pStyle w:val="ITEABodyText"/>
              <w:jc w:val="both"/>
            </w:pPr>
            <w:r>
              <w:rPr>
                <w:b/>
                <w:bCs/>
              </w:rPr>
              <w:t>Dissemination</w:t>
            </w:r>
            <w:r>
              <w:t xml:space="preserve"> [</w:t>
            </w:r>
            <w:ins w:id="1797" w:author="Latvakoski Juhani" w:date="2024-09-17T15:06:00Z">
              <w:r w:rsidR="00B20024">
                <w:t xml:space="preserve">VTT, </w:t>
              </w:r>
            </w:ins>
            <w:r>
              <w:t xml:space="preserve">all partners] (all UCs) </w:t>
            </w:r>
            <w:proofErr w:type="gramStart"/>
            <w:r>
              <w:t>This tasks</w:t>
            </w:r>
            <w:proofErr w:type="gramEnd"/>
            <w:r>
              <w:t xml:space="preserve"> includes development of </w:t>
            </w:r>
            <w:r>
              <w:rPr>
                <w:szCs w:val="20"/>
              </w:rPr>
              <w:t>publications and presentations of results in academic, industrial and customer forums</w:t>
            </w:r>
            <w:r>
              <w:rPr>
                <w:color w:val="auto"/>
              </w:rPr>
              <w:t>.</w:t>
            </w:r>
          </w:p>
        </w:tc>
      </w:tr>
      <w:tr w:rsidR="00840520" w:rsidRPr="00514108" w14:paraId="4CDD784C" w14:textId="77777777">
        <w:trPr>
          <w:cnfStyle w:val="000000010000" w:firstRow="0" w:lastRow="0" w:firstColumn="0" w:lastColumn="0" w:oddVBand="0" w:evenVBand="0" w:oddHBand="0" w:evenHBand="1" w:firstRowFirstColumn="0" w:firstRowLastColumn="0" w:lastRowFirstColumn="0" w:lastRowLastColumn="0"/>
        </w:trPr>
        <w:tc>
          <w:tcPr>
            <w:tcW w:w="1503" w:type="dxa"/>
            <w:tcMar>
              <w:top w:w="85" w:type="dxa"/>
              <w:left w:w="108" w:type="dxa"/>
              <w:bottom w:w="85" w:type="dxa"/>
              <w:right w:w="108" w:type="dxa"/>
            </w:tcMar>
            <w:hideMark/>
          </w:tcPr>
          <w:p w14:paraId="3C19E17D" w14:textId="77777777" w:rsidR="00840520" w:rsidRDefault="00840520">
            <w:pPr>
              <w:pStyle w:val="BodyText"/>
            </w:pPr>
            <w:r>
              <w:rPr>
                <w:sz w:val="22"/>
                <w:szCs w:val="22"/>
              </w:rPr>
              <w:t>Task 7.2</w:t>
            </w:r>
          </w:p>
        </w:tc>
        <w:tc>
          <w:tcPr>
            <w:tcW w:w="7567" w:type="dxa"/>
            <w:tcMar>
              <w:top w:w="85" w:type="dxa"/>
              <w:left w:w="108" w:type="dxa"/>
              <w:bottom w:w="85" w:type="dxa"/>
              <w:right w:w="108" w:type="dxa"/>
            </w:tcMar>
            <w:hideMark/>
          </w:tcPr>
          <w:p w14:paraId="47EC3C98" w14:textId="53E4C23A" w:rsidR="00840520" w:rsidRDefault="00840520">
            <w:pPr>
              <w:pStyle w:val="ITEABodyText"/>
              <w:jc w:val="both"/>
            </w:pPr>
            <w:r>
              <w:rPr>
                <w:b/>
              </w:rPr>
              <w:t>Exploitation</w:t>
            </w:r>
            <w:r w:rsidRPr="00A26009">
              <w:rPr>
                <w:b/>
              </w:rPr>
              <w:t xml:space="preserve"> </w:t>
            </w:r>
            <w:r>
              <w:t>[</w:t>
            </w:r>
            <w:ins w:id="1798" w:author="Latvakoski Juhani" w:date="2024-09-17T15:06:00Z">
              <w:r w:rsidR="001C3CE8">
                <w:t xml:space="preserve">VTT, </w:t>
              </w:r>
            </w:ins>
            <w:r>
              <w:t xml:space="preserve">all partners] (all UCs) </w:t>
            </w:r>
            <w:proofErr w:type="gramStart"/>
            <w:r>
              <w:t>This tasks</w:t>
            </w:r>
            <w:proofErr w:type="gramEnd"/>
            <w:r>
              <w:t xml:space="preserve"> includes actions required for exploitation related achievements</w:t>
            </w:r>
            <w:r>
              <w:rPr>
                <w:color w:val="auto"/>
              </w:rPr>
              <w:t>.</w:t>
            </w:r>
          </w:p>
        </w:tc>
      </w:tr>
      <w:tr w:rsidR="00840520" w:rsidRPr="00514108" w14:paraId="6B999271" w14:textId="77777777">
        <w:trPr>
          <w:cnfStyle w:val="000000100000" w:firstRow="0" w:lastRow="0" w:firstColumn="0" w:lastColumn="0" w:oddVBand="0" w:evenVBand="0" w:oddHBand="1" w:evenHBand="0" w:firstRowFirstColumn="0" w:firstRowLastColumn="0" w:lastRowFirstColumn="0" w:lastRowLastColumn="0"/>
        </w:trPr>
        <w:tc>
          <w:tcPr>
            <w:tcW w:w="1503" w:type="dxa"/>
            <w:tcMar>
              <w:top w:w="85" w:type="dxa"/>
              <w:left w:w="108" w:type="dxa"/>
              <w:bottom w:w="85" w:type="dxa"/>
              <w:right w:w="108" w:type="dxa"/>
            </w:tcMar>
          </w:tcPr>
          <w:p w14:paraId="675CD6B8" w14:textId="77777777" w:rsidR="00840520" w:rsidRDefault="00840520">
            <w:pPr>
              <w:widowControl w:val="0"/>
              <w:rPr>
                <w:sz w:val="22"/>
                <w:szCs w:val="22"/>
              </w:rPr>
            </w:pPr>
            <w:r>
              <w:rPr>
                <w:sz w:val="22"/>
                <w:szCs w:val="22"/>
              </w:rPr>
              <w:t xml:space="preserve">Task 7.3 </w:t>
            </w:r>
          </w:p>
          <w:p w14:paraId="6FA64C40" w14:textId="77777777" w:rsidR="00840520" w:rsidRDefault="00840520">
            <w:pPr>
              <w:pStyle w:val="BodyText"/>
              <w:rPr>
                <w:sz w:val="22"/>
                <w:szCs w:val="22"/>
              </w:rPr>
            </w:pPr>
          </w:p>
        </w:tc>
        <w:tc>
          <w:tcPr>
            <w:tcW w:w="7567" w:type="dxa"/>
            <w:tcMar>
              <w:top w:w="85" w:type="dxa"/>
              <w:left w:w="108" w:type="dxa"/>
              <w:bottom w:w="85" w:type="dxa"/>
              <w:right w:w="108" w:type="dxa"/>
            </w:tcMar>
            <w:hideMark/>
          </w:tcPr>
          <w:p w14:paraId="59C8134F" w14:textId="1BD8CE69" w:rsidR="00840520" w:rsidRDefault="00840520">
            <w:pPr>
              <w:pStyle w:val="ITEABodyText"/>
              <w:jc w:val="both"/>
              <w:rPr>
                <w:b/>
                <w:bCs/>
              </w:rPr>
            </w:pPr>
            <w:r>
              <w:rPr>
                <w:b/>
                <w:bCs/>
              </w:rPr>
              <w:t xml:space="preserve">Leadership </w:t>
            </w:r>
            <w:r>
              <w:t>[</w:t>
            </w:r>
            <w:ins w:id="1799" w:author="Latvakoski Juhani" w:date="2024-09-17T15:06:00Z">
              <w:r w:rsidR="001C3CE8">
                <w:t xml:space="preserve">VTT, WP leaders, UC leaders, </w:t>
              </w:r>
            </w:ins>
            <w:r>
              <w:t xml:space="preserve">all partners] (all UCs) This task includes overall progress (plenary meetings etc.) and leadership actions required for </w:t>
            </w:r>
            <w:del w:id="1800" w:author="Latvakoski Juhani" w:date="2024-09-17T15:07:00Z">
              <w:r w:rsidDel="001404CC">
                <w:delText xml:space="preserve"> </w:delText>
              </w:r>
            </w:del>
            <w:r>
              <w:t xml:space="preserve">achieving the project results both in technical and administrative sense together with the consortium. </w:t>
            </w:r>
          </w:p>
        </w:tc>
      </w:tr>
    </w:tbl>
    <w:p w14:paraId="7D93E398" w14:textId="77777777" w:rsidR="00840520" w:rsidRDefault="00840520" w:rsidP="00840520">
      <w:pPr>
        <w:pStyle w:val="BodyText"/>
      </w:pPr>
    </w:p>
    <w:tbl>
      <w:tblPr>
        <w:tblStyle w:val="ITEATableTitle"/>
        <w:tblW w:w="0" w:type="auto"/>
        <w:tblLook w:val="04A0" w:firstRow="1" w:lastRow="0" w:firstColumn="1" w:lastColumn="0" w:noHBand="0" w:noVBand="1"/>
      </w:tblPr>
      <w:tblGrid>
        <w:gridCol w:w="9070"/>
      </w:tblGrid>
      <w:tr w:rsidR="00840520" w14:paraId="6D0F7352"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2D8F49D0" w14:textId="77777777" w:rsidR="00840520" w:rsidRDefault="00840520">
            <w:pPr>
              <w:pStyle w:val="BodyText"/>
              <w:keepNext/>
              <w:keepLines/>
              <w:widowControl/>
              <w:rPr>
                <w:smallCaps/>
              </w:rPr>
            </w:pPr>
            <w:r>
              <w:rPr>
                <w:smallCaps/>
                <w:color w:val="FFFFFF" w:themeColor="background1"/>
              </w:rPr>
              <w:t>Contributions per partner</w:t>
            </w:r>
          </w:p>
        </w:tc>
      </w:tr>
    </w:tbl>
    <w:p w14:paraId="04C80AED" w14:textId="77777777" w:rsidR="00840520" w:rsidRDefault="00840520" w:rsidP="00840520">
      <w:pPr>
        <w:pStyle w:val="BodyText"/>
        <w:keepNext/>
        <w:keepLines/>
        <w:rPr>
          <w:sz w:val="10"/>
          <w:szCs w:val="10"/>
        </w:rPr>
      </w:pPr>
    </w:p>
    <w:tbl>
      <w:tblPr>
        <w:tblStyle w:val="MediumShading1-Accent2"/>
        <w:tblW w:w="0" w:type="auto"/>
        <w:tblLook w:val="0420" w:firstRow="1" w:lastRow="0" w:firstColumn="0" w:lastColumn="0" w:noHBand="0" w:noVBand="1"/>
      </w:tblPr>
      <w:tblGrid>
        <w:gridCol w:w="1695"/>
        <w:gridCol w:w="7375"/>
        <w:tblGridChange w:id="1801">
          <w:tblGrid>
            <w:gridCol w:w="1695"/>
            <w:gridCol w:w="7375"/>
          </w:tblGrid>
        </w:tblGridChange>
      </w:tblGrid>
      <w:tr w:rsidR="00840520" w14:paraId="761D73EA" w14:textId="77777777">
        <w:trPr>
          <w:cnfStyle w:val="100000000000" w:firstRow="1" w:lastRow="0" w:firstColumn="0" w:lastColumn="0" w:oddVBand="0" w:evenVBand="0" w:oddHBand="0" w:evenHBand="0" w:firstRowFirstColumn="0" w:firstRowLastColumn="0" w:lastRowFirstColumn="0" w:lastRowLastColumn="0"/>
        </w:trPr>
        <w:tc>
          <w:tcPr>
            <w:tcW w:w="1695" w:type="dxa"/>
            <w:hideMark/>
          </w:tcPr>
          <w:p w14:paraId="0957DC93" w14:textId="77777777" w:rsidR="00840520" w:rsidRDefault="00840520">
            <w:pPr>
              <w:pStyle w:val="BodyText"/>
              <w:keepNext/>
              <w:keepLines/>
            </w:pPr>
            <w:r>
              <w:t>Partner</w:t>
            </w:r>
          </w:p>
        </w:tc>
        <w:tc>
          <w:tcPr>
            <w:tcW w:w="7375" w:type="dxa"/>
            <w:hideMark/>
          </w:tcPr>
          <w:p w14:paraId="0AB5A8E8" w14:textId="77777777" w:rsidR="00840520" w:rsidRDefault="00840520">
            <w:pPr>
              <w:pStyle w:val="BodyText"/>
              <w:keepNext/>
              <w:keepLines/>
            </w:pPr>
            <w:r>
              <w:t>Contribution</w:t>
            </w:r>
          </w:p>
        </w:tc>
      </w:tr>
      <w:tr w:rsidR="00840520" w14:paraId="0C5CCA5B"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hideMark/>
          </w:tcPr>
          <w:p w14:paraId="62F4DB95" w14:textId="77777777" w:rsidR="00840520" w:rsidRDefault="00840520">
            <w:pPr>
              <w:pStyle w:val="ITEABodyText"/>
            </w:pPr>
            <w:r>
              <w:t>VTT</w:t>
            </w:r>
          </w:p>
        </w:tc>
        <w:tc>
          <w:tcPr>
            <w:tcW w:w="7375" w:type="dxa"/>
            <w:tcMar>
              <w:top w:w="85" w:type="dxa"/>
              <w:left w:w="108" w:type="dxa"/>
              <w:bottom w:w="85" w:type="dxa"/>
              <w:right w:w="108" w:type="dxa"/>
            </w:tcMar>
            <w:hideMark/>
          </w:tcPr>
          <w:p w14:paraId="6698BB78" w14:textId="77777777" w:rsidR="00840520" w:rsidRDefault="00840520">
            <w:pPr>
              <w:pStyle w:val="ITEABodyText"/>
              <w:jc w:val="both"/>
            </w:pPr>
            <w:r>
              <w:t>VTT will focus into the overall leadership of the project with support from UC and WP leaders, country co-ordinators and all partners. In addition, VTT will focus to dissemination of its achieved results in academic sense and exploitation of its achieved results in collaboration with industrial companies.</w:t>
            </w:r>
          </w:p>
        </w:tc>
      </w:tr>
      <w:tr w:rsidR="00840520" w:rsidRPr="00514108" w14:paraId="797FF95F"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5ECBBDC7" w14:textId="77777777" w:rsidR="00840520" w:rsidRDefault="00840520">
            <w:pPr>
              <w:pStyle w:val="ITEABodyText"/>
            </w:pPr>
            <w:r>
              <w:lastRenderedPageBreak/>
              <w:t>CUNI, IMA</w:t>
            </w:r>
          </w:p>
        </w:tc>
        <w:tc>
          <w:tcPr>
            <w:tcW w:w="7375" w:type="dxa"/>
            <w:tcMar>
              <w:top w:w="85" w:type="dxa"/>
              <w:left w:w="108" w:type="dxa"/>
              <w:bottom w:w="85" w:type="dxa"/>
              <w:right w:w="108" w:type="dxa"/>
            </w:tcMar>
          </w:tcPr>
          <w:p w14:paraId="493C6863" w14:textId="77777777" w:rsidR="00840520" w:rsidRPr="00874B19" w:rsidRDefault="00840520">
            <w:pPr>
              <w:jc w:val="both"/>
              <w:rPr>
                <w:rFonts w:asciiTheme="minorHAnsi" w:hAnsiTheme="minorHAnsi"/>
                <w:spacing w:val="0"/>
                <w:szCs w:val="22"/>
                <w:lang w:val="en-US" w:eastAsia="ja-JP"/>
              </w:rPr>
            </w:pPr>
            <w:r w:rsidRPr="00874B19">
              <w:rPr>
                <w:b/>
                <w:bCs/>
              </w:rPr>
              <w:t>Task 7.1: CUNI</w:t>
            </w:r>
            <w:r w:rsidRPr="00874B19">
              <w:t xml:space="preserve"> will disseminate the obtained project results via publications at renowned peer-reviewed scientific conferences and journals in the field of software architectures and self-adaptive systems. Also, CUNI will integrate the project results in teaching in all the levels (BSc. till Ph.D.).</w:t>
            </w:r>
          </w:p>
          <w:p w14:paraId="2D7D89CA" w14:textId="77777777" w:rsidR="00840520" w:rsidRPr="00874B19" w:rsidRDefault="00840520">
            <w:pPr>
              <w:jc w:val="both"/>
            </w:pPr>
            <w:r w:rsidRPr="00874B19">
              <w:t xml:space="preserve">IMA (member of WITTE Automotive, www.ima.cz) will periodically address interested parties with project characteristics and progress considering project achievements. Innovation days each year permanently addressing more and more takers (www.infoday.cz) will be annually held </w:t>
            </w:r>
            <w:proofErr w:type="gramStart"/>
            <w:r w:rsidRPr="00874B19">
              <w:t>in order to</w:t>
            </w:r>
            <w:proofErr w:type="gramEnd"/>
            <w:r w:rsidRPr="00874B19">
              <w:t xml:space="preserve"> propagate strategy of the company. Considering project outcomes IMA will actively present its activity and achievements as well as achievements of project as a whole to its important customers and potential </w:t>
            </w:r>
            <w:proofErr w:type="gramStart"/>
            <w:r w:rsidRPr="00874B19">
              <w:t>users</w:t>
            </w:r>
            <w:proofErr w:type="gramEnd"/>
          </w:p>
          <w:p w14:paraId="441BCC78" w14:textId="77777777" w:rsidR="00840520" w:rsidRPr="00E26C08" w:rsidRDefault="00840520">
            <w:pPr>
              <w:jc w:val="both"/>
              <w:rPr>
                <w:color w:val="FF0000"/>
              </w:rPr>
            </w:pPr>
            <w:r w:rsidRPr="00874B19">
              <w:t xml:space="preserve">Task 7.2: </w:t>
            </w:r>
            <w:r w:rsidRPr="00874B19">
              <w:rPr>
                <w:bCs/>
              </w:rPr>
              <w:t>IMA will pursue an effort to exploit the project results within company products development. Exploitation focus will aim at specific area of manufacturing and logistics, new contract possibilities will be investigated using possible support of European OEM companies having significant role in identification technology</w:t>
            </w:r>
          </w:p>
        </w:tc>
      </w:tr>
      <w:tr w:rsidR="00840520" w:rsidRPr="00514108" w14:paraId="3A61E043"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3D8EB34A" w14:textId="77777777" w:rsidR="00840520" w:rsidRDefault="00840520">
            <w:pPr>
              <w:pStyle w:val="ITEABodyText"/>
            </w:pPr>
            <w:r>
              <w:t>ISEP</w:t>
            </w:r>
          </w:p>
        </w:tc>
        <w:tc>
          <w:tcPr>
            <w:tcW w:w="7375" w:type="dxa"/>
            <w:tcMar>
              <w:top w:w="85" w:type="dxa"/>
              <w:left w:w="108" w:type="dxa"/>
              <w:bottom w:w="85" w:type="dxa"/>
              <w:right w:w="108" w:type="dxa"/>
            </w:tcMar>
          </w:tcPr>
          <w:p w14:paraId="2680E870" w14:textId="77777777" w:rsidR="00840520" w:rsidRDefault="00840520">
            <w:pPr>
              <w:pStyle w:val="ITEABodyText"/>
              <w:jc w:val="both"/>
            </w:pPr>
            <w:r>
              <w:t>ISEP will contribute to T7.1 with scientific publications in journals, conferences, and open data repositories.</w:t>
            </w:r>
          </w:p>
        </w:tc>
      </w:tr>
      <w:tr w:rsidR="00840520" w14:paraId="5FEDD65C"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57E5406E" w14:textId="77777777" w:rsidR="00840520" w:rsidRDefault="00840520">
            <w:pPr>
              <w:pStyle w:val="ITEABodyText"/>
            </w:pPr>
            <w:proofErr w:type="spellStart"/>
            <w:r>
              <w:t>Digitalmente</w:t>
            </w:r>
            <w:proofErr w:type="spellEnd"/>
          </w:p>
        </w:tc>
        <w:tc>
          <w:tcPr>
            <w:tcW w:w="7375" w:type="dxa"/>
            <w:tcMar>
              <w:top w:w="85" w:type="dxa"/>
              <w:left w:w="108" w:type="dxa"/>
              <w:bottom w:w="85" w:type="dxa"/>
              <w:right w:w="108" w:type="dxa"/>
            </w:tcMar>
          </w:tcPr>
          <w:p w14:paraId="10E5B0DA" w14:textId="77777777" w:rsidR="00840520" w:rsidRDefault="00840520">
            <w:pPr>
              <w:pStyle w:val="ITEABodyText"/>
              <w:jc w:val="both"/>
            </w:pPr>
            <w:r>
              <w:t xml:space="preserve">T7.1: </w:t>
            </w:r>
            <w:proofErr w:type="spellStart"/>
            <w:r>
              <w:t>Digitalmente’s</w:t>
            </w:r>
            <w:proofErr w:type="spellEnd"/>
            <w:r>
              <w:t xml:space="preserve"> contribution will be underpinned by the production and deployment of a national project webpage, containing critical information pertaining to the project and associated partners.</w:t>
            </w:r>
          </w:p>
          <w:p w14:paraId="56BE5C75" w14:textId="77777777" w:rsidR="00840520" w:rsidRDefault="00840520">
            <w:pPr>
              <w:pStyle w:val="ITEABodyText"/>
              <w:jc w:val="both"/>
            </w:pPr>
            <w:r>
              <w:t xml:space="preserve">T7.2: Derived developments will be exploited through their addition to </w:t>
            </w:r>
            <w:proofErr w:type="spellStart"/>
            <w:r>
              <w:t>Digitalmente’s</w:t>
            </w:r>
            <w:proofErr w:type="spellEnd"/>
            <w:r>
              <w:t xml:space="preserve"> service portfolio.</w:t>
            </w:r>
          </w:p>
        </w:tc>
      </w:tr>
      <w:tr w:rsidR="00840520" w14:paraId="12748905"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424569CE" w14:textId="77777777" w:rsidR="00840520" w:rsidRDefault="00840520">
            <w:pPr>
              <w:pStyle w:val="ITEABodyText"/>
            </w:pPr>
            <w:r>
              <w:t>CEL</w:t>
            </w:r>
          </w:p>
        </w:tc>
        <w:tc>
          <w:tcPr>
            <w:tcW w:w="7375" w:type="dxa"/>
            <w:tcMar>
              <w:top w:w="85" w:type="dxa"/>
              <w:left w:w="108" w:type="dxa"/>
              <w:bottom w:w="85" w:type="dxa"/>
              <w:right w:w="108" w:type="dxa"/>
            </w:tcMar>
          </w:tcPr>
          <w:p w14:paraId="7BF8CA44" w14:textId="77777777" w:rsidR="00840520" w:rsidRDefault="00840520">
            <w:pPr>
              <w:pStyle w:val="ITEABodyText"/>
              <w:jc w:val="both"/>
            </w:pPr>
            <w:r>
              <w:t xml:space="preserve">CEL will further project dissemination through its established communication channels, as well as through regional community outreach. Exploitation shall occur </w:t>
            </w:r>
            <w:proofErr w:type="gramStart"/>
            <w:r>
              <w:t>as a result of</w:t>
            </w:r>
            <w:proofErr w:type="gramEnd"/>
            <w:r>
              <w:t xml:space="preserve"> the implementation of derived innovation / knowledge acquired over the course of the project’s, allowing for efficiency improvements throughout current company processes and business model.</w:t>
            </w:r>
          </w:p>
        </w:tc>
      </w:tr>
      <w:tr w:rsidR="00840520" w:rsidRPr="00514108" w14:paraId="755E6941" w14:textId="77777777">
        <w:trPr>
          <w:cnfStyle w:val="000000010000" w:firstRow="0" w:lastRow="0" w:firstColumn="0" w:lastColumn="0" w:oddVBand="0" w:evenVBand="0" w:oddHBand="0" w:evenHBand="1" w:firstRowFirstColumn="0" w:firstRowLastColumn="0" w:lastRowFirstColumn="0" w:lastRowLastColumn="0"/>
        </w:trPr>
        <w:tc>
          <w:tcPr>
            <w:tcW w:w="1695" w:type="dxa"/>
            <w:tcMar>
              <w:top w:w="85" w:type="dxa"/>
              <w:left w:w="108" w:type="dxa"/>
              <w:bottom w:w="85" w:type="dxa"/>
              <w:right w:w="108" w:type="dxa"/>
            </w:tcMar>
          </w:tcPr>
          <w:p w14:paraId="1BB9311A" w14:textId="714BF2E5" w:rsidR="00840520" w:rsidRDefault="00840520">
            <w:pPr>
              <w:pStyle w:val="ITEABodyText"/>
            </w:pPr>
            <w:del w:id="1802" w:author="Latvakoski Juhani" w:date="2024-09-11T10:11:00Z">
              <w:r w:rsidDel="00444424">
                <w:delText>Tracker</w:delText>
              </w:r>
            </w:del>
            <w:proofErr w:type="spellStart"/>
            <w:ins w:id="1803" w:author="Latvakoski Juhani" w:date="2024-09-11T10:11:00Z">
              <w:r w:rsidR="00444424">
                <w:t>Natlink</w:t>
              </w:r>
            </w:ins>
            <w:proofErr w:type="spellEnd"/>
          </w:p>
        </w:tc>
        <w:tc>
          <w:tcPr>
            <w:tcW w:w="7375" w:type="dxa"/>
            <w:tcMar>
              <w:top w:w="85" w:type="dxa"/>
              <w:left w:w="108" w:type="dxa"/>
              <w:bottom w:w="85" w:type="dxa"/>
              <w:right w:w="108" w:type="dxa"/>
            </w:tcMar>
          </w:tcPr>
          <w:p w14:paraId="2A9D7356" w14:textId="09B226B8" w:rsidR="00840520" w:rsidRDefault="00840520">
            <w:pPr>
              <w:pStyle w:val="ITEABodyText"/>
              <w:jc w:val="both"/>
              <w:rPr>
                <w:color w:val="auto"/>
                <w:sz w:val="22"/>
                <w:szCs w:val="22"/>
              </w:rPr>
            </w:pPr>
            <w:del w:id="1804" w:author="Latvakoski Juhani" w:date="2024-09-11T10:11:00Z">
              <w:r w:rsidRPr="52DA655D" w:rsidDel="00444424">
                <w:rPr>
                  <w:color w:val="auto"/>
                  <w:sz w:val="22"/>
                  <w:szCs w:val="22"/>
                </w:rPr>
                <w:delText>Tracker</w:delText>
              </w:r>
            </w:del>
            <w:proofErr w:type="spellStart"/>
            <w:ins w:id="1805" w:author="Latvakoski Juhani" w:date="2024-09-11T10:11:00Z">
              <w:r w:rsidR="00444424">
                <w:rPr>
                  <w:color w:val="auto"/>
                  <w:sz w:val="22"/>
                  <w:szCs w:val="22"/>
                </w:rPr>
                <w:t>Natlink</w:t>
              </w:r>
            </w:ins>
            <w:proofErr w:type="spellEnd"/>
            <w:r w:rsidRPr="52DA655D">
              <w:rPr>
                <w:color w:val="auto"/>
                <w:sz w:val="22"/>
                <w:szCs w:val="22"/>
              </w:rPr>
              <w:t xml:space="preserve"> is contributing as reviewer and one task leader in WP3. It will participate exhibitions and seminars.</w:t>
            </w:r>
          </w:p>
        </w:tc>
      </w:tr>
      <w:tr w:rsidR="00840520" w:rsidRPr="00514108" w14:paraId="39D568BF" w14:textId="77777777">
        <w:trPr>
          <w:cnfStyle w:val="000000100000" w:firstRow="0" w:lastRow="0" w:firstColumn="0" w:lastColumn="0" w:oddVBand="0" w:evenVBand="0" w:oddHBand="1" w:evenHBand="0" w:firstRowFirstColumn="0" w:firstRowLastColumn="0" w:lastRowFirstColumn="0" w:lastRowLastColumn="0"/>
        </w:trPr>
        <w:tc>
          <w:tcPr>
            <w:tcW w:w="1695" w:type="dxa"/>
            <w:tcMar>
              <w:top w:w="85" w:type="dxa"/>
              <w:left w:w="108" w:type="dxa"/>
              <w:bottom w:w="85" w:type="dxa"/>
              <w:right w:w="108" w:type="dxa"/>
            </w:tcMar>
          </w:tcPr>
          <w:p w14:paraId="41F8D99A" w14:textId="77777777" w:rsidR="00840520" w:rsidRDefault="00840520">
            <w:pPr>
              <w:pStyle w:val="ITEABodyText"/>
            </w:pPr>
            <w:r>
              <w:t>Polar</w:t>
            </w:r>
          </w:p>
        </w:tc>
        <w:tc>
          <w:tcPr>
            <w:tcW w:w="7375" w:type="dxa"/>
            <w:tcMar>
              <w:top w:w="85" w:type="dxa"/>
              <w:left w:w="108" w:type="dxa"/>
              <w:bottom w:w="85" w:type="dxa"/>
              <w:right w:w="108" w:type="dxa"/>
            </w:tcMar>
          </w:tcPr>
          <w:p w14:paraId="02C0AD82" w14:textId="77777777" w:rsidR="00840520" w:rsidRDefault="00840520">
            <w:pPr>
              <w:pStyle w:val="ITEABodyText"/>
              <w:jc w:val="both"/>
            </w:pPr>
            <w:r>
              <w:t>Task 7.1: Polar will participate exhibitions and publications, if needed.</w:t>
            </w:r>
          </w:p>
          <w:p w14:paraId="34CD0F6C" w14:textId="77777777" w:rsidR="00840520" w:rsidRDefault="00840520">
            <w:pPr>
              <w:pStyle w:val="ITEABodyText"/>
              <w:jc w:val="both"/>
            </w:pPr>
            <w:r>
              <w:t xml:space="preserve">Task 7.2: Features developed in the project will be used in the Polar end products in the future. Features will be exploited inside company to maximize utilization. </w:t>
            </w:r>
          </w:p>
        </w:tc>
      </w:tr>
      <w:tr w:rsidR="00840520" w14:paraId="5378A817"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4B202EF1" w14:textId="77777777" w:rsidR="00840520" w:rsidRDefault="00840520">
            <w:r w:rsidRPr="5D01B589">
              <w:rPr>
                <w:rFonts w:eastAsia="Arial" w:cs="Arial"/>
                <w:szCs w:val="20"/>
              </w:rPr>
              <w:t>ACD</w:t>
            </w:r>
          </w:p>
        </w:tc>
        <w:tc>
          <w:tcPr>
            <w:tcW w:w="7375" w:type="dxa"/>
            <w:tcMar>
              <w:top w:w="85" w:type="dxa"/>
              <w:left w:w="108" w:type="dxa"/>
              <w:bottom w:w="85" w:type="dxa"/>
              <w:right w:w="108" w:type="dxa"/>
            </w:tcMar>
          </w:tcPr>
          <w:p w14:paraId="2CB5BF4D" w14:textId="77777777" w:rsidR="00840520" w:rsidRDefault="00840520">
            <w:pPr>
              <w:jc w:val="both"/>
            </w:pPr>
            <w:r w:rsidRPr="5D01B589">
              <w:rPr>
                <w:rFonts w:eastAsia="Arial" w:cs="Arial"/>
                <w:szCs w:val="20"/>
              </w:rPr>
              <w:t xml:space="preserve">ACD will contribute to the academic papers to be written </w:t>
            </w:r>
            <w:proofErr w:type="gramStart"/>
            <w:r w:rsidRPr="5D01B589">
              <w:rPr>
                <w:rFonts w:eastAsia="Arial" w:cs="Arial"/>
                <w:szCs w:val="20"/>
              </w:rPr>
              <w:t>in order to</w:t>
            </w:r>
            <w:proofErr w:type="gramEnd"/>
            <w:r w:rsidRPr="5D01B589">
              <w:rPr>
                <w:rFonts w:eastAsia="Arial" w:cs="Arial"/>
                <w:szCs w:val="20"/>
              </w:rPr>
              <w:t xml:space="preserve"> disseminate the results obtained from the project and will poster presentation of the Sa4CPS project in various fairs. ACD will also coordinate the work of the WP5 because of the leader of this work package.</w:t>
            </w:r>
          </w:p>
        </w:tc>
      </w:tr>
      <w:tr w:rsidR="00840520" w14:paraId="28132A88"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56D56042" w14:textId="77777777" w:rsidR="00840520" w:rsidRDefault="00840520">
            <w:r w:rsidRPr="5D01B589">
              <w:rPr>
                <w:rFonts w:eastAsia="Arial" w:cs="Arial"/>
                <w:szCs w:val="20"/>
              </w:rPr>
              <w:lastRenderedPageBreak/>
              <w:t>INOVASYON</w:t>
            </w:r>
          </w:p>
        </w:tc>
        <w:tc>
          <w:tcPr>
            <w:tcW w:w="7375" w:type="dxa"/>
            <w:tcMar>
              <w:top w:w="85" w:type="dxa"/>
              <w:left w:w="108" w:type="dxa"/>
              <w:bottom w:w="85" w:type="dxa"/>
              <w:right w:w="108" w:type="dxa"/>
            </w:tcMar>
          </w:tcPr>
          <w:p w14:paraId="52DA9F03" w14:textId="77777777" w:rsidR="00840520" w:rsidRDefault="00840520">
            <w:pPr>
              <w:jc w:val="both"/>
            </w:pPr>
            <w:r w:rsidRPr="5D01B589">
              <w:rPr>
                <w:rFonts w:eastAsia="Arial" w:cs="Arial"/>
                <w:szCs w:val="20"/>
              </w:rPr>
              <w:t>Inovasyon will contribute to dissemination activities by transforming the outputs of the project into academic papers and will be able to use the AI-based tools it has developed in different projects and/or different industrial applications.</w:t>
            </w:r>
          </w:p>
        </w:tc>
      </w:tr>
      <w:tr w:rsidR="00840520" w:rsidDel="00E204F0" w14:paraId="5EFBB33B" w14:textId="4307D266">
        <w:trPr>
          <w:cnfStyle w:val="000000010000" w:firstRow="0" w:lastRow="0" w:firstColumn="0" w:lastColumn="0" w:oddVBand="0" w:evenVBand="0" w:oddHBand="0" w:evenHBand="1" w:firstRowFirstColumn="0" w:firstRowLastColumn="0" w:lastRowFirstColumn="0" w:lastRowLastColumn="0"/>
          <w:trHeight w:val="300"/>
          <w:del w:id="1806" w:author="Latvakoski Juhani" w:date="2024-09-11T10:16:00Z"/>
        </w:trPr>
        <w:tc>
          <w:tcPr>
            <w:tcW w:w="1695" w:type="dxa"/>
            <w:tcMar>
              <w:top w:w="85" w:type="dxa"/>
              <w:left w:w="108" w:type="dxa"/>
              <w:bottom w:w="85" w:type="dxa"/>
              <w:right w:w="108" w:type="dxa"/>
            </w:tcMar>
          </w:tcPr>
          <w:p w14:paraId="0253613A" w14:textId="3B4CEDF7" w:rsidR="00840520" w:rsidDel="00E204F0" w:rsidRDefault="00840520">
            <w:pPr>
              <w:rPr>
                <w:del w:id="1807" w:author="Latvakoski Juhani" w:date="2024-09-11T10:16:00Z"/>
                <w:rFonts w:eastAsia="Arial" w:cs="Arial"/>
                <w:szCs w:val="20"/>
              </w:rPr>
            </w:pPr>
            <w:del w:id="1808" w:author="Latvakoski Juhani" w:date="2024-09-11T10:12:00Z">
              <w:r w:rsidRPr="612EFA5B" w:rsidDel="00E204F0">
                <w:rPr>
                  <w:rFonts w:eastAsia="Arial" w:cs="Arial"/>
                  <w:szCs w:val="20"/>
                </w:rPr>
                <w:delText>Deal Comp</w:delText>
              </w:r>
            </w:del>
          </w:p>
        </w:tc>
        <w:tc>
          <w:tcPr>
            <w:tcW w:w="7375" w:type="dxa"/>
            <w:tcMar>
              <w:top w:w="85" w:type="dxa"/>
              <w:left w:w="108" w:type="dxa"/>
              <w:bottom w:w="85" w:type="dxa"/>
              <w:right w:w="108" w:type="dxa"/>
            </w:tcMar>
          </w:tcPr>
          <w:p w14:paraId="53C59BED" w14:textId="1127E84F" w:rsidR="00840520" w:rsidDel="00E204F0" w:rsidRDefault="00840520">
            <w:pPr>
              <w:jc w:val="both"/>
              <w:rPr>
                <w:del w:id="1809" w:author="Latvakoski Juhani" w:date="2024-09-11T10:16:00Z"/>
              </w:rPr>
            </w:pPr>
            <w:del w:id="1810" w:author="Latvakoski Juhani" w:date="2024-09-11T10:12:00Z">
              <w:r w:rsidRPr="6884A282" w:rsidDel="00E204F0">
                <w:rPr>
                  <w:rFonts w:eastAsia="Arial" w:cs="Arial"/>
                  <w:szCs w:val="20"/>
                </w:rPr>
                <w:delText>Deal Comp</w:delText>
              </w:r>
            </w:del>
            <w:del w:id="1811" w:author="Latvakoski Juhani" w:date="2024-09-11T10:16:00Z">
              <w:r w:rsidRPr="6884A282" w:rsidDel="00E204F0">
                <w:rPr>
                  <w:rFonts w:eastAsia="Arial" w:cs="Arial"/>
                  <w:szCs w:val="20"/>
                </w:rPr>
                <w:delText xml:space="preserve"> will create Application Notes demonstrating the architecture and performance of the platform solution in different use cases and scenarios. The deliverables created in this project will be used to enhance existing and new products to maximize market traction. Launches will be made at international exhibitions and events to showcase the technology.</w:delText>
              </w:r>
            </w:del>
          </w:p>
        </w:tc>
      </w:tr>
      <w:tr w:rsidR="00840520" w14:paraId="6D7E69C0"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7917D0FF" w14:textId="77777777" w:rsidR="00840520" w:rsidRPr="612EFA5B" w:rsidRDefault="00840520">
            <w:pPr>
              <w:rPr>
                <w:rFonts w:eastAsia="Arial" w:cs="Arial"/>
                <w:szCs w:val="20"/>
              </w:rPr>
            </w:pPr>
            <w:r>
              <w:rPr>
                <w:rFonts w:eastAsia="Arial" w:cs="Arial"/>
                <w:szCs w:val="20"/>
              </w:rPr>
              <w:t>ADLC</w:t>
            </w:r>
          </w:p>
        </w:tc>
        <w:tc>
          <w:tcPr>
            <w:tcW w:w="7375" w:type="dxa"/>
            <w:tcMar>
              <w:top w:w="85" w:type="dxa"/>
              <w:left w:w="108" w:type="dxa"/>
              <w:bottom w:w="85" w:type="dxa"/>
              <w:right w:w="108" w:type="dxa"/>
            </w:tcMar>
          </w:tcPr>
          <w:p w14:paraId="21B9BC6D" w14:textId="77777777" w:rsidR="00840520" w:rsidRPr="612EFA5B" w:rsidRDefault="00840520">
            <w:pPr>
              <w:jc w:val="both"/>
              <w:rPr>
                <w:rFonts w:eastAsia="Arial" w:cs="Arial"/>
                <w:szCs w:val="20"/>
              </w:rPr>
            </w:pPr>
            <w:r>
              <w:rPr>
                <w:rFonts w:eastAsia="Arial" w:cs="Arial"/>
                <w:szCs w:val="20"/>
              </w:rPr>
              <w:t>ADLC will use the systems developed in UC8 for commercial operations and will market them, including through presentations at industrial fairs when relevant.</w:t>
            </w:r>
          </w:p>
        </w:tc>
      </w:tr>
      <w:tr w:rsidR="00840520" w14:paraId="3D10F4AD"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25ABE7E2" w14:textId="77777777" w:rsidR="00840520" w:rsidRDefault="00840520">
            <w:pPr>
              <w:rPr>
                <w:rFonts w:eastAsia="Arial" w:cs="Arial"/>
              </w:rPr>
            </w:pPr>
            <w:r w:rsidRPr="28B0725E">
              <w:rPr>
                <w:rFonts w:eastAsia="Arial" w:cs="Arial"/>
              </w:rPr>
              <w:t>F-Secure</w:t>
            </w:r>
          </w:p>
        </w:tc>
        <w:tc>
          <w:tcPr>
            <w:tcW w:w="7375" w:type="dxa"/>
            <w:tcMar>
              <w:top w:w="85" w:type="dxa"/>
              <w:left w:w="108" w:type="dxa"/>
              <w:bottom w:w="85" w:type="dxa"/>
              <w:right w:w="108" w:type="dxa"/>
            </w:tcMar>
          </w:tcPr>
          <w:p w14:paraId="4EEB89C4" w14:textId="77777777" w:rsidR="00840520" w:rsidRDefault="00840520">
            <w:pPr>
              <w:jc w:val="both"/>
              <w:rPr>
                <w:rFonts w:eastAsia="Arial" w:cs="Arial"/>
              </w:rPr>
            </w:pPr>
            <w:r w:rsidRPr="28B0725E">
              <w:rPr>
                <w:rFonts w:eastAsia="Arial" w:cs="Arial"/>
              </w:rPr>
              <w:t xml:space="preserve">F-Secure will contribute to dissemination activities by social media, </w:t>
            </w:r>
            <w:proofErr w:type="gramStart"/>
            <w:r w:rsidRPr="28B0725E">
              <w:rPr>
                <w:rFonts w:eastAsia="Arial" w:cs="Arial"/>
              </w:rPr>
              <w:t>publications</w:t>
            </w:r>
            <w:proofErr w:type="gramEnd"/>
            <w:r w:rsidRPr="28B0725E">
              <w:rPr>
                <w:rFonts w:eastAsia="Arial" w:cs="Arial"/>
              </w:rPr>
              <w:t xml:space="preserve"> and exhibitions. Research results will be exploited in the new emergent consumer security market. </w:t>
            </w:r>
          </w:p>
        </w:tc>
      </w:tr>
      <w:tr w:rsidR="00840520" w14:paraId="18C8A079"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4E876DD5" w14:textId="77777777" w:rsidR="00840520" w:rsidRDefault="00840520">
            <w:pPr>
              <w:rPr>
                <w:rFonts w:eastAsia="Arial" w:cs="Arial"/>
              </w:rPr>
            </w:pPr>
            <w:proofErr w:type="spellStart"/>
            <w:r w:rsidRPr="780E58AB">
              <w:rPr>
                <w:rFonts w:eastAsia="Arial" w:cs="Arial"/>
              </w:rPr>
              <w:t>Sirris</w:t>
            </w:r>
            <w:proofErr w:type="spellEnd"/>
          </w:p>
        </w:tc>
        <w:tc>
          <w:tcPr>
            <w:tcW w:w="7375" w:type="dxa"/>
            <w:tcMar>
              <w:top w:w="85" w:type="dxa"/>
              <w:left w:w="108" w:type="dxa"/>
              <w:bottom w:w="85" w:type="dxa"/>
              <w:right w:w="108" w:type="dxa"/>
            </w:tcMar>
          </w:tcPr>
          <w:p w14:paraId="3C8D6E2E" w14:textId="77777777" w:rsidR="00840520" w:rsidRDefault="00840520">
            <w:pPr>
              <w:jc w:val="both"/>
              <w:rPr>
                <w:rFonts w:eastAsia="Arial" w:cs="Arial"/>
              </w:rPr>
            </w:pPr>
            <w:r w:rsidRPr="780E58AB">
              <w:rPr>
                <w:rFonts w:eastAsia="Arial" w:cs="Arial"/>
              </w:rPr>
              <w:t xml:space="preserve">In addition to the coordination activities (e.g., meetings, ...) of Belgium consortium, </w:t>
            </w:r>
            <w:proofErr w:type="spellStart"/>
            <w:r w:rsidRPr="780E58AB">
              <w:rPr>
                <w:rFonts w:eastAsia="Arial" w:cs="Arial"/>
              </w:rPr>
              <w:t>Sirri</w:t>
            </w:r>
            <w:proofErr w:type="spellEnd"/>
            <w:r w:rsidRPr="780E58AB">
              <w:rPr>
                <w:rFonts w:eastAsia="Arial" w:cs="Arial"/>
              </w:rPr>
              <w:t xml:space="preserve"> will contribute to the dissemination of the project results through scientific conferences, workshops and </w:t>
            </w:r>
            <w:proofErr w:type="spellStart"/>
            <w:r w:rsidRPr="780E58AB">
              <w:rPr>
                <w:rFonts w:eastAsia="Arial" w:cs="Arial"/>
              </w:rPr>
              <w:t>Sirris’s</w:t>
            </w:r>
            <w:proofErr w:type="spellEnd"/>
            <w:r w:rsidRPr="780E58AB">
              <w:rPr>
                <w:rFonts w:eastAsia="Arial" w:cs="Arial"/>
              </w:rPr>
              <w:t xml:space="preserve"> existing industrial networks. </w:t>
            </w:r>
          </w:p>
        </w:tc>
      </w:tr>
      <w:tr w:rsidR="00840520" w14:paraId="1779F404"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63C0F98D" w14:textId="77777777" w:rsidR="00840520" w:rsidRDefault="00840520">
            <w:pPr>
              <w:rPr>
                <w:rFonts w:eastAsia="Arial" w:cs="Arial"/>
              </w:rPr>
            </w:pPr>
            <w:proofErr w:type="spellStart"/>
            <w:r w:rsidRPr="780E58AB">
              <w:rPr>
                <w:rFonts w:eastAsia="Arial" w:cs="Arial"/>
              </w:rPr>
              <w:t>Vintecc</w:t>
            </w:r>
            <w:proofErr w:type="spellEnd"/>
          </w:p>
        </w:tc>
        <w:tc>
          <w:tcPr>
            <w:tcW w:w="7375" w:type="dxa"/>
            <w:tcMar>
              <w:top w:w="85" w:type="dxa"/>
              <w:left w:w="108" w:type="dxa"/>
              <w:bottom w:w="85" w:type="dxa"/>
              <w:right w:w="108" w:type="dxa"/>
            </w:tcMar>
          </w:tcPr>
          <w:p w14:paraId="7D328DE1" w14:textId="77777777" w:rsidR="00840520" w:rsidRDefault="00840520">
            <w:pPr>
              <w:jc w:val="both"/>
              <w:rPr>
                <w:rFonts w:ascii="Calibri" w:eastAsia="Calibri" w:hAnsi="Calibri" w:cs="Calibri"/>
                <w:sz w:val="22"/>
                <w:szCs w:val="22"/>
              </w:rPr>
            </w:pPr>
            <w:proofErr w:type="spellStart"/>
            <w:r w:rsidRPr="2E868003">
              <w:rPr>
                <w:rFonts w:ascii="Calibri" w:eastAsia="Calibri" w:hAnsi="Calibri" w:cs="Calibri"/>
                <w:sz w:val="22"/>
                <w:szCs w:val="22"/>
              </w:rPr>
              <w:t>Vintecc</w:t>
            </w:r>
            <w:proofErr w:type="spellEnd"/>
            <w:r w:rsidRPr="2E868003">
              <w:rPr>
                <w:rFonts w:ascii="Calibri" w:eastAsia="Calibri" w:hAnsi="Calibri" w:cs="Calibri"/>
                <w:sz w:val="22"/>
                <w:szCs w:val="22"/>
              </w:rPr>
              <w:t xml:space="preserve"> will implement proposed security measures, </w:t>
            </w:r>
            <w:proofErr w:type="gramStart"/>
            <w:r w:rsidRPr="2E868003">
              <w:rPr>
                <w:rFonts w:ascii="Calibri" w:eastAsia="Calibri" w:hAnsi="Calibri" w:cs="Calibri"/>
                <w:sz w:val="22"/>
                <w:szCs w:val="22"/>
              </w:rPr>
              <w:t>methodologies</w:t>
            </w:r>
            <w:proofErr w:type="gramEnd"/>
            <w:r w:rsidRPr="2E868003">
              <w:rPr>
                <w:rFonts w:ascii="Calibri" w:eastAsia="Calibri" w:hAnsi="Calibri" w:cs="Calibri"/>
                <w:sz w:val="22"/>
                <w:szCs w:val="22"/>
              </w:rPr>
              <w:t xml:space="preserve"> and functions in </w:t>
            </w:r>
            <w:proofErr w:type="spellStart"/>
            <w:r w:rsidRPr="2E868003">
              <w:rPr>
                <w:rFonts w:ascii="Calibri" w:eastAsia="Calibri" w:hAnsi="Calibri" w:cs="Calibri"/>
                <w:sz w:val="22"/>
                <w:szCs w:val="22"/>
              </w:rPr>
              <w:t>it’s</w:t>
            </w:r>
            <w:proofErr w:type="spellEnd"/>
            <w:r w:rsidRPr="2E868003">
              <w:rPr>
                <w:rFonts w:ascii="Calibri" w:eastAsia="Calibri" w:hAnsi="Calibri" w:cs="Calibri"/>
                <w:sz w:val="22"/>
                <w:szCs w:val="22"/>
              </w:rPr>
              <w:t xml:space="preserve"> Capture platform in a commercial use and will use the enhanced security as a result of this project in marketing campaigns and industrial fairs to convince new potential customers.</w:t>
            </w:r>
          </w:p>
        </w:tc>
      </w:tr>
      <w:tr w:rsidR="00840520" w14:paraId="79A7109E" w14:textId="77777777">
        <w:trPr>
          <w:cnfStyle w:val="000000100000" w:firstRow="0" w:lastRow="0" w:firstColumn="0" w:lastColumn="0" w:oddVBand="0" w:evenVBand="0" w:oddHBand="1" w:evenHBand="0" w:firstRowFirstColumn="0" w:firstRowLastColumn="0" w:lastRowFirstColumn="0" w:lastRowLastColumn="0"/>
          <w:trHeight w:val="300"/>
        </w:trPr>
        <w:tc>
          <w:tcPr>
            <w:tcW w:w="1695" w:type="dxa"/>
            <w:tcMar>
              <w:top w:w="85" w:type="dxa"/>
              <w:left w:w="108" w:type="dxa"/>
              <w:bottom w:w="85" w:type="dxa"/>
              <w:right w:w="108" w:type="dxa"/>
            </w:tcMar>
          </w:tcPr>
          <w:p w14:paraId="3C92F9EC" w14:textId="77777777" w:rsidR="00840520" w:rsidRDefault="00840520">
            <w:pPr>
              <w:rPr>
                <w:rFonts w:eastAsia="Arial" w:cs="Arial"/>
              </w:rPr>
            </w:pPr>
            <w:proofErr w:type="spellStart"/>
            <w:r w:rsidRPr="2E868003">
              <w:rPr>
                <w:rFonts w:eastAsia="Arial" w:cs="Arial"/>
              </w:rPr>
              <w:t>Otokar</w:t>
            </w:r>
            <w:proofErr w:type="spellEnd"/>
          </w:p>
        </w:tc>
        <w:tc>
          <w:tcPr>
            <w:tcW w:w="7375" w:type="dxa"/>
            <w:tcMar>
              <w:top w:w="85" w:type="dxa"/>
              <w:left w:w="108" w:type="dxa"/>
              <w:bottom w:w="85" w:type="dxa"/>
              <w:right w:w="108" w:type="dxa"/>
            </w:tcMar>
          </w:tcPr>
          <w:p w14:paraId="6D8A9C9C" w14:textId="77777777" w:rsidR="00840520" w:rsidRDefault="00840520">
            <w:pPr>
              <w:jc w:val="both"/>
              <w:rPr>
                <w:rFonts w:eastAsia="Arial" w:cs="Arial"/>
              </w:rPr>
            </w:pPr>
            <w:proofErr w:type="spellStart"/>
            <w:r w:rsidRPr="2E868003">
              <w:rPr>
                <w:rFonts w:eastAsia="Arial" w:cs="Arial"/>
              </w:rPr>
              <w:t>Otokar</w:t>
            </w:r>
            <w:proofErr w:type="spellEnd"/>
            <w:r w:rsidRPr="2E868003">
              <w:rPr>
                <w:rFonts w:eastAsia="Arial" w:cs="Arial"/>
              </w:rPr>
              <w:t xml:space="preserve"> will produce high-quality research papers for international workshops, conferences, and journals that focus on Connected and Autonomous Lightweight Logistics for in-Factory and out-Factory Supply Chain. </w:t>
            </w:r>
            <w:proofErr w:type="spellStart"/>
            <w:r w:rsidRPr="2E868003">
              <w:rPr>
                <w:rFonts w:eastAsia="Arial" w:cs="Arial"/>
              </w:rPr>
              <w:t>Otokar</w:t>
            </w:r>
            <w:proofErr w:type="spellEnd"/>
            <w:r w:rsidRPr="2E868003">
              <w:rPr>
                <w:rFonts w:eastAsia="Arial" w:cs="Arial"/>
              </w:rPr>
              <w:t xml:space="preserve"> will also disseminate the work and results arising from its activities in Sa4CPs in national and international cluster which </w:t>
            </w:r>
            <w:proofErr w:type="spellStart"/>
            <w:r w:rsidRPr="2E868003">
              <w:rPr>
                <w:rFonts w:eastAsia="Arial" w:cs="Arial"/>
              </w:rPr>
              <w:t>Otokar</w:t>
            </w:r>
            <w:proofErr w:type="spellEnd"/>
            <w:r w:rsidRPr="2E868003">
              <w:rPr>
                <w:rFonts w:eastAsia="Arial" w:cs="Arial"/>
              </w:rPr>
              <w:t xml:space="preserve"> is a member, </w:t>
            </w:r>
            <w:proofErr w:type="gramStart"/>
            <w:r w:rsidRPr="2E868003">
              <w:rPr>
                <w:rFonts w:eastAsia="Arial" w:cs="Arial"/>
              </w:rPr>
              <w:t>and also</w:t>
            </w:r>
            <w:proofErr w:type="gramEnd"/>
            <w:r w:rsidRPr="2E868003">
              <w:rPr>
                <w:rFonts w:eastAsia="Arial" w:cs="Arial"/>
              </w:rPr>
              <w:t xml:space="preserve"> in the dissemination events it organizes, typically annually. Also, this project can also be used/sold/disseminated in other </w:t>
            </w:r>
            <w:proofErr w:type="spellStart"/>
            <w:r w:rsidRPr="2E868003">
              <w:rPr>
                <w:rFonts w:eastAsia="Arial" w:cs="Arial"/>
              </w:rPr>
              <w:t>Koç</w:t>
            </w:r>
            <w:proofErr w:type="spellEnd"/>
            <w:r w:rsidRPr="2E868003">
              <w:rPr>
                <w:rFonts w:eastAsia="Arial" w:cs="Arial"/>
              </w:rPr>
              <w:t xml:space="preserve"> group companies, whose application domains are automotive, white goods, retail industry, food industry.</w:t>
            </w:r>
          </w:p>
        </w:tc>
      </w:tr>
      <w:tr w:rsidR="00840520" w14:paraId="68506FDF" w14:textId="77777777">
        <w:trPr>
          <w:cnfStyle w:val="000000010000" w:firstRow="0" w:lastRow="0" w:firstColumn="0" w:lastColumn="0" w:oddVBand="0" w:evenVBand="0" w:oddHBand="0" w:evenHBand="1" w:firstRowFirstColumn="0" w:firstRowLastColumn="0" w:lastRowFirstColumn="0" w:lastRowLastColumn="0"/>
          <w:trHeight w:val="300"/>
        </w:trPr>
        <w:tc>
          <w:tcPr>
            <w:tcW w:w="1695" w:type="dxa"/>
            <w:tcMar>
              <w:top w:w="85" w:type="dxa"/>
              <w:left w:w="108" w:type="dxa"/>
              <w:bottom w:w="85" w:type="dxa"/>
              <w:right w:w="108" w:type="dxa"/>
            </w:tcMar>
          </w:tcPr>
          <w:p w14:paraId="193578A8" w14:textId="77777777" w:rsidR="00840520" w:rsidRPr="2E868003" w:rsidRDefault="00840520">
            <w:pPr>
              <w:rPr>
                <w:rFonts w:eastAsia="Arial" w:cs="Arial"/>
              </w:rPr>
            </w:pPr>
            <w:proofErr w:type="spellStart"/>
            <w:r>
              <w:rPr>
                <w:rFonts w:eastAsia="Arial" w:cs="Arial"/>
              </w:rPr>
              <w:t>Enerim</w:t>
            </w:r>
            <w:proofErr w:type="spellEnd"/>
          </w:p>
        </w:tc>
        <w:tc>
          <w:tcPr>
            <w:tcW w:w="7375" w:type="dxa"/>
            <w:tcMar>
              <w:top w:w="85" w:type="dxa"/>
              <w:left w:w="108" w:type="dxa"/>
              <w:bottom w:w="85" w:type="dxa"/>
              <w:right w:w="108" w:type="dxa"/>
            </w:tcMar>
          </w:tcPr>
          <w:p w14:paraId="3362973B" w14:textId="77777777" w:rsidR="00840520" w:rsidRPr="2E868003" w:rsidRDefault="00840520">
            <w:pPr>
              <w:jc w:val="both"/>
              <w:rPr>
                <w:rFonts w:eastAsia="Arial" w:cs="Arial"/>
              </w:rPr>
            </w:pPr>
            <w:proofErr w:type="spellStart"/>
            <w:r>
              <w:rPr>
                <w:rStyle w:val="normaltextrun"/>
                <w:rFonts w:cs="Arial"/>
                <w:color w:val="000000"/>
                <w:szCs w:val="20"/>
                <w:shd w:val="clear" w:color="auto" w:fill="FFFFFF"/>
              </w:rPr>
              <w:t>Enerim</w:t>
            </w:r>
            <w:proofErr w:type="spellEnd"/>
            <w:r>
              <w:rPr>
                <w:rStyle w:val="normaltextrun"/>
                <w:rFonts w:cs="Arial"/>
                <w:color w:val="000000"/>
                <w:szCs w:val="20"/>
                <w:shd w:val="clear" w:color="auto" w:fill="FFFFFF"/>
              </w:rPr>
              <w:t xml:space="preserve"> will contribute to all tasks. </w:t>
            </w:r>
            <w:proofErr w:type="spellStart"/>
            <w:r>
              <w:rPr>
                <w:rStyle w:val="normaltextrun"/>
                <w:rFonts w:cs="Arial"/>
                <w:color w:val="000000"/>
                <w:szCs w:val="20"/>
                <w:shd w:val="clear" w:color="auto" w:fill="FFFFFF"/>
              </w:rPr>
              <w:t>Enerim’s</w:t>
            </w:r>
            <w:proofErr w:type="spellEnd"/>
            <w:r>
              <w:rPr>
                <w:rStyle w:val="normaltextrun"/>
                <w:rFonts w:cs="Arial"/>
                <w:color w:val="000000"/>
                <w:szCs w:val="20"/>
                <w:shd w:val="clear" w:color="auto" w:fill="FFFFFF"/>
              </w:rPr>
              <w:t xml:space="preserve"> core business and future growth requires appropriate dissemination and exploitation of the project’s results internationally. </w:t>
            </w:r>
            <w:r>
              <w:rPr>
                <w:rStyle w:val="eop"/>
                <w:rFonts w:cs="Arial"/>
                <w:color w:val="000000"/>
                <w:szCs w:val="20"/>
                <w:shd w:val="clear" w:color="auto" w:fill="FFFFFF"/>
              </w:rPr>
              <w:t> </w:t>
            </w:r>
          </w:p>
        </w:tc>
      </w:tr>
      <w:tr w:rsidR="00374D5B" w:rsidRPr="00374D5B" w14:paraId="2E6243FC" w14:textId="77777777" w:rsidTr="00FE5C7F">
        <w:tblPrEx>
          <w:tblW w:w="0" w:type="auto"/>
          <w:tblLook w:val="0420" w:firstRow="1" w:lastRow="0" w:firstColumn="0" w:lastColumn="0" w:noHBand="0" w:noVBand="1"/>
          <w:tblPrExChange w:id="1812" w:author="Latvakoski Juhani" w:date="2024-09-25T12:23:00Z">
            <w:tblPrEx>
              <w:tblW w:w="0" w:type="auto"/>
              <w:tblLook w:val="0420" w:firstRow="1" w:lastRow="0" w:firstColumn="0" w:lastColumn="0" w:noHBand="0" w:noVBand="1"/>
            </w:tblPrEx>
          </w:tblPrExChange>
        </w:tblPrEx>
        <w:trPr>
          <w:cnfStyle w:val="000000100000" w:firstRow="0" w:lastRow="0" w:firstColumn="0" w:lastColumn="0" w:oddVBand="0" w:evenVBand="0" w:oddHBand="1" w:evenHBand="0" w:firstRowFirstColumn="0" w:firstRowLastColumn="0" w:lastRowFirstColumn="0" w:lastRowLastColumn="0"/>
          <w:trHeight w:val="300"/>
          <w:ins w:id="1813" w:author="Latvakoski Juhani" w:date="2024-09-25T12:17:00Z"/>
          <w:trPrChange w:id="1814" w:author="Latvakoski Juhani" w:date="2024-09-25T12:23:00Z">
            <w:trPr>
              <w:trHeight w:val="300"/>
            </w:trPr>
          </w:trPrChange>
        </w:trPr>
        <w:tc>
          <w:tcPr>
            <w:tcW w:w="0" w:type="dxa"/>
            <w:shd w:val="clear" w:color="auto" w:fill="F2F2F2" w:themeFill="background1" w:themeFillShade="F2"/>
            <w:hideMark/>
            <w:tcPrChange w:id="1815" w:author="Latvakoski Juhani" w:date="2024-09-25T12:23:00Z">
              <w:tcPr>
                <w:tcW w:w="1695" w:type="dxa"/>
                <w:hideMark/>
              </w:tcPr>
            </w:tcPrChange>
          </w:tcPr>
          <w:p w14:paraId="3093A869" w14:textId="77777777" w:rsidR="00374D5B" w:rsidRDefault="00374D5B">
            <w:pPr>
              <w:cnfStyle w:val="000000100000" w:firstRow="0" w:lastRow="0" w:firstColumn="0" w:lastColumn="0" w:oddVBand="0" w:evenVBand="0" w:oddHBand="1" w:evenHBand="0" w:firstRowFirstColumn="0" w:firstRowLastColumn="0" w:lastRowFirstColumn="0" w:lastRowLastColumn="0"/>
              <w:rPr>
                <w:ins w:id="1816" w:author="Latvakoski Juhani" w:date="2024-09-25T12:17:00Z"/>
                <w:rFonts w:eastAsia="Arial" w:cs="Arial"/>
              </w:rPr>
            </w:pPr>
            <w:ins w:id="1817" w:author="Latvakoski Juhani" w:date="2024-09-25T12:17:00Z">
              <w:r>
                <w:rPr>
                  <w:rFonts w:eastAsia="Arial" w:cs="Arial"/>
                </w:rPr>
                <w:t>ERARGE</w:t>
              </w:r>
            </w:ins>
          </w:p>
        </w:tc>
        <w:tc>
          <w:tcPr>
            <w:tcW w:w="0" w:type="dxa"/>
            <w:shd w:val="clear" w:color="auto" w:fill="F2F2F2" w:themeFill="background1" w:themeFillShade="F2"/>
            <w:hideMark/>
            <w:tcPrChange w:id="1818" w:author="Latvakoski Juhani" w:date="2024-09-25T12:23:00Z">
              <w:tcPr>
                <w:tcW w:w="7375" w:type="dxa"/>
                <w:hideMark/>
              </w:tcPr>
            </w:tcPrChange>
          </w:tcPr>
          <w:p w14:paraId="2BB0881B" w14:textId="77777777" w:rsidR="00374D5B" w:rsidRDefault="00374D5B">
            <w:pPr>
              <w:jc w:val="both"/>
              <w:cnfStyle w:val="000000100000" w:firstRow="0" w:lastRow="0" w:firstColumn="0" w:lastColumn="0" w:oddVBand="0" w:evenVBand="0" w:oddHBand="1" w:evenHBand="0" w:firstRowFirstColumn="0" w:firstRowLastColumn="0" w:lastRowFirstColumn="0" w:lastRowLastColumn="0"/>
              <w:rPr>
                <w:ins w:id="1819" w:author="Latvakoski Juhani" w:date="2024-09-25T12:17:00Z"/>
                <w:rStyle w:val="normaltextrun"/>
                <w:color w:val="000000"/>
                <w:szCs w:val="20"/>
                <w:shd w:val="clear" w:color="auto" w:fill="FFFFFF"/>
              </w:rPr>
            </w:pPr>
            <w:ins w:id="1820" w:author="Latvakoski Juhani" w:date="2024-09-25T12:17:00Z">
              <w:r>
                <w:rPr>
                  <w:rStyle w:val="normaltextrun"/>
                  <w:rFonts w:cs="Arial"/>
                  <w:color w:val="000000"/>
                  <w:szCs w:val="20"/>
                  <w:shd w:val="clear" w:color="auto" w:fill="FFFFFF"/>
                </w:rPr>
                <w:t xml:space="preserve">ERARGE plans to submit at least 2 scientific articles, especially on cyber-physical security and the use of semantic infrastructure in situational awareness. Joint contributions of Alpata, ACD, INOVASYON and </w:t>
              </w:r>
              <w:proofErr w:type="spellStart"/>
              <w:r>
                <w:rPr>
                  <w:rStyle w:val="normaltextrun"/>
                  <w:rFonts w:cs="Arial"/>
                  <w:color w:val="000000"/>
                  <w:szCs w:val="20"/>
                  <w:shd w:val="clear" w:color="auto" w:fill="FFFFFF"/>
                </w:rPr>
                <w:t>Otokar</w:t>
              </w:r>
              <w:proofErr w:type="spellEnd"/>
              <w:r>
                <w:rPr>
                  <w:rStyle w:val="normaltextrun"/>
                  <w:rFonts w:cs="Arial"/>
                  <w:color w:val="000000"/>
                  <w:szCs w:val="20"/>
                  <w:shd w:val="clear" w:color="auto" w:fill="FFFFFF"/>
                </w:rPr>
                <w:t xml:space="preserve"> will be considered in these articles and the outputs will be submitted to open access online journals such as Open Research Europe or leading conferences such as IEEE Systems-Man-Cybernetics. Project developments </w:t>
              </w:r>
              <w:r>
                <w:rPr>
                  <w:rStyle w:val="normaltextrun"/>
                  <w:rFonts w:cs="Arial"/>
                  <w:color w:val="000000"/>
                  <w:szCs w:val="20"/>
                  <w:shd w:val="clear" w:color="auto" w:fill="FFFFFF"/>
                </w:rPr>
                <w:lastRenderedPageBreak/>
                <w:t>and outputs will also be announced on social media and the company website. Commercialization opportunities and possible new collaborations and partnerships related to all these studies will also be evaluated.</w:t>
              </w:r>
            </w:ins>
          </w:p>
        </w:tc>
      </w:tr>
    </w:tbl>
    <w:p w14:paraId="70E0BC1D" w14:textId="77777777" w:rsidR="00840520" w:rsidRPr="00374D5B" w:rsidRDefault="00840520" w:rsidP="00840520">
      <w:pPr>
        <w:rPr>
          <w:lang w:val="en-US"/>
          <w:rPrChange w:id="1821" w:author="Latvakoski Juhani" w:date="2024-09-25T12:17:00Z">
            <w:rPr/>
          </w:rPrChange>
        </w:rPr>
      </w:pPr>
    </w:p>
    <w:p w14:paraId="789D9945" w14:textId="77777777" w:rsidR="00840520" w:rsidRDefault="00840520" w:rsidP="00840520">
      <w:pPr>
        <w:pStyle w:val="BodyText"/>
      </w:pPr>
    </w:p>
    <w:tbl>
      <w:tblPr>
        <w:tblStyle w:val="ITEATableTitle"/>
        <w:tblW w:w="0" w:type="auto"/>
        <w:tblLook w:val="0420" w:firstRow="1" w:lastRow="0" w:firstColumn="0" w:lastColumn="0" w:noHBand="0" w:noVBand="1"/>
      </w:tblPr>
      <w:tblGrid>
        <w:gridCol w:w="9070"/>
      </w:tblGrid>
      <w:tr w:rsidR="00840520" w14:paraId="1E2DE4D1" w14:textId="77777777">
        <w:trPr>
          <w:cnfStyle w:val="100000000000" w:firstRow="1" w:lastRow="0" w:firstColumn="0" w:lastColumn="0" w:oddVBand="0" w:evenVBand="0" w:oddHBand="0" w:evenHBand="0" w:firstRowFirstColumn="0" w:firstRowLastColumn="0" w:lastRowFirstColumn="0" w:lastRowLastColumn="0"/>
        </w:trPr>
        <w:tc>
          <w:tcPr>
            <w:tcW w:w="9286" w:type="dxa"/>
            <w:tcBorders>
              <w:top w:val="single" w:sz="4" w:space="0" w:color="auto"/>
              <w:left w:val="nil"/>
              <w:bottom w:val="single" w:sz="4" w:space="0" w:color="auto"/>
              <w:right w:val="nil"/>
            </w:tcBorders>
            <w:hideMark/>
          </w:tcPr>
          <w:p w14:paraId="510DEC45" w14:textId="77777777" w:rsidR="00840520" w:rsidRDefault="00840520">
            <w:pPr>
              <w:pStyle w:val="BodyText"/>
              <w:keepNext/>
              <w:keepLines/>
              <w:widowControl/>
              <w:rPr>
                <w:smallCaps/>
              </w:rPr>
            </w:pPr>
            <w:r>
              <w:rPr>
                <w:smallCaps/>
                <w:color w:val="FFFFFF" w:themeColor="background1"/>
              </w:rPr>
              <w:t>Deliverables</w:t>
            </w:r>
          </w:p>
        </w:tc>
      </w:tr>
    </w:tbl>
    <w:p w14:paraId="61AFDFEB" w14:textId="77777777" w:rsidR="00840520" w:rsidRDefault="00840520" w:rsidP="00840520">
      <w:pPr>
        <w:pStyle w:val="BodyText"/>
        <w:keepNext/>
        <w:keepLines/>
        <w:rPr>
          <w:sz w:val="10"/>
          <w:szCs w:val="10"/>
        </w:rPr>
      </w:pPr>
    </w:p>
    <w:tbl>
      <w:tblPr>
        <w:tblStyle w:val="MediumShading1-Accent2"/>
        <w:tblW w:w="0" w:type="auto"/>
        <w:tblLook w:val="0420" w:firstRow="1" w:lastRow="0" w:firstColumn="0" w:lastColumn="0" w:noHBand="0" w:noVBand="1"/>
      </w:tblPr>
      <w:tblGrid>
        <w:gridCol w:w="1363"/>
        <w:gridCol w:w="1851"/>
        <w:gridCol w:w="3284"/>
        <w:gridCol w:w="1487"/>
        <w:gridCol w:w="1085"/>
      </w:tblGrid>
      <w:tr w:rsidR="00840520" w14:paraId="713340BD" w14:textId="77777777">
        <w:trPr>
          <w:cnfStyle w:val="100000000000" w:firstRow="1" w:lastRow="0" w:firstColumn="0" w:lastColumn="0" w:oddVBand="0" w:evenVBand="0" w:oddHBand="0" w:evenHBand="0" w:firstRowFirstColumn="0" w:firstRowLastColumn="0" w:lastRowFirstColumn="0" w:lastRowLastColumn="0"/>
        </w:trPr>
        <w:tc>
          <w:tcPr>
            <w:tcW w:w="1449" w:type="dxa"/>
            <w:hideMark/>
          </w:tcPr>
          <w:p w14:paraId="332E2AD7" w14:textId="77777777" w:rsidR="00840520" w:rsidRDefault="00840520">
            <w:pPr>
              <w:pStyle w:val="BodyText"/>
              <w:keepNext/>
              <w:keepLines/>
            </w:pPr>
            <w:r>
              <w:t>ID</w:t>
            </w:r>
          </w:p>
        </w:tc>
        <w:tc>
          <w:tcPr>
            <w:tcW w:w="1851" w:type="dxa"/>
            <w:hideMark/>
          </w:tcPr>
          <w:p w14:paraId="0D2E463C" w14:textId="77777777" w:rsidR="00840520" w:rsidRDefault="00840520">
            <w:pPr>
              <w:pStyle w:val="BodyText"/>
              <w:keepNext/>
              <w:keepLines/>
            </w:pPr>
            <w:r>
              <w:t>Type</w:t>
            </w:r>
          </w:p>
        </w:tc>
        <w:tc>
          <w:tcPr>
            <w:tcW w:w="3522" w:type="dxa"/>
            <w:hideMark/>
          </w:tcPr>
          <w:p w14:paraId="43493441" w14:textId="339312E9" w:rsidR="00840520" w:rsidRDefault="00840520">
            <w:pPr>
              <w:pStyle w:val="BodyText"/>
              <w:keepNext/>
              <w:keepLines/>
            </w:pPr>
            <w:r>
              <w:t xml:space="preserve">Description (related tasks) </w:t>
            </w:r>
            <w:del w:id="1822" w:author="Latvakoski Juhani" w:date="2024-09-24T15:31:00Z">
              <w:r w:rsidDel="00871FE1">
                <w:delText>[Main editor of the deliverable]</w:delText>
              </w:r>
            </w:del>
          </w:p>
        </w:tc>
        <w:tc>
          <w:tcPr>
            <w:tcW w:w="1494" w:type="dxa"/>
            <w:hideMark/>
          </w:tcPr>
          <w:p w14:paraId="6A666DE3" w14:textId="77777777" w:rsidR="00840520" w:rsidRDefault="00840520">
            <w:pPr>
              <w:pStyle w:val="BodyText"/>
              <w:keepNext/>
              <w:keepLines/>
            </w:pPr>
            <w:r>
              <w:t>Access</w:t>
            </w:r>
          </w:p>
        </w:tc>
        <w:tc>
          <w:tcPr>
            <w:tcW w:w="1102" w:type="dxa"/>
            <w:hideMark/>
          </w:tcPr>
          <w:p w14:paraId="76929A38" w14:textId="77777777" w:rsidR="00840520" w:rsidRDefault="00840520">
            <w:pPr>
              <w:pStyle w:val="BodyText"/>
              <w:keepNext/>
              <w:keepLines/>
            </w:pPr>
            <w:r>
              <w:t>Due month</w:t>
            </w:r>
          </w:p>
        </w:tc>
      </w:tr>
      <w:tr w:rsidR="00840520" w14:paraId="22702D40"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5647902A" w14:textId="77777777" w:rsidR="00840520" w:rsidRDefault="00840520">
            <w:pPr>
              <w:pStyle w:val="ITEABodyText"/>
            </w:pPr>
            <w:r>
              <w:t>D7.1</w:t>
            </w:r>
          </w:p>
        </w:tc>
        <w:tc>
          <w:tcPr>
            <w:tcW w:w="1851" w:type="dxa"/>
            <w:tcMar>
              <w:top w:w="85" w:type="dxa"/>
              <w:left w:w="108" w:type="dxa"/>
              <w:bottom w:w="85" w:type="dxa"/>
              <w:right w:w="108" w:type="dxa"/>
            </w:tcMar>
            <w:hideMark/>
          </w:tcPr>
          <w:p w14:paraId="12727EB1" w14:textId="77777777" w:rsidR="00840520" w:rsidRDefault="00840520">
            <w:pPr>
              <w:pStyle w:val="ITEABodyText"/>
            </w:pPr>
            <w:r>
              <w:t>Presentation</w:t>
            </w:r>
          </w:p>
        </w:tc>
        <w:tc>
          <w:tcPr>
            <w:tcW w:w="3522" w:type="dxa"/>
            <w:tcMar>
              <w:top w:w="85" w:type="dxa"/>
              <w:left w:w="108" w:type="dxa"/>
              <w:bottom w:w="85" w:type="dxa"/>
              <w:right w:w="108" w:type="dxa"/>
            </w:tcMar>
            <w:hideMark/>
          </w:tcPr>
          <w:p w14:paraId="4D730133" w14:textId="7660B684" w:rsidR="00840520" w:rsidRDefault="00840520">
            <w:pPr>
              <w:pStyle w:val="ITEABodyText"/>
            </w:pPr>
            <w:r>
              <w:t>Plan for the dissemination and exploitation of partner (T7.1-2)</w:t>
            </w:r>
            <w:ins w:id="1823" w:author="Latvakoski Juhani" w:date="2024-09-11T11:09:00Z">
              <w:r w:rsidR="00D5404C">
                <w:t xml:space="preserve"> [</w:t>
              </w:r>
            </w:ins>
            <w:ins w:id="1824" w:author="Latvakoski Juhani" w:date="2024-09-11T13:15:00Z">
              <w:r w:rsidR="00660625">
                <w:t>VTT, all partners</w:t>
              </w:r>
            </w:ins>
            <w:ins w:id="1825" w:author="Latvakoski Juhani" w:date="2024-09-11T11:09:00Z">
              <w:r w:rsidR="00D5404C">
                <w:t>]</w:t>
              </w:r>
            </w:ins>
            <w:ins w:id="1826" w:author="Latvakoski Juhani" w:date="2024-09-11T13:15:00Z">
              <w:r w:rsidR="00660625">
                <w:t xml:space="preserve">. Reviewers: </w:t>
              </w:r>
            </w:ins>
            <w:ins w:id="1827" w:author="Latvakoski Juhani" w:date="2024-09-11T13:16:00Z">
              <w:r w:rsidR="00660625">
                <w:t>all partners</w:t>
              </w:r>
            </w:ins>
          </w:p>
        </w:tc>
        <w:tc>
          <w:tcPr>
            <w:tcW w:w="1494" w:type="dxa"/>
            <w:tcMar>
              <w:top w:w="85" w:type="dxa"/>
              <w:left w:w="108" w:type="dxa"/>
              <w:bottom w:w="85" w:type="dxa"/>
              <w:right w:w="108" w:type="dxa"/>
            </w:tcMar>
          </w:tcPr>
          <w:p w14:paraId="5001E482" w14:textId="77777777" w:rsidR="00840520" w:rsidRDefault="00840520">
            <w:pPr>
              <w:pStyle w:val="ITEABodyText"/>
            </w:pPr>
            <w:r>
              <w:t>Confidential</w:t>
            </w:r>
          </w:p>
          <w:p w14:paraId="73A8270A" w14:textId="77777777" w:rsidR="00840520" w:rsidRDefault="00840520">
            <w:pPr>
              <w:pStyle w:val="ITEABodyText"/>
            </w:pPr>
          </w:p>
        </w:tc>
        <w:tc>
          <w:tcPr>
            <w:tcW w:w="1102" w:type="dxa"/>
            <w:tcMar>
              <w:top w:w="85" w:type="dxa"/>
              <w:left w:w="108" w:type="dxa"/>
              <w:bottom w:w="85" w:type="dxa"/>
              <w:right w:w="108" w:type="dxa"/>
            </w:tcMar>
            <w:hideMark/>
          </w:tcPr>
          <w:p w14:paraId="14EEA658" w14:textId="77777777" w:rsidR="00840520" w:rsidRDefault="00840520">
            <w:pPr>
              <w:pStyle w:val="ITEABodyText"/>
            </w:pPr>
            <w:r>
              <w:t xml:space="preserve">MS4  </w:t>
            </w:r>
          </w:p>
        </w:tc>
      </w:tr>
      <w:tr w:rsidR="00840520" w14:paraId="4CA473BA"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hideMark/>
          </w:tcPr>
          <w:p w14:paraId="4484BB54" w14:textId="77777777" w:rsidR="00840520" w:rsidRDefault="00840520">
            <w:pPr>
              <w:pStyle w:val="ITEABodyText"/>
            </w:pPr>
            <w:r>
              <w:t>D7.2</w:t>
            </w:r>
          </w:p>
        </w:tc>
        <w:tc>
          <w:tcPr>
            <w:tcW w:w="1851" w:type="dxa"/>
            <w:tcMar>
              <w:top w:w="85" w:type="dxa"/>
              <w:left w:w="108" w:type="dxa"/>
              <w:bottom w:w="85" w:type="dxa"/>
              <w:right w:w="108" w:type="dxa"/>
            </w:tcMar>
            <w:hideMark/>
          </w:tcPr>
          <w:p w14:paraId="33135F81" w14:textId="77777777" w:rsidR="00840520" w:rsidRDefault="00840520">
            <w:pPr>
              <w:pStyle w:val="ITEABodyText"/>
            </w:pPr>
            <w:r>
              <w:t>Presentation(s)</w:t>
            </w:r>
          </w:p>
        </w:tc>
        <w:tc>
          <w:tcPr>
            <w:tcW w:w="3522" w:type="dxa"/>
            <w:tcMar>
              <w:top w:w="85" w:type="dxa"/>
              <w:left w:w="108" w:type="dxa"/>
              <w:bottom w:w="85" w:type="dxa"/>
              <w:right w:w="108" w:type="dxa"/>
            </w:tcMar>
            <w:hideMark/>
          </w:tcPr>
          <w:p w14:paraId="0943B77A" w14:textId="79A2B03E" w:rsidR="00840520" w:rsidRDefault="00840520">
            <w:pPr>
              <w:pStyle w:val="ITEABodyText"/>
            </w:pPr>
            <w:r>
              <w:t>Presentation of project and achievements in the 1</w:t>
            </w:r>
            <w:r w:rsidRPr="00BE7C11">
              <w:rPr>
                <w:vertAlign w:val="superscript"/>
              </w:rPr>
              <w:t>st</w:t>
            </w:r>
            <w:r>
              <w:t xml:space="preserve"> project review (T7.3)</w:t>
            </w:r>
            <w:ins w:id="1828" w:author="Latvakoski Juhani" w:date="2024-09-11T11:09:00Z">
              <w:r w:rsidR="00D5404C">
                <w:t xml:space="preserve"> </w:t>
              </w:r>
            </w:ins>
            <w:ins w:id="1829" w:author="Latvakoski Juhani" w:date="2024-09-11T13:16:00Z">
              <w:r w:rsidR="00660625">
                <w:t xml:space="preserve">[VTT, </w:t>
              </w:r>
            </w:ins>
            <w:ins w:id="1830" w:author="Latvakoski Juhani" w:date="2024-09-11T13:17:00Z">
              <w:r w:rsidR="00A76199">
                <w:t>WP leaders, UC leaders</w:t>
              </w:r>
            </w:ins>
            <w:ins w:id="1831" w:author="Latvakoski Juhani" w:date="2024-09-11T13:16:00Z">
              <w:r w:rsidR="00660625">
                <w:t>]. Reviewers: all partners</w:t>
              </w:r>
            </w:ins>
          </w:p>
        </w:tc>
        <w:tc>
          <w:tcPr>
            <w:tcW w:w="1494" w:type="dxa"/>
            <w:tcMar>
              <w:top w:w="85" w:type="dxa"/>
              <w:left w:w="108" w:type="dxa"/>
              <w:bottom w:w="85" w:type="dxa"/>
              <w:right w:w="108" w:type="dxa"/>
            </w:tcMar>
            <w:hideMark/>
          </w:tcPr>
          <w:p w14:paraId="05E26E1C" w14:textId="77777777" w:rsidR="00840520" w:rsidRDefault="00840520">
            <w:pPr>
              <w:pStyle w:val="ITEABodyText"/>
            </w:pPr>
            <w:r>
              <w:t>Confidential</w:t>
            </w:r>
          </w:p>
        </w:tc>
        <w:tc>
          <w:tcPr>
            <w:tcW w:w="1102" w:type="dxa"/>
            <w:tcMar>
              <w:top w:w="85" w:type="dxa"/>
              <w:left w:w="108" w:type="dxa"/>
              <w:bottom w:w="85" w:type="dxa"/>
              <w:right w:w="108" w:type="dxa"/>
            </w:tcMar>
            <w:hideMark/>
          </w:tcPr>
          <w:p w14:paraId="5AA6D0C8" w14:textId="77777777" w:rsidR="00840520" w:rsidRDefault="00840520">
            <w:pPr>
              <w:pStyle w:val="ITEABodyText"/>
            </w:pPr>
            <w:r>
              <w:t>MS4</w:t>
            </w:r>
          </w:p>
        </w:tc>
      </w:tr>
      <w:tr w:rsidR="00840520" w14:paraId="2C877A2D" w14:textId="77777777">
        <w:trPr>
          <w:cnfStyle w:val="000000100000" w:firstRow="0" w:lastRow="0" w:firstColumn="0" w:lastColumn="0" w:oddVBand="0" w:evenVBand="0" w:oddHBand="1" w:evenHBand="0" w:firstRowFirstColumn="0" w:firstRowLastColumn="0" w:lastRowFirstColumn="0" w:lastRowLastColumn="0"/>
        </w:trPr>
        <w:tc>
          <w:tcPr>
            <w:tcW w:w="1449" w:type="dxa"/>
            <w:tcMar>
              <w:top w:w="85" w:type="dxa"/>
              <w:left w:w="108" w:type="dxa"/>
              <w:bottom w:w="85" w:type="dxa"/>
              <w:right w:w="108" w:type="dxa"/>
            </w:tcMar>
            <w:hideMark/>
          </w:tcPr>
          <w:p w14:paraId="5BF89610" w14:textId="77777777" w:rsidR="00840520" w:rsidRDefault="00840520">
            <w:pPr>
              <w:pStyle w:val="ITEABodyText"/>
            </w:pPr>
            <w:r>
              <w:t>D7.3</w:t>
            </w:r>
          </w:p>
        </w:tc>
        <w:tc>
          <w:tcPr>
            <w:tcW w:w="1851" w:type="dxa"/>
            <w:tcMar>
              <w:top w:w="85" w:type="dxa"/>
              <w:left w:w="108" w:type="dxa"/>
              <w:bottom w:w="85" w:type="dxa"/>
              <w:right w:w="108" w:type="dxa"/>
            </w:tcMar>
            <w:hideMark/>
          </w:tcPr>
          <w:p w14:paraId="6AA1C870" w14:textId="77777777" w:rsidR="00840520" w:rsidRDefault="00840520">
            <w:pPr>
              <w:pStyle w:val="ITEABodyText"/>
            </w:pPr>
            <w:r>
              <w:t>Presentation</w:t>
            </w:r>
          </w:p>
        </w:tc>
        <w:tc>
          <w:tcPr>
            <w:tcW w:w="3522" w:type="dxa"/>
            <w:tcMar>
              <w:top w:w="85" w:type="dxa"/>
              <w:left w:w="108" w:type="dxa"/>
              <w:bottom w:w="85" w:type="dxa"/>
              <w:right w:w="108" w:type="dxa"/>
            </w:tcMar>
            <w:hideMark/>
          </w:tcPr>
          <w:p w14:paraId="5B936EB7" w14:textId="44422AAC" w:rsidR="00840520" w:rsidRDefault="00840520">
            <w:pPr>
              <w:pStyle w:val="ITEABodyText"/>
            </w:pPr>
            <w:r>
              <w:t>Presentation of dissemination and exploitation related achievements (T7.1-2)</w:t>
            </w:r>
            <w:ins w:id="1832" w:author="Latvakoski Juhani" w:date="2024-09-11T11:09:00Z">
              <w:r w:rsidR="00D5404C">
                <w:t xml:space="preserve"> </w:t>
              </w:r>
            </w:ins>
            <w:ins w:id="1833" w:author="Latvakoski Juhani" w:date="2024-09-11T13:16:00Z">
              <w:r w:rsidR="00660625">
                <w:t>[VTT, all partners]. Reviewers: all partners</w:t>
              </w:r>
            </w:ins>
          </w:p>
        </w:tc>
        <w:tc>
          <w:tcPr>
            <w:tcW w:w="1494" w:type="dxa"/>
            <w:tcMar>
              <w:top w:w="85" w:type="dxa"/>
              <w:left w:w="108" w:type="dxa"/>
              <w:bottom w:w="85" w:type="dxa"/>
              <w:right w:w="108" w:type="dxa"/>
            </w:tcMar>
            <w:hideMark/>
          </w:tcPr>
          <w:p w14:paraId="420B5040" w14:textId="77777777" w:rsidR="00840520" w:rsidRDefault="00840520">
            <w:pPr>
              <w:pStyle w:val="ITEABodyText"/>
            </w:pPr>
            <w:r>
              <w:t>Confidential</w:t>
            </w:r>
          </w:p>
        </w:tc>
        <w:tc>
          <w:tcPr>
            <w:tcW w:w="1102" w:type="dxa"/>
            <w:tcMar>
              <w:top w:w="85" w:type="dxa"/>
              <w:left w:w="108" w:type="dxa"/>
              <w:bottom w:w="85" w:type="dxa"/>
              <w:right w:w="108" w:type="dxa"/>
            </w:tcMar>
            <w:hideMark/>
          </w:tcPr>
          <w:p w14:paraId="4712850F" w14:textId="77777777" w:rsidR="00840520" w:rsidRDefault="00840520">
            <w:pPr>
              <w:pStyle w:val="ITEABodyText"/>
            </w:pPr>
            <w:r>
              <w:t>MS7</w:t>
            </w:r>
          </w:p>
        </w:tc>
      </w:tr>
      <w:tr w:rsidR="00840520" w14:paraId="2909AA38" w14:textId="77777777">
        <w:trPr>
          <w:cnfStyle w:val="000000010000" w:firstRow="0" w:lastRow="0" w:firstColumn="0" w:lastColumn="0" w:oddVBand="0" w:evenVBand="0" w:oddHBand="0" w:evenHBand="1" w:firstRowFirstColumn="0" w:firstRowLastColumn="0" w:lastRowFirstColumn="0" w:lastRowLastColumn="0"/>
        </w:trPr>
        <w:tc>
          <w:tcPr>
            <w:tcW w:w="1449" w:type="dxa"/>
            <w:tcMar>
              <w:top w:w="85" w:type="dxa"/>
              <w:left w:w="108" w:type="dxa"/>
              <w:bottom w:w="85" w:type="dxa"/>
              <w:right w:w="108" w:type="dxa"/>
            </w:tcMar>
          </w:tcPr>
          <w:p w14:paraId="6466CF23" w14:textId="77777777" w:rsidR="00840520" w:rsidRDefault="00840520">
            <w:pPr>
              <w:pStyle w:val="ITEABodyText"/>
            </w:pPr>
            <w:r>
              <w:t>D7.4</w:t>
            </w:r>
          </w:p>
        </w:tc>
        <w:tc>
          <w:tcPr>
            <w:tcW w:w="1851" w:type="dxa"/>
            <w:tcMar>
              <w:top w:w="85" w:type="dxa"/>
              <w:left w:w="108" w:type="dxa"/>
              <w:bottom w:w="85" w:type="dxa"/>
              <w:right w:w="108" w:type="dxa"/>
            </w:tcMar>
          </w:tcPr>
          <w:p w14:paraId="572553CB" w14:textId="77777777" w:rsidR="00840520" w:rsidRDefault="00840520">
            <w:pPr>
              <w:pStyle w:val="ITEABodyText"/>
            </w:pPr>
            <w:r>
              <w:t>Presentations(s)</w:t>
            </w:r>
          </w:p>
        </w:tc>
        <w:tc>
          <w:tcPr>
            <w:tcW w:w="3522" w:type="dxa"/>
            <w:tcMar>
              <w:top w:w="85" w:type="dxa"/>
              <w:left w:w="108" w:type="dxa"/>
              <w:bottom w:w="85" w:type="dxa"/>
              <w:right w:w="108" w:type="dxa"/>
            </w:tcMar>
          </w:tcPr>
          <w:p w14:paraId="4E0C8A08" w14:textId="548BF277" w:rsidR="00840520" w:rsidRDefault="00840520">
            <w:pPr>
              <w:pStyle w:val="ITEABodyText"/>
            </w:pPr>
            <w:r>
              <w:t>Presentation of project and achievements in the 2nd project review (T7.3)</w:t>
            </w:r>
            <w:ins w:id="1834" w:author="Latvakoski Juhani" w:date="2024-09-11T11:09:00Z">
              <w:r w:rsidR="00D5404C">
                <w:t xml:space="preserve"> </w:t>
              </w:r>
            </w:ins>
            <w:ins w:id="1835" w:author="Latvakoski Juhani" w:date="2024-09-11T13:17:00Z">
              <w:r w:rsidR="00A76199">
                <w:t>[VTT, WP leaders, UC leaders]</w:t>
              </w:r>
            </w:ins>
            <w:ins w:id="1836" w:author="Latvakoski Juhani" w:date="2024-09-11T13:16:00Z">
              <w:r w:rsidR="00660625">
                <w:t>. Reviewers: all partners</w:t>
              </w:r>
            </w:ins>
          </w:p>
        </w:tc>
        <w:tc>
          <w:tcPr>
            <w:tcW w:w="1494" w:type="dxa"/>
            <w:tcMar>
              <w:top w:w="85" w:type="dxa"/>
              <w:left w:w="108" w:type="dxa"/>
              <w:bottom w:w="85" w:type="dxa"/>
              <w:right w:w="108" w:type="dxa"/>
            </w:tcMar>
          </w:tcPr>
          <w:p w14:paraId="52183557" w14:textId="77777777" w:rsidR="00840520" w:rsidRDefault="00840520">
            <w:pPr>
              <w:pStyle w:val="ITEABodyText"/>
            </w:pPr>
            <w:r>
              <w:t>Confidential</w:t>
            </w:r>
          </w:p>
        </w:tc>
        <w:tc>
          <w:tcPr>
            <w:tcW w:w="1102" w:type="dxa"/>
            <w:tcMar>
              <w:top w:w="85" w:type="dxa"/>
              <w:left w:w="108" w:type="dxa"/>
              <w:bottom w:w="85" w:type="dxa"/>
              <w:right w:w="108" w:type="dxa"/>
            </w:tcMar>
          </w:tcPr>
          <w:p w14:paraId="05C31BAF" w14:textId="77777777" w:rsidR="00840520" w:rsidRDefault="00840520">
            <w:pPr>
              <w:pStyle w:val="ITEABodyText"/>
            </w:pPr>
            <w:r>
              <w:t>MS7</w:t>
            </w:r>
          </w:p>
        </w:tc>
      </w:tr>
      <w:tr w:rsidR="00840520" w14:paraId="3B53A0F5"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hideMark/>
          </w:tcPr>
          <w:p w14:paraId="72D3EF2C" w14:textId="77777777" w:rsidR="00840520" w:rsidRDefault="00840520">
            <w:pPr>
              <w:pStyle w:val="ITEABodyText"/>
            </w:pPr>
            <w:r>
              <w:t>D7.5</w:t>
            </w:r>
          </w:p>
        </w:tc>
        <w:tc>
          <w:tcPr>
            <w:tcW w:w="1851" w:type="dxa"/>
            <w:hideMark/>
          </w:tcPr>
          <w:p w14:paraId="478B5A1A" w14:textId="77777777" w:rsidR="00840520" w:rsidRDefault="00840520">
            <w:pPr>
              <w:pStyle w:val="ITEABodyText"/>
              <w:cnfStyle w:val="000000100000" w:firstRow="0" w:lastRow="0" w:firstColumn="0" w:lastColumn="0" w:oddVBand="0" w:evenVBand="0" w:oddHBand="1" w:evenHBand="0" w:firstRowFirstColumn="0" w:firstRowLastColumn="0" w:lastRowFirstColumn="0" w:lastRowLastColumn="0"/>
            </w:pPr>
            <w:r>
              <w:t>Presentation</w:t>
            </w:r>
          </w:p>
        </w:tc>
        <w:tc>
          <w:tcPr>
            <w:tcW w:w="3522" w:type="dxa"/>
            <w:hideMark/>
          </w:tcPr>
          <w:p w14:paraId="480C7FAC" w14:textId="5C42BC0D" w:rsidR="00840520" w:rsidRDefault="00840520">
            <w:pPr>
              <w:pStyle w:val="ITEABodyText"/>
              <w:cnfStyle w:val="000000100000" w:firstRow="0" w:lastRow="0" w:firstColumn="0" w:lastColumn="0" w:oddVBand="0" w:evenVBand="0" w:oddHBand="1" w:evenHBand="0" w:firstRowFirstColumn="0" w:firstRowLastColumn="0" w:lastRowFirstColumn="0" w:lastRowLastColumn="0"/>
            </w:pPr>
            <w:r>
              <w:t>Presentation of dissemination and exploitation related achievements (v1, v2) (T7.1-2)</w:t>
            </w:r>
            <w:ins w:id="1837" w:author="Latvakoski Juhani" w:date="2024-09-11T11:09:00Z">
              <w:r w:rsidR="00D5404C">
                <w:t xml:space="preserve"> </w:t>
              </w:r>
            </w:ins>
            <w:ins w:id="1838" w:author="Latvakoski Juhani" w:date="2024-09-11T13:16:00Z">
              <w:r w:rsidR="00660625">
                <w:t>[VTT, all partners]. Reviewers: all partners</w:t>
              </w:r>
            </w:ins>
          </w:p>
        </w:tc>
        <w:tc>
          <w:tcPr>
            <w:tcW w:w="1494" w:type="dxa"/>
            <w:hideMark/>
          </w:tcPr>
          <w:p w14:paraId="228AB65D" w14:textId="77777777" w:rsidR="00840520" w:rsidRDefault="00840520">
            <w:pPr>
              <w:pStyle w:val="ITEABodyText"/>
              <w:cnfStyle w:val="000000100000" w:firstRow="0" w:lastRow="0" w:firstColumn="0" w:lastColumn="0" w:oddVBand="0" w:evenVBand="0" w:oddHBand="1" w:evenHBand="0" w:firstRowFirstColumn="0" w:firstRowLastColumn="0" w:lastRowFirstColumn="0" w:lastRowLastColumn="0"/>
            </w:pPr>
            <w:r>
              <w:t>Confidential</w:t>
            </w:r>
          </w:p>
        </w:tc>
        <w:tc>
          <w:tcPr>
            <w:tcW w:w="1102" w:type="dxa"/>
            <w:hideMark/>
          </w:tcPr>
          <w:p w14:paraId="3E82CF33" w14:textId="77777777" w:rsidR="00840520" w:rsidRDefault="00840520">
            <w:pPr>
              <w:pStyle w:val="ITEABodyText"/>
              <w:cnfStyle w:val="000000100000" w:firstRow="0" w:lastRow="0" w:firstColumn="0" w:lastColumn="0" w:oddVBand="0" w:evenVBand="0" w:oddHBand="1" w:evenHBand="0" w:firstRowFirstColumn="0" w:firstRowLastColumn="0" w:lastRowFirstColumn="0" w:lastRowLastColumn="0"/>
            </w:pPr>
            <w:r>
              <w:t>MS11</w:t>
            </w:r>
          </w:p>
        </w:tc>
      </w:tr>
      <w:tr w:rsidR="00840520" w14:paraId="3A31589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1252B125" w14:textId="77777777" w:rsidR="00840520" w:rsidRDefault="00840520">
            <w:pPr>
              <w:pStyle w:val="ITEABodyText"/>
            </w:pPr>
            <w:r>
              <w:t>D7.6</w:t>
            </w:r>
          </w:p>
        </w:tc>
        <w:tc>
          <w:tcPr>
            <w:tcW w:w="1851" w:type="dxa"/>
          </w:tcPr>
          <w:p w14:paraId="09629FA0" w14:textId="77777777" w:rsidR="00840520" w:rsidRDefault="00840520">
            <w:pPr>
              <w:pStyle w:val="ITEABodyText"/>
              <w:cnfStyle w:val="000000010000" w:firstRow="0" w:lastRow="0" w:firstColumn="0" w:lastColumn="0" w:oddVBand="0" w:evenVBand="0" w:oddHBand="0" w:evenHBand="1" w:firstRowFirstColumn="0" w:firstRowLastColumn="0" w:lastRowFirstColumn="0" w:lastRowLastColumn="0"/>
            </w:pPr>
            <w:r>
              <w:t>Presentations(s)</w:t>
            </w:r>
          </w:p>
        </w:tc>
        <w:tc>
          <w:tcPr>
            <w:tcW w:w="3522" w:type="dxa"/>
          </w:tcPr>
          <w:p w14:paraId="27928608" w14:textId="73CB8814" w:rsidR="00840520" w:rsidRDefault="00840520">
            <w:pPr>
              <w:pStyle w:val="ITEABodyText"/>
              <w:cnfStyle w:val="000000010000" w:firstRow="0" w:lastRow="0" w:firstColumn="0" w:lastColumn="0" w:oddVBand="0" w:evenVBand="0" w:oddHBand="0" w:evenHBand="1" w:firstRowFirstColumn="0" w:firstRowLastColumn="0" w:lastRowFirstColumn="0" w:lastRowLastColumn="0"/>
            </w:pPr>
            <w:r>
              <w:t>Presentations of project achievements in the final project review (T7.3</w:t>
            </w:r>
            <w:ins w:id="1839" w:author="Latvakoski Juhani" w:date="2024-09-11T13:18:00Z">
              <w:r w:rsidR="00A76199">
                <w:t xml:space="preserve">) [VTT, WP leaders, UC leaders] </w:t>
              </w:r>
            </w:ins>
            <w:del w:id="1840" w:author="Latvakoski Juhani" w:date="2024-09-11T13:18:00Z">
              <w:r w:rsidDel="00A76199">
                <w:delText>)</w:delText>
              </w:r>
            </w:del>
            <w:ins w:id="1841" w:author="Latvakoski Juhani" w:date="2024-09-11T13:16:00Z">
              <w:r w:rsidR="00660625">
                <w:t>Reviewers: all partners</w:t>
              </w:r>
            </w:ins>
          </w:p>
        </w:tc>
        <w:tc>
          <w:tcPr>
            <w:tcW w:w="1494" w:type="dxa"/>
          </w:tcPr>
          <w:p w14:paraId="3B2CB0A1" w14:textId="77777777" w:rsidR="00840520" w:rsidRDefault="00840520">
            <w:pPr>
              <w:pStyle w:val="ITEABodyText"/>
              <w:cnfStyle w:val="000000010000" w:firstRow="0" w:lastRow="0" w:firstColumn="0" w:lastColumn="0" w:oddVBand="0" w:evenVBand="0" w:oddHBand="0" w:evenHBand="1" w:firstRowFirstColumn="0" w:firstRowLastColumn="0" w:lastRowFirstColumn="0" w:lastRowLastColumn="0"/>
            </w:pPr>
            <w:r>
              <w:t>Confidential</w:t>
            </w:r>
          </w:p>
        </w:tc>
        <w:tc>
          <w:tcPr>
            <w:tcW w:w="1102" w:type="dxa"/>
          </w:tcPr>
          <w:p w14:paraId="3C80F485" w14:textId="77777777" w:rsidR="00840520" w:rsidRDefault="00840520">
            <w:pPr>
              <w:pStyle w:val="ITEABodyText"/>
              <w:cnfStyle w:val="000000010000" w:firstRow="0" w:lastRow="0" w:firstColumn="0" w:lastColumn="0" w:oddVBand="0" w:evenVBand="0" w:oddHBand="0" w:evenHBand="1" w:firstRowFirstColumn="0" w:firstRowLastColumn="0" w:lastRowFirstColumn="0" w:lastRowLastColumn="0"/>
            </w:pPr>
            <w:r>
              <w:t>MS11</w:t>
            </w:r>
          </w:p>
        </w:tc>
      </w:tr>
    </w:tbl>
    <w:p w14:paraId="1220CDF6" w14:textId="77777777" w:rsidR="00840520" w:rsidRDefault="00840520" w:rsidP="00840520"/>
    <w:p w14:paraId="647815C9" w14:textId="34BAFBAA" w:rsidR="004F2699" w:rsidRDefault="004F2699">
      <w:pPr>
        <w:spacing w:before="0" w:after="200" w:line="276" w:lineRule="auto"/>
        <w:rPr>
          <w:rFonts w:asciiTheme="minorHAnsi" w:hAnsiTheme="minorHAnsi"/>
          <w:color w:val="000000" w:themeColor="text1"/>
          <w:sz w:val="22"/>
          <w:lang w:eastAsia="en-US"/>
        </w:rPr>
      </w:pPr>
    </w:p>
    <w:p w14:paraId="6D1B2AE2" w14:textId="77777777" w:rsidR="00C163ED" w:rsidRDefault="00C163ED" w:rsidP="007C79F1">
      <w:pPr>
        <w:pStyle w:val="BodyText"/>
        <w:rPr>
          <w:lang w:eastAsia="en-US"/>
        </w:rPr>
      </w:pPr>
    </w:p>
    <w:p w14:paraId="286A8768" w14:textId="34502049" w:rsidR="007658EB" w:rsidRDefault="007658EB" w:rsidP="007658EB">
      <w:pPr>
        <w:pStyle w:val="Heading2"/>
        <w:rPr>
          <w:lang w:val="en-GB"/>
        </w:rPr>
      </w:pPr>
      <w:bookmarkStart w:id="1842" w:name="_Toc122018257"/>
      <w:r>
        <w:t xml:space="preserve">Annex </w:t>
      </w:r>
      <w:r w:rsidR="0012295A">
        <w:t>F</w:t>
      </w:r>
      <w:r w:rsidRPr="008E4F0E">
        <w:rPr>
          <w:lang w:val="en-GB"/>
        </w:rPr>
        <w:t xml:space="preserve"> </w:t>
      </w:r>
      <w:r>
        <w:rPr>
          <w:lang w:val="en-GB"/>
        </w:rPr>
        <w:t>References</w:t>
      </w:r>
      <w:bookmarkEnd w:id="1842"/>
    </w:p>
    <w:p w14:paraId="10D58D9E" w14:textId="7194A906" w:rsidR="005D7CD0" w:rsidRPr="000F5168" w:rsidRDefault="306F1D64" w:rsidP="00C81F2A">
      <w:pPr>
        <w:pStyle w:val="References"/>
      </w:pPr>
      <w:r>
        <w:t>M.R. Endsley “Toward a theory of situation awareness in dynamic systems,” Human Factors, 1995</w:t>
      </w:r>
    </w:p>
    <w:p w14:paraId="61E1A457" w14:textId="60C0711B" w:rsidR="007658EB" w:rsidRPr="000F5168" w:rsidRDefault="306F1D64" w:rsidP="00C81F2A">
      <w:pPr>
        <w:pStyle w:val="References"/>
        <w:rPr>
          <w:rStyle w:val="Hyperlink"/>
          <w:color w:val="auto"/>
          <w:u w:val="none"/>
        </w:rPr>
      </w:pPr>
      <w:r>
        <w:t xml:space="preserve">Rose S., Borchert O., Mitchell S., Connelly S. Zero Trust Architecture. NIST special publication 800-207. </w:t>
      </w:r>
      <w:hyperlink r:id="rId73">
        <w:r w:rsidRPr="502B5C9D">
          <w:rPr>
            <w:rStyle w:val="Hyperlink"/>
            <w:color w:val="auto"/>
            <w:u w:val="none"/>
          </w:rPr>
          <w:t>https://doi.org/10.6028/NIST.SP.800-207</w:t>
        </w:r>
      </w:hyperlink>
    </w:p>
    <w:p w14:paraId="6CF9D325" w14:textId="51C00F32" w:rsidR="00760DD7" w:rsidRPr="000F5168" w:rsidRDefault="329AF691" w:rsidP="00C81F2A">
      <w:pPr>
        <w:pStyle w:val="References"/>
      </w:pPr>
      <w:r>
        <w:t xml:space="preserve">W3C. </w:t>
      </w:r>
      <w:hyperlink r:id="rId74">
        <w:r w:rsidRPr="502B5C9D">
          <w:rPr>
            <w:rStyle w:val="Hyperlink"/>
            <w:color w:val="auto"/>
            <w:u w:val="none"/>
          </w:rPr>
          <w:t xml:space="preserve">Decentralized Identifiers (DIDs) v1.0 – Core architecture, data model, and representations. W3C proposed recommendation 03 August 2021. </w:t>
        </w:r>
      </w:hyperlink>
      <w:r>
        <w:t xml:space="preserve">Available online </w:t>
      </w:r>
      <w:hyperlink r:id="rId75">
        <w:r w:rsidRPr="502B5C9D">
          <w:rPr>
            <w:rStyle w:val="Hyperlink"/>
            <w:color w:val="auto"/>
            <w:u w:val="none"/>
          </w:rPr>
          <w:t>https://www.w3.org/TR/did-core/</w:t>
        </w:r>
      </w:hyperlink>
      <w:r>
        <w:t xml:space="preserve"> Accessed on 28th Apr 2022.</w:t>
      </w:r>
    </w:p>
    <w:p w14:paraId="47261832" w14:textId="5013CAB4" w:rsidR="00760DD7" w:rsidRPr="000F5168" w:rsidRDefault="329AF691" w:rsidP="00C81F2A">
      <w:pPr>
        <w:pStyle w:val="References"/>
      </w:pPr>
      <w:proofErr w:type="spellStart"/>
      <w:r>
        <w:t>Sovrin</w:t>
      </w:r>
      <w:proofErr w:type="spellEnd"/>
      <w:r>
        <w:t xml:space="preserve">. Self-sovereign Identity and IoT. </w:t>
      </w:r>
      <w:proofErr w:type="spellStart"/>
      <w:r>
        <w:t>Sovrin</w:t>
      </w:r>
      <w:proofErr w:type="spellEnd"/>
      <w:r>
        <w:t xml:space="preserve"> foundation SSI in IoT task force. Aug 2020. Available online </w:t>
      </w:r>
      <w:hyperlink r:id="rId76">
        <w:r w:rsidRPr="502B5C9D">
          <w:rPr>
            <w:rStyle w:val="Hyperlink"/>
            <w:color w:val="auto"/>
            <w:u w:val="none"/>
          </w:rPr>
          <w:t>https://sovrin.org/wp-content/uploads/SSI-in-IoT-whitepaper_Sovrin-design.pdf</w:t>
        </w:r>
      </w:hyperlink>
      <w:r>
        <w:t xml:space="preserve"> Accessed on 28th Apr 2022.</w:t>
      </w:r>
    </w:p>
    <w:p w14:paraId="1B7B036B" w14:textId="2254378E" w:rsidR="00760DD7" w:rsidRPr="000F5168" w:rsidRDefault="329AF691" w:rsidP="00C81F2A">
      <w:pPr>
        <w:pStyle w:val="References"/>
      </w:pPr>
      <w:r>
        <w:t xml:space="preserve">BCG. Me, myself and (SS)I. Available online </w:t>
      </w:r>
      <w:hyperlink r:id="rId77">
        <w:r w:rsidRPr="502B5C9D">
          <w:rPr>
            <w:rStyle w:val="Hyperlink"/>
            <w:color w:val="auto"/>
            <w:u w:val="none"/>
          </w:rPr>
          <w:t>https://web-assets.bcg.com/6b/6d/84e00cad4c939c870d833b96321c/white-paper-me-myself-ssi.pdf</w:t>
        </w:r>
      </w:hyperlink>
      <w:r>
        <w:t xml:space="preserve"> Accessed on 28th Apr 2022</w:t>
      </w:r>
    </w:p>
    <w:p w14:paraId="327927D5" w14:textId="13E40619" w:rsidR="00760DD7" w:rsidRPr="000F5168" w:rsidRDefault="329AF691" w:rsidP="00C81F2A">
      <w:pPr>
        <w:pStyle w:val="References"/>
      </w:pPr>
      <w:r>
        <w:t xml:space="preserve">Trust over IP Foundation. Introduction to Trust Over IP. Version 2.0. 17th November 2021. Available online </w:t>
      </w:r>
      <w:hyperlink r:id="rId78">
        <w:r w:rsidRPr="502B5C9D">
          <w:rPr>
            <w:rStyle w:val="Hyperlink"/>
            <w:color w:val="auto"/>
            <w:u w:val="none"/>
          </w:rPr>
          <w:t>Introduction-to-ToIP-V2.0-2021-11-17.pdf (trustoverip.org)</w:t>
        </w:r>
      </w:hyperlink>
      <w:r>
        <w:t xml:space="preserve"> Accessed on 28th Apr 2022</w:t>
      </w:r>
    </w:p>
    <w:p w14:paraId="47BBBAD8" w14:textId="2DCAB9CF" w:rsidR="001F7EE6" w:rsidRPr="000F5168" w:rsidRDefault="7ACE8742" w:rsidP="00C81F2A">
      <w:pPr>
        <w:pStyle w:val="References"/>
      </w:pPr>
      <w:r>
        <w:t xml:space="preserve">Liu X, Farahani B, </w:t>
      </w:r>
      <w:proofErr w:type="spellStart"/>
      <w:r>
        <w:t>Firouzi</w:t>
      </w:r>
      <w:proofErr w:type="spellEnd"/>
      <w:r>
        <w:t xml:space="preserve"> F. Distributed ledger technology. Intelligent Internet of Things.   Springer 2020 pp. 393-431. ISBN 978. -3-030-30367-9. https://doi.org/10.1007/978-3-030-30367-9  </w:t>
      </w:r>
    </w:p>
    <w:p w14:paraId="07FBDEB1" w14:textId="5547140A" w:rsidR="001F7EE6" w:rsidRPr="000F5168" w:rsidRDefault="7ACE8742" w:rsidP="00C81F2A">
      <w:pPr>
        <w:pStyle w:val="References"/>
      </w:pPr>
      <w:r>
        <w:t xml:space="preserve">Nakamoto S. Bitcoin: a peer-to-peer electronic cash system. Decentralized </w:t>
      </w:r>
      <w:proofErr w:type="spellStart"/>
      <w:r>
        <w:t>Busi</w:t>
      </w:r>
      <w:proofErr w:type="spellEnd"/>
      <w:r>
        <w:t xml:space="preserve"> Rev. 2008:1-9. https://bitcoin.org/bitcoin.pdf Accessed. January 30, 2021</w:t>
      </w:r>
    </w:p>
    <w:p w14:paraId="67287375" w14:textId="4B02CFD8" w:rsidR="001F7EE6" w:rsidRPr="000F5168" w:rsidRDefault="1C481167" w:rsidP="00C81F2A">
      <w:pPr>
        <w:pStyle w:val="References"/>
      </w:pPr>
      <w:r>
        <w:t xml:space="preserve">Latvakoski J., Roelands M., Tilvis M., Genga L., Santos G., </w:t>
      </w:r>
      <w:proofErr w:type="spellStart"/>
      <w:r>
        <w:t>Marreiros</w:t>
      </w:r>
      <w:proofErr w:type="spellEnd"/>
      <w:r>
        <w:t xml:space="preserve"> G., Vale Z., Hoste L., van </w:t>
      </w:r>
      <w:proofErr w:type="spellStart"/>
      <w:r>
        <w:t>Reamdonck</w:t>
      </w:r>
      <w:proofErr w:type="spellEnd"/>
      <w:r>
        <w:t xml:space="preserve"> W., Zannone N. </w:t>
      </w:r>
      <w:proofErr w:type="spellStart"/>
      <w:r>
        <w:t>Horisontal</w:t>
      </w:r>
      <w:proofErr w:type="spellEnd"/>
      <w:r>
        <w:t xml:space="preserve"> Solutions for Cyber-Physical Systems evaluated in Energy </w:t>
      </w:r>
      <w:proofErr w:type="spellStart"/>
      <w:r>
        <w:t>Flexiblity</w:t>
      </w:r>
      <w:proofErr w:type="spellEnd"/>
      <w:r>
        <w:t xml:space="preserve"> and Traffic accident cases. M2Mgrids project publication. Available online </w:t>
      </w:r>
      <w:hyperlink r:id="rId79">
        <w:r w:rsidRPr="502B5C9D">
          <w:rPr>
            <w:rStyle w:val="Hyperlink"/>
            <w:color w:val="auto"/>
            <w:u w:val="none"/>
          </w:rPr>
          <w:t>https://itea3.org/project/result/download/7344/Horizontal%20Solutions%20for%20Cyber-Physical%20Systems%20evaluated%20in%20Energy%20Flexibility%20and%20Traffic%20Accident%20cases.pdf</w:t>
        </w:r>
      </w:hyperlink>
      <w:r>
        <w:t xml:space="preserve">  34p</w:t>
      </w:r>
      <w:r w:rsidR="7ACE8742">
        <w:t>.</w:t>
      </w:r>
    </w:p>
    <w:p w14:paraId="41BE41CE" w14:textId="76506FD9" w:rsidR="0032041E" w:rsidRPr="000F5168" w:rsidRDefault="32747F45" w:rsidP="00C81F2A">
      <w:pPr>
        <w:pStyle w:val="References"/>
      </w:pPr>
      <w:r>
        <w:t xml:space="preserve">International data spaces association, </w:t>
      </w:r>
      <w:hyperlink r:id="rId80">
        <w:r w:rsidR="0153CE5B" w:rsidRPr="502B5C9D">
          <w:rPr>
            <w:rStyle w:val="Hyperlink"/>
            <w:color w:val="auto"/>
            <w:u w:val="none"/>
          </w:rPr>
          <w:t>https://www.internationaldataspaces.org/</w:t>
        </w:r>
      </w:hyperlink>
    </w:p>
    <w:p w14:paraId="06F877E2" w14:textId="06DFD03F" w:rsidR="0067579E" w:rsidRPr="000F5168" w:rsidRDefault="0153CE5B" w:rsidP="00C81F2A">
      <w:pPr>
        <w:pStyle w:val="References"/>
      </w:pPr>
      <w:r>
        <w:t>International data spaces association, https://www.internationaldataspaces.org/</w:t>
      </w:r>
    </w:p>
    <w:p w14:paraId="051BD8DF" w14:textId="5344B077" w:rsidR="0067579E" w:rsidRPr="000F5168" w:rsidRDefault="0153CE5B" w:rsidP="00C81F2A">
      <w:pPr>
        <w:pStyle w:val="References"/>
      </w:pPr>
      <w:r>
        <w:t>GDPR</w:t>
      </w:r>
    </w:p>
    <w:p w14:paraId="185B863B" w14:textId="0D32AC2F" w:rsidR="0067579E" w:rsidRPr="000F5168" w:rsidRDefault="0153CE5B" w:rsidP="00C81F2A">
      <w:pPr>
        <w:pStyle w:val="References"/>
      </w:pPr>
      <w:r>
        <w:t>EU commission DG Communications Networks, Content &amp; Technology. Study on data sharing between companies in Europe. 158p</w:t>
      </w:r>
    </w:p>
    <w:p w14:paraId="0A394726" w14:textId="6C045094" w:rsidR="0067579E" w:rsidRPr="000F5168" w:rsidRDefault="0153CE5B" w:rsidP="00C81F2A">
      <w:pPr>
        <w:pStyle w:val="References"/>
      </w:pPr>
      <w:r>
        <w:t>EU commission working document. Guidance on sharing private sector data in the European data economy. 4/2018. 19 p.</w:t>
      </w:r>
    </w:p>
    <w:p w14:paraId="526B3BBE" w14:textId="7C941EDF" w:rsidR="0067579E" w:rsidRPr="000F5168" w:rsidRDefault="0153CE5B" w:rsidP="00C81F2A">
      <w:pPr>
        <w:pStyle w:val="References"/>
      </w:pPr>
      <w:r>
        <w:t xml:space="preserve">Big data value association, BDVA, </w:t>
      </w:r>
      <w:hyperlink r:id="rId81">
        <w:r w:rsidRPr="502B5C9D">
          <w:rPr>
            <w:rStyle w:val="Hyperlink"/>
            <w:color w:val="auto"/>
            <w:u w:val="none"/>
          </w:rPr>
          <w:t>http://www.bdva.eu/</w:t>
        </w:r>
      </w:hyperlink>
    </w:p>
    <w:p w14:paraId="76DFD80A" w14:textId="59713A6F" w:rsidR="0067579E" w:rsidRPr="001C0AC2" w:rsidRDefault="0153CE5B" w:rsidP="00C81F2A">
      <w:pPr>
        <w:pStyle w:val="References"/>
        <w:rPr>
          <w:lang w:val="fi-FI"/>
        </w:rPr>
      </w:pPr>
      <w:r>
        <w:t xml:space="preserve">Latvakoski, J. Small world for dynamic wireless cyber-physical systems. Academic Dissertation publication VTT Science 142. December 2016. 102p. + app. 163p. ISBN 978-951-38-8477-2. </w:t>
      </w:r>
      <w:r w:rsidRPr="502B5C9D">
        <w:rPr>
          <w:lang w:val="nl-BE"/>
        </w:rPr>
        <w:t xml:space="preserve">ISBN 978-951-38-8476-5. </w:t>
      </w:r>
      <w:r w:rsidRPr="502B5C9D">
        <w:rPr>
          <w:lang w:val="fi-FI"/>
        </w:rPr>
        <w:t>Online http://www.vtt.fi/inf/pdf/science/2016/S142.pdf</w:t>
      </w:r>
    </w:p>
    <w:p w14:paraId="046FE6AE" w14:textId="45EC7CEA" w:rsidR="0067579E" w:rsidRPr="000F5168" w:rsidRDefault="0153CE5B" w:rsidP="00C81F2A">
      <w:pPr>
        <w:pStyle w:val="References"/>
      </w:pPr>
      <w:bookmarkStart w:id="1843" w:name="_Hlk119413756"/>
      <w:r>
        <w:t xml:space="preserve">Latvakoski J., Roelands M., Tilvis M., Genga L., Santos G., </w:t>
      </w:r>
      <w:proofErr w:type="spellStart"/>
      <w:r>
        <w:t>Marreiros</w:t>
      </w:r>
      <w:proofErr w:type="spellEnd"/>
      <w:r>
        <w:t xml:space="preserve"> G., Vale Z., Hoste L., van </w:t>
      </w:r>
      <w:proofErr w:type="spellStart"/>
      <w:r>
        <w:t>Reamdonck</w:t>
      </w:r>
      <w:proofErr w:type="spellEnd"/>
      <w:r>
        <w:t xml:space="preserve"> W., Zannone N. </w:t>
      </w:r>
      <w:proofErr w:type="spellStart"/>
      <w:r>
        <w:t>Horisontal</w:t>
      </w:r>
      <w:proofErr w:type="spellEnd"/>
      <w:r>
        <w:t xml:space="preserve"> Solutions for Cyber-Physical Systems evaluated in Energy </w:t>
      </w:r>
      <w:proofErr w:type="spellStart"/>
      <w:r>
        <w:t>Flexiblity</w:t>
      </w:r>
      <w:proofErr w:type="spellEnd"/>
      <w:r>
        <w:t xml:space="preserve"> and Traffic accident cases. M2Mgrids project publication. </w:t>
      </w:r>
      <w:bookmarkEnd w:id="1843"/>
      <w:r>
        <w:t xml:space="preserve">Available online </w:t>
      </w:r>
      <w:hyperlink r:id="rId82">
        <w:r w:rsidRPr="502B5C9D">
          <w:rPr>
            <w:rStyle w:val="Hyperlink"/>
            <w:color w:val="auto"/>
            <w:u w:val="none"/>
          </w:rPr>
          <w:t>https://itea3.org/project/result/download/7344/Horizontal%20Solutions%20for%20Cyber-Physical%20Systems%20evaluated%20in%20Energy%20Flexibility%20and%20Traffic%20Accident%20cases.pdf</w:t>
        </w:r>
      </w:hyperlink>
      <w:r>
        <w:t xml:space="preserve">  34p.</w:t>
      </w:r>
    </w:p>
    <w:p w14:paraId="53F15C2E" w14:textId="70310D2A" w:rsidR="0067579E" w:rsidRPr="000F5168" w:rsidRDefault="0153CE5B" w:rsidP="00C81F2A">
      <w:pPr>
        <w:pStyle w:val="References"/>
      </w:pPr>
      <w:r>
        <w:t xml:space="preserve">Latvakoski J., Heikkinen J. A Trustworthy communication hub for Cyber-physical systems. MDPI Future Internet Journal. </w:t>
      </w:r>
      <w:r w:rsidRPr="502B5C9D">
        <w:rPr>
          <w:rStyle w:val="Emphasis"/>
          <w:i w:val="0"/>
          <w:iCs w:val="0"/>
        </w:rPr>
        <w:t>Future Internet</w:t>
      </w:r>
      <w:r>
        <w:t xml:space="preserve"> 2019, </w:t>
      </w:r>
      <w:r w:rsidRPr="502B5C9D">
        <w:rPr>
          <w:rStyle w:val="Emphasis"/>
          <w:i w:val="0"/>
          <w:iCs w:val="0"/>
        </w:rPr>
        <w:t>11</w:t>
      </w:r>
      <w:r>
        <w:t>(10), 211; https://doi.org/10.3390/fi11100211 (registering DOI) 38p.</w:t>
      </w:r>
    </w:p>
    <w:p w14:paraId="6D6A28AD" w14:textId="24D2F5ED" w:rsidR="0067579E" w:rsidRPr="000F5168" w:rsidRDefault="00000000" w:rsidP="00C81F2A">
      <w:pPr>
        <w:pStyle w:val="References"/>
      </w:pPr>
      <w:hyperlink r:id="rId83">
        <w:r w:rsidR="0153CE5B" w:rsidRPr="502B5C9D">
          <w:rPr>
            <w:rStyle w:val="Hyperlink"/>
            <w:color w:val="auto"/>
            <w:u w:val="none"/>
          </w:rPr>
          <w:t>https://www.zionmarketresearch.com/news/medical-transport-services-market</w:t>
        </w:r>
      </w:hyperlink>
      <w:r w:rsidR="0153CE5B">
        <w:t xml:space="preserve"> </w:t>
      </w:r>
    </w:p>
    <w:p w14:paraId="1CA75821" w14:textId="4C314DB4" w:rsidR="0067579E" w:rsidRPr="000F5168" w:rsidRDefault="0153CE5B" w:rsidP="00C81F2A">
      <w:pPr>
        <w:pStyle w:val="References"/>
      </w:pPr>
      <w:r w:rsidRPr="502B5C9D">
        <w:rPr>
          <w:lang w:val="nl-BE"/>
        </w:rPr>
        <w:t xml:space="preserve">Ding, Q., Gao, S., Zhu, J., &amp; Yuan, C. (2019). </w:t>
      </w:r>
      <w:r>
        <w:t>Permissioned blockchain-based double-layer framework for product traceability system. IEEE Access, 8, 6209-6225.</w:t>
      </w:r>
    </w:p>
    <w:p w14:paraId="7263C874" w14:textId="1A7ECC9B" w:rsidR="0067579E" w:rsidRPr="000F5168" w:rsidRDefault="0153CE5B" w:rsidP="00C81F2A">
      <w:pPr>
        <w:pStyle w:val="References"/>
      </w:pPr>
      <w:r>
        <w:t xml:space="preserve">Westerkamp, M., Victor, F., &amp; </w:t>
      </w:r>
      <w:proofErr w:type="spellStart"/>
      <w:r>
        <w:t>Küpper</w:t>
      </w:r>
      <w:proofErr w:type="spellEnd"/>
      <w:r>
        <w:t>, A. (2020). Tracing manufacturing processes using blockchain-based token compositions. Digital Communications and Networks, 6(2), 167-176</w:t>
      </w:r>
    </w:p>
    <w:p w14:paraId="62B73CEF" w14:textId="0D7C2476" w:rsidR="00682CA3" w:rsidRPr="000F5168" w:rsidRDefault="5B06A539" w:rsidP="00C81F2A">
      <w:pPr>
        <w:pStyle w:val="References"/>
      </w:pPr>
      <w:r>
        <w:t xml:space="preserve">Liu, X., </w:t>
      </w:r>
      <w:proofErr w:type="spellStart"/>
      <w:r>
        <w:t>Barenji</w:t>
      </w:r>
      <w:proofErr w:type="spellEnd"/>
      <w:r>
        <w:t>, A. V., Li, Z., Montreuil, B., &amp; Huang, G. Q. (2021). Blockchain-based smart tracking and tracing platform for drug supply chain. Computers &amp; Industrial Engineering, 161, 107669</w:t>
      </w:r>
    </w:p>
    <w:p w14:paraId="2AA9770A" w14:textId="6E8F87A6" w:rsidR="00682CA3" w:rsidRPr="000F5168" w:rsidRDefault="5B06A539" w:rsidP="00C81F2A">
      <w:pPr>
        <w:pStyle w:val="References"/>
      </w:pPr>
      <w:proofErr w:type="spellStart"/>
      <w:r>
        <w:t>Musamih</w:t>
      </w:r>
      <w:proofErr w:type="spellEnd"/>
      <w:r>
        <w:t xml:space="preserve">, A., Salah, K., Jayaraman, R., Arshad, J., </w:t>
      </w:r>
      <w:proofErr w:type="spellStart"/>
      <w:r>
        <w:t>Debe</w:t>
      </w:r>
      <w:proofErr w:type="spellEnd"/>
      <w:r>
        <w:t xml:space="preserve">, M., Al-Hammadi, Y., &amp; </w:t>
      </w:r>
      <w:proofErr w:type="spellStart"/>
      <w:r>
        <w:t>Ellahham</w:t>
      </w:r>
      <w:proofErr w:type="spellEnd"/>
      <w:r>
        <w:t>, S. (2021). A blockchain-based approach for drug traceability in healthcare supply chain. IEEE access, 9, 9728-9743</w:t>
      </w:r>
    </w:p>
    <w:p w14:paraId="424888C9" w14:textId="1353E1C5" w:rsidR="00682CA3" w:rsidRPr="000F5168" w:rsidRDefault="5B06A539" w:rsidP="00C81F2A">
      <w:pPr>
        <w:pStyle w:val="References"/>
      </w:pPr>
      <w:r>
        <w:t xml:space="preserve">Ahmed, M., </w:t>
      </w:r>
      <w:proofErr w:type="spellStart"/>
      <w:r>
        <w:t>Taconet</w:t>
      </w:r>
      <w:proofErr w:type="spellEnd"/>
      <w:r>
        <w:t xml:space="preserve">, C., </w:t>
      </w:r>
      <w:proofErr w:type="spellStart"/>
      <w:r>
        <w:t>Ould</w:t>
      </w:r>
      <w:proofErr w:type="spellEnd"/>
      <w:r>
        <w:t xml:space="preserve">, M., </w:t>
      </w:r>
      <w:proofErr w:type="spellStart"/>
      <w:r>
        <w:t>Chabridon</w:t>
      </w:r>
      <w:proofErr w:type="spellEnd"/>
      <w:r>
        <w:t xml:space="preserve">, S., &amp; </w:t>
      </w:r>
      <w:proofErr w:type="spellStart"/>
      <w:r>
        <w:t>Bouzeghoub</w:t>
      </w:r>
      <w:proofErr w:type="spellEnd"/>
      <w:r>
        <w:t>, A. (2021). IoT data qualification for a logistic chain traceability smart contract. Sensors, 21(6), 2239.</w:t>
      </w:r>
    </w:p>
    <w:p w14:paraId="73B44BCD" w14:textId="1408FCCA" w:rsidR="00682CA3" w:rsidRPr="000F5168" w:rsidRDefault="5B06A539" w:rsidP="00C81F2A">
      <w:pPr>
        <w:pStyle w:val="References"/>
      </w:pPr>
      <w:r>
        <w:t>Yong, B., Shen, J., Liu, X., Li, F., Chen, H., &amp; Zhou, Q. (2020). An intelligent blockchain-based system for safe vaccine supply and supervision. International Journal of Information Management, 52, 102024</w:t>
      </w:r>
    </w:p>
    <w:p w14:paraId="66CCEDEF" w14:textId="37D68A08" w:rsidR="00682CA3" w:rsidRPr="000F5168" w:rsidRDefault="00000000" w:rsidP="00C81F2A">
      <w:pPr>
        <w:pStyle w:val="References"/>
      </w:pPr>
      <w:hyperlink r:id="rId84">
        <w:r w:rsidR="5B06A539">
          <w:t>https://www.bain.com/insights/traceability-the-next-supply-chain-revolution/</w:t>
        </w:r>
      </w:hyperlink>
    </w:p>
    <w:p w14:paraId="5ED0CA68" w14:textId="3C7A14AC" w:rsidR="00682CA3" w:rsidRPr="000F5168" w:rsidRDefault="00000000" w:rsidP="00C81F2A">
      <w:pPr>
        <w:pStyle w:val="References"/>
      </w:pPr>
      <w:hyperlink r:id="rId85">
        <w:r w:rsidR="5B06A539">
          <w:t>https://everledger.io/</w:t>
        </w:r>
      </w:hyperlink>
    </w:p>
    <w:p w14:paraId="0AF1D6CB" w14:textId="3277D411" w:rsidR="00682CA3" w:rsidRPr="000F5168" w:rsidRDefault="00000000" w:rsidP="00C81F2A">
      <w:pPr>
        <w:pStyle w:val="References"/>
      </w:pPr>
      <w:hyperlink r:id="rId86">
        <w:r w:rsidR="5B06A539">
          <w:t>https://www.scantrust.com/</w:t>
        </w:r>
      </w:hyperlink>
    </w:p>
    <w:p w14:paraId="3661D864" w14:textId="3A0F51E3" w:rsidR="00682CA3" w:rsidRPr="000F5168" w:rsidRDefault="00000000" w:rsidP="00C81F2A">
      <w:pPr>
        <w:pStyle w:val="References"/>
      </w:pPr>
      <w:hyperlink r:id="rId87">
        <w:r w:rsidR="5B06A539">
          <w:t>https://trustrace.com/</w:t>
        </w:r>
      </w:hyperlink>
    </w:p>
    <w:p w14:paraId="7EC2F1D3" w14:textId="06C57305" w:rsidR="00A53660" w:rsidRPr="000F5168" w:rsidRDefault="31A96246" w:rsidP="00C81F2A">
      <w:pPr>
        <w:pStyle w:val="References"/>
        <w:rPr>
          <w:rStyle w:val="Hyperlink"/>
          <w:color w:val="auto"/>
          <w:u w:val="none"/>
        </w:rPr>
      </w:pPr>
      <w:r>
        <w:t>Za</w:t>
      </w:r>
      <w:r w:rsidR="6E752A60">
        <w:t xml:space="preserve">idi, S.S.A., Ansari, M.S., Aslam, A., Kanwal, N., Asghar, M., Lee, B.: A survey of modern deep </w:t>
      </w:r>
      <w:proofErr w:type="gramStart"/>
      <w:r w:rsidR="6E752A60">
        <w:t>learning based</w:t>
      </w:r>
      <w:proofErr w:type="gramEnd"/>
      <w:r w:rsidR="6E752A60">
        <w:t xml:space="preserve"> object detection models. Digital Signal Processing. 126, 103514 (2022). </w:t>
      </w:r>
      <w:hyperlink r:id="rId88">
        <w:r w:rsidR="7BDDFA66" w:rsidRPr="502B5C9D">
          <w:rPr>
            <w:rStyle w:val="Hyperlink"/>
            <w:color w:val="auto"/>
            <w:u w:val="none"/>
          </w:rPr>
          <w:t>https://doi.org/10.1016/j.dsp.2022.103514</w:t>
        </w:r>
      </w:hyperlink>
    </w:p>
    <w:p w14:paraId="2E8B0026" w14:textId="5FDA4CDF" w:rsidR="00D822D3" w:rsidRPr="000F5168" w:rsidRDefault="7BDDFA66" w:rsidP="00C81F2A">
      <w:pPr>
        <w:pStyle w:val="References"/>
      </w:pPr>
      <w:r>
        <w:t xml:space="preserve">Dhillon, A., Verma, G.K. Convolutional neural network: a review of models, </w:t>
      </w:r>
      <w:proofErr w:type="gramStart"/>
      <w:r>
        <w:t>methodologies</w:t>
      </w:r>
      <w:proofErr w:type="gramEnd"/>
      <w:r>
        <w:t xml:space="preserve"> and applications to object detection. Prog </w:t>
      </w:r>
      <w:proofErr w:type="spellStart"/>
      <w:r>
        <w:t>Artif</w:t>
      </w:r>
      <w:proofErr w:type="spellEnd"/>
      <w:r>
        <w:t xml:space="preserve"> </w:t>
      </w:r>
      <w:proofErr w:type="spellStart"/>
      <w:r>
        <w:t>Intell</w:t>
      </w:r>
      <w:proofErr w:type="spellEnd"/>
      <w:r>
        <w:t> 9, 85–112 (2020). https://doi.org/10.1007/s13748-019-00203-0</w:t>
      </w:r>
    </w:p>
    <w:p w14:paraId="25918EDE" w14:textId="54C400D8" w:rsidR="00D822D3" w:rsidRPr="000F5168" w:rsidRDefault="7BDDFA66" w:rsidP="00C81F2A">
      <w:pPr>
        <w:pStyle w:val="References"/>
      </w:pPr>
      <w:r>
        <w:t xml:space="preserve">Yao, </w:t>
      </w:r>
      <w:proofErr w:type="spellStart"/>
      <w:r>
        <w:t>Guangle</w:t>
      </w:r>
      <w:proofErr w:type="spellEnd"/>
      <w:r>
        <w:t xml:space="preserve">, Lei, Tao, Zhong, </w:t>
      </w:r>
      <w:proofErr w:type="spellStart"/>
      <w:r>
        <w:t>Jiandan</w:t>
      </w:r>
      <w:proofErr w:type="spellEnd"/>
      <w:r>
        <w:t>: A review of Convolutional-Neural-Network-based action recognition, Pattern Recognition Letters, Volume 118, 1 February 2019, Pages 14-22</w:t>
      </w:r>
    </w:p>
    <w:p w14:paraId="5C22A50D" w14:textId="7E6145A4" w:rsidR="00D822D3" w:rsidRPr="000F5168" w:rsidRDefault="7BDDFA66" w:rsidP="00C81F2A">
      <w:pPr>
        <w:pStyle w:val="References"/>
      </w:pPr>
      <w:r>
        <w:t>Hu, X., Dai, J., Li, M., Peng, C., Li, Y., Du, S.: Online human action detection and anticipation in videos: A survey. Neurocomputing. 491, 395–413 (2022). https://doi.org/10.1016/j.neucom.2022.03.069</w:t>
      </w:r>
    </w:p>
    <w:p w14:paraId="3822CBB9" w14:textId="74B9A959" w:rsidR="00D822D3" w:rsidRPr="000F5168" w:rsidRDefault="7BDDFA66" w:rsidP="00C81F2A">
      <w:pPr>
        <w:pStyle w:val="References"/>
      </w:pPr>
      <w:r>
        <w:t>Li, D., Wang, R., Chen, P., Xie, C., Zhou, Q., Jia, X.: Visual Feature Learning on Video Object and Human Action Detection: A Systematic Review. Micromachines. 13, 72 (2021). https://doi.org/10.3390/mi13010072</w:t>
      </w:r>
    </w:p>
    <w:p w14:paraId="29EE568B" w14:textId="11A2B671" w:rsidR="00D822D3" w:rsidRPr="000F5168" w:rsidRDefault="7BDDFA66" w:rsidP="00C81F2A">
      <w:pPr>
        <w:pStyle w:val="References"/>
      </w:pPr>
      <w:r>
        <w:t xml:space="preserve">Pareek, P., Thakkar, A.: A survey on video-based Human Action Recognition: recent updates, datasets, challenges, and applications. </w:t>
      </w:r>
      <w:proofErr w:type="spellStart"/>
      <w:r>
        <w:t>Artif</w:t>
      </w:r>
      <w:proofErr w:type="spellEnd"/>
      <w:r>
        <w:t xml:space="preserve"> </w:t>
      </w:r>
      <w:proofErr w:type="spellStart"/>
      <w:r>
        <w:t>Intell</w:t>
      </w:r>
      <w:proofErr w:type="spellEnd"/>
      <w:r>
        <w:t xml:space="preserve"> Rev. 54, 2259–2322 (2021). https://doi.org/10.1007/s10462-020-09904-8</w:t>
      </w:r>
    </w:p>
    <w:p w14:paraId="377AE046" w14:textId="2A3DD150" w:rsidR="00D822D3" w:rsidRPr="000F5168" w:rsidRDefault="7BDDFA66" w:rsidP="00C81F2A">
      <w:pPr>
        <w:pStyle w:val="References"/>
      </w:pPr>
      <w:r>
        <w:t xml:space="preserve">Jiao, L., Zhang, R., Liu, F., Yang, S., Hou, B., Li, L., Tang, X.: New Generation Deep Learning for Video Object Detection: A Survey. IEEE Trans. Neural </w:t>
      </w:r>
      <w:proofErr w:type="spellStart"/>
      <w:r>
        <w:t>Netw</w:t>
      </w:r>
      <w:proofErr w:type="spellEnd"/>
      <w:r>
        <w:t>. Learning Syst. 1–21 (2021). https://doi.org/10.1109/TNNLS.2021.3053249</w:t>
      </w:r>
    </w:p>
    <w:p w14:paraId="7FFAA5BB" w14:textId="2093AFC0" w:rsidR="00D822D3" w:rsidRPr="000F5168" w:rsidRDefault="7BDDFA66" w:rsidP="00C81F2A">
      <w:pPr>
        <w:pStyle w:val="References"/>
      </w:pPr>
      <w:r>
        <w:t xml:space="preserve">Zaidi, S.S.A., Ansari, M.S., Aslam, A., Kanwal, N., Asghar, M., Lee, B.: A survey of modern deep </w:t>
      </w:r>
      <w:proofErr w:type="gramStart"/>
      <w:r>
        <w:t>learning based</w:t>
      </w:r>
      <w:proofErr w:type="gramEnd"/>
      <w:r>
        <w:t xml:space="preserve"> object detection models. Digital Signal Processing. 126, 103514 (2022). https://doi.org/10.1016/j.dsp.2022.103514</w:t>
      </w:r>
    </w:p>
    <w:p w14:paraId="29C24A12" w14:textId="5CCA0961" w:rsidR="00D822D3" w:rsidRPr="000F5168" w:rsidRDefault="7BDDFA66" w:rsidP="00C81F2A">
      <w:pPr>
        <w:pStyle w:val="References"/>
      </w:pPr>
      <w:r>
        <w:t>European Commission, “</w:t>
      </w:r>
      <w:proofErr w:type="spellStart"/>
      <w:r>
        <w:t>REPowerEU</w:t>
      </w:r>
      <w:proofErr w:type="spellEnd"/>
      <w:r>
        <w:t xml:space="preserve"> Plan,” 2022. </w:t>
      </w:r>
      <w:hyperlink r:id="rId89">
        <w:r>
          <w:t>https://eur-lex.europa.eu/legal-content/EN/TXT/?uri=COM%3A2022%3A230%3AFIN</w:t>
        </w:r>
      </w:hyperlink>
    </w:p>
    <w:p w14:paraId="6E35F62C" w14:textId="4DD6A3A8" w:rsidR="00195A97" w:rsidRPr="000F5168" w:rsidRDefault="4C4C1133" w:rsidP="00C81F2A">
      <w:pPr>
        <w:pStyle w:val="References"/>
      </w:pPr>
      <w:r>
        <w:t>Fernando Lezama, Joao Soares, Bruno Canizes, Zita Vale, “Flexibility management model of home appliances to support DSO requests in smart grids,” Sustainable Cities and Society, Volume 55, 2020, https://doi.org/10.1016/j.scs.2020.102048</w:t>
      </w:r>
    </w:p>
    <w:p w14:paraId="2731F630" w14:textId="3E514091" w:rsidR="00195A97" w:rsidRPr="000F5168" w:rsidRDefault="4C4C1133" w:rsidP="00C81F2A">
      <w:pPr>
        <w:pStyle w:val="References"/>
      </w:pPr>
      <w:r>
        <w:t xml:space="preserve">ENTSO-E, “TSO-DSO Report: An integrated approach to active system management,” 2019. [Online]. Available: </w:t>
      </w:r>
      <w:hyperlink r:id="rId90">
        <w:r>
          <w:t>https://bit.ly/3qRs4pE</w:t>
        </w:r>
      </w:hyperlink>
      <w:r>
        <w:t>.</w:t>
      </w:r>
    </w:p>
    <w:p w14:paraId="42BE612F" w14:textId="4E26E107" w:rsidR="00195A97" w:rsidRPr="000F5168" w:rsidRDefault="4C4C1133" w:rsidP="00C81F2A">
      <w:pPr>
        <w:pStyle w:val="References"/>
      </w:pPr>
      <w:r>
        <w:t xml:space="preserve">J. Rodriguez-Garcia, D. </w:t>
      </w:r>
      <w:proofErr w:type="spellStart"/>
      <w:r>
        <w:t>Ribo</w:t>
      </w:r>
      <w:proofErr w:type="spellEnd"/>
      <w:r>
        <w:t xml:space="preserve">-Perez, C. Alvarez-Bel, and E. </w:t>
      </w:r>
      <w:proofErr w:type="spellStart"/>
      <w:r>
        <w:t>Penalvo</w:t>
      </w:r>
      <w:proofErr w:type="spellEnd"/>
      <w:r>
        <w:t xml:space="preserve">-Lopez, “Maximizing the Profit for Industrial Customers of Providing Operation Services in Electric Power Systems via a Parallel Particle Swarm Optimization Algorithm,” IEEE Access, vol. 8, pp. 24721–24733, 2020, </w:t>
      </w:r>
      <w:proofErr w:type="spellStart"/>
      <w:r>
        <w:t>doi</w:t>
      </w:r>
      <w:proofErr w:type="spellEnd"/>
      <w:r>
        <w:t>: 10.1109/ACCESS.2020.2970478</w:t>
      </w:r>
    </w:p>
    <w:p w14:paraId="1CA3286F" w14:textId="4493A807" w:rsidR="00195A97" w:rsidRPr="000F5168" w:rsidRDefault="4C4C1133" w:rsidP="00C81F2A">
      <w:pPr>
        <w:pStyle w:val="References"/>
      </w:pPr>
      <w:r>
        <w:t xml:space="preserve">D. </w:t>
      </w:r>
      <w:proofErr w:type="spellStart"/>
      <w:r>
        <w:t>Ribó</w:t>
      </w:r>
      <w:proofErr w:type="spellEnd"/>
      <w:r>
        <w:t xml:space="preserve">-Pérez, A. H. Van der </w:t>
      </w:r>
      <w:proofErr w:type="spellStart"/>
      <w:r>
        <w:t>Weijde</w:t>
      </w:r>
      <w:proofErr w:type="spellEnd"/>
      <w:r>
        <w:t xml:space="preserve">, and C. Álvarez-Bel, “Effects of self-generation in imperfectly competitive electricity markets: The case of Spain,” Energy Policy, vol. 133, 2019, </w:t>
      </w:r>
      <w:proofErr w:type="spellStart"/>
      <w:r>
        <w:t>doi</w:t>
      </w:r>
      <w:proofErr w:type="spellEnd"/>
      <w:r>
        <w:t>: 10.1016/j.enpol.2019.110920</w:t>
      </w:r>
    </w:p>
    <w:p w14:paraId="3A52F46E" w14:textId="6FA1F041" w:rsidR="00195A97" w:rsidRPr="000F5168" w:rsidRDefault="4C4C1133" w:rsidP="00C81F2A">
      <w:pPr>
        <w:pStyle w:val="References"/>
      </w:pPr>
      <w:r>
        <w:t xml:space="preserve">S. </w:t>
      </w:r>
      <w:proofErr w:type="spellStart"/>
      <w:r>
        <w:t>Feuerriegel</w:t>
      </w:r>
      <w:proofErr w:type="spellEnd"/>
      <w:r>
        <w:t xml:space="preserve">, P. </w:t>
      </w:r>
      <w:proofErr w:type="spellStart"/>
      <w:r>
        <w:t>Bodenbenner</w:t>
      </w:r>
      <w:proofErr w:type="spellEnd"/>
      <w:r>
        <w:t xml:space="preserve">, and D. Neumann, “Value and granularity of ICT and smart meter data in demand response systems,” Energy Econ., vol. 54, pp. 1–10, 2016, </w:t>
      </w:r>
      <w:proofErr w:type="spellStart"/>
      <w:r>
        <w:t>doi</w:t>
      </w:r>
      <w:proofErr w:type="spellEnd"/>
      <w:r>
        <w:t>: 10.1016/j.eneco.2015.11.016.</w:t>
      </w:r>
    </w:p>
    <w:p w14:paraId="1B77EC17" w14:textId="328AD40B" w:rsidR="00195A97" w:rsidRPr="000F5168" w:rsidRDefault="4C4C1133" w:rsidP="00C81F2A">
      <w:pPr>
        <w:pStyle w:val="References"/>
      </w:pPr>
      <w:r>
        <w:t xml:space="preserve">L. Ni, F. Wen, W. Liu, J. Meng, G. Lin, and S. Dang, “Congestion management with demand response considering uncertainties of distributed generation outputs and market prices,” J. Mod. Power Syst. Clean Energy, vol. 5, no. 1, pp. 66–78, 2017, </w:t>
      </w:r>
      <w:proofErr w:type="spellStart"/>
      <w:r>
        <w:t>doi</w:t>
      </w:r>
      <w:proofErr w:type="spellEnd"/>
      <w:r>
        <w:t>: 10.1007/s40565-016-0257-9</w:t>
      </w:r>
    </w:p>
    <w:p w14:paraId="62A8F6CF" w14:textId="12F5692A" w:rsidR="00195A97" w:rsidRPr="000F5168" w:rsidRDefault="4C4C1133" w:rsidP="00C81F2A">
      <w:pPr>
        <w:pStyle w:val="References"/>
      </w:pPr>
      <w:r w:rsidRPr="502B5C9D">
        <w:rPr>
          <w:rStyle w:val="cf01"/>
          <w:rFonts w:ascii="Times New Roman" w:hAnsi="Times New Roman" w:cs="Times New Roman"/>
          <w:sz w:val="16"/>
          <w:szCs w:val="16"/>
        </w:rPr>
        <w:t xml:space="preserve">J. Mendes, M. Vieira, M. Pires, S. </w:t>
      </w:r>
      <w:proofErr w:type="spellStart"/>
      <w:r w:rsidRPr="502B5C9D">
        <w:rPr>
          <w:rStyle w:val="cf01"/>
          <w:rFonts w:ascii="Times New Roman" w:hAnsi="Times New Roman" w:cs="Times New Roman"/>
          <w:sz w:val="16"/>
          <w:szCs w:val="16"/>
        </w:rPr>
        <w:t>Stevan</w:t>
      </w:r>
      <w:proofErr w:type="spellEnd"/>
      <w:r w:rsidRPr="502B5C9D">
        <w:rPr>
          <w:rStyle w:val="cf01"/>
          <w:rFonts w:ascii="Times New Roman" w:hAnsi="Times New Roman" w:cs="Times New Roman"/>
          <w:sz w:val="16"/>
          <w:szCs w:val="16"/>
        </w:rPr>
        <w:t xml:space="preserve">: Sensor Fusion and Smart Sensor in Sports and Biomedical Applications, Sensors 2016, 16(10), 1569; </w:t>
      </w:r>
      <w:hyperlink r:id="rId91">
        <w:r w:rsidRPr="502B5C9D">
          <w:rPr>
            <w:rStyle w:val="cf01"/>
            <w:rFonts w:ascii="Times New Roman" w:hAnsi="Times New Roman" w:cs="Times New Roman"/>
            <w:sz w:val="16"/>
            <w:szCs w:val="16"/>
          </w:rPr>
          <w:t>https://doi.org/10.3390/s16101569</w:t>
        </w:r>
      </w:hyperlink>
    </w:p>
    <w:p w14:paraId="563FF20E" w14:textId="6BD02874" w:rsidR="00195A97" w:rsidRPr="000F5168" w:rsidRDefault="4C4C1133" w:rsidP="00C81F2A">
      <w:pPr>
        <w:pStyle w:val="References"/>
        <w:rPr>
          <w:rStyle w:val="cf01"/>
          <w:rFonts w:ascii="Times New Roman" w:hAnsi="Times New Roman" w:cs="Times New Roman"/>
          <w:sz w:val="16"/>
          <w:szCs w:val="16"/>
        </w:rPr>
      </w:pPr>
      <w:r w:rsidRPr="502B5C9D">
        <w:rPr>
          <w:rStyle w:val="cf01"/>
          <w:rFonts w:ascii="Times New Roman" w:hAnsi="Times New Roman" w:cs="Times New Roman"/>
          <w:sz w:val="16"/>
          <w:szCs w:val="16"/>
        </w:rPr>
        <w:t xml:space="preserve">T. </w:t>
      </w:r>
      <w:proofErr w:type="spellStart"/>
      <w:r w:rsidRPr="502B5C9D">
        <w:rPr>
          <w:rStyle w:val="cf01"/>
          <w:rFonts w:ascii="Times New Roman" w:hAnsi="Times New Roman" w:cs="Times New Roman"/>
          <w:sz w:val="16"/>
          <w:szCs w:val="16"/>
        </w:rPr>
        <w:t>Beéck</w:t>
      </w:r>
      <w:proofErr w:type="spellEnd"/>
      <w:r w:rsidRPr="502B5C9D">
        <w:rPr>
          <w:rStyle w:val="cf01"/>
          <w:rFonts w:ascii="Times New Roman" w:hAnsi="Times New Roman" w:cs="Times New Roman"/>
          <w:sz w:val="16"/>
          <w:szCs w:val="16"/>
        </w:rPr>
        <w:t xml:space="preserve">, W. </w:t>
      </w:r>
      <w:proofErr w:type="spellStart"/>
      <w:r w:rsidRPr="502B5C9D">
        <w:rPr>
          <w:rStyle w:val="cf01"/>
          <w:rFonts w:ascii="Times New Roman" w:hAnsi="Times New Roman" w:cs="Times New Roman"/>
          <w:sz w:val="16"/>
          <w:szCs w:val="16"/>
        </w:rPr>
        <w:t>Meert</w:t>
      </w:r>
      <w:proofErr w:type="spellEnd"/>
      <w:r w:rsidRPr="502B5C9D">
        <w:rPr>
          <w:rStyle w:val="cf01"/>
          <w:rFonts w:ascii="Times New Roman" w:hAnsi="Times New Roman" w:cs="Times New Roman"/>
          <w:sz w:val="16"/>
          <w:szCs w:val="16"/>
        </w:rPr>
        <w:t xml:space="preserve">, K. </w:t>
      </w:r>
      <w:proofErr w:type="spellStart"/>
      <w:r w:rsidRPr="502B5C9D">
        <w:rPr>
          <w:rStyle w:val="cf01"/>
          <w:rFonts w:ascii="Times New Roman" w:hAnsi="Times New Roman" w:cs="Times New Roman"/>
          <w:sz w:val="16"/>
          <w:szCs w:val="16"/>
        </w:rPr>
        <w:t>Schütte</w:t>
      </w:r>
      <w:proofErr w:type="spellEnd"/>
      <w:r w:rsidRPr="502B5C9D">
        <w:rPr>
          <w:rStyle w:val="cf01"/>
          <w:rFonts w:ascii="Times New Roman" w:hAnsi="Times New Roman" w:cs="Times New Roman"/>
          <w:sz w:val="16"/>
          <w:szCs w:val="16"/>
        </w:rPr>
        <w:t xml:space="preserve">, B. </w:t>
      </w:r>
      <w:proofErr w:type="spellStart"/>
      <w:r w:rsidRPr="502B5C9D">
        <w:rPr>
          <w:rStyle w:val="cf01"/>
          <w:rFonts w:ascii="Times New Roman" w:hAnsi="Times New Roman" w:cs="Times New Roman"/>
          <w:sz w:val="16"/>
          <w:szCs w:val="16"/>
        </w:rPr>
        <w:t>Vanwanseele</w:t>
      </w:r>
      <w:proofErr w:type="spellEnd"/>
      <w:r w:rsidRPr="502B5C9D">
        <w:rPr>
          <w:rStyle w:val="cf01"/>
          <w:rFonts w:ascii="Times New Roman" w:hAnsi="Times New Roman" w:cs="Times New Roman"/>
          <w:sz w:val="16"/>
          <w:szCs w:val="16"/>
        </w:rPr>
        <w:t xml:space="preserve">, J. Davis: Fatigue Prediction in Outdoor Runners Via Machine Learning and Sensor Fusion, KDD '18, 2018, </w:t>
      </w:r>
      <w:hyperlink r:id="rId92">
        <w:r w:rsidRPr="502B5C9D">
          <w:rPr>
            <w:rStyle w:val="cf01"/>
            <w:rFonts w:ascii="Times New Roman" w:hAnsi="Times New Roman" w:cs="Times New Roman"/>
            <w:sz w:val="16"/>
            <w:szCs w:val="16"/>
          </w:rPr>
          <w:t>https://doi.org/10.1145/3219819.3219864</w:t>
        </w:r>
      </w:hyperlink>
    </w:p>
    <w:p w14:paraId="48535AFF" w14:textId="2BACCCD3" w:rsidR="00E6435F" w:rsidRPr="000F5168" w:rsidRDefault="7167A687" w:rsidP="00C81F2A">
      <w:pPr>
        <w:pStyle w:val="References"/>
        <w:rPr>
          <w:rStyle w:val="cf01"/>
          <w:rFonts w:ascii="Times New Roman" w:hAnsi="Times New Roman" w:cs="Times New Roman"/>
          <w:sz w:val="16"/>
          <w:szCs w:val="16"/>
        </w:rPr>
      </w:pPr>
      <w:r w:rsidRPr="502B5C9D">
        <w:rPr>
          <w:rStyle w:val="cf01"/>
          <w:rFonts w:ascii="Times New Roman" w:hAnsi="Times New Roman" w:cs="Times New Roman"/>
          <w:sz w:val="16"/>
          <w:szCs w:val="16"/>
        </w:rPr>
        <w:t xml:space="preserve">O. </w:t>
      </w:r>
      <w:proofErr w:type="spellStart"/>
      <w:r w:rsidRPr="502B5C9D">
        <w:rPr>
          <w:rStyle w:val="cf01"/>
          <w:rFonts w:ascii="Times New Roman" w:hAnsi="Times New Roman" w:cs="Times New Roman"/>
          <w:sz w:val="16"/>
          <w:szCs w:val="16"/>
        </w:rPr>
        <w:t>Apilo</w:t>
      </w:r>
      <w:proofErr w:type="spellEnd"/>
      <w:r w:rsidRPr="502B5C9D">
        <w:rPr>
          <w:rStyle w:val="cf01"/>
          <w:rFonts w:ascii="Times New Roman" w:hAnsi="Times New Roman" w:cs="Times New Roman"/>
          <w:sz w:val="16"/>
          <w:szCs w:val="16"/>
        </w:rPr>
        <w:t xml:space="preserve">, J. Mäkelä and A. </w:t>
      </w:r>
      <w:proofErr w:type="spellStart"/>
      <w:r w:rsidRPr="502B5C9D">
        <w:rPr>
          <w:rStyle w:val="cf01"/>
          <w:rFonts w:ascii="Times New Roman" w:hAnsi="Times New Roman" w:cs="Times New Roman"/>
          <w:sz w:val="16"/>
          <w:szCs w:val="16"/>
        </w:rPr>
        <w:t>Kuosmonen</w:t>
      </w:r>
      <w:proofErr w:type="spellEnd"/>
      <w:r w:rsidRPr="502B5C9D">
        <w:rPr>
          <w:rStyle w:val="cf01"/>
          <w:rFonts w:ascii="Times New Roman" w:hAnsi="Times New Roman" w:cs="Times New Roman"/>
          <w:sz w:val="16"/>
          <w:szCs w:val="16"/>
        </w:rPr>
        <w:t xml:space="preserve">, "Evaluation of Cellular IoT for Sport Wearables," 2019 IEEE 30th International Symposium on Personal, Indoor and Mobile Radio Communications, 2019, pp. 1-7, </w:t>
      </w:r>
      <w:proofErr w:type="spellStart"/>
      <w:r w:rsidRPr="502B5C9D">
        <w:rPr>
          <w:rStyle w:val="cf01"/>
          <w:rFonts w:ascii="Times New Roman" w:hAnsi="Times New Roman" w:cs="Times New Roman"/>
          <w:sz w:val="16"/>
          <w:szCs w:val="16"/>
        </w:rPr>
        <w:t>doi</w:t>
      </w:r>
      <w:proofErr w:type="spellEnd"/>
      <w:r w:rsidRPr="502B5C9D">
        <w:rPr>
          <w:rStyle w:val="cf01"/>
          <w:rFonts w:ascii="Times New Roman" w:hAnsi="Times New Roman" w:cs="Times New Roman"/>
          <w:sz w:val="16"/>
          <w:szCs w:val="16"/>
        </w:rPr>
        <w:t>: 10.1109/PIMRCW.2019.8880850.</w:t>
      </w:r>
    </w:p>
    <w:p w14:paraId="40D6C792" w14:textId="1F3A76AC" w:rsidR="00E6435F" w:rsidRPr="000F5168" w:rsidRDefault="7167A687" w:rsidP="00C81F2A">
      <w:pPr>
        <w:pStyle w:val="References"/>
        <w:rPr>
          <w:rStyle w:val="cf01"/>
          <w:rFonts w:ascii="Times New Roman" w:hAnsi="Times New Roman" w:cs="Times New Roman"/>
          <w:sz w:val="16"/>
          <w:szCs w:val="16"/>
        </w:rPr>
      </w:pPr>
      <w:r w:rsidRPr="502B5C9D">
        <w:rPr>
          <w:rStyle w:val="cf01"/>
          <w:rFonts w:ascii="Times New Roman" w:hAnsi="Times New Roman" w:cs="Times New Roman"/>
          <w:sz w:val="16"/>
          <w:szCs w:val="16"/>
        </w:rPr>
        <w:t xml:space="preserve">D. W. Carruth, C. T. Walden, C. </w:t>
      </w:r>
      <w:proofErr w:type="spellStart"/>
      <w:r w:rsidRPr="502B5C9D">
        <w:rPr>
          <w:rStyle w:val="cf01"/>
          <w:rFonts w:ascii="Times New Roman" w:hAnsi="Times New Roman" w:cs="Times New Roman"/>
          <w:sz w:val="16"/>
          <w:szCs w:val="16"/>
        </w:rPr>
        <w:t>Goodin</w:t>
      </w:r>
      <w:proofErr w:type="spellEnd"/>
      <w:r w:rsidRPr="502B5C9D">
        <w:rPr>
          <w:rStyle w:val="cf01"/>
          <w:rFonts w:ascii="Times New Roman" w:hAnsi="Times New Roman" w:cs="Times New Roman"/>
          <w:sz w:val="16"/>
          <w:szCs w:val="16"/>
        </w:rPr>
        <w:t xml:space="preserve"> and S. C. Fuller, "Challenges in Low Infrastructure and Off-Road Automated Driving," 2022 Fifth International Conference on Connected and Autonomous Driving (</w:t>
      </w:r>
      <w:proofErr w:type="spellStart"/>
      <w:r w:rsidRPr="502B5C9D">
        <w:rPr>
          <w:rStyle w:val="cf01"/>
          <w:rFonts w:ascii="Times New Roman" w:hAnsi="Times New Roman" w:cs="Times New Roman"/>
          <w:sz w:val="16"/>
          <w:szCs w:val="16"/>
        </w:rPr>
        <w:t>MetroCAD</w:t>
      </w:r>
      <w:proofErr w:type="spellEnd"/>
      <w:r w:rsidRPr="502B5C9D">
        <w:rPr>
          <w:rStyle w:val="cf01"/>
          <w:rFonts w:ascii="Times New Roman" w:hAnsi="Times New Roman" w:cs="Times New Roman"/>
          <w:sz w:val="16"/>
          <w:szCs w:val="16"/>
        </w:rPr>
        <w:t xml:space="preserve">), 2022, pp. 13-20, </w:t>
      </w:r>
      <w:proofErr w:type="spellStart"/>
      <w:r w:rsidRPr="502B5C9D">
        <w:rPr>
          <w:rStyle w:val="cf01"/>
          <w:rFonts w:ascii="Times New Roman" w:hAnsi="Times New Roman" w:cs="Times New Roman"/>
          <w:sz w:val="16"/>
          <w:szCs w:val="16"/>
        </w:rPr>
        <w:t>doi</w:t>
      </w:r>
      <w:proofErr w:type="spellEnd"/>
      <w:r w:rsidRPr="502B5C9D">
        <w:rPr>
          <w:rStyle w:val="cf01"/>
          <w:rFonts w:ascii="Times New Roman" w:hAnsi="Times New Roman" w:cs="Times New Roman"/>
          <w:sz w:val="16"/>
          <w:szCs w:val="16"/>
        </w:rPr>
        <w:t>: 10.1109/MetroCAD56305.2022.00008</w:t>
      </w:r>
    </w:p>
    <w:p w14:paraId="0AB30B34" w14:textId="20E76AEB" w:rsidR="00E6435F" w:rsidRPr="000F5168" w:rsidRDefault="7167A687" w:rsidP="00C81F2A">
      <w:pPr>
        <w:pStyle w:val="References"/>
        <w:rPr>
          <w:rStyle w:val="cf01"/>
          <w:rFonts w:ascii="Times New Roman" w:hAnsi="Times New Roman" w:cs="Times New Roman"/>
          <w:sz w:val="16"/>
          <w:szCs w:val="16"/>
        </w:rPr>
      </w:pPr>
      <w:r w:rsidRPr="502B5C9D">
        <w:rPr>
          <w:rStyle w:val="cf01"/>
          <w:rFonts w:ascii="Times New Roman" w:hAnsi="Times New Roman" w:cs="Times New Roman"/>
          <w:sz w:val="16"/>
          <w:szCs w:val="16"/>
        </w:rPr>
        <w:t xml:space="preserve">E. </w:t>
      </w:r>
      <w:proofErr w:type="spellStart"/>
      <w:r w:rsidRPr="502B5C9D">
        <w:rPr>
          <w:rStyle w:val="cf01"/>
          <w:rFonts w:ascii="Times New Roman" w:hAnsi="Times New Roman" w:cs="Times New Roman"/>
          <w:sz w:val="16"/>
          <w:szCs w:val="16"/>
        </w:rPr>
        <w:t>Yurtsever</w:t>
      </w:r>
      <w:proofErr w:type="spellEnd"/>
      <w:r w:rsidRPr="502B5C9D">
        <w:rPr>
          <w:rStyle w:val="cf01"/>
          <w:rFonts w:ascii="Times New Roman" w:hAnsi="Times New Roman" w:cs="Times New Roman"/>
          <w:sz w:val="16"/>
          <w:szCs w:val="16"/>
        </w:rPr>
        <w:t xml:space="preserve">, J. Lambert, A. </w:t>
      </w:r>
      <w:proofErr w:type="gramStart"/>
      <w:r w:rsidRPr="502B5C9D">
        <w:rPr>
          <w:rStyle w:val="cf01"/>
          <w:rFonts w:ascii="Times New Roman" w:hAnsi="Times New Roman" w:cs="Times New Roman"/>
          <w:sz w:val="16"/>
          <w:szCs w:val="16"/>
        </w:rPr>
        <w:t>Carballo</w:t>
      </w:r>
      <w:proofErr w:type="gramEnd"/>
      <w:r w:rsidRPr="502B5C9D">
        <w:rPr>
          <w:rStyle w:val="cf01"/>
          <w:rFonts w:ascii="Times New Roman" w:hAnsi="Times New Roman" w:cs="Times New Roman"/>
          <w:sz w:val="16"/>
          <w:szCs w:val="16"/>
        </w:rPr>
        <w:t xml:space="preserve"> and K. Takeda, "A Survey of Autonomous Driving: Common Practices and Emerging Technologies," in IEEE Access, vol. 8, pp. 58443-58469, 2020, </w:t>
      </w:r>
      <w:proofErr w:type="spellStart"/>
      <w:r w:rsidRPr="502B5C9D">
        <w:rPr>
          <w:rStyle w:val="cf01"/>
          <w:rFonts w:ascii="Times New Roman" w:hAnsi="Times New Roman" w:cs="Times New Roman"/>
          <w:sz w:val="16"/>
          <w:szCs w:val="16"/>
        </w:rPr>
        <w:t>doi</w:t>
      </w:r>
      <w:proofErr w:type="spellEnd"/>
      <w:r w:rsidRPr="502B5C9D">
        <w:rPr>
          <w:rStyle w:val="cf01"/>
          <w:rFonts w:ascii="Times New Roman" w:hAnsi="Times New Roman" w:cs="Times New Roman"/>
          <w:sz w:val="16"/>
          <w:szCs w:val="16"/>
        </w:rPr>
        <w:t>: 10.1109/ACCESS.2020.2983149</w:t>
      </w:r>
    </w:p>
    <w:p w14:paraId="11C1713B" w14:textId="68FD8951" w:rsidR="00E6435F" w:rsidRPr="000F5168" w:rsidRDefault="7167A687" w:rsidP="00C81F2A">
      <w:pPr>
        <w:pStyle w:val="References"/>
        <w:rPr>
          <w:rStyle w:val="cf01"/>
          <w:rFonts w:ascii="Times New Roman" w:hAnsi="Times New Roman" w:cs="Times New Roman"/>
          <w:sz w:val="16"/>
          <w:szCs w:val="16"/>
        </w:rPr>
      </w:pPr>
      <w:r w:rsidRPr="502B5C9D">
        <w:rPr>
          <w:rStyle w:val="cf01"/>
          <w:rFonts w:ascii="Times New Roman" w:hAnsi="Times New Roman" w:cs="Times New Roman"/>
          <w:sz w:val="16"/>
          <w:szCs w:val="16"/>
        </w:rPr>
        <w:t xml:space="preserve">Grigorescu, S, </w:t>
      </w:r>
      <w:proofErr w:type="spellStart"/>
      <w:r w:rsidRPr="502B5C9D">
        <w:rPr>
          <w:rStyle w:val="cf01"/>
          <w:rFonts w:ascii="Times New Roman" w:hAnsi="Times New Roman" w:cs="Times New Roman"/>
          <w:sz w:val="16"/>
          <w:szCs w:val="16"/>
        </w:rPr>
        <w:t>Trasnea</w:t>
      </w:r>
      <w:proofErr w:type="spellEnd"/>
      <w:r w:rsidRPr="502B5C9D">
        <w:rPr>
          <w:rStyle w:val="cf01"/>
          <w:rFonts w:ascii="Times New Roman" w:hAnsi="Times New Roman" w:cs="Times New Roman"/>
          <w:sz w:val="16"/>
          <w:szCs w:val="16"/>
        </w:rPr>
        <w:t xml:space="preserve">, B, </w:t>
      </w:r>
      <w:proofErr w:type="spellStart"/>
      <w:r w:rsidRPr="502B5C9D">
        <w:rPr>
          <w:rStyle w:val="cf01"/>
          <w:rFonts w:ascii="Times New Roman" w:hAnsi="Times New Roman" w:cs="Times New Roman"/>
          <w:sz w:val="16"/>
          <w:szCs w:val="16"/>
        </w:rPr>
        <w:t>Cocias</w:t>
      </w:r>
      <w:proofErr w:type="spellEnd"/>
      <w:r w:rsidRPr="502B5C9D">
        <w:rPr>
          <w:rStyle w:val="cf01"/>
          <w:rFonts w:ascii="Times New Roman" w:hAnsi="Times New Roman" w:cs="Times New Roman"/>
          <w:sz w:val="16"/>
          <w:szCs w:val="16"/>
        </w:rPr>
        <w:t xml:space="preserve">, T, </w:t>
      </w:r>
      <w:proofErr w:type="spellStart"/>
      <w:r w:rsidRPr="502B5C9D">
        <w:rPr>
          <w:rStyle w:val="cf01"/>
          <w:rFonts w:ascii="Times New Roman" w:hAnsi="Times New Roman" w:cs="Times New Roman"/>
          <w:sz w:val="16"/>
          <w:szCs w:val="16"/>
        </w:rPr>
        <w:t>Macesanu</w:t>
      </w:r>
      <w:proofErr w:type="spellEnd"/>
      <w:r w:rsidRPr="502B5C9D">
        <w:rPr>
          <w:rStyle w:val="cf01"/>
          <w:rFonts w:ascii="Times New Roman" w:hAnsi="Times New Roman" w:cs="Times New Roman"/>
          <w:sz w:val="16"/>
          <w:szCs w:val="16"/>
        </w:rPr>
        <w:t xml:space="preserve">, G. A survey of deep learning techniques for autonomous driving. J Field Robotics. 2020; 37: 362– 386. </w:t>
      </w:r>
      <w:hyperlink r:id="rId93">
        <w:r w:rsidRPr="502B5C9D">
          <w:rPr>
            <w:rStyle w:val="cf01"/>
            <w:rFonts w:ascii="Times New Roman" w:hAnsi="Times New Roman" w:cs="Times New Roman"/>
            <w:sz w:val="16"/>
            <w:szCs w:val="16"/>
          </w:rPr>
          <w:t>https://doi.org/10.1002/rob.21918</w:t>
        </w:r>
      </w:hyperlink>
    </w:p>
    <w:p w14:paraId="1EAC0548" w14:textId="6189E15C" w:rsidR="00E6435F" w:rsidRPr="000F5168" w:rsidRDefault="7167A687" w:rsidP="00C81F2A">
      <w:pPr>
        <w:pStyle w:val="References"/>
        <w:rPr>
          <w:rStyle w:val="cf01"/>
          <w:rFonts w:ascii="Times New Roman" w:hAnsi="Times New Roman" w:cs="Times New Roman"/>
          <w:sz w:val="16"/>
          <w:szCs w:val="16"/>
        </w:rPr>
      </w:pPr>
      <w:r w:rsidRPr="502B5C9D">
        <w:rPr>
          <w:rStyle w:val="cf01"/>
          <w:rFonts w:ascii="Times New Roman" w:hAnsi="Times New Roman" w:cs="Times New Roman"/>
          <w:sz w:val="16"/>
          <w:szCs w:val="16"/>
        </w:rPr>
        <w:t xml:space="preserve">H. Bagheri et al., "5G NR-V2X: Toward Connected and Cooperative Autonomous Driving," in IEEE Communications Standards Magazine, vol. 5, no. 1, pp. 48-54, March 2021, </w:t>
      </w:r>
      <w:proofErr w:type="spellStart"/>
      <w:r w:rsidRPr="502B5C9D">
        <w:rPr>
          <w:rStyle w:val="cf01"/>
          <w:rFonts w:ascii="Times New Roman" w:hAnsi="Times New Roman" w:cs="Times New Roman"/>
          <w:sz w:val="16"/>
          <w:szCs w:val="16"/>
        </w:rPr>
        <w:t>doi</w:t>
      </w:r>
      <w:proofErr w:type="spellEnd"/>
      <w:r w:rsidRPr="502B5C9D">
        <w:rPr>
          <w:rStyle w:val="cf01"/>
          <w:rFonts w:ascii="Times New Roman" w:hAnsi="Times New Roman" w:cs="Times New Roman"/>
          <w:sz w:val="16"/>
          <w:szCs w:val="16"/>
        </w:rPr>
        <w:t>: 10.1109/MCOMSTD.001.2000069</w:t>
      </w:r>
    </w:p>
    <w:p w14:paraId="2877180A" w14:textId="12840723" w:rsidR="00043C42" w:rsidRPr="000F5168" w:rsidRDefault="009C77F1" w:rsidP="00C81F2A">
      <w:pPr>
        <w:pStyle w:val="References"/>
      </w:pPr>
      <w:r w:rsidRPr="502B5C9D">
        <w:fldChar w:fldCharType="begin"/>
      </w:r>
      <w:r>
        <w:instrText>HYPERLINK "https://www.garmin.com/en-US/p/107225" \h</w:instrText>
      </w:r>
      <w:r w:rsidRPr="502B5C9D">
        <w:fldChar w:fldCharType="separate"/>
      </w:r>
      <w:r w:rsidR="659326AA" w:rsidRPr="502B5C9D">
        <w:rPr>
          <w:rStyle w:val="Hyperlink"/>
          <w:color w:val="auto"/>
          <w:u w:val="none"/>
        </w:rPr>
        <w:t xml:space="preserve">Garmin Alpha® 100 | GPS Dog </w:t>
      </w:r>
      <w:del w:id="1844" w:author="Latvakoski Juhani" w:date="2024-09-11T10:11:00Z">
        <w:r w:rsidRPr="502B5C9D" w:rsidDel="659326AA">
          <w:rPr>
            <w:rStyle w:val="Hyperlink"/>
            <w:color w:val="auto"/>
            <w:u w:val="none"/>
          </w:rPr>
          <w:delText>Tracker</w:delText>
        </w:r>
      </w:del>
      <w:proofErr w:type="spellStart"/>
      <w:ins w:id="1845" w:author="Latvakoski Juhani" w:date="2024-09-11T10:11:00Z">
        <w:r w:rsidR="48E8152F" w:rsidRPr="502B5C9D">
          <w:rPr>
            <w:rStyle w:val="Hyperlink"/>
            <w:color w:val="auto"/>
            <w:u w:val="none"/>
          </w:rPr>
          <w:t>Natlink</w:t>
        </w:r>
      </w:ins>
      <w:proofErr w:type="spellEnd"/>
      <w:r w:rsidRPr="502B5C9D">
        <w:rPr>
          <w:rStyle w:val="Hyperlink"/>
          <w:color w:val="auto"/>
          <w:u w:val="none"/>
        </w:rPr>
        <w:fldChar w:fldCharType="end"/>
      </w:r>
    </w:p>
    <w:p w14:paraId="7BE1FEBD" w14:textId="284BF0E4" w:rsidR="00043C42" w:rsidRPr="000F5168" w:rsidRDefault="00000000" w:rsidP="00C81F2A">
      <w:pPr>
        <w:pStyle w:val="References"/>
      </w:pPr>
      <w:hyperlink r:id="rId94">
        <w:r w:rsidR="659326AA" w:rsidRPr="502B5C9D">
          <w:rPr>
            <w:rStyle w:val="Hyperlink"/>
            <w:color w:val="auto"/>
            <w:u w:val="none"/>
          </w:rPr>
          <w:t xml:space="preserve">How </w:t>
        </w:r>
        <w:proofErr w:type="spellStart"/>
        <w:r w:rsidR="659326AA" w:rsidRPr="502B5C9D">
          <w:rPr>
            <w:rStyle w:val="Hyperlink"/>
            <w:color w:val="auto"/>
            <w:u w:val="none"/>
          </w:rPr>
          <w:t>Wirepas</w:t>
        </w:r>
        <w:proofErr w:type="spellEnd"/>
        <w:r w:rsidR="659326AA" w:rsidRPr="502B5C9D">
          <w:rPr>
            <w:rStyle w:val="Hyperlink"/>
            <w:color w:val="auto"/>
            <w:u w:val="none"/>
          </w:rPr>
          <w:t xml:space="preserve"> Connectivity Works - </w:t>
        </w:r>
        <w:proofErr w:type="spellStart"/>
        <w:r w:rsidR="659326AA" w:rsidRPr="502B5C9D">
          <w:rPr>
            <w:rStyle w:val="Hyperlink"/>
            <w:color w:val="auto"/>
            <w:u w:val="none"/>
          </w:rPr>
          <w:t>Wirepas</w:t>
        </w:r>
        <w:proofErr w:type="spellEnd"/>
      </w:hyperlink>
    </w:p>
    <w:p w14:paraId="27F680F6" w14:textId="04652B15" w:rsidR="00043C42" w:rsidRPr="000F5168" w:rsidRDefault="00000000" w:rsidP="00C81F2A">
      <w:pPr>
        <w:pStyle w:val="References"/>
      </w:pPr>
      <w:hyperlink r:id="rId95">
        <w:r w:rsidR="659326AA" w:rsidRPr="502B5C9D">
          <w:rPr>
            <w:rStyle w:val="Hyperlink"/>
            <w:color w:val="auto"/>
            <w:u w:val="none"/>
          </w:rPr>
          <w:t>https://devzone.nordicsemi.com/nordic/nordic-blog/b/blog/posts/testing-long-range-coded-phy-with-nordic-solution-it-simply-works-922075585</w:t>
        </w:r>
      </w:hyperlink>
    </w:p>
    <w:p w14:paraId="2AAF4EDB" w14:textId="383271D9" w:rsidR="00043C42" w:rsidRPr="000F5168" w:rsidRDefault="659326AA" w:rsidP="00C81F2A">
      <w:pPr>
        <w:pStyle w:val="References"/>
      </w:pPr>
      <w:r>
        <w:t xml:space="preserve">Demonstrations done in </w:t>
      </w:r>
      <w:proofErr w:type="spellStart"/>
      <w:r>
        <w:t>Itea</w:t>
      </w:r>
      <w:proofErr w:type="spellEnd"/>
      <w:r>
        <w:t xml:space="preserve"> TIoCPS </w:t>
      </w:r>
      <w:proofErr w:type="gramStart"/>
      <w:r>
        <w:t>project</w:t>
      </w:r>
      <w:proofErr w:type="gramEnd"/>
    </w:p>
    <w:p w14:paraId="01D03C35" w14:textId="02467049" w:rsidR="00043C42" w:rsidRPr="000F5168" w:rsidRDefault="659326AA" w:rsidP="00C81F2A">
      <w:pPr>
        <w:pStyle w:val="References"/>
      </w:pPr>
      <w:r>
        <w:t xml:space="preserve">V. </w:t>
      </w:r>
      <w:proofErr w:type="spellStart"/>
      <w:r>
        <w:t>Hassija</w:t>
      </w:r>
      <w:proofErr w:type="spellEnd"/>
      <w:r>
        <w:t xml:space="preserve"> et al., "Fast, Reliable, and Secure Drone Communication: A Comprehensive Survey," in IEEE Communications Surveys &amp; Tutorials, vol. 23, no. 4, pp. 2802-2832, </w:t>
      </w:r>
      <w:proofErr w:type="spellStart"/>
      <w:r>
        <w:t>Fourthquarter</w:t>
      </w:r>
      <w:proofErr w:type="spellEnd"/>
      <w:r>
        <w:t xml:space="preserve"> 2021, </w:t>
      </w:r>
      <w:proofErr w:type="spellStart"/>
      <w:r>
        <w:t>doi</w:t>
      </w:r>
      <w:proofErr w:type="spellEnd"/>
      <w:r>
        <w:t>: 10.1109/COMST.2021.3097916</w:t>
      </w:r>
    </w:p>
    <w:p w14:paraId="2CA27EAB" w14:textId="634E3F3D" w:rsidR="00043C42" w:rsidRPr="000F5168" w:rsidRDefault="659326AA" w:rsidP="00C81F2A">
      <w:pPr>
        <w:pStyle w:val="References"/>
      </w:pPr>
      <w:proofErr w:type="spellStart"/>
      <w:r>
        <w:lastRenderedPageBreak/>
        <w:t>Faraji-Biregani</w:t>
      </w:r>
      <w:proofErr w:type="spellEnd"/>
      <w:r>
        <w:t xml:space="preserve">, M., &amp; </w:t>
      </w:r>
      <w:proofErr w:type="spellStart"/>
      <w:r>
        <w:t>Fotohi</w:t>
      </w:r>
      <w:proofErr w:type="spellEnd"/>
      <w:r>
        <w:t>, R. (2020). Secure communication between UAVs using a method based on smart agents in unmanned aerial vehicles. The Journal of Supercomputing, 77(5), 5076–5103. https://doi.org/10.1007/s11227-020-03462-0</w:t>
      </w:r>
    </w:p>
    <w:p w14:paraId="44F70F16" w14:textId="6E856328" w:rsidR="00043C42" w:rsidRPr="002C7036" w:rsidRDefault="659326AA" w:rsidP="502B5C9D">
      <w:pPr>
        <w:pStyle w:val="References"/>
        <w:rPr>
          <w:ins w:id="1846" w:author="Annanda Rath" w:date="2024-09-17T11:11:00Z"/>
          <w:rStyle w:val="Hyperlink"/>
          <w:color w:val="auto"/>
          <w:rPrChange w:id="1847" w:author="Latvakoski Juhani" w:date="2024-09-27T12:54:00Z">
            <w:rPr>
              <w:ins w:id="1848" w:author="Annanda Rath" w:date="2024-09-17T11:11:00Z"/>
              <w:rStyle w:val="Hyperlink"/>
            </w:rPr>
          </w:rPrChange>
        </w:rPr>
      </w:pPr>
      <w:proofErr w:type="spellStart"/>
      <w:r w:rsidRPr="002C7036">
        <w:rPr>
          <w:lang w:val="fi-FI"/>
        </w:rPr>
        <w:t>Han</w:t>
      </w:r>
      <w:proofErr w:type="spellEnd"/>
      <w:r w:rsidRPr="002C7036">
        <w:rPr>
          <w:lang w:val="fi-FI"/>
        </w:rPr>
        <w:t xml:space="preserve">, </w:t>
      </w:r>
      <w:proofErr w:type="spellStart"/>
      <w:r w:rsidRPr="002C7036">
        <w:rPr>
          <w:lang w:val="fi-FI"/>
        </w:rPr>
        <w:t>Pengbin</w:t>
      </w:r>
      <w:proofErr w:type="spellEnd"/>
      <w:r w:rsidRPr="002C7036">
        <w:rPr>
          <w:lang w:val="fi-FI"/>
        </w:rPr>
        <w:t xml:space="preserve">, Aina Sui, and Jiang </w:t>
      </w:r>
      <w:proofErr w:type="spellStart"/>
      <w:r w:rsidRPr="002C7036">
        <w:rPr>
          <w:lang w:val="fi-FI"/>
        </w:rPr>
        <w:t>Wu</w:t>
      </w:r>
      <w:proofErr w:type="spellEnd"/>
      <w:r w:rsidRPr="002C7036">
        <w:rPr>
          <w:lang w:val="fi-FI"/>
        </w:rPr>
        <w:t xml:space="preserve">. 2022. </w:t>
      </w:r>
      <w:r w:rsidRPr="002C7036">
        <w:t xml:space="preserve">"Identity Management and Authentication of a UAV Swarm Based on a Blockchain" Applied Sciences 12, no. 20: 10524. </w:t>
      </w:r>
      <w:ins w:id="1849" w:author="Annanda Rath" w:date="2024-09-17T11:09:00Z">
        <w:r w:rsidR="00043C42" w:rsidRPr="002C7036">
          <w:fldChar w:fldCharType="begin"/>
        </w:r>
        <w:r w:rsidR="00043C42" w:rsidRPr="002C7036">
          <w:instrText xml:space="preserve">HYPERLINK "https://doi.org/10.3390/app122010524" </w:instrText>
        </w:r>
        <w:r w:rsidR="00043C42" w:rsidRPr="002C7036">
          <w:fldChar w:fldCharType="separate"/>
        </w:r>
      </w:ins>
      <w:r w:rsidRPr="002C7036">
        <w:rPr>
          <w:rStyle w:val="Hyperlink"/>
          <w:color w:val="auto"/>
          <w:rPrChange w:id="1850" w:author="Latvakoski Juhani" w:date="2024-09-27T12:54:00Z">
            <w:rPr>
              <w:rStyle w:val="Hyperlink"/>
            </w:rPr>
          </w:rPrChange>
        </w:rPr>
        <w:t>https://doi.org/10.3390/app122010524</w:t>
      </w:r>
      <w:ins w:id="1851" w:author="Annanda Rath" w:date="2024-09-17T11:09:00Z">
        <w:r w:rsidR="00043C42" w:rsidRPr="002C7036">
          <w:fldChar w:fldCharType="end"/>
        </w:r>
      </w:ins>
    </w:p>
    <w:p w14:paraId="58F4D2B3" w14:textId="2F74B0C7" w:rsidR="67E244B8" w:rsidRPr="00A86E22" w:rsidRDefault="422433A5" w:rsidP="00A86E22">
      <w:pPr>
        <w:pStyle w:val="References"/>
        <w:rPr>
          <w:ins w:id="1852" w:author="Annanda Rath" w:date="2024-09-17T11:12:00Z"/>
          <w:rPrChange w:id="1853" w:author="Latvakoski Juhani" w:date="2024-09-24T15:31:00Z">
            <w:rPr>
              <w:ins w:id="1854" w:author="Annanda Rath" w:date="2024-09-17T11:12:00Z"/>
              <w:rFonts w:ascii="Helvetica Neue" w:eastAsia="Helvetica Neue" w:hAnsi="Helvetica Neue" w:cs="Helvetica Neue"/>
              <w:sz w:val="19"/>
              <w:szCs w:val="19"/>
            </w:rPr>
          </w:rPrChange>
        </w:rPr>
      </w:pPr>
      <w:ins w:id="1855" w:author="Annanda Rath" w:date="2024-09-17T11:12:00Z">
        <w:r w:rsidRPr="00A86E22">
          <w:t>J. B. M. G. a. R. S. G. Cathey, „Edge Centric Secure Data Sharing with Digital Twins in Smart Ecosystems,” in Third IEEE International Conference on Trust, Privacy and Security in Intelligent Systems and Applications, Atlanta, GA, USA, 2021.</w:t>
        </w:r>
      </w:ins>
    </w:p>
    <w:p w14:paraId="43F52B38" w14:textId="37E61F70" w:rsidR="67E244B8" w:rsidRPr="00A86E22" w:rsidRDefault="0E87B05D" w:rsidP="00A86E22">
      <w:pPr>
        <w:pStyle w:val="References"/>
        <w:rPr>
          <w:ins w:id="1856" w:author="Annanda Rath" w:date="2024-09-17T11:12:00Z"/>
          <w:rPrChange w:id="1857" w:author="Latvakoski Juhani" w:date="2024-09-24T15:31:00Z">
            <w:rPr>
              <w:ins w:id="1858" w:author="Annanda Rath" w:date="2024-09-17T11:12:00Z"/>
              <w:rFonts w:ascii="Helvetica Neue" w:eastAsia="Helvetica Neue" w:hAnsi="Helvetica Neue" w:cs="Helvetica Neue"/>
              <w:sz w:val="19"/>
              <w:szCs w:val="19"/>
            </w:rPr>
          </w:rPrChange>
        </w:rPr>
      </w:pPr>
      <w:ins w:id="1859" w:author="Annanda Rath" w:date="2024-09-17T11:12:00Z">
        <w:r w:rsidRPr="00A86E22">
          <w:rPr>
            <w:rPrChange w:id="1860" w:author="Latvakoski Juhani" w:date="2024-09-24T15:31:00Z">
              <w:rPr>
                <w:rFonts w:ascii="Helvetica Neue" w:eastAsia="Helvetica Neue" w:hAnsi="Helvetica Neue" w:cs="Helvetica Neue"/>
                <w:sz w:val="19"/>
                <w:szCs w:val="19"/>
              </w:rPr>
            </w:rPrChange>
          </w:rPr>
          <w:t xml:space="preserve">Eckhart, Matthias, and Andreas </w:t>
        </w:r>
        <w:proofErr w:type="spellStart"/>
        <w:r w:rsidRPr="00A86E22">
          <w:rPr>
            <w:rPrChange w:id="1861" w:author="Latvakoski Juhani" w:date="2024-09-24T15:31:00Z">
              <w:rPr>
                <w:rFonts w:ascii="Helvetica Neue" w:eastAsia="Helvetica Neue" w:hAnsi="Helvetica Neue" w:cs="Helvetica Neue"/>
                <w:sz w:val="19"/>
                <w:szCs w:val="19"/>
              </w:rPr>
            </w:rPrChange>
          </w:rPr>
          <w:t>Ekelhart</w:t>
        </w:r>
        <w:proofErr w:type="spellEnd"/>
        <w:r w:rsidRPr="00A86E22">
          <w:rPr>
            <w:rPrChange w:id="1862" w:author="Latvakoski Juhani" w:date="2024-09-24T15:31:00Z">
              <w:rPr>
                <w:rFonts w:ascii="Helvetica Neue" w:eastAsia="Helvetica Neue" w:hAnsi="Helvetica Neue" w:cs="Helvetica Neue"/>
                <w:sz w:val="19"/>
                <w:szCs w:val="19"/>
              </w:rPr>
            </w:rPrChange>
          </w:rPr>
          <w:t xml:space="preserve">, „Digital twins for cyber-physical systems security: State of the art and outlook,” </w:t>
        </w:r>
        <w:r w:rsidRPr="00A86E22">
          <w:rPr>
            <w:rPrChange w:id="1863" w:author="Latvakoski Juhani" w:date="2024-09-24T15:31:00Z">
              <w:rPr>
                <w:rFonts w:ascii="Helvetica Neue" w:eastAsia="Helvetica Neue" w:hAnsi="Helvetica Neue" w:cs="Helvetica Neue"/>
                <w:i/>
                <w:iCs/>
                <w:sz w:val="19"/>
                <w:szCs w:val="19"/>
              </w:rPr>
            </w:rPrChange>
          </w:rPr>
          <w:t xml:space="preserve">Springer, </w:t>
        </w:r>
        <w:r w:rsidRPr="00A86E22">
          <w:rPr>
            <w:rPrChange w:id="1864" w:author="Latvakoski Juhani" w:date="2024-09-24T15:31:00Z">
              <w:rPr>
                <w:rFonts w:ascii="Helvetica Neue" w:eastAsia="Helvetica Neue" w:hAnsi="Helvetica Neue" w:cs="Helvetica Neue"/>
                <w:sz w:val="19"/>
                <w:szCs w:val="19"/>
              </w:rPr>
            </w:rPrChange>
          </w:rPr>
          <w:t>pp. 383-412, 2019.</w:t>
        </w:r>
      </w:ins>
    </w:p>
    <w:p w14:paraId="631F1010" w14:textId="324FD193" w:rsidR="67E244B8" w:rsidRPr="00A86E22" w:rsidRDefault="0E87B05D" w:rsidP="00A86E22">
      <w:pPr>
        <w:pStyle w:val="References"/>
        <w:rPr>
          <w:ins w:id="1865" w:author="Annanda Rath" w:date="2024-09-17T11:12:00Z"/>
          <w:rPrChange w:id="1866" w:author="Latvakoski Juhani" w:date="2024-09-24T15:31:00Z">
            <w:rPr>
              <w:ins w:id="1867" w:author="Annanda Rath" w:date="2024-09-17T11:12:00Z"/>
              <w:rFonts w:ascii="Helvetica Neue" w:eastAsia="Helvetica Neue" w:hAnsi="Helvetica Neue" w:cs="Helvetica Neue"/>
              <w:sz w:val="19"/>
              <w:szCs w:val="19"/>
            </w:rPr>
          </w:rPrChange>
        </w:rPr>
      </w:pPr>
      <w:proofErr w:type="spellStart"/>
      <w:ins w:id="1868" w:author="Annanda Rath" w:date="2024-09-17T11:12:00Z">
        <w:r w:rsidRPr="00A86E22">
          <w:rPr>
            <w:rPrChange w:id="1869" w:author="Latvakoski Juhani" w:date="2024-09-24T15:31:00Z">
              <w:rPr>
                <w:rFonts w:ascii="Helvetica Neue" w:eastAsia="Helvetica Neue" w:hAnsi="Helvetica Neue" w:cs="Helvetica Neue"/>
                <w:sz w:val="19"/>
                <w:szCs w:val="19"/>
              </w:rPr>
            </w:rPrChange>
          </w:rPr>
          <w:t>Akbarian</w:t>
        </w:r>
        <w:proofErr w:type="spellEnd"/>
        <w:r w:rsidRPr="00A86E22">
          <w:rPr>
            <w:rPrChange w:id="1870" w:author="Latvakoski Juhani" w:date="2024-09-24T15:31:00Z">
              <w:rPr>
                <w:rFonts w:ascii="Helvetica Neue" w:eastAsia="Helvetica Neue" w:hAnsi="Helvetica Neue" w:cs="Helvetica Neue"/>
                <w:sz w:val="19"/>
                <w:szCs w:val="19"/>
              </w:rPr>
            </w:rPrChange>
          </w:rPr>
          <w:t xml:space="preserve">, Fatemeh, Emma Fitzgerald, and Maria </w:t>
        </w:r>
        <w:proofErr w:type="spellStart"/>
        <w:r w:rsidRPr="00A86E22">
          <w:rPr>
            <w:rPrChange w:id="1871" w:author="Latvakoski Juhani" w:date="2024-09-24T15:31:00Z">
              <w:rPr>
                <w:rFonts w:ascii="Helvetica Neue" w:eastAsia="Helvetica Neue" w:hAnsi="Helvetica Neue" w:cs="Helvetica Neue"/>
                <w:sz w:val="19"/>
                <w:szCs w:val="19"/>
              </w:rPr>
            </w:rPrChange>
          </w:rPr>
          <w:t>Kihl</w:t>
        </w:r>
        <w:proofErr w:type="spellEnd"/>
        <w:r w:rsidRPr="00A86E22">
          <w:rPr>
            <w:rPrChange w:id="1872" w:author="Latvakoski Juhani" w:date="2024-09-24T15:31:00Z">
              <w:rPr>
                <w:rFonts w:ascii="Helvetica Neue" w:eastAsia="Helvetica Neue" w:hAnsi="Helvetica Neue" w:cs="Helvetica Neue"/>
                <w:sz w:val="19"/>
                <w:szCs w:val="19"/>
              </w:rPr>
            </w:rPrChange>
          </w:rPr>
          <w:t xml:space="preserve">., „Intrusion detection in digital twins for industrial control systems,” in </w:t>
        </w:r>
        <w:proofErr w:type="gramStart"/>
        <w:r w:rsidRPr="00A86E22">
          <w:rPr>
            <w:rPrChange w:id="1873" w:author="Latvakoski Juhani" w:date="2024-09-24T15:31:00Z">
              <w:rPr>
                <w:rFonts w:ascii="Helvetica Neue" w:eastAsia="Helvetica Neue" w:hAnsi="Helvetica Neue" w:cs="Helvetica Neue"/>
                <w:sz w:val="19"/>
                <w:szCs w:val="19"/>
              </w:rPr>
            </w:rPrChange>
          </w:rPr>
          <w:t>In</w:t>
        </w:r>
        <w:proofErr w:type="gramEnd"/>
        <w:r w:rsidRPr="00A86E22">
          <w:rPr>
            <w:rPrChange w:id="1874" w:author="Latvakoski Juhani" w:date="2024-09-24T15:31:00Z">
              <w:rPr>
                <w:rFonts w:ascii="Helvetica Neue" w:eastAsia="Helvetica Neue" w:hAnsi="Helvetica Neue" w:cs="Helvetica Neue"/>
                <w:sz w:val="19"/>
                <w:szCs w:val="19"/>
              </w:rPr>
            </w:rPrChange>
          </w:rPr>
          <w:t xml:space="preserve"> 2020 International Conference on Software, Telecommunications and Computer Networks (</w:t>
        </w:r>
        <w:proofErr w:type="spellStart"/>
        <w:r w:rsidRPr="00A86E22">
          <w:rPr>
            <w:rPrChange w:id="1875" w:author="Latvakoski Juhani" w:date="2024-09-24T15:31:00Z">
              <w:rPr>
                <w:rFonts w:ascii="Helvetica Neue" w:eastAsia="Helvetica Neue" w:hAnsi="Helvetica Neue" w:cs="Helvetica Neue"/>
                <w:sz w:val="19"/>
                <w:szCs w:val="19"/>
              </w:rPr>
            </w:rPrChange>
          </w:rPr>
          <w:t>SoftCOM</w:t>
        </w:r>
        <w:proofErr w:type="spellEnd"/>
        <w:r w:rsidRPr="00A86E22">
          <w:rPr>
            <w:rPrChange w:id="1876" w:author="Latvakoski Juhani" w:date="2024-09-24T15:31:00Z">
              <w:rPr>
                <w:rFonts w:ascii="Helvetica Neue" w:eastAsia="Helvetica Neue" w:hAnsi="Helvetica Neue" w:cs="Helvetica Neue"/>
                <w:sz w:val="19"/>
                <w:szCs w:val="19"/>
              </w:rPr>
            </w:rPrChange>
          </w:rPr>
          <w:t>), IEEE, 2020.</w:t>
        </w:r>
      </w:ins>
    </w:p>
    <w:p w14:paraId="3ACE3F6D" w14:textId="7EA38451" w:rsidR="67E244B8" w:rsidRPr="00A86E22" w:rsidRDefault="0E87B05D" w:rsidP="00A86E22">
      <w:pPr>
        <w:pStyle w:val="References"/>
        <w:rPr>
          <w:ins w:id="1877" w:author="Annanda Rath" w:date="2024-09-17T11:13:00Z"/>
          <w:rPrChange w:id="1878" w:author="Latvakoski Juhani" w:date="2024-09-24T15:31:00Z">
            <w:rPr>
              <w:ins w:id="1879" w:author="Annanda Rath" w:date="2024-09-17T11:13:00Z"/>
              <w:rFonts w:ascii="Helvetica Neue" w:eastAsia="Helvetica Neue" w:hAnsi="Helvetica Neue" w:cs="Helvetica Neue"/>
              <w:sz w:val="19"/>
              <w:szCs w:val="19"/>
            </w:rPr>
          </w:rPrChange>
        </w:rPr>
      </w:pPr>
      <w:proofErr w:type="spellStart"/>
      <w:ins w:id="1880" w:author="Annanda Rath" w:date="2024-09-17T11:13:00Z">
        <w:r w:rsidRPr="00A86E22">
          <w:rPr>
            <w:rPrChange w:id="1881" w:author="Latvakoski Juhani" w:date="2024-09-24T15:31:00Z">
              <w:rPr>
                <w:rFonts w:ascii="Helvetica Neue" w:eastAsia="Helvetica Neue" w:hAnsi="Helvetica Neue" w:cs="Helvetica Neue"/>
                <w:sz w:val="19"/>
                <w:szCs w:val="19"/>
              </w:rPr>
            </w:rPrChange>
          </w:rPr>
          <w:t>Akbarian</w:t>
        </w:r>
        <w:proofErr w:type="spellEnd"/>
        <w:r w:rsidRPr="00A86E22">
          <w:rPr>
            <w:rPrChange w:id="1882" w:author="Latvakoski Juhani" w:date="2024-09-24T15:31:00Z">
              <w:rPr>
                <w:rFonts w:ascii="Helvetica Neue" w:eastAsia="Helvetica Neue" w:hAnsi="Helvetica Neue" w:cs="Helvetica Neue"/>
                <w:sz w:val="19"/>
                <w:szCs w:val="19"/>
              </w:rPr>
            </w:rPrChange>
          </w:rPr>
          <w:t xml:space="preserve">, Fatemeh, Emma Fitzgerald, and Maria </w:t>
        </w:r>
        <w:proofErr w:type="spellStart"/>
        <w:r w:rsidRPr="00A86E22">
          <w:rPr>
            <w:rPrChange w:id="1883" w:author="Latvakoski Juhani" w:date="2024-09-24T15:31:00Z">
              <w:rPr>
                <w:rFonts w:ascii="Helvetica Neue" w:eastAsia="Helvetica Neue" w:hAnsi="Helvetica Neue" w:cs="Helvetica Neue"/>
                <w:sz w:val="19"/>
                <w:szCs w:val="19"/>
              </w:rPr>
            </w:rPrChange>
          </w:rPr>
          <w:t>Kihl</w:t>
        </w:r>
        <w:proofErr w:type="spellEnd"/>
        <w:r w:rsidRPr="00A86E22">
          <w:rPr>
            <w:rPrChange w:id="1884" w:author="Latvakoski Juhani" w:date="2024-09-24T15:31:00Z">
              <w:rPr>
                <w:rFonts w:ascii="Helvetica Neue" w:eastAsia="Helvetica Neue" w:hAnsi="Helvetica Neue" w:cs="Helvetica Neue"/>
                <w:sz w:val="19"/>
                <w:szCs w:val="19"/>
              </w:rPr>
            </w:rPrChange>
          </w:rPr>
          <w:t xml:space="preserve">, „Intrusion detection in digital twins for industrial control systems,” in </w:t>
        </w:r>
        <w:proofErr w:type="gramStart"/>
        <w:r w:rsidRPr="00A86E22">
          <w:rPr>
            <w:rPrChange w:id="1885" w:author="Latvakoski Juhani" w:date="2024-09-24T15:31:00Z">
              <w:rPr>
                <w:rFonts w:ascii="Helvetica Neue" w:eastAsia="Helvetica Neue" w:hAnsi="Helvetica Neue" w:cs="Helvetica Neue"/>
                <w:i/>
                <w:iCs/>
                <w:sz w:val="19"/>
                <w:szCs w:val="19"/>
              </w:rPr>
            </w:rPrChange>
          </w:rPr>
          <w:t>In</w:t>
        </w:r>
        <w:proofErr w:type="gramEnd"/>
        <w:r w:rsidRPr="00A86E22">
          <w:rPr>
            <w:rPrChange w:id="1886" w:author="Latvakoski Juhani" w:date="2024-09-24T15:31:00Z">
              <w:rPr>
                <w:rFonts w:ascii="Helvetica Neue" w:eastAsia="Helvetica Neue" w:hAnsi="Helvetica Neue" w:cs="Helvetica Neue"/>
                <w:i/>
                <w:iCs/>
                <w:sz w:val="19"/>
                <w:szCs w:val="19"/>
              </w:rPr>
            </w:rPrChange>
          </w:rPr>
          <w:t xml:space="preserve"> 2020 International Conference on Software, Telecommunications and Computer Networks (</w:t>
        </w:r>
        <w:proofErr w:type="spellStart"/>
        <w:r w:rsidRPr="00A86E22">
          <w:rPr>
            <w:rPrChange w:id="1887" w:author="Latvakoski Juhani" w:date="2024-09-24T15:31:00Z">
              <w:rPr>
                <w:rFonts w:ascii="Helvetica Neue" w:eastAsia="Helvetica Neue" w:hAnsi="Helvetica Neue" w:cs="Helvetica Neue"/>
                <w:i/>
                <w:iCs/>
                <w:sz w:val="19"/>
                <w:szCs w:val="19"/>
              </w:rPr>
            </w:rPrChange>
          </w:rPr>
          <w:t>SoftCOM</w:t>
        </w:r>
        <w:proofErr w:type="spellEnd"/>
        <w:r w:rsidRPr="00A86E22">
          <w:rPr>
            <w:rPrChange w:id="1888" w:author="Latvakoski Juhani" w:date="2024-09-24T15:31:00Z">
              <w:rPr>
                <w:rFonts w:ascii="Helvetica Neue" w:eastAsia="Helvetica Neue" w:hAnsi="Helvetica Neue" w:cs="Helvetica Neue"/>
                <w:i/>
                <w:iCs/>
                <w:sz w:val="19"/>
                <w:szCs w:val="19"/>
              </w:rPr>
            </w:rPrChange>
          </w:rPr>
          <w:t>), IEEE</w:t>
        </w:r>
        <w:r w:rsidRPr="00A86E22">
          <w:rPr>
            <w:rPrChange w:id="1889" w:author="Latvakoski Juhani" w:date="2024-09-24T15:31:00Z">
              <w:rPr>
                <w:rFonts w:ascii="Helvetica Neue" w:eastAsia="Helvetica Neue" w:hAnsi="Helvetica Neue" w:cs="Helvetica Neue"/>
                <w:sz w:val="19"/>
                <w:szCs w:val="19"/>
              </w:rPr>
            </w:rPrChange>
          </w:rPr>
          <w:t>, 2020.</w:t>
        </w:r>
      </w:ins>
    </w:p>
    <w:p w14:paraId="1F0AD4F8" w14:textId="66BEC6B4" w:rsidR="67E244B8" w:rsidRPr="00A86E22" w:rsidRDefault="0E87B05D" w:rsidP="00A86E22">
      <w:pPr>
        <w:pStyle w:val="References"/>
        <w:rPr>
          <w:ins w:id="1890" w:author="Annanda Rath" w:date="2024-09-17T11:13:00Z"/>
          <w:rPrChange w:id="1891" w:author="Latvakoski Juhani" w:date="2024-09-24T15:31:00Z">
            <w:rPr>
              <w:ins w:id="1892" w:author="Annanda Rath" w:date="2024-09-17T11:13:00Z"/>
              <w:rFonts w:ascii="Helvetica Neue" w:eastAsia="Helvetica Neue" w:hAnsi="Helvetica Neue" w:cs="Helvetica Neue"/>
              <w:sz w:val="19"/>
              <w:szCs w:val="19"/>
            </w:rPr>
          </w:rPrChange>
        </w:rPr>
      </w:pPr>
      <w:ins w:id="1893" w:author="Annanda Rath" w:date="2024-09-17T11:13:00Z">
        <w:r w:rsidRPr="00A86E22">
          <w:rPr>
            <w:rPrChange w:id="1894" w:author="Latvakoski Juhani" w:date="2024-09-24T15:31:00Z">
              <w:rPr>
                <w:rFonts w:ascii="Helvetica Neue" w:eastAsia="Helvetica Neue" w:hAnsi="Helvetica Neue" w:cs="Helvetica Neue"/>
                <w:sz w:val="19"/>
                <w:szCs w:val="19"/>
              </w:rPr>
            </w:rPrChange>
          </w:rPr>
          <w:t xml:space="preserve">V. Damjanovic-Behrendt, „A digital twin-based privacy enhancement mechanism for the automotive industry,” in </w:t>
        </w:r>
        <w:proofErr w:type="gramStart"/>
        <w:r w:rsidRPr="00A86E22">
          <w:rPr>
            <w:rPrChange w:id="1895" w:author="Latvakoski Juhani" w:date="2024-09-24T15:31:00Z">
              <w:rPr>
                <w:rFonts w:ascii="Helvetica Neue" w:eastAsia="Helvetica Neue" w:hAnsi="Helvetica Neue" w:cs="Helvetica Neue"/>
                <w:i/>
                <w:iCs/>
                <w:sz w:val="19"/>
                <w:szCs w:val="19"/>
              </w:rPr>
            </w:rPrChange>
          </w:rPr>
          <w:t>In</w:t>
        </w:r>
        <w:proofErr w:type="gramEnd"/>
        <w:r w:rsidRPr="00A86E22">
          <w:rPr>
            <w:rPrChange w:id="1896" w:author="Latvakoski Juhani" w:date="2024-09-24T15:31:00Z">
              <w:rPr>
                <w:rFonts w:ascii="Helvetica Neue" w:eastAsia="Helvetica Neue" w:hAnsi="Helvetica Neue" w:cs="Helvetica Neue"/>
                <w:i/>
                <w:iCs/>
                <w:sz w:val="19"/>
                <w:szCs w:val="19"/>
              </w:rPr>
            </w:rPrChange>
          </w:rPr>
          <w:t xml:space="preserve"> 2018 International Conference on Intelligent Systems (IS), IEEE</w:t>
        </w:r>
        <w:r w:rsidRPr="00A86E22">
          <w:rPr>
            <w:rPrChange w:id="1897" w:author="Latvakoski Juhani" w:date="2024-09-24T15:31:00Z">
              <w:rPr>
                <w:rFonts w:ascii="Helvetica Neue" w:eastAsia="Helvetica Neue" w:hAnsi="Helvetica Neue" w:cs="Helvetica Neue"/>
                <w:sz w:val="19"/>
                <w:szCs w:val="19"/>
              </w:rPr>
            </w:rPrChange>
          </w:rPr>
          <w:t>, 2018.</w:t>
        </w:r>
      </w:ins>
    </w:p>
    <w:p w14:paraId="3D08AF74" w14:textId="16C55015" w:rsidR="67E244B8" w:rsidRPr="00A86E22" w:rsidRDefault="0E87B05D" w:rsidP="00A86E22">
      <w:pPr>
        <w:pStyle w:val="References"/>
        <w:rPr>
          <w:ins w:id="1898" w:author="Annanda Rath" w:date="2024-09-17T11:13:00Z"/>
          <w:rPrChange w:id="1899" w:author="Latvakoski Juhani" w:date="2024-09-24T15:31:00Z">
            <w:rPr>
              <w:ins w:id="1900" w:author="Annanda Rath" w:date="2024-09-17T11:13:00Z"/>
              <w:rFonts w:ascii="Helvetica Neue" w:eastAsia="Helvetica Neue" w:hAnsi="Helvetica Neue" w:cs="Helvetica Neue"/>
              <w:sz w:val="19"/>
              <w:szCs w:val="19"/>
            </w:rPr>
          </w:rPrChange>
        </w:rPr>
      </w:pPr>
      <w:ins w:id="1901" w:author="Annanda Rath" w:date="2024-09-17T11:13:00Z">
        <w:r w:rsidRPr="00A86E22">
          <w:rPr>
            <w:rPrChange w:id="1902" w:author="Latvakoski Juhani" w:date="2024-09-24T15:31:00Z">
              <w:rPr>
                <w:rFonts w:ascii="Helvetica Neue" w:eastAsia="Helvetica Neue" w:hAnsi="Helvetica Neue" w:cs="Helvetica Neue"/>
                <w:sz w:val="19"/>
                <w:szCs w:val="19"/>
              </w:rPr>
            </w:rPrChange>
          </w:rPr>
          <w:t xml:space="preserve">Dietz, </w:t>
        </w:r>
        <w:proofErr w:type="spellStart"/>
        <w:r w:rsidRPr="00A86E22">
          <w:rPr>
            <w:rPrChange w:id="1903" w:author="Latvakoski Juhani" w:date="2024-09-24T15:31:00Z">
              <w:rPr>
                <w:rFonts w:ascii="Helvetica Neue" w:eastAsia="Helvetica Neue" w:hAnsi="Helvetica Neue" w:cs="Helvetica Neue"/>
                <w:sz w:val="19"/>
                <w:szCs w:val="19"/>
              </w:rPr>
            </w:rPrChange>
          </w:rPr>
          <w:t>Marietheres</w:t>
        </w:r>
        <w:proofErr w:type="spellEnd"/>
        <w:r w:rsidRPr="00A86E22">
          <w:rPr>
            <w:rPrChange w:id="1904" w:author="Latvakoski Juhani" w:date="2024-09-24T15:31:00Z">
              <w:rPr>
                <w:rFonts w:ascii="Helvetica Neue" w:eastAsia="Helvetica Neue" w:hAnsi="Helvetica Neue" w:cs="Helvetica Neue"/>
                <w:sz w:val="19"/>
                <w:szCs w:val="19"/>
              </w:rPr>
            </w:rPrChange>
          </w:rPr>
          <w:t xml:space="preserve">, Leon Hageman, Constantin von Hornung, and Günther </w:t>
        </w:r>
        <w:proofErr w:type="spellStart"/>
        <w:r w:rsidRPr="00A86E22">
          <w:rPr>
            <w:rPrChange w:id="1905" w:author="Latvakoski Juhani" w:date="2024-09-24T15:31:00Z">
              <w:rPr>
                <w:rFonts w:ascii="Helvetica Neue" w:eastAsia="Helvetica Neue" w:hAnsi="Helvetica Neue" w:cs="Helvetica Neue"/>
                <w:sz w:val="19"/>
                <w:szCs w:val="19"/>
              </w:rPr>
            </w:rPrChange>
          </w:rPr>
          <w:t>Pernul</w:t>
        </w:r>
        <w:proofErr w:type="spellEnd"/>
        <w:r w:rsidRPr="00A86E22">
          <w:rPr>
            <w:rPrChange w:id="1906" w:author="Latvakoski Juhani" w:date="2024-09-24T15:31:00Z">
              <w:rPr>
                <w:rFonts w:ascii="Helvetica Neue" w:eastAsia="Helvetica Neue" w:hAnsi="Helvetica Neue" w:cs="Helvetica Neue"/>
                <w:sz w:val="19"/>
                <w:szCs w:val="19"/>
              </w:rPr>
            </w:rPrChange>
          </w:rPr>
          <w:t xml:space="preserve">, „Employing Digital Twins for Security-by-Design System Testing,” in </w:t>
        </w:r>
        <w:r w:rsidRPr="00A86E22">
          <w:rPr>
            <w:rPrChange w:id="1907" w:author="Latvakoski Juhani" w:date="2024-09-24T15:31:00Z">
              <w:rPr>
                <w:rFonts w:ascii="Helvetica Neue" w:eastAsia="Helvetica Neue" w:hAnsi="Helvetica Neue" w:cs="Helvetica Neue"/>
                <w:i/>
                <w:iCs/>
                <w:sz w:val="19"/>
                <w:szCs w:val="19"/>
              </w:rPr>
            </w:rPrChange>
          </w:rPr>
          <w:t>In Proceedings of the 2022 ACM Workshop on Secure and Trustworthy Cyber-Physical Systems</w:t>
        </w:r>
        <w:r w:rsidRPr="00A86E22">
          <w:rPr>
            <w:rPrChange w:id="1908" w:author="Latvakoski Juhani" w:date="2024-09-24T15:31:00Z">
              <w:rPr>
                <w:rFonts w:ascii="Helvetica Neue" w:eastAsia="Helvetica Neue" w:hAnsi="Helvetica Neue" w:cs="Helvetica Neue"/>
                <w:sz w:val="19"/>
                <w:szCs w:val="19"/>
              </w:rPr>
            </w:rPrChange>
          </w:rPr>
          <w:t>, 2022.</w:t>
        </w:r>
      </w:ins>
    </w:p>
    <w:p w14:paraId="435A0DFD" w14:textId="3E8BE8F4" w:rsidR="67E244B8" w:rsidRPr="00A86E22" w:rsidRDefault="0E87B05D" w:rsidP="00A86E22">
      <w:pPr>
        <w:pStyle w:val="References"/>
        <w:rPr>
          <w:ins w:id="1909" w:author="Annanda Rath" w:date="2024-09-17T11:13:00Z"/>
          <w:rPrChange w:id="1910" w:author="Latvakoski Juhani" w:date="2024-09-24T15:31:00Z">
            <w:rPr>
              <w:ins w:id="1911" w:author="Annanda Rath" w:date="2024-09-17T11:13:00Z"/>
              <w:rFonts w:ascii="Helvetica Neue" w:eastAsia="Helvetica Neue" w:hAnsi="Helvetica Neue" w:cs="Helvetica Neue"/>
              <w:sz w:val="19"/>
              <w:szCs w:val="19"/>
            </w:rPr>
          </w:rPrChange>
        </w:rPr>
      </w:pPr>
      <w:ins w:id="1912" w:author="Annanda Rath" w:date="2024-09-17T11:13:00Z">
        <w:r w:rsidRPr="00A86E22">
          <w:rPr>
            <w:rPrChange w:id="1913" w:author="Latvakoski Juhani" w:date="2024-09-24T15:31:00Z">
              <w:rPr>
                <w:rFonts w:ascii="Helvetica Neue" w:eastAsia="Helvetica Neue" w:hAnsi="Helvetica Neue" w:cs="Helvetica Neue"/>
                <w:sz w:val="19"/>
                <w:szCs w:val="19"/>
              </w:rPr>
            </w:rPrChange>
          </w:rPr>
          <w:t xml:space="preserve">Eckhart, Matthias, and Andreas </w:t>
        </w:r>
        <w:proofErr w:type="spellStart"/>
        <w:r w:rsidRPr="00A86E22">
          <w:rPr>
            <w:rPrChange w:id="1914" w:author="Latvakoski Juhani" w:date="2024-09-24T15:31:00Z">
              <w:rPr>
                <w:rFonts w:ascii="Helvetica Neue" w:eastAsia="Helvetica Neue" w:hAnsi="Helvetica Neue" w:cs="Helvetica Neue"/>
                <w:sz w:val="19"/>
                <w:szCs w:val="19"/>
              </w:rPr>
            </w:rPrChange>
          </w:rPr>
          <w:t>Ekelhart</w:t>
        </w:r>
        <w:proofErr w:type="spellEnd"/>
        <w:r w:rsidRPr="00A86E22">
          <w:rPr>
            <w:rPrChange w:id="1915" w:author="Latvakoski Juhani" w:date="2024-09-24T15:31:00Z">
              <w:rPr>
                <w:rFonts w:ascii="Helvetica Neue" w:eastAsia="Helvetica Neue" w:hAnsi="Helvetica Neue" w:cs="Helvetica Neue"/>
                <w:sz w:val="19"/>
                <w:szCs w:val="19"/>
              </w:rPr>
            </w:rPrChange>
          </w:rPr>
          <w:t>, „Towards security-aware virtual environments for digital twins,” in In Proceedings of the 4th ACM workshop on cyber-physical system security, 2018.</w:t>
        </w:r>
      </w:ins>
    </w:p>
    <w:p w14:paraId="0D52D88E" w14:textId="3A47B7E5" w:rsidR="67E244B8" w:rsidRPr="00A86E22" w:rsidRDefault="0E87B05D" w:rsidP="00A86E22">
      <w:pPr>
        <w:pStyle w:val="References"/>
        <w:rPr>
          <w:ins w:id="1916" w:author="Annanda Rath" w:date="2024-09-17T11:13:00Z"/>
          <w:rPrChange w:id="1917" w:author="Latvakoski Juhani" w:date="2024-09-24T15:31:00Z">
            <w:rPr>
              <w:ins w:id="1918" w:author="Annanda Rath" w:date="2024-09-17T11:13:00Z"/>
              <w:rFonts w:ascii="Helvetica Neue" w:eastAsia="Helvetica Neue" w:hAnsi="Helvetica Neue" w:cs="Helvetica Neue"/>
              <w:sz w:val="19"/>
              <w:szCs w:val="19"/>
            </w:rPr>
          </w:rPrChange>
        </w:rPr>
      </w:pPr>
      <w:ins w:id="1919" w:author="Annanda Rath" w:date="2024-09-17T11:13:00Z">
        <w:r w:rsidRPr="00A86E22">
          <w:rPr>
            <w:rPrChange w:id="1920" w:author="Latvakoski Juhani" w:date="2024-09-24T15:31:00Z">
              <w:rPr>
                <w:rFonts w:ascii="Helvetica Neue" w:eastAsia="Helvetica Neue" w:hAnsi="Helvetica Neue" w:cs="Helvetica Neue"/>
                <w:sz w:val="19"/>
                <w:szCs w:val="19"/>
              </w:rPr>
            </w:rPrChange>
          </w:rPr>
          <w:t>A. E. a. E. W. M. Eckhart, Enhancing Cyber Situational Awareness for Cyber-Physical Systems through Digital Twins, Zaragoza, Spain: 24th IEEE International Conference on Emerging Technologies and Factory Automation (ETFA), pp. 1222-1225, 2019.</w:t>
        </w:r>
      </w:ins>
    </w:p>
    <w:p w14:paraId="72BE2975" w14:textId="23E27717" w:rsidR="0E87B05D" w:rsidRPr="00A86E22" w:rsidRDefault="0E87B05D" w:rsidP="00A86E22">
      <w:pPr>
        <w:pStyle w:val="References"/>
        <w:rPr>
          <w:ins w:id="1921" w:author="Miikka Salminen" w:date="2024-09-24T05:09:00Z"/>
          <w:rPrChange w:id="1922" w:author="Latvakoski Juhani" w:date="2024-09-24T15:31:00Z">
            <w:rPr>
              <w:ins w:id="1923" w:author="Miikka Salminen" w:date="2024-09-24T05:09:00Z"/>
              <w:rFonts w:ascii="Helvetica Neue" w:eastAsia="Helvetica Neue" w:hAnsi="Helvetica Neue" w:cs="Helvetica Neue"/>
              <w:sz w:val="19"/>
              <w:szCs w:val="19"/>
            </w:rPr>
          </w:rPrChange>
        </w:rPr>
      </w:pPr>
      <w:ins w:id="1924" w:author="Annanda Rath" w:date="2024-09-17T11:14:00Z">
        <w:r w:rsidRPr="00A86E22">
          <w:rPr>
            <w:rPrChange w:id="1925" w:author="Latvakoski Juhani" w:date="2024-09-24T15:31:00Z">
              <w:rPr>
                <w:rFonts w:ascii="Helvetica Neue" w:eastAsia="Helvetica Neue" w:hAnsi="Helvetica Neue" w:cs="Helvetica Neue"/>
                <w:sz w:val="19"/>
                <w:szCs w:val="19"/>
              </w:rPr>
            </w:rPrChange>
          </w:rPr>
          <w:t>M. &amp;. E. Eckhart, „Towards Security-Aware Virtual Environments for Digital Twins,” in In Proceedings of the 4th ACM Workshop on Cyber-Physical System Security, Incheon, Republic of Korea, 2018.</w:t>
        </w:r>
      </w:ins>
    </w:p>
    <w:p w14:paraId="3572F9C5" w14:textId="260ECF50" w:rsidR="0A401793" w:rsidRPr="00A86E22" w:rsidRDefault="0A401793" w:rsidP="00A86E22">
      <w:pPr>
        <w:pStyle w:val="References"/>
        <w:rPr>
          <w:ins w:id="1926" w:author="Miikka Salminen" w:date="2024-09-24T05:15:00Z"/>
          <w:rPrChange w:id="1927" w:author="Latvakoski Juhani" w:date="2024-09-24T15:31:00Z">
            <w:rPr>
              <w:ins w:id="1928" w:author="Miikka Salminen" w:date="2024-09-24T05:15:00Z"/>
              <w:rFonts w:ascii="Helvetica Neue" w:eastAsia="Helvetica Neue" w:hAnsi="Helvetica Neue" w:cs="Helvetica Neue"/>
              <w:sz w:val="19"/>
              <w:szCs w:val="19"/>
            </w:rPr>
          </w:rPrChange>
        </w:rPr>
      </w:pPr>
      <w:ins w:id="1929" w:author="Miikka Salminen" w:date="2024-09-24T05:10:00Z">
        <w:r w:rsidRPr="00A86E22">
          <w:rPr>
            <w:rPrChange w:id="1930" w:author="Latvakoski Juhani" w:date="2024-09-24T15:31:00Z">
              <w:rPr>
                <w:rFonts w:ascii="Helvetica Neue" w:eastAsia="Helvetica Neue" w:hAnsi="Helvetica Neue" w:cs="Helvetica Neue"/>
                <w:sz w:val="19"/>
                <w:szCs w:val="19"/>
              </w:rPr>
            </w:rPrChange>
          </w:rPr>
          <w:t xml:space="preserve">Independent Report Highlights Esri as Leader in Global GIS Market </w:t>
        </w:r>
      </w:ins>
      <w:ins w:id="1931" w:author="Miikka Salminen" w:date="2024-09-24T05:12:00Z">
        <w:r w:rsidRPr="00A86E22">
          <w:fldChar w:fldCharType="begin"/>
        </w:r>
        <w:r w:rsidRPr="00A86E22">
          <w:instrText xml:space="preserve">HYPERLINK "https://www.esri.com/about/newsroom/announcements/independent-report-highlights-esri-as-leader" </w:instrText>
        </w:r>
        <w:r w:rsidRPr="00A86E22">
          <w:fldChar w:fldCharType="separate"/>
        </w:r>
      </w:ins>
      <w:ins w:id="1932" w:author="Miikka Salminen" w:date="2024-09-24T05:11:00Z">
        <w:r w:rsidR="69A7C9FD" w:rsidRPr="00A86E22">
          <w:rPr>
            <w:rPrChange w:id="1933" w:author="Latvakoski Juhani" w:date="2024-09-24T15:31:00Z">
              <w:rPr>
                <w:rFonts w:ascii="Helvetica Neue" w:eastAsia="Helvetica Neue" w:hAnsi="Helvetica Neue" w:cs="Helvetica Neue"/>
                <w:sz w:val="19"/>
                <w:szCs w:val="19"/>
              </w:rPr>
            </w:rPrChange>
          </w:rPr>
          <w:t>https://www.esri.com/about/newsroom/announcements/independent-report-highlight</w:t>
        </w:r>
      </w:ins>
      <w:r w:rsidRPr="00A86E22">
        <w:fldChar w:fldCharType="begin"/>
      </w:r>
      <w:r w:rsidRPr="00A86E22">
        <w:instrText xml:space="preserve">HYPERLINK "http://s-esri-as-leader" </w:instrText>
      </w:r>
      <w:r w:rsidRPr="00A86E22">
        <w:fldChar w:fldCharType="separate"/>
      </w:r>
      <w:ins w:id="1934" w:author="Miikka Salminen" w:date="2024-09-24T05:12:00Z">
        <w:r w:rsidR="69A7C9FD" w:rsidRPr="00A86E22">
          <w:rPr>
            <w:rStyle w:val="Hyperlink"/>
            <w:color w:val="auto"/>
            <w:u w:val="none"/>
            <w:rPrChange w:id="1935" w:author="Latvakoski Juhani" w:date="2024-09-24T15:31:00Z">
              <w:rPr>
                <w:rStyle w:val="Hyperlink"/>
                <w:rFonts w:ascii="Helvetica Neue" w:eastAsia="Helvetica Neue" w:hAnsi="Helvetica Neue" w:cs="Helvetica Neue"/>
                <w:sz w:val="19"/>
                <w:szCs w:val="19"/>
              </w:rPr>
            </w:rPrChange>
          </w:rPr>
          <w:t>s-esri-as-leader</w:t>
        </w:r>
      </w:ins>
      <w:r w:rsidRPr="00A86E22">
        <w:fldChar w:fldCharType="end"/>
      </w:r>
      <w:ins w:id="1936" w:author="Miikka Salminen" w:date="2024-09-24T05:12:00Z">
        <w:r w:rsidRPr="00A86E22">
          <w:fldChar w:fldCharType="end"/>
        </w:r>
      </w:ins>
      <w:ins w:id="1937" w:author="Miikka Salminen" w:date="2024-09-24T05:15:00Z">
        <w:r w:rsidR="09057C86" w:rsidRPr="00A86E22">
          <w:rPr>
            <w:rPrChange w:id="1938" w:author="Latvakoski Juhani" w:date="2024-09-24T15:31:00Z">
              <w:rPr>
                <w:rFonts w:ascii="Helvetica Neue" w:eastAsia="Helvetica Neue" w:hAnsi="Helvetica Neue" w:cs="Helvetica Neue"/>
                <w:sz w:val="19"/>
                <w:szCs w:val="19"/>
              </w:rPr>
            </w:rPrChange>
          </w:rPr>
          <w:t>-in-global-gis-market/</w:t>
        </w:r>
      </w:ins>
    </w:p>
    <w:p w14:paraId="67E3179D" w14:textId="65EC95C8" w:rsidR="09057C86" w:rsidRPr="00FA33CF" w:rsidRDefault="09057C86" w:rsidP="00A86E22">
      <w:pPr>
        <w:pStyle w:val="References"/>
        <w:rPr>
          <w:ins w:id="1939" w:author="Miikka Salminen" w:date="2024-09-24T05:17:00Z"/>
          <w:lang w:val="fi-FI"/>
          <w:rPrChange w:id="1940" w:author="Latvakoski Juhani" w:date="2024-09-25T08:52:00Z">
            <w:rPr>
              <w:ins w:id="1941" w:author="Miikka Salminen" w:date="2024-09-24T05:17:00Z"/>
              <w:rFonts w:ascii="Helvetica Neue" w:eastAsia="Helvetica Neue" w:hAnsi="Helvetica Neue" w:cs="Helvetica Neue"/>
              <w:sz w:val="19"/>
              <w:szCs w:val="19"/>
            </w:rPr>
          </w:rPrChange>
        </w:rPr>
      </w:pPr>
      <w:ins w:id="1942" w:author="Miikka Salminen" w:date="2024-09-24T05:15:00Z">
        <w:r w:rsidRPr="00FA33CF">
          <w:rPr>
            <w:lang w:val="fi-FI"/>
            <w:rPrChange w:id="1943" w:author="Latvakoski Juhani" w:date="2024-09-25T08:52:00Z">
              <w:rPr>
                <w:rFonts w:ascii="Helvetica Neue" w:eastAsia="Helvetica Neue" w:hAnsi="Helvetica Neue" w:cs="Helvetica Neue"/>
                <w:sz w:val="19"/>
                <w:szCs w:val="19"/>
              </w:rPr>
            </w:rPrChange>
          </w:rPr>
          <w:t xml:space="preserve">ESRI </w:t>
        </w:r>
        <w:proofErr w:type="spellStart"/>
        <w:r w:rsidRPr="00FA33CF">
          <w:rPr>
            <w:lang w:val="fi-FI"/>
            <w:rPrChange w:id="1944" w:author="Latvakoski Juhani" w:date="2024-09-25T08:52:00Z">
              <w:rPr>
                <w:rFonts w:ascii="Helvetica Neue" w:eastAsia="Helvetica Neue" w:hAnsi="Helvetica Neue" w:cs="Helvetica Neue"/>
                <w:sz w:val="19"/>
                <w:szCs w:val="19"/>
              </w:rPr>
            </w:rPrChange>
          </w:rPr>
          <w:t>ArcGIS</w:t>
        </w:r>
      </w:ins>
      <w:proofErr w:type="spellEnd"/>
      <w:ins w:id="1945" w:author="Miikka Salminen" w:date="2024-09-24T05:16:00Z">
        <w:r w:rsidRPr="00FA33CF">
          <w:rPr>
            <w:lang w:val="fi-FI"/>
            <w:rPrChange w:id="1946" w:author="Latvakoski Juhani" w:date="2024-09-25T08:52:00Z">
              <w:rPr>
                <w:rFonts w:ascii="Helvetica Neue" w:eastAsia="Helvetica Neue" w:hAnsi="Helvetica Neue" w:cs="Helvetica Neue"/>
                <w:sz w:val="19"/>
                <w:szCs w:val="19"/>
              </w:rPr>
            </w:rPrChange>
          </w:rPr>
          <w:t xml:space="preserve"> </w:t>
        </w:r>
      </w:ins>
      <w:ins w:id="1947" w:author="Miikka Salminen" w:date="2024-09-24T05:17:00Z">
        <w:r w:rsidRPr="00A86E22">
          <w:fldChar w:fldCharType="begin"/>
        </w:r>
        <w:r w:rsidRPr="00FA33CF">
          <w:rPr>
            <w:lang w:val="fi-FI"/>
            <w:rPrChange w:id="1948" w:author="Latvakoski Juhani" w:date="2024-09-25T08:52:00Z">
              <w:rPr/>
            </w:rPrChange>
          </w:rPr>
          <w:instrText xml:space="preserve">HYPERLINK "https://www.esri.com/en-us/arcgis/geospatial-platform/overview" </w:instrText>
        </w:r>
        <w:r w:rsidRPr="00A86E22">
          <w:fldChar w:fldCharType="separate"/>
        </w:r>
      </w:ins>
      <w:ins w:id="1949" w:author="Miikka Salminen" w:date="2024-09-24T05:16:00Z">
        <w:r w:rsidRPr="00FA33CF">
          <w:rPr>
            <w:rStyle w:val="Hyperlink"/>
            <w:color w:val="auto"/>
            <w:u w:val="none"/>
            <w:lang w:val="fi-FI"/>
            <w:rPrChange w:id="1950" w:author="Latvakoski Juhani" w:date="2024-09-25T08:52:00Z">
              <w:rPr>
                <w:rStyle w:val="Hyperlink"/>
                <w:rFonts w:ascii="Helvetica Neue" w:eastAsia="Helvetica Neue" w:hAnsi="Helvetica Neue" w:cs="Helvetica Neue"/>
                <w:sz w:val="19"/>
                <w:szCs w:val="19"/>
              </w:rPr>
            </w:rPrChange>
          </w:rPr>
          <w:t>https://www.esri.com/en-us/arcgis/geospatial-platform/overview</w:t>
        </w:r>
      </w:ins>
      <w:ins w:id="1951" w:author="Miikka Salminen" w:date="2024-09-24T05:17:00Z">
        <w:r w:rsidRPr="00A86E22">
          <w:fldChar w:fldCharType="end"/>
        </w:r>
      </w:ins>
    </w:p>
    <w:p w14:paraId="3BD5A3A8" w14:textId="6F3A9E20" w:rsidR="4F68872B" w:rsidRPr="00A86E22" w:rsidRDefault="4F68872B" w:rsidP="00A86E22">
      <w:pPr>
        <w:pStyle w:val="References"/>
        <w:rPr>
          <w:rPrChange w:id="1952" w:author="Latvakoski Juhani" w:date="2024-09-24T15:31:00Z">
            <w:rPr>
              <w:rFonts w:ascii="Helvetica Neue" w:eastAsia="Helvetica Neue" w:hAnsi="Helvetica Neue" w:cs="Helvetica Neue"/>
              <w:sz w:val="19"/>
              <w:szCs w:val="19"/>
            </w:rPr>
          </w:rPrChange>
        </w:rPr>
      </w:pPr>
      <w:proofErr w:type="spellStart"/>
      <w:ins w:id="1953" w:author="Miikka Salminen" w:date="2024-09-24T05:18:00Z">
        <w:r w:rsidRPr="00A86E22">
          <w:rPr>
            <w:rPrChange w:id="1954" w:author="Latvakoski Juhani" w:date="2024-09-24T15:31:00Z">
              <w:rPr>
                <w:rFonts w:ascii="Helvetica Neue" w:eastAsia="Helvetica Neue" w:hAnsi="Helvetica Neue" w:cs="Helvetica Neue"/>
                <w:sz w:val="19"/>
                <w:szCs w:val="19"/>
                <w:lang w:val="es-ES"/>
              </w:rPr>
            </w:rPrChange>
          </w:rPr>
          <w:t>Terven</w:t>
        </w:r>
        <w:proofErr w:type="spellEnd"/>
        <w:r w:rsidRPr="00A86E22">
          <w:rPr>
            <w:rPrChange w:id="1955" w:author="Latvakoski Juhani" w:date="2024-09-24T15:31:00Z">
              <w:rPr>
                <w:rFonts w:ascii="Helvetica Neue" w:eastAsia="Helvetica Neue" w:hAnsi="Helvetica Neue" w:cs="Helvetica Neue"/>
                <w:sz w:val="19"/>
                <w:szCs w:val="19"/>
                <w:lang w:val="es-ES"/>
              </w:rPr>
            </w:rPrChange>
          </w:rPr>
          <w:t xml:space="preserve">, J.; </w:t>
        </w:r>
        <w:proofErr w:type="spellStart"/>
        <w:r w:rsidRPr="00A86E22">
          <w:rPr>
            <w:rPrChange w:id="1956" w:author="Latvakoski Juhani" w:date="2024-09-24T15:31:00Z">
              <w:rPr>
                <w:rFonts w:ascii="Helvetica Neue" w:eastAsia="Helvetica Neue" w:hAnsi="Helvetica Neue" w:cs="Helvetica Neue"/>
                <w:sz w:val="19"/>
                <w:szCs w:val="19"/>
                <w:lang w:val="es-ES"/>
              </w:rPr>
            </w:rPrChange>
          </w:rPr>
          <w:t>Córdova</w:t>
        </w:r>
        <w:proofErr w:type="spellEnd"/>
        <w:r w:rsidRPr="00A86E22">
          <w:rPr>
            <w:rPrChange w:id="1957" w:author="Latvakoski Juhani" w:date="2024-09-24T15:31:00Z">
              <w:rPr>
                <w:rFonts w:ascii="Helvetica Neue" w:eastAsia="Helvetica Neue" w:hAnsi="Helvetica Neue" w:cs="Helvetica Neue"/>
                <w:sz w:val="19"/>
                <w:szCs w:val="19"/>
                <w:lang w:val="es-ES"/>
              </w:rPr>
            </w:rPrChange>
          </w:rPr>
          <w:t>-Es</w:t>
        </w:r>
      </w:ins>
      <w:ins w:id="1958" w:author="Miikka Salminen" w:date="2024-09-24T05:19:00Z">
        <w:r w:rsidRPr="00A86E22">
          <w:rPr>
            <w:rPrChange w:id="1959" w:author="Latvakoski Juhani" w:date="2024-09-24T15:31:00Z">
              <w:rPr>
                <w:rFonts w:ascii="Helvetica Neue" w:eastAsia="Helvetica Neue" w:hAnsi="Helvetica Neue" w:cs="Helvetica Neue"/>
                <w:sz w:val="19"/>
                <w:szCs w:val="19"/>
                <w:lang w:val="es-ES"/>
              </w:rPr>
            </w:rPrChange>
          </w:rPr>
          <w:t xml:space="preserve">parza, D.-M.; Romero-González, </w:t>
        </w:r>
      </w:ins>
      <w:ins w:id="1960" w:author="Miikka Salminen" w:date="2024-09-24T05:22:00Z">
        <w:r w:rsidR="1C01D3DA" w:rsidRPr="00A86E22">
          <w:rPr>
            <w:rPrChange w:id="1961" w:author="Latvakoski Juhani" w:date="2024-09-24T15:31:00Z">
              <w:rPr>
                <w:rFonts w:ascii="Helvetica Neue" w:eastAsia="Helvetica Neue" w:hAnsi="Helvetica Neue" w:cs="Helvetica Neue"/>
                <w:sz w:val="19"/>
                <w:szCs w:val="19"/>
                <w:lang w:val="es-ES"/>
              </w:rPr>
            </w:rPrChange>
          </w:rPr>
          <w:t>J.-A. A Comprehensive</w:t>
        </w:r>
      </w:ins>
      <w:ins w:id="1962" w:author="Miikka Salminen" w:date="2024-09-24T05:23:00Z">
        <w:r w:rsidR="1C01D3DA" w:rsidRPr="00A86E22">
          <w:rPr>
            <w:rPrChange w:id="1963" w:author="Latvakoski Juhani" w:date="2024-09-24T15:31:00Z">
              <w:rPr>
                <w:rFonts w:ascii="Helvetica Neue" w:eastAsia="Helvetica Neue" w:hAnsi="Helvetica Neue" w:cs="Helvetica Neue"/>
                <w:sz w:val="19"/>
                <w:szCs w:val="19"/>
              </w:rPr>
            </w:rPrChange>
          </w:rPr>
          <w:t xml:space="preserve"> Review of YOLO Architectures in Computer Vision: From YOLOv1 to YOLOv8 and YOLO-NAS. Mach. Learn. </w:t>
        </w:r>
        <w:proofErr w:type="spellStart"/>
        <w:r w:rsidR="1C01D3DA" w:rsidRPr="00A86E22">
          <w:rPr>
            <w:rPrChange w:id="1964" w:author="Latvakoski Juhani" w:date="2024-09-24T15:31:00Z">
              <w:rPr>
                <w:rFonts w:ascii="Helvetica Neue" w:eastAsia="Helvetica Neue" w:hAnsi="Helvetica Neue" w:cs="Helvetica Neue"/>
                <w:sz w:val="19"/>
                <w:szCs w:val="19"/>
              </w:rPr>
            </w:rPrChange>
          </w:rPr>
          <w:t>Knowl</w:t>
        </w:r>
        <w:proofErr w:type="spellEnd"/>
        <w:r w:rsidR="1C01D3DA" w:rsidRPr="00A86E22">
          <w:rPr>
            <w:rPrChange w:id="1965" w:author="Latvakoski Juhani" w:date="2024-09-24T15:31:00Z">
              <w:rPr>
                <w:rFonts w:ascii="Helvetica Neue" w:eastAsia="Helvetica Neue" w:hAnsi="Helvetica Neue" w:cs="Helvetica Neue"/>
                <w:sz w:val="19"/>
                <w:szCs w:val="19"/>
              </w:rPr>
            </w:rPrChange>
          </w:rPr>
          <w:t xml:space="preserve">. </w:t>
        </w:r>
        <w:proofErr w:type="spellStart"/>
        <w:r w:rsidR="1C01D3DA" w:rsidRPr="00A86E22">
          <w:rPr>
            <w:rPrChange w:id="1966" w:author="Latvakoski Juhani" w:date="2024-09-24T15:31:00Z">
              <w:rPr>
                <w:rFonts w:ascii="Helvetica Neue" w:eastAsia="Helvetica Neue" w:hAnsi="Helvetica Neue" w:cs="Helvetica Neue"/>
                <w:sz w:val="19"/>
                <w:szCs w:val="19"/>
              </w:rPr>
            </w:rPrChange>
          </w:rPr>
          <w:t>Extr</w:t>
        </w:r>
        <w:proofErr w:type="spellEnd"/>
        <w:r w:rsidR="1C01D3DA" w:rsidRPr="00A86E22">
          <w:rPr>
            <w:rPrChange w:id="1967" w:author="Latvakoski Juhani" w:date="2024-09-24T15:31:00Z">
              <w:rPr>
                <w:rFonts w:ascii="Helvetica Neue" w:eastAsia="Helvetica Neue" w:hAnsi="Helvetica Neue" w:cs="Helvetica Neue"/>
                <w:sz w:val="19"/>
                <w:szCs w:val="19"/>
              </w:rPr>
            </w:rPrChange>
          </w:rPr>
          <w:t>. 2023, 5, 16</w:t>
        </w:r>
        <w:r w:rsidR="1173E96E" w:rsidRPr="00A86E22">
          <w:rPr>
            <w:rPrChange w:id="1968" w:author="Latvakoski Juhani" w:date="2024-09-24T15:31:00Z">
              <w:rPr>
                <w:rFonts w:ascii="Helvetica Neue" w:eastAsia="Helvetica Neue" w:hAnsi="Helvetica Neue" w:cs="Helvetica Neue"/>
                <w:sz w:val="19"/>
                <w:szCs w:val="19"/>
              </w:rPr>
            </w:rPrChange>
          </w:rPr>
          <w:t xml:space="preserve">80-1716. </w:t>
        </w:r>
      </w:ins>
      <w:ins w:id="1969" w:author="Miikka Salminen" w:date="2024-09-24T05:24:00Z">
        <w:r w:rsidR="1173E96E" w:rsidRPr="00A86E22">
          <w:rPr>
            <w:rPrChange w:id="1970" w:author="Latvakoski Juhani" w:date="2024-09-24T15:31:00Z">
              <w:rPr>
                <w:rFonts w:ascii="Helvetica Neue" w:eastAsia="Helvetica Neue" w:hAnsi="Helvetica Neue" w:cs="Helvetica Neue"/>
                <w:sz w:val="19"/>
                <w:szCs w:val="19"/>
              </w:rPr>
            </w:rPrChange>
          </w:rPr>
          <w:t xml:space="preserve"> </w:t>
        </w:r>
        <w:r w:rsidRPr="00A86E22">
          <w:fldChar w:fldCharType="begin"/>
        </w:r>
        <w:r w:rsidRPr="00A86E22">
          <w:instrText xml:space="preserve">HYPERLINK "https://doi.org/10.3390/make5040083" </w:instrText>
        </w:r>
        <w:r w:rsidRPr="00A86E22">
          <w:fldChar w:fldCharType="separate"/>
        </w:r>
      </w:ins>
      <w:ins w:id="1971" w:author="Miikka Salminen" w:date="2024-09-24T05:23:00Z">
        <w:r w:rsidR="1173E96E" w:rsidRPr="00A86E22">
          <w:rPr>
            <w:rPrChange w:id="1972" w:author="Latvakoski Juhani" w:date="2024-09-24T15:31:00Z">
              <w:rPr>
                <w:rFonts w:ascii="Helvetica Neue" w:eastAsia="Helvetica Neue" w:hAnsi="Helvetica Neue" w:cs="Helvetica Neue"/>
                <w:sz w:val="19"/>
                <w:szCs w:val="19"/>
              </w:rPr>
            </w:rPrChange>
          </w:rPr>
          <w:t>https://doi</w:t>
        </w:r>
      </w:ins>
      <w:ins w:id="1973" w:author="Miikka Salminen" w:date="2024-09-24T05:24:00Z">
        <w:r w:rsidR="1173E96E" w:rsidRPr="00A86E22">
          <w:rPr>
            <w:rStyle w:val="Hyperlink"/>
            <w:color w:val="auto"/>
            <w:u w:val="none"/>
            <w:rPrChange w:id="1974" w:author="Latvakoski Juhani" w:date="2024-09-24T15:31:00Z">
              <w:rPr>
                <w:rStyle w:val="Hyperlink"/>
                <w:rFonts w:ascii="Helvetica Neue" w:eastAsia="Helvetica Neue" w:hAnsi="Helvetica Neue" w:cs="Helvetica Neue"/>
                <w:sz w:val="19"/>
                <w:szCs w:val="19"/>
              </w:rPr>
            </w:rPrChange>
          </w:rPr>
          <w:t>.org/10.3390/make5040083</w:t>
        </w:r>
        <w:r w:rsidRPr="00A86E22">
          <w:fldChar w:fldCharType="end"/>
        </w:r>
        <w:r w:rsidR="1173E96E" w:rsidRPr="00A86E22">
          <w:rPr>
            <w:rPrChange w:id="1975" w:author="Latvakoski Juhani" w:date="2024-09-24T15:31:00Z">
              <w:rPr>
                <w:rFonts w:ascii="Helvetica Neue" w:eastAsia="Helvetica Neue" w:hAnsi="Helvetica Neue" w:cs="Helvetica Neue"/>
                <w:sz w:val="19"/>
                <w:szCs w:val="19"/>
              </w:rPr>
            </w:rPrChange>
          </w:rPr>
          <w:t xml:space="preserve"> </w:t>
        </w:r>
      </w:ins>
    </w:p>
    <w:sectPr w:rsidR="4F68872B" w:rsidRPr="00A86E22" w:rsidSect="00282B8D">
      <w:pgSz w:w="11906" w:h="16838"/>
      <w:pgMar w:top="2371" w:right="1418" w:bottom="851" w:left="1418"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EB1ED" w14:textId="77777777" w:rsidR="0046292C" w:rsidRDefault="0046292C" w:rsidP="002B32D7">
      <w:r>
        <w:separator/>
      </w:r>
    </w:p>
  </w:endnote>
  <w:endnote w:type="continuationSeparator" w:id="0">
    <w:p w14:paraId="75D72418" w14:textId="77777777" w:rsidR="0046292C" w:rsidRDefault="0046292C" w:rsidP="002B32D7">
      <w:r>
        <w:continuationSeparator/>
      </w:r>
    </w:p>
  </w:endnote>
  <w:endnote w:type="continuationNotice" w:id="1">
    <w:p w14:paraId="1C9A02D1" w14:textId="77777777" w:rsidR="0046292C" w:rsidRDefault="0046292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Frutiger-Light">
    <w:altName w:val="Times New Roman"/>
    <w:charset w:val="00"/>
    <w:family w:val="auto"/>
    <w:pitch w:val="default"/>
  </w:font>
  <w:font w:name="Open Sans">
    <w:charset w:val="00"/>
    <w:family w:val="swiss"/>
    <w:pitch w:val="variable"/>
    <w:sig w:usb0="E00002EF" w:usb1="4000205B" w:usb2="00000028"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4436C" w14:textId="3CA09726" w:rsidR="00517A4C" w:rsidRDefault="00517A4C">
    <w:pPr>
      <w:pStyle w:val="Footer"/>
    </w:pPr>
    <w:r>
      <w:rPr>
        <w:noProof/>
      </w:rPr>
      <w:drawing>
        <wp:anchor distT="0" distB="0" distL="114300" distR="114300" simplePos="0" relativeHeight="251658242" behindDoc="0" locked="0" layoutInCell="1" allowOverlap="1" wp14:anchorId="77D35F5F" wp14:editId="6B117849">
          <wp:simplePos x="0" y="0"/>
          <wp:positionH relativeFrom="column">
            <wp:posOffset>3733800</wp:posOffset>
          </wp:positionH>
          <wp:positionV relativeFrom="paragraph">
            <wp:posOffset>0</wp:posOffset>
          </wp:positionV>
          <wp:extent cx="2556000" cy="32040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556000" cy="320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D456A" w14:textId="77777777" w:rsidR="0046292C" w:rsidRDefault="0046292C" w:rsidP="002B32D7">
      <w:r>
        <w:separator/>
      </w:r>
    </w:p>
  </w:footnote>
  <w:footnote w:type="continuationSeparator" w:id="0">
    <w:p w14:paraId="67909284" w14:textId="77777777" w:rsidR="0046292C" w:rsidRDefault="0046292C" w:rsidP="002B32D7">
      <w:r>
        <w:continuationSeparator/>
      </w:r>
    </w:p>
  </w:footnote>
  <w:footnote w:type="continuationNotice" w:id="1">
    <w:p w14:paraId="4DB8DD0C" w14:textId="77777777" w:rsidR="0046292C" w:rsidRDefault="0046292C">
      <w:pPr>
        <w:spacing w:before="0" w:after="0" w:line="240" w:lineRule="auto"/>
      </w:pPr>
    </w:p>
  </w:footnote>
  <w:footnote w:id="2">
    <w:p w14:paraId="2740190E" w14:textId="36ED68C3" w:rsidR="00E71900" w:rsidRPr="00E71900" w:rsidRDefault="00E71900">
      <w:pPr>
        <w:pStyle w:val="FootnoteText"/>
      </w:pPr>
      <w:r>
        <w:rPr>
          <w:rStyle w:val="FootnoteReference"/>
        </w:rPr>
        <w:footnoteRef/>
      </w:r>
      <w:r>
        <w:t xml:space="preserve"> ITEA founding company.</w:t>
      </w:r>
    </w:p>
  </w:footnote>
  <w:footnote w:id="3">
    <w:p w14:paraId="1F1255B8" w14:textId="4B6ADFC6" w:rsidR="001C6C50" w:rsidRPr="001C6C50" w:rsidRDefault="001C6C50">
      <w:pPr>
        <w:pStyle w:val="FootnoteText"/>
      </w:pPr>
      <w:r>
        <w:rPr>
          <w:rStyle w:val="FootnoteReference"/>
        </w:rPr>
        <w:footnoteRef/>
      </w:r>
      <w:r>
        <w:t xml:space="preserve"> </w:t>
      </w:r>
      <w:r w:rsidRPr="001C6C50">
        <w:rPr>
          <w:sz w:val="16"/>
          <w:szCs w:val="16"/>
        </w:rPr>
        <w:t>The same pattern is very potential also in other cases.</w:t>
      </w:r>
    </w:p>
  </w:footnote>
  <w:footnote w:id="4">
    <w:p w14:paraId="51436862" w14:textId="206E73A2" w:rsidR="00CB1A1F" w:rsidRPr="00CB1A1F" w:rsidRDefault="00CB1A1F">
      <w:pPr>
        <w:pStyle w:val="FootnoteText"/>
      </w:pPr>
      <w:r>
        <w:rPr>
          <w:rStyle w:val="FootnoteReference"/>
        </w:rPr>
        <w:footnoteRef/>
      </w:r>
      <w:r>
        <w:t xml:space="preserve"> </w:t>
      </w:r>
      <w:r w:rsidRPr="00CB1A1F">
        <w:t>https://gaia-x.eu/</w:t>
      </w:r>
    </w:p>
  </w:footnote>
  <w:footnote w:id="5">
    <w:p w14:paraId="25207140" w14:textId="656EE6C2" w:rsidR="0017498A" w:rsidRPr="0017498A" w:rsidRDefault="0017498A">
      <w:pPr>
        <w:pStyle w:val="FootnoteText"/>
      </w:pPr>
      <w:r>
        <w:rPr>
          <w:rStyle w:val="FootnoteReference"/>
        </w:rPr>
        <w:footnoteRef/>
      </w:r>
      <w:r>
        <w:t xml:space="preserve"> </w:t>
      </w:r>
      <w:r w:rsidRPr="0017498A">
        <w:t>https://internationaldataspaces.org/we/the-association/</w:t>
      </w:r>
    </w:p>
  </w:footnote>
  <w:footnote w:id="6">
    <w:p w14:paraId="2B4D2E34" w14:textId="47B965F8" w:rsidR="00FC6F1A" w:rsidRPr="00FC6F1A" w:rsidRDefault="00FC6F1A">
      <w:pPr>
        <w:pStyle w:val="FootnoteText"/>
      </w:pPr>
      <w:r>
        <w:rPr>
          <w:rStyle w:val="FootnoteReference"/>
        </w:rPr>
        <w:footnoteRef/>
      </w:r>
      <w:r>
        <w:t xml:space="preserve"> </w:t>
      </w:r>
      <w:r w:rsidRPr="00FC6F1A">
        <w:t>https://www.mydata.org/</w:t>
      </w:r>
    </w:p>
  </w:footnote>
  <w:footnote w:id="7">
    <w:p w14:paraId="2D293136" w14:textId="3DD53C1E" w:rsidR="005B3876" w:rsidRPr="005B3876" w:rsidRDefault="005B3876">
      <w:pPr>
        <w:pStyle w:val="FootnoteText"/>
      </w:pPr>
      <w:r>
        <w:rPr>
          <w:rStyle w:val="FootnoteReference"/>
        </w:rPr>
        <w:footnoteRef/>
      </w:r>
      <w:r>
        <w:t xml:space="preserve"> </w:t>
      </w:r>
      <w:r w:rsidRPr="005B3876">
        <w:t>https://www.energyweb.org/</w:t>
      </w:r>
    </w:p>
  </w:footnote>
  <w:footnote w:id="8">
    <w:p w14:paraId="727DDD76" w14:textId="7E7B5204" w:rsidR="00F062F9" w:rsidRPr="005C6D5B" w:rsidRDefault="00F062F9" w:rsidP="005C6D5B">
      <w:pPr>
        <w:autoSpaceDE w:val="0"/>
        <w:autoSpaceDN w:val="0"/>
        <w:adjustRightInd w:val="0"/>
        <w:spacing w:before="0" w:after="0" w:line="240" w:lineRule="auto"/>
        <w:rPr>
          <w:rFonts w:eastAsiaTheme="minorHAnsi" w:cs="Arial"/>
          <w:spacing w:val="0"/>
          <w:szCs w:val="20"/>
          <w:lang w:val="en-US" w:eastAsia="en-US"/>
        </w:rPr>
      </w:pPr>
      <w:r>
        <w:rPr>
          <w:rStyle w:val="FootnoteReference"/>
        </w:rPr>
        <w:footnoteRef/>
      </w:r>
      <w:r>
        <w:t xml:space="preserve"> </w:t>
      </w:r>
      <w:r w:rsidR="005C6D5B" w:rsidRPr="005C6D5B">
        <w:rPr>
          <w:rFonts w:eastAsiaTheme="minorHAnsi" w:cs="Arial"/>
          <w:spacing w:val="0"/>
          <w:szCs w:val="20"/>
          <w:lang w:val="en-US" w:eastAsia="en-US"/>
        </w:rPr>
        <w:t>New solutions for systems requiring digital trust - possible applications for energy flexibility and hunting</w:t>
      </w:r>
      <w:r w:rsidR="005C6D5B">
        <w:rPr>
          <w:rFonts w:eastAsiaTheme="minorHAnsi" w:cs="Arial"/>
          <w:spacing w:val="0"/>
          <w:szCs w:val="20"/>
          <w:lang w:val="en-US" w:eastAsia="en-US"/>
        </w:rPr>
        <w:t xml:space="preserve"> </w:t>
      </w:r>
      <w:r w:rsidR="005C6D5B" w:rsidRPr="005C6D5B">
        <w:rPr>
          <w:rFonts w:eastAsiaTheme="minorHAnsi" w:cs="Arial"/>
          <w:spacing w:val="0"/>
          <w:szCs w:val="20"/>
          <w:lang w:val="en-US" w:eastAsia="en-US"/>
        </w:rPr>
        <w:t>safety - VTT Info (cision.com)</w:t>
      </w:r>
      <w:r w:rsidR="005C6D5B">
        <w:rPr>
          <w:rFonts w:eastAsiaTheme="minorHAnsi" w:cs="Arial"/>
          <w:spacing w:val="0"/>
          <w:szCs w:val="20"/>
          <w:lang w:val="en-US" w:eastAsia="en-US"/>
        </w:rPr>
        <w:t xml:space="preserve">, </w:t>
      </w:r>
      <w:r w:rsidR="005C6D5B" w:rsidRPr="005C6D5B">
        <w:rPr>
          <w:rFonts w:eastAsiaTheme="minorHAnsi" w:cs="Arial"/>
          <w:spacing w:val="0"/>
          <w:szCs w:val="20"/>
          <w:lang w:val="en-US" w:eastAsia="en-US"/>
        </w:rPr>
        <w:t>https://news.cision.com/vtt-info/r/new-solutions-for-systems-requiring-digital-trust---possibleapplications-</w:t>
      </w:r>
      <w:r w:rsidR="005C6D5B" w:rsidRPr="00065D70">
        <w:rPr>
          <w:rFonts w:eastAsiaTheme="minorHAnsi" w:cs="Arial"/>
          <w:spacing w:val="0"/>
          <w:szCs w:val="20"/>
          <w:lang w:val="en-US" w:eastAsia="en-US"/>
        </w:rPr>
        <w:t>for-energy-flexibility-and,c3683823</w:t>
      </w:r>
    </w:p>
  </w:footnote>
  <w:footnote w:id="9">
    <w:p w14:paraId="005BF0A1" w14:textId="77777777" w:rsidR="004D16E1" w:rsidRDefault="004D16E1" w:rsidP="004D16E1">
      <w:pPr>
        <w:pStyle w:val="FootnoteText"/>
      </w:pPr>
      <w:r>
        <w:rPr>
          <w:rStyle w:val="FootnoteReference"/>
        </w:rPr>
        <w:footnoteRef/>
      </w:r>
      <w:r>
        <w:t xml:space="preserve"> </w:t>
      </w:r>
      <w:hyperlink r:id="rId1" w:history="1">
        <w:r w:rsidRPr="00024897">
          <w:rPr>
            <w:rStyle w:val="Hyperlink"/>
          </w:rPr>
          <w:t>https://www.zionmarketresearch.com/news/medical-transport-services-market</w:t>
        </w:r>
      </w:hyperlink>
      <w:r>
        <w:t xml:space="preserve"> </w:t>
      </w:r>
    </w:p>
  </w:footnote>
  <w:footnote w:id="10">
    <w:p w14:paraId="75100B18" w14:textId="77777777" w:rsidR="00F67AD3" w:rsidRPr="00E33B5D" w:rsidRDefault="00F67AD3" w:rsidP="00F67AD3">
      <w:pPr>
        <w:pStyle w:val="FootnoteText"/>
      </w:pPr>
      <w:r>
        <w:rPr>
          <w:rStyle w:val="FootnoteReference"/>
        </w:rPr>
        <w:footnoteRef/>
      </w:r>
      <w:r>
        <w:t xml:space="preserve"> A possible basis for the Sa4CPs shared trust infrastructure may be inherited from VTT experiments within TIoCPS project.</w:t>
      </w:r>
    </w:p>
  </w:footnote>
  <w:footnote w:id="11">
    <w:p w14:paraId="6A76D9EB" w14:textId="77777777" w:rsidR="00AD489B" w:rsidRPr="00170B49" w:rsidRDefault="00AD489B" w:rsidP="00AD489B">
      <w:pPr>
        <w:pStyle w:val="FootnoteText"/>
        <w:rPr>
          <w:lang w:val="en-US"/>
        </w:rPr>
      </w:pPr>
      <w:r>
        <w:rPr>
          <w:rStyle w:val="FootnoteReference"/>
        </w:rPr>
        <w:footnoteRef/>
      </w:r>
      <w:r>
        <w:t xml:space="preserve"> a </w:t>
      </w:r>
      <w:r w:rsidRPr="00916379">
        <w:rPr>
          <w:sz w:val="16"/>
          <w:szCs w:val="16"/>
          <w:lang w:val="en-US"/>
        </w:rPr>
        <w:t>potential pilot area for the results of the Sa4CPS concept.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C4E17" w14:textId="2FE49855" w:rsidR="00517A4C" w:rsidRDefault="00517A4C" w:rsidP="00517A4C">
    <w:pPr>
      <w:pStyle w:val="Header"/>
      <w:jc w:val="right"/>
      <w:rPr>
        <w:noProof/>
      </w:rPr>
    </w:pPr>
    <w:r>
      <w:rPr>
        <w:noProof/>
      </w:rPr>
      <w:drawing>
        <wp:anchor distT="0" distB="0" distL="114300" distR="114300" simplePos="0" relativeHeight="251658241" behindDoc="0" locked="0" layoutInCell="1" allowOverlap="1" wp14:anchorId="2DABF833" wp14:editId="5DEB91A0">
          <wp:simplePos x="0" y="0"/>
          <wp:positionH relativeFrom="page">
            <wp:align>left</wp:align>
          </wp:positionH>
          <wp:positionV relativeFrom="page">
            <wp:align>top</wp:align>
          </wp:positionV>
          <wp:extent cx="2437200" cy="961200"/>
          <wp:effectExtent l="0" t="0" r="1270" b="0"/>
          <wp:wrapSquare wrapText="bothSides"/>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7200" cy="961200"/>
                  </a:xfrm>
                  <a:prstGeom prst="rect">
                    <a:avLst/>
                  </a:prstGeom>
                </pic:spPr>
              </pic:pic>
            </a:graphicData>
          </a:graphic>
          <wp14:sizeRelH relativeFrom="margin">
            <wp14:pctWidth>0</wp14:pctWidth>
          </wp14:sizeRelH>
          <wp14:sizeRelV relativeFrom="margin">
            <wp14:pctHeight>0</wp14:pctHeight>
          </wp14:sizeRelV>
        </wp:anchor>
      </w:drawing>
    </w:r>
    <w:r>
      <w:t xml:space="preserve"> </w:t>
    </w:r>
    <w:r>
      <w:fldChar w:fldCharType="begin"/>
    </w:r>
    <w:r>
      <w:instrText xml:space="preserve"> PAGE   \* MERGEFORMAT </w:instrText>
    </w:r>
    <w:r>
      <w:fldChar w:fldCharType="separate"/>
    </w:r>
    <w:r>
      <w:rPr>
        <w:noProof/>
      </w:rPr>
      <w:t>1</w:t>
    </w:r>
    <w:r>
      <w:rPr>
        <w:noProof/>
      </w:rPr>
      <w:fldChar w:fldCharType="end"/>
    </w:r>
  </w:p>
  <w:p w14:paraId="6FB4CC9E" w14:textId="061ABE24" w:rsidR="00517A4C" w:rsidRPr="00517A4C" w:rsidRDefault="00517A4C" w:rsidP="00517A4C">
    <w:pPr>
      <w:pStyle w:val="Header"/>
      <w:jc w:val="right"/>
      <w:rPr>
        <w:noProof/>
        <w:sz w:val="12"/>
        <w:szCs w:val="12"/>
      </w:rPr>
    </w:pPr>
  </w:p>
  <w:p w14:paraId="4AFD1E8E" w14:textId="4C730F33" w:rsidR="00517A4C" w:rsidRPr="00517A4C" w:rsidRDefault="00066663" w:rsidP="00517A4C">
    <w:pPr>
      <w:pStyle w:val="Header"/>
      <w:jc w:val="right"/>
      <w:rPr>
        <w:rFonts w:asciiTheme="minorHAnsi" w:hAnsiTheme="minorHAnsi" w:cstheme="minorHAnsi"/>
        <w:noProof/>
        <w:sz w:val="19"/>
        <w:szCs w:val="19"/>
      </w:rPr>
    </w:pPr>
    <w:r>
      <w:rPr>
        <w:rFonts w:asciiTheme="minorHAnsi" w:hAnsiTheme="minorHAnsi" w:cstheme="minorHAnsi"/>
        <w:noProof/>
        <w:sz w:val="19"/>
        <w:szCs w:val="19"/>
      </w:rPr>
      <w:t>ITEA Sa4CPS</w:t>
    </w:r>
  </w:p>
  <w:p w14:paraId="353EA44F" w14:textId="25ACE7E1" w:rsidR="00517A4C" w:rsidRPr="00517A4C" w:rsidRDefault="00031F99" w:rsidP="00517A4C">
    <w:pPr>
      <w:pStyle w:val="Header"/>
      <w:jc w:val="right"/>
      <w:rPr>
        <w:rFonts w:asciiTheme="minorHAnsi" w:hAnsiTheme="minorHAnsi" w:cstheme="minorHAnsi"/>
        <w:color w:val="00C340"/>
        <w:sz w:val="19"/>
        <w:szCs w:val="19"/>
      </w:rPr>
    </w:pPr>
    <w:r>
      <w:rPr>
        <w:rFonts w:asciiTheme="minorHAnsi" w:hAnsiTheme="minorHAnsi" w:cstheme="minorHAnsi"/>
        <w:noProof/>
        <w:color w:val="00C340"/>
        <w:sz w:val="19"/>
        <w:szCs w:val="19"/>
      </w:rPr>
      <w:t>FPP</w:t>
    </w:r>
    <w:r w:rsidR="00517A4C" w:rsidRPr="00517A4C">
      <w:rPr>
        <w:rFonts w:asciiTheme="minorHAnsi" w:hAnsiTheme="minorHAnsi" w:cstheme="minorHAnsi"/>
        <w:noProof/>
        <w:color w:val="00C340"/>
        <w:sz w:val="19"/>
        <w:szCs w:val="19"/>
      </w:rPr>
      <w:t xml:space="preserve"> Annex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3E7EA" w14:textId="02F064C5" w:rsidR="00517A4C" w:rsidRDefault="00517A4C">
    <w:pPr>
      <w:pStyle w:val="Header"/>
    </w:pPr>
    <w:r>
      <w:rPr>
        <w:noProof/>
      </w:rPr>
      <w:drawing>
        <wp:anchor distT="0" distB="0" distL="114300" distR="114300" simplePos="0" relativeHeight="251658240" behindDoc="0" locked="0" layoutInCell="1" allowOverlap="1" wp14:anchorId="5B568566" wp14:editId="40105E6A">
          <wp:simplePos x="0" y="0"/>
          <wp:positionH relativeFrom="page">
            <wp:align>left</wp:align>
          </wp:positionH>
          <wp:positionV relativeFrom="page">
            <wp:align>top</wp:align>
          </wp:positionV>
          <wp:extent cx="3981600" cy="1134000"/>
          <wp:effectExtent l="0" t="0" r="0" b="9525"/>
          <wp:wrapSquare wrapText="bothSides"/>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981600" cy="1134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71B"/>
    <w:multiLevelType w:val="hybridMultilevel"/>
    <w:tmpl w:val="2B6074F2"/>
    <w:lvl w:ilvl="0" w:tplc="51163ABE">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1" w15:restartNumberingAfterBreak="0">
    <w:nsid w:val="059426FF"/>
    <w:multiLevelType w:val="hybridMultilevel"/>
    <w:tmpl w:val="DF568B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ABDF77"/>
    <w:multiLevelType w:val="hybridMultilevel"/>
    <w:tmpl w:val="FFFFFFFF"/>
    <w:lvl w:ilvl="0" w:tplc="434ABCF4">
      <w:start w:val="1"/>
      <w:numFmt w:val="bullet"/>
      <w:lvlText w:val=""/>
      <w:lvlJc w:val="left"/>
      <w:pPr>
        <w:ind w:left="720" w:hanging="360"/>
      </w:pPr>
      <w:rPr>
        <w:rFonts w:ascii="Symbol" w:hAnsi="Symbol" w:hint="default"/>
      </w:rPr>
    </w:lvl>
    <w:lvl w:ilvl="1" w:tplc="6474420E">
      <w:start w:val="1"/>
      <w:numFmt w:val="bullet"/>
      <w:lvlText w:val="o"/>
      <w:lvlJc w:val="left"/>
      <w:pPr>
        <w:ind w:left="1440" w:hanging="360"/>
      </w:pPr>
      <w:rPr>
        <w:rFonts w:ascii="Courier New" w:hAnsi="Courier New" w:hint="default"/>
      </w:rPr>
    </w:lvl>
    <w:lvl w:ilvl="2" w:tplc="A8E042C2">
      <w:start w:val="1"/>
      <w:numFmt w:val="bullet"/>
      <w:lvlText w:val=""/>
      <w:lvlJc w:val="left"/>
      <w:pPr>
        <w:ind w:left="2160" w:hanging="360"/>
      </w:pPr>
      <w:rPr>
        <w:rFonts w:ascii="Wingdings" w:hAnsi="Wingdings" w:hint="default"/>
      </w:rPr>
    </w:lvl>
    <w:lvl w:ilvl="3" w:tplc="6B26168E">
      <w:start w:val="1"/>
      <w:numFmt w:val="bullet"/>
      <w:lvlText w:val=""/>
      <w:lvlJc w:val="left"/>
      <w:pPr>
        <w:ind w:left="2880" w:hanging="360"/>
      </w:pPr>
      <w:rPr>
        <w:rFonts w:ascii="Symbol" w:hAnsi="Symbol" w:hint="default"/>
      </w:rPr>
    </w:lvl>
    <w:lvl w:ilvl="4" w:tplc="C6AAFFF8">
      <w:start w:val="1"/>
      <w:numFmt w:val="bullet"/>
      <w:lvlText w:val="o"/>
      <w:lvlJc w:val="left"/>
      <w:pPr>
        <w:ind w:left="3600" w:hanging="360"/>
      </w:pPr>
      <w:rPr>
        <w:rFonts w:ascii="Courier New" w:hAnsi="Courier New" w:hint="default"/>
      </w:rPr>
    </w:lvl>
    <w:lvl w:ilvl="5" w:tplc="521E9EB4">
      <w:start w:val="1"/>
      <w:numFmt w:val="bullet"/>
      <w:lvlText w:val=""/>
      <w:lvlJc w:val="left"/>
      <w:pPr>
        <w:ind w:left="4320" w:hanging="360"/>
      </w:pPr>
      <w:rPr>
        <w:rFonts w:ascii="Wingdings" w:hAnsi="Wingdings" w:hint="default"/>
      </w:rPr>
    </w:lvl>
    <w:lvl w:ilvl="6" w:tplc="C6FC6708">
      <w:start w:val="1"/>
      <w:numFmt w:val="bullet"/>
      <w:lvlText w:val=""/>
      <w:lvlJc w:val="left"/>
      <w:pPr>
        <w:ind w:left="5040" w:hanging="360"/>
      </w:pPr>
      <w:rPr>
        <w:rFonts w:ascii="Symbol" w:hAnsi="Symbol" w:hint="default"/>
      </w:rPr>
    </w:lvl>
    <w:lvl w:ilvl="7" w:tplc="F5E86E32">
      <w:start w:val="1"/>
      <w:numFmt w:val="bullet"/>
      <w:lvlText w:val="o"/>
      <w:lvlJc w:val="left"/>
      <w:pPr>
        <w:ind w:left="5760" w:hanging="360"/>
      </w:pPr>
      <w:rPr>
        <w:rFonts w:ascii="Courier New" w:hAnsi="Courier New" w:hint="default"/>
      </w:rPr>
    </w:lvl>
    <w:lvl w:ilvl="8" w:tplc="D5548728">
      <w:start w:val="1"/>
      <w:numFmt w:val="bullet"/>
      <w:lvlText w:val=""/>
      <w:lvlJc w:val="left"/>
      <w:pPr>
        <w:ind w:left="6480" w:hanging="360"/>
      </w:pPr>
      <w:rPr>
        <w:rFonts w:ascii="Wingdings" w:hAnsi="Wingdings" w:hint="default"/>
      </w:rPr>
    </w:lvl>
  </w:abstractNum>
  <w:abstractNum w:abstractNumId="3" w15:restartNumberingAfterBreak="0">
    <w:nsid w:val="06F7D768"/>
    <w:multiLevelType w:val="hybridMultilevel"/>
    <w:tmpl w:val="FFFFFFFF"/>
    <w:lvl w:ilvl="0" w:tplc="A2984606">
      <w:start w:val="1"/>
      <w:numFmt w:val="bullet"/>
      <w:lvlText w:val="·"/>
      <w:lvlJc w:val="left"/>
      <w:pPr>
        <w:ind w:left="720" w:hanging="360"/>
      </w:pPr>
      <w:rPr>
        <w:rFonts w:ascii="Symbol" w:hAnsi="Symbol" w:hint="default"/>
      </w:rPr>
    </w:lvl>
    <w:lvl w:ilvl="1" w:tplc="C93C9FEC">
      <w:start w:val="1"/>
      <w:numFmt w:val="bullet"/>
      <w:lvlText w:val="o"/>
      <w:lvlJc w:val="left"/>
      <w:pPr>
        <w:ind w:left="1440" w:hanging="360"/>
      </w:pPr>
      <w:rPr>
        <w:rFonts w:ascii="Courier New" w:hAnsi="Courier New" w:hint="default"/>
      </w:rPr>
    </w:lvl>
    <w:lvl w:ilvl="2" w:tplc="BE66C50C">
      <w:start w:val="1"/>
      <w:numFmt w:val="bullet"/>
      <w:lvlText w:val=""/>
      <w:lvlJc w:val="left"/>
      <w:pPr>
        <w:ind w:left="2160" w:hanging="360"/>
      </w:pPr>
      <w:rPr>
        <w:rFonts w:ascii="Wingdings" w:hAnsi="Wingdings" w:hint="default"/>
      </w:rPr>
    </w:lvl>
    <w:lvl w:ilvl="3" w:tplc="F3DCD544">
      <w:start w:val="1"/>
      <w:numFmt w:val="bullet"/>
      <w:lvlText w:val=""/>
      <w:lvlJc w:val="left"/>
      <w:pPr>
        <w:ind w:left="2880" w:hanging="360"/>
      </w:pPr>
      <w:rPr>
        <w:rFonts w:ascii="Symbol" w:hAnsi="Symbol" w:hint="default"/>
      </w:rPr>
    </w:lvl>
    <w:lvl w:ilvl="4" w:tplc="15CA6EC2">
      <w:start w:val="1"/>
      <w:numFmt w:val="bullet"/>
      <w:lvlText w:val="o"/>
      <w:lvlJc w:val="left"/>
      <w:pPr>
        <w:ind w:left="3600" w:hanging="360"/>
      </w:pPr>
      <w:rPr>
        <w:rFonts w:ascii="Courier New" w:hAnsi="Courier New" w:hint="default"/>
      </w:rPr>
    </w:lvl>
    <w:lvl w:ilvl="5" w:tplc="950443EC">
      <w:start w:val="1"/>
      <w:numFmt w:val="bullet"/>
      <w:lvlText w:val=""/>
      <w:lvlJc w:val="left"/>
      <w:pPr>
        <w:ind w:left="4320" w:hanging="360"/>
      </w:pPr>
      <w:rPr>
        <w:rFonts w:ascii="Wingdings" w:hAnsi="Wingdings" w:hint="default"/>
      </w:rPr>
    </w:lvl>
    <w:lvl w:ilvl="6" w:tplc="03CABF02">
      <w:start w:val="1"/>
      <w:numFmt w:val="bullet"/>
      <w:lvlText w:val=""/>
      <w:lvlJc w:val="left"/>
      <w:pPr>
        <w:ind w:left="5040" w:hanging="360"/>
      </w:pPr>
      <w:rPr>
        <w:rFonts w:ascii="Symbol" w:hAnsi="Symbol" w:hint="default"/>
      </w:rPr>
    </w:lvl>
    <w:lvl w:ilvl="7" w:tplc="5B5EA004">
      <w:start w:val="1"/>
      <w:numFmt w:val="bullet"/>
      <w:lvlText w:val="o"/>
      <w:lvlJc w:val="left"/>
      <w:pPr>
        <w:ind w:left="5760" w:hanging="360"/>
      </w:pPr>
      <w:rPr>
        <w:rFonts w:ascii="Courier New" w:hAnsi="Courier New" w:hint="default"/>
      </w:rPr>
    </w:lvl>
    <w:lvl w:ilvl="8" w:tplc="409609DA">
      <w:start w:val="1"/>
      <w:numFmt w:val="bullet"/>
      <w:lvlText w:val=""/>
      <w:lvlJc w:val="left"/>
      <w:pPr>
        <w:ind w:left="6480" w:hanging="360"/>
      </w:pPr>
      <w:rPr>
        <w:rFonts w:ascii="Wingdings" w:hAnsi="Wingdings" w:hint="default"/>
      </w:rPr>
    </w:lvl>
  </w:abstractNum>
  <w:abstractNum w:abstractNumId="4" w15:restartNumberingAfterBreak="0">
    <w:nsid w:val="083211A9"/>
    <w:multiLevelType w:val="hybridMultilevel"/>
    <w:tmpl w:val="5E52F1E8"/>
    <w:lvl w:ilvl="0" w:tplc="365E0F46">
      <w:start w:val="1"/>
      <w:numFmt w:val="bullet"/>
      <w:pStyle w:val="Bulletsintables"/>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7690A3"/>
    <w:multiLevelType w:val="hybridMultilevel"/>
    <w:tmpl w:val="FFFFFFFF"/>
    <w:lvl w:ilvl="0" w:tplc="ABAA2710">
      <w:start w:val="1"/>
      <w:numFmt w:val="decimal"/>
      <w:lvlText w:val="[%1]"/>
      <w:lvlJc w:val="left"/>
      <w:pPr>
        <w:ind w:left="720" w:hanging="360"/>
      </w:pPr>
    </w:lvl>
    <w:lvl w:ilvl="1" w:tplc="E72C0508">
      <w:start w:val="1"/>
      <w:numFmt w:val="lowerLetter"/>
      <w:lvlText w:val="%2."/>
      <w:lvlJc w:val="left"/>
      <w:pPr>
        <w:ind w:left="1440" w:hanging="360"/>
      </w:pPr>
    </w:lvl>
    <w:lvl w:ilvl="2" w:tplc="3B86E438">
      <w:start w:val="1"/>
      <w:numFmt w:val="lowerRoman"/>
      <w:lvlText w:val="%3."/>
      <w:lvlJc w:val="right"/>
      <w:pPr>
        <w:ind w:left="2160" w:hanging="180"/>
      </w:pPr>
    </w:lvl>
    <w:lvl w:ilvl="3" w:tplc="D354BCA0">
      <w:start w:val="1"/>
      <w:numFmt w:val="decimal"/>
      <w:lvlText w:val="%4."/>
      <w:lvlJc w:val="left"/>
      <w:pPr>
        <w:ind w:left="2880" w:hanging="360"/>
      </w:pPr>
    </w:lvl>
    <w:lvl w:ilvl="4" w:tplc="CE2624FC">
      <w:start w:val="1"/>
      <w:numFmt w:val="lowerLetter"/>
      <w:lvlText w:val="%5."/>
      <w:lvlJc w:val="left"/>
      <w:pPr>
        <w:ind w:left="3600" w:hanging="360"/>
      </w:pPr>
    </w:lvl>
    <w:lvl w:ilvl="5" w:tplc="6480E8B0">
      <w:start w:val="1"/>
      <w:numFmt w:val="lowerRoman"/>
      <w:lvlText w:val="%6."/>
      <w:lvlJc w:val="right"/>
      <w:pPr>
        <w:ind w:left="4320" w:hanging="180"/>
      </w:pPr>
    </w:lvl>
    <w:lvl w:ilvl="6" w:tplc="2BFE2734">
      <w:start w:val="1"/>
      <w:numFmt w:val="decimal"/>
      <w:lvlText w:val="%7."/>
      <w:lvlJc w:val="left"/>
      <w:pPr>
        <w:ind w:left="5040" w:hanging="360"/>
      </w:pPr>
    </w:lvl>
    <w:lvl w:ilvl="7" w:tplc="4130498A">
      <w:start w:val="1"/>
      <w:numFmt w:val="lowerLetter"/>
      <w:lvlText w:val="%8."/>
      <w:lvlJc w:val="left"/>
      <w:pPr>
        <w:ind w:left="5760" w:hanging="360"/>
      </w:pPr>
    </w:lvl>
    <w:lvl w:ilvl="8" w:tplc="BA921F78">
      <w:start w:val="1"/>
      <w:numFmt w:val="lowerRoman"/>
      <w:lvlText w:val="%9."/>
      <w:lvlJc w:val="right"/>
      <w:pPr>
        <w:ind w:left="6480" w:hanging="180"/>
      </w:pPr>
    </w:lvl>
  </w:abstractNum>
  <w:abstractNum w:abstractNumId="6" w15:restartNumberingAfterBreak="0">
    <w:nsid w:val="092BC1F7"/>
    <w:multiLevelType w:val="hybridMultilevel"/>
    <w:tmpl w:val="FFFFFFFF"/>
    <w:lvl w:ilvl="0" w:tplc="069871E6">
      <w:start w:val="1"/>
      <w:numFmt w:val="bullet"/>
      <w:lvlText w:val=""/>
      <w:lvlJc w:val="left"/>
      <w:pPr>
        <w:ind w:left="720" w:hanging="360"/>
      </w:pPr>
      <w:rPr>
        <w:rFonts w:ascii="Symbol" w:hAnsi="Symbol" w:hint="default"/>
      </w:rPr>
    </w:lvl>
    <w:lvl w:ilvl="1" w:tplc="15B88A5E">
      <w:start w:val="1"/>
      <w:numFmt w:val="bullet"/>
      <w:lvlText w:val="o"/>
      <w:lvlJc w:val="left"/>
      <w:pPr>
        <w:ind w:left="1440" w:hanging="360"/>
      </w:pPr>
      <w:rPr>
        <w:rFonts w:ascii="Courier New" w:hAnsi="Courier New" w:hint="default"/>
      </w:rPr>
    </w:lvl>
    <w:lvl w:ilvl="2" w:tplc="B30EA776">
      <w:start w:val="1"/>
      <w:numFmt w:val="bullet"/>
      <w:lvlText w:val=""/>
      <w:lvlJc w:val="left"/>
      <w:pPr>
        <w:ind w:left="2160" w:hanging="360"/>
      </w:pPr>
      <w:rPr>
        <w:rFonts w:ascii="Wingdings" w:hAnsi="Wingdings" w:hint="default"/>
      </w:rPr>
    </w:lvl>
    <w:lvl w:ilvl="3" w:tplc="D85E1718">
      <w:start w:val="1"/>
      <w:numFmt w:val="bullet"/>
      <w:lvlText w:val=""/>
      <w:lvlJc w:val="left"/>
      <w:pPr>
        <w:ind w:left="2880" w:hanging="360"/>
      </w:pPr>
      <w:rPr>
        <w:rFonts w:ascii="Symbol" w:hAnsi="Symbol" w:hint="default"/>
      </w:rPr>
    </w:lvl>
    <w:lvl w:ilvl="4" w:tplc="5F90B306">
      <w:start w:val="1"/>
      <w:numFmt w:val="bullet"/>
      <w:lvlText w:val="o"/>
      <w:lvlJc w:val="left"/>
      <w:pPr>
        <w:ind w:left="3600" w:hanging="360"/>
      </w:pPr>
      <w:rPr>
        <w:rFonts w:ascii="Courier New" w:hAnsi="Courier New" w:hint="default"/>
      </w:rPr>
    </w:lvl>
    <w:lvl w:ilvl="5" w:tplc="596298BA">
      <w:start w:val="1"/>
      <w:numFmt w:val="bullet"/>
      <w:lvlText w:val=""/>
      <w:lvlJc w:val="left"/>
      <w:pPr>
        <w:ind w:left="4320" w:hanging="360"/>
      </w:pPr>
      <w:rPr>
        <w:rFonts w:ascii="Wingdings" w:hAnsi="Wingdings" w:hint="default"/>
      </w:rPr>
    </w:lvl>
    <w:lvl w:ilvl="6" w:tplc="AC0A7F52">
      <w:start w:val="1"/>
      <w:numFmt w:val="bullet"/>
      <w:lvlText w:val=""/>
      <w:lvlJc w:val="left"/>
      <w:pPr>
        <w:ind w:left="5040" w:hanging="360"/>
      </w:pPr>
      <w:rPr>
        <w:rFonts w:ascii="Symbol" w:hAnsi="Symbol" w:hint="default"/>
      </w:rPr>
    </w:lvl>
    <w:lvl w:ilvl="7" w:tplc="CE9E247E">
      <w:start w:val="1"/>
      <w:numFmt w:val="bullet"/>
      <w:lvlText w:val="o"/>
      <w:lvlJc w:val="left"/>
      <w:pPr>
        <w:ind w:left="5760" w:hanging="360"/>
      </w:pPr>
      <w:rPr>
        <w:rFonts w:ascii="Courier New" w:hAnsi="Courier New" w:hint="default"/>
      </w:rPr>
    </w:lvl>
    <w:lvl w:ilvl="8" w:tplc="56DA46D2">
      <w:start w:val="1"/>
      <w:numFmt w:val="bullet"/>
      <w:lvlText w:val=""/>
      <w:lvlJc w:val="left"/>
      <w:pPr>
        <w:ind w:left="6480" w:hanging="360"/>
      </w:pPr>
      <w:rPr>
        <w:rFonts w:ascii="Wingdings" w:hAnsi="Wingdings" w:hint="default"/>
      </w:rPr>
    </w:lvl>
  </w:abstractNum>
  <w:abstractNum w:abstractNumId="7" w15:restartNumberingAfterBreak="0">
    <w:nsid w:val="0C5A899B"/>
    <w:multiLevelType w:val="hybridMultilevel"/>
    <w:tmpl w:val="788645B8"/>
    <w:lvl w:ilvl="0" w:tplc="2DBA8966">
      <w:start w:val="1"/>
      <w:numFmt w:val="bullet"/>
      <w:lvlText w:val=""/>
      <w:lvlJc w:val="left"/>
      <w:pPr>
        <w:ind w:left="720" w:hanging="360"/>
      </w:pPr>
      <w:rPr>
        <w:rFonts w:ascii="Symbol" w:hAnsi="Symbol" w:hint="default"/>
      </w:rPr>
    </w:lvl>
    <w:lvl w:ilvl="1" w:tplc="9F46DAE0">
      <w:start w:val="1"/>
      <w:numFmt w:val="bullet"/>
      <w:lvlText w:val="o"/>
      <w:lvlJc w:val="left"/>
      <w:pPr>
        <w:ind w:left="1440" w:hanging="360"/>
      </w:pPr>
      <w:rPr>
        <w:rFonts w:ascii="Courier New" w:hAnsi="Courier New" w:hint="default"/>
      </w:rPr>
    </w:lvl>
    <w:lvl w:ilvl="2" w:tplc="7214063E">
      <w:start w:val="1"/>
      <w:numFmt w:val="bullet"/>
      <w:lvlText w:val=""/>
      <w:lvlJc w:val="left"/>
      <w:pPr>
        <w:ind w:left="2160" w:hanging="360"/>
      </w:pPr>
      <w:rPr>
        <w:rFonts w:ascii="Wingdings" w:hAnsi="Wingdings" w:hint="default"/>
      </w:rPr>
    </w:lvl>
    <w:lvl w:ilvl="3" w:tplc="CA2EBCFE">
      <w:start w:val="1"/>
      <w:numFmt w:val="bullet"/>
      <w:lvlText w:val=""/>
      <w:lvlJc w:val="left"/>
      <w:pPr>
        <w:ind w:left="2880" w:hanging="360"/>
      </w:pPr>
      <w:rPr>
        <w:rFonts w:ascii="Symbol" w:hAnsi="Symbol" w:hint="default"/>
      </w:rPr>
    </w:lvl>
    <w:lvl w:ilvl="4" w:tplc="DBE8FC38">
      <w:start w:val="1"/>
      <w:numFmt w:val="bullet"/>
      <w:lvlText w:val="o"/>
      <w:lvlJc w:val="left"/>
      <w:pPr>
        <w:ind w:left="3600" w:hanging="360"/>
      </w:pPr>
      <w:rPr>
        <w:rFonts w:ascii="Courier New" w:hAnsi="Courier New" w:hint="default"/>
      </w:rPr>
    </w:lvl>
    <w:lvl w:ilvl="5" w:tplc="A9BE9118">
      <w:start w:val="1"/>
      <w:numFmt w:val="bullet"/>
      <w:lvlText w:val=""/>
      <w:lvlJc w:val="left"/>
      <w:pPr>
        <w:ind w:left="4320" w:hanging="360"/>
      </w:pPr>
      <w:rPr>
        <w:rFonts w:ascii="Wingdings" w:hAnsi="Wingdings" w:hint="default"/>
      </w:rPr>
    </w:lvl>
    <w:lvl w:ilvl="6" w:tplc="D9C28F00">
      <w:start w:val="1"/>
      <w:numFmt w:val="bullet"/>
      <w:lvlText w:val=""/>
      <w:lvlJc w:val="left"/>
      <w:pPr>
        <w:ind w:left="5040" w:hanging="360"/>
      </w:pPr>
      <w:rPr>
        <w:rFonts w:ascii="Symbol" w:hAnsi="Symbol" w:hint="default"/>
      </w:rPr>
    </w:lvl>
    <w:lvl w:ilvl="7" w:tplc="8E420382">
      <w:start w:val="1"/>
      <w:numFmt w:val="bullet"/>
      <w:lvlText w:val="o"/>
      <w:lvlJc w:val="left"/>
      <w:pPr>
        <w:ind w:left="5760" w:hanging="360"/>
      </w:pPr>
      <w:rPr>
        <w:rFonts w:ascii="Courier New" w:hAnsi="Courier New" w:hint="default"/>
      </w:rPr>
    </w:lvl>
    <w:lvl w:ilvl="8" w:tplc="059A2AD0">
      <w:start w:val="1"/>
      <w:numFmt w:val="bullet"/>
      <w:lvlText w:val=""/>
      <w:lvlJc w:val="left"/>
      <w:pPr>
        <w:ind w:left="6480" w:hanging="360"/>
      </w:pPr>
      <w:rPr>
        <w:rFonts w:ascii="Wingdings" w:hAnsi="Wingdings" w:hint="default"/>
      </w:rPr>
    </w:lvl>
  </w:abstractNum>
  <w:abstractNum w:abstractNumId="8" w15:restartNumberingAfterBreak="0">
    <w:nsid w:val="0DD67F38"/>
    <w:multiLevelType w:val="hybridMultilevel"/>
    <w:tmpl w:val="4888EC4C"/>
    <w:lvl w:ilvl="0" w:tplc="E4E25286">
      <w:start w:val="1"/>
      <w:numFmt w:val="decimal"/>
      <w:pStyle w:val="ActionStyle"/>
      <w:lvlText w:val="Action %1."/>
      <w:lvlJc w:val="righ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9" w15:restartNumberingAfterBreak="0">
    <w:nsid w:val="0E6FDD1E"/>
    <w:multiLevelType w:val="hybridMultilevel"/>
    <w:tmpl w:val="FFFFFFFF"/>
    <w:lvl w:ilvl="0" w:tplc="9724D6D4">
      <w:start w:val="1"/>
      <w:numFmt w:val="decimal"/>
      <w:lvlText w:val="[%1]"/>
      <w:lvlJc w:val="left"/>
      <w:pPr>
        <w:ind w:left="720" w:hanging="360"/>
      </w:pPr>
    </w:lvl>
    <w:lvl w:ilvl="1" w:tplc="20D61724">
      <w:start w:val="1"/>
      <w:numFmt w:val="lowerLetter"/>
      <w:lvlText w:val="%2."/>
      <w:lvlJc w:val="left"/>
      <w:pPr>
        <w:ind w:left="1440" w:hanging="360"/>
      </w:pPr>
    </w:lvl>
    <w:lvl w:ilvl="2" w:tplc="41C47E02">
      <w:start w:val="1"/>
      <w:numFmt w:val="lowerRoman"/>
      <w:lvlText w:val="%3."/>
      <w:lvlJc w:val="right"/>
      <w:pPr>
        <w:ind w:left="2160" w:hanging="180"/>
      </w:pPr>
    </w:lvl>
    <w:lvl w:ilvl="3" w:tplc="84AC59D6">
      <w:start w:val="1"/>
      <w:numFmt w:val="decimal"/>
      <w:lvlText w:val="%4."/>
      <w:lvlJc w:val="left"/>
      <w:pPr>
        <w:ind w:left="2880" w:hanging="360"/>
      </w:pPr>
    </w:lvl>
    <w:lvl w:ilvl="4" w:tplc="D6121726">
      <w:start w:val="1"/>
      <w:numFmt w:val="lowerLetter"/>
      <w:lvlText w:val="%5."/>
      <w:lvlJc w:val="left"/>
      <w:pPr>
        <w:ind w:left="3600" w:hanging="360"/>
      </w:pPr>
    </w:lvl>
    <w:lvl w:ilvl="5" w:tplc="6C6CF74C">
      <w:start w:val="1"/>
      <w:numFmt w:val="lowerRoman"/>
      <w:lvlText w:val="%6."/>
      <w:lvlJc w:val="right"/>
      <w:pPr>
        <w:ind w:left="4320" w:hanging="180"/>
      </w:pPr>
    </w:lvl>
    <w:lvl w:ilvl="6" w:tplc="DA30EE96">
      <w:start w:val="1"/>
      <w:numFmt w:val="decimal"/>
      <w:lvlText w:val="%7."/>
      <w:lvlJc w:val="left"/>
      <w:pPr>
        <w:ind w:left="5040" w:hanging="360"/>
      </w:pPr>
    </w:lvl>
    <w:lvl w:ilvl="7" w:tplc="B23420F2">
      <w:start w:val="1"/>
      <w:numFmt w:val="lowerLetter"/>
      <w:lvlText w:val="%8."/>
      <w:lvlJc w:val="left"/>
      <w:pPr>
        <w:ind w:left="5760" w:hanging="360"/>
      </w:pPr>
    </w:lvl>
    <w:lvl w:ilvl="8" w:tplc="2752D030">
      <w:start w:val="1"/>
      <w:numFmt w:val="lowerRoman"/>
      <w:lvlText w:val="%9."/>
      <w:lvlJc w:val="right"/>
      <w:pPr>
        <w:ind w:left="6480" w:hanging="180"/>
      </w:pPr>
    </w:lvl>
  </w:abstractNum>
  <w:abstractNum w:abstractNumId="10" w15:restartNumberingAfterBreak="0">
    <w:nsid w:val="0ED93BD6"/>
    <w:multiLevelType w:val="hybridMultilevel"/>
    <w:tmpl w:val="E04E94F0"/>
    <w:lvl w:ilvl="0" w:tplc="040B0001">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11" w15:restartNumberingAfterBreak="0">
    <w:nsid w:val="10205240"/>
    <w:multiLevelType w:val="hybridMultilevel"/>
    <w:tmpl w:val="059444F8"/>
    <w:lvl w:ilvl="0" w:tplc="E8FC8CDE">
      <w:start w:val="1"/>
      <w:numFmt w:val="bullet"/>
      <w:lvlText w:val=""/>
      <w:lvlJc w:val="left"/>
      <w:pPr>
        <w:ind w:left="720" w:hanging="360"/>
      </w:pPr>
      <w:rPr>
        <w:rFonts w:ascii="Symbol" w:hAnsi="Symbol" w:hint="default"/>
      </w:rPr>
    </w:lvl>
    <w:lvl w:ilvl="1" w:tplc="9294C4E2">
      <w:start w:val="1"/>
      <w:numFmt w:val="bullet"/>
      <w:lvlText w:val="o"/>
      <w:lvlJc w:val="left"/>
      <w:pPr>
        <w:ind w:left="1440" w:hanging="360"/>
      </w:pPr>
      <w:rPr>
        <w:rFonts w:ascii="Courier New" w:hAnsi="Courier New" w:hint="default"/>
      </w:rPr>
    </w:lvl>
    <w:lvl w:ilvl="2" w:tplc="A6CEC0D2">
      <w:start w:val="1"/>
      <w:numFmt w:val="bullet"/>
      <w:lvlText w:val=""/>
      <w:lvlJc w:val="left"/>
      <w:pPr>
        <w:ind w:left="2160" w:hanging="360"/>
      </w:pPr>
      <w:rPr>
        <w:rFonts w:ascii="Wingdings" w:hAnsi="Wingdings" w:hint="default"/>
      </w:rPr>
    </w:lvl>
    <w:lvl w:ilvl="3" w:tplc="DB98FF0A">
      <w:start w:val="1"/>
      <w:numFmt w:val="bullet"/>
      <w:lvlText w:val=""/>
      <w:lvlJc w:val="left"/>
      <w:pPr>
        <w:ind w:left="2880" w:hanging="360"/>
      </w:pPr>
      <w:rPr>
        <w:rFonts w:ascii="Symbol" w:hAnsi="Symbol" w:hint="default"/>
      </w:rPr>
    </w:lvl>
    <w:lvl w:ilvl="4" w:tplc="E452BA1C">
      <w:start w:val="1"/>
      <w:numFmt w:val="bullet"/>
      <w:lvlText w:val="o"/>
      <w:lvlJc w:val="left"/>
      <w:pPr>
        <w:ind w:left="3600" w:hanging="360"/>
      </w:pPr>
      <w:rPr>
        <w:rFonts w:ascii="Courier New" w:hAnsi="Courier New" w:hint="default"/>
      </w:rPr>
    </w:lvl>
    <w:lvl w:ilvl="5" w:tplc="69EAC68C">
      <w:start w:val="1"/>
      <w:numFmt w:val="bullet"/>
      <w:lvlText w:val=""/>
      <w:lvlJc w:val="left"/>
      <w:pPr>
        <w:ind w:left="4320" w:hanging="360"/>
      </w:pPr>
      <w:rPr>
        <w:rFonts w:ascii="Wingdings" w:hAnsi="Wingdings" w:hint="default"/>
      </w:rPr>
    </w:lvl>
    <w:lvl w:ilvl="6" w:tplc="9A1C9B26">
      <w:start w:val="1"/>
      <w:numFmt w:val="bullet"/>
      <w:lvlText w:val=""/>
      <w:lvlJc w:val="left"/>
      <w:pPr>
        <w:ind w:left="5040" w:hanging="360"/>
      </w:pPr>
      <w:rPr>
        <w:rFonts w:ascii="Symbol" w:hAnsi="Symbol" w:hint="default"/>
      </w:rPr>
    </w:lvl>
    <w:lvl w:ilvl="7" w:tplc="ACFCCF22">
      <w:start w:val="1"/>
      <w:numFmt w:val="bullet"/>
      <w:lvlText w:val="o"/>
      <w:lvlJc w:val="left"/>
      <w:pPr>
        <w:ind w:left="5760" w:hanging="360"/>
      </w:pPr>
      <w:rPr>
        <w:rFonts w:ascii="Courier New" w:hAnsi="Courier New" w:hint="default"/>
      </w:rPr>
    </w:lvl>
    <w:lvl w:ilvl="8" w:tplc="C700D73E">
      <w:start w:val="1"/>
      <w:numFmt w:val="bullet"/>
      <w:lvlText w:val=""/>
      <w:lvlJc w:val="left"/>
      <w:pPr>
        <w:ind w:left="6480" w:hanging="360"/>
      </w:pPr>
      <w:rPr>
        <w:rFonts w:ascii="Wingdings" w:hAnsi="Wingdings" w:hint="default"/>
      </w:rPr>
    </w:lvl>
  </w:abstractNum>
  <w:abstractNum w:abstractNumId="12" w15:restartNumberingAfterBreak="0">
    <w:nsid w:val="1558E353"/>
    <w:multiLevelType w:val="hybridMultilevel"/>
    <w:tmpl w:val="FFFFFFFF"/>
    <w:lvl w:ilvl="0" w:tplc="DF94E834">
      <w:start w:val="1"/>
      <w:numFmt w:val="bullet"/>
      <w:lvlText w:val=""/>
      <w:lvlJc w:val="left"/>
      <w:pPr>
        <w:ind w:left="720" w:hanging="360"/>
      </w:pPr>
      <w:rPr>
        <w:rFonts w:ascii="Symbol" w:hAnsi="Symbol" w:hint="default"/>
      </w:rPr>
    </w:lvl>
    <w:lvl w:ilvl="1" w:tplc="AD46ECC8">
      <w:start w:val="1"/>
      <w:numFmt w:val="bullet"/>
      <w:lvlText w:val="o"/>
      <w:lvlJc w:val="left"/>
      <w:pPr>
        <w:ind w:left="1440" w:hanging="360"/>
      </w:pPr>
      <w:rPr>
        <w:rFonts w:ascii="Courier New" w:hAnsi="Courier New" w:hint="default"/>
      </w:rPr>
    </w:lvl>
    <w:lvl w:ilvl="2" w:tplc="7688BEDC">
      <w:start w:val="1"/>
      <w:numFmt w:val="bullet"/>
      <w:lvlText w:val=""/>
      <w:lvlJc w:val="left"/>
      <w:pPr>
        <w:ind w:left="2160" w:hanging="360"/>
      </w:pPr>
      <w:rPr>
        <w:rFonts w:ascii="Wingdings" w:hAnsi="Wingdings" w:hint="default"/>
      </w:rPr>
    </w:lvl>
    <w:lvl w:ilvl="3" w:tplc="AB5A22FE">
      <w:start w:val="1"/>
      <w:numFmt w:val="bullet"/>
      <w:lvlText w:val=""/>
      <w:lvlJc w:val="left"/>
      <w:pPr>
        <w:ind w:left="2880" w:hanging="360"/>
      </w:pPr>
      <w:rPr>
        <w:rFonts w:ascii="Symbol" w:hAnsi="Symbol" w:hint="default"/>
      </w:rPr>
    </w:lvl>
    <w:lvl w:ilvl="4" w:tplc="F19811D4">
      <w:start w:val="1"/>
      <w:numFmt w:val="bullet"/>
      <w:lvlText w:val="o"/>
      <w:lvlJc w:val="left"/>
      <w:pPr>
        <w:ind w:left="3600" w:hanging="360"/>
      </w:pPr>
      <w:rPr>
        <w:rFonts w:ascii="Courier New" w:hAnsi="Courier New" w:hint="default"/>
      </w:rPr>
    </w:lvl>
    <w:lvl w:ilvl="5" w:tplc="743C7F2E">
      <w:start w:val="1"/>
      <w:numFmt w:val="bullet"/>
      <w:lvlText w:val=""/>
      <w:lvlJc w:val="left"/>
      <w:pPr>
        <w:ind w:left="4320" w:hanging="360"/>
      </w:pPr>
      <w:rPr>
        <w:rFonts w:ascii="Wingdings" w:hAnsi="Wingdings" w:hint="default"/>
      </w:rPr>
    </w:lvl>
    <w:lvl w:ilvl="6" w:tplc="7F8A507C">
      <w:start w:val="1"/>
      <w:numFmt w:val="bullet"/>
      <w:lvlText w:val=""/>
      <w:lvlJc w:val="left"/>
      <w:pPr>
        <w:ind w:left="5040" w:hanging="360"/>
      </w:pPr>
      <w:rPr>
        <w:rFonts w:ascii="Symbol" w:hAnsi="Symbol" w:hint="default"/>
      </w:rPr>
    </w:lvl>
    <w:lvl w:ilvl="7" w:tplc="FB163E0A">
      <w:start w:val="1"/>
      <w:numFmt w:val="bullet"/>
      <w:lvlText w:val="o"/>
      <w:lvlJc w:val="left"/>
      <w:pPr>
        <w:ind w:left="5760" w:hanging="360"/>
      </w:pPr>
      <w:rPr>
        <w:rFonts w:ascii="Courier New" w:hAnsi="Courier New" w:hint="default"/>
      </w:rPr>
    </w:lvl>
    <w:lvl w:ilvl="8" w:tplc="67B85F7A">
      <w:start w:val="1"/>
      <w:numFmt w:val="bullet"/>
      <w:lvlText w:val=""/>
      <w:lvlJc w:val="left"/>
      <w:pPr>
        <w:ind w:left="6480" w:hanging="360"/>
      </w:pPr>
      <w:rPr>
        <w:rFonts w:ascii="Wingdings" w:hAnsi="Wingdings" w:hint="default"/>
      </w:rPr>
    </w:lvl>
  </w:abstractNum>
  <w:abstractNum w:abstractNumId="13" w15:restartNumberingAfterBreak="0">
    <w:nsid w:val="163BAE4F"/>
    <w:multiLevelType w:val="hybridMultilevel"/>
    <w:tmpl w:val="FFFFFFFF"/>
    <w:lvl w:ilvl="0" w:tplc="8A9C009C">
      <w:start w:val="1"/>
      <w:numFmt w:val="decimal"/>
      <w:lvlText w:val="[%1]"/>
      <w:lvlJc w:val="left"/>
      <w:pPr>
        <w:ind w:left="720" w:hanging="360"/>
      </w:pPr>
    </w:lvl>
    <w:lvl w:ilvl="1" w:tplc="DD56AEF2">
      <w:start w:val="1"/>
      <w:numFmt w:val="lowerLetter"/>
      <w:lvlText w:val="%2."/>
      <w:lvlJc w:val="left"/>
      <w:pPr>
        <w:ind w:left="1440" w:hanging="360"/>
      </w:pPr>
    </w:lvl>
    <w:lvl w:ilvl="2" w:tplc="EF4CC1FE">
      <w:start w:val="1"/>
      <w:numFmt w:val="lowerRoman"/>
      <w:lvlText w:val="%3."/>
      <w:lvlJc w:val="right"/>
      <w:pPr>
        <w:ind w:left="2160" w:hanging="180"/>
      </w:pPr>
    </w:lvl>
    <w:lvl w:ilvl="3" w:tplc="A70E6D4A">
      <w:start w:val="1"/>
      <w:numFmt w:val="decimal"/>
      <w:lvlText w:val="%4."/>
      <w:lvlJc w:val="left"/>
      <w:pPr>
        <w:ind w:left="2880" w:hanging="360"/>
      </w:pPr>
    </w:lvl>
    <w:lvl w:ilvl="4" w:tplc="440CDF56">
      <w:start w:val="1"/>
      <w:numFmt w:val="lowerLetter"/>
      <w:lvlText w:val="%5."/>
      <w:lvlJc w:val="left"/>
      <w:pPr>
        <w:ind w:left="3600" w:hanging="360"/>
      </w:pPr>
    </w:lvl>
    <w:lvl w:ilvl="5" w:tplc="65F831BA">
      <w:start w:val="1"/>
      <w:numFmt w:val="lowerRoman"/>
      <w:lvlText w:val="%6."/>
      <w:lvlJc w:val="right"/>
      <w:pPr>
        <w:ind w:left="4320" w:hanging="180"/>
      </w:pPr>
    </w:lvl>
    <w:lvl w:ilvl="6" w:tplc="372AD5EE">
      <w:start w:val="1"/>
      <w:numFmt w:val="decimal"/>
      <w:lvlText w:val="%7."/>
      <w:lvlJc w:val="left"/>
      <w:pPr>
        <w:ind w:left="5040" w:hanging="360"/>
      </w:pPr>
    </w:lvl>
    <w:lvl w:ilvl="7" w:tplc="94AE7D10">
      <w:start w:val="1"/>
      <w:numFmt w:val="lowerLetter"/>
      <w:lvlText w:val="%8."/>
      <w:lvlJc w:val="left"/>
      <w:pPr>
        <w:ind w:left="5760" w:hanging="360"/>
      </w:pPr>
    </w:lvl>
    <w:lvl w:ilvl="8" w:tplc="5A0C05D6">
      <w:start w:val="1"/>
      <w:numFmt w:val="lowerRoman"/>
      <w:lvlText w:val="%9."/>
      <w:lvlJc w:val="right"/>
      <w:pPr>
        <w:ind w:left="6480" w:hanging="180"/>
      </w:pPr>
    </w:lvl>
  </w:abstractNum>
  <w:abstractNum w:abstractNumId="14" w15:restartNumberingAfterBreak="0">
    <w:nsid w:val="173C184E"/>
    <w:multiLevelType w:val="hybridMultilevel"/>
    <w:tmpl w:val="2F5C5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572415"/>
    <w:multiLevelType w:val="hybridMultilevel"/>
    <w:tmpl w:val="FFFFFFFF"/>
    <w:lvl w:ilvl="0" w:tplc="64A22D62">
      <w:start w:val="1"/>
      <w:numFmt w:val="bullet"/>
      <w:lvlText w:val=""/>
      <w:lvlJc w:val="left"/>
      <w:pPr>
        <w:ind w:left="720" w:hanging="360"/>
      </w:pPr>
      <w:rPr>
        <w:rFonts w:ascii="Symbol" w:hAnsi="Symbol" w:hint="default"/>
      </w:rPr>
    </w:lvl>
    <w:lvl w:ilvl="1" w:tplc="88104420">
      <w:start w:val="1"/>
      <w:numFmt w:val="bullet"/>
      <w:lvlText w:val="o"/>
      <w:lvlJc w:val="left"/>
      <w:pPr>
        <w:ind w:left="1440" w:hanging="360"/>
      </w:pPr>
      <w:rPr>
        <w:rFonts w:ascii="Courier New" w:hAnsi="Courier New" w:hint="default"/>
      </w:rPr>
    </w:lvl>
    <w:lvl w:ilvl="2" w:tplc="CE74B91E">
      <w:start w:val="1"/>
      <w:numFmt w:val="bullet"/>
      <w:lvlText w:val=""/>
      <w:lvlJc w:val="left"/>
      <w:pPr>
        <w:ind w:left="2160" w:hanging="360"/>
      </w:pPr>
      <w:rPr>
        <w:rFonts w:ascii="Wingdings" w:hAnsi="Wingdings" w:hint="default"/>
      </w:rPr>
    </w:lvl>
    <w:lvl w:ilvl="3" w:tplc="427A9014">
      <w:start w:val="1"/>
      <w:numFmt w:val="bullet"/>
      <w:lvlText w:val=""/>
      <w:lvlJc w:val="left"/>
      <w:pPr>
        <w:ind w:left="2880" w:hanging="360"/>
      </w:pPr>
      <w:rPr>
        <w:rFonts w:ascii="Symbol" w:hAnsi="Symbol" w:hint="default"/>
      </w:rPr>
    </w:lvl>
    <w:lvl w:ilvl="4" w:tplc="CCFEB3E6">
      <w:start w:val="1"/>
      <w:numFmt w:val="bullet"/>
      <w:lvlText w:val="o"/>
      <w:lvlJc w:val="left"/>
      <w:pPr>
        <w:ind w:left="3600" w:hanging="360"/>
      </w:pPr>
      <w:rPr>
        <w:rFonts w:ascii="Courier New" w:hAnsi="Courier New" w:hint="default"/>
      </w:rPr>
    </w:lvl>
    <w:lvl w:ilvl="5" w:tplc="1C845B2E">
      <w:start w:val="1"/>
      <w:numFmt w:val="bullet"/>
      <w:lvlText w:val=""/>
      <w:lvlJc w:val="left"/>
      <w:pPr>
        <w:ind w:left="4320" w:hanging="360"/>
      </w:pPr>
      <w:rPr>
        <w:rFonts w:ascii="Wingdings" w:hAnsi="Wingdings" w:hint="default"/>
      </w:rPr>
    </w:lvl>
    <w:lvl w:ilvl="6" w:tplc="46A80D00">
      <w:start w:val="1"/>
      <w:numFmt w:val="bullet"/>
      <w:lvlText w:val=""/>
      <w:lvlJc w:val="left"/>
      <w:pPr>
        <w:ind w:left="5040" w:hanging="360"/>
      </w:pPr>
      <w:rPr>
        <w:rFonts w:ascii="Symbol" w:hAnsi="Symbol" w:hint="default"/>
      </w:rPr>
    </w:lvl>
    <w:lvl w:ilvl="7" w:tplc="337C70A2">
      <w:start w:val="1"/>
      <w:numFmt w:val="bullet"/>
      <w:lvlText w:val="o"/>
      <w:lvlJc w:val="left"/>
      <w:pPr>
        <w:ind w:left="5760" w:hanging="360"/>
      </w:pPr>
      <w:rPr>
        <w:rFonts w:ascii="Courier New" w:hAnsi="Courier New" w:hint="default"/>
      </w:rPr>
    </w:lvl>
    <w:lvl w:ilvl="8" w:tplc="7CBCD6AE">
      <w:start w:val="1"/>
      <w:numFmt w:val="bullet"/>
      <w:lvlText w:val=""/>
      <w:lvlJc w:val="left"/>
      <w:pPr>
        <w:ind w:left="6480" w:hanging="360"/>
      </w:pPr>
      <w:rPr>
        <w:rFonts w:ascii="Wingdings" w:hAnsi="Wingdings" w:hint="default"/>
      </w:rPr>
    </w:lvl>
  </w:abstractNum>
  <w:abstractNum w:abstractNumId="16" w15:restartNumberingAfterBreak="0">
    <w:nsid w:val="1D64E62F"/>
    <w:multiLevelType w:val="hybridMultilevel"/>
    <w:tmpl w:val="C72A13C2"/>
    <w:lvl w:ilvl="0" w:tplc="7B46BBCE">
      <w:start w:val="1"/>
      <w:numFmt w:val="decimal"/>
      <w:lvlText w:val="[%1]"/>
      <w:lvlJc w:val="left"/>
      <w:pPr>
        <w:ind w:left="720" w:hanging="360"/>
      </w:pPr>
    </w:lvl>
    <w:lvl w:ilvl="1" w:tplc="854634DA">
      <w:start w:val="1"/>
      <w:numFmt w:val="lowerLetter"/>
      <w:lvlText w:val="%2."/>
      <w:lvlJc w:val="left"/>
      <w:pPr>
        <w:ind w:left="1440" w:hanging="360"/>
      </w:pPr>
    </w:lvl>
    <w:lvl w:ilvl="2" w:tplc="F8F21BB6">
      <w:start w:val="1"/>
      <w:numFmt w:val="lowerRoman"/>
      <w:lvlText w:val="%3."/>
      <w:lvlJc w:val="right"/>
      <w:pPr>
        <w:ind w:left="2160" w:hanging="180"/>
      </w:pPr>
    </w:lvl>
    <w:lvl w:ilvl="3" w:tplc="81B46078">
      <w:start w:val="1"/>
      <w:numFmt w:val="decimal"/>
      <w:lvlText w:val="%4."/>
      <w:lvlJc w:val="left"/>
      <w:pPr>
        <w:ind w:left="2880" w:hanging="360"/>
      </w:pPr>
    </w:lvl>
    <w:lvl w:ilvl="4" w:tplc="6890E3BA">
      <w:start w:val="1"/>
      <w:numFmt w:val="lowerLetter"/>
      <w:lvlText w:val="%5."/>
      <w:lvlJc w:val="left"/>
      <w:pPr>
        <w:ind w:left="3600" w:hanging="360"/>
      </w:pPr>
    </w:lvl>
    <w:lvl w:ilvl="5" w:tplc="0E74CD9E">
      <w:start w:val="1"/>
      <w:numFmt w:val="lowerRoman"/>
      <w:lvlText w:val="%6."/>
      <w:lvlJc w:val="right"/>
      <w:pPr>
        <w:ind w:left="4320" w:hanging="180"/>
      </w:pPr>
    </w:lvl>
    <w:lvl w:ilvl="6" w:tplc="DCD8FD7E">
      <w:start w:val="1"/>
      <w:numFmt w:val="decimal"/>
      <w:lvlText w:val="%7."/>
      <w:lvlJc w:val="left"/>
      <w:pPr>
        <w:ind w:left="5040" w:hanging="360"/>
      </w:pPr>
    </w:lvl>
    <w:lvl w:ilvl="7" w:tplc="62CEFB44">
      <w:start w:val="1"/>
      <w:numFmt w:val="lowerLetter"/>
      <w:lvlText w:val="%8."/>
      <w:lvlJc w:val="left"/>
      <w:pPr>
        <w:ind w:left="5760" w:hanging="360"/>
      </w:pPr>
    </w:lvl>
    <w:lvl w:ilvl="8" w:tplc="F920F5A2">
      <w:start w:val="1"/>
      <w:numFmt w:val="lowerRoman"/>
      <w:lvlText w:val="%9."/>
      <w:lvlJc w:val="right"/>
      <w:pPr>
        <w:ind w:left="6480" w:hanging="180"/>
      </w:pPr>
    </w:lvl>
  </w:abstractNum>
  <w:abstractNum w:abstractNumId="17" w15:restartNumberingAfterBreak="0">
    <w:nsid w:val="1E68FBBB"/>
    <w:multiLevelType w:val="hybridMultilevel"/>
    <w:tmpl w:val="35DEEECA"/>
    <w:lvl w:ilvl="0" w:tplc="6C94DC92">
      <w:start w:val="1"/>
      <w:numFmt w:val="bullet"/>
      <w:lvlText w:val=""/>
      <w:lvlJc w:val="left"/>
      <w:pPr>
        <w:ind w:left="720" w:hanging="360"/>
      </w:pPr>
      <w:rPr>
        <w:rFonts w:ascii="Symbol" w:hAnsi="Symbol" w:hint="default"/>
      </w:rPr>
    </w:lvl>
    <w:lvl w:ilvl="1" w:tplc="738E72BE">
      <w:start w:val="1"/>
      <w:numFmt w:val="bullet"/>
      <w:lvlText w:val="o"/>
      <w:lvlJc w:val="left"/>
      <w:pPr>
        <w:ind w:left="1440" w:hanging="360"/>
      </w:pPr>
      <w:rPr>
        <w:rFonts w:ascii="Courier New" w:hAnsi="Courier New" w:hint="default"/>
      </w:rPr>
    </w:lvl>
    <w:lvl w:ilvl="2" w:tplc="8122542A">
      <w:start w:val="1"/>
      <w:numFmt w:val="bullet"/>
      <w:lvlText w:val=""/>
      <w:lvlJc w:val="left"/>
      <w:pPr>
        <w:ind w:left="2160" w:hanging="360"/>
      </w:pPr>
      <w:rPr>
        <w:rFonts w:ascii="Wingdings" w:hAnsi="Wingdings" w:hint="default"/>
      </w:rPr>
    </w:lvl>
    <w:lvl w:ilvl="3" w:tplc="5D4CC088">
      <w:start w:val="1"/>
      <w:numFmt w:val="bullet"/>
      <w:lvlText w:val=""/>
      <w:lvlJc w:val="left"/>
      <w:pPr>
        <w:ind w:left="2880" w:hanging="360"/>
      </w:pPr>
      <w:rPr>
        <w:rFonts w:ascii="Symbol" w:hAnsi="Symbol" w:hint="default"/>
      </w:rPr>
    </w:lvl>
    <w:lvl w:ilvl="4" w:tplc="A9E64E9E">
      <w:start w:val="1"/>
      <w:numFmt w:val="bullet"/>
      <w:lvlText w:val="o"/>
      <w:lvlJc w:val="left"/>
      <w:pPr>
        <w:ind w:left="3600" w:hanging="360"/>
      </w:pPr>
      <w:rPr>
        <w:rFonts w:ascii="Courier New" w:hAnsi="Courier New" w:hint="default"/>
      </w:rPr>
    </w:lvl>
    <w:lvl w:ilvl="5" w:tplc="8976FA84">
      <w:start w:val="1"/>
      <w:numFmt w:val="bullet"/>
      <w:lvlText w:val=""/>
      <w:lvlJc w:val="left"/>
      <w:pPr>
        <w:ind w:left="4320" w:hanging="360"/>
      </w:pPr>
      <w:rPr>
        <w:rFonts w:ascii="Wingdings" w:hAnsi="Wingdings" w:hint="default"/>
      </w:rPr>
    </w:lvl>
    <w:lvl w:ilvl="6" w:tplc="258009B0">
      <w:start w:val="1"/>
      <w:numFmt w:val="bullet"/>
      <w:lvlText w:val=""/>
      <w:lvlJc w:val="left"/>
      <w:pPr>
        <w:ind w:left="5040" w:hanging="360"/>
      </w:pPr>
      <w:rPr>
        <w:rFonts w:ascii="Symbol" w:hAnsi="Symbol" w:hint="default"/>
      </w:rPr>
    </w:lvl>
    <w:lvl w:ilvl="7" w:tplc="1CB47C16">
      <w:start w:val="1"/>
      <w:numFmt w:val="bullet"/>
      <w:lvlText w:val="o"/>
      <w:lvlJc w:val="left"/>
      <w:pPr>
        <w:ind w:left="5760" w:hanging="360"/>
      </w:pPr>
      <w:rPr>
        <w:rFonts w:ascii="Courier New" w:hAnsi="Courier New" w:hint="default"/>
      </w:rPr>
    </w:lvl>
    <w:lvl w:ilvl="8" w:tplc="DBE0B72E">
      <w:start w:val="1"/>
      <w:numFmt w:val="bullet"/>
      <w:lvlText w:val=""/>
      <w:lvlJc w:val="left"/>
      <w:pPr>
        <w:ind w:left="6480" w:hanging="360"/>
      </w:pPr>
      <w:rPr>
        <w:rFonts w:ascii="Wingdings" w:hAnsi="Wingdings" w:hint="default"/>
      </w:rPr>
    </w:lvl>
  </w:abstractNum>
  <w:abstractNum w:abstractNumId="18" w15:restartNumberingAfterBreak="0">
    <w:nsid w:val="222FE731"/>
    <w:multiLevelType w:val="hybridMultilevel"/>
    <w:tmpl w:val="FFFFFFFF"/>
    <w:lvl w:ilvl="0" w:tplc="8C6ED3EC">
      <w:start w:val="1"/>
      <w:numFmt w:val="decimal"/>
      <w:lvlText w:val="[%1]"/>
      <w:lvlJc w:val="left"/>
      <w:pPr>
        <w:ind w:left="720" w:hanging="360"/>
      </w:pPr>
    </w:lvl>
    <w:lvl w:ilvl="1" w:tplc="8B42C576">
      <w:start w:val="1"/>
      <w:numFmt w:val="lowerLetter"/>
      <w:lvlText w:val="%2."/>
      <w:lvlJc w:val="left"/>
      <w:pPr>
        <w:ind w:left="1440" w:hanging="360"/>
      </w:pPr>
    </w:lvl>
    <w:lvl w:ilvl="2" w:tplc="C046BB66">
      <w:start w:val="1"/>
      <w:numFmt w:val="lowerRoman"/>
      <w:lvlText w:val="%3."/>
      <w:lvlJc w:val="right"/>
      <w:pPr>
        <w:ind w:left="2160" w:hanging="180"/>
      </w:pPr>
    </w:lvl>
    <w:lvl w:ilvl="3" w:tplc="E56AC632">
      <w:start w:val="1"/>
      <w:numFmt w:val="decimal"/>
      <w:lvlText w:val="%4."/>
      <w:lvlJc w:val="left"/>
      <w:pPr>
        <w:ind w:left="2880" w:hanging="360"/>
      </w:pPr>
    </w:lvl>
    <w:lvl w:ilvl="4" w:tplc="27E041DE">
      <w:start w:val="1"/>
      <w:numFmt w:val="lowerLetter"/>
      <w:lvlText w:val="%5."/>
      <w:lvlJc w:val="left"/>
      <w:pPr>
        <w:ind w:left="3600" w:hanging="360"/>
      </w:pPr>
    </w:lvl>
    <w:lvl w:ilvl="5" w:tplc="5956CA3E">
      <w:start w:val="1"/>
      <w:numFmt w:val="lowerRoman"/>
      <w:lvlText w:val="%6."/>
      <w:lvlJc w:val="right"/>
      <w:pPr>
        <w:ind w:left="4320" w:hanging="180"/>
      </w:pPr>
    </w:lvl>
    <w:lvl w:ilvl="6" w:tplc="5AACCD9A">
      <w:start w:val="1"/>
      <w:numFmt w:val="decimal"/>
      <w:lvlText w:val="%7."/>
      <w:lvlJc w:val="left"/>
      <w:pPr>
        <w:ind w:left="5040" w:hanging="360"/>
      </w:pPr>
    </w:lvl>
    <w:lvl w:ilvl="7" w:tplc="4AEA4DEE">
      <w:start w:val="1"/>
      <w:numFmt w:val="lowerLetter"/>
      <w:lvlText w:val="%8."/>
      <w:lvlJc w:val="left"/>
      <w:pPr>
        <w:ind w:left="5760" w:hanging="360"/>
      </w:pPr>
    </w:lvl>
    <w:lvl w:ilvl="8" w:tplc="39748412">
      <w:start w:val="1"/>
      <w:numFmt w:val="lowerRoman"/>
      <w:lvlText w:val="%9."/>
      <w:lvlJc w:val="right"/>
      <w:pPr>
        <w:ind w:left="6480" w:hanging="180"/>
      </w:pPr>
    </w:lvl>
  </w:abstractNum>
  <w:abstractNum w:abstractNumId="19" w15:restartNumberingAfterBreak="0">
    <w:nsid w:val="228B5774"/>
    <w:multiLevelType w:val="hybridMultilevel"/>
    <w:tmpl w:val="D65AD7D8"/>
    <w:lvl w:ilvl="0" w:tplc="F264A146">
      <w:start w:val="1"/>
      <w:numFmt w:val="decimal"/>
      <w:pStyle w:val="Numberingintables"/>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2EBFDC1"/>
    <w:multiLevelType w:val="hybridMultilevel"/>
    <w:tmpl w:val="FFFFFFFF"/>
    <w:lvl w:ilvl="0" w:tplc="C26AD1FA">
      <w:start w:val="1"/>
      <w:numFmt w:val="decimal"/>
      <w:lvlText w:val="[%1]"/>
      <w:lvlJc w:val="left"/>
      <w:pPr>
        <w:ind w:left="720" w:hanging="360"/>
      </w:pPr>
    </w:lvl>
    <w:lvl w:ilvl="1" w:tplc="DCAEAD38">
      <w:start w:val="1"/>
      <w:numFmt w:val="lowerLetter"/>
      <w:lvlText w:val="%2."/>
      <w:lvlJc w:val="left"/>
      <w:pPr>
        <w:ind w:left="1440" w:hanging="360"/>
      </w:pPr>
    </w:lvl>
    <w:lvl w:ilvl="2" w:tplc="B94ADF40">
      <w:start w:val="1"/>
      <w:numFmt w:val="lowerRoman"/>
      <w:lvlText w:val="%3."/>
      <w:lvlJc w:val="right"/>
      <w:pPr>
        <w:ind w:left="2160" w:hanging="180"/>
      </w:pPr>
    </w:lvl>
    <w:lvl w:ilvl="3" w:tplc="39307864">
      <w:start w:val="1"/>
      <w:numFmt w:val="decimal"/>
      <w:lvlText w:val="%4."/>
      <w:lvlJc w:val="left"/>
      <w:pPr>
        <w:ind w:left="2880" w:hanging="360"/>
      </w:pPr>
    </w:lvl>
    <w:lvl w:ilvl="4" w:tplc="3708BBAC">
      <w:start w:val="1"/>
      <w:numFmt w:val="lowerLetter"/>
      <w:lvlText w:val="%5."/>
      <w:lvlJc w:val="left"/>
      <w:pPr>
        <w:ind w:left="3600" w:hanging="360"/>
      </w:pPr>
    </w:lvl>
    <w:lvl w:ilvl="5" w:tplc="6E60B76A">
      <w:start w:val="1"/>
      <w:numFmt w:val="lowerRoman"/>
      <w:lvlText w:val="%6."/>
      <w:lvlJc w:val="right"/>
      <w:pPr>
        <w:ind w:left="4320" w:hanging="180"/>
      </w:pPr>
    </w:lvl>
    <w:lvl w:ilvl="6" w:tplc="154C831A">
      <w:start w:val="1"/>
      <w:numFmt w:val="decimal"/>
      <w:lvlText w:val="%7."/>
      <w:lvlJc w:val="left"/>
      <w:pPr>
        <w:ind w:left="5040" w:hanging="360"/>
      </w:pPr>
    </w:lvl>
    <w:lvl w:ilvl="7" w:tplc="05F26AC8">
      <w:start w:val="1"/>
      <w:numFmt w:val="lowerLetter"/>
      <w:lvlText w:val="%8."/>
      <w:lvlJc w:val="left"/>
      <w:pPr>
        <w:ind w:left="5760" w:hanging="360"/>
      </w:pPr>
    </w:lvl>
    <w:lvl w:ilvl="8" w:tplc="126E8A36">
      <w:start w:val="1"/>
      <w:numFmt w:val="lowerRoman"/>
      <w:lvlText w:val="%9."/>
      <w:lvlJc w:val="right"/>
      <w:pPr>
        <w:ind w:left="6480" w:hanging="180"/>
      </w:pPr>
    </w:lvl>
  </w:abstractNum>
  <w:abstractNum w:abstractNumId="21" w15:restartNumberingAfterBreak="0">
    <w:nsid w:val="22F82B7E"/>
    <w:multiLevelType w:val="hybridMultilevel"/>
    <w:tmpl w:val="7B26C4C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2" w15:restartNumberingAfterBreak="0">
    <w:nsid w:val="2400E635"/>
    <w:multiLevelType w:val="hybridMultilevel"/>
    <w:tmpl w:val="FFFFFFFF"/>
    <w:lvl w:ilvl="0" w:tplc="72BE478A">
      <w:start w:val="1"/>
      <w:numFmt w:val="bullet"/>
      <w:lvlText w:val="·"/>
      <w:lvlJc w:val="left"/>
      <w:pPr>
        <w:ind w:left="720" w:hanging="360"/>
      </w:pPr>
      <w:rPr>
        <w:rFonts w:ascii="Symbol" w:hAnsi="Symbol" w:hint="default"/>
      </w:rPr>
    </w:lvl>
    <w:lvl w:ilvl="1" w:tplc="E0ACD848">
      <w:start w:val="1"/>
      <w:numFmt w:val="bullet"/>
      <w:lvlText w:val="o"/>
      <w:lvlJc w:val="left"/>
      <w:pPr>
        <w:ind w:left="1440" w:hanging="360"/>
      </w:pPr>
      <w:rPr>
        <w:rFonts w:ascii="Courier New" w:hAnsi="Courier New" w:hint="default"/>
      </w:rPr>
    </w:lvl>
    <w:lvl w:ilvl="2" w:tplc="F386EA7C">
      <w:start w:val="1"/>
      <w:numFmt w:val="bullet"/>
      <w:lvlText w:val=""/>
      <w:lvlJc w:val="left"/>
      <w:pPr>
        <w:ind w:left="2160" w:hanging="360"/>
      </w:pPr>
      <w:rPr>
        <w:rFonts w:ascii="Wingdings" w:hAnsi="Wingdings" w:hint="default"/>
      </w:rPr>
    </w:lvl>
    <w:lvl w:ilvl="3" w:tplc="35C2A148">
      <w:start w:val="1"/>
      <w:numFmt w:val="bullet"/>
      <w:lvlText w:val=""/>
      <w:lvlJc w:val="left"/>
      <w:pPr>
        <w:ind w:left="2880" w:hanging="360"/>
      </w:pPr>
      <w:rPr>
        <w:rFonts w:ascii="Symbol" w:hAnsi="Symbol" w:hint="default"/>
      </w:rPr>
    </w:lvl>
    <w:lvl w:ilvl="4" w:tplc="F086E258">
      <w:start w:val="1"/>
      <w:numFmt w:val="bullet"/>
      <w:lvlText w:val="o"/>
      <w:lvlJc w:val="left"/>
      <w:pPr>
        <w:ind w:left="3600" w:hanging="360"/>
      </w:pPr>
      <w:rPr>
        <w:rFonts w:ascii="Courier New" w:hAnsi="Courier New" w:hint="default"/>
      </w:rPr>
    </w:lvl>
    <w:lvl w:ilvl="5" w:tplc="F8C0A21C">
      <w:start w:val="1"/>
      <w:numFmt w:val="bullet"/>
      <w:lvlText w:val=""/>
      <w:lvlJc w:val="left"/>
      <w:pPr>
        <w:ind w:left="4320" w:hanging="360"/>
      </w:pPr>
      <w:rPr>
        <w:rFonts w:ascii="Wingdings" w:hAnsi="Wingdings" w:hint="default"/>
      </w:rPr>
    </w:lvl>
    <w:lvl w:ilvl="6" w:tplc="9F58A566">
      <w:start w:val="1"/>
      <w:numFmt w:val="bullet"/>
      <w:lvlText w:val=""/>
      <w:lvlJc w:val="left"/>
      <w:pPr>
        <w:ind w:left="5040" w:hanging="360"/>
      </w:pPr>
      <w:rPr>
        <w:rFonts w:ascii="Symbol" w:hAnsi="Symbol" w:hint="default"/>
      </w:rPr>
    </w:lvl>
    <w:lvl w:ilvl="7" w:tplc="D2A24FBE">
      <w:start w:val="1"/>
      <w:numFmt w:val="bullet"/>
      <w:lvlText w:val="o"/>
      <w:lvlJc w:val="left"/>
      <w:pPr>
        <w:ind w:left="5760" w:hanging="360"/>
      </w:pPr>
      <w:rPr>
        <w:rFonts w:ascii="Courier New" w:hAnsi="Courier New" w:hint="default"/>
      </w:rPr>
    </w:lvl>
    <w:lvl w:ilvl="8" w:tplc="7E1A3A44">
      <w:start w:val="1"/>
      <w:numFmt w:val="bullet"/>
      <w:lvlText w:val=""/>
      <w:lvlJc w:val="left"/>
      <w:pPr>
        <w:ind w:left="6480" w:hanging="360"/>
      </w:pPr>
      <w:rPr>
        <w:rFonts w:ascii="Wingdings" w:hAnsi="Wingdings" w:hint="default"/>
      </w:rPr>
    </w:lvl>
  </w:abstractNum>
  <w:abstractNum w:abstractNumId="23" w15:restartNumberingAfterBreak="0">
    <w:nsid w:val="2486C345"/>
    <w:multiLevelType w:val="hybridMultilevel"/>
    <w:tmpl w:val="FFFFFFFF"/>
    <w:lvl w:ilvl="0" w:tplc="1D2A5808">
      <w:start w:val="1"/>
      <w:numFmt w:val="decimal"/>
      <w:lvlText w:val="[%1]"/>
      <w:lvlJc w:val="left"/>
      <w:pPr>
        <w:ind w:left="720" w:hanging="360"/>
      </w:pPr>
    </w:lvl>
    <w:lvl w:ilvl="1" w:tplc="BC967AC4">
      <w:start w:val="1"/>
      <w:numFmt w:val="lowerLetter"/>
      <w:lvlText w:val="%2."/>
      <w:lvlJc w:val="left"/>
      <w:pPr>
        <w:ind w:left="1440" w:hanging="360"/>
      </w:pPr>
    </w:lvl>
    <w:lvl w:ilvl="2" w:tplc="58120254">
      <w:start w:val="1"/>
      <w:numFmt w:val="lowerRoman"/>
      <w:lvlText w:val="%3."/>
      <w:lvlJc w:val="right"/>
      <w:pPr>
        <w:ind w:left="2160" w:hanging="180"/>
      </w:pPr>
    </w:lvl>
    <w:lvl w:ilvl="3" w:tplc="AA2E2EFA">
      <w:start w:val="1"/>
      <w:numFmt w:val="decimal"/>
      <w:lvlText w:val="%4."/>
      <w:lvlJc w:val="left"/>
      <w:pPr>
        <w:ind w:left="2880" w:hanging="360"/>
      </w:pPr>
    </w:lvl>
    <w:lvl w:ilvl="4" w:tplc="82489332">
      <w:start w:val="1"/>
      <w:numFmt w:val="lowerLetter"/>
      <w:lvlText w:val="%5."/>
      <w:lvlJc w:val="left"/>
      <w:pPr>
        <w:ind w:left="3600" w:hanging="360"/>
      </w:pPr>
    </w:lvl>
    <w:lvl w:ilvl="5" w:tplc="8BCC920E">
      <w:start w:val="1"/>
      <w:numFmt w:val="lowerRoman"/>
      <w:lvlText w:val="%6."/>
      <w:lvlJc w:val="right"/>
      <w:pPr>
        <w:ind w:left="4320" w:hanging="180"/>
      </w:pPr>
    </w:lvl>
    <w:lvl w:ilvl="6" w:tplc="C7DA9C8C">
      <w:start w:val="1"/>
      <w:numFmt w:val="decimal"/>
      <w:lvlText w:val="%7."/>
      <w:lvlJc w:val="left"/>
      <w:pPr>
        <w:ind w:left="5040" w:hanging="360"/>
      </w:pPr>
    </w:lvl>
    <w:lvl w:ilvl="7" w:tplc="1F401B8C">
      <w:start w:val="1"/>
      <w:numFmt w:val="lowerLetter"/>
      <w:lvlText w:val="%8."/>
      <w:lvlJc w:val="left"/>
      <w:pPr>
        <w:ind w:left="5760" w:hanging="360"/>
      </w:pPr>
    </w:lvl>
    <w:lvl w:ilvl="8" w:tplc="2972401C">
      <w:start w:val="1"/>
      <w:numFmt w:val="lowerRoman"/>
      <w:lvlText w:val="%9."/>
      <w:lvlJc w:val="right"/>
      <w:pPr>
        <w:ind w:left="6480" w:hanging="180"/>
      </w:pPr>
    </w:lvl>
  </w:abstractNum>
  <w:abstractNum w:abstractNumId="24" w15:restartNumberingAfterBreak="0">
    <w:nsid w:val="294798CA"/>
    <w:multiLevelType w:val="hybridMultilevel"/>
    <w:tmpl w:val="FFFFFFFF"/>
    <w:lvl w:ilvl="0" w:tplc="FF4A8026">
      <w:start w:val="1"/>
      <w:numFmt w:val="decimal"/>
      <w:lvlText w:val="[%1]"/>
      <w:lvlJc w:val="left"/>
      <w:pPr>
        <w:ind w:left="720" w:hanging="360"/>
      </w:pPr>
    </w:lvl>
    <w:lvl w:ilvl="1" w:tplc="B0E4BE9A">
      <w:start w:val="1"/>
      <w:numFmt w:val="lowerLetter"/>
      <w:lvlText w:val="%2."/>
      <w:lvlJc w:val="left"/>
      <w:pPr>
        <w:ind w:left="1440" w:hanging="360"/>
      </w:pPr>
    </w:lvl>
    <w:lvl w:ilvl="2" w:tplc="CE6CB7D0">
      <w:start w:val="1"/>
      <w:numFmt w:val="lowerRoman"/>
      <w:lvlText w:val="%3."/>
      <w:lvlJc w:val="right"/>
      <w:pPr>
        <w:ind w:left="2160" w:hanging="180"/>
      </w:pPr>
    </w:lvl>
    <w:lvl w:ilvl="3" w:tplc="585C2B10">
      <w:start w:val="1"/>
      <w:numFmt w:val="decimal"/>
      <w:lvlText w:val="%4."/>
      <w:lvlJc w:val="left"/>
      <w:pPr>
        <w:ind w:left="2880" w:hanging="360"/>
      </w:pPr>
    </w:lvl>
    <w:lvl w:ilvl="4" w:tplc="89202D52">
      <w:start w:val="1"/>
      <w:numFmt w:val="lowerLetter"/>
      <w:lvlText w:val="%5."/>
      <w:lvlJc w:val="left"/>
      <w:pPr>
        <w:ind w:left="3600" w:hanging="360"/>
      </w:pPr>
    </w:lvl>
    <w:lvl w:ilvl="5" w:tplc="F4F2AAE0">
      <w:start w:val="1"/>
      <w:numFmt w:val="lowerRoman"/>
      <w:lvlText w:val="%6."/>
      <w:lvlJc w:val="right"/>
      <w:pPr>
        <w:ind w:left="4320" w:hanging="180"/>
      </w:pPr>
    </w:lvl>
    <w:lvl w:ilvl="6" w:tplc="E14E0870">
      <w:start w:val="1"/>
      <w:numFmt w:val="decimal"/>
      <w:lvlText w:val="%7."/>
      <w:lvlJc w:val="left"/>
      <w:pPr>
        <w:ind w:left="5040" w:hanging="360"/>
      </w:pPr>
    </w:lvl>
    <w:lvl w:ilvl="7" w:tplc="F63C161E">
      <w:start w:val="1"/>
      <w:numFmt w:val="lowerLetter"/>
      <w:lvlText w:val="%8."/>
      <w:lvlJc w:val="left"/>
      <w:pPr>
        <w:ind w:left="5760" w:hanging="360"/>
      </w:pPr>
    </w:lvl>
    <w:lvl w:ilvl="8" w:tplc="CD860898">
      <w:start w:val="1"/>
      <w:numFmt w:val="lowerRoman"/>
      <w:lvlText w:val="%9."/>
      <w:lvlJc w:val="right"/>
      <w:pPr>
        <w:ind w:left="6480" w:hanging="180"/>
      </w:pPr>
    </w:lvl>
  </w:abstractNum>
  <w:abstractNum w:abstractNumId="25" w15:restartNumberingAfterBreak="0">
    <w:nsid w:val="2DA265F7"/>
    <w:multiLevelType w:val="multilevel"/>
    <w:tmpl w:val="E98EA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2125F0"/>
    <w:multiLevelType w:val="hybridMultilevel"/>
    <w:tmpl w:val="D5BC272A"/>
    <w:lvl w:ilvl="0" w:tplc="040B0001">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27" w15:restartNumberingAfterBreak="0">
    <w:nsid w:val="316A5DB1"/>
    <w:multiLevelType w:val="multilevel"/>
    <w:tmpl w:val="215E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8E8D2"/>
    <w:multiLevelType w:val="hybridMultilevel"/>
    <w:tmpl w:val="FFFFFFFF"/>
    <w:lvl w:ilvl="0" w:tplc="51163ABE">
      <w:start w:val="1"/>
      <w:numFmt w:val="bullet"/>
      <w:lvlText w:val="·"/>
      <w:lvlJc w:val="left"/>
      <w:pPr>
        <w:ind w:left="720" w:hanging="360"/>
      </w:pPr>
      <w:rPr>
        <w:rFonts w:ascii="Symbol" w:hAnsi="Symbol" w:hint="default"/>
      </w:rPr>
    </w:lvl>
    <w:lvl w:ilvl="1" w:tplc="F6269ADA">
      <w:start w:val="1"/>
      <w:numFmt w:val="bullet"/>
      <w:lvlText w:val="o"/>
      <w:lvlJc w:val="left"/>
      <w:pPr>
        <w:ind w:left="1440" w:hanging="360"/>
      </w:pPr>
      <w:rPr>
        <w:rFonts w:ascii="Courier New" w:hAnsi="Courier New" w:hint="default"/>
      </w:rPr>
    </w:lvl>
    <w:lvl w:ilvl="2" w:tplc="461E4BE6">
      <w:start w:val="1"/>
      <w:numFmt w:val="bullet"/>
      <w:lvlText w:val=""/>
      <w:lvlJc w:val="left"/>
      <w:pPr>
        <w:ind w:left="2160" w:hanging="360"/>
      </w:pPr>
      <w:rPr>
        <w:rFonts w:ascii="Wingdings" w:hAnsi="Wingdings" w:hint="default"/>
      </w:rPr>
    </w:lvl>
    <w:lvl w:ilvl="3" w:tplc="12384F34">
      <w:start w:val="1"/>
      <w:numFmt w:val="bullet"/>
      <w:lvlText w:val=""/>
      <w:lvlJc w:val="left"/>
      <w:pPr>
        <w:ind w:left="2880" w:hanging="360"/>
      </w:pPr>
      <w:rPr>
        <w:rFonts w:ascii="Symbol" w:hAnsi="Symbol" w:hint="default"/>
      </w:rPr>
    </w:lvl>
    <w:lvl w:ilvl="4" w:tplc="DF5EB9DC">
      <w:start w:val="1"/>
      <w:numFmt w:val="bullet"/>
      <w:lvlText w:val="o"/>
      <w:lvlJc w:val="left"/>
      <w:pPr>
        <w:ind w:left="3600" w:hanging="360"/>
      </w:pPr>
      <w:rPr>
        <w:rFonts w:ascii="Courier New" w:hAnsi="Courier New" w:hint="default"/>
      </w:rPr>
    </w:lvl>
    <w:lvl w:ilvl="5" w:tplc="9BAEFA98">
      <w:start w:val="1"/>
      <w:numFmt w:val="bullet"/>
      <w:lvlText w:val=""/>
      <w:lvlJc w:val="left"/>
      <w:pPr>
        <w:ind w:left="4320" w:hanging="360"/>
      </w:pPr>
      <w:rPr>
        <w:rFonts w:ascii="Wingdings" w:hAnsi="Wingdings" w:hint="default"/>
      </w:rPr>
    </w:lvl>
    <w:lvl w:ilvl="6" w:tplc="412803F4">
      <w:start w:val="1"/>
      <w:numFmt w:val="bullet"/>
      <w:lvlText w:val=""/>
      <w:lvlJc w:val="left"/>
      <w:pPr>
        <w:ind w:left="5040" w:hanging="360"/>
      </w:pPr>
      <w:rPr>
        <w:rFonts w:ascii="Symbol" w:hAnsi="Symbol" w:hint="default"/>
      </w:rPr>
    </w:lvl>
    <w:lvl w:ilvl="7" w:tplc="178A5FFA">
      <w:start w:val="1"/>
      <w:numFmt w:val="bullet"/>
      <w:lvlText w:val="o"/>
      <w:lvlJc w:val="left"/>
      <w:pPr>
        <w:ind w:left="5760" w:hanging="360"/>
      </w:pPr>
      <w:rPr>
        <w:rFonts w:ascii="Courier New" w:hAnsi="Courier New" w:hint="default"/>
      </w:rPr>
    </w:lvl>
    <w:lvl w:ilvl="8" w:tplc="7034DFCE">
      <w:start w:val="1"/>
      <w:numFmt w:val="bullet"/>
      <w:lvlText w:val=""/>
      <w:lvlJc w:val="left"/>
      <w:pPr>
        <w:ind w:left="6480" w:hanging="360"/>
      </w:pPr>
      <w:rPr>
        <w:rFonts w:ascii="Wingdings" w:hAnsi="Wingdings" w:hint="default"/>
      </w:rPr>
    </w:lvl>
  </w:abstractNum>
  <w:abstractNum w:abstractNumId="29" w15:restartNumberingAfterBreak="0">
    <w:nsid w:val="3458E4BA"/>
    <w:multiLevelType w:val="hybridMultilevel"/>
    <w:tmpl w:val="FFFFFFFF"/>
    <w:lvl w:ilvl="0" w:tplc="73865D04">
      <w:start w:val="1"/>
      <w:numFmt w:val="bullet"/>
      <w:lvlText w:val=""/>
      <w:lvlJc w:val="left"/>
      <w:pPr>
        <w:ind w:left="720" w:hanging="360"/>
      </w:pPr>
      <w:rPr>
        <w:rFonts w:ascii="Symbol" w:hAnsi="Symbol" w:hint="default"/>
      </w:rPr>
    </w:lvl>
    <w:lvl w:ilvl="1" w:tplc="CAF23D64">
      <w:start w:val="1"/>
      <w:numFmt w:val="bullet"/>
      <w:lvlText w:val="o"/>
      <w:lvlJc w:val="left"/>
      <w:pPr>
        <w:ind w:left="1440" w:hanging="360"/>
      </w:pPr>
      <w:rPr>
        <w:rFonts w:ascii="Courier New" w:hAnsi="Courier New" w:hint="default"/>
      </w:rPr>
    </w:lvl>
    <w:lvl w:ilvl="2" w:tplc="A8566A62">
      <w:start w:val="1"/>
      <w:numFmt w:val="bullet"/>
      <w:lvlText w:val=""/>
      <w:lvlJc w:val="left"/>
      <w:pPr>
        <w:ind w:left="2160" w:hanging="360"/>
      </w:pPr>
      <w:rPr>
        <w:rFonts w:ascii="Wingdings" w:hAnsi="Wingdings" w:hint="default"/>
      </w:rPr>
    </w:lvl>
    <w:lvl w:ilvl="3" w:tplc="C944EF34">
      <w:start w:val="1"/>
      <w:numFmt w:val="bullet"/>
      <w:lvlText w:val=""/>
      <w:lvlJc w:val="left"/>
      <w:pPr>
        <w:ind w:left="2880" w:hanging="360"/>
      </w:pPr>
      <w:rPr>
        <w:rFonts w:ascii="Symbol" w:hAnsi="Symbol" w:hint="default"/>
      </w:rPr>
    </w:lvl>
    <w:lvl w:ilvl="4" w:tplc="2E5257B2">
      <w:start w:val="1"/>
      <w:numFmt w:val="bullet"/>
      <w:lvlText w:val="o"/>
      <w:lvlJc w:val="left"/>
      <w:pPr>
        <w:ind w:left="3600" w:hanging="360"/>
      </w:pPr>
      <w:rPr>
        <w:rFonts w:ascii="Courier New" w:hAnsi="Courier New" w:hint="default"/>
      </w:rPr>
    </w:lvl>
    <w:lvl w:ilvl="5" w:tplc="9C0C255C">
      <w:start w:val="1"/>
      <w:numFmt w:val="bullet"/>
      <w:lvlText w:val=""/>
      <w:lvlJc w:val="left"/>
      <w:pPr>
        <w:ind w:left="4320" w:hanging="360"/>
      </w:pPr>
      <w:rPr>
        <w:rFonts w:ascii="Wingdings" w:hAnsi="Wingdings" w:hint="default"/>
      </w:rPr>
    </w:lvl>
    <w:lvl w:ilvl="6" w:tplc="9EF497CE">
      <w:start w:val="1"/>
      <w:numFmt w:val="bullet"/>
      <w:lvlText w:val=""/>
      <w:lvlJc w:val="left"/>
      <w:pPr>
        <w:ind w:left="5040" w:hanging="360"/>
      </w:pPr>
      <w:rPr>
        <w:rFonts w:ascii="Symbol" w:hAnsi="Symbol" w:hint="default"/>
      </w:rPr>
    </w:lvl>
    <w:lvl w:ilvl="7" w:tplc="3BD4862E">
      <w:start w:val="1"/>
      <w:numFmt w:val="bullet"/>
      <w:lvlText w:val="o"/>
      <w:lvlJc w:val="left"/>
      <w:pPr>
        <w:ind w:left="5760" w:hanging="360"/>
      </w:pPr>
      <w:rPr>
        <w:rFonts w:ascii="Courier New" w:hAnsi="Courier New" w:hint="default"/>
      </w:rPr>
    </w:lvl>
    <w:lvl w:ilvl="8" w:tplc="05446FA2">
      <w:start w:val="1"/>
      <w:numFmt w:val="bullet"/>
      <w:lvlText w:val=""/>
      <w:lvlJc w:val="left"/>
      <w:pPr>
        <w:ind w:left="6480" w:hanging="360"/>
      </w:pPr>
      <w:rPr>
        <w:rFonts w:ascii="Wingdings" w:hAnsi="Wingdings" w:hint="default"/>
      </w:rPr>
    </w:lvl>
  </w:abstractNum>
  <w:abstractNum w:abstractNumId="30" w15:restartNumberingAfterBreak="0">
    <w:nsid w:val="351D6536"/>
    <w:multiLevelType w:val="hybridMultilevel"/>
    <w:tmpl w:val="37E0F3AE"/>
    <w:lvl w:ilvl="0" w:tplc="E8FC8CDE">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3582DADC"/>
    <w:multiLevelType w:val="hybridMultilevel"/>
    <w:tmpl w:val="FFFFFFFF"/>
    <w:lvl w:ilvl="0" w:tplc="5B2E912A">
      <w:start w:val="1"/>
      <w:numFmt w:val="bullet"/>
      <w:lvlText w:val="·"/>
      <w:lvlJc w:val="left"/>
      <w:pPr>
        <w:ind w:left="720" w:hanging="360"/>
      </w:pPr>
      <w:rPr>
        <w:rFonts w:ascii="Symbol" w:hAnsi="Symbol" w:hint="default"/>
      </w:rPr>
    </w:lvl>
    <w:lvl w:ilvl="1" w:tplc="6C14C090">
      <w:start w:val="1"/>
      <w:numFmt w:val="bullet"/>
      <w:lvlText w:val="o"/>
      <w:lvlJc w:val="left"/>
      <w:pPr>
        <w:ind w:left="1440" w:hanging="360"/>
      </w:pPr>
      <w:rPr>
        <w:rFonts w:ascii="Courier New" w:hAnsi="Courier New" w:hint="default"/>
      </w:rPr>
    </w:lvl>
    <w:lvl w:ilvl="2" w:tplc="DE48F7B2">
      <w:start w:val="1"/>
      <w:numFmt w:val="bullet"/>
      <w:lvlText w:val=""/>
      <w:lvlJc w:val="left"/>
      <w:pPr>
        <w:ind w:left="2160" w:hanging="360"/>
      </w:pPr>
      <w:rPr>
        <w:rFonts w:ascii="Wingdings" w:hAnsi="Wingdings" w:hint="default"/>
      </w:rPr>
    </w:lvl>
    <w:lvl w:ilvl="3" w:tplc="1836327A">
      <w:start w:val="1"/>
      <w:numFmt w:val="bullet"/>
      <w:lvlText w:val=""/>
      <w:lvlJc w:val="left"/>
      <w:pPr>
        <w:ind w:left="2880" w:hanging="360"/>
      </w:pPr>
      <w:rPr>
        <w:rFonts w:ascii="Symbol" w:hAnsi="Symbol" w:hint="default"/>
      </w:rPr>
    </w:lvl>
    <w:lvl w:ilvl="4" w:tplc="FB66FC54">
      <w:start w:val="1"/>
      <w:numFmt w:val="bullet"/>
      <w:lvlText w:val="o"/>
      <w:lvlJc w:val="left"/>
      <w:pPr>
        <w:ind w:left="3600" w:hanging="360"/>
      </w:pPr>
      <w:rPr>
        <w:rFonts w:ascii="Courier New" w:hAnsi="Courier New" w:hint="default"/>
      </w:rPr>
    </w:lvl>
    <w:lvl w:ilvl="5" w:tplc="B35EC746">
      <w:start w:val="1"/>
      <w:numFmt w:val="bullet"/>
      <w:lvlText w:val=""/>
      <w:lvlJc w:val="left"/>
      <w:pPr>
        <w:ind w:left="4320" w:hanging="360"/>
      </w:pPr>
      <w:rPr>
        <w:rFonts w:ascii="Wingdings" w:hAnsi="Wingdings" w:hint="default"/>
      </w:rPr>
    </w:lvl>
    <w:lvl w:ilvl="6" w:tplc="789EE3D4">
      <w:start w:val="1"/>
      <w:numFmt w:val="bullet"/>
      <w:lvlText w:val=""/>
      <w:lvlJc w:val="left"/>
      <w:pPr>
        <w:ind w:left="5040" w:hanging="360"/>
      </w:pPr>
      <w:rPr>
        <w:rFonts w:ascii="Symbol" w:hAnsi="Symbol" w:hint="default"/>
      </w:rPr>
    </w:lvl>
    <w:lvl w:ilvl="7" w:tplc="BFC2F284">
      <w:start w:val="1"/>
      <w:numFmt w:val="bullet"/>
      <w:lvlText w:val="o"/>
      <w:lvlJc w:val="left"/>
      <w:pPr>
        <w:ind w:left="5760" w:hanging="360"/>
      </w:pPr>
      <w:rPr>
        <w:rFonts w:ascii="Courier New" w:hAnsi="Courier New" w:hint="default"/>
      </w:rPr>
    </w:lvl>
    <w:lvl w:ilvl="8" w:tplc="6A8E571E">
      <w:start w:val="1"/>
      <w:numFmt w:val="bullet"/>
      <w:lvlText w:val=""/>
      <w:lvlJc w:val="left"/>
      <w:pPr>
        <w:ind w:left="6480" w:hanging="360"/>
      </w:pPr>
      <w:rPr>
        <w:rFonts w:ascii="Wingdings" w:hAnsi="Wingdings" w:hint="default"/>
      </w:rPr>
    </w:lvl>
  </w:abstractNum>
  <w:abstractNum w:abstractNumId="32" w15:restartNumberingAfterBreak="0">
    <w:nsid w:val="36EBD253"/>
    <w:multiLevelType w:val="hybridMultilevel"/>
    <w:tmpl w:val="FFFFFFFF"/>
    <w:lvl w:ilvl="0" w:tplc="0C1E445E">
      <w:start w:val="1"/>
      <w:numFmt w:val="bullet"/>
      <w:lvlText w:val="·"/>
      <w:lvlJc w:val="left"/>
      <w:pPr>
        <w:ind w:left="720" w:hanging="360"/>
      </w:pPr>
      <w:rPr>
        <w:rFonts w:ascii="Symbol" w:hAnsi="Symbol" w:hint="default"/>
      </w:rPr>
    </w:lvl>
    <w:lvl w:ilvl="1" w:tplc="168E9D94">
      <w:start w:val="1"/>
      <w:numFmt w:val="bullet"/>
      <w:lvlText w:val="o"/>
      <w:lvlJc w:val="left"/>
      <w:pPr>
        <w:ind w:left="1440" w:hanging="360"/>
      </w:pPr>
      <w:rPr>
        <w:rFonts w:ascii="Courier New" w:hAnsi="Courier New" w:hint="default"/>
      </w:rPr>
    </w:lvl>
    <w:lvl w:ilvl="2" w:tplc="E09C4E56">
      <w:start w:val="1"/>
      <w:numFmt w:val="bullet"/>
      <w:lvlText w:val=""/>
      <w:lvlJc w:val="left"/>
      <w:pPr>
        <w:ind w:left="2160" w:hanging="360"/>
      </w:pPr>
      <w:rPr>
        <w:rFonts w:ascii="Wingdings" w:hAnsi="Wingdings" w:hint="default"/>
      </w:rPr>
    </w:lvl>
    <w:lvl w:ilvl="3" w:tplc="C75EDE66">
      <w:start w:val="1"/>
      <w:numFmt w:val="bullet"/>
      <w:lvlText w:val=""/>
      <w:lvlJc w:val="left"/>
      <w:pPr>
        <w:ind w:left="2880" w:hanging="360"/>
      </w:pPr>
      <w:rPr>
        <w:rFonts w:ascii="Symbol" w:hAnsi="Symbol" w:hint="default"/>
      </w:rPr>
    </w:lvl>
    <w:lvl w:ilvl="4" w:tplc="6FCE9B46">
      <w:start w:val="1"/>
      <w:numFmt w:val="bullet"/>
      <w:lvlText w:val="o"/>
      <w:lvlJc w:val="left"/>
      <w:pPr>
        <w:ind w:left="3600" w:hanging="360"/>
      </w:pPr>
      <w:rPr>
        <w:rFonts w:ascii="Courier New" w:hAnsi="Courier New" w:hint="default"/>
      </w:rPr>
    </w:lvl>
    <w:lvl w:ilvl="5" w:tplc="54D87826">
      <w:start w:val="1"/>
      <w:numFmt w:val="bullet"/>
      <w:lvlText w:val=""/>
      <w:lvlJc w:val="left"/>
      <w:pPr>
        <w:ind w:left="4320" w:hanging="360"/>
      </w:pPr>
      <w:rPr>
        <w:rFonts w:ascii="Wingdings" w:hAnsi="Wingdings" w:hint="default"/>
      </w:rPr>
    </w:lvl>
    <w:lvl w:ilvl="6" w:tplc="CCB48984">
      <w:start w:val="1"/>
      <w:numFmt w:val="bullet"/>
      <w:lvlText w:val=""/>
      <w:lvlJc w:val="left"/>
      <w:pPr>
        <w:ind w:left="5040" w:hanging="360"/>
      </w:pPr>
      <w:rPr>
        <w:rFonts w:ascii="Symbol" w:hAnsi="Symbol" w:hint="default"/>
      </w:rPr>
    </w:lvl>
    <w:lvl w:ilvl="7" w:tplc="1444D988">
      <w:start w:val="1"/>
      <w:numFmt w:val="bullet"/>
      <w:lvlText w:val="o"/>
      <w:lvlJc w:val="left"/>
      <w:pPr>
        <w:ind w:left="5760" w:hanging="360"/>
      </w:pPr>
      <w:rPr>
        <w:rFonts w:ascii="Courier New" w:hAnsi="Courier New" w:hint="default"/>
      </w:rPr>
    </w:lvl>
    <w:lvl w:ilvl="8" w:tplc="B6903694">
      <w:start w:val="1"/>
      <w:numFmt w:val="bullet"/>
      <w:lvlText w:val=""/>
      <w:lvlJc w:val="left"/>
      <w:pPr>
        <w:ind w:left="6480" w:hanging="360"/>
      </w:pPr>
      <w:rPr>
        <w:rFonts w:ascii="Wingdings" w:hAnsi="Wingdings" w:hint="default"/>
      </w:rPr>
    </w:lvl>
  </w:abstractNum>
  <w:abstractNum w:abstractNumId="33" w15:restartNumberingAfterBreak="0">
    <w:nsid w:val="37125C13"/>
    <w:multiLevelType w:val="hybridMultilevel"/>
    <w:tmpl w:val="3474C72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4" w15:restartNumberingAfterBreak="0">
    <w:nsid w:val="37C71171"/>
    <w:multiLevelType w:val="hybridMultilevel"/>
    <w:tmpl w:val="ADA04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F97499"/>
    <w:multiLevelType w:val="hybridMultilevel"/>
    <w:tmpl w:val="BC8A9D48"/>
    <w:lvl w:ilvl="0" w:tplc="040B0001">
      <w:start w:val="1"/>
      <w:numFmt w:val="bullet"/>
      <w:lvlText w:val=""/>
      <w:lvlJc w:val="left"/>
      <w:pPr>
        <w:ind w:left="774" w:hanging="360"/>
      </w:pPr>
      <w:rPr>
        <w:rFonts w:ascii="Symbol" w:hAnsi="Symbol" w:hint="default"/>
      </w:rPr>
    </w:lvl>
    <w:lvl w:ilvl="1" w:tplc="040B0003" w:tentative="1">
      <w:start w:val="1"/>
      <w:numFmt w:val="bullet"/>
      <w:lvlText w:val="o"/>
      <w:lvlJc w:val="left"/>
      <w:pPr>
        <w:ind w:left="1494" w:hanging="360"/>
      </w:pPr>
      <w:rPr>
        <w:rFonts w:ascii="Courier New" w:hAnsi="Courier New" w:cs="Courier New" w:hint="default"/>
      </w:rPr>
    </w:lvl>
    <w:lvl w:ilvl="2" w:tplc="040B0005" w:tentative="1">
      <w:start w:val="1"/>
      <w:numFmt w:val="bullet"/>
      <w:lvlText w:val=""/>
      <w:lvlJc w:val="left"/>
      <w:pPr>
        <w:ind w:left="2214" w:hanging="360"/>
      </w:pPr>
      <w:rPr>
        <w:rFonts w:ascii="Wingdings" w:hAnsi="Wingdings" w:hint="default"/>
      </w:rPr>
    </w:lvl>
    <w:lvl w:ilvl="3" w:tplc="040B0001" w:tentative="1">
      <w:start w:val="1"/>
      <w:numFmt w:val="bullet"/>
      <w:lvlText w:val=""/>
      <w:lvlJc w:val="left"/>
      <w:pPr>
        <w:ind w:left="2934" w:hanging="360"/>
      </w:pPr>
      <w:rPr>
        <w:rFonts w:ascii="Symbol" w:hAnsi="Symbol" w:hint="default"/>
      </w:rPr>
    </w:lvl>
    <w:lvl w:ilvl="4" w:tplc="040B0003" w:tentative="1">
      <w:start w:val="1"/>
      <w:numFmt w:val="bullet"/>
      <w:lvlText w:val="o"/>
      <w:lvlJc w:val="left"/>
      <w:pPr>
        <w:ind w:left="3654" w:hanging="360"/>
      </w:pPr>
      <w:rPr>
        <w:rFonts w:ascii="Courier New" w:hAnsi="Courier New" w:cs="Courier New" w:hint="default"/>
      </w:rPr>
    </w:lvl>
    <w:lvl w:ilvl="5" w:tplc="040B0005" w:tentative="1">
      <w:start w:val="1"/>
      <w:numFmt w:val="bullet"/>
      <w:lvlText w:val=""/>
      <w:lvlJc w:val="left"/>
      <w:pPr>
        <w:ind w:left="4374" w:hanging="360"/>
      </w:pPr>
      <w:rPr>
        <w:rFonts w:ascii="Wingdings" w:hAnsi="Wingdings" w:hint="default"/>
      </w:rPr>
    </w:lvl>
    <w:lvl w:ilvl="6" w:tplc="040B0001" w:tentative="1">
      <w:start w:val="1"/>
      <w:numFmt w:val="bullet"/>
      <w:lvlText w:val=""/>
      <w:lvlJc w:val="left"/>
      <w:pPr>
        <w:ind w:left="5094" w:hanging="360"/>
      </w:pPr>
      <w:rPr>
        <w:rFonts w:ascii="Symbol" w:hAnsi="Symbol" w:hint="default"/>
      </w:rPr>
    </w:lvl>
    <w:lvl w:ilvl="7" w:tplc="040B0003" w:tentative="1">
      <w:start w:val="1"/>
      <w:numFmt w:val="bullet"/>
      <w:lvlText w:val="o"/>
      <w:lvlJc w:val="left"/>
      <w:pPr>
        <w:ind w:left="5814" w:hanging="360"/>
      </w:pPr>
      <w:rPr>
        <w:rFonts w:ascii="Courier New" w:hAnsi="Courier New" w:cs="Courier New" w:hint="default"/>
      </w:rPr>
    </w:lvl>
    <w:lvl w:ilvl="8" w:tplc="040B0005" w:tentative="1">
      <w:start w:val="1"/>
      <w:numFmt w:val="bullet"/>
      <w:lvlText w:val=""/>
      <w:lvlJc w:val="left"/>
      <w:pPr>
        <w:ind w:left="6534" w:hanging="360"/>
      </w:pPr>
      <w:rPr>
        <w:rFonts w:ascii="Wingdings" w:hAnsi="Wingdings" w:hint="default"/>
      </w:rPr>
    </w:lvl>
  </w:abstractNum>
  <w:abstractNum w:abstractNumId="36" w15:restartNumberingAfterBreak="0">
    <w:nsid w:val="3A4645E6"/>
    <w:multiLevelType w:val="hybridMultilevel"/>
    <w:tmpl w:val="9A82DDB2"/>
    <w:lvl w:ilvl="0" w:tplc="C3FE8DAC">
      <w:start w:val="38"/>
      <w:numFmt w:val="bullet"/>
      <w:lvlText w:val="-"/>
      <w:lvlJc w:val="left"/>
      <w:pPr>
        <w:ind w:left="720" w:hanging="360"/>
      </w:pPr>
      <w:rPr>
        <w:rFonts w:ascii="Calibri" w:eastAsia="Times New Roman" w:hAnsi="Calibri" w:cs="Calibri" w:hint="default"/>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A877D64"/>
    <w:multiLevelType w:val="singleLevel"/>
    <w:tmpl w:val="729E8766"/>
    <w:lvl w:ilvl="0">
      <w:start w:val="1"/>
      <w:numFmt w:val="decimal"/>
      <w:pStyle w:val="References"/>
      <w:lvlText w:val="[%1]"/>
      <w:lvlJc w:val="left"/>
      <w:pPr>
        <w:tabs>
          <w:tab w:val="num" w:pos="360"/>
        </w:tabs>
        <w:ind w:left="360" w:hanging="360"/>
      </w:pPr>
      <w:rPr>
        <w:rFonts w:hint="default"/>
      </w:rPr>
    </w:lvl>
  </w:abstractNum>
  <w:abstractNum w:abstractNumId="38" w15:restartNumberingAfterBreak="0">
    <w:nsid w:val="3F5F536C"/>
    <w:multiLevelType w:val="hybridMultilevel"/>
    <w:tmpl w:val="1EAE77B0"/>
    <w:lvl w:ilvl="0" w:tplc="040B0001">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39" w15:restartNumberingAfterBreak="0">
    <w:nsid w:val="4043072D"/>
    <w:multiLevelType w:val="hybridMultilevel"/>
    <w:tmpl w:val="E5B27026"/>
    <w:lvl w:ilvl="0" w:tplc="51163ABE">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40" w15:restartNumberingAfterBreak="0">
    <w:nsid w:val="4179129A"/>
    <w:multiLevelType w:val="hybridMultilevel"/>
    <w:tmpl w:val="5EEC0A3C"/>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1" w15:restartNumberingAfterBreak="0">
    <w:nsid w:val="44374A73"/>
    <w:multiLevelType w:val="hybridMultilevel"/>
    <w:tmpl w:val="FFFFFFFF"/>
    <w:lvl w:ilvl="0" w:tplc="542A2112">
      <w:start w:val="1"/>
      <w:numFmt w:val="decimal"/>
      <w:lvlText w:val="[%1]"/>
      <w:lvlJc w:val="left"/>
      <w:pPr>
        <w:ind w:left="720" w:hanging="360"/>
      </w:pPr>
    </w:lvl>
    <w:lvl w:ilvl="1" w:tplc="16AAE012">
      <w:start w:val="1"/>
      <w:numFmt w:val="lowerLetter"/>
      <w:lvlText w:val="%2."/>
      <w:lvlJc w:val="left"/>
      <w:pPr>
        <w:ind w:left="1440" w:hanging="360"/>
      </w:pPr>
    </w:lvl>
    <w:lvl w:ilvl="2" w:tplc="CDF02448">
      <w:start w:val="1"/>
      <w:numFmt w:val="lowerRoman"/>
      <w:lvlText w:val="%3."/>
      <w:lvlJc w:val="right"/>
      <w:pPr>
        <w:ind w:left="2160" w:hanging="180"/>
      </w:pPr>
    </w:lvl>
    <w:lvl w:ilvl="3" w:tplc="3878E394">
      <w:start w:val="1"/>
      <w:numFmt w:val="decimal"/>
      <w:lvlText w:val="%4."/>
      <w:lvlJc w:val="left"/>
      <w:pPr>
        <w:ind w:left="2880" w:hanging="360"/>
      </w:pPr>
    </w:lvl>
    <w:lvl w:ilvl="4" w:tplc="5F641996">
      <w:start w:val="1"/>
      <w:numFmt w:val="lowerLetter"/>
      <w:lvlText w:val="%5."/>
      <w:lvlJc w:val="left"/>
      <w:pPr>
        <w:ind w:left="3600" w:hanging="360"/>
      </w:pPr>
    </w:lvl>
    <w:lvl w:ilvl="5" w:tplc="D31C5FBC">
      <w:start w:val="1"/>
      <w:numFmt w:val="lowerRoman"/>
      <w:lvlText w:val="%6."/>
      <w:lvlJc w:val="right"/>
      <w:pPr>
        <w:ind w:left="4320" w:hanging="180"/>
      </w:pPr>
    </w:lvl>
    <w:lvl w:ilvl="6" w:tplc="0860AB30">
      <w:start w:val="1"/>
      <w:numFmt w:val="decimal"/>
      <w:lvlText w:val="%7."/>
      <w:lvlJc w:val="left"/>
      <w:pPr>
        <w:ind w:left="5040" w:hanging="360"/>
      </w:pPr>
    </w:lvl>
    <w:lvl w:ilvl="7" w:tplc="C0A05062">
      <w:start w:val="1"/>
      <w:numFmt w:val="lowerLetter"/>
      <w:lvlText w:val="%8."/>
      <w:lvlJc w:val="left"/>
      <w:pPr>
        <w:ind w:left="5760" w:hanging="360"/>
      </w:pPr>
    </w:lvl>
    <w:lvl w:ilvl="8" w:tplc="330A8448">
      <w:start w:val="1"/>
      <w:numFmt w:val="lowerRoman"/>
      <w:lvlText w:val="%9."/>
      <w:lvlJc w:val="right"/>
      <w:pPr>
        <w:ind w:left="6480" w:hanging="180"/>
      </w:pPr>
    </w:lvl>
  </w:abstractNum>
  <w:abstractNum w:abstractNumId="42" w15:restartNumberingAfterBreak="0">
    <w:nsid w:val="4481558F"/>
    <w:multiLevelType w:val="hybridMultilevel"/>
    <w:tmpl w:val="1D7E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F40B61"/>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46B1115D"/>
    <w:multiLevelType w:val="hybridMultilevel"/>
    <w:tmpl w:val="FFFFFFFF"/>
    <w:lvl w:ilvl="0" w:tplc="6F14BA92">
      <w:start w:val="1"/>
      <w:numFmt w:val="decimal"/>
      <w:lvlText w:val="[%1]"/>
      <w:lvlJc w:val="left"/>
      <w:pPr>
        <w:ind w:left="720" w:hanging="360"/>
      </w:pPr>
    </w:lvl>
    <w:lvl w:ilvl="1" w:tplc="11507526">
      <w:start w:val="1"/>
      <w:numFmt w:val="lowerLetter"/>
      <w:lvlText w:val="%2."/>
      <w:lvlJc w:val="left"/>
      <w:pPr>
        <w:ind w:left="1440" w:hanging="360"/>
      </w:pPr>
    </w:lvl>
    <w:lvl w:ilvl="2" w:tplc="967CC122">
      <w:start w:val="1"/>
      <w:numFmt w:val="lowerRoman"/>
      <w:lvlText w:val="%3."/>
      <w:lvlJc w:val="right"/>
      <w:pPr>
        <w:ind w:left="2160" w:hanging="180"/>
      </w:pPr>
    </w:lvl>
    <w:lvl w:ilvl="3" w:tplc="BE741D90">
      <w:start w:val="1"/>
      <w:numFmt w:val="decimal"/>
      <w:lvlText w:val="%4."/>
      <w:lvlJc w:val="left"/>
      <w:pPr>
        <w:ind w:left="2880" w:hanging="360"/>
      </w:pPr>
    </w:lvl>
    <w:lvl w:ilvl="4" w:tplc="5EE051EC">
      <w:start w:val="1"/>
      <w:numFmt w:val="lowerLetter"/>
      <w:lvlText w:val="%5."/>
      <w:lvlJc w:val="left"/>
      <w:pPr>
        <w:ind w:left="3600" w:hanging="360"/>
      </w:pPr>
    </w:lvl>
    <w:lvl w:ilvl="5" w:tplc="22D4A004">
      <w:start w:val="1"/>
      <w:numFmt w:val="lowerRoman"/>
      <w:lvlText w:val="%6."/>
      <w:lvlJc w:val="right"/>
      <w:pPr>
        <w:ind w:left="4320" w:hanging="180"/>
      </w:pPr>
    </w:lvl>
    <w:lvl w:ilvl="6" w:tplc="3C10A356">
      <w:start w:val="1"/>
      <w:numFmt w:val="decimal"/>
      <w:lvlText w:val="%7."/>
      <w:lvlJc w:val="left"/>
      <w:pPr>
        <w:ind w:left="5040" w:hanging="360"/>
      </w:pPr>
    </w:lvl>
    <w:lvl w:ilvl="7" w:tplc="AE9E7EE4">
      <w:start w:val="1"/>
      <w:numFmt w:val="lowerLetter"/>
      <w:lvlText w:val="%8."/>
      <w:lvlJc w:val="left"/>
      <w:pPr>
        <w:ind w:left="5760" w:hanging="360"/>
      </w:pPr>
    </w:lvl>
    <w:lvl w:ilvl="8" w:tplc="7CF67C50">
      <w:start w:val="1"/>
      <w:numFmt w:val="lowerRoman"/>
      <w:lvlText w:val="%9."/>
      <w:lvlJc w:val="right"/>
      <w:pPr>
        <w:ind w:left="6480" w:hanging="180"/>
      </w:pPr>
    </w:lvl>
  </w:abstractNum>
  <w:abstractNum w:abstractNumId="45" w15:restartNumberingAfterBreak="0">
    <w:nsid w:val="46CD7831"/>
    <w:multiLevelType w:val="hybridMultilevel"/>
    <w:tmpl w:val="80466FD4"/>
    <w:lvl w:ilvl="0" w:tplc="E8FC8CDE">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6" w15:restartNumberingAfterBreak="0">
    <w:nsid w:val="47CE767C"/>
    <w:multiLevelType w:val="hybridMultilevel"/>
    <w:tmpl w:val="8F6A6664"/>
    <w:lvl w:ilvl="0" w:tplc="51163ABE">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4E3AA537"/>
    <w:multiLevelType w:val="hybridMultilevel"/>
    <w:tmpl w:val="FFFFFFFF"/>
    <w:lvl w:ilvl="0" w:tplc="96F85724">
      <w:start w:val="1"/>
      <w:numFmt w:val="bullet"/>
      <w:lvlText w:val=""/>
      <w:lvlJc w:val="left"/>
      <w:pPr>
        <w:ind w:left="360" w:hanging="360"/>
      </w:pPr>
      <w:rPr>
        <w:rFonts w:ascii="Symbol" w:hAnsi="Symbol" w:hint="default"/>
      </w:rPr>
    </w:lvl>
    <w:lvl w:ilvl="1" w:tplc="8E6C3E06">
      <w:start w:val="1"/>
      <w:numFmt w:val="bullet"/>
      <w:lvlText w:val="o"/>
      <w:lvlJc w:val="left"/>
      <w:pPr>
        <w:ind w:left="1080" w:hanging="360"/>
      </w:pPr>
      <w:rPr>
        <w:rFonts w:ascii="Courier New" w:hAnsi="Courier New" w:hint="default"/>
      </w:rPr>
    </w:lvl>
    <w:lvl w:ilvl="2" w:tplc="C84C7E0E">
      <w:start w:val="1"/>
      <w:numFmt w:val="bullet"/>
      <w:lvlText w:val=""/>
      <w:lvlJc w:val="left"/>
      <w:pPr>
        <w:ind w:left="1800" w:hanging="360"/>
      </w:pPr>
      <w:rPr>
        <w:rFonts w:ascii="Wingdings" w:hAnsi="Wingdings" w:hint="default"/>
      </w:rPr>
    </w:lvl>
    <w:lvl w:ilvl="3" w:tplc="537E651C">
      <w:start w:val="1"/>
      <w:numFmt w:val="bullet"/>
      <w:lvlText w:val=""/>
      <w:lvlJc w:val="left"/>
      <w:pPr>
        <w:ind w:left="2520" w:hanging="360"/>
      </w:pPr>
      <w:rPr>
        <w:rFonts w:ascii="Symbol" w:hAnsi="Symbol" w:hint="default"/>
      </w:rPr>
    </w:lvl>
    <w:lvl w:ilvl="4" w:tplc="61649D08">
      <w:start w:val="1"/>
      <w:numFmt w:val="bullet"/>
      <w:lvlText w:val="o"/>
      <w:lvlJc w:val="left"/>
      <w:pPr>
        <w:ind w:left="3240" w:hanging="360"/>
      </w:pPr>
      <w:rPr>
        <w:rFonts w:ascii="Courier New" w:hAnsi="Courier New" w:hint="default"/>
      </w:rPr>
    </w:lvl>
    <w:lvl w:ilvl="5" w:tplc="A5BA61F0">
      <w:start w:val="1"/>
      <w:numFmt w:val="bullet"/>
      <w:lvlText w:val=""/>
      <w:lvlJc w:val="left"/>
      <w:pPr>
        <w:ind w:left="3960" w:hanging="360"/>
      </w:pPr>
      <w:rPr>
        <w:rFonts w:ascii="Wingdings" w:hAnsi="Wingdings" w:hint="default"/>
      </w:rPr>
    </w:lvl>
    <w:lvl w:ilvl="6" w:tplc="B4C2F82A">
      <w:start w:val="1"/>
      <w:numFmt w:val="bullet"/>
      <w:lvlText w:val=""/>
      <w:lvlJc w:val="left"/>
      <w:pPr>
        <w:ind w:left="4680" w:hanging="360"/>
      </w:pPr>
      <w:rPr>
        <w:rFonts w:ascii="Symbol" w:hAnsi="Symbol" w:hint="default"/>
      </w:rPr>
    </w:lvl>
    <w:lvl w:ilvl="7" w:tplc="E42892C2">
      <w:start w:val="1"/>
      <w:numFmt w:val="bullet"/>
      <w:lvlText w:val="o"/>
      <w:lvlJc w:val="left"/>
      <w:pPr>
        <w:ind w:left="5400" w:hanging="360"/>
      </w:pPr>
      <w:rPr>
        <w:rFonts w:ascii="Courier New" w:hAnsi="Courier New" w:hint="default"/>
      </w:rPr>
    </w:lvl>
    <w:lvl w:ilvl="8" w:tplc="920093A8">
      <w:start w:val="1"/>
      <w:numFmt w:val="bullet"/>
      <w:lvlText w:val=""/>
      <w:lvlJc w:val="left"/>
      <w:pPr>
        <w:ind w:left="6120" w:hanging="360"/>
      </w:pPr>
      <w:rPr>
        <w:rFonts w:ascii="Wingdings" w:hAnsi="Wingdings" w:hint="default"/>
      </w:rPr>
    </w:lvl>
  </w:abstractNum>
  <w:abstractNum w:abstractNumId="48" w15:restartNumberingAfterBreak="0">
    <w:nsid w:val="526127FF"/>
    <w:multiLevelType w:val="hybridMultilevel"/>
    <w:tmpl w:val="81645A2A"/>
    <w:lvl w:ilvl="0" w:tplc="040B0001">
      <w:start w:val="27"/>
      <w:numFmt w:val="bullet"/>
      <w:lvlText w:val=""/>
      <w:lvlJc w:val="left"/>
      <w:pPr>
        <w:ind w:left="360" w:hanging="360"/>
      </w:pPr>
      <w:rPr>
        <w:rFonts w:ascii="Symbol" w:eastAsia="Times New Roman" w:hAnsi="Symbol" w:cs="Times New Roman"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49" w15:restartNumberingAfterBreak="0">
    <w:nsid w:val="531359F7"/>
    <w:multiLevelType w:val="hybridMultilevel"/>
    <w:tmpl w:val="6B6EBBF8"/>
    <w:lvl w:ilvl="0" w:tplc="39365DCA">
      <w:start w:val="1"/>
      <w:numFmt w:val="bullet"/>
      <w:pStyle w:val="ITEAinstructionsbullets"/>
      <w:lvlText w:val=""/>
      <w:lvlJc w:val="left"/>
      <w:pPr>
        <w:ind w:left="360"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0" w15:restartNumberingAfterBreak="0">
    <w:nsid w:val="53B7F174"/>
    <w:multiLevelType w:val="hybridMultilevel"/>
    <w:tmpl w:val="FFFFFFFF"/>
    <w:lvl w:ilvl="0" w:tplc="A57E4574">
      <w:start w:val="1"/>
      <w:numFmt w:val="bullet"/>
      <w:lvlText w:val="·"/>
      <w:lvlJc w:val="left"/>
      <w:pPr>
        <w:ind w:left="720" w:hanging="360"/>
      </w:pPr>
      <w:rPr>
        <w:rFonts w:ascii="Symbol" w:hAnsi="Symbol" w:hint="default"/>
      </w:rPr>
    </w:lvl>
    <w:lvl w:ilvl="1" w:tplc="F566CF52">
      <w:start w:val="1"/>
      <w:numFmt w:val="bullet"/>
      <w:lvlText w:val="o"/>
      <w:lvlJc w:val="left"/>
      <w:pPr>
        <w:ind w:left="1440" w:hanging="360"/>
      </w:pPr>
      <w:rPr>
        <w:rFonts w:ascii="Courier New" w:hAnsi="Courier New" w:hint="default"/>
      </w:rPr>
    </w:lvl>
    <w:lvl w:ilvl="2" w:tplc="FC1EC3D0">
      <w:start w:val="1"/>
      <w:numFmt w:val="bullet"/>
      <w:lvlText w:val=""/>
      <w:lvlJc w:val="left"/>
      <w:pPr>
        <w:ind w:left="2160" w:hanging="360"/>
      </w:pPr>
      <w:rPr>
        <w:rFonts w:ascii="Wingdings" w:hAnsi="Wingdings" w:hint="default"/>
      </w:rPr>
    </w:lvl>
    <w:lvl w:ilvl="3" w:tplc="B8785A08">
      <w:start w:val="1"/>
      <w:numFmt w:val="bullet"/>
      <w:lvlText w:val=""/>
      <w:lvlJc w:val="left"/>
      <w:pPr>
        <w:ind w:left="2880" w:hanging="360"/>
      </w:pPr>
      <w:rPr>
        <w:rFonts w:ascii="Symbol" w:hAnsi="Symbol" w:hint="default"/>
      </w:rPr>
    </w:lvl>
    <w:lvl w:ilvl="4" w:tplc="54689F6A">
      <w:start w:val="1"/>
      <w:numFmt w:val="bullet"/>
      <w:lvlText w:val="o"/>
      <w:lvlJc w:val="left"/>
      <w:pPr>
        <w:ind w:left="3600" w:hanging="360"/>
      </w:pPr>
      <w:rPr>
        <w:rFonts w:ascii="Courier New" w:hAnsi="Courier New" w:hint="default"/>
      </w:rPr>
    </w:lvl>
    <w:lvl w:ilvl="5" w:tplc="369A2614">
      <w:start w:val="1"/>
      <w:numFmt w:val="bullet"/>
      <w:lvlText w:val=""/>
      <w:lvlJc w:val="left"/>
      <w:pPr>
        <w:ind w:left="4320" w:hanging="360"/>
      </w:pPr>
      <w:rPr>
        <w:rFonts w:ascii="Wingdings" w:hAnsi="Wingdings" w:hint="default"/>
      </w:rPr>
    </w:lvl>
    <w:lvl w:ilvl="6" w:tplc="2D8E1AA8">
      <w:start w:val="1"/>
      <w:numFmt w:val="bullet"/>
      <w:lvlText w:val=""/>
      <w:lvlJc w:val="left"/>
      <w:pPr>
        <w:ind w:left="5040" w:hanging="360"/>
      </w:pPr>
      <w:rPr>
        <w:rFonts w:ascii="Symbol" w:hAnsi="Symbol" w:hint="default"/>
      </w:rPr>
    </w:lvl>
    <w:lvl w:ilvl="7" w:tplc="F85A1A4C">
      <w:start w:val="1"/>
      <w:numFmt w:val="bullet"/>
      <w:lvlText w:val="o"/>
      <w:lvlJc w:val="left"/>
      <w:pPr>
        <w:ind w:left="5760" w:hanging="360"/>
      </w:pPr>
      <w:rPr>
        <w:rFonts w:ascii="Courier New" w:hAnsi="Courier New" w:hint="default"/>
      </w:rPr>
    </w:lvl>
    <w:lvl w:ilvl="8" w:tplc="34F2B10E">
      <w:start w:val="1"/>
      <w:numFmt w:val="bullet"/>
      <w:lvlText w:val=""/>
      <w:lvlJc w:val="left"/>
      <w:pPr>
        <w:ind w:left="6480" w:hanging="360"/>
      </w:pPr>
      <w:rPr>
        <w:rFonts w:ascii="Wingdings" w:hAnsi="Wingdings" w:hint="default"/>
      </w:rPr>
    </w:lvl>
  </w:abstractNum>
  <w:abstractNum w:abstractNumId="51" w15:restartNumberingAfterBreak="0">
    <w:nsid w:val="57215B3A"/>
    <w:multiLevelType w:val="multilevel"/>
    <w:tmpl w:val="504A9BA2"/>
    <w:lvl w:ilvl="0">
      <w:start w:val="1"/>
      <w:numFmt w:val="decimal"/>
      <w:pStyle w:val="Heading2withnumbering"/>
      <w:lvlText w:val="%1."/>
      <w:lvlJc w:val="left"/>
      <w:pPr>
        <w:ind w:left="705" w:hanging="705"/>
      </w:pPr>
      <w:rPr>
        <w:rFonts w:hint="default"/>
      </w:rPr>
    </w:lvl>
    <w:lvl w:ilvl="1">
      <w:start w:val="1"/>
      <w:numFmt w:val="decimal"/>
      <w:pStyle w:val="Heading3withnumbering"/>
      <w:isLgl/>
      <w:lvlText w:val="%1.%2."/>
      <w:lvlJc w:val="left"/>
      <w:pPr>
        <w:ind w:left="720" w:hanging="720"/>
      </w:pPr>
      <w:rPr>
        <w:rFonts w:hint="default"/>
      </w:rPr>
    </w:lvl>
    <w:lvl w:ilvl="2">
      <w:start w:val="1"/>
      <w:numFmt w:val="decimal"/>
      <w:pStyle w:val="Heading4withnumbering"/>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2" w15:restartNumberingAfterBreak="0">
    <w:nsid w:val="575D5F03"/>
    <w:multiLevelType w:val="hybridMultilevel"/>
    <w:tmpl w:val="6BB8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015259"/>
    <w:multiLevelType w:val="hybridMultilevel"/>
    <w:tmpl w:val="C33A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358DD3"/>
    <w:multiLevelType w:val="hybridMultilevel"/>
    <w:tmpl w:val="FFFFFFFF"/>
    <w:lvl w:ilvl="0" w:tplc="0C161E2C">
      <w:start w:val="1"/>
      <w:numFmt w:val="bullet"/>
      <w:lvlText w:val="·"/>
      <w:lvlJc w:val="left"/>
      <w:pPr>
        <w:ind w:left="720" w:hanging="360"/>
      </w:pPr>
      <w:rPr>
        <w:rFonts w:ascii="Symbol" w:hAnsi="Symbol" w:hint="default"/>
      </w:rPr>
    </w:lvl>
    <w:lvl w:ilvl="1" w:tplc="DF404596">
      <w:start w:val="1"/>
      <w:numFmt w:val="bullet"/>
      <w:lvlText w:val="o"/>
      <w:lvlJc w:val="left"/>
      <w:pPr>
        <w:ind w:left="1440" w:hanging="360"/>
      </w:pPr>
      <w:rPr>
        <w:rFonts w:ascii="Courier New" w:hAnsi="Courier New" w:hint="default"/>
      </w:rPr>
    </w:lvl>
    <w:lvl w:ilvl="2" w:tplc="0C80050E">
      <w:start w:val="1"/>
      <w:numFmt w:val="bullet"/>
      <w:lvlText w:val=""/>
      <w:lvlJc w:val="left"/>
      <w:pPr>
        <w:ind w:left="2160" w:hanging="360"/>
      </w:pPr>
      <w:rPr>
        <w:rFonts w:ascii="Wingdings" w:hAnsi="Wingdings" w:hint="default"/>
      </w:rPr>
    </w:lvl>
    <w:lvl w:ilvl="3" w:tplc="6B5AE82C">
      <w:start w:val="1"/>
      <w:numFmt w:val="bullet"/>
      <w:lvlText w:val=""/>
      <w:lvlJc w:val="left"/>
      <w:pPr>
        <w:ind w:left="2880" w:hanging="360"/>
      </w:pPr>
      <w:rPr>
        <w:rFonts w:ascii="Symbol" w:hAnsi="Symbol" w:hint="default"/>
      </w:rPr>
    </w:lvl>
    <w:lvl w:ilvl="4" w:tplc="7F1833E4">
      <w:start w:val="1"/>
      <w:numFmt w:val="bullet"/>
      <w:lvlText w:val="o"/>
      <w:lvlJc w:val="left"/>
      <w:pPr>
        <w:ind w:left="3600" w:hanging="360"/>
      </w:pPr>
      <w:rPr>
        <w:rFonts w:ascii="Courier New" w:hAnsi="Courier New" w:hint="default"/>
      </w:rPr>
    </w:lvl>
    <w:lvl w:ilvl="5" w:tplc="2CDC428E">
      <w:start w:val="1"/>
      <w:numFmt w:val="bullet"/>
      <w:lvlText w:val=""/>
      <w:lvlJc w:val="left"/>
      <w:pPr>
        <w:ind w:left="4320" w:hanging="360"/>
      </w:pPr>
      <w:rPr>
        <w:rFonts w:ascii="Wingdings" w:hAnsi="Wingdings" w:hint="default"/>
      </w:rPr>
    </w:lvl>
    <w:lvl w:ilvl="6" w:tplc="D5FCD6A2">
      <w:start w:val="1"/>
      <w:numFmt w:val="bullet"/>
      <w:lvlText w:val=""/>
      <w:lvlJc w:val="left"/>
      <w:pPr>
        <w:ind w:left="5040" w:hanging="360"/>
      </w:pPr>
      <w:rPr>
        <w:rFonts w:ascii="Symbol" w:hAnsi="Symbol" w:hint="default"/>
      </w:rPr>
    </w:lvl>
    <w:lvl w:ilvl="7" w:tplc="A90E07DC">
      <w:start w:val="1"/>
      <w:numFmt w:val="bullet"/>
      <w:lvlText w:val="o"/>
      <w:lvlJc w:val="left"/>
      <w:pPr>
        <w:ind w:left="5760" w:hanging="360"/>
      </w:pPr>
      <w:rPr>
        <w:rFonts w:ascii="Courier New" w:hAnsi="Courier New" w:hint="default"/>
      </w:rPr>
    </w:lvl>
    <w:lvl w:ilvl="8" w:tplc="CE6A4C56">
      <w:start w:val="1"/>
      <w:numFmt w:val="bullet"/>
      <w:lvlText w:val=""/>
      <w:lvlJc w:val="left"/>
      <w:pPr>
        <w:ind w:left="6480" w:hanging="360"/>
      </w:pPr>
      <w:rPr>
        <w:rFonts w:ascii="Wingdings" w:hAnsi="Wingdings" w:hint="default"/>
      </w:rPr>
    </w:lvl>
  </w:abstractNum>
  <w:abstractNum w:abstractNumId="55" w15:restartNumberingAfterBreak="0">
    <w:nsid w:val="5F8FF5E2"/>
    <w:multiLevelType w:val="hybridMultilevel"/>
    <w:tmpl w:val="FFFFFFFF"/>
    <w:lvl w:ilvl="0" w:tplc="35B4C568">
      <w:start w:val="1"/>
      <w:numFmt w:val="bullet"/>
      <w:lvlText w:val="·"/>
      <w:lvlJc w:val="left"/>
      <w:pPr>
        <w:ind w:left="720" w:hanging="360"/>
      </w:pPr>
      <w:rPr>
        <w:rFonts w:ascii="Symbol" w:hAnsi="Symbol" w:hint="default"/>
      </w:rPr>
    </w:lvl>
    <w:lvl w:ilvl="1" w:tplc="C332057C">
      <w:start w:val="1"/>
      <w:numFmt w:val="bullet"/>
      <w:lvlText w:val="o"/>
      <w:lvlJc w:val="left"/>
      <w:pPr>
        <w:ind w:left="1440" w:hanging="360"/>
      </w:pPr>
      <w:rPr>
        <w:rFonts w:ascii="Courier New" w:hAnsi="Courier New" w:hint="default"/>
      </w:rPr>
    </w:lvl>
    <w:lvl w:ilvl="2" w:tplc="C0E0E2D4">
      <w:start w:val="1"/>
      <w:numFmt w:val="bullet"/>
      <w:lvlText w:val=""/>
      <w:lvlJc w:val="left"/>
      <w:pPr>
        <w:ind w:left="2160" w:hanging="360"/>
      </w:pPr>
      <w:rPr>
        <w:rFonts w:ascii="Wingdings" w:hAnsi="Wingdings" w:hint="default"/>
      </w:rPr>
    </w:lvl>
    <w:lvl w:ilvl="3" w:tplc="93FCCCDA">
      <w:start w:val="1"/>
      <w:numFmt w:val="bullet"/>
      <w:lvlText w:val=""/>
      <w:lvlJc w:val="left"/>
      <w:pPr>
        <w:ind w:left="2880" w:hanging="360"/>
      </w:pPr>
      <w:rPr>
        <w:rFonts w:ascii="Symbol" w:hAnsi="Symbol" w:hint="default"/>
      </w:rPr>
    </w:lvl>
    <w:lvl w:ilvl="4" w:tplc="52E48352">
      <w:start w:val="1"/>
      <w:numFmt w:val="bullet"/>
      <w:lvlText w:val="o"/>
      <w:lvlJc w:val="left"/>
      <w:pPr>
        <w:ind w:left="3600" w:hanging="360"/>
      </w:pPr>
      <w:rPr>
        <w:rFonts w:ascii="Courier New" w:hAnsi="Courier New" w:hint="default"/>
      </w:rPr>
    </w:lvl>
    <w:lvl w:ilvl="5" w:tplc="50065F6A">
      <w:start w:val="1"/>
      <w:numFmt w:val="bullet"/>
      <w:lvlText w:val=""/>
      <w:lvlJc w:val="left"/>
      <w:pPr>
        <w:ind w:left="4320" w:hanging="360"/>
      </w:pPr>
      <w:rPr>
        <w:rFonts w:ascii="Wingdings" w:hAnsi="Wingdings" w:hint="default"/>
      </w:rPr>
    </w:lvl>
    <w:lvl w:ilvl="6" w:tplc="F296E89A">
      <w:start w:val="1"/>
      <w:numFmt w:val="bullet"/>
      <w:lvlText w:val=""/>
      <w:lvlJc w:val="left"/>
      <w:pPr>
        <w:ind w:left="5040" w:hanging="360"/>
      </w:pPr>
      <w:rPr>
        <w:rFonts w:ascii="Symbol" w:hAnsi="Symbol" w:hint="default"/>
      </w:rPr>
    </w:lvl>
    <w:lvl w:ilvl="7" w:tplc="DD00FAE4">
      <w:start w:val="1"/>
      <w:numFmt w:val="bullet"/>
      <w:lvlText w:val="o"/>
      <w:lvlJc w:val="left"/>
      <w:pPr>
        <w:ind w:left="5760" w:hanging="360"/>
      </w:pPr>
      <w:rPr>
        <w:rFonts w:ascii="Courier New" w:hAnsi="Courier New" w:hint="default"/>
      </w:rPr>
    </w:lvl>
    <w:lvl w:ilvl="8" w:tplc="C3182A18">
      <w:start w:val="1"/>
      <w:numFmt w:val="bullet"/>
      <w:lvlText w:val=""/>
      <w:lvlJc w:val="left"/>
      <w:pPr>
        <w:ind w:left="6480" w:hanging="360"/>
      </w:pPr>
      <w:rPr>
        <w:rFonts w:ascii="Wingdings" w:hAnsi="Wingdings" w:hint="default"/>
      </w:rPr>
    </w:lvl>
  </w:abstractNum>
  <w:abstractNum w:abstractNumId="56" w15:restartNumberingAfterBreak="0">
    <w:nsid w:val="6266BFB7"/>
    <w:multiLevelType w:val="hybridMultilevel"/>
    <w:tmpl w:val="FFFFFFFF"/>
    <w:lvl w:ilvl="0" w:tplc="851AB20C">
      <w:start w:val="1"/>
      <w:numFmt w:val="bullet"/>
      <w:lvlText w:val="·"/>
      <w:lvlJc w:val="left"/>
      <w:pPr>
        <w:ind w:left="720" w:hanging="360"/>
      </w:pPr>
      <w:rPr>
        <w:rFonts w:ascii="Symbol" w:hAnsi="Symbol" w:hint="default"/>
      </w:rPr>
    </w:lvl>
    <w:lvl w:ilvl="1" w:tplc="F77AB3DA">
      <w:start w:val="1"/>
      <w:numFmt w:val="bullet"/>
      <w:lvlText w:val="o"/>
      <w:lvlJc w:val="left"/>
      <w:pPr>
        <w:ind w:left="1440" w:hanging="360"/>
      </w:pPr>
      <w:rPr>
        <w:rFonts w:ascii="Courier New" w:hAnsi="Courier New" w:hint="default"/>
      </w:rPr>
    </w:lvl>
    <w:lvl w:ilvl="2" w:tplc="3CD05518">
      <w:start w:val="1"/>
      <w:numFmt w:val="bullet"/>
      <w:lvlText w:val=""/>
      <w:lvlJc w:val="left"/>
      <w:pPr>
        <w:ind w:left="2160" w:hanging="360"/>
      </w:pPr>
      <w:rPr>
        <w:rFonts w:ascii="Wingdings" w:hAnsi="Wingdings" w:hint="default"/>
      </w:rPr>
    </w:lvl>
    <w:lvl w:ilvl="3" w:tplc="F5822AE8">
      <w:start w:val="1"/>
      <w:numFmt w:val="bullet"/>
      <w:lvlText w:val=""/>
      <w:lvlJc w:val="left"/>
      <w:pPr>
        <w:ind w:left="2880" w:hanging="360"/>
      </w:pPr>
      <w:rPr>
        <w:rFonts w:ascii="Symbol" w:hAnsi="Symbol" w:hint="default"/>
      </w:rPr>
    </w:lvl>
    <w:lvl w:ilvl="4" w:tplc="779E4FE0">
      <w:start w:val="1"/>
      <w:numFmt w:val="bullet"/>
      <w:lvlText w:val="o"/>
      <w:lvlJc w:val="left"/>
      <w:pPr>
        <w:ind w:left="3600" w:hanging="360"/>
      </w:pPr>
      <w:rPr>
        <w:rFonts w:ascii="Courier New" w:hAnsi="Courier New" w:hint="default"/>
      </w:rPr>
    </w:lvl>
    <w:lvl w:ilvl="5" w:tplc="A1420FE8">
      <w:start w:val="1"/>
      <w:numFmt w:val="bullet"/>
      <w:lvlText w:val=""/>
      <w:lvlJc w:val="left"/>
      <w:pPr>
        <w:ind w:left="4320" w:hanging="360"/>
      </w:pPr>
      <w:rPr>
        <w:rFonts w:ascii="Wingdings" w:hAnsi="Wingdings" w:hint="default"/>
      </w:rPr>
    </w:lvl>
    <w:lvl w:ilvl="6" w:tplc="84B45AB2">
      <w:start w:val="1"/>
      <w:numFmt w:val="bullet"/>
      <w:lvlText w:val=""/>
      <w:lvlJc w:val="left"/>
      <w:pPr>
        <w:ind w:left="5040" w:hanging="360"/>
      </w:pPr>
      <w:rPr>
        <w:rFonts w:ascii="Symbol" w:hAnsi="Symbol" w:hint="default"/>
      </w:rPr>
    </w:lvl>
    <w:lvl w:ilvl="7" w:tplc="F692CDB8">
      <w:start w:val="1"/>
      <w:numFmt w:val="bullet"/>
      <w:lvlText w:val="o"/>
      <w:lvlJc w:val="left"/>
      <w:pPr>
        <w:ind w:left="5760" w:hanging="360"/>
      </w:pPr>
      <w:rPr>
        <w:rFonts w:ascii="Courier New" w:hAnsi="Courier New" w:hint="default"/>
      </w:rPr>
    </w:lvl>
    <w:lvl w:ilvl="8" w:tplc="BF5CA252">
      <w:start w:val="1"/>
      <w:numFmt w:val="bullet"/>
      <w:lvlText w:val=""/>
      <w:lvlJc w:val="left"/>
      <w:pPr>
        <w:ind w:left="6480" w:hanging="360"/>
      </w:pPr>
      <w:rPr>
        <w:rFonts w:ascii="Wingdings" w:hAnsi="Wingdings" w:hint="default"/>
      </w:rPr>
    </w:lvl>
  </w:abstractNum>
  <w:abstractNum w:abstractNumId="57" w15:restartNumberingAfterBreak="0">
    <w:nsid w:val="6626B484"/>
    <w:multiLevelType w:val="hybridMultilevel"/>
    <w:tmpl w:val="8D628888"/>
    <w:lvl w:ilvl="0" w:tplc="595C9856">
      <w:start w:val="1"/>
      <w:numFmt w:val="bullet"/>
      <w:lvlText w:val=""/>
      <w:lvlJc w:val="left"/>
      <w:pPr>
        <w:ind w:left="777" w:hanging="360"/>
      </w:pPr>
      <w:rPr>
        <w:rFonts w:ascii="Symbol" w:hAnsi="Symbol" w:hint="default"/>
      </w:rPr>
    </w:lvl>
    <w:lvl w:ilvl="1" w:tplc="AABA3E4C">
      <w:start w:val="1"/>
      <w:numFmt w:val="bullet"/>
      <w:lvlText w:val="o"/>
      <w:lvlJc w:val="left"/>
      <w:pPr>
        <w:ind w:left="1440" w:hanging="360"/>
      </w:pPr>
      <w:rPr>
        <w:rFonts w:ascii="Courier New" w:hAnsi="Courier New" w:hint="default"/>
      </w:rPr>
    </w:lvl>
    <w:lvl w:ilvl="2" w:tplc="54C8F574">
      <w:start w:val="1"/>
      <w:numFmt w:val="bullet"/>
      <w:lvlText w:val=""/>
      <w:lvlJc w:val="left"/>
      <w:pPr>
        <w:ind w:left="2160" w:hanging="360"/>
      </w:pPr>
      <w:rPr>
        <w:rFonts w:ascii="Wingdings" w:hAnsi="Wingdings" w:hint="default"/>
      </w:rPr>
    </w:lvl>
    <w:lvl w:ilvl="3" w:tplc="19D69824">
      <w:start w:val="1"/>
      <w:numFmt w:val="bullet"/>
      <w:lvlText w:val=""/>
      <w:lvlJc w:val="left"/>
      <w:pPr>
        <w:ind w:left="2880" w:hanging="360"/>
      </w:pPr>
      <w:rPr>
        <w:rFonts w:ascii="Symbol" w:hAnsi="Symbol" w:hint="default"/>
      </w:rPr>
    </w:lvl>
    <w:lvl w:ilvl="4" w:tplc="3E4C3E4C">
      <w:start w:val="1"/>
      <w:numFmt w:val="bullet"/>
      <w:lvlText w:val="o"/>
      <w:lvlJc w:val="left"/>
      <w:pPr>
        <w:ind w:left="3600" w:hanging="360"/>
      </w:pPr>
      <w:rPr>
        <w:rFonts w:ascii="Courier New" w:hAnsi="Courier New" w:hint="default"/>
      </w:rPr>
    </w:lvl>
    <w:lvl w:ilvl="5" w:tplc="66E60796">
      <w:start w:val="1"/>
      <w:numFmt w:val="bullet"/>
      <w:lvlText w:val=""/>
      <w:lvlJc w:val="left"/>
      <w:pPr>
        <w:ind w:left="4320" w:hanging="360"/>
      </w:pPr>
      <w:rPr>
        <w:rFonts w:ascii="Wingdings" w:hAnsi="Wingdings" w:hint="default"/>
      </w:rPr>
    </w:lvl>
    <w:lvl w:ilvl="6" w:tplc="62C0D1F4">
      <w:start w:val="1"/>
      <w:numFmt w:val="bullet"/>
      <w:lvlText w:val=""/>
      <w:lvlJc w:val="left"/>
      <w:pPr>
        <w:ind w:left="5040" w:hanging="360"/>
      </w:pPr>
      <w:rPr>
        <w:rFonts w:ascii="Symbol" w:hAnsi="Symbol" w:hint="default"/>
      </w:rPr>
    </w:lvl>
    <w:lvl w:ilvl="7" w:tplc="0F9880C8">
      <w:start w:val="1"/>
      <w:numFmt w:val="bullet"/>
      <w:lvlText w:val="o"/>
      <w:lvlJc w:val="left"/>
      <w:pPr>
        <w:ind w:left="5760" w:hanging="360"/>
      </w:pPr>
      <w:rPr>
        <w:rFonts w:ascii="Courier New" w:hAnsi="Courier New" w:hint="default"/>
      </w:rPr>
    </w:lvl>
    <w:lvl w:ilvl="8" w:tplc="026C4A30">
      <w:start w:val="1"/>
      <w:numFmt w:val="bullet"/>
      <w:lvlText w:val=""/>
      <w:lvlJc w:val="left"/>
      <w:pPr>
        <w:ind w:left="6480" w:hanging="360"/>
      </w:pPr>
      <w:rPr>
        <w:rFonts w:ascii="Wingdings" w:hAnsi="Wingdings" w:hint="default"/>
      </w:rPr>
    </w:lvl>
  </w:abstractNum>
  <w:abstractNum w:abstractNumId="58" w15:restartNumberingAfterBreak="0">
    <w:nsid w:val="67A90E2C"/>
    <w:multiLevelType w:val="hybridMultilevel"/>
    <w:tmpl w:val="D672704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7BF5548"/>
    <w:multiLevelType w:val="hybridMultilevel"/>
    <w:tmpl w:val="CE924756"/>
    <w:lvl w:ilvl="0" w:tplc="51163ABE">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60" w15:restartNumberingAfterBreak="0">
    <w:nsid w:val="68363C17"/>
    <w:multiLevelType w:val="hybridMultilevel"/>
    <w:tmpl w:val="C254C556"/>
    <w:lvl w:ilvl="0" w:tplc="FB885D4C">
      <w:start w:val="1"/>
      <w:numFmt w:val="bullet"/>
      <w:pStyle w:val="Bullets"/>
      <w:lvlText w:val=""/>
      <w:lvlJc w:val="left"/>
      <w:pPr>
        <w:ind w:left="360" w:hanging="360"/>
      </w:pPr>
      <w:rPr>
        <w:rFonts w:ascii="Wingdings" w:hAnsi="Wingdings" w:hint="default"/>
      </w:rPr>
    </w:lvl>
    <w:lvl w:ilvl="1" w:tplc="BD9491A4">
      <w:numFmt w:val="bullet"/>
      <w:pStyle w:val="Subbullets"/>
      <w:lvlText w:val="-"/>
      <w:lvlJc w:val="left"/>
      <w:pPr>
        <w:ind w:left="1440" w:hanging="360"/>
      </w:pPr>
      <w:rPr>
        <w:rFonts w:ascii="Calibri" w:eastAsiaTheme="minorHAns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689D2A1E"/>
    <w:multiLevelType w:val="hybridMultilevel"/>
    <w:tmpl w:val="D8945790"/>
    <w:lvl w:ilvl="0" w:tplc="51163ABE">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62" w15:restartNumberingAfterBreak="0">
    <w:nsid w:val="6910B1A0"/>
    <w:multiLevelType w:val="hybridMultilevel"/>
    <w:tmpl w:val="FFFFFFFF"/>
    <w:lvl w:ilvl="0" w:tplc="4F7A8C9A">
      <w:start w:val="1"/>
      <w:numFmt w:val="decimal"/>
      <w:lvlText w:val="[%1]"/>
      <w:lvlJc w:val="left"/>
      <w:pPr>
        <w:ind w:left="720" w:hanging="360"/>
      </w:pPr>
    </w:lvl>
    <w:lvl w:ilvl="1" w:tplc="8BEE8DF0">
      <w:start w:val="1"/>
      <w:numFmt w:val="lowerLetter"/>
      <w:lvlText w:val="%2."/>
      <w:lvlJc w:val="left"/>
      <w:pPr>
        <w:ind w:left="1440" w:hanging="360"/>
      </w:pPr>
    </w:lvl>
    <w:lvl w:ilvl="2" w:tplc="CEFAC604">
      <w:start w:val="1"/>
      <w:numFmt w:val="lowerRoman"/>
      <w:lvlText w:val="%3."/>
      <w:lvlJc w:val="right"/>
      <w:pPr>
        <w:ind w:left="2160" w:hanging="180"/>
      </w:pPr>
    </w:lvl>
    <w:lvl w:ilvl="3" w:tplc="0B84410C">
      <w:start w:val="1"/>
      <w:numFmt w:val="decimal"/>
      <w:lvlText w:val="%4."/>
      <w:lvlJc w:val="left"/>
      <w:pPr>
        <w:ind w:left="2880" w:hanging="360"/>
      </w:pPr>
    </w:lvl>
    <w:lvl w:ilvl="4" w:tplc="BC4E9276">
      <w:start w:val="1"/>
      <w:numFmt w:val="lowerLetter"/>
      <w:lvlText w:val="%5."/>
      <w:lvlJc w:val="left"/>
      <w:pPr>
        <w:ind w:left="3600" w:hanging="360"/>
      </w:pPr>
    </w:lvl>
    <w:lvl w:ilvl="5" w:tplc="2E7EE8C0">
      <w:start w:val="1"/>
      <w:numFmt w:val="lowerRoman"/>
      <w:lvlText w:val="%6."/>
      <w:lvlJc w:val="right"/>
      <w:pPr>
        <w:ind w:left="4320" w:hanging="180"/>
      </w:pPr>
    </w:lvl>
    <w:lvl w:ilvl="6" w:tplc="B2584F9E">
      <w:start w:val="1"/>
      <w:numFmt w:val="decimal"/>
      <w:lvlText w:val="%7."/>
      <w:lvlJc w:val="left"/>
      <w:pPr>
        <w:ind w:left="5040" w:hanging="360"/>
      </w:pPr>
    </w:lvl>
    <w:lvl w:ilvl="7" w:tplc="CACEBF12">
      <w:start w:val="1"/>
      <w:numFmt w:val="lowerLetter"/>
      <w:lvlText w:val="%8."/>
      <w:lvlJc w:val="left"/>
      <w:pPr>
        <w:ind w:left="5760" w:hanging="360"/>
      </w:pPr>
    </w:lvl>
    <w:lvl w:ilvl="8" w:tplc="8B0CAD50">
      <w:start w:val="1"/>
      <w:numFmt w:val="lowerRoman"/>
      <w:lvlText w:val="%9."/>
      <w:lvlJc w:val="right"/>
      <w:pPr>
        <w:ind w:left="6480" w:hanging="180"/>
      </w:pPr>
    </w:lvl>
  </w:abstractNum>
  <w:abstractNum w:abstractNumId="63" w15:restartNumberingAfterBreak="0">
    <w:nsid w:val="69667E0A"/>
    <w:multiLevelType w:val="hybridMultilevel"/>
    <w:tmpl w:val="FFFFFFFF"/>
    <w:lvl w:ilvl="0" w:tplc="AA68D3BC">
      <w:start w:val="1"/>
      <w:numFmt w:val="bullet"/>
      <w:lvlText w:val="·"/>
      <w:lvlJc w:val="left"/>
      <w:pPr>
        <w:ind w:left="720" w:hanging="360"/>
      </w:pPr>
      <w:rPr>
        <w:rFonts w:ascii="Symbol" w:hAnsi="Symbol" w:hint="default"/>
      </w:rPr>
    </w:lvl>
    <w:lvl w:ilvl="1" w:tplc="70109CC8">
      <w:start w:val="1"/>
      <w:numFmt w:val="bullet"/>
      <w:lvlText w:val="o"/>
      <w:lvlJc w:val="left"/>
      <w:pPr>
        <w:ind w:left="1440" w:hanging="360"/>
      </w:pPr>
      <w:rPr>
        <w:rFonts w:ascii="Courier New" w:hAnsi="Courier New" w:hint="default"/>
      </w:rPr>
    </w:lvl>
    <w:lvl w:ilvl="2" w:tplc="4D007368">
      <w:start w:val="1"/>
      <w:numFmt w:val="bullet"/>
      <w:lvlText w:val=""/>
      <w:lvlJc w:val="left"/>
      <w:pPr>
        <w:ind w:left="2160" w:hanging="360"/>
      </w:pPr>
      <w:rPr>
        <w:rFonts w:ascii="Wingdings" w:hAnsi="Wingdings" w:hint="default"/>
      </w:rPr>
    </w:lvl>
    <w:lvl w:ilvl="3" w:tplc="C0A89C6C">
      <w:start w:val="1"/>
      <w:numFmt w:val="bullet"/>
      <w:lvlText w:val=""/>
      <w:lvlJc w:val="left"/>
      <w:pPr>
        <w:ind w:left="2880" w:hanging="360"/>
      </w:pPr>
      <w:rPr>
        <w:rFonts w:ascii="Symbol" w:hAnsi="Symbol" w:hint="default"/>
      </w:rPr>
    </w:lvl>
    <w:lvl w:ilvl="4" w:tplc="4D02943C">
      <w:start w:val="1"/>
      <w:numFmt w:val="bullet"/>
      <w:lvlText w:val="o"/>
      <w:lvlJc w:val="left"/>
      <w:pPr>
        <w:ind w:left="3600" w:hanging="360"/>
      </w:pPr>
      <w:rPr>
        <w:rFonts w:ascii="Courier New" w:hAnsi="Courier New" w:hint="default"/>
      </w:rPr>
    </w:lvl>
    <w:lvl w:ilvl="5" w:tplc="51021430">
      <w:start w:val="1"/>
      <w:numFmt w:val="bullet"/>
      <w:lvlText w:val=""/>
      <w:lvlJc w:val="left"/>
      <w:pPr>
        <w:ind w:left="4320" w:hanging="360"/>
      </w:pPr>
      <w:rPr>
        <w:rFonts w:ascii="Wingdings" w:hAnsi="Wingdings" w:hint="default"/>
      </w:rPr>
    </w:lvl>
    <w:lvl w:ilvl="6" w:tplc="B29EF0F2">
      <w:start w:val="1"/>
      <w:numFmt w:val="bullet"/>
      <w:lvlText w:val=""/>
      <w:lvlJc w:val="left"/>
      <w:pPr>
        <w:ind w:left="5040" w:hanging="360"/>
      </w:pPr>
      <w:rPr>
        <w:rFonts w:ascii="Symbol" w:hAnsi="Symbol" w:hint="default"/>
      </w:rPr>
    </w:lvl>
    <w:lvl w:ilvl="7" w:tplc="136C6CBA">
      <w:start w:val="1"/>
      <w:numFmt w:val="bullet"/>
      <w:lvlText w:val="o"/>
      <w:lvlJc w:val="left"/>
      <w:pPr>
        <w:ind w:left="5760" w:hanging="360"/>
      </w:pPr>
      <w:rPr>
        <w:rFonts w:ascii="Courier New" w:hAnsi="Courier New" w:hint="default"/>
      </w:rPr>
    </w:lvl>
    <w:lvl w:ilvl="8" w:tplc="B1FE041A">
      <w:start w:val="1"/>
      <w:numFmt w:val="bullet"/>
      <w:lvlText w:val=""/>
      <w:lvlJc w:val="left"/>
      <w:pPr>
        <w:ind w:left="6480" w:hanging="360"/>
      </w:pPr>
      <w:rPr>
        <w:rFonts w:ascii="Wingdings" w:hAnsi="Wingdings" w:hint="default"/>
      </w:rPr>
    </w:lvl>
  </w:abstractNum>
  <w:abstractNum w:abstractNumId="64" w15:restartNumberingAfterBreak="0">
    <w:nsid w:val="69A50BCF"/>
    <w:multiLevelType w:val="hybridMultilevel"/>
    <w:tmpl w:val="FFFFFFFF"/>
    <w:lvl w:ilvl="0" w:tplc="F5241214">
      <w:start w:val="1"/>
      <w:numFmt w:val="decimal"/>
      <w:lvlText w:val="[%1]"/>
      <w:lvlJc w:val="left"/>
      <w:pPr>
        <w:ind w:left="720" w:hanging="360"/>
      </w:pPr>
    </w:lvl>
    <w:lvl w:ilvl="1" w:tplc="DC3C73CC">
      <w:start w:val="1"/>
      <w:numFmt w:val="lowerLetter"/>
      <w:lvlText w:val="%2."/>
      <w:lvlJc w:val="left"/>
      <w:pPr>
        <w:ind w:left="1440" w:hanging="360"/>
      </w:pPr>
    </w:lvl>
    <w:lvl w:ilvl="2" w:tplc="E92CF968">
      <w:start w:val="1"/>
      <w:numFmt w:val="lowerRoman"/>
      <w:lvlText w:val="%3."/>
      <w:lvlJc w:val="right"/>
      <w:pPr>
        <w:ind w:left="2160" w:hanging="180"/>
      </w:pPr>
    </w:lvl>
    <w:lvl w:ilvl="3" w:tplc="A12A741E">
      <w:start w:val="1"/>
      <w:numFmt w:val="decimal"/>
      <w:lvlText w:val="%4."/>
      <w:lvlJc w:val="left"/>
      <w:pPr>
        <w:ind w:left="2880" w:hanging="360"/>
      </w:pPr>
    </w:lvl>
    <w:lvl w:ilvl="4" w:tplc="16343D06">
      <w:start w:val="1"/>
      <w:numFmt w:val="lowerLetter"/>
      <w:lvlText w:val="%5."/>
      <w:lvlJc w:val="left"/>
      <w:pPr>
        <w:ind w:left="3600" w:hanging="360"/>
      </w:pPr>
    </w:lvl>
    <w:lvl w:ilvl="5" w:tplc="89F2853C">
      <w:start w:val="1"/>
      <w:numFmt w:val="lowerRoman"/>
      <w:lvlText w:val="%6."/>
      <w:lvlJc w:val="right"/>
      <w:pPr>
        <w:ind w:left="4320" w:hanging="180"/>
      </w:pPr>
    </w:lvl>
    <w:lvl w:ilvl="6" w:tplc="DBFE415E">
      <w:start w:val="1"/>
      <w:numFmt w:val="decimal"/>
      <w:lvlText w:val="%7."/>
      <w:lvlJc w:val="left"/>
      <w:pPr>
        <w:ind w:left="5040" w:hanging="360"/>
      </w:pPr>
    </w:lvl>
    <w:lvl w:ilvl="7" w:tplc="08EA3FCC">
      <w:start w:val="1"/>
      <w:numFmt w:val="lowerLetter"/>
      <w:lvlText w:val="%8."/>
      <w:lvlJc w:val="left"/>
      <w:pPr>
        <w:ind w:left="5760" w:hanging="360"/>
      </w:pPr>
    </w:lvl>
    <w:lvl w:ilvl="8" w:tplc="FA1A3946">
      <w:start w:val="1"/>
      <w:numFmt w:val="lowerRoman"/>
      <w:lvlText w:val="%9."/>
      <w:lvlJc w:val="right"/>
      <w:pPr>
        <w:ind w:left="6480" w:hanging="180"/>
      </w:pPr>
    </w:lvl>
  </w:abstractNum>
  <w:abstractNum w:abstractNumId="65" w15:restartNumberingAfterBreak="0">
    <w:nsid w:val="6A1DDCD6"/>
    <w:multiLevelType w:val="hybridMultilevel"/>
    <w:tmpl w:val="FFFFFFFF"/>
    <w:lvl w:ilvl="0" w:tplc="19DC7E08">
      <w:start w:val="1"/>
      <w:numFmt w:val="bullet"/>
      <w:lvlText w:val=""/>
      <w:lvlJc w:val="left"/>
      <w:pPr>
        <w:ind w:left="720" w:hanging="360"/>
      </w:pPr>
      <w:rPr>
        <w:rFonts w:ascii="Symbol" w:hAnsi="Symbol" w:hint="default"/>
      </w:rPr>
    </w:lvl>
    <w:lvl w:ilvl="1" w:tplc="7848F03C">
      <w:start w:val="1"/>
      <w:numFmt w:val="bullet"/>
      <w:lvlText w:val="o"/>
      <w:lvlJc w:val="left"/>
      <w:pPr>
        <w:ind w:left="1440" w:hanging="360"/>
      </w:pPr>
      <w:rPr>
        <w:rFonts w:ascii="Courier New" w:hAnsi="Courier New" w:hint="default"/>
      </w:rPr>
    </w:lvl>
    <w:lvl w:ilvl="2" w:tplc="C59A4320">
      <w:start w:val="1"/>
      <w:numFmt w:val="bullet"/>
      <w:lvlText w:val=""/>
      <w:lvlJc w:val="left"/>
      <w:pPr>
        <w:ind w:left="2160" w:hanging="360"/>
      </w:pPr>
      <w:rPr>
        <w:rFonts w:ascii="Wingdings" w:hAnsi="Wingdings" w:hint="default"/>
      </w:rPr>
    </w:lvl>
    <w:lvl w:ilvl="3" w:tplc="7D1E7134">
      <w:start w:val="1"/>
      <w:numFmt w:val="bullet"/>
      <w:lvlText w:val=""/>
      <w:lvlJc w:val="left"/>
      <w:pPr>
        <w:ind w:left="2880" w:hanging="360"/>
      </w:pPr>
      <w:rPr>
        <w:rFonts w:ascii="Symbol" w:hAnsi="Symbol" w:hint="default"/>
      </w:rPr>
    </w:lvl>
    <w:lvl w:ilvl="4" w:tplc="422848A8">
      <w:start w:val="1"/>
      <w:numFmt w:val="bullet"/>
      <w:lvlText w:val="o"/>
      <w:lvlJc w:val="left"/>
      <w:pPr>
        <w:ind w:left="3600" w:hanging="360"/>
      </w:pPr>
      <w:rPr>
        <w:rFonts w:ascii="Courier New" w:hAnsi="Courier New" w:hint="default"/>
      </w:rPr>
    </w:lvl>
    <w:lvl w:ilvl="5" w:tplc="D29AF13A">
      <w:start w:val="1"/>
      <w:numFmt w:val="bullet"/>
      <w:lvlText w:val=""/>
      <w:lvlJc w:val="left"/>
      <w:pPr>
        <w:ind w:left="4320" w:hanging="360"/>
      </w:pPr>
      <w:rPr>
        <w:rFonts w:ascii="Wingdings" w:hAnsi="Wingdings" w:hint="default"/>
      </w:rPr>
    </w:lvl>
    <w:lvl w:ilvl="6" w:tplc="D3064C0E">
      <w:start w:val="1"/>
      <w:numFmt w:val="bullet"/>
      <w:lvlText w:val=""/>
      <w:lvlJc w:val="left"/>
      <w:pPr>
        <w:ind w:left="5040" w:hanging="360"/>
      </w:pPr>
      <w:rPr>
        <w:rFonts w:ascii="Symbol" w:hAnsi="Symbol" w:hint="default"/>
      </w:rPr>
    </w:lvl>
    <w:lvl w:ilvl="7" w:tplc="3FB8E280">
      <w:start w:val="1"/>
      <w:numFmt w:val="bullet"/>
      <w:lvlText w:val="o"/>
      <w:lvlJc w:val="left"/>
      <w:pPr>
        <w:ind w:left="5760" w:hanging="360"/>
      </w:pPr>
      <w:rPr>
        <w:rFonts w:ascii="Courier New" w:hAnsi="Courier New" w:hint="default"/>
      </w:rPr>
    </w:lvl>
    <w:lvl w:ilvl="8" w:tplc="042EC702">
      <w:start w:val="1"/>
      <w:numFmt w:val="bullet"/>
      <w:lvlText w:val=""/>
      <w:lvlJc w:val="left"/>
      <w:pPr>
        <w:ind w:left="6480" w:hanging="360"/>
      </w:pPr>
      <w:rPr>
        <w:rFonts w:ascii="Wingdings" w:hAnsi="Wingdings" w:hint="default"/>
      </w:rPr>
    </w:lvl>
  </w:abstractNum>
  <w:abstractNum w:abstractNumId="66" w15:restartNumberingAfterBreak="0">
    <w:nsid w:val="6B4751C7"/>
    <w:multiLevelType w:val="hybridMultilevel"/>
    <w:tmpl w:val="B112A350"/>
    <w:lvl w:ilvl="0" w:tplc="C68A4BCE">
      <w:start w:val="1"/>
      <w:numFmt w:val="bullet"/>
      <w:pStyle w:val="ITEAautogeneratedbullets"/>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63E6AC"/>
    <w:multiLevelType w:val="hybridMultilevel"/>
    <w:tmpl w:val="FFFFFFFF"/>
    <w:lvl w:ilvl="0" w:tplc="94E6A74A">
      <w:start w:val="1"/>
      <w:numFmt w:val="bullet"/>
      <w:lvlText w:val=""/>
      <w:lvlJc w:val="left"/>
      <w:pPr>
        <w:ind w:left="360" w:hanging="360"/>
      </w:pPr>
      <w:rPr>
        <w:rFonts w:ascii="Symbol" w:hAnsi="Symbol" w:hint="default"/>
      </w:rPr>
    </w:lvl>
    <w:lvl w:ilvl="1" w:tplc="7276B432">
      <w:start w:val="1"/>
      <w:numFmt w:val="bullet"/>
      <w:lvlText w:val="o"/>
      <w:lvlJc w:val="left"/>
      <w:pPr>
        <w:ind w:left="1080" w:hanging="360"/>
      </w:pPr>
      <w:rPr>
        <w:rFonts w:ascii="Courier New" w:hAnsi="Courier New" w:hint="default"/>
      </w:rPr>
    </w:lvl>
    <w:lvl w:ilvl="2" w:tplc="7A9E8FF2">
      <w:start w:val="1"/>
      <w:numFmt w:val="bullet"/>
      <w:lvlText w:val=""/>
      <w:lvlJc w:val="left"/>
      <w:pPr>
        <w:ind w:left="1800" w:hanging="360"/>
      </w:pPr>
      <w:rPr>
        <w:rFonts w:ascii="Wingdings" w:hAnsi="Wingdings" w:hint="default"/>
      </w:rPr>
    </w:lvl>
    <w:lvl w:ilvl="3" w:tplc="C518AF1E">
      <w:start w:val="1"/>
      <w:numFmt w:val="bullet"/>
      <w:lvlText w:val=""/>
      <w:lvlJc w:val="left"/>
      <w:pPr>
        <w:ind w:left="2520" w:hanging="360"/>
      </w:pPr>
      <w:rPr>
        <w:rFonts w:ascii="Symbol" w:hAnsi="Symbol" w:hint="default"/>
      </w:rPr>
    </w:lvl>
    <w:lvl w:ilvl="4" w:tplc="87E284B6">
      <w:start w:val="1"/>
      <w:numFmt w:val="bullet"/>
      <w:lvlText w:val="o"/>
      <w:lvlJc w:val="left"/>
      <w:pPr>
        <w:ind w:left="3240" w:hanging="360"/>
      </w:pPr>
      <w:rPr>
        <w:rFonts w:ascii="Courier New" w:hAnsi="Courier New" w:hint="default"/>
      </w:rPr>
    </w:lvl>
    <w:lvl w:ilvl="5" w:tplc="E29278BC">
      <w:start w:val="1"/>
      <w:numFmt w:val="bullet"/>
      <w:lvlText w:val=""/>
      <w:lvlJc w:val="left"/>
      <w:pPr>
        <w:ind w:left="3960" w:hanging="360"/>
      </w:pPr>
      <w:rPr>
        <w:rFonts w:ascii="Wingdings" w:hAnsi="Wingdings" w:hint="default"/>
      </w:rPr>
    </w:lvl>
    <w:lvl w:ilvl="6" w:tplc="45E0F6B6">
      <w:start w:val="1"/>
      <w:numFmt w:val="bullet"/>
      <w:lvlText w:val=""/>
      <w:lvlJc w:val="left"/>
      <w:pPr>
        <w:ind w:left="4680" w:hanging="360"/>
      </w:pPr>
      <w:rPr>
        <w:rFonts w:ascii="Symbol" w:hAnsi="Symbol" w:hint="default"/>
      </w:rPr>
    </w:lvl>
    <w:lvl w:ilvl="7" w:tplc="2DFC8C4E">
      <w:start w:val="1"/>
      <w:numFmt w:val="bullet"/>
      <w:lvlText w:val="o"/>
      <w:lvlJc w:val="left"/>
      <w:pPr>
        <w:ind w:left="5400" w:hanging="360"/>
      </w:pPr>
      <w:rPr>
        <w:rFonts w:ascii="Courier New" w:hAnsi="Courier New" w:hint="default"/>
      </w:rPr>
    </w:lvl>
    <w:lvl w:ilvl="8" w:tplc="0AE2D3F0">
      <w:start w:val="1"/>
      <w:numFmt w:val="bullet"/>
      <w:lvlText w:val=""/>
      <w:lvlJc w:val="left"/>
      <w:pPr>
        <w:ind w:left="6120" w:hanging="360"/>
      </w:pPr>
      <w:rPr>
        <w:rFonts w:ascii="Wingdings" w:hAnsi="Wingdings" w:hint="default"/>
      </w:rPr>
    </w:lvl>
  </w:abstractNum>
  <w:abstractNum w:abstractNumId="68" w15:restartNumberingAfterBreak="0">
    <w:nsid w:val="6DD25253"/>
    <w:multiLevelType w:val="hybridMultilevel"/>
    <w:tmpl w:val="FFFFFFFF"/>
    <w:lvl w:ilvl="0" w:tplc="1868A4B6">
      <w:start w:val="1"/>
      <w:numFmt w:val="decimal"/>
      <w:lvlText w:val="[%1]"/>
      <w:lvlJc w:val="left"/>
      <w:pPr>
        <w:ind w:left="720" w:hanging="360"/>
      </w:pPr>
    </w:lvl>
    <w:lvl w:ilvl="1" w:tplc="8D2AEDBC">
      <w:start w:val="1"/>
      <w:numFmt w:val="lowerLetter"/>
      <w:lvlText w:val="%2."/>
      <w:lvlJc w:val="left"/>
      <w:pPr>
        <w:ind w:left="1440" w:hanging="360"/>
      </w:pPr>
    </w:lvl>
    <w:lvl w:ilvl="2" w:tplc="00CE4BE8">
      <w:start w:val="1"/>
      <w:numFmt w:val="lowerRoman"/>
      <w:lvlText w:val="%3."/>
      <w:lvlJc w:val="right"/>
      <w:pPr>
        <w:ind w:left="2160" w:hanging="180"/>
      </w:pPr>
    </w:lvl>
    <w:lvl w:ilvl="3" w:tplc="9200B46C">
      <w:start w:val="1"/>
      <w:numFmt w:val="decimal"/>
      <w:lvlText w:val="%4."/>
      <w:lvlJc w:val="left"/>
      <w:pPr>
        <w:ind w:left="2880" w:hanging="360"/>
      </w:pPr>
    </w:lvl>
    <w:lvl w:ilvl="4" w:tplc="FFFC25E8">
      <w:start w:val="1"/>
      <w:numFmt w:val="lowerLetter"/>
      <w:lvlText w:val="%5."/>
      <w:lvlJc w:val="left"/>
      <w:pPr>
        <w:ind w:left="3600" w:hanging="360"/>
      </w:pPr>
    </w:lvl>
    <w:lvl w:ilvl="5" w:tplc="96909F1A">
      <w:start w:val="1"/>
      <w:numFmt w:val="lowerRoman"/>
      <w:lvlText w:val="%6."/>
      <w:lvlJc w:val="right"/>
      <w:pPr>
        <w:ind w:left="4320" w:hanging="180"/>
      </w:pPr>
    </w:lvl>
    <w:lvl w:ilvl="6" w:tplc="31E8FE80">
      <w:start w:val="1"/>
      <w:numFmt w:val="decimal"/>
      <w:lvlText w:val="%7."/>
      <w:lvlJc w:val="left"/>
      <w:pPr>
        <w:ind w:left="5040" w:hanging="360"/>
      </w:pPr>
    </w:lvl>
    <w:lvl w:ilvl="7" w:tplc="3112076A">
      <w:start w:val="1"/>
      <w:numFmt w:val="lowerLetter"/>
      <w:lvlText w:val="%8."/>
      <w:lvlJc w:val="left"/>
      <w:pPr>
        <w:ind w:left="5760" w:hanging="360"/>
      </w:pPr>
    </w:lvl>
    <w:lvl w:ilvl="8" w:tplc="C5886A3C">
      <w:start w:val="1"/>
      <w:numFmt w:val="lowerRoman"/>
      <w:lvlText w:val="%9."/>
      <w:lvlJc w:val="right"/>
      <w:pPr>
        <w:ind w:left="6480" w:hanging="180"/>
      </w:pPr>
    </w:lvl>
  </w:abstractNum>
  <w:abstractNum w:abstractNumId="69" w15:restartNumberingAfterBreak="0">
    <w:nsid w:val="6ED0DD23"/>
    <w:multiLevelType w:val="hybridMultilevel"/>
    <w:tmpl w:val="FFFFFFFF"/>
    <w:lvl w:ilvl="0" w:tplc="1818AC56">
      <w:start w:val="1"/>
      <w:numFmt w:val="decimal"/>
      <w:lvlText w:val="[%1]"/>
      <w:lvlJc w:val="left"/>
      <w:pPr>
        <w:ind w:left="720" w:hanging="360"/>
      </w:pPr>
    </w:lvl>
    <w:lvl w:ilvl="1" w:tplc="FC2E1F40">
      <w:start w:val="1"/>
      <w:numFmt w:val="lowerLetter"/>
      <w:lvlText w:val="%2."/>
      <w:lvlJc w:val="left"/>
      <w:pPr>
        <w:ind w:left="1440" w:hanging="360"/>
      </w:pPr>
    </w:lvl>
    <w:lvl w:ilvl="2" w:tplc="4A0E60D8">
      <w:start w:val="1"/>
      <w:numFmt w:val="lowerRoman"/>
      <w:lvlText w:val="%3."/>
      <w:lvlJc w:val="right"/>
      <w:pPr>
        <w:ind w:left="2160" w:hanging="180"/>
      </w:pPr>
    </w:lvl>
    <w:lvl w:ilvl="3" w:tplc="C8226C54">
      <w:start w:val="1"/>
      <w:numFmt w:val="decimal"/>
      <w:lvlText w:val="%4."/>
      <w:lvlJc w:val="left"/>
      <w:pPr>
        <w:ind w:left="2880" w:hanging="360"/>
      </w:pPr>
    </w:lvl>
    <w:lvl w:ilvl="4" w:tplc="65D884BA">
      <w:start w:val="1"/>
      <w:numFmt w:val="lowerLetter"/>
      <w:lvlText w:val="%5."/>
      <w:lvlJc w:val="left"/>
      <w:pPr>
        <w:ind w:left="3600" w:hanging="360"/>
      </w:pPr>
    </w:lvl>
    <w:lvl w:ilvl="5" w:tplc="61206ACA">
      <w:start w:val="1"/>
      <w:numFmt w:val="lowerRoman"/>
      <w:lvlText w:val="%6."/>
      <w:lvlJc w:val="right"/>
      <w:pPr>
        <w:ind w:left="4320" w:hanging="180"/>
      </w:pPr>
    </w:lvl>
    <w:lvl w:ilvl="6" w:tplc="3D28B910">
      <w:start w:val="1"/>
      <w:numFmt w:val="decimal"/>
      <w:lvlText w:val="%7."/>
      <w:lvlJc w:val="left"/>
      <w:pPr>
        <w:ind w:left="5040" w:hanging="360"/>
      </w:pPr>
    </w:lvl>
    <w:lvl w:ilvl="7" w:tplc="3FB46C6E">
      <w:start w:val="1"/>
      <w:numFmt w:val="lowerLetter"/>
      <w:lvlText w:val="%8."/>
      <w:lvlJc w:val="left"/>
      <w:pPr>
        <w:ind w:left="5760" w:hanging="360"/>
      </w:pPr>
    </w:lvl>
    <w:lvl w:ilvl="8" w:tplc="279AB14A">
      <w:start w:val="1"/>
      <w:numFmt w:val="lowerRoman"/>
      <w:lvlText w:val="%9."/>
      <w:lvlJc w:val="right"/>
      <w:pPr>
        <w:ind w:left="6480" w:hanging="180"/>
      </w:pPr>
    </w:lvl>
  </w:abstractNum>
  <w:abstractNum w:abstractNumId="70" w15:restartNumberingAfterBreak="0">
    <w:nsid w:val="6EE1AB85"/>
    <w:multiLevelType w:val="hybridMultilevel"/>
    <w:tmpl w:val="FFFFFFFF"/>
    <w:lvl w:ilvl="0" w:tplc="B36A5ED4">
      <w:start w:val="1"/>
      <w:numFmt w:val="bullet"/>
      <w:lvlText w:val=""/>
      <w:lvlJc w:val="left"/>
      <w:pPr>
        <w:ind w:left="720" w:hanging="360"/>
      </w:pPr>
      <w:rPr>
        <w:rFonts w:ascii="Symbol" w:hAnsi="Symbol" w:hint="default"/>
      </w:rPr>
    </w:lvl>
    <w:lvl w:ilvl="1" w:tplc="776E16A6">
      <w:start w:val="1"/>
      <w:numFmt w:val="bullet"/>
      <w:lvlText w:val="o"/>
      <w:lvlJc w:val="left"/>
      <w:pPr>
        <w:ind w:left="1440" w:hanging="360"/>
      </w:pPr>
      <w:rPr>
        <w:rFonts w:ascii="Courier New" w:hAnsi="Courier New" w:hint="default"/>
      </w:rPr>
    </w:lvl>
    <w:lvl w:ilvl="2" w:tplc="44D2830A">
      <w:start w:val="1"/>
      <w:numFmt w:val="bullet"/>
      <w:lvlText w:val=""/>
      <w:lvlJc w:val="left"/>
      <w:pPr>
        <w:ind w:left="2160" w:hanging="360"/>
      </w:pPr>
      <w:rPr>
        <w:rFonts w:ascii="Wingdings" w:hAnsi="Wingdings" w:hint="default"/>
      </w:rPr>
    </w:lvl>
    <w:lvl w:ilvl="3" w:tplc="B7026A34">
      <w:start w:val="1"/>
      <w:numFmt w:val="bullet"/>
      <w:lvlText w:val=""/>
      <w:lvlJc w:val="left"/>
      <w:pPr>
        <w:ind w:left="2880" w:hanging="360"/>
      </w:pPr>
      <w:rPr>
        <w:rFonts w:ascii="Symbol" w:hAnsi="Symbol" w:hint="default"/>
      </w:rPr>
    </w:lvl>
    <w:lvl w:ilvl="4" w:tplc="B980F9D8">
      <w:start w:val="1"/>
      <w:numFmt w:val="bullet"/>
      <w:lvlText w:val="o"/>
      <w:lvlJc w:val="left"/>
      <w:pPr>
        <w:ind w:left="3600" w:hanging="360"/>
      </w:pPr>
      <w:rPr>
        <w:rFonts w:ascii="Courier New" w:hAnsi="Courier New" w:hint="default"/>
      </w:rPr>
    </w:lvl>
    <w:lvl w:ilvl="5" w:tplc="63FAD726">
      <w:start w:val="1"/>
      <w:numFmt w:val="bullet"/>
      <w:lvlText w:val=""/>
      <w:lvlJc w:val="left"/>
      <w:pPr>
        <w:ind w:left="4320" w:hanging="360"/>
      </w:pPr>
      <w:rPr>
        <w:rFonts w:ascii="Wingdings" w:hAnsi="Wingdings" w:hint="default"/>
      </w:rPr>
    </w:lvl>
    <w:lvl w:ilvl="6" w:tplc="4F142596">
      <w:start w:val="1"/>
      <w:numFmt w:val="bullet"/>
      <w:lvlText w:val=""/>
      <w:lvlJc w:val="left"/>
      <w:pPr>
        <w:ind w:left="5040" w:hanging="360"/>
      </w:pPr>
      <w:rPr>
        <w:rFonts w:ascii="Symbol" w:hAnsi="Symbol" w:hint="default"/>
      </w:rPr>
    </w:lvl>
    <w:lvl w:ilvl="7" w:tplc="53F2CD92">
      <w:start w:val="1"/>
      <w:numFmt w:val="bullet"/>
      <w:lvlText w:val="o"/>
      <w:lvlJc w:val="left"/>
      <w:pPr>
        <w:ind w:left="5760" w:hanging="360"/>
      </w:pPr>
      <w:rPr>
        <w:rFonts w:ascii="Courier New" w:hAnsi="Courier New" w:hint="default"/>
      </w:rPr>
    </w:lvl>
    <w:lvl w:ilvl="8" w:tplc="EBDE227C">
      <w:start w:val="1"/>
      <w:numFmt w:val="bullet"/>
      <w:lvlText w:val=""/>
      <w:lvlJc w:val="left"/>
      <w:pPr>
        <w:ind w:left="6480" w:hanging="360"/>
      </w:pPr>
      <w:rPr>
        <w:rFonts w:ascii="Wingdings" w:hAnsi="Wingdings" w:hint="default"/>
      </w:rPr>
    </w:lvl>
  </w:abstractNum>
  <w:abstractNum w:abstractNumId="71" w15:restartNumberingAfterBreak="0">
    <w:nsid w:val="707D3E50"/>
    <w:multiLevelType w:val="multilevel"/>
    <w:tmpl w:val="AD60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0E6524"/>
    <w:multiLevelType w:val="hybridMultilevel"/>
    <w:tmpl w:val="FFFFFFFF"/>
    <w:lvl w:ilvl="0" w:tplc="2F148C68">
      <w:start w:val="1"/>
      <w:numFmt w:val="bullet"/>
      <w:lvlText w:val=""/>
      <w:lvlJc w:val="left"/>
      <w:pPr>
        <w:ind w:left="720" w:hanging="360"/>
      </w:pPr>
      <w:rPr>
        <w:rFonts w:ascii="Symbol" w:hAnsi="Symbol" w:hint="default"/>
      </w:rPr>
    </w:lvl>
    <w:lvl w:ilvl="1" w:tplc="1DFCB394">
      <w:start w:val="1"/>
      <w:numFmt w:val="bullet"/>
      <w:lvlText w:val="o"/>
      <w:lvlJc w:val="left"/>
      <w:pPr>
        <w:ind w:left="1440" w:hanging="360"/>
      </w:pPr>
      <w:rPr>
        <w:rFonts w:ascii="Courier New" w:hAnsi="Courier New" w:hint="default"/>
      </w:rPr>
    </w:lvl>
    <w:lvl w:ilvl="2" w:tplc="C264EE6C">
      <w:start w:val="1"/>
      <w:numFmt w:val="bullet"/>
      <w:lvlText w:val=""/>
      <w:lvlJc w:val="left"/>
      <w:pPr>
        <w:ind w:left="2160" w:hanging="360"/>
      </w:pPr>
      <w:rPr>
        <w:rFonts w:ascii="Wingdings" w:hAnsi="Wingdings" w:hint="default"/>
      </w:rPr>
    </w:lvl>
    <w:lvl w:ilvl="3" w:tplc="2C1A2602">
      <w:start w:val="1"/>
      <w:numFmt w:val="bullet"/>
      <w:lvlText w:val=""/>
      <w:lvlJc w:val="left"/>
      <w:pPr>
        <w:ind w:left="2880" w:hanging="360"/>
      </w:pPr>
      <w:rPr>
        <w:rFonts w:ascii="Symbol" w:hAnsi="Symbol" w:hint="default"/>
      </w:rPr>
    </w:lvl>
    <w:lvl w:ilvl="4" w:tplc="9992DEB2">
      <w:start w:val="1"/>
      <w:numFmt w:val="bullet"/>
      <w:lvlText w:val="o"/>
      <w:lvlJc w:val="left"/>
      <w:pPr>
        <w:ind w:left="3600" w:hanging="360"/>
      </w:pPr>
      <w:rPr>
        <w:rFonts w:ascii="Courier New" w:hAnsi="Courier New" w:hint="default"/>
      </w:rPr>
    </w:lvl>
    <w:lvl w:ilvl="5" w:tplc="1750C6F6">
      <w:start w:val="1"/>
      <w:numFmt w:val="bullet"/>
      <w:lvlText w:val=""/>
      <w:lvlJc w:val="left"/>
      <w:pPr>
        <w:ind w:left="4320" w:hanging="360"/>
      </w:pPr>
      <w:rPr>
        <w:rFonts w:ascii="Wingdings" w:hAnsi="Wingdings" w:hint="default"/>
      </w:rPr>
    </w:lvl>
    <w:lvl w:ilvl="6" w:tplc="83DAAD86">
      <w:start w:val="1"/>
      <w:numFmt w:val="bullet"/>
      <w:lvlText w:val=""/>
      <w:lvlJc w:val="left"/>
      <w:pPr>
        <w:ind w:left="5040" w:hanging="360"/>
      </w:pPr>
      <w:rPr>
        <w:rFonts w:ascii="Symbol" w:hAnsi="Symbol" w:hint="default"/>
      </w:rPr>
    </w:lvl>
    <w:lvl w:ilvl="7" w:tplc="692E6D80">
      <w:start w:val="1"/>
      <w:numFmt w:val="bullet"/>
      <w:lvlText w:val="o"/>
      <w:lvlJc w:val="left"/>
      <w:pPr>
        <w:ind w:left="5760" w:hanging="360"/>
      </w:pPr>
      <w:rPr>
        <w:rFonts w:ascii="Courier New" w:hAnsi="Courier New" w:hint="default"/>
      </w:rPr>
    </w:lvl>
    <w:lvl w:ilvl="8" w:tplc="45FE99A2">
      <w:start w:val="1"/>
      <w:numFmt w:val="bullet"/>
      <w:lvlText w:val=""/>
      <w:lvlJc w:val="left"/>
      <w:pPr>
        <w:ind w:left="6480" w:hanging="360"/>
      </w:pPr>
      <w:rPr>
        <w:rFonts w:ascii="Wingdings" w:hAnsi="Wingdings" w:hint="default"/>
      </w:rPr>
    </w:lvl>
  </w:abstractNum>
  <w:abstractNum w:abstractNumId="73" w15:restartNumberingAfterBreak="0">
    <w:nsid w:val="719182EC"/>
    <w:multiLevelType w:val="hybridMultilevel"/>
    <w:tmpl w:val="FFFFFFFF"/>
    <w:lvl w:ilvl="0" w:tplc="82D22ED2">
      <w:start w:val="1"/>
      <w:numFmt w:val="bullet"/>
      <w:lvlText w:val="·"/>
      <w:lvlJc w:val="left"/>
      <w:pPr>
        <w:ind w:left="720" w:hanging="360"/>
      </w:pPr>
      <w:rPr>
        <w:rFonts w:ascii="Symbol" w:hAnsi="Symbol" w:hint="default"/>
      </w:rPr>
    </w:lvl>
    <w:lvl w:ilvl="1" w:tplc="AAE829FE">
      <w:start w:val="1"/>
      <w:numFmt w:val="bullet"/>
      <w:lvlText w:val="o"/>
      <w:lvlJc w:val="left"/>
      <w:pPr>
        <w:ind w:left="1440" w:hanging="360"/>
      </w:pPr>
      <w:rPr>
        <w:rFonts w:ascii="Courier New" w:hAnsi="Courier New" w:hint="default"/>
      </w:rPr>
    </w:lvl>
    <w:lvl w:ilvl="2" w:tplc="39D4DC1A">
      <w:start w:val="1"/>
      <w:numFmt w:val="bullet"/>
      <w:lvlText w:val=""/>
      <w:lvlJc w:val="left"/>
      <w:pPr>
        <w:ind w:left="2160" w:hanging="360"/>
      </w:pPr>
      <w:rPr>
        <w:rFonts w:ascii="Wingdings" w:hAnsi="Wingdings" w:hint="default"/>
      </w:rPr>
    </w:lvl>
    <w:lvl w:ilvl="3" w:tplc="604E141E">
      <w:start w:val="1"/>
      <w:numFmt w:val="bullet"/>
      <w:lvlText w:val=""/>
      <w:lvlJc w:val="left"/>
      <w:pPr>
        <w:ind w:left="2880" w:hanging="360"/>
      </w:pPr>
      <w:rPr>
        <w:rFonts w:ascii="Symbol" w:hAnsi="Symbol" w:hint="default"/>
      </w:rPr>
    </w:lvl>
    <w:lvl w:ilvl="4" w:tplc="08EED69A">
      <w:start w:val="1"/>
      <w:numFmt w:val="bullet"/>
      <w:lvlText w:val="o"/>
      <w:lvlJc w:val="left"/>
      <w:pPr>
        <w:ind w:left="3600" w:hanging="360"/>
      </w:pPr>
      <w:rPr>
        <w:rFonts w:ascii="Courier New" w:hAnsi="Courier New" w:hint="default"/>
      </w:rPr>
    </w:lvl>
    <w:lvl w:ilvl="5" w:tplc="5DC6105A">
      <w:start w:val="1"/>
      <w:numFmt w:val="bullet"/>
      <w:lvlText w:val=""/>
      <w:lvlJc w:val="left"/>
      <w:pPr>
        <w:ind w:left="4320" w:hanging="360"/>
      </w:pPr>
      <w:rPr>
        <w:rFonts w:ascii="Wingdings" w:hAnsi="Wingdings" w:hint="default"/>
      </w:rPr>
    </w:lvl>
    <w:lvl w:ilvl="6" w:tplc="C4EAFCEC">
      <w:start w:val="1"/>
      <w:numFmt w:val="bullet"/>
      <w:lvlText w:val=""/>
      <w:lvlJc w:val="left"/>
      <w:pPr>
        <w:ind w:left="5040" w:hanging="360"/>
      </w:pPr>
      <w:rPr>
        <w:rFonts w:ascii="Symbol" w:hAnsi="Symbol" w:hint="default"/>
      </w:rPr>
    </w:lvl>
    <w:lvl w:ilvl="7" w:tplc="7D5E0B38">
      <w:start w:val="1"/>
      <w:numFmt w:val="bullet"/>
      <w:lvlText w:val="o"/>
      <w:lvlJc w:val="left"/>
      <w:pPr>
        <w:ind w:left="5760" w:hanging="360"/>
      </w:pPr>
      <w:rPr>
        <w:rFonts w:ascii="Courier New" w:hAnsi="Courier New" w:hint="default"/>
      </w:rPr>
    </w:lvl>
    <w:lvl w:ilvl="8" w:tplc="BB0A182A">
      <w:start w:val="1"/>
      <w:numFmt w:val="bullet"/>
      <w:lvlText w:val=""/>
      <w:lvlJc w:val="left"/>
      <w:pPr>
        <w:ind w:left="6480" w:hanging="360"/>
      </w:pPr>
      <w:rPr>
        <w:rFonts w:ascii="Wingdings" w:hAnsi="Wingdings" w:hint="default"/>
      </w:rPr>
    </w:lvl>
  </w:abstractNum>
  <w:abstractNum w:abstractNumId="74" w15:restartNumberingAfterBreak="0">
    <w:nsid w:val="72997483"/>
    <w:multiLevelType w:val="hybridMultilevel"/>
    <w:tmpl w:val="C2D271DA"/>
    <w:lvl w:ilvl="0" w:tplc="29981164">
      <w:start w:val="1"/>
      <w:numFmt w:val="bullet"/>
      <w:lvlText w:val=""/>
      <w:lvlJc w:val="left"/>
      <w:pPr>
        <w:ind w:left="720" w:hanging="360"/>
      </w:pPr>
      <w:rPr>
        <w:rFonts w:ascii="Symbol" w:hAnsi="Symbol" w:hint="default"/>
      </w:rPr>
    </w:lvl>
    <w:lvl w:ilvl="1" w:tplc="9AE601B8">
      <w:start w:val="1"/>
      <w:numFmt w:val="bullet"/>
      <w:lvlText w:val="o"/>
      <w:lvlJc w:val="left"/>
      <w:pPr>
        <w:ind w:left="1440" w:hanging="360"/>
      </w:pPr>
      <w:rPr>
        <w:rFonts w:ascii="Courier New" w:hAnsi="Courier New" w:hint="default"/>
      </w:rPr>
    </w:lvl>
    <w:lvl w:ilvl="2" w:tplc="4322FCC0">
      <w:start w:val="1"/>
      <w:numFmt w:val="bullet"/>
      <w:lvlText w:val=""/>
      <w:lvlJc w:val="left"/>
      <w:pPr>
        <w:ind w:left="2160" w:hanging="360"/>
      </w:pPr>
      <w:rPr>
        <w:rFonts w:ascii="Wingdings" w:hAnsi="Wingdings" w:hint="default"/>
      </w:rPr>
    </w:lvl>
    <w:lvl w:ilvl="3" w:tplc="EDEAE3AE">
      <w:start w:val="1"/>
      <w:numFmt w:val="bullet"/>
      <w:lvlText w:val=""/>
      <w:lvlJc w:val="left"/>
      <w:pPr>
        <w:ind w:left="2880" w:hanging="360"/>
      </w:pPr>
      <w:rPr>
        <w:rFonts w:ascii="Symbol" w:hAnsi="Symbol" w:hint="default"/>
      </w:rPr>
    </w:lvl>
    <w:lvl w:ilvl="4" w:tplc="250EEEF6">
      <w:start w:val="1"/>
      <w:numFmt w:val="bullet"/>
      <w:lvlText w:val="o"/>
      <w:lvlJc w:val="left"/>
      <w:pPr>
        <w:ind w:left="3600" w:hanging="360"/>
      </w:pPr>
      <w:rPr>
        <w:rFonts w:ascii="Courier New" w:hAnsi="Courier New" w:hint="default"/>
      </w:rPr>
    </w:lvl>
    <w:lvl w:ilvl="5" w:tplc="DDF456F6">
      <w:start w:val="1"/>
      <w:numFmt w:val="bullet"/>
      <w:lvlText w:val=""/>
      <w:lvlJc w:val="left"/>
      <w:pPr>
        <w:ind w:left="4320" w:hanging="360"/>
      </w:pPr>
      <w:rPr>
        <w:rFonts w:ascii="Wingdings" w:hAnsi="Wingdings" w:hint="default"/>
      </w:rPr>
    </w:lvl>
    <w:lvl w:ilvl="6" w:tplc="75B406C6">
      <w:start w:val="1"/>
      <w:numFmt w:val="bullet"/>
      <w:lvlText w:val=""/>
      <w:lvlJc w:val="left"/>
      <w:pPr>
        <w:ind w:left="5040" w:hanging="360"/>
      </w:pPr>
      <w:rPr>
        <w:rFonts w:ascii="Symbol" w:hAnsi="Symbol" w:hint="default"/>
      </w:rPr>
    </w:lvl>
    <w:lvl w:ilvl="7" w:tplc="36D270AC">
      <w:start w:val="1"/>
      <w:numFmt w:val="bullet"/>
      <w:lvlText w:val="o"/>
      <w:lvlJc w:val="left"/>
      <w:pPr>
        <w:ind w:left="5760" w:hanging="360"/>
      </w:pPr>
      <w:rPr>
        <w:rFonts w:ascii="Courier New" w:hAnsi="Courier New" w:hint="default"/>
      </w:rPr>
    </w:lvl>
    <w:lvl w:ilvl="8" w:tplc="F7C03F00">
      <w:start w:val="1"/>
      <w:numFmt w:val="bullet"/>
      <w:lvlText w:val=""/>
      <w:lvlJc w:val="left"/>
      <w:pPr>
        <w:ind w:left="6480" w:hanging="360"/>
      </w:pPr>
      <w:rPr>
        <w:rFonts w:ascii="Wingdings" w:hAnsi="Wingdings" w:hint="default"/>
      </w:rPr>
    </w:lvl>
  </w:abstractNum>
  <w:abstractNum w:abstractNumId="75" w15:restartNumberingAfterBreak="0">
    <w:nsid w:val="72BB489E"/>
    <w:multiLevelType w:val="hybridMultilevel"/>
    <w:tmpl w:val="3E92C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4775807"/>
    <w:multiLevelType w:val="hybridMultilevel"/>
    <w:tmpl w:val="CBC0F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C64B21"/>
    <w:multiLevelType w:val="hybridMultilevel"/>
    <w:tmpl w:val="C69CFDD4"/>
    <w:lvl w:ilvl="0" w:tplc="040B0001">
      <w:start w:val="1"/>
      <w:numFmt w:val="bullet"/>
      <w:lvlText w:val=""/>
      <w:lvlJc w:val="left"/>
      <w:pPr>
        <w:ind w:left="777" w:hanging="360"/>
      </w:pPr>
      <w:rPr>
        <w:rFonts w:ascii="Symbol" w:hAnsi="Symbol" w:hint="default"/>
      </w:rPr>
    </w:lvl>
    <w:lvl w:ilvl="1" w:tplc="040B0003" w:tentative="1">
      <w:start w:val="1"/>
      <w:numFmt w:val="bullet"/>
      <w:lvlText w:val="o"/>
      <w:lvlJc w:val="left"/>
      <w:pPr>
        <w:ind w:left="1497" w:hanging="360"/>
      </w:pPr>
      <w:rPr>
        <w:rFonts w:ascii="Courier New" w:hAnsi="Courier New" w:cs="Courier New" w:hint="default"/>
      </w:rPr>
    </w:lvl>
    <w:lvl w:ilvl="2" w:tplc="040B0005" w:tentative="1">
      <w:start w:val="1"/>
      <w:numFmt w:val="bullet"/>
      <w:lvlText w:val=""/>
      <w:lvlJc w:val="left"/>
      <w:pPr>
        <w:ind w:left="2217" w:hanging="360"/>
      </w:pPr>
      <w:rPr>
        <w:rFonts w:ascii="Wingdings" w:hAnsi="Wingdings" w:hint="default"/>
      </w:rPr>
    </w:lvl>
    <w:lvl w:ilvl="3" w:tplc="040B0001" w:tentative="1">
      <w:start w:val="1"/>
      <w:numFmt w:val="bullet"/>
      <w:lvlText w:val=""/>
      <w:lvlJc w:val="left"/>
      <w:pPr>
        <w:ind w:left="2937" w:hanging="360"/>
      </w:pPr>
      <w:rPr>
        <w:rFonts w:ascii="Symbol" w:hAnsi="Symbol" w:hint="default"/>
      </w:rPr>
    </w:lvl>
    <w:lvl w:ilvl="4" w:tplc="040B0003" w:tentative="1">
      <w:start w:val="1"/>
      <w:numFmt w:val="bullet"/>
      <w:lvlText w:val="o"/>
      <w:lvlJc w:val="left"/>
      <w:pPr>
        <w:ind w:left="3657" w:hanging="360"/>
      </w:pPr>
      <w:rPr>
        <w:rFonts w:ascii="Courier New" w:hAnsi="Courier New" w:cs="Courier New" w:hint="default"/>
      </w:rPr>
    </w:lvl>
    <w:lvl w:ilvl="5" w:tplc="040B0005" w:tentative="1">
      <w:start w:val="1"/>
      <w:numFmt w:val="bullet"/>
      <w:lvlText w:val=""/>
      <w:lvlJc w:val="left"/>
      <w:pPr>
        <w:ind w:left="4377" w:hanging="360"/>
      </w:pPr>
      <w:rPr>
        <w:rFonts w:ascii="Wingdings" w:hAnsi="Wingdings" w:hint="default"/>
      </w:rPr>
    </w:lvl>
    <w:lvl w:ilvl="6" w:tplc="040B0001" w:tentative="1">
      <w:start w:val="1"/>
      <w:numFmt w:val="bullet"/>
      <w:lvlText w:val=""/>
      <w:lvlJc w:val="left"/>
      <w:pPr>
        <w:ind w:left="5097" w:hanging="360"/>
      </w:pPr>
      <w:rPr>
        <w:rFonts w:ascii="Symbol" w:hAnsi="Symbol" w:hint="default"/>
      </w:rPr>
    </w:lvl>
    <w:lvl w:ilvl="7" w:tplc="040B0003" w:tentative="1">
      <w:start w:val="1"/>
      <w:numFmt w:val="bullet"/>
      <w:lvlText w:val="o"/>
      <w:lvlJc w:val="left"/>
      <w:pPr>
        <w:ind w:left="5817" w:hanging="360"/>
      </w:pPr>
      <w:rPr>
        <w:rFonts w:ascii="Courier New" w:hAnsi="Courier New" w:cs="Courier New" w:hint="default"/>
      </w:rPr>
    </w:lvl>
    <w:lvl w:ilvl="8" w:tplc="040B0005" w:tentative="1">
      <w:start w:val="1"/>
      <w:numFmt w:val="bullet"/>
      <w:lvlText w:val=""/>
      <w:lvlJc w:val="left"/>
      <w:pPr>
        <w:ind w:left="6537" w:hanging="360"/>
      </w:pPr>
      <w:rPr>
        <w:rFonts w:ascii="Wingdings" w:hAnsi="Wingdings" w:hint="default"/>
      </w:rPr>
    </w:lvl>
  </w:abstractNum>
  <w:abstractNum w:abstractNumId="78" w15:restartNumberingAfterBreak="0">
    <w:nsid w:val="7C4540F8"/>
    <w:multiLevelType w:val="hybridMultilevel"/>
    <w:tmpl w:val="E924CA4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9" w15:restartNumberingAfterBreak="0">
    <w:nsid w:val="7D3A45CC"/>
    <w:multiLevelType w:val="hybridMultilevel"/>
    <w:tmpl w:val="FFFFFFFF"/>
    <w:lvl w:ilvl="0" w:tplc="63566736">
      <w:start w:val="1"/>
      <w:numFmt w:val="bullet"/>
      <w:lvlText w:val="-"/>
      <w:lvlJc w:val="left"/>
      <w:pPr>
        <w:ind w:left="720" w:hanging="360"/>
      </w:pPr>
      <w:rPr>
        <w:rFonts w:ascii="Calibri" w:hAnsi="Calibri" w:hint="default"/>
      </w:rPr>
    </w:lvl>
    <w:lvl w:ilvl="1" w:tplc="D85022DA">
      <w:start w:val="1"/>
      <w:numFmt w:val="bullet"/>
      <w:lvlText w:val="o"/>
      <w:lvlJc w:val="left"/>
      <w:pPr>
        <w:ind w:left="1440" w:hanging="360"/>
      </w:pPr>
      <w:rPr>
        <w:rFonts w:ascii="Courier New" w:hAnsi="Courier New" w:hint="default"/>
      </w:rPr>
    </w:lvl>
    <w:lvl w:ilvl="2" w:tplc="6AE2E652">
      <w:start w:val="1"/>
      <w:numFmt w:val="bullet"/>
      <w:lvlText w:val=""/>
      <w:lvlJc w:val="left"/>
      <w:pPr>
        <w:ind w:left="2160" w:hanging="360"/>
      </w:pPr>
      <w:rPr>
        <w:rFonts w:ascii="Wingdings" w:hAnsi="Wingdings" w:hint="default"/>
      </w:rPr>
    </w:lvl>
    <w:lvl w:ilvl="3" w:tplc="5C603618">
      <w:start w:val="1"/>
      <w:numFmt w:val="bullet"/>
      <w:lvlText w:val=""/>
      <w:lvlJc w:val="left"/>
      <w:pPr>
        <w:ind w:left="2880" w:hanging="360"/>
      </w:pPr>
      <w:rPr>
        <w:rFonts w:ascii="Symbol" w:hAnsi="Symbol" w:hint="default"/>
      </w:rPr>
    </w:lvl>
    <w:lvl w:ilvl="4" w:tplc="C5C0C8AA">
      <w:start w:val="1"/>
      <w:numFmt w:val="bullet"/>
      <w:lvlText w:val="o"/>
      <w:lvlJc w:val="left"/>
      <w:pPr>
        <w:ind w:left="3600" w:hanging="360"/>
      </w:pPr>
      <w:rPr>
        <w:rFonts w:ascii="Courier New" w:hAnsi="Courier New" w:hint="default"/>
      </w:rPr>
    </w:lvl>
    <w:lvl w:ilvl="5" w:tplc="C24EC02E">
      <w:start w:val="1"/>
      <w:numFmt w:val="bullet"/>
      <w:lvlText w:val=""/>
      <w:lvlJc w:val="left"/>
      <w:pPr>
        <w:ind w:left="4320" w:hanging="360"/>
      </w:pPr>
      <w:rPr>
        <w:rFonts w:ascii="Wingdings" w:hAnsi="Wingdings" w:hint="default"/>
      </w:rPr>
    </w:lvl>
    <w:lvl w:ilvl="6" w:tplc="593A719A">
      <w:start w:val="1"/>
      <w:numFmt w:val="bullet"/>
      <w:lvlText w:val=""/>
      <w:lvlJc w:val="left"/>
      <w:pPr>
        <w:ind w:left="5040" w:hanging="360"/>
      </w:pPr>
      <w:rPr>
        <w:rFonts w:ascii="Symbol" w:hAnsi="Symbol" w:hint="default"/>
      </w:rPr>
    </w:lvl>
    <w:lvl w:ilvl="7" w:tplc="8D2EA55E">
      <w:start w:val="1"/>
      <w:numFmt w:val="bullet"/>
      <w:lvlText w:val="o"/>
      <w:lvlJc w:val="left"/>
      <w:pPr>
        <w:ind w:left="5760" w:hanging="360"/>
      </w:pPr>
      <w:rPr>
        <w:rFonts w:ascii="Courier New" w:hAnsi="Courier New" w:hint="default"/>
      </w:rPr>
    </w:lvl>
    <w:lvl w:ilvl="8" w:tplc="756074E4">
      <w:start w:val="1"/>
      <w:numFmt w:val="bullet"/>
      <w:lvlText w:val=""/>
      <w:lvlJc w:val="left"/>
      <w:pPr>
        <w:ind w:left="6480" w:hanging="360"/>
      </w:pPr>
      <w:rPr>
        <w:rFonts w:ascii="Wingdings" w:hAnsi="Wingdings" w:hint="default"/>
      </w:rPr>
    </w:lvl>
  </w:abstractNum>
  <w:abstractNum w:abstractNumId="80" w15:restartNumberingAfterBreak="0">
    <w:nsid w:val="7E025795"/>
    <w:multiLevelType w:val="hybridMultilevel"/>
    <w:tmpl w:val="58A4EFBE"/>
    <w:lvl w:ilvl="0" w:tplc="E8FC8CDE">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1" w15:restartNumberingAfterBreak="0">
    <w:nsid w:val="7E77611D"/>
    <w:multiLevelType w:val="hybridMultilevel"/>
    <w:tmpl w:val="16C2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FE2CE6"/>
    <w:multiLevelType w:val="multilevel"/>
    <w:tmpl w:val="70C83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938026604">
    <w:abstractNumId w:val="16"/>
  </w:num>
  <w:num w:numId="2" w16cid:durableId="1427463081">
    <w:abstractNumId w:val="7"/>
  </w:num>
  <w:num w:numId="3" w16cid:durableId="1472552279">
    <w:abstractNumId w:val="3"/>
  </w:num>
  <w:num w:numId="4" w16cid:durableId="255016184">
    <w:abstractNumId w:val="79"/>
  </w:num>
  <w:num w:numId="5" w16cid:durableId="1778408344">
    <w:abstractNumId w:val="28"/>
  </w:num>
  <w:num w:numId="6" w16cid:durableId="1518353247">
    <w:abstractNumId w:val="32"/>
  </w:num>
  <w:num w:numId="7" w16cid:durableId="1006860999">
    <w:abstractNumId w:val="19"/>
  </w:num>
  <w:num w:numId="8" w16cid:durableId="1987080380">
    <w:abstractNumId w:val="4"/>
  </w:num>
  <w:num w:numId="9" w16cid:durableId="358821317">
    <w:abstractNumId w:val="60"/>
  </w:num>
  <w:num w:numId="10" w16cid:durableId="505904982">
    <w:abstractNumId w:val="51"/>
  </w:num>
  <w:num w:numId="11" w16cid:durableId="1483690913">
    <w:abstractNumId w:val="8"/>
  </w:num>
  <w:num w:numId="12" w16cid:durableId="1909000595">
    <w:abstractNumId w:val="49"/>
  </w:num>
  <w:num w:numId="13" w16cid:durableId="90246988">
    <w:abstractNumId w:val="66"/>
  </w:num>
  <w:num w:numId="14" w16cid:durableId="2021425070">
    <w:abstractNumId w:val="38"/>
  </w:num>
  <w:num w:numId="15" w16cid:durableId="1583368574">
    <w:abstractNumId w:val="10"/>
  </w:num>
  <w:num w:numId="16" w16cid:durableId="1511529070">
    <w:abstractNumId w:val="78"/>
  </w:num>
  <w:num w:numId="17" w16cid:durableId="913126859">
    <w:abstractNumId w:val="37"/>
  </w:num>
  <w:num w:numId="18" w16cid:durableId="1428959698">
    <w:abstractNumId w:val="14"/>
  </w:num>
  <w:num w:numId="19" w16cid:durableId="707728711">
    <w:abstractNumId w:val="75"/>
  </w:num>
  <w:num w:numId="20" w16cid:durableId="625238997">
    <w:abstractNumId w:val="81"/>
  </w:num>
  <w:num w:numId="21" w16cid:durableId="1685668301">
    <w:abstractNumId w:val="53"/>
  </w:num>
  <w:num w:numId="22" w16cid:durableId="2126266438">
    <w:abstractNumId w:val="76"/>
  </w:num>
  <w:num w:numId="23" w16cid:durableId="79717474">
    <w:abstractNumId w:val="34"/>
  </w:num>
  <w:num w:numId="24" w16cid:durableId="36781162">
    <w:abstractNumId w:val="42"/>
  </w:num>
  <w:num w:numId="25" w16cid:durableId="1617055245">
    <w:abstractNumId w:val="52"/>
  </w:num>
  <w:num w:numId="26" w16cid:durableId="206845818">
    <w:abstractNumId w:val="36"/>
  </w:num>
  <w:num w:numId="27" w16cid:durableId="1679237396">
    <w:abstractNumId w:val="26"/>
  </w:num>
  <w:num w:numId="28" w16cid:durableId="761993496">
    <w:abstractNumId w:val="17"/>
  </w:num>
  <w:num w:numId="29" w16cid:durableId="816729614">
    <w:abstractNumId w:val="11"/>
  </w:num>
  <w:num w:numId="30" w16cid:durableId="1811946734">
    <w:abstractNumId w:val="30"/>
  </w:num>
  <w:num w:numId="31" w16cid:durableId="579174025">
    <w:abstractNumId w:val="80"/>
  </w:num>
  <w:num w:numId="32" w16cid:durableId="994069791">
    <w:abstractNumId w:val="45"/>
  </w:num>
  <w:num w:numId="33" w16cid:durableId="248740473">
    <w:abstractNumId w:val="39"/>
  </w:num>
  <w:num w:numId="34" w16cid:durableId="1549024036">
    <w:abstractNumId w:val="46"/>
  </w:num>
  <w:num w:numId="35" w16cid:durableId="1816607777">
    <w:abstractNumId w:val="59"/>
  </w:num>
  <w:num w:numId="36" w16cid:durableId="1669165911">
    <w:abstractNumId w:val="0"/>
  </w:num>
  <w:num w:numId="37" w16cid:durableId="1753429306">
    <w:abstractNumId w:val="61"/>
  </w:num>
  <w:num w:numId="38" w16cid:durableId="1536700267">
    <w:abstractNumId w:val="77"/>
  </w:num>
  <w:num w:numId="39" w16cid:durableId="790561320">
    <w:abstractNumId w:val="58"/>
  </w:num>
  <w:num w:numId="40" w16cid:durableId="412748885">
    <w:abstractNumId w:val="43"/>
  </w:num>
  <w:num w:numId="41" w16cid:durableId="645740754">
    <w:abstractNumId w:val="27"/>
  </w:num>
  <w:num w:numId="42" w16cid:durableId="1786659644">
    <w:abstractNumId w:val="71"/>
  </w:num>
  <w:num w:numId="43" w16cid:durableId="861472919">
    <w:abstractNumId w:val="57"/>
  </w:num>
  <w:num w:numId="44" w16cid:durableId="252592000">
    <w:abstractNumId w:val="74"/>
  </w:num>
  <w:num w:numId="45" w16cid:durableId="1880051588">
    <w:abstractNumId w:val="35"/>
  </w:num>
  <w:num w:numId="46" w16cid:durableId="1299996565">
    <w:abstractNumId w:val="40"/>
  </w:num>
  <w:num w:numId="47" w16cid:durableId="1725173840">
    <w:abstractNumId w:val="25"/>
  </w:num>
  <w:num w:numId="48" w16cid:durableId="817458052">
    <w:abstractNumId w:val="21"/>
  </w:num>
  <w:num w:numId="49" w16cid:durableId="1654985678">
    <w:abstractNumId w:val="82"/>
  </w:num>
  <w:num w:numId="50" w16cid:durableId="1954096249">
    <w:abstractNumId w:val="25"/>
  </w:num>
  <w:num w:numId="51" w16cid:durableId="1681544003">
    <w:abstractNumId w:val="21"/>
  </w:num>
  <w:num w:numId="52" w16cid:durableId="2031294663">
    <w:abstractNumId w:val="82"/>
  </w:num>
  <w:num w:numId="53" w16cid:durableId="144160315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40382600">
    <w:abstractNumId w:val="31"/>
  </w:num>
  <w:num w:numId="55" w16cid:durableId="294062384">
    <w:abstractNumId w:val="50"/>
  </w:num>
  <w:num w:numId="56" w16cid:durableId="2125925274">
    <w:abstractNumId w:val="56"/>
  </w:num>
  <w:num w:numId="57" w16cid:durableId="683244705">
    <w:abstractNumId w:val="54"/>
  </w:num>
  <w:num w:numId="58" w16cid:durableId="32199766">
    <w:abstractNumId w:val="55"/>
  </w:num>
  <w:num w:numId="59" w16cid:durableId="870605262">
    <w:abstractNumId w:val="22"/>
  </w:num>
  <w:num w:numId="60" w16cid:durableId="402027538">
    <w:abstractNumId w:val="63"/>
  </w:num>
  <w:num w:numId="61" w16cid:durableId="1762607368">
    <w:abstractNumId w:val="73"/>
  </w:num>
  <w:num w:numId="62" w16cid:durableId="1134761877">
    <w:abstractNumId w:val="47"/>
  </w:num>
  <w:num w:numId="63" w16cid:durableId="1361121974">
    <w:abstractNumId w:val="67"/>
  </w:num>
  <w:num w:numId="64" w16cid:durableId="495876629">
    <w:abstractNumId w:val="18"/>
  </w:num>
  <w:num w:numId="65" w16cid:durableId="240990373">
    <w:abstractNumId w:val="41"/>
  </w:num>
  <w:num w:numId="66" w16cid:durableId="1044676322">
    <w:abstractNumId w:val="68"/>
  </w:num>
  <w:num w:numId="67" w16cid:durableId="2134322660">
    <w:abstractNumId w:val="13"/>
  </w:num>
  <w:num w:numId="68" w16cid:durableId="1682198251">
    <w:abstractNumId w:val="44"/>
  </w:num>
  <w:num w:numId="69" w16cid:durableId="1672835831">
    <w:abstractNumId w:val="64"/>
  </w:num>
  <w:num w:numId="70" w16cid:durableId="632446237">
    <w:abstractNumId w:val="9"/>
  </w:num>
  <w:num w:numId="71" w16cid:durableId="1838956455">
    <w:abstractNumId w:val="5"/>
  </w:num>
  <w:num w:numId="72" w16cid:durableId="9263190">
    <w:abstractNumId w:val="69"/>
  </w:num>
  <w:num w:numId="73" w16cid:durableId="504176306">
    <w:abstractNumId w:val="23"/>
  </w:num>
  <w:num w:numId="74" w16cid:durableId="767701949">
    <w:abstractNumId w:val="20"/>
  </w:num>
  <w:num w:numId="75" w16cid:durableId="853039003">
    <w:abstractNumId w:val="24"/>
  </w:num>
  <w:num w:numId="76" w16cid:durableId="1256550745">
    <w:abstractNumId w:val="62"/>
  </w:num>
  <w:num w:numId="77" w16cid:durableId="2071809379">
    <w:abstractNumId w:val="29"/>
  </w:num>
  <w:num w:numId="78" w16cid:durableId="430472107">
    <w:abstractNumId w:val="15"/>
  </w:num>
  <w:num w:numId="79" w16cid:durableId="195849291">
    <w:abstractNumId w:val="6"/>
  </w:num>
  <w:num w:numId="80" w16cid:durableId="1874490990">
    <w:abstractNumId w:val="2"/>
  </w:num>
  <w:num w:numId="81" w16cid:durableId="143279393">
    <w:abstractNumId w:val="72"/>
  </w:num>
  <w:num w:numId="82" w16cid:durableId="1882932546">
    <w:abstractNumId w:val="12"/>
  </w:num>
  <w:num w:numId="83" w16cid:durableId="260143442">
    <w:abstractNumId w:val="65"/>
  </w:num>
  <w:num w:numId="84" w16cid:durableId="472481088">
    <w:abstractNumId w:val="70"/>
  </w:num>
  <w:num w:numId="85" w16cid:durableId="1097365760">
    <w:abstractNumId w:val="33"/>
  </w:num>
  <w:num w:numId="86" w16cid:durableId="1138038766">
    <w:abstractNumId w:val="1"/>
  </w:num>
  <w:num w:numId="87" w16cid:durableId="604389952">
    <w:abstractNumId w:val="48"/>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tvakoski Juhani">
    <w15:presenceInfo w15:providerId="AD" w15:userId="S::Juhani.Latvakoski@vtt.fi::6e48b997-39a1-4b9d-941c-05ad5c5881e4"/>
  </w15:person>
  <w15:person w15:author="Miikka Salminen">
    <w15:presenceInfo w15:providerId="AD" w15:userId="S::miikka.salminen_modirumdefence.com#ext#@vttgroup.onmicrosoft.com::5a6a819e-39fa-48c3-89c1-b9ef570377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85"/>
    <w:rsid w:val="00000266"/>
    <w:rsid w:val="00000AC6"/>
    <w:rsid w:val="00000EF4"/>
    <w:rsid w:val="0000123F"/>
    <w:rsid w:val="000013E8"/>
    <w:rsid w:val="00001EE2"/>
    <w:rsid w:val="00001F56"/>
    <w:rsid w:val="0000246E"/>
    <w:rsid w:val="00002509"/>
    <w:rsid w:val="000028B0"/>
    <w:rsid w:val="00002932"/>
    <w:rsid w:val="00002B8E"/>
    <w:rsid w:val="00002DBA"/>
    <w:rsid w:val="0000326C"/>
    <w:rsid w:val="00003EC1"/>
    <w:rsid w:val="00004303"/>
    <w:rsid w:val="000043BB"/>
    <w:rsid w:val="000044AF"/>
    <w:rsid w:val="00004896"/>
    <w:rsid w:val="00005F2F"/>
    <w:rsid w:val="000062AB"/>
    <w:rsid w:val="00006D88"/>
    <w:rsid w:val="00006E8B"/>
    <w:rsid w:val="000070BE"/>
    <w:rsid w:val="00007186"/>
    <w:rsid w:val="00007975"/>
    <w:rsid w:val="00007B01"/>
    <w:rsid w:val="00007C91"/>
    <w:rsid w:val="00007D23"/>
    <w:rsid w:val="00007E49"/>
    <w:rsid w:val="00007F6A"/>
    <w:rsid w:val="00007FCC"/>
    <w:rsid w:val="00010115"/>
    <w:rsid w:val="00010457"/>
    <w:rsid w:val="000104A3"/>
    <w:rsid w:val="00010994"/>
    <w:rsid w:val="00010BBC"/>
    <w:rsid w:val="000119AF"/>
    <w:rsid w:val="00011B0F"/>
    <w:rsid w:val="00012145"/>
    <w:rsid w:val="0001290F"/>
    <w:rsid w:val="00013373"/>
    <w:rsid w:val="00013BEA"/>
    <w:rsid w:val="00013F0E"/>
    <w:rsid w:val="000144F4"/>
    <w:rsid w:val="000145EC"/>
    <w:rsid w:val="00014D12"/>
    <w:rsid w:val="00014E4D"/>
    <w:rsid w:val="00014ED9"/>
    <w:rsid w:val="000152ED"/>
    <w:rsid w:val="0001558B"/>
    <w:rsid w:val="000155DF"/>
    <w:rsid w:val="00015635"/>
    <w:rsid w:val="000162D2"/>
    <w:rsid w:val="00016F3D"/>
    <w:rsid w:val="00016F9E"/>
    <w:rsid w:val="000172DA"/>
    <w:rsid w:val="000178E9"/>
    <w:rsid w:val="00017982"/>
    <w:rsid w:val="00020C46"/>
    <w:rsid w:val="0002119F"/>
    <w:rsid w:val="0002123D"/>
    <w:rsid w:val="0002144D"/>
    <w:rsid w:val="0002181A"/>
    <w:rsid w:val="00021BB3"/>
    <w:rsid w:val="00022313"/>
    <w:rsid w:val="000224E2"/>
    <w:rsid w:val="00022591"/>
    <w:rsid w:val="000228E3"/>
    <w:rsid w:val="00023277"/>
    <w:rsid w:val="000236AC"/>
    <w:rsid w:val="00023ADF"/>
    <w:rsid w:val="00024E34"/>
    <w:rsid w:val="00025537"/>
    <w:rsid w:val="000255DF"/>
    <w:rsid w:val="000256CB"/>
    <w:rsid w:val="000257AF"/>
    <w:rsid w:val="000257C9"/>
    <w:rsid w:val="00026B9B"/>
    <w:rsid w:val="0002710B"/>
    <w:rsid w:val="00027758"/>
    <w:rsid w:val="00027958"/>
    <w:rsid w:val="00027CC6"/>
    <w:rsid w:val="00027FFC"/>
    <w:rsid w:val="000298C9"/>
    <w:rsid w:val="0003034F"/>
    <w:rsid w:val="00030388"/>
    <w:rsid w:val="000316C9"/>
    <w:rsid w:val="00031BC6"/>
    <w:rsid w:val="00031E20"/>
    <w:rsid w:val="00031F99"/>
    <w:rsid w:val="0003222D"/>
    <w:rsid w:val="00032364"/>
    <w:rsid w:val="000330A0"/>
    <w:rsid w:val="00033189"/>
    <w:rsid w:val="00034333"/>
    <w:rsid w:val="0003433C"/>
    <w:rsid w:val="000344FF"/>
    <w:rsid w:val="00034E38"/>
    <w:rsid w:val="000350A2"/>
    <w:rsid w:val="000353B6"/>
    <w:rsid w:val="0003547A"/>
    <w:rsid w:val="00036417"/>
    <w:rsid w:val="00036493"/>
    <w:rsid w:val="00036651"/>
    <w:rsid w:val="000372A6"/>
    <w:rsid w:val="00037315"/>
    <w:rsid w:val="0003790B"/>
    <w:rsid w:val="00037CF2"/>
    <w:rsid w:val="000402EB"/>
    <w:rsid w:val="00040C10"/>
    <w:rsid w:val="00040D0D"/>
    <w:rsid w:val="00040EF2"/>
    <w:rsid w:val="000410F8"/>
    <w:rsid w:val="00041225"/>
    <w:rsid w:val="000415F8"/>
    <w:rsid w:val="00041F24"/>
    <w:rsid w:val="0004264E"/>
    <w:rsid w:val="00042723"/>
    <w:rsid w:val="00043405"/>
    <w:rsid w:val="00043B79"/>
    <w:rsid w:val="00043C42"/>
    <w:rsid w:val="00043C8C"/>
    <w:rsid w:val="00043CAE"/>
    <w:rsid w:val="000444DB"/>
    <w:rsid w:val="000449B6"/>
    <w:rsid w:val="000454F2"/>
    <w:rsid w:val="0004582E"/>
    <w:rsid w:val="00045CF2"/>
    <w:rsid w:val="0004685A"/>
    <w:rsid w:val="0004688D"/>
    <w:rsid w:val="00046FB5"/>
    <w:rsid w:val="00047087"/>
    <w:rsid w:val="00047440"/>
    <w:rsid w:val="0004781C"/>
    <w:rsid w:val="000504AB"/>
    <w:rsid w:val="00050688"/>
    <w:rsid w:val="000508F8"/>
    <w:rsid w:val="00050985"/>
    <w:rsid w:val="0005125A"/>
    <w:rsid w:val="000518CE"/>
    <w:rsid w:val="0005249D"/>
    <w:rsid w:val="00053403"/>
    <w:rsid w:val="000535AC"/>
    <w:rsid w:val="000539EC"/>
    <w:rsid w:val="00053C69"/>
    <w:rsid w:val="00053D21"/>
    <w:rsid w:val="00054264"/>
    <w:rsid w:val="000542C3"/>
    <w:rsid w:val="0005441F"/>
    <w:rsid w:val="00054AEF"/>
    <w:rsid w:val="000554AE"/>
    <w:rsid w:val="0005569D"/>
    <w:rsid w:val="000557F9"/>
    <w:rsid w:val="00055A43"/>
    <w:rsid w:val="00056624"/>
    <w:rsid w:val="00056892"/>
    <w:rsid w:val="00057ACE"/>
    <w:rsid w:val="00060066"/>
    <w:rsid w:val="0006020D"/>
    <w:rsid w:val="00060470"/>
    <w:rsid w:val="0006052A"/>
    <w:rsid w:val="00060A7D"/>
    <w:rsid w:val="00061574"/>
    <w:rsid w:val="00061654"/>
    <w:rsid w:val="00061B34"/>
    <w:rsid w:val="00061F6F"/>
    <w:rsid w:val="00062419"/>
    <w:rsid w:val="000633A7"/>
    <w:rsid w:val="00063BDF"/>
    <w:rsid w:val="00063D4A"/>
    <w:rsid w:val="00064181"/>
    <w:rsid w:val="00064434"/>
    <w:rsid w:val="0006443A"/>
    <w:rsid w:val="000646F0"/>
    <w:rsid w:val="00064ABD"/>
    <w:rsid w:val="00064D79"/>
    <w:rsid w:val="000653F7"/>
    <w:rsid w:val="00065891"/>
    <w:rsid w:val="000658D2"/>
    <w:rsid w:val="00065D70"/>
    <w:rsid w:val="000661D2"/>
    <w:rsid w:val="000663D6"/>
    <w:rsid w:val="00066663"/>
    <w:rsid w:val="00067522"/>
    <w:rsid w:val="000675AB"/>
    <w:rsid w:val="00067663"/>
    <w:rsid w:val="00067666"/>
    <w:rsid w:val="00070230"/>
    <w:rsid w:val="000704FB"/>
    <w:rsid w:val="00070C15"/>
    <w:rsid w:val="0007106D"/>
    <w:rsid w:val="0007125C"/>
    <w:rsid w:val="00071310"/>
    <w:rsid w:val="000715A3"/>
    <w:rsid w:val="00071C44"/>
    <w:rsid w:val="0007283E"/>
    <w:rsid w:val="00072FF6"/>
    <w:rsid w:val="0007368E"/>
    <w:rsid w:val="000736B2"/>
    <w:rsid w:val="000739D5"/>
    <w:rsid w:val="000741D8"/>
    <w:rsid w:val="00074627"/>
    <w:rsid w:val="0007472F"/>
    <w:rsid w:val="00074B0A"/>
    <w:rsid w:val="000756FA"/>
    <w:rsid w:val="00075785"/>
    <w:rsid w:val="00075832"/>
    <w:rsid w:val="00075B5B"/>
    <w:rsid w:val="000760F4"/>
    <w:rsid w:val="0007661E"/>
    <w:rsid w:val="00076E8B"/>
    <w:rsid w:val="000770FB"/>
    <w:rsid w:val="0007797A"/>
    <w:rsid w:val="000779BF"/>
    <w:rsid w:val="0008035B"/>
    <w:rsid w:val="0008042B"/>
    <w:rsid w:val="000804A0"/>
    <w:rsid w:val="0008068A"/>
    <w:rsid w:val="00080CFE"/>
    <w:rsid w:val="00081288"/>
    <w:rsid w:val="00081A1C"/>
    <w:rsid w:val="00082CEB"/>
    <w:rsid w:val="00082D86"/>
    <w:rsid w:val="00082FC9"/>
    <w:rsid w:val="0008403A"/>
    <w:rsid w:val="00084100"/>
    <w:rsid w:val="000841F5"/>
    <w:rsid w:val="000848F8"/>
    <w:rsid w:val="00084C48"/>
    <w:rsid w:val="00085B5C"/>
    <w:rsid w:val="00086655"/>
    <w:rsid w:val="0008680F"/>
    <w:rsid w:val="00086EA3"/>
    <w:rsid w:val="0008731D"/>
    <w:rsid w:val="000873B2"/>
    <w:rsid w:val="000878C1"/>
    <w:rsid w:val="00087972"/>
    <w:rsid w:val="00087ADD"/>
    <w:rsid w:val="00087B10"/>
    <w:rsid w:val="0009040E"/>
    <w:rsid w:val="00090C89"/>
    <w:rsid w:val="000915A9"/>
    <w:rsid w:val="000915B0"/>
    <w:rsid w:val="00091DAC"/>
    <w:rsid w:val="00092230"/>
    <w:rsid w:val="00092681"/>
    <w:rsid w:val="00092826"/>
    <w:rsid w:val="00092906"/>
    <w:rsid w:val="000932B7"/>
    <w:rsid w:val="00093323"/>
    <w:rsid w:val="0009391D"/>
    <w:rsid w:val="00093923"/>
    <w:rsid w:val="00093BFC"/>
    <w:rsid w:val="00094CAC"/>
    <w:rsid w:val="00094F44"/>
    <w:rsid w:val="00094F86"/>
    <w:rsid w:val="00095025"/>
    <w:rsid w:val="000952C8"/>
    <w:rsid w:val="000952DD"/>
    <w:rsid w:val="00095EBA"/>
    <w:rsid w:val="00096066"/>
    <w:rsid w:val="00096152"/>
    <w:rsid w:val="00096516"/>
    <w:rsid w:val="000969E4"/>
    <w:rsid w:val="00096EB2"/>
    <w:rsid w:val="00097530"/>
    <w:rsid w:val="00097549"/>
    <w:rsid w:val="00097C73"/>
    <w:rsid w:val="00097DD0"/>
    <w:rsid w:val="000A05D2"/>
    <w:rsid w:val="000A0DAA"/>
    <w:rsid w:val="000A0F29"/>
    <w:rsid w:val="000A10E9"/>
    <w:rsid w:val="000A1E09"/>
    <w:rsid w:val="000A2381"/>
    <w:rsid w:val="000A2467"/>
    <w:rsid w:val="000A26AC"/>
    <w:rsid w:val="000A308F"/>
    <w:rsid w:val="000A30C1"/>
    <w:rsid w:val="000A4167"/>
    <w:rsid w:val="000A479A"/>
    <w:rsid w:val="000A47F5"/>
    <w:rsid w:val="000A4859"/>
    <w:rsid w:val="000A4BEA"/>
    <w:rsid w:val="000A4DB4"/>
    <w:rsid w:val="000A5116"/>
    <w:rsid w:val="000A52C4"/>
    <w:rsid w:val="000A5307"/>
    <w:rsid w:val="000A5805"/>
    <w:rsid w:val="000A5C70"/>
    <w:rsid w:val="000A6203"/>
    <w:rsid w:val="000A636D"/>
    <w:rsid w:val="000A67ED"/>
    <w:rsid w:val="000A70D8"/>
    <w:rsid w:val="000A7363"/>
    <w:rsid w:val="000A7CE5"/>
    <w:rsid w:val="000A7DAC"/>
    <w:rsid w:val="000B0F7D"/>
    <w:rsid w:val="000B1466"/>
    <w:rsid w:val="000B1675"/>
    <w:rsid w:val="000B17EB"/>
    <w:rsid w:val="000B18DE"/>
    <w:rsid w:val="000B195D"/>
    <w:rsid w:val="000B1B06"/>
    <w:rsid w:val="000B1B3E"/>
    <w:rsid w:val="000B2C7E"/>
    <w:rsid w:val="000B2D61"/>
    <w:rsid w:val="000B32BC"/>
    <w:rsid w:val="000B41AE"/>
    <w:rsid w:val="000B4D77"/>
    <w:rsid w:val="000B4DE3"/>
    <w:rsid w:val="000B4ED9"/>
    <w:rsid w:val="000B599F"/>
    <w:rsid w:val="000B5B71"/>
    <w:rsid w:val="000B5C5E"/>
    <w:rsid w:val="000B65A2"/>
    <w:rsid w:val="000B6A1B"/>
    <w:rsid w:val="000B6C72"/>
    <w:rsid w:val="000B76F9"/>
    <w:rsid w:val="000B7A3B"/>
    <w:rsid w:val="000B7EDA"/>
    <w:rsid w:val="000C0A56"/>
    <w:rsid w:val="000C0C22"/>
    <w:rsid w:val="000C0F25"/>
    <w:rsid w:val="000C13A3"/>
    <w:rsid w:val="000C1C3E"/>
    <w:rsid w:val="000C2484"/>
    <w:rsid w:val="000C2A97"/>
    <w:rsid w:val="000C34DF"/>
    <w:rsid w:val="000C3594"/>
    <w:rsid w:val="000C372B"/>
    <w:rsid w:val="000C38CC"/>
    <w:rsid w:val="000C44ED"/>
    <w:rsid w:val="000C4FE9"/>
    <w:rsid w:val="000C5251"/>
    <w:rsid w:val="000C537C"/>
    <w:rsid w:val="000C548A"/>
    <w:rsid w:val="000C54E2"/>
    <w:rsid w:val="000C583B"/>
    <w:rsid w:val="000C58FA"/>
    <w:rsid w:val="000C599C"/>
    <w:rsid w:val="000C5E0A"/>
    <w:rsid w:val="000C68DA"/>
    <w:rsid w:val="000C6D33"/>
    <w:rsid w:val="000C6D90"/>
    <w:rsid w:val="000C6F66"/>
    <w:rsid w:val="000C70C6"/>
    <w:rsid w:val="000C70DE"/>
    <w:rsid w:val="000C71D3"/>
    <w:rsid w:val="000C764D"/>
    <w:rsid w:val="000C7CBB"/>
    <w:rsid w:val="000D0246"/>
    <w:rsid w:val="000D02F3"/>
    <w:rsid w:val="000D0741"/>
    <w:rsid w:val="000D083F"/>
    <w:rsid w:val="000D1135"/>
    <w:rsid w:val="000D1739"/>
    <w:rsid w:val="000D2065"/>
    <w:rsid w:val="000D2DE4"/>
    <w:rsid w:val="000D30F0"/>
    <w:rsid w:val="000D31FC"/>
    <w:rsid w:val="000D3323"/>
    <w:rsid w:val="000D335B"/>
    <w:rsid w:val="000D3498"/>
    <w:rsid w:val="000D4604"/>
    <w:rsid w:val="000D4777"/>
    <w:rsid w:val="000D511F"/>
    <w:rsid w:val="000D569B"/>
    <w:rsid w:val="000D56C5"/>
    <w:rsid w:val="000D5A0B"/>
    <w:rsid w:val="000D5C9B"/>
    <w:rsid w:val="000D6127"/>
    <w:rsid w:val="000D6151"/>
    <w:rsid w:val="000D65AA"/>
    <w:rsid w:val="000D7165"/>
    <w:rsid w:val="000D7722"/>
    <w:rsid w:val="000D790F"/>
    <w:rsid w:val="000D795E"/>
    <w:rsid w:val="000D7B4E"/>
    <w:rsid w:val="000D7E94"/>
    <w:rsid w:val="000DDA10"/>
    <w:rsid w:val="000E08B0"/>
    <w:rsid w:val="000E0C35"/>
    <w:rsid w:val="000E1682"/>
    <w:rsid w:val="000E1C7C"/>
    <w:rsid w:val="000E219B"/>
    <w:rsid w:val="000E26EC"/>
    <w:rsid w:val="000E2764"/>
    <w:rsid w:val="000E2843"/>
    <w:rsid w:val="000E3067"/>
    <w:rsid w:val="000E3167"/>
    <w:rsid w:val="000E3227"/>
    <w:rsid w:val="000E32B1"/>
    <w:rsid w:val="000E3368"/>
    <w:rsid w:val="000E36E8"/>
    <w:rsid w:val="000E3EDB"/>
    <w:rsid w:val="000E3F87"/>
    <w:rsid w:val="000E435A"/>
    <w:rsid w:val="000E47D4"/>
    <w:rsid w:val="000E4DDC"/>
    <w:rsid w:val="000E51C2"/>
    <w:rsid w:val="000E52EE"/>
    <w:rsid w:val="000E5FB3"/>
    <w:rsid w:val="000E68BA"/>
    <w:rsid w:val="000E6F30"/>
    <w:rsid w:val="000F0154"/>
    <w:rsid w:val="000F0182"/>
    <w:rsid w:val="000F09E4"/>
    <w:rsid w:val="000F0D8D"/>
    <w:rsid w:val="000F0DD2"/>
    <w:rsid w:val="000F11AF"/>
    <w:rsid w:val="000F1304"/>
    <w:rsid w:val="000F19FC"/>
    <w:rsid w:val="000F2ADA"/>
    <w:rsid w:val="000F2DF9"/>
    <w:rsid w:val="000F314C"/>
    <w:rsid w:val="000F3196"/>
    <w:rsid w:val="000F3744"/>
    <w:rsid w:val="000F3C9D"/>
    <w:rsid w:val="000F492C"/>
    <w:rsid w:val="000F5168"/>
    <w:rsid w:val="000F5228"/>
    <w:rsid w:val="000F551F"/>
    <w:rsid w:val="000F5CB5"/>
    <w:rsid w:val="000F5F54"/>
    <w:rsid w:val="000F60AB"/>
    <w:rsid w:val="000F6515"/>
    <w:rsid w:val="000F654D"/>
    <w:rsid w:val="000F6AC7"/>
    <w:rsid w:val="000F7456"/>
    <w:rsid w:val="000F7866"/>
    <w:rsid w:val="000F7BE7"/>
    <w:rsid w:val="00100A7B"/>
    <w:rsid w:val="00101197"/>
    <w:rsid w:val="0010146D"/>
    <w:rsid w:val="00101555"/>
    <w:rsid w:val="001016EB"/>
    <w:rsid w:val="00101892"/>
    <w:rsid w:val="00102169"/>
    <w:rsid w:val="00102C15"/>
    <w:rsid w:val="001032A1"/>
    <w:rsid w:val="001039B7"/>
    <w:rsid w:val="00103E9B"/>
    <w:rsid w:val="00104611"/>
    <w:rsid w:val="001050F8"/>
    <w:rsid w:val="00105E96"/>
    <w:rsid w:val="00106D24"/>
    <w:rsid w:val="00106E64"/>
    <w:rsid w:val="00106F2A"/>
    <w:rsid w:val="00107495"/>
    <w:rsid w:val="001078B0"/>
    <w:rsid w:val="00107FE9"/>
    <w:rsid w:val="00110433"/>
    <w:rsid w:val="00110D34"/>
    <w:rsid w:val="00110ECB"/>
    <w:rsid w:val="00110F09"/>
    <w:rsid w:val="00110F33"/>
    <w:rsid w:val="00112486"/>
    <w:rsid w:val="00112690"/>
    <w:rsid w:val="0011278F"/>
    <w:rsid w:val="00112824"/>
    <w:rsid w:val="00113399"/>
    <w:rsid w:val="00113A11"/>
    <w:rsid w:val="00113A7F"/>
    <w:rsid w:val="001142DC"/>
    <w:rsid w:val="001145B2"/>
    <w:rsid w:val="00114C00"/>
    <w:rsid w:val="00114C58"/>
    <w:rsid w:val="00114D95"/>
    <w:rsid w:val="00114FBC"/>
    <w:rsid w:val="00115AD4"/>
    <w:rsid w:val="00115C64"/>
    <w:rsid w:val="00116160"/>
    <w:rsid w:val="00117634"/>
    <w:rsid w:val="0011774B"/>
    <w:rsid w:val="00117922"/>
    <w:rsid w:val="001203A3"/>
    <w:rsid w:val="00120D1A"/>
    <w:rsid w:val="001213DB"/>
    <w:rsid w:val="00121842"/>
    <w:rsid w:val="001221F5"/>
    <w:rsid w:val="0012295A"/>
    <w:rsid w:val="00122B50"/>
    <w:rsid w:val="00122C59"/>
    <w:rsid w:val="00122D50"/>
    <w:rsid w:val="00122FA5"/>
    <w:rsid w:val="001238FF"/>
    <w:rsid w:val="00123D46"/>
    <w:rsid w:val="00124BE9"/>
    <w:rsid w:val="0012504E"/>
    <w:rsid w:val="001262C4"/>
    <w:rsid w:val="00126E34"/>
    <w:rsid w:val="00126FB4"/>
    <w:rsid w:val="00127732"/>
    <w:rsid w:val="00127A22"/>
    <w:rsid w:val="00127ACC"/>
    <w:rsid w:val="00130041"/>
    <w:rsid w:val="00130446"/>
    <w:rsid w:val="0013056D"/>
    <w:rsid w:val="00130A7E"/>
    <w:rsid w:val="00132485"/>
    <w:rsid w:val="00132817"/>
    <w:rsid w:val="00132BC9"/>
    <w:rsid w:val="00133775"/>
    <w:rsid w:val="00133897"/>
    <w:rsid w:val="00133907"/>
    <w:rsid w:val="00134109"/>
    <w:rsid w:val="001348B1"/>
    <w:rsid w:val="0013569B"/>
    <w:rsid w:val="00136B91"/>
    <w:rsid w:val="001372CF"/>
    <w:rsid w:val="00137673"/>
    <w:rsid w:val="00137D5A"/>
    <w:rsid w:val="00140328"/>
    <w:rsid w:val="001404CC"/>
    <w:rsid w:val="00140AC5"/>
    <w:rsid w:val="00140CC5"/>
    <w:rsid w:val="00140E88"/>
    <w:rsid w:val="00140FB5"/>
    <w:rsid w:val="0014105C"/>
    <w:rsid w:val="001415A0"/>
    <w:rsid w:val="0014188C"/>
    <w:rsid w:val="00141949"/>
    <w:rsid w:val="00141994"/>
    <w:rsid w:val="00141BCE"/>
    <w:rsid w:val="00141D5C"/>
    <w:rsid w:val="001421EF"/>
    <w:rsid w:val="0014233E"/>
    <w:rsid w:val="001425F6"/>
    <w:rsid w:val="00142854"/>
    <w:rsid w:val="001428B5"/>
    <w:rsid w:val="00142A52"/>
    <w:rsid w:val="00142D34"/>
    <w:rsid w:val="00143077"/>
    <w:rsid w:val="001435FF"/>
    <w:rsid w:val="00144223"/>
    <w:rsid w:val="00144490"/>
    <w:rsid w:val="0014486F"/>
    <w:rsid w:val="00144C2A"/>
    <w:rsid w:val="001456AC"/>
    <w:rsid w:val="001456E7"/>
    <w:rsid w:val="001458BC"/>
    <w:rsid w:val="00145924"/>
    <w:rsid w:val="0014599D"/>
    <w:rsid w:val="001459EF"/>
    <w:rsid w:val="00145AB7"/>
    <w:rsid w:val="00146059"/>
    <w:rsid w:val="00146877"/>
    <w:rsid w:val="00146883"/>
    <w:rsid w:val="00146AA4"/>
    <w:rsid w:val="00147173"/>
    <w:rsid w:val="001473ED"/>
    <w:rsid w:val="001500EE"/>
    <w:rsid w:val="001505D0"/>
    <w:rsid w:val="00150C05"/>
    <w:rsid w:val="001513B5"/>
    <w:rsid w:val="00151AC9"/>
    <w:rsid w:val="00151BA6"/>
    <w:rsid w:val="00151D0A"/>
    <w:rsid w:val="00151E95"/>
    <w:rsid w:val="0015201E"/>
    <w:rsid w:val="0015250E"/>
    <w:rsid w:val="001525DD"/>
    <w:rsid w:val="0015337B"/>
    <w:rsid w:val="001536ED"/>
    <w:rsid w:val="001537BE"/>
    <w:rsid w:val="00153B3C"/>
    <w:rsid w:val="00153E62"/>
    <w:rsid w:val="001540FC"/>
    <w:rsid w:val="001541E8"/>
    <w:rsid w:val="001544B4"/>
    <w:rsid w:val="00154EB5"/>
    <w:rsid w:val="00155119"/>
    <w:rsid w:val="001554DA"/>
    <w:rsid w:val="001555EB"/>
    <w:rsid w:val="001557D6"/>
    <w:rsid w:val="00156B9A"/>
    <w:rsid w:val="001570E4"/>
    <w:rsid w:val="001575F0"/>
    <w:rsid w:val="001600AE"/>
    <w:rsid w:val="001608C8"/>
    <w:rsid w:val="00160B70"/>
    <w:rsid w:val="00160E7B"/>
    <w:rsid w:val="001618F1"/>
    <w:rsid w:val="00161E32"/>
    <w:rsid w:val="0016269A"/>
    <w:rsid w:val="00162D46"/>
    <w:rsid w:val="00162E32"/>
    <w:rsid w:val="00163607"/>
    <w:rsid w:val="001641FD"/>
    <w:rsid w:val="001645F2"/>
    <w:rsid w:val="001647F4"/>
    <w:rsid w:val="00164904"/>
    <w:rsid w:val="00165177"/>
    <w:rsid w:val="00165210"/>
    <w:rsid w:val="001658E4"/>
    <w:rsid w:val="00165C27"/>
    <w:rsid w:val="00165D5D"/>
    <w:rsid w:val="00166028"/>
    <w:rsid w:val="0016607A"/>
    <w:rsid w:val="001666A1"/>
    <w:rsid w:val="00166A1F"/>
    <w:rsid w:val="00166EA5"/>
    <w:rsid w:val="001678C0"/>
    <w:rsid w:val="00167D13"/>
    <w:rsid w:val="00167DDC"/>
    <w:rsid w:val="00170A69"/>
    <w:rsid w:val="00170B0A"/>
    <w:rsid w:val="00170B49"/>
    <w:rsid w:val="00170BEE"/>
    <w:rsid w:val="00170E21"/>
    <w:rsid w:val="0017124A"/>
    <w:rsid w:val="001715E0"/>
    <w:rsid w:val="0017161E"/>
    <w:rsid w:val="001719EE"/>
    <w:rsid w:val="0017226D"/>
    <w:rsid w:val="001722A4"/>
    <w:rsid w:val="001723FA"/>
    <w:rsid w:val="0017332C"/>
    <w:rsid w:val="0017379F"/>
    <w:rsid w:val="0017498A"/>
    <w:rsid w:val="00174A78"/>
    <w:rsid w:val="00174BAB"/>
    <w:rsid w:val="00174FA6"/>
    <w:rsid w:val="001750C4"/>
    <w:rsid w:val="00175118"/>
    <w:rsid w:val="001754BD"/>
    <w:rsid w:val="00175D20"/>
    <w:rsid w:val="00175FD3"/>
    <w:rsid w:val="001760C4"/>
    <w:rsid w:val="00176219"/>
    <w:rsid w:val="00177003"/>
    <w:rsid w:val="0017761B"/>
    <w:rsid w:val="001779FB"/>
    <w:rsid w:val="00177DA2"/>
    <w:rsid w:val="00180904"/>
    <w:rsid w:val="00180DEB"/>
    <w:rsid w:val="00180DFC"/>
    <w:rsid w:val="00181836"/>
    <w:rsid w:val="00181CC6"/>
    <w:rsid w:val="00181F7E"/>
    <w:rsid w:val="00182028"/>
    <w:rsid w:val="00182453"/>
    <w:rsid w:val="00182D38"/>
    <w:rsid w:val="001830DE"/>
    <w:rsid w:val="0018316A"/>
    <w:rsid w:val="00183370"/>
    <w:rsid w:val="0018357B"/>
    <w:rsid w:val="0018362D"/>
    <w:rsid w:val="00184052"/>
    <w:rsid w:val="00184164"/>
    <w:rsid w:val="0018442C"/>
    <w:rsid w:val="00184B2C"/>
    <w:rsid w:val="00184E2E"/>
    <w:rsid w:val="00184E7A"/>
    <w:rsid w:val="00184F54"/>
    <w:rsid w:val="0018504E"/>
    <w:rsid w:val="00185884"/>
    <w:rsid w:val="00186142"/>
    <w:rsid w:val="00186378"/>
    <w:rsid w:val="001866FC"/>
    <w:rsid w:val="001867D5"/>
    <w:rsid w:val="0018682A"/>
    <w:rsid w:val="00186C50"/>
    <w:rsid w:val="00186D00"/>
    <w:rsid w:val="001870CE"/>
    <w:rsid w:val="00187428"/>
    <w:rsid w:val="001876D3"/>
    <w:rsid w:val="0019024B"/>
    <w:rsid w:val="001903FA"/>
    <w:rsid w:val="0019057D"/>
    <w:rsid w:val="00190BDE"/>
    <w:rsid w:val="0019163F"/>
    <w:rsid w:val="00191F54"/>
    <w:rsid w:val="00192300"/>
    <w:rsid w:val="001924B2"/>
    <w:rsid w:val="0019296A"/>
    <w:rsid w:val="00192AC0"/>
    <w:rsid w:val="00192FEF"/>
    <w:rsid w:val="0019306C"/>
    <w:rsid w:val="001930A1"/>
    <w:rsid w:val="0019337C"/>
    <w:rsid w:val="001938C6"/>
    <w:rsid w:val="00193C4D"/>
    <w:rsid w:val="00193D0D"/>
    <w:rsid w:val="00193F2B"/>
    <w:rsid w:val="00193F31"/>
    <w:rsid w:val="00194982"/>
    <w:rsid w:val="00194A40"/>
    <w:rsid w:val="00194C34"/>
    <w:rsid w:val="00194DCB"/>
    <w:rsid w:val="0019550E"/>
    <w:rsid w:val="0019573A"/>
    <w:rsid w:val="00195A97"/>
    <w:rsid w:val="00195D60"/>
    <w:rsid w:val="00195EA1"/>
    <w:rsid w:val="001963D6"/>
    <w:rsid w:val="00196860"/>
    <w:rsid w:val="00196988"/>
    <w:rsid w:val="00196D35"/>
    <w:rsid w:val="00196EFF"/>
    <w:rsid w:val="0019718E"/>
    <w:rsid w:val="00197317"/>
    <w:rsid w:val="0019789B"/>
    <w:rsid w:val="00197ED1"/>
    <w:rsid w:val="001A0B74"/>
    <w:rsid w:val="001A1959"/>
    <w:rsid w:val="001A195A"/>
    <w:rsid w:val="001A1E0C"/>
    <w:rsid w:val="001A215B"/>
    <w:rsid w:val="001A22F9"/>
    <w:rsid w:val="001A282F"/>
    <w:rsid w:val="001A2E6F"/>
    <w:rsid w:val="001A2E7C"/>
    <w:rsid w:val="001A2F7D"/>
    <w:rsid w:val="001A347D"/>
    <w:rsid w:val="001A3EDF"/>
    <w:rsid w:val="001A40F8"/>
    <w:rsid w:val="001A4DD4"/>
    <w:rsid w:val="001A52D1"/>
    <w:rsid w:val="001A5396"/>
    <w:rsid w:val="001A549A"/>
    <w:rsid w:val="001A54FE"/>
    <w:rsid w:val="001A56ED"/>
    <w:rsid w:val="001A591D"/>
    <w:rsid w:val="001A5F58"/>
    <w:rsid w:val="001A5FDC"/>
    <w:rsid w:val="001A6E95"/>
    <w:rsid w:val="001A7B0E"/>
    <w:rsid w:val="001B04B6"/>
    <w:rsid w:val="001B0587"/>
    <w:rsid w:val="001B0F2F"/>
    <w:rsid w:val="001B19E5"/>
    <w:rsid w:val="001B1DD2"/>
    <w:rsid w:val="001B209F"/>
    <w:rsid w:val="001B2987"/>
    <w:rsid w:val="001B3C04"/>
    <w:rsid w:val="001B3C0F"/>
    <w:rsid w:val="001B3C14"/>
    <w:rsid w:val="001B3DFA"/>
    <w:rsid w:val="001B3E8A"/>
    <w:rsid w:val="001B44A7"/>
    <w:rsid w:val="001B5013"/>
    <w:rsid w:val="001B5360"/>
    <w:rsid w:val="001B56DA"/>
    <w:rsid w:val="001B59AE"/>
    <w:rsid w:val="001B5A63"/>
    <w:rsid w:val="001B5B2A"/>
    <w:rsid w:val="001B5B3D"/>
    <w:rsid w:val="001B62F5"/>
    <w:rsid w:val="001B6B6C"/>
    <w:rsid w:val="001B6C76"/>
    <w:rsid w:val="001B704F"/>
    <w:rsid w:val="001B7986"/>
    <w:rsid w:val="001B7C30"/>
    <w:rsid w:val="001B7C43"/>
    <w:rsid w:val="001B7E30"/>
    <w:rsid w:val="001C0145"/>
    <w:rsid w:val="001C044E"/>
    <w:rsid w:val="001C0AC2"/>
    <w:rsid w:val="001C0C1C"/>
    <w:rsid w:val="001C16CF"/>
    <w:rsid w:val="001C19C2"/>
    <w:rsid w:val="001C1AE1"/>
    <w:rsid w:val="001C2128"/>
    <w:rsid w:val="001C2959"/>
    <w:rsid w:val="001C2BE9"/>
    <w:rsid w:val="001C3CA9"/>
    <w:rsid w:val="001C3CB2"/>
    <w:rsid w:val="001C3CE8"/>
    <w:rsid w:val="001C3FCD"/>
    <w:rsid w:val="001C44D3"/>
    <w:rsid w:val="001C4575"/>
    <w:rsid w:val="001C49D2"/>
    <w:rsid w:val="001C4A13"/>
    <w:rsid w:val="001C4B1E"/>
    <w:rsid w:val="001C5834"/>
    <w:rsid w:val="001C5AA0"/>
    <w:rsid w:val="001C5C17"/>
    <w:rsid w:val="001C6296"/>
    <w:rsid w:val="001C6573"/>
    <w:rsid w:val="001C6C50"/>
    <w:rsid w:val="001C7553"/>
    <w:rsid w:val="001C7831"/>
    <w:rsid w:val="001C7A82"/>
    <w:rsid w:val="001C7B59"/>
    <w:rsid w:val="001C7E34"/>
    <w:rsid w:val="001D08F2"/>
    <w:rsid w:val="001D0C87"/>
    <w:rsid w:val="001D1204"/>
    <w:rsid w:val="001D145C"/>
    <w:rsid w:val="001D17F6"/>
    <w:rsid w:val="001D1FCE"/>
    <w:rsid w:val="001D23AD"/>
    <w:rsid w:val="001D3125"/>
    <w:rsid w:val="001D319A"/>
    <w:rsid w:val="001D4246"/>
    <w:rsid w:val="001D4637"/>
    <w:rsid w:val="001D4A32"/>
    <w:rsid w:val="001D5A16"/>
    <w:rsid w:val="001D5AF9"/>
    <w:rsid w:val="001D5B75"/>
    <w:rsid w:val="001D5BB5"/>
    <w:rsid w:val="001D5CF8"/>
    <w:rsid w:val="001D650E"/>
    <w:rsid w:val="001D6790"/>
    <w:rsid w:val="001D7365"/>
    <w:rsid w:val="001E0082"/>
    <w:rsid w:val="001E05A6"/>
    <w:rsid w:val="001E07B7"/>
    <w:rsid w:val="001E0A13"/>
    <w:rsid w:val="001E138C"/>
    <w:rsid w:val="001E1519"/>
    <w:rsid w:val="001E1B8B"/>
    <w:rsid w:val="001E1FF5"/>
    <w:rsid w:val="001E2065"/>
    <w:rsid w:val="001E2805"/>
    <w:rsid w:val="001E3C92"/>
    <w:rsid w:val="001E46A8"/>
    <w:rsid w:val="001E47A9"/>
    <w:rsid w:val="001E5644"/>
    <w:rsid w:val="001E57DD"/>
    <w:rsid w:val="001E5E80"/>
    <w:rsid w:val="001E659C"/>
    <w:rsid w:val="001E6949"/>
    <w:rsid w:val="001E69B5"/>
    <w:rsid w:val="001E6D8B"/>
    <w:rsid w:val="001E74A2"/>
    <w:rsid w:val="001E78F0"/>
    <w:rsid w:val="001E7B16"/>
    <w:rsid w:val="001F011E"/>
    <w:rsid w:val="001F0C9C"/>
    <w:rsid w:val="001F106F"/>
    <w:rsid w:val="001F1189"/>
    <w:rsid w:val="001F11CB"/>
    <w:rsid w:val="001F17BC"/>
    <w:rsid w:val="001F1B3E"/>
    <w:rsid w:val="001F1F4D"/>
    <w:rsid w:val="001F23FE"/>
    <w:rsid w:val="001F2499"/>
    <w:rsid w:val="001F2D01"/>
    <w:rsid w:val="001F2F6E"/>
    <w:rsid w:val="001F2FEA"/>
    <w:rsid w:val="001F30E9"/>
    <w:rsid w:val="001F39AB"/>
    <w:rsid w:val="001F4C7D"/>
    <w:rsid w:val="001F4C7F"/>
    <w:rsid w:val="001F4D52"/>
    <w:rsid w:val="001F50FB"/>
    <w:rsid w:val="001F527A"/>
    <w:rsid w:val="001F5A2A"/>
    <w:rsid w:val="001F5E38"/>
    <w:rsid w:val="001F632F"/>
    <w:rsid w:val="001F69B3"/>
    <w:rsid w:val="001F6B7C"/>
    <w:rsid w:val="001F6BF1"/>
    <w:rsid w:val="001F7398"/>
    <w:rsid w:val="001F7CBE"/>
    <w:rsid w:val="001F7EE6"/>
    <w:rsid w:val="00200219"/>
    <w:rsid w:val="00200D8C"/>
    <w:rsid w:val="00201F0C"/>
    <w:rsid w:val="002020E7"/>
    <w:rsid w:val="002021D7"/>
    <w:rsid w:val="00202495"/>
    <w:rsid w:val="0020258B"/>
    <w:rsid w:val="00202720"/>
    <w:rsid w:val="00202D74"/>
    <w:rsid w:val="00203213"/>
    <w:rsid w:val="00203929"/>
    <w:rsid w:val="00203A66"/>
    <w:rsid w:val="00203C96"/>
    <w:rsid w:val="0020440D"/>
    <w:rsid w:val="00204510"/>
    <w:rsid w:val="00204846"/>
    <w:rsid w:val="00204F63"/>
    <w:rsid w:val="002051BF"/>
    <w:rsid w:val="00205798"/>
    <w:rsid w:val="00205816"/>
    <w:rsid w:val="00205AAC"/>
    <w:rsid w:val="00206421"/>
    <w:rsid w:val="00206450"/>
    <w:rsid w:val="0020651B"/>
    <w:rsid w:val="002065A1"/>
    <w:rsid w:val="002076B7"/>
    <w:rsid w:val="002076B8"/>
    <w:rsid w:val="00210E20"/>
    <w:rsid w:val="00210FB7"/>
    <w:rsid w:val="00211A8A"/>
    <w:rsid w:val="00211CF7"/>
    <w:rsid w:val="00211EF4"/>
    <w:rsid w:val="00212112"/>
    <w:rsid w:val="0021214F"/>
    <w:rsid w:val="0021233B"/>
    <w:rsid w:val="00212490"/>
    <w:rsid w:val="00212525"/>
    <w:rsid w:val="002126A9"/>
    <w:rsid w:val="00212B9D"/>
    <w:rsid w:val="00212E2C"/>
    <w:rsid w:val="00213056"/>
    <w:rsid w:val="00213235"/>
    <w:rsid w:val="002136B0"/>
    <w:rsid w:val="002146C2"/>
    <w:rsid w:val="0021481B"/>
    <w:rsid w:val="002151F4"/>
    <w:rsid w:val="0021596C"/>
    <w:rsid w:val="00215C24"/>
    <w:rsid w:val="00215D00"/>
    <w:rsid w:val="00216602"/>
    <w:rsid w:val="0021693A"/>
    <w:rsid w:val="00216ABD"/>
    <w:rsid w:val="00216B1E"/>
    <w:rsid w:val="00216D09"/>
    <w:rsid w:val="002173A3"/>
    <w:rsid w:val="00217A97"/>
    <w:rsid w:val="00217DDE"/>
    <w:rsid w:val="00217F9E"/>
    <w:rsid w:val="00220193"/>
    <w:rsid w:val="002203F9"/>
    <w:rsid w:val="00220AE8"/>
    <w:rsid w:val="00220E48"/>
    <w:rsid w:val="00220FAE"/>
    <w:rsid w:val="002218DD"/>
    <w:rsid w:val="00221C85"/>
    <w:rsid w:val="0022236C"/>
    <w:rsid w:val="0022240B"/>
    <w:rsid w:val="00222BF7"/>
    <w:rsid w:val="00222FB6"/>
    <w:rsid w:val="002238E0"/>
    <w:rsid w:val="00223BD7"/>
    <w:rsid w:val="00223E18"/>
    <w:rsid w:val="00223E7F"/>
    <w:rsid w:val="00224272"/>
    <w:rsid w:val="00224D0B"/>
    <w:rsid w:val="00225912"/>
    <w:rsid w:val="0022592C"/>
    <w:rsid w:val="00225CE5"/>
    <w:rsid w:val="00227016"/>
    <w:rsid w:val="00227352"/>
    <w:rsid w:val="00227C28"/>
    <w:rsid w:val="00230C68"/>
    <w:rsid w:val="00230F7F"/>
    <w:rsid w:val="002313D5"/>
    <w:rsid w:val="00231505"/>
    <w:rsid w:val="0023187E"/>
    <w:rsid w:val="00231BCE"/>
    <w:rsid w:val="00231BF2"/>
    <w:rsid w:val="00231C0D"/>
    <w:rsid w:val="0023317E"/>
    <w:rsid w:val="002331E6"/>
    <w:rsid w:val="00233589"/>
    <w:rsid w:val="00233925"/>
    <w:rsid w:val="00233BCF"/>
    <w:rsid w:val="00234556"/>
    <w:rsid w:val="00234B49"/>
    <w:rsid w:val="00234FA5"/>
    <w:rsid w:val="0023598B"/>
    <w:rsid w:val="00236568"/>
    <w:rsid w:val="0023694E"/>
    <w:rsid w:val="00236C92"/>
    <w:rsid w:val="00237091"/>
    <w:rsid w:val="0023740F"/>
    <w:rsid w:val="0023774F"/>
    <w:rsid w:val="0023777A"/>
    <w:rsid w:val="00237902"/>
    <w:rsid w:val="00240293"/>
    <w:rsid w:val="00240320"/>
    <w:rsid w:val="0024092A"/>
    <w:rsid w:val="002409F7"/>
    <w:rsid w:val="00241362"/>
    <w:rsid w:val="00241C4E"/>
    <w:rsid w:val="002420B8"/>
    <w:rsid w:val="002421C9"/>
    <w:rsid w:val="002426D6"/>
    <w:rsid w:val="002427BD"/>
    <w:rsid w:val="00242B15"/>
    <w:rsid w:val="00242FEA"/>
    <w:rsid w:val="002438B7"/>
    <w:rsid w:val="00243CB1"/>
    <w:rsid w:val="00244138"/>
    <w:rsid w:val="00244313"/>
    <w:rsid w:val="002444D3"/>
    <w:rsid w:val="00244569"/>
    <w:rsid w:val="00244DD2"/>
    <w:rsid w:val="00245225"/>
    <w:rsid w:val="002452C2"/>
    <w:rsid w:val="0024563F"/>
    <w:rsid w:val="00245897"/>
    <w:rsid w:val="00245964"/>
    <w:rsid w:val="00245A41"/>
    <w:rsid w:val="00245D46"/>
    <w:rsid w:val="002465E3"/>
    <w:rsid w:val="00246673"/>
    <w:rsid w:val="002467CE"/>
    <w:rsid w:val="00246DC4"/>
    <w:rsid w:val="00247620"/>
    <w:rsid w:val="00247630"/>
    <w:rsid w:val="002479DF"/>
    <w:rsid w:val="002512D4"/>
    <w:rsid w:val="00251481"/>
    <w:rsid w:val="00251F3F"/>
    <w:rsid w:val="00252367"/>
    <w:rsid w:val="002523FE"/>
    <w:rsid w:val="002526ED"/>
    <w:rsid w:val="0025311A"/>
    <w:rsid w:val="002537FF"/>
    <w:rsid w:val="00254301"/>
    <w:rsid w:val="0025431D"/>
    <w:rsid w:val="0025446B"/>
    <w:rsid w:val="0025469C"/>
    <w:rsid w:val="00254DEC"/>
    <w:rsid w:val="002554D6"/>
    <w:rsid w:val="002555D1"/>
    <w:rsid w:val="00255655"/>
    <w:rsid w:val="00255800"/>
    <w:rsid w:val="00255BCB"/>
    <w:rsid w:val="00256D3C"/>
    <w:rsid w:val="00256E47"/>
    <w:rsid w:val="0025743F"/>
    <w:rsid w:val="00257461"/>
    <w:rsid w:val="0025771F"/>
    <w:rsid w:val="002579A5"/>
    <w:rsid w:val="0026005F"/>
    <w:rsid w:val="002600CE"/>
    <w:rsid w:val="002604BD"/>
    <w:rsid w:val="002606C4"/>
    <w:rsid w:val="00260DBC"/>
    <w:rsid w:val="00260F68"/>
    <w:rsid w:val="00261813"/>
    <w:rsid w:val="00261A4C"/>
    <w:rsid w:val="00261C5C"/>
    <w:rsid w:val="00262013"/>
    <w:rsid w:val="002623D0"/>
    <w:rsid w:val="002623D3"/>
    <w:rsid w:val="002625E1"/>
    <w:rsid w:val="0026288A"/>
    <w:rsid w:val="00262AD0"/>
    <w:rsid w:val="00263662"/>
    <w:rsid w:val="002639B4"/>
    <w:rsid w:val="00263A23"/>
    <w:rsid w:val="002643FF"/>
    <w:rsid w:val="002648A8"/>
    <w:rsid w:val="0026515A"/>
    <w:rsid w:val="002656CF"/>
    <w:rsid w:val="00265718"/>
    <w:rsid w:val="00265A0D"/>
    <w:rsid w:val="00265A55"/>
    <w:rsid w:val="00266022"/>
    <w:rsid w:val="002663A4"/>
    <w:rsid w:val="002664B5"/>
    <w:rsid w:val="00267156"/>
    <w:rsid w:val="0026798B"/>
    <w:rsid w:val="00267A31"/>
    <w:rsid w:val="00267B47"/>
    <w:rsid w:val="00267C88"/>
    <w:rsid w:val="00267E49"/>
    <w:rsid w:val="00267FCE"/>
    <w:rsid w:val="00270717"/>
    <w:rsid w:val="002715A2"/>
    <w:rsid w:val="00271624"/>
    <w:rsid w:val="00271F0B"/>
    <w:rsid w:val="002722EC"/>
    <w:rsid w:val="0027312A"/>
    <w:rsid w:val="00273C3F"/>
    <w:rsid w:val="002744AD"/>
    <w:rsid w:val="00275283"/>
    <w:rsid w:val="00275728"/>
    <w:rsid w:val="00275AF3"/>
    <w:rsid w:val="00275D3F"/>
    <w:rsid w:val="002761DD"/>
    <w:rsid w:val="0027623B"/>
    <w:rsid w:val="002767E6"/>
    <w:rsid w:val="00276FCE"/>
    <w:rsid w:val="002773AC"/>
    <w:rsid w:val="00277536"/>
    <w:rsid w:val="00277BFF"/>
    <w:rsid w:val="00277CB5"/>
    <w:rsid w:val="00277CD5"/>
    <w:rsid w:val="002803B0"/>
    <w:rsid w:val="00280471"/>
    <w:rsid w:val="00280657"/>
    <w:rsid w:val="00280771"/>
    <w:rsid w:val="0028145B"/>
    <w:rsid w:val="002820BA"/>
    <w:rsid w:val="00282636"/>
    <w:rsid w:val="0028266C"/>
    <w:rsid w:val="00282B8D"/>
    <w:rsid w:val="002837E3"/>
    <w:rsid w:val="002838B4"/>
    <w:rsid w:val="002841AD"/>
    <w:rsid w:val="0028446F"/>
    <w:rsid w:val="00284569"/>
    <w:rsid w:val="0028463D"/>
    <w:rsid w:val="00284729"/>
    <w:rsid w:val="00284961"/>
    <w:rsid w:val="00285204"/>
    <w:rsid w:val="0028534F"/>
    <w:rsid w:val="00285363"/>
    <w:rsid w:val="002859A3"/>
    <w:rsid w:val="00286124"/>
    <w:rsid w:val="00286456"/>
    <w:rsid w:val="0028675B"/>
    <w:rsid w:val="00286898"/>
    <w:rsid w:val="002869D9"/>
    <w:rsid w:val="00286AF5"/>
    <w:rsid w:val="00287364"/>
    <w:rsid w:val="002902DC"/>
    <w:rsid w:val="002915DB"/>
    <w:rsid w:val="00291BE4"/>
    <w:rsid w:val="00292158"/>
    <w:rsid w:val="00292A9F"/>
    <w:rsid w:val="00292E91"/>
    <w:rsid w:val="002930BF"/>
    <w:rsid w:val="00293388"/>
    <w:rsid w:val="0029360E"/>
    <w:rsid w:val="0029373F"/>
    <w:rsid w:val="00293B01"/>
    <w:rsid w:val="00293C07"/>
    <w:rsid w:val="00293E38"/>
    <w:rsid w:val="002940E9"/>
    <w:rsid w:val="0029468C"/>
    <w:rsid w:val="002948AB"/>
    <w:rsid w:val="0029498D"/>
    <w:rsid w:val="00294CE2"/>
    <w:rsid w:val="00295231"/>
    <w:rsid w:val="00295B87"/>
    <w:rsid w:val="00295EA0"/>
    <w:rsid w:val="002960B9"/>
    <w:rsid w:val="002968A6"/>
    <w:rsid w:val="002973FC"/>
    <w:rsid w:val="002975E2"/>
    <w:rsid w:val="00297625"/>
    <w:rsid w:val="00297877"/>
    <w:rsid w:val="0029788B"/>
    <w:rsid w:val="002A03A6"/>
    <w:rsid w:val="002A0690"/>
    <w:rsid w:val="002A0AA7"/>
    <w:rsid w:val="002A0B44"/>
    <w:rsid w:val="002A0C0D"/>
    <w:rsid w:val="002A148B"/>
    <w:rsid w:val="002A1693"/>
    <w:rsid w:val="002A2062"/>
    <w:rsid w:val="002A2578"/>
    <w:rsid w:val="002A26E6"/>
    <w:rsid w:val="002A28BC"/>
    <w:rsid w:val="002A2F5D"/>
    <w:rsid w:val="002A38D4"/>
    <w:rsid w:val="002A38F6"/>
    <w:rsid w:val="002A3ACC"/>
    <w:rsid w:val="002A3B80"/>
    <w:rsid w:val="002A4235"/>
    <w:rsid w:val="002A4658"/>
    <w:rsid w:val="002A4692"/>
    <w:rsid w:val="002A5431"/>
    <w:rsid w:val="002A54E3"/>
    <w:rsid w:val="002A5FC2"/>
    <w:rsid w:val="002A669D"/>
    <w:rsid w:val="002A695B"/>
    <w:rsid w:val="002A6AE3"/>
    <w:rsid w:val="002A779D"/>
    <w:rsid w:val="002A7A07"/>
    <w:rsid w:val="002A7BB9"/>
    <w:rsid w:val="002B0047"/>
    <w:rsid w:val="002B07AC"/>
    <w:rsid w:val="002B0F70"/>
    <w:rsid w:val="002B1A30"/>
    <w:rsid w:val="002B264F"/>
    <w:rsid w:val="002B2D11"/>
    <w:rsid w:val="002B2EE7"/>
    <w:rsid w:val="002B32D7"/>
    <w:rsid w:val="002B38EC"/>
    <w:rsid w:val="002B3B47"/>
    <w:rsid w:val="002B3BB6"/>
    <w:rsid w:val="002B3CBD"/>
    <w:rsid w:val="002B50D0"/>
    <w:rsid w:val="002B5530"/>
    <w:rsid w:val="002B5678"/>
    <w:rsid w:val="002B5830"/>
    <w:rsid w:val="002B5D7A"/>
    <w:rsid w:val="002B5F85"/>
    <w:rsid w:val="002B6418"/>
    <w:rsid w:val="002B6786"/>
    <w:rsid w:val="002B679D"/>
    <w:rsid w:val="002B6D6E"/>
    <w:rsid w:val="002B755B"/>
    <w:rsid w:val="002B7629"/>
    <w:rsid w:val="002B775F"/>
    <w:rsid w:val="002B7B66"/>
    <w:rsid w:val="002C021D"/>
    <w:rsid w:val="002C029D"/>
    <w:rsid w:val="002C02AA"/>
    <w:rsid w:val="002C0437"/>
    <w:rsid w:val="002C09B1"/>
    <w:rsid w:val="002C0B23"/>
    <w:rsid w:val="002C18BB"/>
    <w:rsid w:val="002C18C8"/>
    <w:rsid w:val="002C1B69"/>
    <w:rsid w:val="002C2338"/>
    <w:rsid w:val="002C2946"/>
    <w:rsid w:val="002C29C1"/>
    <w:rsid w:val="002C2F1D"/>
    <w:rsid w:val="002C2FB0"/>
    <w:rsid w:val="002C342A"/>
    <w:rsid w:val="002C346C"/>
    <w:rsid w:val="002C3C5D"/>
    <w:rsid w:val="002C493A"/>
    <w:rsid w:val="002C4AE2"/>
    <w:rsid w:val="002C4D3C"/>
    <w:rsid w:val="002C4F73"/>
    <w:rsid w:val="002C521A"/>
    <w:rsid w:val="002C7036"/>
    <w:rsid w:val="002C7070"/>
    <w:rsid w:val="002C77D8"/>
    <w:rsid w:val="002C799E"/>
    <w:rsid w:val="002C7C02"/>
    <w:rsid w:val="002D018F"/>
    <w:rsid w:val="002D0720"/>
    <w:rsid w:val="002D0E2D"/>
    <w:rsid w:val="002D1ACB"/>
    <w:rsid w:val="002D2034"/>
    <w:rsid w:val="002D2412"/>
    <w:rsid w:val="002D3A2B"/>
    <w:rsid w:val="002D3ABE"/>
    <w:rsid w:val="002D41CC"/>
    <w:rsid w:val="002D42C9"/>
    <w:rsid w:val="002D47C3"/>
    <w:rsid w:val="002D47D7"/>
    <w:rsid w:val="002D47E1"/>
    <w:rsid w:val="002D5195"/>
    <w:rsid w:val="002D53B9"/>
    <w:rsid w:val="002D5424"/>
    <w:rsid w:val="002D5801"/>
    <w:rsid w:val="002D5ED6"/>
    <w:rsid w:val="002D6060"/>
    <w:rsid w:val="002D642B"/>
    <w:rsid w:val="002D651D"/>
    <w:rsid w:val="002D67BA"/>
    <w:rsid w:val="002D6BCB"/>
    <w:rsid w:val="002D73F7"/>
    <w:rsid w:val="002D74F1"/>
    <w:rsid w:val="002D7AD4"/>
    <w:rsid w:val="002E0BDD"/>
    <w:rsid w:val="002E16C6"/>
    <w:rsid w:val="002E1C72"/>
    <w:rsid w:val="002E1D19"/>
    <w:rsid w:val="002E1DD7"/>
    <w:rsid w:val="002E1E67"/>
    <w:rsid w:val="002E209A"/>
    <w:rsid w:val="002E21B2"/>
    <w:rsid w:val="002E21DF"/>
    <w:rsid w:val="002E2259"/>
    <w:rsid w:val="002E29DC"/>
    <w:rsid w:val="002E3687"/>
    <w:rsid w:val="002E396D"/>
    <w:rsid w:val="002E3F2E"/>
    <w:rsid w:val="002E44D2"/>
    <w:rsid w:val="002E4681"/>
    <w:rsid w:val="002E4CEE"/>
    <w:rsid w:val="002E4F71"/>
    <w:rsid w:val="002E52CB"/>
    <w:rsid w:val="002E5346"/>
    <w:rsid w:val="002E562A"/>
    <w:rsid w:val="002E5859"/>
    <w:rsid w:val="002E66DA"/>
    <w:rsid w:val="002E685C"/>
    <w:rsid w:val="002E6B93"/>
    <w:rsid w:val="002E6C6B"/>
    <w:rsid w:val="002E6FDD"/>
    <w:rsid w:val="002E7B86"/>
    <w:rsid w:val="002E7C05"/>
    <w:rsid w:val="002E7CBB"/>
    <w:rsid w:val="002F0211"/>
    <w:rsid w:val="002F0281"/>
    <w:rsid w:val="002F0398"/>
    <w:rsid w:val="002F0B64"/>
    <w:rsid w:val="002F1098"/>
    <w:rsid w:val="002F208D"/>
    <w:rsid w:val="002F231D"/>
    <w:rsid w:val="002F2A04"/>
    <w:rsid w:val="002F3A2A"/>
    <w:rsid w:val="002F4471"/>
    <w:rsid w:val="002F45BF"/>
    <w:rsid w:val="002F46CA"/>
    <w:rsid w:val="002F4718"/>
    <w:rsid w:val="002F4AEE"/>
    <w:rsid w:val="002F4BBC"/>
    <w:rsid w:val="002F4EE1"/>
    <w:rsid w:val="002F5524"/>
    <w:rsid w:val="002F580B"/>
    <w:rsid w:val="002F5943"/>
    <w:rsid w:val="002F648C"/>
    <w:rsid w:val="002F68B9"/>
    <w:rsid w:val="002F6C4B"/>
    <w:rsid w:val="002F71A1"/>
    <w:rsid w:val="002F7AC0"/>
    <w:rsid w:val="002F7C80"/>
    <w:rsid w:val="002F7C85"/>
    <w:rsid w:val="003012DF"/>
    <w:rsid w:val="00301A7D"/>
    <w:rsid w:val="00301BCD"/>
    <w:rsid w:val="00301C38"/>
    <w:rsid w:val="00301E07"/>
    <w:rsid w:val="003022A3"/>
    <w:rsid w:val="00302341"/>
    <w:rsid w:val="00302A3F"/>
    <w:rsid w:val="0030308D"/>
    <w:rsid w:val="0030334A"/>
    <w:rsid w:val="0030338F"/>
    <w:rsid w:val="0030361B"/>
    <w:rsid w:val="003039A3"/>
    <w:rsid w:val="003040FE"/>
    <w:rsid w:val="00304B4B"/>
    <w:rsid w:val="00304FA9"/>
    <w:rsid w:val="0030518D"/>
    <w:rsid w:val="00305EE8"/>
    <w:rsid w:val="0030641A"/>
    <w:rsid w:val="003065B2"/>
    <w:rsid w:val="00306D4C"/>
    <w:rsid w:val="00307210"/>
    <w:rsid w:val="003072D4"/>
    <w:rsid w:val="00307BCE"/>
    <w:rsid w:val="00307F41"/>
    <w:rsid w:val="00307F79"/>
    <w:rsid w:val="003103A1"/>
    <w:rsid w:val="003106D6"/>
    <w:rsid w:val="00311392"/>
    <w:rsid w:val="0031155C"/>
    <w:rsid w:val="003119CF"/>
    <w:rsid w:val="00311C36"/>
    <w:rsid w:val="00311D8D"/>
    <w:rsid w:val="003120C9"/>
    <w:rsid w:val="0031291A"/>
    <w:rsid w:val="00312926"/>
    <w:rsid w:val="00312BC8"/>
    <w:rsid w:val="00312BE4"/>
    <w:rsid w:val="0031311D"/>
    <w:rsid w:val="00313819"/>
    <w:rsid w:val="00313B76"/>
    <w:rsid w:val="003147E3"/>
    <w:rsid w:val="00314A6F"/>
    <w:rsid w:val="00314D5A"/>
    <w:rsid w:val="00314E04"/>
    <w:rsid w:val="00315568"/>
    <w:rsid w:val="003165E4"/>
    <w:rsid w:val="003166CD"/>
    <w:rsid w:val="003167DF"/>
    <w:rsid w:val="003168FF"/>
    <w:rsid w:val="00316B92"/>
    <w:rsid w:val="00316E82"/>
    <w:rsid w:val="00316F91"/>
    <w:rsid w:val="00317464"/>
    <w:rsid w:val="003178A6"/>
    <w:rsid w:val="00318D94"/>
    <w:rsid w:val="0032041E"/>
    <w:rsid w:val="00320B2A"/>
    <w:rsid w:val="00321434"/>
    <w:rsid w:val="003222D1"/>
    <w:rsid w:val="00322530"/>
    <w:rsid w:val="0032274A"/>
    <w:rsid w:val="00323403"/>
    <w:rsid w:val="00323519"/>
    <w:rsid w:val="00323603"/>
    <w:rsid w:val="00323898"/>
    <w:rsid w:val="00323AA3"/>
    <w:rsid w:val="00323EAE"/>
    <w:rsid w:val="003241F2"/>
    <w:rsid w:val="003242F2"/>
    <w:rsid w:val="00324707"/>
    <w:rsid w:val="003249A9"/>
    <w:rsid w:val="00324F0B"/>
    <w:rsid w:val="00324FBF"/>
    <w:rsid w:val="003252D4"/>
    <w:rsid w:val="00325543"/>
    <w:rsid w:val="003257CD"/>
    <w:rsid w:val="003258DB"/>
    <w:rsid w:val="00325D39"/>
    <w:rsid w:val="00325EDA"/>
    <w:rsid w:val="003261BC"/>
    <w:rsid w:val="003268C1"/>
    <w:rsid w:val="00326FAD"/>
    <w:rsid w:val="0032754D"/>
    <w:rsid w:val="00327811"/>
    <w:rsid w:val="00327BAF"/>
    <w:rsid w:val="003300C9"/>
    <w:rsid w:val="003309A5"/>
    <w:rsid w:val="00330BE4"/>
    <w:rsid w:val="003314F0"/>
    <w:rsid w:val="003319DC"/>
    <w:rsid w:val="00332772"/>
    <w:rsid w:val="00333BE6"/>
    <w:rsid w:val="0033422D"/>
    <w:rsid w:val="003342A0"/>
    <w:rsid w:val="003356AE"/>
    <w:rsid w:val="00335BD5"/>
    <w:rsid w:val="00335DDE"/>
    <w:rsid w:val="00335E50"/>
    <w:rsid w:val="00336092"/>
    <w:rsid w:val="00336A3A"/>
    <w:rsid w:val="003370E0"/>
    <w:rsid w:val="00337175"/>
    <w:rsid w:val="0033731B"/>
    <w:rsid w:val="00337693"/>
    <w:rsid w:val="00337771"/>
    <w:rsid w:val="0034092F"/>
    <w:rsid w:val="00340F70"/>
    <w:rsid w:val="0034180A"/>
    <w:rsid w:val="0034251D"/>
    <w:rsid w:val="00342531"/>
    <w:rsid w:val="0034269D"/>
    <w:rsid w:val="003428FC"/>
    <w:rsid w:val="00342F74"/>
    <w:rsid w:val="0034321D"/>
    <w:rsid w:val="00343284"/>
    <w:rsid w:val="0034398B"/>
    <w:rsid w:val="003439EB"/>
    <w:rsid w:val="00343EA9"/>
    <w:rsid w:val="00344DFF"/>
    <w:rsid w:val="00344E87"/>
    <w:rsid w:val="00345546"/>
    <w:rsid w:val="00345E29"/>
    <w:rsid w:val="00345F20"/>
    <w:rsid w:val="003463F4"/>
    <w:rsid w:val="00346422"/>
    <w:rsid w:val="00346700"/>
    <w:rsid w:val="00346769"/>
    <w:rsid w:val="00347ABA"/>
    <w:rsid w:val="00347CEF"/>
    <w:rsid w:val="00350266"/>
    <w:rsid w:val="00350493"/>
    <w:rsid w:val="003517F8"/>
    <w:rsid w:val="0035266A"/>
    <w:rsid w:val="0035282A"/>
    <w:rsid w:val="00352B83"/>
    <w:rsid w:val="00353023"/>
    <w:rsid w:val="00353459"/>
    <w:rsid w:val="00353814"/>
    <w:rsid w:val="003541CE"/>
    <w:rsid w:val="00354BDE"/>
    <w:rsid w:val="00354D2E"/>
    <w:rsid w:val="00355230"/>
    <w:rsid w:val="00355843"/>
    <w:rsid w:val="00355A62"/>
    <w:rsid w:val="00355C43"/>
    <w:rsid w:val="00355E0A"/>
    <w:rsid w:val="00355E8A"/>
    <w:rsid w:val="00356190"/>
    <w:rsid w:val="003566C9"/>
    <w:rsid w:val="003569D4"/>
    <w:rsid w:val="00356B7C"/>
    <w:rsid w:val="00356FF7"/>
    <w:rsid w:val="0035721D"/>
    <w:rsid w:val="0035736E"/>
    <w:rsid w:val="00357879"/>
    <w:rsid w:val="00357DD3"/>
    <w:rsid w:val="00357F21"/>
    <w:rsid w:val="00357F70"/>
    <w:rsid w:val="00357FE0"/>
    <w:rsid w:val="0036059F"/>
    <w:rsid w:val="00360E70"/>
    <w:rsid w:val="0036145A"/>
    <w:rsid w:val="003615ED"/>
    <w:rsid w:val="003617B3"/>
    <w:rsid w:val="00361A7A"/>
    <w:rsid w:val="00361CFB"/>
    <w:rsid w:val="00361F0D"/>
    <w:rsid w:val="003620F0"/>
    <w:rsid w:val="00362109"/>
    <w:rsid w:val="00362141"/>
    <w:rsid w:val="00362494"/>
    <w:rsid w:val="003624F2"/>
    <w:rsid w:val="00362FBA"/>
    <w:rsid w:val="00363100"/>
    <w:rsid w:val="00363A67"/>
    <w:rsid w:val="0036417E"/>
    <w:rsid w:val="003662C4"/>
    <w:rsid w:val="003673FB"/>
    <w:rsid w:val="00367F7E"/>
    <w:rsid w:val="003707C5"/>
    <w:rsid w:val="00370878"/>
    <w:rsid w:val="0037097D"/>
    <w:rsid w:val="00371046"/>
    <w:rsid w:val="00371296"/>
    <w:rsid w:val="00371D9C"/>
    <w:rsid w:val="0037203A"/>
    <w:rsid w:val="00372C1C"/>
    <w:rsid w:val="00373051"/>
    <w:rsid w:val="003733CE"/>
    <w:rsid w:val="003734E4"/>
    <w:rsid w:val="00373666"/>
    <w:rsid w:val="0037394D"/>
    <w:rsid w:val="00373E2C"/>
    <w:rsid w:val="00373E8E"/>
    <w:rsid w:val="00374109"/>
    <w:rsid w:val="00374507"/>
    <w:rsid w:val="00374998"/>
    <w:rsid w:val="00374C22"/>
    <w:rsid w:val="00374D5B"/>
    <w:rsid w:val="00374E38"/>
    <w:rsid w:val="0037519D"/>
    <w:rsid w:val="0037555F"/>
    <w:rsid w:val="0037592C"/>
    <w:rsid w:val="003764DB"/>
    <w:rsid w:val="003768EF"/>
    <w:rsid w:val="003774DD"/>
    <w:rsid w:val="0037769D"/>
    <w:rsid w:val="00377B54"/>
    <w:rsid w:val="00380359"/>
    <w:rsid w:val="003805F7"/>
    <w:rsid w:val="00380AEB"/>
    <w:rsid w:val="00380C9F"/>
    <w:rsid w:val="00380F0F"/>
    <w:rsid w:val="00381281"/>
    <w:rsid w:val="0038128D"/>
    <w:rsid w:val="003819AB"/>
    <w:rsid w:val="00381E63"/>
    <w:rsid w:val="003821A6"/>
    <w:rsid w:val="00382D99"/>
    <w:rsid w:val="00382EF8"/>
    <w:rsid w:val="00383196"/>
    <w:rsid w:val="00383A46"/>
    <w:rsid w:val="00383E21"/>
    <w:rsid w:val="00384178"/>
    <w:rsid w:val="00384A42"/>
    <w:rsid w:val="00384F01"/>
    <w:rsid w:val="003850C6"/>
    <w:rsid w:val="0038540A"/>
    <w:rsid w:val="003856F3"/>
    <w:rsid w:val="003856FC"/>
    <w:rsid w:val="00385EEB"/>
    <w:rsid w:val="0038611E"/>
    <w:rsid w:val="00386483"/>
    <w:rsid w:val="003864F7"/>
    <w:rsid w:val="00386511"/>
    <w:rsid w:val="0038653B"/>
    <w:rsid w:val="00386A29"/>
    <w:rsid w:val="00386A91"/>
    <w:rsid w:val="003870FF"/>
    <w:rsid w:val="0038755B"/>
    <w:rsid w:val="00387D76"/>
    <w:rsid w:val="0039061A"/>
    <w:rsid w:val="00390736"/>
    <w:rsid w:val="003908A7"/>
    <w:rsid w:val="00390A41"/>
    <w:rsid w:val="00390EDB"/>
    <w:rsid w:val="003912C3"/>
    <w:rsid w:val="003915F4"/>
    <w:rsid w:val="00391AB3"/>
    <w:rsid w:val="00391ABF"/>
    <w:rsid w:val="003926C5"/>
    <w:rsid w:val="00392880"/>
    <w:rsid w:val="00392A9E"/>
    <w:rsid w:val="00392DF0"/>
    <w:rsid w:val="00392F7A"/>
    <w:rsid w:val="00392F93"/>
    <w:rsid w:val="0039337F"/>
    <w:rsid w:val="00393570"/>
    <w:rsid w:val="00393943"/>
    <w:rsid w:val="00393CD8"/>
    <w:rsid w:val="0039406B"/>
    <w:rsid w:val="003940A8"/>
    <w:rsid w:val="00394352"/>
    <w:rsid w:val="00394469"/>
    <w:rsid w:val="003945B9"/>
    <w:rsid w:val="0039492F"/>
    <w:rsid w:val="00395174"/>
    <w:rsid w:val="0039580B"/>
    <w:rsid w:val="00395D70"/>
    <w:rsid w:val="00396C38"/>
    <w:rsid w:val="003A02EA"/>
    <w:rsid w:val="003A03AF"/>
    <w:rsid w:val="003A0455"/>
    <w:rsid w:val="003A1740"/>
    <w:rsid w:val="003A1B02"/>
    <w:rsid w:val="003A22F2"/>
    <w:rsid w:val="003A2390"/>
    <w:rsid w:val="003A2454"/>
    <w:rsid w:val="003A2FAE"/>
    <w:rsid w:val="003A32E8"/>
    <w:rsid w:val="003A351B"/>
    <w:rsid w:val="003A38C0"/>
    <w:rsid w:val="003A3E6E"/>
    <w:rsid w:val="003A482E"/>
    <w:rsid w:val="003A5364"/>
    <w:rsid w:val="003A674A"/>
    <w:rsid w:val="003A71FB"/>
    <w:rsid w:val="003A72ED"/>
    <w:rsid w:val="003A783B"/>
    <w:rsid w:val="003A7AB0"/>
    <w:rsid w:val="003A7D19"/>
    <w:rsid w:val="003A7EF3"/>
    <w:rsid w:val="003B00AF"/>
    <w:rsid w:val="003B0B30"/>
    <w:rsid w:val="003B0D5B"/>
    <w:rsid w:val="003B154F"/>
    <w:rsid w:val="003B1C4A"/>
    <w:rsid w:val="003B1F0D"/>
    <w:rsid w:val="003B2670"/>
    <w:rsid w:val="003B26FA"/>
    <w:rsid w:val="003B288E"/>
    <w:rsid w:val="003B2CE3"/>
    <w:rsid w:val="003B2DEA"/>
    <w:rsid w:val="003B3306"/>
    <w:rsid w:val="003B360D"/>
    <w:rsid w:val="003B3D51"/>
    <w:rsid w:val="003B3DF9"/>
    <w:rsid w:val="003B3EAA"/>
    <w:rsid w:val="003B4783"/>
    <w:rsid w:val="003B4B06"/>
    <w:rsid w:val="003B4DB5"/>
    <w:rsid w:val="003B4E93"/>
    <w:rsid w:val="003B5273"/>
    <w:rsid w:val="003B5A57"/>
    <w:rsid w:val="003B6297"/>
    <w:rsid w:val="003B67A0"/>
    <w:rsid w:val="003B69BA"/>
    <w:rsid w:val="003B69C6"/>
    <w:rsid w:val="003B6C51"/>
    <w:rsid w:val="003B746F"/>
    <w:rsid w:val="003B7552"/>
    <w:rsid w:val="003B76DA"/>
    <w:rsid w:val="003B7D16"/>
    <w:rsid w:val="003C005F"/>
    <w:rsid w:val="003C03C6"/>
    <w:rsid w:val="003C0B69"/>
    <w:rsid w:val="003C0CD0"/>
    <w:rsid w:val="003C0EC1"/>
    <w:rsid w:val="003C11ED"/>
    <w:rsid w:val="003C258D"/>
    <w:rsid w:val="003C2BBC"/>
    <w:rsid w:val="003C3050"/>
    <w:rsid w:val="003C3620"/>
    <w:rsid w:val="003C4028"/>
    <w:rsid w:val="003C45D2"/>
    <w:rsid w:val="003C45FF"/>
    <w:rsid w:val="003C4601"/>
    <w:rsid w:val="003C5DC5"/>
    <w:rsid w:val="003C616E"/>
    <w:rsid w:val="003C63BF"/>
    <w:rsid w:val="003C6470"/>
    <w:rsid w:val="003C65D0"/>
    <w:rsid w:val="003C6EB6"/>
    <w:rsid w:val="003C75B9"/>
    <w:rsid w:val="003C7B1F"/>
    <w:rsid w:val="003D002B"/>
    <w:rsid w:val="003D0170"/>
    <w:rsid w:val="003D01AD"/>
    <w:rsid w:val="003D0347"/>
    <w:rsid w:val="003D05B7"/>
    <w:rsid w:val="003D0C74"/>
    <w:rsid w:val="003D168B"/>
    <w:rsid w:val="003D1743"/>
    <w:rsid w:val="003D18F9"/>
    <w:rsid w:val="003D286C"/>
    <w:rsid w:val="003D329D"/>
    <w:rsid w:val="003D3F23"/>
    <w:rsid w:val="003D411D"/>
    <w:rsid w:val="003D50A8"/>
    <w:rsid w:val="003D5122"/>
    <w:rsid w:val="003D51F3"/>
    <w:rsid w:val="003D5FEB"/>
    <w:rsid w:val="003D6070"/>
    <w:rsid w:val="003D6478"/>
    <w:rsid w:val="003D6F34"/>
    <w:rsid w:val="003D7412"/>
    <w:rsid w:val="003D7D75"/>
    <w:rsid w:val="003E02C3"/>
    <w:rsid w:val="003E03CB"/>
    <w:rsid w:val="003E04A9"/>
    <w:rsid w:val="003E0C4B"/>
    <w:rsid w:val="003E1013"/>
    <w:rsid w:val="003E1BB3"/>
    <w:rsid w:val="003E20AD"/>
    <w:rsid w:val="003E20B6"/>
    <w:rsid w:val="003E2357"/>
    <w:rsid w:val="003E2D4C"/>
    <w:rsid w:val="003E2DF8"/>
    <w:rsid w:val="003E302B"/>
    <w:rsid w:val="003E35F5"/>
    <w:rsid w:val="003E37A0"/>
    <w:rsid w:val="003E42D2"/>
    <w:rsid w:val="003E433A"/>
    <w:rsid w:val="003E43B7"/>
    <w:rsid w:val="003E4BA2"/>
    <w:rsid w:val="003E50C8"/>
    <w:rsid w:val="003E5179"/>
    <w:rsid w:val="003E5A8F"/>
    <w:rsid w:val="003E6776"/>
    <w:rsid w:val="003E67A9"/>
    <w:rsid w:val="003E6B4F"/>
    <w:rsid w:val="003E70BA"/>
    <w:rsid w:val="003E74C1"/>
    <w:rsid w:val="003F0007"/>
    <w:rsid w:val="003F03B2"/>
    <w:rsid w:val="003F04DA"/>
    <w:rsid w:val="003F06BD"/>
    <w:rsid w:val="003F0802"/>
    <w:rsid w:val="003F0932"/>
    <w:rsid w:val="003F0C0A"/>
    <w:rsid w:val="003F1253"/>
    <w:rsid w:val="003F12BB"/>
    <w:rsid w:val="003F140E"/>
    <w:rsid w:val="003F182B"/>
    <w:rsid w:val="003F1B81"/>
    <w:rsid w:val="003F1D40"/>
    <w:rsid w:val="003F2D0F"/>
    <w:rsid w:val="003F2D42"/>
    <w:rsid w:val="003F2EB5"/>
    <w:rsid w:val="003F2F88"/>
    <w:rsid w:val="003F30CF"/>
    <w:rsid w:val="003F3168"/>
    <w:rsid w:val="003F361B"/>
    <w:rsid w:val="003F3A90"/>
    <w:rsid w:val="003F43A8"/>
    <w:rsid w:val="003F4530"/>
    <w:rsid w:val="003F5055"/>
    <w:rsid w:val="003F50D3"/>
    <w:rsid w:val="003F5747"/>
    <w:rsid w:val="003F5DEB"/>
    <w:rsid w:val="003F60DE"/>
    <w:rsid w:val="003F62AC"/>
    <w:rsid w:val="003F6C01"/>
    <w:rsid w:val="003F6FBC"/>
    <w:rsid w:val="003F7588"/>
    <w:rsid w:val="003F7CB3"/>
    <w:rsid w:val="00400108"/>
    <w:rsid w:val="00400484"/>
    <w:rsid w:val="004006BF"/>
    <w:rsid w:val="00400AAC"/>
    <w:rsid w:val="00400CD3"/>
    <w:rsid w:val="00400E5F"/>
    <w:rsid w:val="00401124"/>
    <w:rsid w:val="004011A6"/>
    <w:rsid w:val="0040136F"/>
    <w:rsid w:val="00401507"/>
    <w:rsid w:val="00401624"/>
    <w:rsid w:val="00401AF6"/>
    <w:rsid w:val="00401B20"/>
    <w:rsid w:val="00401C10"/>
    <w:rsid w:val="00402256"/>
    <w:rsid w:val="00403409"/>
    <w:rsid w:val="00403489"/>
    <w:rsid w:val="0040388B"/>
    <w:rsid w:val="00403E12"/>
    <w:rsid w:val="004040D0"/>
    <w:rsid w:val="00404688"/>
    <w:rsid w:val="004049F9"/>
    <w:rsid w:val="00404A35"/>
    <w:rsid w:val="00404CEC"/>
    <w:rsid w:val="00404F1E"/>
    <w:rsid w:val="00405430"/>
    <w:rsid w:val="00405485"/>
    <w:rsid w:val="00405F43"/>
    <w:rsid w:val="00406151"/>
    <w:rsid w:val="00406220"/>
    <w:rsid w:val="004063C3"/>
    <w:rsid w:val="00406506"/>
    <w:rsid w:val="0040671D"/>
    <w:rsid w:val="00406FDF"/>
    <w:rsid w:val="00406FE4"/>
    <w:rsid w:val="00407438"/>
    <w:rsid w:val="0040744F"/>
    <w:rsid w:val="00407758"/>
    <w:rsid w:val="00407FBD"/>
    <w:rsid w:val="0041035D"/>
    <w:rsid w:val="00410488"/>
    <w:rsid w:val="00410B6A"/>
    <w:rsid w:val="00410C6B"/>
    <w:rsid w:val="00411334"/>
    <w:rsid w:val="004115BB"/>
    <w:rsid w:val="004115D5"/>
    <w:rsid w:val="004121A8"/>
    <w:rsid w:val="004125DB"/>
    <w:rsid w:val="00412E72"/>
    <w:rsid w:val="0041313E"/>
    <w:rsid w:val="00414300"/>
    <w:rsid w:val="00414686"/>
    <w:rsid w:val="00415455"/>
    <w:rsid w:val="00415885"/>
    <w:rsid w:val="00415920"/>
    <w:rsid w:val="00415C20"/>
    <w:rsid w:val="00415FB7"/>
    <w:rsid w:val="00416DBF"/>
    <w:rsid w:val="004175E3"/>
    <w:rsid w:val="00417888"/>
    <w:rsid w:val="00417BB5"/>
    <w:rsid w:val="00417E1C"/>
    <w:rsid w:val="00420752"/>
    <w:rsid w:val="0042077F"/>
    <w:rsid w:val="00420814"/>
    <w:rsid w:val="00420A23"/>
    <w:rsid w:val="00420CE8"/>
    <w:rsid w:val="00420DF4"/>
    <w:rsid w:val="004211B0"/>
    <w:rsid w:val="0042145D"/>
    <w:rsid w:val="0042305A"/>
    <w:rsid w:val="00423084"/>
    <w:rsid w:val="00423882"/>
    <w:rsid w:val="00424126"/>
    <w:rsid w:val="00424546"/>
    <w:rsid w:val="0042456C"/>
    <w:rsid w:val="0042471C"/>
    <w:rsid w:val="00424AB0"/>
    <w:rsid w:val="00424E3F"/>
    <w:rsid w:val="00424F1E"/>
    <w:rsid w:val="00425C56"/>
    <w:rsid w:val="00425E5A"/>
    <w:rsid w:val="00425F40"/>
    <w:rsid w:val="0042622D"/>
    <w:rsid w:val="00427909"/>
    <w:rsid w:val="0042793E"/>
    <w:rsid w:val="00427A05"/>
    <w:rsid w:val="00427AD9"/>
    <w:rsid w:val="00430192"/>
    <w:rsid w:val="00431059"/>
    <w:rsid w:val="00431237"/>
    <w:rsid w:val="004314AA"/>
    <w:rsid w:val="00431523"/>
    <w:rsid w:val="004316FF"/>
    <w:rsid w:val="00431747"/>
    <w:rsid w:val="00432748"/>
    <w:rsid w:val="00432A58"/>
    <w:rsid w:val="00432A6C"/>
    <w:rsid w:val="00432CAD"/>
    <w:rsid w:val="00432DC3"/>
    <w:rsid w:val="00432F7C"/>
    <w:rsid w:val="00433767"/>
    <w:rsid w:val="004337E2"/>
    <w:rsid w:val="00433D85"/>
    <w:rsid w:val="004342F2"/>
    <w:rsid w:val="00434618"/>
    <w:rsid w:val="00434CF0"/>
    <w:rsid w:val="004355C1"/>
    <w:rsid w:val="004356B5"/>
    <w:rsid w:val="0043572B"/>
    <w:rsid w:val="00435E3E"/>
    <w:rsid w:val="0043645D"/>
    <w:rsid w:val="00436763"/>
    <w:rsid w:val="00436C18"/>
    <w:rsid w:val="00436D4F"/>
    <w:rsid w:val="004375FD"/>
    <w:rsid w:val="004376F9"/>
    <w:rsid w:val="00437BF1"/>
    <w:rsid w:val="00437E90"/>
    <w:rsid w:val="004413FA"/>
    <w:rsid w:val="00441558"/>
    <w:rsid w:val="00441AB3"/>
    <w:rsid w:val="00442CBF"/>
    <w:rsid w:val="00442CD4"/>
    <w:rsid w:val="0044372D"/>
    <w:rsid w:val="00443887"/>
    <w:rsid w:val="004440EA"/>
    <w:rsid w:val="00444424"/>
    <w:rsid w:val="00444634"/>
    <w:rsid w:val="0044479C"/>
    <w:rsid w:val="00444875"/>
    <w:rsid w:val="00444ABC"/>
    <w:rsid w:val="00444B92"/>
    <w:rsid w:val="00444E24"/>
    <w:rsid w:val="00444F06"/>
    <w:rsid w:val="00445031"/>
    <w:rsid w:val="0044526D"/>
    <w:rsid w:val="00445867"/>
    <w:rsid w:val="00445A29"/>
    <w:rsid w:val="00445C4B"/>
    <w:rsid w:val="00445CBC"/>
    <w:rsid w:val="00445D49"/>
    <w:rsid w:val="00445D6F"/>
    <w:rsid w:val="00445F5F"/>
    <w:rsid w:val="00446075"/>
    <w:rsid w:val="004460CB"/>
    <w:rsid w:val="004467E9"/>
    <w:rsid w:val="00446E5D"/>
    <w:rsid w:val="004473E4"/>
    <w:rsid w:val="0044753A"/>
    <w:rsid w:val="00447713"/>
    <w:rsid w:val="00447D12"/>
    <w:rsid w:val="00447D24"/>
    <w:rsid w:val="00450167"/>
    <w:rsid w:val="00450521"/>
    <w:rsid w:val="00450534"/>
    <w:rsid w:val="00450CF7"/>
    <w:rsid w:val="0045127B"/>
    <w:rsid w:val="00451B07"/>
    <w:rsid w:val="00451CD0"/>
    <w:rsid w:val="00452428"/>
    <w:rsid w:val="00452943"/>
    <w:rsid w:val="00452A95"/>
    <w:rsid w:val="00453105"/>
    <w:rsid w:val="00453BEB"/>
    <w:rsid w:val="00453DCF"/>
    <w:rsid w:val="00453F84"/>
    <w:rsid w:val="00454150"/>
    <w:rsid w:val="00454A58"/>
    <w:rsid w:val="00454B80"/>
    <w:rsid w:val="00454DF0"/>
    <w:rsid w:val="004565A7"/>
    <w:rsid w:val="00456811"/>
    <w:rsid w:val="00456818"/>
    <w:rsid w:val="00457349"/>
    <w:rsid w:val="00457610"/>
    <w:rsid w:val="00460440"/>
    <w:rsid w:val="00460DA7"/>
    <w:rsid w:val="00460DC4"/>
    <w:rsid w:val="00461089"/>
    <w:rsid w:val="00461238"/>
    <w:rsid w:val="004614BA"/>
    <w:rsid w:val="00461C35"/>
    <w:rsid w:val="00461D1F"/>
    <w:rsid w:val="0046269C"/>
    <w:rsid w:val="0046292C"/>
    <w:rsid w:val="00462FDF"/>
    <w:rsid w:val="00463810"/>
    <w:rsid w:val="00463ADF"/>
    <w:rsid w:val="0046404E"/>
    <w:rsid w:val="00465509"/>
    <w:rsid w:val="00465560"/>
    <w:rsid w:val="00465B2A"/>
    <w:rsid w:val="00465DB5"/>
    <w:rsid w:val="0046643E"/>
    <w:rsid w:val="00466926"/>
    <w:rsid w:val="00466AC0"/>
    <w:rsid w:val="00466D8A"/>
    <w:rsid w:val="00467391"/>
    <w:rsid w:val="004673A9"/>
    <w:rsid w:val="0046774E"/>
    <w:rsid w:val="004678D0"/>
    <w:rsid w:val="0047079E"/>
    <w:rsid w:val="00470973"/>
    <w:rsid w:val="00471380"/>
    <w:rsid w:val="0047161D"/>
    <w:rsid w:val="00471DDE"/>
    <w:rsid w:val="004723EE"/>
    <w:rsid w:val="00472492"/>
    <w:rsid w:val="004725D0"/>
    <w:rsid w:val="00473372"/>
    <w:rsid w:val="00473CE2"/>
    <w:rsid w:val="00473D36"/>
    <w:rsid w:val="00473FE8"/>
    <w:rsid w:val="00474696"/>
    <w:rsid w:val="00474A5F"/>
    <w:rsid w:val="00475491"/>
    <w:rsid w:val="004758EA"/>
    <w:rsid w:val="00475A65"/>
    <w:rsid w:val="004765CF"/>
    <w:rsid w:val="00476786"/>
    <w:rsid w:val="00476C40"/>
    <w:rsid w:val="00476FD5"/>
    <w:rsid w:val="00477152"/>
    <w:rsid w:val="00477DDD"/>
    <w:rsid w:val="0048010E"/>
    <w:rsid w:val="004804D6"/>
    <w:rsid w:val="00480B38"/>
    <w:rsid w:val="004813D4"/>
    <w:rsid w:val="00481692"/>
    <w:rsid w:val="00481E22"/>
    <w:rsid w:val="0048214D"/>
    <w:rsid w:val="00482459"/>
    <w:rsid w:val="00482477"/>
    <w:rsid w:val="0048257F"/>
    <w:rsid w:val="00483A17"/>
    <w:rsid w:val="00483ABA"/>
    <w:rsid w:val="00483EEA"/>
    <w:rsid w:val="00484520"/>
    <w:rsid w:val="004847B2"/>
    <w:rsid w:val="00484C61"/>
    <w:rsid w:val="00484D4C"/>
    <w:rsid w:val="0048522F"/>
    <w:rsid w:val="00485502"/>
    <w:rsid w:val="00485A06"/>
    <w:rsid w:val="00485A2E"/>
    <w:rsid w:val="00485BA5"/>
    <w:rsid w:val="00485C14"/>
    <w:rsid w:val="00486B00"/>
    <w:rsid w:val="00486C7B"/>
    <w:rsid w:val="00487009"/>
    <w:rsid w:val="00487765"/>
    <w:rsid w:val="00487A84"/>
    <w:rsid w:val="004906FB"/>
    <w:rsid w:val="00490709"/>
    <w:rsid w:val="004909B2"/>
    <w:rsid w:val="00492088"/>
    <w:rsid w:val="0049268E"/>
    <w:rsid w:val="00492819"/>
    <w:rsid w:val="004937E0"/>
    <w:rsid w:val="0049455F"/>
    <w:rsid w:val="00494A5E"/>
    <w:rsid w:val="004953EA"/>
    <w:rsid w:val="0049572E"/>
    <w:rsid w:val="00495823"/>
    <w:rsid w:val="004958E3"/>
    <w:rsid w:val="00495D3F"/>
    <w:rsid w:val="004969B5"/>
    <w:rsid w:val="004973F0"/>
    <w:rsid w:val="00497F0D"/>
    <w:rsid w:val="004A0169"/>
    <w:rsid w:val="004A0697"/>
    <w:rsid w:val="004A1227"/>
    <w:rsid w:val="004A191C"/>
    <w:rsid w:val="004A1F8E"/>
    <w:rsid w:val="004A20D9"/>
    <w:rsid w:val="004A2243"/>
    <w:rsid w:val="004A273A"/>
    <w:rsid w:val="004A2998"/>
    <w:rsid w:val="004A2D4A"/>
    <w:rsid w:val="004A35CE"/>
    <w:rsid w:val="004A3639"/>
    <w:rsid w:val="004A37F0"/>
    <w:rsid w:val="004A420A"/>
    <w:rsid w:val="004A4236"/>
    <w:rsid w:val="004A4424"/>
    <w:rsid w:val="004A521C"/>
    <w:rsid w:val="004A679F"/>
    <w:rsid w:val="004A6DEE"/>
    <w:rsid w:val="004A6F3E"/>
    <w:rsid w:val="004A7E15"/>
    <w:rsid w:val="004A7FE9"/>
    <w:rsid w:val="004B0223"/>
    <w:rsid w:val="004B07B1"/>
    <w:rsid w:val="004B0E90"/>
    <w:rsid w:val="004B0F63"/>
    <w:rsid w:val="004B1428"/>
    <w:rsid w:val="004B14FF"/>
    <w:rsid w:val="004B1D6C"/>
    <w:rsid w:val="004B2357"/>
    <w:rsid w:val="004B2EDC"/>
    <w:rsid w:val="004B2F5E"/>
    <w:rsid w:val="004B30A7"/>
    <w:rsid w:val="004B3DF3"/>
    <w:rsid w:val="004B3EC8"/>
    <w:rsid w:val="004B4020"/>
    <w:rsid w:val="004B46A7"/>
    <w:rsid w:val="004B496D"/>
    <w:rsid w:val="004B498F"/>
    <w:rsid w:val="004B4D00"/>
    <w:rsid w:val="004B4DF2"/>
    <w:rsid w:val="004B5453"/>
    <w:rsid w:val="004B55BD"/>
    <w:rsid w:val="004B5832"/>
    <w:rsid w:val="004B671E"/>
    <w:rsid w:val="004B776A"/>
    <w:rsid w:val="004B776B"/>
    <w:rsid w:val="004C0143"/>
    <w:rsid w:val="004C044B"/>
    <w:rsid w:val="004C05C2"/>
    <w:rsid w:val="004C0670"/>
    <w:rsid w:val="004C11D5"/>
    <w:rsid w:val="004C12E0"/>
    <w:rsid w:val="004C13FC"/>
    <w:rsid w:val="004C149E"/>
    <w:rsid w:val="004C2EE1"/>
    <w:rsid w:val="004C3ED8"/>
    <w:rsid w:val="004C3F0C"/>
    <w:rsid w:val="004C4125"/>
    <w:rsid w:val="004C46D2"/>
    <w:rsid w:val="004C5044"/>
    <w:rsid w:val="004C5238"/>
    <w:rsid w:val="004C5330"/>
    <w:rsid w:val="004C6220"/>
    <w:rsid w:val="004C650E"/>
    <w:rsid w:val="004C6846"/>
    <w:rsid w:val="004C7C71"/>
    <w:rsid w:val="004D0A43"/>
    <w:rsid w:val="004D0A45"/>
    <w:rsid w:val="004D129B"/>
    <w:rsid w:val="004D1442"/>
    <w:rsid w:val="004D16E1"/>
    <w:rsid w:val="004D17CD"/>
    <w:rsid w:val="004D2055"/>
    <w:rsid w:val="004D23B3"/>
    <w:rsid w:val="004D2631"/>
    <w:rsid w:val="004D2C8B"/>
    <w:rsid w:val="004D3231"/>
    <w:rsid w:val="004D36D5"/>
    <w:rsid w:val="004D3796"/>
    <w:rsid w:val="004D396D"/>
    <w:rsid w:val="004D3B9B"/>
    <w:rsid w:val="004D3C33"/>
    <w:rsid w:val="004D41D4"/>
    <w:rsid w:val="004D4257"/>
    <w:rsid w:val="004D4438"/>
    <w:rsid w:val="004D4E7C"/>
    <w:rsid w:val="004D5439"/>
    <w:rsid w:val="004D599E"/>
    <w:rsid w:val="004D601A"/>
    <w:rsid w:val="004D6C24"/>
    <w:rsid w:val="004D7AF5"/>
    <w:rsid w:val="004E008B"/>
    <w:rsid w:val="004E01AF"/>
    <w:rsid w:val="004E0497"/>
    <w:rsid w:val="004E07BE"/>
    <w:rsid w:val="004E0C18"/>
    <w:rsid w:val="004E0CC0"/>
    <w:rsid w:val="004E18A6"/>
    <w:rsid w:val="004E1ED7"/>
    <w:rsid w:val="004E1FC8"/>
    <w:rsid w:val="004E2109"/>
    <w:rsid w:val="004E3FB9"/>
    <w:rsid w:val="004E43E2"/>
    <w:rsid w:val="004E44FF"/>
    <w:rsid w:val="004E471A"/>
    <w:rsid w:val="004E4AA8"/>
    <w:rsid w:val="004E4CAA"/>
    <w:rsid w:val="004E4EF7"/>
    <w:rsid w:val="004E5284"/>
    <w:rsid w:val="004E53D8"/>
    <w:rsid w:val="004E5A35"/>
    <w:rsid w:val="004E5F6B"/>
    <w:rsid w:val="004E68C9"/>
    <w:rsid w:val="004E6E3A"/>
    <w:rsid w:val="004E79A0"/>
    <w:rsid w:val="004E7DD5"/>
    <w:rsid w:val="004F00FF"/>
    <w:rsid w:val="004F09FC"/>
    <w:rsid w:val="004F1EE6"/>
    <w:rsid w:val="004F2699"/>
    <w:rsid w:val="004F27E8"/>
    <w:rsid w:val="004F30C2"/>
    <w:rsid w:val="004F3B60"/>
    <w:rsid w:val="004F4A73"/>
    <w:rsid w:val="004F4AD2"/>
    <w:rsid w:val="004F61D1"/>
    <w:rsid w:val="004F624B"/>
    <w:rsid w:val="004F64F6"/>
    <w:rsid w:val="004F6854"/>
    <w:rsid w:val="004F68F4"/>
    <w:rsid w:val="004F69E1"/>
    <w:rsid w:val="004F72ED"/>
    <w:rsid w:val="004F7480"/>
    <w:rsid w:val="004F7BF4"/>
    <w:rsid w:val="004F7DF5"/>
    <w:rsid w:val="00500068"/>
    <w:rsid w:val="00500835"/>
    <w:rsid w:val="00500D42"/>
    <w:rsid w:val="00500FCC"/>
    <w:rsid w:val="00501060"/>
    <w:rsid w:val="005013C8"/>
    <w:rsid w:val="00501502"/>
    <w:rsid w:val="005015E0"/>
    <w:rsid w:val="005019F3"/>
    <w:rsid w:val="00501DE3"/>
    <w:rsid w:val="00501F58"/>
    <w:rsid w:val="0050209C"/>
    <w:rsid w:val="00502376"/>
    <w:rsid w:val="00503C2A"/>
    <w:rsid w:val="00503C88"/>
    <w:rsid w:val="00503F5C"/>
    <w:rsid w:val="00503FE4"/>
    <w:rsid w:val="00504005"/>
    <w:rsid w:val="005040A9"/>
    <w:rsid w:val="00504BE7"/>
    <w:rsid w:val="00504D33"/>
    <w:rsid w:val="0050508B"/>
    <w:rsid w:val="00505108"/>
    <w:rsid w:val="00505363"/>
    <w:rsid w:val="00505CA8"/>
    <w:rsid w:val="00505D43"/>
    <w:rsid w:val="00506204"/>
    <w:rsid w:val="00506216"/>
    <w:rsid w:val="00506778"/>
    <w:rsid w:val="00506854"/>
    <w:rsid w:val="005072A7"/>
    <w:rsid w:val="00507549"/>
    <w:rsid w:val="00507638"/>
    <w:rsid w:val="00507A2D"/>
    <w:rsid w:val="00507CB7"/>
    <w:rsid w:val="00507E3B"/>
    <w:rsid w:val="00507EBF"/>
    <w:rsid w:val="00510F6B"/>
    <w:rsid w:val="00510FFF"/>
    <w:rsid w:val="0051208D"/>
    <w:rsid w:val="005120FA"/>
    <w:rsid w:val="0051225E"/>
    <w:rsid w:val="005133BD"/>
    <w:rsid w:val="00513B35"/>
    <w:rsid w:val="005140DA"/>
    <w:rsid w:val="00514262"/>
    <w:rsid w:val="0051442C"/>
    <w:rsid w:val="00514527"/>
    <w:rsid w:val="00514E0B"/>
    <w:rsid w:val="00514E94"/>
    <w:rsid w:val="00514EA3"/>
    <w:rsid w:val="005151C0"/>
    <w:rsid w:val="0051526E"/>
    <w:rsid w:val="005152B3"/>
    <w:rsid w:val="0051691D"/>
    <w:rsid w:val="00516C15"/>
    <w:rsid w:val="00516D1F"/>
    <w:rsid w:val="00517089"/>
    <w:rsid w:val="005172E4"/>
    <w:rsid w:val="0051730C"/>
    <w:rsid w:val="0051740B"/>
    <w:rsid w:val="005175DE"/>
    <w:rsid w:val="00517650"/>
    <w:rsid w:val="00517A4C"/>
    <w:rsid w:val="00517BD1"/>
    <w:rsid w:val="00517C72"/>
    <w:rsid w:val="00517CDE"/>
    <w:rsid w:val="00517EE9"/>
    <w:rsid w:val="00520961"/>
    <w:rsid w:val="00520C96"/>
    <w:rsid w:val="0052184A"/>
    <w:rsid w:val="00521F3F"/>
    <w:rsid w:val="00522308"/>
    <w:rsid w:val="005223EF"/>
    <w:rsid w:val="00523FC2"/>
    <w:rsid w:val="005240F9"/>
    <w:rsid w:val="00524217"/>
    <w:rsid w:val="00524252"/>
    <w:rsid w:val="00524410"/>
    <w:rsid w:val="005245CB"/>
    <w:rsid w:val="005250C4"/>
    <w:rsid w:val="005256DC"/>
    <w:rsid w:val="00525C68"/>
    <w:rsid w:val="005260A3"/>
    <w:rsid w:val="005264B5"/>
    <w:rsid w:val="005266FC"/>
    <w:rsid w:val="00526C48"/>
    <w:rsid w:val="00526DD6"/>
    <w:rsid w:val="00526F32"/>
    <w:rsid w:val="005270B4"/>
    <w:rsid w:val="0053001D"/>
    <w:rsid w:val="0053004A"/>
    <w:rsid w:val="00530AF8"/>
    <w:rsid w:val="00531D0C"/>
    <w:rsid w:val="005321A5"/>
    <w:rsid w:val="0053229A"/>
    <w:rsid w:val="00532408"/>
    <w:rsid w:val="00532576"/>
    <w:rsid w:val="00532784"/>
    <w:rsid w:val="0053305D"/>
    <w:rsid w:val="00533612"/>
    <w:rsid w:val="0053374C"/>
    <w:rsid w:val="00533ADD"/>
    <w:rsid w:val="00533DBC"/>
    <w:rsid w:val="00533FDC"/>
    <w:rsid w:val="00534599"/>
    <w:rsid w:val="00534641"/>
    <w:rsid w:val="00534742"/>
    <w:rsid w:val="005348BF"/>
    <w:rsid w:val="005349A6"/>
    <w:rsid w:val="00534FEB"/>
    <w:rsid w:val="00535226"/>
    <w:rsid w:val="00535250"/>
    <w:rsid w:val="005358EC"/>
    <w:rsid w:val="005359D0"/>
    <w:rsid w:val="00535B91"/>
    <w:rsid w:val="00536133"/>
    <w:rsid w:val="005361FA"/>
    <w:rsid w:val="00536315"/>
    <w:rsid w:val="005366AA"/>
    <w:rsid w:val="00536A4B"/>
    <w:rsid w:val="00536A6A"/>
    <w:rsid w:val="00537507"/>
    <w:rsid w:val="00537788"/>
    <w:rsid w:val="00537BDB"/>
    <w:rsid w:val="005403EA"/>
    <w:rsid w:val="005405DD"/>
    <w:rsid w:val="005405FA"/>
    <w:rsid w:val="00541024"/>
    <w:rsid w:val="00541028"/>
    <w:rsid w:val="0054113D"/>
    <w:rsid w:val="005415CD"/>
    <w:rsid w:val="00541BD8"/>
    <w:rsid w:val="00542CA3"/>
    <w:rsid w:val="0054305B"/>
    <w:rsid w:val="00543218"/>
    <w:rsid w:val="0054343C"/>
    <w:rsid w:val="00543475"/>
    <w:rsid w:val="00543ED0"/>
    <w:rsid w:val="005440DB"/>
    <w:rsid w:val="005449B6"/>
    <w:rsid w:val="00544B9C"/>
    <w:rsid w:val="00544C92"/>
    <w:rsid w:val="0054529C"/>
    <w:rsid w:val="005456E8"/>
    <w:rsid w:val="00545784"/>
    <w:rsid w:val="00545B82"/>
    <w:rsid w:val="00545E51"/>
    <w:rsid w:val="0054642B"/>
    <w:rsid w:val="00546694"/>
    <w:rsid w:val="00546708"/>
    <w:rsid w:val="0054677F"/>
    <w:rsid w:val="00546DEE"/>
    <w:rsid w:val="0054716D"/>
    <w:rsid w:val="0054737E"/>
    <w:rsid w:val="00547526"/>
    <w:rsid w:val="00547C97"/>
    <w:rsid w:val="005500EA"/>
    <w:rsid w:val="0055021D"/>
    <w:rsid w:val="00551397"/>
    <w:rsid w:val="00551817"/>
    <w:rsid w:val="00551874"/>
    <w:rsid w:val="00551CE6"/>
    <w:rsid w:val="00551F89"/>
    <w:rsid w:val="00552429"/>
    <w:rsid w:val="00552689"/>
    <w:rsid w:val="00552C5E"/>
    <w:rsid w:val="00552E90"/>
    <w:rsid w:val="0055363E"/>
    <w:rsid w:val="00553835"/>
    <w:rsid w:val="00554671"/>
    <w:rsid w:val="00554B9F"/>
    <w:rsid w:val="00554CC5"/>
    <w:rsid w:val="00555007"/>
    <w:rsid w:val="00555430"/>
    <w:rsid w:val="005556BB"/>
    <w:rsid w:val="005556DC"/>
    <w:rsid w:val="005557B4"/>
    <w:rsid w:val="0055597E"/>
    <w:rsid w:val="00555E07"/>
    <w:rsid w:val="005560B3"/>
    <w:rsid w:val="0055638D"/>
    <w:rsid w:val="005565DC"/>
    <w:rsid w:val="005566A9"/>
    <w:rsid w:val="00556E48"/>
    <w:rsid w:val="00557224"/>
    <w:rsid w:val="00557716"/>
    <w:rsid w:val="005577E1"/>
    <w:rsid w:val="005578F7"/>
    <w:rsid w:val="00557E43"/>
    <w:rsid w:val="00557FDD"/>
    <w:rsid w:val="00560EA3"/>
    <w:rsid w:val="005613B1"/>
    <w:rsid w:val="00561AE8"/>
    <w:rsid w:val="00561BBD"/>
    <w:rsid w:val="00561E86"/>
    <w:rsid w:val="005626DE"/>
    <w:rsid w:val="00562AB3"/>
    <w:rsid w:val="00562C27"/>
    <w:rsid w:val="00562D51"/>
    <w:rsid w:val="005638C9"/>
    <w:rsid w:val="00563A6A"/>
    <w:rsid w:val="00563DEF"/>
    <w:rsid w:val="005642AA"/>
    <w:rsid w:val="005643B6"/>
    <w:rsid w:val="00564408"/>
    <w:rsid w:val="00564B67"/>
    <w:rsid w:val="00565467"/>
    <w:rsid w:val="00565ACF"/>
    <w:rsid w:val="00565FED"/>
    <w:rsid w:val="005661B1"/>
    <w:rsid w:val="00566229"/>
    <w:rsid w:val="005665EE"/>
    <w:rsid w:val="00566C5B"/>
    <w:rsid w:val="00566E4A"/>
    <w:rsid w:val="00566FB0"/>
    <w:rsid w:val="005674E7"/>
    <w:rsid w:val="005676F5"/>
    <w:rsid w:val="00567798"/>
    <w:rsid w:val="005679A4"/>
    <w:rsid w:val="005679CC"/>
    <w:rsid w:val="00570D56"/>
    <w:rsid w:val="00570EC1"/>
    <w:rsid w:val="00571232"/>
    <w:rsid w:val="00571332"/>
    <w:rsid w:val="00571916"/>
    <w:rsid w:val="00571AD5"/>
    <w:rsid w:val="00571CBE"/>
    <w:rsid w:val="00572489"/>
    <w:rsid w:val="005731A6"/>
    <w:rsid w:val="005733B0"/>
    <w:rsid w:val="00573603"/>
    <w:rsid w:val="00573B2A"/>
    <w:rsid w:val="005740D2"/>
    <w:rsid w:val="005744E8"/>
    <w:rsid w:val="00574607"/>
    <w:rsid w:val="00575090"/>
    <w:rsid w:val="005756E6"/>
    <w:rsid w:val="005758AD"/>
    <w:rsid w:val="00575A47"/>
    <w:rsid w:val="005762B3"/>
    <w:rsid w:val="005766FF"/>
    <w:rsid w:val="00576CFE"/>
    <w:rsid w:val="00576F60"/>
    <w:rsid w:val="00576F72"/>
    <w:rsid w:val="005772FE"/>
    <w:rsid w:val="00577322"/>
    <w:rsid w:val="00577449"/>
    <w:rsid w:val="0058056A"/>
    <w:rsid w:val="0058081A"/>
    <w:rsid w:val="005815DC"/>
    <w:rsid w:val="00581665"/>
    <w:rsid w:val="00581A69"/>
    <w:rsid w:val="00581B87"/>
    <w:rsid w:val="00581E21"/>
    <w:rsid w:val="00581E55"/>
    <w:rsid w:val="00581F0B"/>
    <w:rsid w:val="00582070"/>
    <w:rsid w:val="005826B0"/>
    <w:rsid w:val="005828E7"/>
    <w:rsid w:val="00582A5F"/>
    <w:rsid w:val="00582FB5"/>
    <w:rsid w:val="00583082"/>
    <w:rsid w:val="0058338E"/>
    <w:rsid w:val="00583409"/>
    <w:rsid w:val="0058379D"/>
    <w:rsid w:val="0058386D"/>
    <w:rsid w:val="005839CB"/>
    <w:rsid w:val="00583A26"/>
    <w:rsid w:val="00584095"/>
    <w:rsid w:val="005847E5"/>
    <w:rsid w:val="00584ABA"/>
    <w:rsid w:val="00585704"/>
    <w:rsid w:val="0058582F"/>
    <w:rsid w:val="00585885"/>
    <w:rsid w:val="00586136"/>
    <w:rsid w:val="00586239"/>
    <w:rsid w:val="00586358"/>
    <w:rsid w:val="0058660D"/>
    <w:rsid w:val="00586960"/>
    <w:rsid w:val="00586AF0"/>
    <w:rsid w:val="00586BA2"/>
    <w:rsid w:val="00586EAB"/>
    <w:rsid w:val="00587B21"/>
    <w:rsid w:val="00587F34"/>
    <w:rsid w:val="00590535"/>
    <w:rsid w:val="00590631"/>
    <w:rsid w:val="0059078B"/>
    <w:rsid w:val="00590FC3"/>
    <w:rsid w:val="005916A6"/>
    <w:rsid w:val="005918C9"/>
    <w:rsid w:val="005919A5"/>
    <w:rsid w:val="00591A7E"/>
    <w:rsid w:val="00592E89"/>
    <w:rsid w:val="00593060"/>
    <w:rsid w:val="00593226"/>
    <w:rsid w:val="0059379D"/>
    <w:rsid w:val="00594186"/>
    <w:rsid w:val="00594288"/>
    <w:rsid w:val="00594516"/>
    <w:rsid w:val="0059477A"/>
    <w:rsid w:val="0059480C"/>
    <w:rsid w:val="00594D36"/>
    <w:rsid w:val="00594D45"/>
    <w:rsid w:val="005951EA"/>
    <w:rsid w:val="00595288"/>
    <w:rsid w:val="00595525"/>
    <w:rsid w:val="00595CD3"/>
    <w:rsid w:val="00595D8B"/>
    <w:rsid w:val="00596E0F"/>
    <w:rsid w:val="00596F2F"/>
    <w:rsid w:val="00597223"/>
    <w:rsid w:val="00597DE2"/>
    <w:rsid w:val="005A04A1"/>
    <w:rsid w:val="005A082E"/>
    <w:rsid w:val="005A08AC"/>
    <w:rsid w:val="005A1B7E"/>
    <w:rsid w:val="005A1C0F"/>
    <w:rsid w:val="005A2835"/>
    <w:rsid w:val="005A285D"/>
    <w:rsid w:val="005A2AB7"/>
    <w:rsid w:val="005A3327"/>
    <w:rsid w:val="005A341C"/>
    <w:rsid w:val="005A39F4"/>
    <w:rsid w:val="005A3E1E"/>
    <w:rsid w:val="005A4859"/>
    <w:rsid w:val="005A4A11"/>
    <w:rsid w:val="005A55C8"/>
    <w:rsid w:val="005A5AA5"/>
    <w:rsid w:val="005A63B5"/>
    <w:rsid w:val="005A6BE6"/>
    <w:rsid w:val="005A723B"/>
    <w:rsid w:val="005A7CF5"/>
    <w:rsid w:val="005B0059"/>
    <w:rsid w:val="005B06BD"/>
    <w:rsid w:val="005B0E7F"/>
    <w:rsid w:val="005B11DC"/>
    <w:rsid w:val="005B1396"/>
    <w:rsid w:val="005B1B80"/>
    <w:rsid w:val="005B1E5F"/>
    <w:rsid w:val="005B211C"/>
    <w:rsid w:val="005B24BF"/>
    <w:rsid w:val="005B278F"/>
    <w:rsid w:val="005B34A8"/>
    <w:rsid w:val="005B3876"/>
    <w:rsid w:val="005B3BC4"/>
    <w:rsid w:val="005B4529"/>
    <w:rsid w:val="005B60E5"/>
    <w:rsid w:val="005B621E"/>
    <w:rsid w:val="005B65B8"/>
    <w:rsid w:val="005B6EBA"/>
    <w:rsid w:val="005B6F88"/>
    <w:rsid w:val="005B78C4"/>
    <w:rsid w:val="005B7BB5"/>
    <w:rsid w:val="005B7E4B"/>
    <w:rsid w:val="005BD5C4"/>
    <w:rsid w:val="005C033C"/>
    <w:rsid w:val="005C03F2"/>
    <w:rsid w:val="005C0758"/>
    <w:rsid w:val="005C0AD8"/>
    <w:rsid w:val="005C0D88"/>
    <w:rsid w:val="005C10C3"/>
    <w:rsid w:val="005C16F5"/>
    <w:rsid w:val="005C17AC"/>
    <w:rsid w:val="005C1A9E"/>
    <w:rsid w:val="005C1BF8"/>
    <w:rsid w:val="005C1DE1"/>
    <w:rsid w:val="005C2150"/>
    <w:rsid w:val="005C25F1"/>
    <w:rsid w:val="005C27EE"/>
    <w:rsid w:val="005C3133"/>
    <w:rsid w:val="005C382D"/>
    <w:rsid w:val="005C3A8B"/>
    <w:rsid w:val="005C3D11"/>
    <w:rsid w:val="005C3D50"/>
    <w:rsid w:val="005C3E75"/>
    <w:rsid w:val="005C487D"/>
    <w:rsid w:val="005C4A69"/>
    <w:rsid w:val="005C4DC0"/>
    <w:rsid w:val="005C5753"/>
    <w:rsid w:val="005C5CED"/>
    <w:rsid w:val="005C60C4"/>
    <w:rsid w:val="005C6D5B"/>
    <w:rsid w:val="005C7040"/>
    <w:rsid w:val="005C707F"/>
    <w:rsid w:val="005C780D"/>
    <w:rsid w:val="005C79A5"/>
    <w:rsid w:val="005D03F6"/>
    <w:rsid w:val="005D0AC5"/>
    <w:rsid w:val="005D0BD3"/>
    <w:rsid w:val="005D0EDD"/>
    <w:rsid w:val="005D101C"/>
    <w:rsid w:val="005D13D7"/>
    <w:rsid w:val="005D13FF"/>
    <w:rsid w:val="005D1D52"/>
    <w:rsid w:val="005D1D99"/>
    <w:rsid w:val="005D21AE"/>
    <w:rsid w:val="005D26AA"/>
    <w:rsid w:val="005D3266"/>
    <w:rsid w:val="005D33D2"/>
    <w:rsid w:val="005D34DF"/>
    <w:rsid w:val="005D35C8"/>
    <w:rsid w:val="005D3821"/>
    <w:rsid w:val="005D38FE"/>
    <w:rsid w:val="005D3A77"/>
    <w:rsid w:val="005D3B26"/>
    <w:rsid w:val="005D3D70"/>
    <w:rsid w:val="005D3E21"/>
    <w:rsid w:val="005D4CAA"/>
    <w:rsid w:val="005D528D"/>
    <w:rsid w:val="005D5865"/>
    <w:rsid w:val="005D60F2"/>
    <w:rsid w:val="005D6388"/>
    <w:rsid w:val="005D6CB7"/>
    <w:rsid w:val="005D6DA8"/>
    <w:rsid w:val="005D6DE6"/>
    <w:rsid w:val="005D6DF6"/>
    <w:rsid w:val="005D6F56"/>
    <w:rsid w:val="005D7053"/>
    <w:rsid w:val="005D7136"/>
    <w:rsid w:val="005D738A"/>
    <w:rsid w:val="005D7A0C"/>
    <w:rsid w:val="005D7CD0"/>
    <w:rsid w:val="005D7F48"/>
    <w:rsid w:val="005E0331"/>
    <w:rsid w:val="005E176C"/>
    <w:rsid w:val="005E1CB6"/>
    <w:rsid w:val="005E3272"/>
    <w:rsid w:val="005E391B"/>
    <w:rsid w:val="005E42DB"/>
    <w:rsid w:val="005E4DB8"/>
    <w:rsid w:val="005E5594"/>
    <w:rsid w:val="005E578C"/>
    <w:rsid w:val="005E5A72"/>
    <w:rsid w:val="005E6156"/>
    <w:rsid w:val="005E66E9"/>
    <w:rsid w:val="005E6886"/>
    <w:rsid w:val="005E6BB1"/>
    <w:rsid w:val="005E6E47"/>
    <w:rsid w:val="005E7058"/>
    <w:rsid w:val="005E733C"/>
    <w:rsid w:val="005E7391"/>
    <w:rsid w:val="005E75D7"/>
    <w:rsid w:val="005E76E7"/>
    <w:rsid w:val="005E7D51"/>
    <w:rsid w:val="005F0013"/>
    <w:rsid w:val="005F016F"/>
    <w:rsid w:val="005F046F"/>
    <w:rsid w:val="005F13A2"/>
    <w:rsid w:val="005F1525"/>
    <w:rsid w:val="005F1685"/>
    <w:rsid w:val="005F23D7"/>
    <w:rsid w:val="005F28DC"/>
    <w:rsid w:val="005F295E"/>
    <w:rsid w:val="005F2CEC"/>
    <w:rsid w:val="005F2DB9"/>
    <w:rsid w:val="005F3091"/>
    <w:rsid w:val="005F4785"/>
    <w:rsid w:val="005F4D2B"/>
    <w:rsid w:val="005F522C"/>
    <w:rsid w:val="005F52AC"/>
    <w:rsid w:val="005F5898"/>
    <w:rsid w:val="005F592F"/>
    <w:rsid w:val="005F632C"/>
    <w:rsid w:val="005F6425"/>
    <w:rsid w:val="005F645D"/>
    <w:rsid w:val="005F660D"/>
    <w:rsid w:val="005F669E"/>
    <w:rsid w:val="005F6827"/>
    <w:rsid w:val="005F6BAD"/>
    <w:rsid w:val="005F731F"/>
    <w:rsid w:val="0060047E"/>
    <w:rsid w:val="00600E27"/>
    <w:rsid w:val="00601356"/>
    <w:rsid w:val="00601511"/>
    <w:rsid w:val="00601566"/>
    <w:rsid w:val="00601879"/>
    <w:rsid w:val="00601D6D"/>
    <w:rsid w:val="006027D8"/>
    <w:rsid w:val="00602936"/>
    <w:rsid w:val="00603692"/>
    <w:rsid w:val="00603C6E"/>
    <w:rsid w:val="00603ECE"/>
    <w:rsid w:val="00604708"/>
    <w:rsid w:val="00605674"/>
    <w:rsid w:val="00605FCA"/>
    <w:rsid w:val="00606541"/>
    <w:rsid w:val="00607C5D"/>
    <w:rsid w:val="00610206"/>
    <w:rsid w:val="006103F5"/>
    <w:rsid w:val="00610DCC"/>
    <w:rsid w:val="00611273"/>
    <w:rsid w:val="0061134C"/>
    <w:rsid w:val="006115FA"/>
    <w:rsid w:val="006120DC"/>
    <w:rsid w:val="0061241A"/>
    <w:rsid w:val="0061257C"/>
    <w:rsid w:val="006126AD"/>
    <w:rsid w:val="00613DF9"/>
    <w:rsid w:val="0061454F"/>
    <w:rsid w:val="006145DF"/>
    <w:rsid w:val="00614872"/>
    <w:rsid w:val="00614B0C"/>
    <w:rsid w:val="00614D29"/>
    <w:rsid w:val="0061539B"/>
    <w:rsid w:val="006153F9"/>
    <w:rsid w:val="006155B7"/>
    <w:rsid w:val="006156AD"/>
    <w:rsid w:val="006163A5"/>
    <w:rsid w:val="006167A8"/>
    <w:rsid w:val="00616961"/>
    <w:rsid w:val="00617013"/>
    <w:rsid w:val="00617137"/>
    <w:rsid w:val="006171BF"/>
    <w:rsid w:val="006179D1"/>
    <w:rsid w:val="00617BA3"/>
    <w:rsid w:val="00617EE8"/>
    <w:rsid w:val="00617F28"/>
    <w:rsid w:val="00620377"/>
    <w:rsid w:val="006203BB"/>
    <w:rsid w:val="006204E6"/>
    <w:rsid w:val="0062068E"/>
    <w:rsid w:val="00621537"/>
    <w:rsid w:val="00621574"/>
    <w:rsid w:val="00621598"/>
    <w:rsid w:val="00621ECD"/>
    <w:rsid w:val="00622585"/>
    <w:rsid w:val="006227BB"/>
    <w:rsid w:val="00622D6E"/>
    <w:rsid w:val="00622F27"/>
    <w:rsid w:val="0062317E"/>
    <w:rsid w:val="00623A3D"/>
    <w:rsid w:val="006241D3"/>
    <w:rsid w:val="00624376"/>
    <w:rsid w:val="0062466D"/>
    <w:rsid w:val="006248CE"/>
    <w:rsid w:val="00624BF7"/>
    <w:rsid w:val="0062590C"/>
    <w:rsid w:val="006267DE"/>
    <w:rsid w:val="00626A64"/>
    <w:rsid w:val="00627327"/>
    <w:rsid w:val="00627A34"/>
    <w:rsid w:val="00627CBA"/>
    <w:rsid w:val="00627FF5"/>
    <w:rsid w:val="00630354"/>
    <w:rsid w:val="00630833"/>
    <w:rsid w:val="00630A5A"/>
    <w:rsid w:val="00630BDE"/>
    <w:rsid w:val="00630C2F"/>
    <w:rsid w:val="00630FD8"/>
    <w:rsid w:val="00630FFE"/>
    <w:rsid w:val="006317EA"/>
    <w:rsid w:val="00632077"/>
    <w:rsid w:val="0063231E"/>
    <w:rsid w:val="00632802"/>
    <w:rsid w:val="00632939"/>
    <w:rsid w:val="00632F60"/>
    <w:rsid w:val="00633376"/>
    <w:rsid w:val="006337D9"/>
    <w:rsid w:val="00633FA9"/>
    <w:rsid w:val="00634181"/>
    <w:rsid w:val="00634956"/>
    <w:rsid w:val="00634BA7"/>
    <w:rsid w:val="00635D4B"/>
    <w:rsid w:val="00635EB4"/>
    <w:rsid w:val="0063602B"/>
    <w:rsid w:val="00636080"/>
    <w:rsid w:val="0063666A"/>
    <w:rsid w:val="00636799"/>
    <w:rsid w:val="006369A7"/>
    <w:rsid w:val="00636FBD"/>
    <w:rsid w:val="0063745F"/>
    <w:rsid w:val="0063795F"/>
    <w:rsid w:val="006379D2"/>
    <w:rsid w:val="006400CD"/>
    <w:rsid w:val="00640192"/>
    <w:rsid w:val="00640547"/>
    <w:rsid w:val="00640816"/>
    <w:rsid w:val="006411EC"/>
    <w:rsid w:val="00641546"/>
    <w:rsid w:val="00641913"/>
    <w:rsid w:val="006419D2"/>
    <w:rsid w:val="00641B42"/>
    <w:rsid w:val="00642349"/>
    <w:rsid w:val="00642BED"/>
    <w:rsid w:val="00642DC2"/>
    <w:rsid w:val="0064307E"/>
    <w:rsid w:val="006432A1"/>
    <w:rsid w:val="00643C7B"/>
    <w:rsid w:val="00644341"/>
    <w:rsid w:val="0064480D"/>
    <w:rsid w:val="00644B3C"/>
    <w:rsid w:val="006452E8"/>
    <w:rsid w:val="00645330"/>
    <w:rsid w:val="00645956"/>
    <w:rsid w:val="00645A59"/>
    <w:rsid w:val="00650238"/>
    <w:rsid w:val="00650BF6"/>
    <w:rsid w:val="006510CC"/>
    <w:rsid w:val="0065166A"/>
    <w:rsid w:val="00651CAD"/>
    <w:rsid w:val="00651F55"/>
    <w:rsid w:val="00652C4D"/>
    <w:rsid w:val="00652F32"/>
    <w:rsid w:val="00653281"/>
    <w:rsid w:val="00653FE9"/>
    <w:rsid w:val="00654482"/>
    <w:rsid w:val="006546D4"/>
    <w:rsid w:val="00654EED"/>
    <w:rsid w:val="0065512B"/>
    <w:rsid w:val="006551C3"/>
    <w:rsid w:val="006551E3"/>
    <w:rsid w:val="00656000"/>
    <w:rsid w:val="00656270"/>
    <w:rsid w:val="00656607"/>
    <w:rsid w:val="00656AC4"/>
    <w:rsid w:val="00656F04"/>
    <w:rsid w:val="00656F9A"/>
    <w:rsid w:val="00657173"/>
    <w:rsid w:val="006574E5"/>
    <w:rsid w:val="0065750A"/>
    <w:rsid w:val="006601DE"/>
    <w:rsid w:val="00660309"/>
    <w:rsid w:val="00660331"/>
    <w:rsid w:val="00660547"/>
    <w:rsid w:val="0066060A"/>
    <w:rsid w:val="00660625"/>
    <w:rsid w:val="00661144"/>
    <w:rsid w:val="006613C9"/>
    <w:rsid w:val="00661560"/>
    <w:rsid w:val="00661B8F"/>
    <w:rsid w:val="00661D0C"/>
    <w:rsid w:val="00661D57"/>
    <w:rsid w:val="00661F19"/>
    <w:rsid w:val="00661F74"/>
    <w:rsid w:val="0066296C"/>
    <w:rsid w:val="00662D48"/>
    <w:rsid w:val="0066325A"/>
    <w:rsid w:val="006632BF"/>
    <w:rsid w:val="00664082"/>
    <w:rsid w:val="00664310"/>
    <w:rsid w:val="0066490D"/>
    <w:rsid w:val="00664935"/>
    <w:rsid w:val="00664E40"/>
    <w:rsid w:val="006651DA"/>
    <w:rsid w:val="006656DA"/>
    <w:rsid w:val="00665BCC"/>
    <w:rsid w:val="00665DBE"/>
    <w:rsid w:val="00665EB0"/>
    <w:rsid w:val="00665F25"/>
    <w:rsid w:val="00665F34"/>
    <w:rsid w:val="006662DB"/>
    <w:rsid w:val="00667AD0"/>
    <w:rsid w:val="00667B7F"/>
    <w:rsid w:val="00667CE0"/>
    <w:rsid w:val="0067074A"/>
    <w:rsid w:val="00671021"/>
    <w:rsid w:val="006710F4"/>
    <w:rsid w:val="006712D6"/>
    <w:rsid w:val="00671344"/>
    <w:rsid w:val="00671E51"/>
    <w:rsid w:val="00671E58"/>
    <w:rsid w:val="00672A91"/>
    <w:rsid w:val="00672BE4"/>
    <w:rsid w:val="006734E3"/>
    <w:rsid w:val="00673566"/>
    <w:rsid w:val="00673BC6"/>
    <w:rsid w:val="00673E1F"/>
    <w:rsid w:val="00673F52"/>
    <w:rsid w:val="0067579E"/>
    <w:rsid w:val="00675BC6"/>
    <w:rsid w:val="00675E78"/>
    <w:rsid w:val="00675EBE"/>
    <w:rsid w:val="00676516"/>
    <w:rsid w:val="00676E83"/>
    <w:rsid w:val="006776D5"/>
    <w:rsid w:val="0067778E"/>
    <w:rsid w:val="00677E4B"/>
    <w:rsid w:val="00677E78"/>
    <w:rsid w:val="0068008E"/>
    <w:rsid w:val="006807E1"/>
    <w:rsid w:val="006815E2"/>
    <w:rsid w:val="0068162D"/>
    <w:rsid w:val="0068194C"/>
    <w:rsid w:val="006819AE"/>
    <w:rsid w:val="00681B56"/>
    <w:rsid w:val="00681EE3"/>
    <w:rsid w:val="006821C1"/>
    <w:rsid w:val="0068253D"/>
    <w:rsid w:val="00682665"/>
    <w:rsid w:val="006829B6"/>
    <w:rsid w:val="00682B13"/>
    <w:rsid w:val="00682CA3"/>
    <w:rsid w:val="0068398F"/>
    <w:rsid w:val="00684861"/>
    <w:rsid w:val="006854EB"/>
    <w:rsid w:val="00685991"/>
    <w:rsid w:val="00685A98"/>
    <w:rsid w:val="006863B4"/>
    <w:rsid w:val="00686744"/>
    <w:rsid w:val="00686F52"/>
    <w:rsid w:val="00687368"/>
    <w:rsid w:val="0069041B"/>
    <w:rsid w:val="00690BC7"/>
    <w:rsid w:val="00690DB2"/>
    <w:rsid w:val="00691486"/>
    <w:rsid w:val="00691997"/>
    <w:rsid w:val="00691E01"/>
    <w:rsid w:val="00692068"/>
    <w:rsid w:val="00692D70"/>
    <w:rsid w:val="00693758"/>
    <w:rsid w:val="0069396A"/>
    <w:rsid w:val="00693F54"/>
    <w:rsid w:val="006942E2"/>
    <w:rsid w:val="00695925"/>
    <w:rsid w:val="00695C4A"/>
    <w:rsid w:val="00695E95"/>
    <w:rsid w:val="006963AA"/>
    <w:rsid w:val="00696991"/>
    <w:rsid w:val="00697460"/>
    <w:rsid w:val="006978E1"/>
    <w:rsid w:val="00697F50"/>
    <w:rsid w:val="006A0861"/>
    <w:rsid w:val="006A0C48"/>
    <w:rsid w:val="006A144A"/>
    <w:rsid w:val="006A14CF"/>
    <w:rsid w:val="006A1569"/>
    <w:rsid w:val="006A1581"/>
    <w:rsid w:val="006A1B38"/>
    <w:rsid w:val="006A1E2C"/>
    <w:rsid w:val="006A1FFE"/>
    <w:rsid w:val="006A2004"/>
    <w:rsid w:val="006A21DC"/>
    <w:rsid w:val="006A28E3"/>
    <w:rsid w:val="006A294A"/>
    <w:rsid w:val="006A2AE1"/>
    <w:rsid w:val="006A2D84"/>
    <w:rsid w:val="006A3027"/>
    <w:rsid w:val="006A322A"/>
    <w:rsid w:val="006A367C"/>
    <w:rsid w:val="006A41E1"/>
    <w:rsid w:val="006A4B37"/>
    <w:rsid w:val="006A523D"/>
    <w:rsid w:val="006A59E6"/>
    <w:rsid w:val="006A5E14"/>
    <w:rsid w:val="006A5EF5"/>
    <w:rsid w:val="006A66FB"/>
    <w:rsid w:val="006A6AE5"/>
    <w:rsid w:val="006A6C72"/>
    <w:rsid w:val="006A7093"/>
    <w:rsid w:val="006B07BC"/>
    <w:rsid w:val="006B0B24"/>
    <w:rsid w:val="006B0F17"/>
    <w:rsid w:val="006B102C"/>
    <w:rsid w:val="006B162C"/>
    <w:rsid w:val="006B1814"/>
    <w:rsid w:val="006B1A7A"/>
    <w:rsid w:val="006B1AD3"/>
    <w:rsid w:val="006B215C"/>
    <w:rsid w:val="006B2478"/>
    <w:rsid w:val="006B2BFF"/>
    <w:rsid w:val="006B39CA"/>
    <w:rsid w:val="006B41BF"/>
    <w:rsid w:val="006B42E7"/>
    <w:rsid w:val="006B4685"/>
    <w:rsid w:val="006B4703"/>
    <w:rsid w:val="006B5527"/>
    <w:rsid w:val="006B601E"/>
    <w:rsid w:val="006B6FC1"/>
    <w:rsid w:val="006B7294"/>
    <w:rsid w:val="006B79A2"/>
    <w:rsid w:val="006B79B8"/>
    <w:rsid w:val="006B7CF6"/>
    <w:rsid w:val="006B7CFC"/>
    <w:rsid w:val="006C0085"/>
    <w:rsid w:val="006C0895"/>
    <w:rsid w:val="006C0A4B"/>
    <w:rsid w:val="006C0AE0"/>
    <w:rsid w:val="006C0E29"/>
    <w:rsid w:val="006C1191"/>
    <w:rsid w:val="006C119B"/>
    <w:rsid w:val="006C129C"/>
    <w:rsid w:val="006C139F"/>
    <w:rsid w:val="006C141E"/>
    <w:rsid w:val="006C14F7"/>
    <w:rsid w:val="006C260B"/>
    <w:rsid w:val="006C2654"/>
    <w:rsid w:val="006C27E3"/>
    <w:rsid w:val="006C2803"/>
    <w:rsid w:val="006C2A29"/>
    <w:rsid w:val="006C2BBB"/>
    <w:rsid w:val="006C3400"/>
    <w:rsid w:val="006C43CB"/>
    <w:rsid w:val="006C44E4"/>
    <w:rsid w:val="006C45B2"/>
    <w:rsid w:val="006C4D08"/>
    <w:rsid w:val="006C53FC"/>
    <w:rsid w:val="006C55E3"/>
    <w:rsid w:val="006C5BE0"/>
    <w:rsid w:val="006C5D2A"/>
    <w:rsid w:val="006C5E28"/>
    <w:rsid w:val="006C648E"/>
    <w:rsid w:val="006C659D"/>
    <w:rsid w:val="006C6765"/>
    <w:rsid w:val="006C6B02"/>
    <w:rsid w:val="006C6EB7"/>
    <w:rsid w:val="006C6ECC"/>
    <w:rsid w:val="006C7C79"/>
    <w:rsid w:val="006C7F0B"/>
    <w:rsid w:val="006D008F"/>
    <w:rsid w:val="006D00A1"/>
    <w:rsid w:val="006D036D"/>
    <w:rsid w:val="006D08CA"/>
    <w:rsid w:val="006D0AD2"/>
    <w:rsid w:val="006D0AEB"/>
    <w:rsid w:val="006D0BF6"/>
    <w:rsid w:val="006D11E5"/>
    <w:rsid w:val="006D16BA"/>
    <w:rsid w:val="006D179D"/>
    <w:rsid w:val="006D187B"/>
    <w:rsid w:val="006D1A48"/>
    <w:rsid w:val="006D2556"/>
    <w:rsid w:val="006D2977"/>
    <w:rsid w:val="006D2B16"/>
    <w:rsid w:val="006D2C2E"/>
    <w:rsid w:val="006D3023"/>
    <w:rsid w:val="006D342D"/>
    <w:rsid w:val="006D3441"/>
    <w:rsid w:val="006D3583"/>
    <w:rsid w:val="006D3874"/>
    <w:rsid w:val="006D3A3E"/>
    <w:rsid w:val="006D3BCF"/>
    <w:rsid w:val="006D42CA"/>
    <w:rsid w:val="006D4441"/>
    <w:rsid w:val="006D4615"/>
    <w:rsid w:val="006D487B"/>
    <w:rsid w:val="006D4DA3"/>
    <w:rsid w:val="006D54DD"/>
    <w:rsid w:val="006D57D1"/>
    <w:rsid w:val="006D5FD5"/>
    <w:rsid w:val="006D6032"/>
    <w:rsid w:val="006D6800"/>
    <w:rsid w:val="006D68BE"/>
    <w:rsid w:val="006D690B"/>
    <w:rsid w:val="006D6A9D"/>
    <w:rsid w:val="006D71AF"/>
    <w:rsid w:val="006D7365"/>
    <w:rsid w:val="006D74D1"/>
    <w:rsid w:val="006D793E"/>
    <w:rsid w:val="006D79D8"/>
    <w:rsid w:val="006E12FA"/>
    <w:rsid w:val="006E164D"/>
    <w:rsid w:val="006E17CD"/>
    <w:rsid w:val="006E1FA5"/>
    <w:rsid w:val="006E223F"/>
    <w:rsid w:val="006E2675"/>
    <w:rsid w:val="006E28C6"/>
    <w:rsid w:val="006E2A16"/>
    <w:rsid w:val="006E2AE8"/>
    <w:rsid w:val="006E2E5D"/>
    <w:rsid w:val="006E324D"/>
    <w:rsid w:val="006E326B"/>
    <w:rsid w:val="006E3A22"/>
    <w:rsid w:val="006E3AFD"/>
    <w:rsid w:val="006E3DD4"/>
    <w:rsid w:val="006E4191"/>
    <w:rsid w:val="006E490F"/>
    <w:rsid w:val="006E4974"/>
    <w:rsid w:val="006E4BA1"/>
    <w:rsid w:val="006E4D84"/>
    <w:rsid w:val="006E55F1"/>
    <w:rsid w:val="006E5953"/>
    <w:rsid w:val="006E5E0B"/>
    <w:rsid w:val="006E6315"/>
    <w:rsid w:val="006E69D5"/>
    <w:rsid w:val="006E6B2D"/>
    <w:rsid w:val="006E6DA6"/>
    <w:rsid w:val="006E6EFB"/>
    <w:rsid w:val="006E7027"/>
    <w:rsid w:val="006E7473"/>
    <w:rsid w:val="006F0895"/>
    <w:rsid w:val="006F08E2"/>
    <w:rsid w:val="006F0D56"/>
    <w:rsid w:val="006F0D95"/>
    <w:rsid w:val="006F102B"/>
    <w:rsid w:val="006F10DB"/>
    <w:rsid w:val="006F1166"/>
    <w:rsid w:val="006F139E"/>
    <w:rsid w:val="006F1789"/>
    <w:rsid w:val="006F1D7E"/>
    <w:rsid w:val="006F220A"/>
    <w:rsid w:val="006F26B9"/>
    <w:rsid w:val="006F26FE"/>
    <w:rsid w:val="006F2C25"/>
    <w:rsid w:val="006F35A5"/>
    <w:rsid w:val="006F3CED"/>
    <w:rsid w:val="006F3F76"/>
    <w:rsid w:val="006F4474"/>
    <w:rsid w:val="006F45F5"/>
    <w:rsid w:val="006F48FB"/>
    <w:rsid w:val="006F4DFA"/>
    <w:rsid w:val="006F4FE7"/>
    <w:rsid w:val="006F513A"/>
    <w:rsid w:val="006F52DE"/>
    <w:rsid w:val="006F677B"/>
    <w:rsid w:val="006F705E"/>
    <w:rsid w:val="006F70E8"/>
    <w:rsid w:val="006F7436"/>
    <w:rsid w:val="006F755B"/>
    <w:rsid w:val="006F779D"/>
    <w:rsid w:val="006F7BF4"/>
    <w:rsid w:val="007000C7"/>
    <w:rsid w:val="00700465"/>
    <w:rsid w:val="00700514"/>
    <w:rsid w:val="007008F3"/>
    <w:rsid w:val="0070094F"/>
    <w:rsid w:val="00700B29"/>
    <w:rsid w:val="007018A9"/>
    <w:rsid w:val="007021D4"/>
    <w:rsid w:val="00702566"/>
    <w:rsid w:val="00702651"/>
    <w:rsid w:val="00702DB6"/>
    <w:rsid w:val="007030BF"/>
    <w:rsid w:val="00703B6F"/>
    <w:rsid w:val="00704004"/>
    <w:rsid w:val="00704832"/>
    <w:rsid w:val="00704B11"/>
    <w:rsid w:val="00704C27"/>
    <w:rsid w:val="00704EBA"/>
    <w:rsid w:val="00705577"/>
    <w:rsid w:val="00705699"/>
    <w:rsid w:val="00705939"/>
    <w:rsid w:val="00705CA6"/>
    <w:rsid w:val="00705D5A"/>
    <w:rsid w:val="00706F86"/>
    <w:rsid w:val="00706F9E"/>
    <w:rsid w:val="00707F73"/>
    <w:rsid w:val="00707F76"/>
    <w:rsid w:val="00707F87"/>
    <w:rsid w:val="007100C8"/>
    <w:rsid w:val="00710CDB"/>
    <w:rsid w:val="00710DCC"/>
    <w:rsid w:val="00711762"/>
    <w:rsid w:val="007118A3"/>
    <w:rsid w:val="00711F03"/>
    <w:rsid w:val="0071213A"/>
    <w:rsid w:val="007122C6"/>
    <w:rsid w:val="0071262E"/>
    <w:rsid w:val="00712A67"/>
    <w:rsid w:val="007130A5"/>
    <w:rsid w:val="00713106"/>
    <w:rsid w:val="00713318"/>
    <w:rsid w:val="00713347"/>
    <w:rsid w:val="00713DA8"/>
    <w:rsid w:val="00713DEE"/>
    <w:rsid w:val="00714011"/>
    <w:rsid w:val="00714815"/>
    <w:rsid w:val="0071486B"/>
    <w:rsid w:val="007148D6"/>
    <w:rsid w:val="00714D4A"/>
    <w:rsid w:val="00715015"/>
    <w:rsid w:val="007150B3"/>
    <w:rsid w:val="00716360"/>
    <w:rsid w:val="00716ACA"/>
    <w:rsid w:val="00716F0B"/>
    <w:rsid w:val="007176A9"/>
    <w:rsid w:val="0071786F"/>
    <w:rsid w:val="00720382"/>
    <w:rsid w:val="007208D3"/>
    <w:rsid w:val="00720CBE"/>
    <w:rsid w:val="00720FA2"/>
    <w:rsid w:val="00721345"/>
    <w:rsid w:val="007214A1"/>
    <w:rsid w:val="00721611"/>
    <w:rsid w:val="00721B1D"/>
    <w:rsid w:val="00721B39"/>
    <w:rsid w:val="00721F10"/>
    <w:rsid w:val="00722104"/>
    <w:rsid w:val="007222CC"/>
    <w:rsid w:val="00722453"/>
    <w:rsid w:val="00722627"/>
    <w:rsid w:val="00722791"/>
    <w:rsid w:val="0072285B"/>
    <w:rsid w:val="00722899"/>
    <w:rsid w:val="00722918"/>
    <w:rsid w:val="00722A8F"/>
    <w:rsid w:val="00722FA0"/>
    <w:rsid w:val="007233CE"/>
    <w:rsid w:val="0072358F"/>
    <w:rsid w:val="00724C60"/>
    <w:rsid w:val="0072550C"/>
    <w:rsid w:val="0072559F"/>
    <w:rsid w:val="00725685"/>
    <w:rsid w:val="007257A7"/>
    <w:rsid w:val="0072591D"/>
    <w:rsid w:val="00725C13"/>
    <w:rsid w:val="007266DA"/>
    <w:rsid w:val="00726ADF"/>
    <w:rsid w:val="00726D41"/>
    <w:rsid w:val="00727063"/>
    <w:rsid w:val="0072763E"/>
    <w:rsid w:val="00727647"/>
    <w:rsid w:val="007301A7"/>
    <w:rsid w:val="00730962"/>
    <w:rsid w:val="00730D4A"/>
    <w:rsid w:val="00730FFD"/>
    <w:rsid w:val="00731185"/>
    <w:rsid w:val="007313AE"/>
    <w:rsid w:val="00731FBC"/>
    <w:rsid w:val="007327EB"/>
    <w:rsid w:val="007329F5"/>
    <w:rsid w:val="00732F0E"/>
    <w:rsid w:val="007331A1"/>
    <w:rsid w:val="0073347D"/>
    <w:rsid w:val="00733982"/>
    <w:rsid w:val="00734208"/>
    <w:rsid w:val="00734E83"/>
    <w:rsid w:val="007351AE"/>
    <w:rsid w:val="00735847"/>
    <w:rsid w:val="00735CB3"/>
    <w:rsid w:val="007363E7"/>
    <w:rsid w:val="007364C2"/>
    <w:rsid w:val="00736673"/>
    <w:rsid w:val="007366CC"/>
    <w:rsid w:val="007367CA"/>
    <w:rsid w:val="00736824"/>
    <w:rsid w:val="0073693D"/>
    <w:rsid w:val="00736A33"/>
    <w:rsid w:val="00736C7E"/>
    <w:rsid w:val="007372F0"/>
    <w:rsid w:val="00737E8F"/>
    <w:rsid w:val="00737EF6"/>
    <w:rsid w:val="00740424"/>
    <w:rsid w:val="00740835"/>
    <w:rsid w:val="00740AAE"/>
    <w:rsid w:val="00741085"/>
    <w:rsid w:val="007411B3"/>
    <w:rsid w:val="00741518"/>
    <w:rsid w:val="00741C8F"/>
    <w:rsid w:val="00742621"/>
    <w:rsid w:val="007429BB"/>
    <w:rsid w:val="00742CC9"/>
    <w:rsid w:val="00742E4C"/>
    <w:rsid w:val="00742FB4"/>
    <w:rsid w:val="007437DB"/>
    <w:rsid w:val="00743A5A"/>
    <w:rsid w:val="00743C44"/>
    <w:rsid w:val="00744C33"/>
    <w:rsid w:val="00745A2B"/>
    <w:rsid w:val="00745B41"/>
    <w:rsid w:val="00745CC5"/>
    <w:rsid w:val="00745E47"/>
    <w:rsid w:val="00745FE5"/>
    <w:rsid w:val="007465A0"/>
    <w:rsid w:val="00746655"/>
    <w:rsid w:val="00746A33"/>
    <w:rsid w:val="00746D3C"/>
    <w:rsid w:val="00746E8B"/>
    <w:rsid w:val="00746EAF"/>
    <w:rsid w:val="00746F7E"/>
    <w:rsid w:val="007474D9"/>
    <w:rsid w:val="00747D1B"/>
    <w:rsid w:val="00750808"/>
    <w:rsid w:val="0075092D"/>
    <w:rsid w:val="00750F4E"/>
    <w:rsid w:val="0075110C"/>
    <w:rsid w:val="0075115B"/>
    <w:rsid w:val="00751A6C"/>
    <w:rsid w:val="00751DCB"/>
    <w:rsid w:val="00751DFF"/>
    <w:rsid w:val="00751F41"/>
    <w:rsid w:val="00752223"/>
    <w:rsid w:val="00752341"/>
    <w:rsid w:val="007523B6"/>
    <w:rsid w:val="0075249C"/>
    <w:rsid w:val="007526B1"/>
    <w:rsid w:val="00752DB2"/>
    <w:rsid w:val="00752EC6"/>
    <w:rsid w:val="007532A9"/>
    <w:rsid w:val="00753707"/>
    <w:rsid w:val="007539AD"/>
    <w:rsid w:val="00753A7A"/>
    <w:rsid w:val="00753B64"/>
    <w:rsid w:val="00753B76"/>
    <w:rsid w:val="007544A1"/>
    <w:rsid w:val="0075479C"/>
    <w:rsid w:val="00754C50"/>
    <w:rsid w:val="00754E17"/>
    <w:rsid w:val="00754E45"/>
    <w:rsid w:val="00755746"/>
    <w:rsid w:val="0075599B"/>
    <w:rsid w:val="00755DC2"/>
    <w:rsid w:val="007569CF"/>
    <w:rsid w:val="00756D75"/>
    <w:rsid w:val="00757081"/>
    <w:rsid w:val="007571A4"/>
    <w:rsid w:val="0075727A"/>
    <w:rsid w:val="00757477"/>
    <w:rsid w:val="0075793A"/>
    <w:rsid w:val="00757ADE"/>
    <w:rsid w:val="00757C25"/>
    <w:rsid w:val="00757C80"/>
    <w:rsid w:val="00757F6B"/>
    <w:rsid w:val="00760213"/>
    <w:rsid w:val="00760247"/>
    <w:rsid w:val="00760B7E"/>
    <w:rsid w:val="00760DD7"/>
    <w:rsid w:val="00761014"/>
    <w:rsid w:val="00761716"/>
    <w:rsid w:val="00761A85"/>
    <w:rsid w:val="00761D3C"/>
    <w:rsid w:val="00762316"/>
    <w:rsid w:val="00762321"/>
    <w:rsid w:val="00762852"/>
    <w:rsid w:val="007629B6"/>
    <w:rsid w:val="00762AD9"/>
    <w:rsid w:val="00762DA7"/>
    <w:rsid w:val="00762E52"/>
    <w:rsid w:val="00763815"/>
    <w:rsid w:val="00763BD9"/>
    <w:rsid w:val="007652A6"/>
    <w:rsid w:val="007658EB"/>
    <w:rsid w:val="0076663B"/>
    <w:rsid w:val="00766A8C"/>
    <w:rsid w:val="00766BBC"/>
    <w:rsid w:val="00767682"/>
    <w:rsid w:val="00767967"/>
    <w:rsid w:val="00767C09"/>
    <w:rsid w:val="007705F5"/>
    <w:rsid w:val="007706F2"/>
    <w:rsid w:val="00770A16"/>
    <w:rsid w:val="00770DC0"/>
    <w:rsid w:val="007713EF"/>
    <w:rsid w:val="00771494"/>
    <w:rsid w:val="007718B0"/>
    <w:rsid w:val="00772CEB"/>
    <w:rsid w:val="00773492"/>
    <w:rsid w:val="007736DC"/>
    <w:rsid w:val="0077524C"/>
    <w:rsid w:val="00775ABB"/>
    <w:rsid w:val="007768BB"/>
    <w:rsid w:val="00777186"/>
    <w:rsid w:val="00777327"/>
    <w:rsid w:val="00777729"/>
    <w:rsid w:val="00777905"/>
    <w:rsid w:val="00777946"/>
    <w:rsid w:val="00777CB9"/>
    <w:rsid w:val="00777E32"/>
    <w:rsid w:val="007804E3"/>
    <w:rsid w:val="00780697"/>
    <w:rsid w:val="00781863"/>
    <w:rsid w:val="0078189B"/>
    <w:rsid w:val="00781EB3"/>
    <w:rsid w:val="00781FBC"/>
    <w:rsid w:val="007822DB"/>
    <w:rsid w:val="007824FF"/>
    <w:rsid w:val="00782864"/>
    <w:rsid w:val="00782A5E"/>
    <w:rsid w:val="00783A59"/>
    <w:rsid w:val="00783CF6"/>
    <w:rsid w:val="00785A9B"/>
    <w:rsid w:val="00785F30"/>
    <w:rsid w:val="00785F9A"/>
    <w:rsid w:val="0078699E"/>
    <w:rsid w:val="00786B34"/>
    <w:rsid w:val="00787B08"/>
    <w:rsid w:val="00787D05"/>
    <w:rsid w:val="00790A57"/>
    <w:rsid w:val="0079242B"/>
    <w:rsid w:val="007925DD"/>
    <w:rsid w:val="00793AAC"/>
    <w:rsid w:val="00793DB3"/>
    <w:rsid w:val="00793F24"/>
    <w:rsid w:val="00794240"/>
    <w:rsid w:val="00794736"/>
    <w:rsid w:val="00795E53"/>
    <w:rsid w:val="00795FFD"/>
    <w:rsid w:val="007962D9"/>
    <w:rsid w:val="00796347"/>
    <w:rsid w:val="007969CA"/>
    <w:rsid w:val="00796BB5"/>
    <w:rsid w:val="00796C30"/>
    <w:rsid w:val="00796F9F"/>
    <w:rsid w:val="00797359"/>
    <w:rsid w:val="0079784C"/>
    <w:rsid w:val="007A1085"/>
    <w:rsid w:val="007A18B0"/>
    <w:rsid w:val="007A1B76"/>
    <w:rsid w:val="007A1DCC"/>
    <w:rsid w:val="007A1EDC"/>
    <w:rsid w:val="007A1FB2"/>
    <w:rsid w:val="007A290A"/>
    <w:rsid w:val="007A2C7A"/>
    <w:rsid w:val="007A35C7"/>
    <w:rsid w:val="007A3CB9"/>
    <w:rsid w:val="007A3DA2"/>
    <w:rsid w:val="007A3FF5"/>
    <w:rsid w:val="007A419C"/>
    <w:rsid w:val="007A42DA"/>
    <w:rsid w:val="007A46AB"/>
    <w:rsid w:val="007A4A4A"/>
    <w:rsid w:val="007A4FCE"/>
    <w:rsid w:val="007A504B"/>
    <w:rsid w:val="007A51EC"/>
    <w:rsid w:val="007A55D6"/>
    <w:rsid w:val="007A5B07"/>
    <w:rsid w:val="007A6390"/>
    <w:rsid w:val="007A6750"/>
    <w:rsid w:val="007A7123"/>
    <w:rsid w:val="007A78C7"/>
    <w:rsid w:val="007A7BE4"/>
    <w:rsid w:val="007B12EE"/>
    <w:rsid w:val="007B17AA"/>
    <w:rsid w:val="007B1FD8"/>
    <w:rsid w:val="007B2223"/>
    <w:rsid w:val="007B2365"/>
    <w:rsid w:val="007B24B0"/>
    <w:rsid w:val="007B26EA"/>
    <w:rsid w:val="007B2A60"/>
    <w:rsid w:val="007B34AF"/>
    <w:rsid w:val="007B3C21"/>
    <w:rsid w:val="007B502B"/>
    <w:rsid w:val="007B5204"/>
    <w:rsid w:val="007B717B"/>
    <w:rsid w:val="007B7778"/>
    <w:rsid w:val="007C0242"/>
    <w:rsid w:val="007C10F6"/>
    <w:rsid w:val="007C1361"/>
    <w:rsid w:val="007C136A"/>
    <w:rsid w:val="007C184E"/>
    <w:rsid w:val="007C4087"/>
    <w:rsid w:val="007C446A"/>
    <w:rsid w:val="007C449C"/>
    <w:rsid w:val="007C4956"/>
    <w:rsid w:val="007C4C8A"/>
    <w:rsid w:val="007C4D1C"/>
    <w:rsid w:val="007C50E2"/>
    <w:rsid w:val="007C5FA9"/>
    <w:rsid w:val="007C63A3"/>
    <w:rsid w:val="007C63F6"/>
    <w:rsid w:val="007C6880"/>
    <w:rsid w:val="007C6E56"/>
    <w:rsid w:val="007C745B"/>
    <w:rsid w:val="007C79F1"/>
    <w:rsid w:val="007C7DCD"/>
    <w:rsid w:val="007C7E0D"/>
    <w:rsid w:val="007D0D9E"/>
    <w:rsid w:val="007D1B46"/>
    <w:rsid w:val="007D2A5E"/>
    <w:rsid w:val="007D2A70"/>
    <w:rsid w:val="007D2AC5"/>
    <w:rsid w:val="007D3665"/>
    <w:rsid w:val="007D3715"/>
    <w:rsid w:val="007D44A7"/>
    <w:rsid w:val="007D48DE"/>
    <w:rsid w:val="007D54F8"/>
    <w:rsid w:val="007D6A85"/>
    <w:rsid w:val="007D6D9A"/>
    <w:rsid w:val="007D7481"/>
    <w:rsid w:val="007D76FC"/>
    <w:rsid w:val="007D774E"/>
    <w:rsid w:val="007D7EF1"/>
    <w:rsid w:val="007E010D"/>
    <w:rsid w:val="007E05C1"/>
    <w:rsid w:val="007E073D"/>
    <w:rsid w:val="007E0D36"/>
    <w:rsid w:val="007E1432"/>
    <w:rsid w:val="007E1483"/>
    <w:rsid w:val="007E19C8"/>
    <w:rsid w:val="007E220A"/>
    <w:rsid w:val="007E2727"/>
    <w:rsid w:val="007E2BA2"/>
    <w:rsid w:val="007E2E65"/>
    <w:rsid w:val="007E34FD"/>
    <w:rsid w:val="007E3732"/>
    <w:rsid w:val="007E3DC3"/>
    <w:rsid w:val="007E3FD2"/>
    <w:rsid w:val="007E49D3"/>
    <w:rsid w:val="007E5362"/>
    <w:rsid w:val="007E5376"/>
    <w:rsid w:val="007E5D93"/>
    <w:rsid w:val="007E6800"/>
    <w:rsid w:val="007E6B4C"/>
    <w:rsid w:val="007E6F62"/>
    <w:rsid w:val="007E7B80"/>
    <w:rsid w:val="007E7ECD"/>
    <w:rsid w:val="007F000C"/>
    <w:rsid w:val="007F01E9"/>
    <w:rsid w:val="007F02EA"/>
    <w:rsid w:val="007F066F"/>
    <w:rsid w:val="007F0BFD"/>
    <w:rsid w:val="007F12E6"/>
    <w:rsid w:val="007F1757"/>
    <w:rsid w:val="007F176E"/>
    <w:rsid w:val="007F1811"/>
    <w:rsid w:val="007F1D61"/>
    <w:rsid w:val="007F20E4"/>
    <w:rsid w:val="007F2B3B"/>
    <w:rsid w:val="007F3256"/>
    <w:rsid w:val="007F42B8"/>
    <w:rsid w:val="007F4342"/>
    <w:rsid w:val="007F4545"/>
    <w:rsid w:val="007F4584"/>
    <w:rsid w:val="007F45E9"/>
    <w:rsid w:val="007F4FD4"/>
    <w:rsid w:val="007F58B0"/>
    <w:rsid w:val="007F5D32"/>
    <w:rsid w:val="007F60CA"/>
    <w:rsid w:val="007F678C"/>
    <w:rsid w:val="007F6FCB"/>
    <w:rsid w:val="007F72FB"/>
    <w:rsid w:val="007F7CBA"/>
    <w:rsid w:val="007F7DAD"/>
    <w:rsid w:val="00801111"/>
    <w:rsid w:val="00801507"/>
    <w:rsid w:val="0080150F"/>
    <w:rsid w:val="00801755"/>
    <w:rsid w:val="0080239F"/>
    <w:rsid w:val="0080287E"/>
    <w:rsid w:val="00802B25"/>
    <w:rsid w:val="00802EF1"/>
    <w:rsid w:val="0080324E"/>
    <w:rsid w:val="00803C4E"/>
    <w:rsid w:val="00803C73"/>
    <w:rsid w:val="00803DFB"/>
    <w:rsid w:val="00804432"/>
    <w:rsid w:val="00804504"/>
    <w:rsid w:val="008047B1"/>
    <w:rsid w:val="008054A6"/>
    <w:rsid w:val="0080554E"/>
    <w:rsid w:val="0080681B"/>
    <w:rsid w:val="00806F9E"/>
    <w:rsid w:val="00806FA9"/>
    <w:rsid w:val="008072CC"/>
    <w:rsid w:val="0080738A"/>
    <w:rsid w:val="00807657"/>
    <w:rsid w:val="00807A81"/>
    <w:rsid w:val="00807D85"/>
    <w:rsid w:val="00810094"/>
    <w:rsid w:val="008106BC"/>
    <w:rsid w:val="00810BE2"/>
    <w:rsid w:val="00810C3B"/>
    <w:rsid w:val="00810C4A"/>
    <w:rsid w:val="00811BA0"/>
    <w:rsid w:val="0081386B"/>
    <w:rsid w:val="0081416C"/>
    <w:rsid w:val="008141E0"/>
    <w:rsid w:val="0081486C"/>
    <w:rsid w:val="008153F1"/>
    <w:rsid w:val="00815C39"/>
    <w:rsid w:val="00816381"/>
    <w:rsid w:val="0081662D"/>
    <w:rsid w:val="00816717"/>
    <w:rsid w:val="00816C55"/>
    <w:rsid w:val="0081744E"/>
    <w:rsid w:val="00817B35"/>
    <w:rsid w:val="00817E22"/>
    <w:rsid w:val="00817F4C"/>
    <w:rsid w:val="00820735"/>
    <w:rsid w:val="0082129D"/>
    <w:rsid w:val="0082139B"/>
    <w:rsid w:val="0082180D"/>
    <w:rsid w:val="00821918"/>
    <w:rsid w:val="0082243A"/>
    <w:rsid w:val="00822841"/>
    <w:rsid w:val="00822D9E"/>
    <w:rsid w:val="00823314"/>
    <w:rsid w:val="008237DA"/>
    <w:rsid w:val="00823DBC"/>
    <w:rsid w:val="0082444F"/>
    <w:rsid w:val="00824C12"/>
    <w:rsid w:val="00824C3A"/>
    <w:rsid w:val="00824F1D"/>
    <w:rsid w:val="008259E2"/>
    <w:rsid w:val="0082665A"/>
    <w:rsid w:val="00826D10"/>
    <w:rsid w:val="008270E7"/>
    <w:rsid w:val="00827166"/>
    <w:rsid w:val="00827310"/>
    <w:rsid w:val="008276AE"/>
    <w:rsid w:val="00827DB9"/>
    <w:rsid w:val="00830AC3"/>
    <w:rsid w:val="00830DF1"/>
    <w:rsid w:val="00830FA4"/>
    <w:rsid w:val="00831339"/>
    <w:rsid w:val="00831595"/>
    <w:rsid w:val="00831B96"/>
    <w:rsid w:val="00831DEA"/>
    <w:rsid w:val="00831FAB"/>
    <w:rsid w:val="008320FB"/>
    <w:rsid w:val="00832417"/>
    <w:rsid w:val="008327D8"/>
    <w:rsid w:val="00832C1A"/>
    <w:rsid w:val="00832D9D"/>
    <w:rsid w:val="008336A9"/>
    <w:rsid w:val="008336BC"/>
    <w:rsid w:val="008346C5"/>
    <w:rsid w:val="008346F6"/>
    <w:rsid w:val="0083485A"/>
    <w:rsid w:val="00834C33"/>
    <w:rsid w:val="00834E2F"/>
    <w:rsid w:val="00834EBD"/>
    <w:rsid w:val="00834EEA"/>
    <w:rsid w:val="008354C1"/>
    <w:rsid w:val="0083557A"/>
    <w:rsid w:val="0083581D"/>
    <w:rsid w:val="00835CD0"/>
    <w:rsid w:val="00835DBB"/>
    <w:rsid w:val="00836086"/>
    <w:rsid w:val="00836109"/>
    <w:rsid w:val="00836248"/>
    <w:rsid w:val="008369A4"/>
    <w:rsid w:val="00836A26"/>
    <w:rsid w:val="00836E5C"/>
    <w:rsid w:val="00840039"/>
    <w:rsid w:val="00840520"/>
    <w:rsid w:val="00840953"/>
    <w:rsid w:val="00840E0D"/>
    <w:rsid w:val="00841378"/>
    <w:rsid w:val="00841C71"/>
    <w:rsid w:val="00841FFF"/>
    <w:rsid w:val="00843057"/>
    <w:rsid w:val="00843139"/>
    <w:rsid w:val="0084347F"/>
    <w:rsid w:val="00843801"/>
    <w:rsid w:val="00844FA5"/>
    <w:rsid w:val="008450E4"/>
    <w:rsid w:val="0084512F"/>
    <w:rsid w:val="0084542B"/>
    <w:rsid w:val="00845910"/>
    <w:rsid w:val="00845950"/>
    <w:rsid w:val="0084595F"/>
    <w:rsid w:val="0084600C"/>
    <w:rsid w:val="008460AD"/>
    <w:rsid w:val="0084639C"/>
    <w:rsid w:val="00846803"/>
    <w:rsid w:val="0084690A"/>
    <w:rsid w:val="00847156"/>
    <w:rsid w:val="0084781D"/>
    <w:rsid w:val="0085077F"/>
    <w:rsid w:val="0085105F"/>
    <w:rsid w:val="00851590"/>
    <w:rsid w:val="0085160E"/>
    <w:rsid w:val="008517B0"/>
    <w:rsid w:val="00851C80"/>
    <w:rsid w:val="0085235A"/>
    <w:rsid w:val="008523AE"/>
    <w:rsid w:val="0085242C"/>
    <w:rsid w:val="008525C3"/>
    <w:rsid w:val="0085317F"/>
    <w:rsid w:val="008533C1"/>
    <w:rsid w:val="00854038"/>
    <w:rsid w:val="00854E92"/>
    <w:rsid w:val="008550B8"/>
    <w:rsid w:val="0085539B"/>
    <w:rsid w:val="008559F1"/>
    <w:rsid w:val="008566FA"/>
    <w:rsid w:val="008567BE"/>
    <w:rsid w:val="00857AF7"/>
    <w:rsid w:val="008600E1"/>
    <w:rsid w:val="00860B8B"/>
    <w:rsid w:val="00860D62"/>
    <w:rsid w:val="00861008"/>
    <w:rsid w:val="0086105D"/>
    <w:rsid w:val="008610D4"/>
    <w:rsid w:val="008614C4"/>
    <w:rsid w:val="00861799"/>
    <w:rsid w:val="00861CFB"/>
    <w:rsid w:val="00862587"/>
    <w:rsid w:val="00862B7B"/>
    <w:rsid w:val="00862CA6"/>
    <w:rsid w:val="00862CEB"/>
    <w:rsid w:val="008630DE"/>
    <w:rsid w:val="0086324C"/>
    <w:rsid w:val="008641AB"/>
    <w:rsid w:val="008642EA"/>
    <w:rsid w:val="00864355"/>
    <w:rsid w:val="0086446F"/>
    <w:rsid w:val="00864B4E"/>
    <w:rsid w:val="00865A4F"/>
    <w:rsid w:val="00865A52"/>
    <w:rsid w:val="0086635C"/>
    <w:rsid w:val="0086655E"/>
    <w:rsid w:val="008665FE"/>
    <w:rsid w:val="0086689E"/>
    <w:rsid w:val="00866D25"/>
    <w:rsid w:val="008674BE"/>
    <w:rsid w:val="008675CC"/>
    <w:rsid w:val="00867AAF"/>
    <w:rsid w:val="008690CD"/>
    <w:rsid w:val="00870341"/>
    <w:rsid w:val="008705A8"/>
    <w:rsid w:val="00870746"/>
    <w:rsid w:val="00870B75"/>
    <w:rsid w:val="00870E80"/>
    <w:rsid w:val="008719AC"/>
    <w:rsid w:val="00871FE1"/>
    <w:rsid w:val="00872DE8"/>
    <w:rsid w:val="0087312B"/>
    <w:rsid w:val="00873487"/>
    <w:rsid w:val="008736A2"/>
    <w:rsid w:val="008736D1"/>
    <w:rsid w:val="00873956"/>
    <w:rsid w:val="00873B21"/>
    <w:rsid w:val="008743AD"/>
    <w:rsid w:val="00874E9D"/>
    <w:rsid w:val="00874FBF"/>
    <w:rsid w:val="008754FF"/>
    <w:rsid w:val="00875DDC"/>
    <w:rsid w:val="00876F7B"/>
    <w:rsid w:val="00877AD2"/>
    <w:rsid w:val="00877D4A"/>
    <w:rsid w:val="00877E01"/>
    <w:rsid w:val="00880489"/>
    <w:rsid w:val="0088096D"/>
    <w:rsid w:val="00880AD2"/>
    <w:rsid w:val="00880C4C"/>
    <w:rsid w:val="00880F2E"/>
    <w:rsid w:val="00881381"/>
    <w:rsid w:val="0088157C"/>
    <w:rsid w:val="008815C0"/>
    <w:rsid w:val="00881844"/>
    <w:rsid w:val="00881C62"/>
    <w:rsid w:val="00881D29"/>
    <w:rsid w:val="008820A5"/>
    <w:rsid w:val="00882C88"/>
    <w:rsid w:val="00883015"/>
    <w:rsid w:val="0088309E"/>
    <w:rsid w:val="008834CE"/>
    <w:rsid w:val="00883510"/>
    <w:rsid w:val="008843B8"/>
    <w:rsid w:val="008853AB"/>
    <w:rsid w:val="0088550F"/>
    <w:rsid w:val="0088557A"/>
    <w:rsid w:val="008859B9"/>
    <w:rsid w:val="00885B5A"/>
    <w:rsid w:val="00886965"/>
    <w:rsid w:val="00886983"/>
    <w:rsid w:val="0088789E"/>
    <w:rsid w:val="00887A75"/>
    <w:rsid w:val="00887D9E"/>
    <w:rsid w:val="00890264"/>
    <w:rsid w:val="008904FC"/>
    <w:rsid w:val="00890616"/>
    <w:rsid w:val="00890974"/>
    <w:rsid w:val="00890C18"/>
    <w:rsid w:val="008910DD"/>
    <w:rsid w:val="008914AB"/>
    <w:rsid w:val="008917E6"/>
    <w:rsid w:val="00891C39"/>
    <w:rsid w:val="00892201"/>
    <w:rsid w:val="008924AD"/>
    <w:rsid w:val="008925D7"/>
    <w:rsid w:val="0089263A"/>
    <w:rsid w:val="00892869"/>
    <w:rsid w:val="00892B42"/>
    <w:rsid w:val="00892F20"/>
    <w:rsid w:val="008943DC"/>
    <w:rsid w:val="0089508A"/>
    <w:rsid w:val="0089543F"/>
    <w:rsid w:val="008970FB"/>
    <w:rsid w:val="0089725D"/>
    <w:rsid w:val="00897D16"/>
    <w:rsid w:val="008A0278"/>
    <w:rsid w:val="008A0A1C"/>
    <w:rsid w:val="008A1554"/>
    <w:rsid w:val="008A158F"/>
    <w:rsid w:val="008A19FC"/>
    <w:rsid w:val="008A1F1F"/>
    <w:rsid w:val="008A2128"/>
    <w:rsid w:val="008A26B4"/>
    <w:rsid w:val="008A275B"/>
    <w:rsid w:val="008A3408"/>
    <w:rsid w:val="008A3F16"/>
    <w:rsid w:val="008A41B8"/>
    <w:rsid w:val="008A41D6"/>
    <w:rsid w:val="008A471B"/>
    <w:rsid w:val="008A4BE3"/>
    <w:rsid w:val="008A4F58"/>
    <w:rsid w:val="008A5606"/>
    <w:rsid w:val="008A56D9"/>
    <w:rsid w:val="008A5789"/>
    <w:rsid w:val="008A5BD6"/>
    <w:rsid w:val="008A5F20"/>
    <w:rsid w:val="008A60B8"/>
    <w:rsid w:val="008A75A5"/>
    <w:rsid w:val="008A7A5D"/>
    <w:rsid w:val="008B0188"/>
    <w:rsid w:val="008B074E"/>
    <w:rsid w:val="008B0B5E"/>
    <w:rsid w:val="008B0F87"/>
    <w:rsid w:val="008B164F"/>
    <w:rsid w:val="008B1652"/>
    <w:rsid w:val="008B16AE"/>
    <w:rsid w:val="008B1C97"/>
    <w:rsid w:val="008B2381"/>
    <w:rsid w:val="008B27DF"/>
    <w:rsid w:val="008B2A16"/>
    <w:rsid w:val="008B2C59"/>
    <w:rsid w:val="008B2D10"/>
    <w:rsid w:val="008B34BC"/>
    <w:rsid w:val="008B3891"/>
    <w:rsid w:val="008B3F8C"/>
    <w:rsid w:val="008B40A8"/>
    <w:rsid w:val="008B4255"/>
    <w:rsid w:val="008B42FB"/>
    <w:rsid w:val="008B4CAE"/>
    <w:rsid w:val="008B57BA"/>
    <w:rsid w:val="008B5CAA"/>
    <w:rsid w:val="008B6497"/>
    <w:rsid w:val="008B65A1"/>
    <w:rsid w:val="008B6770"/>
    <w:rsid w:val="008B685F"/>
    <w:rsid w:val="008B6D1B"/>
    <w:rsid w:val="008B7177"/>
    <w:rsid w:val="008B7BF3"/>
    <w:rsid w:val="008B7F17"/>
    <w:rsid w:val="008C05D3"/>
    <w:rsid w:val="008C077A"/>
    <w:rsid w:val="008C1C37"/>
    <w:rsid w:val="008C2414"/>
    <w:rsid w:val="008C24E0"/>
    <w:rsid w:val="008C2609"/>
    <w:rsid w:val="008C2D3B"/>
    <w:rsid w:val="008C2EF4"/>
    <w:rsid w:val="008C36CB"/>
    <w:rsid w:val="008C3E89"/>
    <w:rsid w:val="008C486D"/>
    <w:rsid w:val="008C5207"/>
    <w:rsid w:val="008C574A"/>
    <w:rsid w:val="008C5EA2"/>
    <w:rsid w:val="008C5F12"/>
    <w:rsid w:val="008C5F23"/>
    <w:rsid w:val="008C63ED"/>
    <w:rsid w:val="008C64BF"/>
    <w:rsid w:val="008C6693"/>
    <w:rsid w:val="008D000D"/>
    <w:rsid w:val="008D03EF"/>
    <w:rsid w:val="008D0548"/>
    <w:rsid w:val="008D058F"/>
    <w:rsid w:val="008D0739"/>
    <w:rsid w:val="008D0A52"/>
    <w:rsid w:val="008D1052"/>
    <w:rsid w:val="008D113D"/>
    <w:rsid w:val="008D149C"/>
    <w:rsid w:val="008D1635"/>
    <w:rsid w:val="008D1A14"/>
    <w:rsid w:val="008D2383"/>
    <w:rsid w:val="008D2785"/>
    <w:rsid w:val="008D2806"/>
    <w:rsid w:val="008D2E39"/>
    <w:rsid w:val="008D334A"/>
    <w:rsid w:val="008D4559"/>
    <w:rsid w:val="008D4CD4"/>
    <w:rsid w:val="008D4E2F"/>
    <w:rsid w:val="008D57CD"/>
    <w:rsid w:val="008D5A93"/>
    <w:rsid w:val="008D5CE4"/>
    <w:rsid w:val="008D60BB"/>
    <w:rsid w:val="008D6F8C"/>
    <w:rsid w:val="008D773D"/>
    <w:rsid w:val="008D77D3"/>
    <w:rsid w:val="008D7C59"/>
    <w:rsid w:val="008E05EF"/>
    <w:rsid w:val="008E09D1"/>
    <w:rsid w:val="008E0A73"/>
    <w:rsid w:val="008E0C19"/>
    <w:rsid w:val="008E0CE2"/>
    <w:rsid w:val="008E14D6"/>
    <w:rsid w:val="008E23A0"/>
    <w:rsid w:val="008E3026"/>
    <w:rsid w:val="008E31F0"/>
    <w:rsid w:val="008E3272"/>
    <w:rsid w:val="008E3761"/>
    <w:rsid w:val="008E3802"/>
    <w:rsid w:val="008E3849"/>
    <w:rsid w:val="008E3882"/>
    <w:rsid w:val="008E38F5"/>
    <w:rsid w:val="008E3D20"/>
    <w:rsid w:val="008E3E17"/>
    <w:rsid w:val="008E4520"/>
    <w:rsid w:val="008E46F6"/>
    <w:rsid w:val="008E4A63"/>
    <w:rsid w:val="008E4F0E"/>
    <w:rsid w:val="008E597E"/>
    <w:rsid w:val="008E5C46"/>
    <w:rsid w:val="008E5D4E"/>
    <w:rsid w:val="008E5E88"/>
    <w:rsid w:val="008E6397"/>
    <w:rsid w:val="008E66B8"/>
    <w:rsid w:val="008E6B66"/>
    <w:rsid w:val="008E7DCB"/>
    <w:rsid w:val="008F0A6A"/>
    <w:rsid w:val="008F1238"/>
    <w:rsid w:val="008F1A62"/>
    <w:rsid w:val="008F1C68"/>
    <w:rsid w:val="008F1D7F"/>
    <w:rsid w:val="008F1F29"/>
    <w:rsid w:val="008F25B6"/>
    <w:rsid w:val="008F3205"/>
    <w:rsid w:val="008F35D4"/>
    <w:rsid w:val="008F39F6"/>
    <w:rsid w:val="008F3B83"/>
    <w:rsid w:val="008F51FC"/>
    <w:rsid w:val="008F54C0"/>
    <w:rsid w:val="008F5BB9"/>
    <w:rsid w:val="008F5FE2"/>
    <w:rsid w:val="008F6C30"/>
    <w:rsid w:val="008F6DAD"/>
    <w:rsid w:val="008F6DE8"/>
    <w:rsid w:val="008F7134"/>
    <w:rsid w:val="008F728B"/>
    <w:rsid w:val="008F7962"/>
    <w:rsid w:val="008F7A7B"/>
    <w:rsid w:val="009002BA"/>
    <w:rsid w:val="009002CF"/>
    <w:rsid w:val="0090068D"/>
    <w:rsid w:val="0090099C"/>
    <w:rsid w:val="00900A1E"/>
    <w:rsid w:val="00900D3E"/>
    <w:rsid w:val="009019A0"/>
    <w:rsid w:val="00902047"/>
    <w:rsid w:val="00902741"/>
    <w:rsid w:val="0090299A"/>
    <w:rsid w:val="009033E5"/>
    <w:rsid w:val="00903416"/>
    <w:rsid w:val="009039A1"/>
    <w:rsid w:val="00904AE3"/>
    <w:rsid w:val="009051B9"/>
    <w:rsid w:val="009052E4"/>
    <w:rsid w:val="00905ACF"/>
    <w:rsid w:val="00905F9C"/>
    <w:rsid w:val="0090646E"/>
    <w:rsid w:val="009066A2"/>
    <w:rsid w:val="00906C6F"/>
    <w:rsid w:val="00907D66"/>
    <w:rsid w:val="00910009"/>
    <w:rsid w:val="00910583"/>
    <w:rsid w:val="00910E5B"/>
    <w:rsid w:val="0091103C"/>
    <w:rsid w:val="0091106F"/>
    <w:rsid w:val="009112FF"/>
    <w:rsid w:val="0091156D"/>
    <w:rsid w:val="00911734"/>
    <w:rsid w:val="00911864"/>
    <w:rsid w:val="009118FB"/>
    <w:rsid w:val="00911CB9"/>
    <w:rsid w:val="00912418"/>
    <w:rsid w:val="00912C2C"/>
    <w:rsid w:val="00913413"/>
    <w:rsid w:val="00913416"/>
    <w:rsid w:val="0091365E"/>
    <w:rsid w:val="00913918"/>
    <w:rsid w:val="00913BC0"/>
    <w:rsid w:val="00913EBD"/>
    <w:rsid w:val="00913EE7"/>
    <w:rsid w:val="00915319"/>
    <w:rsid w:val="00916297"/>
    <w:rsid w:val="00916305"/>
    <w:rsid w:val="00916379"/>
    <w:rsid w:val="009164D4"/>
    <w:rsid w:val="00916D14"/>
    <w:rsid w:val="00916D64"/>
    <w:rsid w:val="00917050"/>
    <w:rsid w:val="00917069"/>
    <w:rsid w:val="009171F8"/>
    <w:rsid w:val="009174B5"/>
    <w:rsid w:val="009207B3"/>
    <w:rsid w:val="00920E36"/>
    <w:rsid w:val="00921396"/>
    <w:rsid w:val="009219B5"/>
    <w:rsid w:val="00921B77"/>
    <w:rsid w:val="00922735"/>
    <w:rsid w:val="0092282B"/>
    <w:rsid w:val="009229D6"/>
    <w:rsid w:val="00922EC6"/>
    <w:rsid w:val="0092315F"/>
    <w:rsid w:val="009232AA"/>
    <w:rsid w:val="00923352"/>
    <w:rsid w:val="009235F0"/>
    <w:rsid w:val="009235F8"/>
    <w:rsid w:val="00923D75"/>
    <w:rsid w:val="00924036"/>
    <w:rsid w:val="00924197"/>
    <w:rsid w:val="00924D6D"/>
    <w:rsid w:val="0092567C"/>
    <w:rsid w:val="00925B31"/>
    <w:rsid w:val="00925B35"/>
    <w:rsid w:val="00925E4C"/>
    <w:rsid w:val="00925FED"/>
    <w:rsid w:val="009260D6"/>
    <w:rsid w:val="00926513"/>
    <w:rsid w:val="009265B4"/>
    <w:rsid w:val="009265FD"/>
    <w:rsid w:val="0092691C"/>
    <w:rsid w:val="009271CF"/>
    <w:rsid w:val="009273DB"/>
    <w:rsid w:val="00927806"/>
    <w:rsid w:val="00927B6A"/>
    <w:rsid w:val="00927BE3"/>
    <w:rsid w:val="009303A8"/>
    <w:rsid w:val="00930944"/>
    <w:rsid w:val="00931454"/>
    <w:rsid w:val="00931572"/>
    <w:rsid w:val="00931846"/>
    <w:rsid w:val="00931985"/>
    <w:rsid w:val="00931A99"/>
    <w:rsid w:val="00931D89"/>
    <w:rsid w:val="00932200"/>
    <w:rsid w:val="0093289F"/>
    <w:rsid w:val="009329EF"/>
    <w:rsid w:val="00932A01"/>
    <w:rsid w:val="00932B81"/>
    <w:rsid w:val="00932C0B"/>
    <w:rsid w:val="00932DEA"/>
    <w:rsid w:val="00932F3A"/>
    <w:rsid w:val="00932F77"/>
    <w:rsid w:val="009330D8"/>
    <w:rsid w:val="009330F1"/>
    <w:rsid w:val="0093310C"/>
    <w:rsid w:val="0093351F"/>
    <w:rsid w:val="00933842"/>
    <w:rsid w:val="00933AF3"/>
    <w:rsid w:val="00933E34"/>
    <w:rsid w:val="00934AEF"/>
    <w:rsid w:val="00935424"/>
    <w:rsid w:val="009355DA"/>
    <w:rsid w:val="00935A4C"/>
    <w:rsid w:val="0093618F"/>
    <w:rsid w:val="009364DE"/>
    <w:rsid w:val="00936A25"/>
    <w:rsid w:val="009374FA"/>
    <w:rsid w:val="00937700"/>
    <w:rsid w:val="00937E46"/>
    <w:rsid w:val="00937EF6"/>
    <w:rsid w:val="0094028F"/>
    <w:rsid w:val="009404C4"/>
    <w:rsid w:val="00940C89"/>
    <w:rsid w:val="00940DCD"/>
    <w:rsid w:val="00941CCE"/>
    <w:rsid w:val="00941FAE"/>
    <w:rsid w:val="009424C4"/>
    <w:rsid w:val="00942625"/>
    <w:rsid w:val="00942995"/>
    <w:rsid w:val="00942CBF"/>
    <w:rsid w:val="00944195"/>
    <w:rsid w:val="00944347"/>
    <w:rsid w:val="009444C4"/>
    <w:rsid w:val="0094575C"/>
    <w:rsid w:val="00945B59"/>
    <w:rsid w:val="00946889"/>
    <w:rsid w:val="00947366"/>
    <w:rsid w:val="009479C0"/>
    <w:rsid w:val="00947CF7"/>
    <w:rsid w:val="00947E1E"/>
    <w:rsid w:val="009500AC"/>
    <w:rsid w:val="009502A9"/>
    <w:rsid w:val="0095057F"/>
    <w:rsid w:val="00951019"/>
    <w:rsid w:val="00951179"/>
    <w:rsid w:val="0095163C"/>
    <w:rsid w:val="009518E7"/>
    <w:rsid w:val="00951AB1"/>
    <w:rsid w:val="00951EF6"/>
    <w:rsid w:val="00952653"/>
    <w:rsid w:val="00952B72"/>
    <w:rsid w:val="00953063"/>
    <w:rsid w:val="009531CC"/>
    <w:rsid w:val="009532C4"/>
    <w:rsid w:val="009533C1"/>
    <w:rsid w:val="00953AEA"/>
    <w:rsid w:val="00953D74"/>
    <w:rsid w:val="0095421B"/>
    <w:rsid w:val="00954C0B"/>
    <w:rsid w:val="009558C6"/>
    <w:rsid w:val="00955A3F"/>
    <w:rsid w:val="0095638C"/>
    <w:rsid w:val="00956780"/>
    <w:rsid w:val="00957046"/>
    <w:rsid w:val="00957308"/>
    <w:rsid w:val="0095784F"/>
    <w:rsid w:val="009579A0"/>
    <w:rsid w:val="00957A30"/>
    <w:rsid w:val="00957F22"/>
    <w:rsid w:val="009600B6"/>
    <w:rsid w:val="009600CA"/>
    <w:rsid w:val="009603EF"/>
    <w:rsid w:val="009604C2"/>
    <w:rsid w:val="009605B7"/>
    <w:rsid w:val="00960CC5"/>
    <w:rsid w:val="00960EE9"/>
    <w:rsid w:val="0096101C"/>
    <w:rsid w:val="0096124F"/>
    <w:rsid w:val="0096136C"/>
    <w:rsid w:val="009615DA"/>
    <w:rsid w:val="0096167D"/>
    <w:rsid w:val="0096190F"/>
    <w:rsid w:val="009625EB"/>
    <w:rsid w:val="00962BF3"/>
    <w:rsid w:val="00962F23"/>
    <w:rsid w:val="00963A59"/>
    <w:rsid w:val="00963BB0"/>
    <w:rsid w:val="00963CAE"/>
    <w:rsid w:val="0096412D"/>
    <w:rsid w:val="00964C62"/>
    <w:rsid w:val="00965281"/>
    <w:rsid w:val="009656DD"/>
    <w:rsid w:val="00965C1C"/>
    <w:rsid w:val="00965DBC"/>
    <w:rsid w:val="009667F7"/>
    <w:rsid w:val="00966962"/>
    <w:rsid w:val="00966B6A"/>
    <w:rsid w:val="00967D3F"/>
    <w:rsid w:val="0097094C"/>
    <w:rsid w:val="00970F5C"/>
    <w:rsid w:val="0097131B"/>
    <w:rsid w:val="009717AC"/>
    <w:rsid w:val="00971D46"/>
    <w:rsid w:val="009721F0"/>
    <w:rsid w:val="00972518"/>
    <w:rsid w:val="009726FA"/>
    <w:rsid w:val="009735FC"/>
    <w:rsid w:val="00973CD8"/>
    <w:rsid w:val="00973DBF"/>
    <w:rsid w:val="00973E34"/>
    <w:rsid w:val="00974722"/>
    <w:rsid w:val="00974C81"/>
    <w:rsid w:val="0097540A"/>
    <w:rsid w:val="00976722"/>
    <w:rsid w:val="00976E76"/>
    <w:rsid w:val="009775D0"/>
    <w:rsid w:val="009778B3"/>
    <w:rsid w:val="009779EB"/>
    <w:rsid w:val="0098027D"/>
    <w:rsid w:val="009803F0"/>
    <w:rsid w:val="00980881"/>
    <w:rsid w:val="009812DC"/>
    <w:rsid w:val="00981A67"/>
    <w:rsid w:val="00981CEC"/>
    <w:rsid w:val="0098212D"/>
    <w:rsid w:val="009822FE"/>
    <w:rsid w:val="0098264D"/>
    <w:rsid w:val="00982B71"/>
    <w:rsid w:val="009835B8"/>
    <w:rsid w:val="00983B4D"/>
    <w:rsid w:val="00984371"/>
    <w:rsid w:val="00984D45"/>
    <w:rsid w:val="00984E1A"/>
    <w:rsid w:val="009851C7"/>
    <w:rsid w:val="00985951"/>
    <w:rsid w:val="00985BCD"/>
    <w:rsid w:val="00986156"/>
    <w:rsid w:val="0098639E"/>
    <w:rsid w:val="00986C2D"/>
    <w:rsid w:val="00987C6C"/>
    <w:rsid w:val="00987C96"/>
    <w:rsid w:val="00987D0E"/>
    <w:rsid w:val="00987F7D"/>
    <w:rsid w:val="00990157"/>
    <w:rsid w:val="0099067B"/>
    <w:rsid w:val="00990A12"/>
    <w:rsid w:val="00990D1A"/>
    <w:rsid w:val="00990E6F"/>
    <w:rsid w:val="009911F4"/>
    <w:rsid w:val="00991719"/>
    <w:rsid w:val="0099195B"/>
    <w:rsid w:val="00991B14"/>
    <w:rsid w:val="00991CB8"/>
    <w:rsid w:val="00992324"/>
    <w:rsid w:val="00992A63"/>
    <w:rsid w:val="00992E09"/>
    <w:rsid w:val="00992F40"/>
    <w:rsid w:val="00993609"/>
    <w:rsid w:val="00993638"/>
    <w:rsid w:val="00993924"/>
    <w:rsid w:val="00994310"/>
    <w:rsid w:val="009946D5"/>
    <w:rsid w:val="00994DE5"/>
    <w:rsid w:val="00994E6B"/>
    <w:rsid w:val="009951EF"/>
    <w:rsid w:val="00995558"/>
    <w:rsid w:val="009955A6"/>
    <w:rsid w:val="00995853"/>
    <w:rsid w:val="009958FD"/>
    <w:rsid w:val="00996577"/>
    <w:rsid w:val="009966F8"/>
    <w:rsid w:val="00996797"/>
    <w:rsid w:val="00996E78"/>
    <w:rsid w:val="009976D1"/>
    <w:rsid w:val="00997EDE"/>
    <w:rsid w:val="009A02E8"/>
    <w:rsid w:val="009A0B5E"/>
    <w:rsid w:val="009A0F5B"/>
    <w:rsid w:val="009A18E3"/>
    <w:rsid w:val="009A19E9"/>
    <w:rsid w:val="009A2610"/>
    <w:rsid w:val="009A268F"/>
    <w:rsid w:val="009A284F"/>
    <w:rsid w:val="009A2A47"/>
    <w:rsid w:val="009A2E38"/>
    <w:rsid w:val="009A2F6C"/>
    <w:rsid w:val="009A30ED"/>
    <w:rsid w:val="009A3413"/>
    <w:rsid w:val="009A3F4D"/>
    <w:rsid w:val="009A471A"/>
    <w:rsid w:val="009A487A"/>
    <w:rsid w:val="009A48FF"/>
    <w:rsid w:val="009A4925"/>
    <w:rsid w:val="009A49D3"/>
    <w:rsid w:val="009A49D9"/>
    <w:rsid w:val="009A4AB7"/>
    <w:rsid w:val="009A4B3A"/>
    <w:rsid w:val="009A4F64"/>
    <w:rsid w:val="009A6A40"/>
    <w:rsid w:val="009A6E3D"/>
    <w:rsid w:val="009A780F"/>
    <w:rsid w:val="009A7A72"/>
    <w:rsid w:val="009B005B"/>
    <w:rsid w:val="009B0D61"/>
    <w:rsid w:val="009B0EFC"/>
    <w:rsid w:val="009B1441"/>
    <w:rsid w:val="009B1539"/>
    <w:rsid w:val="009B1B57"/>
    <w:rsid w:val="009B1D36"/>
    <w:rsid w:val="009B1FDA"/>
    <w:rsid w:val="009B22AF"/>
    <w:rsid w:val="009B2503"/>
    <w:rsid w:val="009B28F5"/>
    <w:rsid w:val="009B2AB2"/>
    <w:rsid w:val="009B2C42"/>
    <w:rsid w:val="009B2D5E"/>
    <w:rsid w:val="009B309C"/>
    <w:rsid w:val="009B3147"/>
    <w:rsid w:val="009B35BB"/>
    <w:rsid w:val="009B387C"/>
    <w:rsid w:val="009B387D"/>
    <w:rsid w:val="009B447F"/>
    <w:rsid w:val="009B4537"/>
    <w:rsid w:val="009B4715"/>
    <w:rsid w:val="009B4DCC"/>
    <w:rsid w:val="009B5922"/>
    <w:rsid w:val="009B5C35"/>
    <w:rsid w:val="009B5CDE"/>
    <w:rsid w:val="009B6EA7"/>
    <w:rsid w:val="009B7C52"/>
    <w:rsid w:val="009C0688"/>
    <w:rsid w:val="009C081B"/>
    <w:rsid w:val="009C1C0B"/>
    <w:rsid w:val="009C1CD6"/>
    <w:rsid w:val="009C239B"/>
    <w:rsid w:val="009C267F"/>
    <w:rsid w:val="009C3EC5"/>
    <w:rsid w:val="009C42E9"/>
    <w:rsid w:val="009C452C"/>
    <w:rsid w:val="009C456A"/>
    <w:rsid w:val="009C4713"/>
    <w:rsid w:val="009C47EF"/>
    <w:rsid w:val="009C50AA"/>
    <w:rsid w:val="009C50C8"/>
    <w:rsid w:val="009C50D1"/>
    <w:rsid w:val="009C5243"/>
    <w:rsid w:val="009C5883"/>
    <w:rsid w:val="009C612B"/>
    <w:rsid w:val="009C62C1"/>
    <w:rsid w:val="009C690A"/>
    <w:rsid w:val="009C69E3"/>
    <w:rsid w:val="009C6A28"/>
    <w:rsid w:val="009C74A1"/>
    <w:rsid w:val="009C77F1"/>
    <w:rsid w:val="009C7C3D"/>
    <w:rsid w:val="009D0102"/>
    <w:rsid w:val="009D01EF"/>
    <w:rsid w:val="009D0254"/>
    <w:rsid w:val="009D0B36"/>
    <w:rsid w:val="009D0D33"/>
    <w:rsid w:val="009D0F1B"/>
    <w:rsid w:val="009D0FE7"/>
    <w:rsid w:val="009D1272"/>
    <w:rsid w:val="009D15CA"/>
    <w:rsid w:val="009D1681"/>
    <w:rsid w:val="009D175E"/>
    <w:rsid w:val="009D21CA"/>
    <w:rsid w:val="009D2AA7"/>
    <w:rsid w:val="009D356B"/>
    <w:rsid w:val="009D36A6"/>
    <w:rsid w:val="009D38B1"/>
    <w:rsid w:val="009D3DFC"/>
    <w:rsid w:val="009D41CE"/>
    <w:rsid w:val="009D4359"/>
    <w:rsid w:val="009D4D64"/>
    <w:rsid w:val="009D66B8"/>
    <w:rsid w:val="009D6787"/>
    <w:rsid w:val="009D69DC"/>
    <w:rsid w:val="009D71D6"/>
    <w:rsid w:val="009E0408"/>
    <w:rsid w:val="009E0A65"/>
    <w:rsid w:val="009E0E16"/>
    <w:rsid w:val="009E1589"/>
    <w:rsid w:val="009E25F8"/>
    <w:rsid w:val="009E2607"/>
    <w:rsid w:val="009E2A9C"/>
    <w:rsid w:val="009E3170"/>
    <w:rsid w:val="009E3461"/>
    <w:rsid w:val="009E3578"/>
    <w:rsid w:val="009E38B1"/>
    <w:rsid w:val="009E3ECB"/>
    <w:rsid w:val="009E4340"/>
    <w:rsid w:val="009E479F"/>
    <w:rsid w:val="009E4AEB"/>
    <w:rsid w:val="009E4D4D"/>
    <w:rsid w:val="009E4DA6"/>
    <w:rsid w:val="009E4F54"/>
    <w:rsid w:val="009E4FE9"/>
    <w:rsid w:val="009E56D2"/>
    <w:rsid w:val="009E58FF"/>
    <w:rsid w:val="009E5A71"/>
    <w:rsid w:val="009E5B40"/>
    <w:rsid w:val="009E669A"/>
    <w:rsid w:val="009E69FD"/>
    <w:rsid w:val="009E6D2F"/>
    <w:rsid w:val="009E6E35"/>
    <w:rsid w:val="009E6EC6"/>
    <w:rsid w:val="009E6F26"/>
    <w:rsid w:val="009E79B6"/>
    <w:rsid w:val="009E7A33"/>
    <w:rsid w:val="009F0850"/>
    <w:rsid w:val="009F0E43"/>
    <w:rsid w:val="009F0E85"/>
    <w:rsid w:val="009F1150"/>
    <w:rsid w:val="009F15B6"/>
    <w:rsid w:val="009F18A2"/>
    <w:rsid w:val="009F1BC7"/>
    <w:rsid w:val="009F1F42"/>
    <w:rsid w:val="009F2253"/>
    <w:rsid w:val="009F2300"/>
    <w:rsid w:val="009F246B"/>
    <w:rsid w:val="009F291C"/>
    <w:rsid w:val="009F29BD"/>
    <w:rsid w:val="009F2C7C"/>
    <w:rsid w:val="009F3156"/>
    <w:rsid w:val="009F33E8"/>
    <w:rsid w:val="009F4A44"/>
    <w:rsid w:val="009F4B66"/>
    <w:rsid w:val="009F4F3C"/>
    <w:rsid w:val="009F4FA9"/>
    <w:rsid w:val="009F57F6"/>
    <w:rsid w:val="009F6599"/>
    <w:rsid w:val="009F6773"/>
    <w:rsid w:val="009F6CE1"/>
    <w:rsid w:val="009F6F68"/>
    <w:rsid w:val="009F71BF"/>
    <w:rsid w:val="009F7530"/>
    <w:rsid w:val="009F76DE"/>
    <w:rsid w:val="009F7C90"/>
    <w:rsid w:val="009F7CD9"/>
    <w:rsid w:val="009F7DED"/>
    <w:rsid w:val="00A006C0"/>
    <w:rsid w:val="00A00902"/>
    <w:rsid w:val="00A00BB4"/>
    <w:rsid w:val="00A00F27"/>
    <w:rsid w:val="00A01389"/>
    <w:rsid w:val="00A013AE"/>
    <w:rsid w:val="00A01813"/>
    <w:rsid w:val="00A01A20"/>
    <w:rsid w:val="00A01BA9"/>
    <w:rsid w:val="00A01D55"/>
    <w:rsid w:val="00A01FA9"/>
    <w:rsid w:val="00A023D5"/>
    <w:rsid w:val="00A02515"/>
    <w:rsid w:val="00A025EC"/>
    <w:rsid w:val="00A0276D"/>
    <w:rsid w:val="00A02C8A"/>
    <w:rsid w:val="00A030B6"/>
    <w:rsid w:val="00A031D8"/>
    <w:rsid w:val="00A036C0"/>
    <w:rsid w:val="00A047B5"/>
    <w:rsid w:val="00A0485C"/>
    <w:rsid w:val="00A04EEE"/>
    <w:rsid w:val="00A04F27"/>
    <w:rsid w:val="00A04F6F"/>
    <w:rsid w:val="00A055D7"/>
    <w:rsid w:val="00A056FE"/>
    <w:rsid w:val="00A057DA"/>
    <w:rsid w:val="00A05D42"/>
    <w:rsid w:val="00A062F1"/>
    <w:rsid w:val="00A06520"/>
    <w:rsid w:val="00A07B4E"/>
    <w:rsid w:val="00A07BE5"/>
    <w:rsid w:val="00A10364"/>
    <w:rsid w:val="00A10BB0"/>
    <w:rsid w:val="00A11174"/>
    <w:rsid w:val="00A1161A"/>
    <w:rsid w:val="00A11F28"/>
    <w:rsid w:val="00A121CC"/>
    <w:rsid w:val="00A124D7"/>
    <w:rsid w:val="00A12775"/>
    <w:rsid w:val="00A12871"/>
    <w:rsid w:val="00A1293B"/>
    <w:rsid w:val="00A1387B"/>
    <w:rsid w:val="00A13A91"/>
    <w:rsid w:val="00A13C5F"/>
    <w:rsid w:val="00A144D8"/>
    <w:rsid w:val="00A14518"/>
    <w:rsid w:val="00A14D63"/>
    <w:rsid w:val="00A14EAC"/>
    <w:rsid w:val="00A15B53"/>
    <w:rsid w:val="00A15FA7"/>
    <w:rsid w:val="00A160AA"/>
    <w:rsid w:val="00A163CB"/>
    <w:rsid w:val="00A16C3C"/>
    <w:rsid w:val="00A172AE"/>
    <w:rsid w:val="00A1731D"/>
    <w:rsid w:val="00A178E5"/>
    <w:rsid w:val="00A17EBC"/>
    <w:rsid w:val="00A2007C"/>
    <w:rsid w:val="00A2031A"/>
    <w:rsid w:val="00A2066A"/>
    <w:rsid w:val="00A20779"/>
    <w:rsid w:val="00A20C73"/>
    <w:rsid w:val="00A20D7C"/>
    <w:rsid w:val="00A20F1E"/>
    <w:rsid w:val="00A2136E"/>
    <w:rsid w:val="00A2209F"/>
    <w:rsid w:val="00A22296"/>
    <w:rsid w:val="00A22389"/>
    <w:rsid w:val="00A223AF"/>
    <w:rsid w:val="00A22614"/>
    <w:rsid w:val="00A2265B"/>
    <w:rsid w:val="00A227A8"/>
    <w:rsid w:val="00A23A1F"/>
    <w:rsid w:val="00A23E4C"/>
    <w:rsid w:val="00A24654"/>
    <w:rsid w:val="00A247C7"/>
    <w:rsid w:val="00A25108"/>
    <w:rsid w:val="00A25839"/>
    <w:rsid w:val="00A26386"/>
    <w:rsid w:val="00A2640B"/>
    <w:rsid w:val="00A268F6"/>
    <w:rsid w:val="00A26A38"/>
    <w:rsid w:val="00A26EFD"/>
    <w:rsid w:val="00A273CB"/>
    <w:rsid w:val="00A27527"/>
    <w:rsid w:val="00A2759D"/>
    <w:rsid w:val="00A27CDE"/>
    <w:rsid w:val="00A30101"/>
    <w:rsid w:val="00A301BE"/>
    <w:rsid w:val="00A306DF"/>
    <w:rsid w:val="00A3073A"/>
    <w:rsid w:val="00A308D9"/>
    <w:rsid w:val="00A30A1E"/>
    <w:rsid w:val="00A30D99"/>
    <w:rsid w:val="00A313A9"/>
    <w:rsid w:val="00A31593"/>
    <w:rsid w:val="00A31A4E"/>
    <w:rsid w:val="00A31F86"/>
    <w:rsid w:val="00A324C3"/>
    <w:rsid w:val="00A32607"/>
    <w:rsid w:val="00A3275C"/>
    <w:rsid w:val="00A327B1"/>
    <w:rsid w:val="00A329AD"/>
    <w:rsid w:val="00A32CE8"/>
    <w:rsid w:val="00A33049"/>
    <w:rsid w:val="00A33551"/>
    <w:rsid w:val="00A34328"/>
    <w:rsid w:val="00A344CE"/>
    <w:rsid w:val="00A34671"/>
    <w:rsid w:val="00A34AB4"/>
    <w:rsid w:val="00A34C8A"/>
    <w:rsid w:val="00A34E45"/>
    <w:rsid w:val="00A35230"/>
    <w:rsid w:val="00A35543"/>
    <w:rsid w:val="00A35812"/>
    <w:rsid w:val="00A35EAC"/>
    <w:rsid w:val="00A37298"/>
    <w:rsid w:val="00A379B4"/>
    <w:rsid w:val="00A37E78"/>
    <w:rsid w:val="00A37F4B"/>
    <w:rsid w:val="00A408B1"/>
    <w:rsid w:val="00A408F5"/>
    <w:rsid w:val="00A416FA"/>
    <w:rsid w:val="00A41DA6"/>
    <w:rsid w:val="00A421BD"/>
    <w:rsid w:val="00A4244F"/>
    <w:rsid w:val="00A4246D"/>
    <w:rsid w:val="00A429FE"/>
    <w:rsid w:val="00A434A1"/>
    <w:rsid w:val="00A446BD"/>
    <w:rsid w:val="00A45233"/>
    <w:rsid w:val="00A454A6"/>
    <w:rsid w:val="00A45627"/>
    <w:rsid w:val="00A45704"/>
    <w:rsid w:val="00A4591B"/>
    <w:rsid w:val="00A46368"/>
    <w:rsid w:val="00A4650F"/>
    <w:rsid w:val="00A4661B"/>
    <w:rsid w:val="00A47022"/>
    <w:rsid w:val="00A47417"/>
    <w:rsid w:val="00A474AC"/>
    <w:rsid w:val="00A47503"/>
    <w:rsid w:val="00A47C39"/>
    <w:rsid w:val="00A47DF2"/>
    <w:rsid w:val="00A50079"/>
    <w:rsid w:val="00A50C9F"/>
    <w:rsid w:val="00A51A28"/>
    <w:rsid w:val="00A51B74"/>
    <w:rsid w:val="00A5238A"/>
    <w:rsid w:val="00A52813"/>
    <w:rsid w:val="00A52A92"/>
    <w:rsid w:val="00A52DAE"/>
    <w:rsid w:val="00A52E4D"/>
    <w:rsid w:val="00A530C9"/>
    <w:rsid w:val="00A53660"/>
    <w:rsid w:val="00A53AC3"/>
    <w:rsid w:val="00A543DF"/>
    <w:rsid w:val="00A54935"/>
    <w:rsid w:val="00A54C05"/>
    <w:rsid w:val="00A550A3"/>
    <w:rsid w:val="00A5511A"/>
    <w:rsid w:val="00A55442"/>
    <w:rsid w:val="00A55558"/>
    <w:rsid w:val="00A558F4"/>
    <w:rsid w:val="00A55AAB"/>
    <w:rsid w:val="00A55F88"/>
    <w:rsid w:val="00A56045"/>
    <w:rsid w:val="00A5669E"/>
    <w:rsid w:val="00A56B66"/>
    <w:rsid w:val="00A56CFB"/>
    <w:rsid w:val="00A57055"/>
    <w:rsid w:val="00A60195"/>
    <w:rsid w:val="00A60302"/>
    <w:rsid w:val="00A6063F"/>
    <w:rsid w:val="00A60889"/>
    <w:rsid w:val="00A60D38"/>
    <w:rsid w:val="00A60DCB"/>
    <w:rsid w:val="00A60FEF"/>
    <w:rsid w:val="00A611BB"/>
    <w:rsid w:val="00A614C3"/>
    <w:rsid w:val="00A61778"/>
    <w:rsid w:val="00A61C11"/>
    <w:rsid w:val="00A61D1C"/>
    <w:rsid w:val="00A62231"/>
    <w:rsid w:val="00A62302"/>
    <w:rsid w:val="00A6270E"/>
    <w:rsid w:val="00A6331F"/>
    <w:rsid w:val="00A63454"/>
    <w:rsid w:val="00A63922"/>
    <w:rsid w:val="00A63FC4"/>
    <w:rsid w:val="00A6474E"/>
    <w:rsid w:val="00A64C49"/>
    <w:rsid w:val="00A64D84"/>
    <w:rsid w:val="00A64F58"/>
    <w:rsid w:val="00A65653"/>
    <w:rsid w:val="00A65BBB"/>
    <w:rsid w:val="00A65C31"/>
    <w:rsid w:val="00A65D37"/>
    <w:rsid w:val="00A65F15"/>
    <w:rsid w:val="00A661BC"/>
    <w:rsid w:val="00A661C0"/>
    <w:rsid w:val="00A67353"/>
    <w:rsid w:val="00A70A47"/>
    <w:rsid w:val="00A71039"/>
    <w:rsid w:val="00A7105F"/>
    <w:rsid w:val="00A71375"/>
    <w:rsid w:val="00A71DA2"/>
    <w:rsid w:val="00A72389"/>
    <w:rsid w:val="00A72575"/>
    <w:rsid w:val="00A72C49"/>
    <w:rsid w:val="00A72DBD"/>
    <w:rsid w:val="00A7320C"/>
    <w:rsid w:val="00A7350E"/>
    <w:rsid w:val="00A73BC8"/>
    <w:rsid w:val="00A74163"/>
    <w:rsid w:val="00A748EF"/>
    <w:rsid w:val="00A752B1"/>
    <w:rsid w:val="00A758CD"/>
    <w:rsid w:val="00A75D76"/>
    <w:rsid w:val="00A76199"/>
    <w:rsid w:val="00A763BD"/>
    <w:rsid w:val="00A76AF2"/>
    <w:rsid w:val="00A76E18"/>
    <w:rsid w:val="00A76EBC"/>
    <w:rsid w:val="00A7738C"/>
    <w:rsid w:val="00A77730"/>
    <w:rsid w:val="00A77B52"/>
    <w:rsid w:val="00A77BCE"/>
    <w:rsid w:val="00A80374"/>
    <w:rsid w:val="00A80ACC"/>
    <w:rsid w:val="00A80D71"/>
    <w:rsid w:val="00A81296"/>
    <w:rsid w:val="00A8161E"/>
    <w:rsid w:val="00A81822"/>
    <w:rsid w:val="00A81B48"/>
    <w:rsid w:val="00A8297C"/>
    <w:rsid w:val="00A82C49"/>
    <w:rsid w:val="00A82D88"/>
    <w:rsid w:val="00A82FDD"/>
    <w:rsid w:val="00A8325B"/>
    <w:rsid w:val="00A83529"/>
    <w:rsid w:val="00A839D2"/>
    <w:rsid w:val="00A83A07"/>
    <w:rsid w:val="00A83A2A"/>
    <w:rsid w:val="00A84CEC"/>
    <w:rsid w:val="00A84E46"/>
    <w:rsid w:val="00A8519D"/>
    <w:rsid w:val="00A85A9A"/>
    <w:rsid w:val="00A85CD3"/>
    <w:rsid w:val="00A86024"/>
    <w:rsid w:val="00A868FF"/>
    <w:rsid w:val="00A86E22"/>
    <w:rsid w:val="00A872CF"/>
    <w:rsid w:val="00A87CAE"/>
    <w:rsid w:val="00A90C5A"/>
    <w:rsid w:val="00A90FA3"/>
    <w:rsid w:val="00A91355"/>
    <w:rsid w:val="00A916BC"/>
    <w:rsid w:val="00A91D7E"/>
    <w:rsid w:val="00A92842"/>
    <w:rsid w:val="00A92CEF"/>
    <w:rsid w:val="00A92F7D"/>
    <w:rsid w:val="00A940FC"/>
    <w:rsid w:val="00A94294"/>
    <w:rsid w:val="00A9456E"/>
    <w:rsid w:val="00A9467A"/>
    <w:rsid w:val="00A955A4"/>
    <w:rsid w:val="00A957CB"/>
    <w:rsid w:val="00A95B20"/>
    <w:rsid w:val="00A969A5"/>
    <w:rsid w:val="00A96F30"/>
    <w:rsid w:val="00A97D4F"/>
    <w:rsid w:val="00A9FB8D"/>
    <w:rsid w:val="00AA0710"/>
    <w:rsid w:val="00AA0A43"/>
    <w:rsid w:val="00AA0F81"/>
    <w:rsid w:val="00AA0FC6"/>
    <w:rsid w:val="00AA12CD"/>
    <w:rsid w:val="00AA1413"/>
    <w:rsid w:val="00AA1882"/>
    <w:rsid w:val="00AA2495"/>
    <w:rsid w:val="00AA2536"/>
    <w:rsid w:val="00AA32CE"/>
    <w:rsid w:val="00AA4035"/>
    <w:rsid w:val="00AA4210"/>
    <w:rsid w:val="00AA4D1E"/>
    <w:rsid w:val="00AA59F3"/>
    <w:rsid w:val="00AA69DF"/>
    <w:rsid w:val="00AA6DA2"/>
    <w:rsid w:val="00AA717D"/>
    <w:rsid w:val="00AA73F4"/>
    <w:rsid w:val="00AA75A1"/>
    <w:rsid w:val="00AA7FEA"/>
    <w:rsid w:val="00AB014D"/>
    <w:rsid w:val="00AB1914"/>
    <w:rsid w:val="00AB1969"/>
    <w:rsid w:val="00AB1F2A"/>
    <w:rsid w:val="00AB228A"/>
    <w:rsid w:val="00AB2950"/>
    <w:rsid w:val="00AB3125"/>
    <w:rsid w:val="00AB3899"/>
    <w:rsid w:val="00AB4246"/>
    <w:rsid w:val="00AB4FE0"/>
    <w:rsid w:val="00AB4FF7"/>
    <w:rsid w:val="00AB693C"/>
    <w:rsid w:val="00AB6A11"/>
    <w:rsid w:val="00AB764E"/>
    <w:rsid w:val="00AB7E49"/>
    <w:rsid w:val="00AC1390"/>
    <w:rsid w:val="00AC1717"/>
    <w:rsid w:val="00AC198D"/>
    <w:rsid w:val="00AC1A21"/>
    <w:rsid w:val="00AC1A9F"/>
    <w:rsid w:val="00AC20A3"/>
    <w:rsid w:val="00AC2560"/>
    <w:rsid w:val="00AC2683"/>
    <w:rsid w:val="00AC2B38"/>
    <w:rsid w:val="00AC2B86"/>
    <w:rsid w:val="00AC34CA"/>
    <w:rsid w:val="00AC3833"/>
    <w:rsid w:val="00AC4062"/>
    <w:rsid w:val="00AC4164"/>
    <w:rsid w:val="00AC48F8"/>
    <w:rsid w:val="00AC4938"/>
    <w:rsid w:val="00AC568C"/>
    <w:rsid w:val="00AD04A9"/>
    <w:rsid w:val="00AD0E04"/>
    <w:rsid w:val="00AD0FA2"/>
    <w:rsid w:val="00AD1657"/>
    <w:rsid w:val="00AD17FC"/>
    <w:rsid w:val="00AD1809"/>
    <w:rsid w:val="00AD2342"/>
    <w:rsid w:val="00AD2578"/>
    <w:rsid w:val="00AD2DB1"/>
    <w:rsid w:val="00AD3098"/>
    <w:rsid w:val="00AD319F"/>
    <w:rsid w:val="00AD33A3"/>
    <w:rsid w:val="00AD3AF7"/>
    <w:rsid w:val="00AD489B"/>
    <w:rsid w:val="00AD4E4F"/>
    <w:rsid w:val="00AD5B6E"/>
    <w:rsid w:val="00AD5ED4"/>
    <w:rsid w:val="00AD6074"/>
    <w:rsid w:val="00AD6722"/>
    <w:rsid w:val="00AD6C33"/>
    <w:rsid w:val="00AD6DA8"/>
    <w:rsid w:val="00AD7002"/>
    <w:rsid w:val="00AE087C"/>
    <w:rsid w:val="00AE0CA3"/>
    <w:rsid w:val="00AE0D50"/>
    <w:rsid w:val="00AE0D92"/>
    <w:rsid w:val="00AE1372"/>
    <w:rsid w:val="00AE18D7"/>
    <w:rsid w:val="00AE1B51"/>
    <w:rsid w:val="00AE1EFE"/>
    <w:rsid w:val="00AE28B7"/>
    <w:rsid w:val="00AE2D72"/>
    <w:rsid w:val="00AE2D96"/>
    <w:rsid w:val="00AE335D"/>
    <w:rsid w:val="00AE3E68"/>
    <w:rsid w:val="00AE4603"/>
    <w:rsid w:val="00AE4C1A"/>
    <w:rsid w:val="00AE4E0B"/>
    <w:rsid w:val="00AE52D3"/>
    <w:rsid w:val="00AE5845"/>
    <w:rsid w:val="00AE5E8D"/>
    <w:rsid w:val="00AE6219"/>
    <w:rsid w:val="00AE6896"/>
    <w:rsid w:val="00AE7258"/>
    <w:rsid w:val="00AE76EA"/>
    <w:rsid w:val="00AE7730"/>
    <w:rsid w:val="00AE7A5E"/>
    <w:rsid w:val="00AE7BD9"/>
    <w:rsid w:val="00AF01CB"/>
    <w:rsid w:val="00AF03C3"/>
    <w:rsid w:val="00AF04A4"/>
    <w:rsid w:val="00AF0A89"/>
    <w:rsid w:val="00AF0C47"/>
    <w:rsid w:val="00AF0C5F"/>
    <w:rsid w:val="00AF12A4"/>
    <w:rsid w:val="00AF15F0"/>
    <w:rsid w:val="00AF1831"/>
    <w:rsid w:val="00AF1985"/>
    <w:rsid w:val="00AF19AB"/>
    <w:rsid w:val="00AF1B62"/>
    <w:rsid w:val="00AF1C13"/>
    <w:rsid w:val="00AF214E"/>
    <w:rsid w:val="00AF2178"/>
    <w:rsid w:val="00AF23A6"/>
    <w:rsid w:val="00AF2826"/>
    <w:rsid w:val="00AF2DBB"/>
    <w:rsid w:val="00AF31AC"/>
    <w:rsid w:val="00AF3F0D"/>
    <w:rsid w:val="00AF4279"/>
    <w:rsid w:val="00AF44F5"/>
    <w:rsid w:val="00AF44FB"/>
    <w:rsid w:val="00AF495B"/>
    <w:rsid w:val="00AF4A17"/>
    <w:rsid w:val="00AF4B55"/>
    <w:rsid w:val="00AF4C85"/>
    <w:rsid w:val="00AF50EA"/>
    <w:rsid w:val="00AF5132"/>
    <w:rsid w:val="00AF6B55"/>
    <w:rsid w:val="00AF6B65"/>
    <w:rsid w:val="00AF70E7"/>
    <w:rsid w:val="00AF7752"/>
    <w:rsid w:val="00AF7E3D"/>
    <w:rsid w:val="00B00517"/>
    <w:rsid w:val="00B00890"/>
    <w:rsid w:val="00B00D7F"/>
    <w:rsid w:val="00B0146D"/>
    <w:rsid w:val="00B0153E"/>
    <w:rsid w:val="00B01785"/>
    <w:rsid w:val="00B01C63"/>
    <w:rsid w:val="00B01D94"/>
    <w:rsid w:val="00B01F03"/>
    <w:rsid w:val="00B0211E"/>
    <w:rsid w:val="00B02314"/>
    <w:rsid w:val="00B02FA9"/>
    <w:rsid w:val="00B030A1"/>
    <w:rsid w:val="00B033B1"/>
    <w:rsid w:val="00B03765"/>
    <w:rsid w:val="00B03B3E"/>
    <w:rsid w:val="00B03F55"/>
    <w:rsid w:val="00B0558A"/>
    <w:rsid w:val="00B05A55"/>
    <w:rsid w:val="00B05C00"/>
    <w:rsid w:val="00B05CFE"/>
    <w:rsid w:val="00B05CFF"/>
    <w:rsid w:val="00B06018"/>
    <w:rsid w:val="00B06095"/>
    <w:rsid w:val="00B06101"/>
    <w:rsid w:val="00B06133"/>
    <w:rsid w:val="00B0620C"/>
    <w:rsid w:val="00B068CF"/>
    <w:rsid w:val="00B06968"/>
    <w:rsid w:val="00B06FFC"/>
    <w:rsid w:val="00B07311"/>
    <w:rsid w:val="00B10A61"/>
    <w:rsid w:val="00B10BE7"/>
    <w:rsid w:val="00B115F5"/>
    <w:rsid w:val="00B1161B"/>
    <w:rsid w:val="00B11A5D"/>
    <w:rsid w:val="00B11CD1"/>
    <w:rsid w:val="00B11D05"/>
    <w:rsid w:val="00B1262D"/>
    <w:rsid w:val="00B12CF2"/>
    <w:rsid w:val="00B13795"/>
    <w:rsid w:val="00B13AAA"/>
    <w:rsid w:val="00B13FFA"/>
    <w:rsid w:val="00B14055"/>
    <w:rsid w:val="00B140B3"/>
    <w:rsid w:val="00B147AF"/>
    <w:rsid w:val="00B14CF1"/>
    <w:rsid w:val="00B14D8B"/>
    <w:rsid w:val="00B153C4"/>
    <w:rsid w:val="00B15DCA"/>
    <w:rsid w:val="00B16C13"/>
    <w:rsid w:val="00B16D4A"/>
    <w:rsid w:val="00B16DAD"/>
    <w:rsid w:val="00B16F24"/>
    <w:rsid w:val="00B173C9"/>
    <w:rsid w:val="00B17560"/>
    <w:rsid w:val="00B17669"/>
    <w:rsid w:val="00B1782C"/>
    <w:rsid w:val="00B20024"/>
    <w:rsid w:val="00B20217"/>
    <w:rsid w:val="00B2058E"/>
    <w:rsid w:val="00B211F3"/>
    <w:rsid w:val="00B21C87"/>
    <w:rsid w:val="00B22601"/>
    <w:rsid w:val="00B22731"/>
    <w:rsid w:val="00B22903"/>
    <w:rsid w:val="00B22CCC"/>
    <w:rsid w:val="00B2318D"/>
    <w:rsid w:val="00B23AD9"/>
    <w:rsid w:val="00B24D04"/>
    <w:rsid w:val="00B24ECD"/>
    <w:rsid w:val="00B251B6"/>
    <w:rsid w:val="00B25945"/>
    <w:rsid w:val="00B25A20"/>
    <w:rsid w:val="00B26019"/>
    <w:rsid w:val="00B2626B"/>
    <w:rsid w:val="00B262BC"/>
    <w:rsid w:val="00B2658C"/>
    <w:rsid w:val="00B274B1"/>
    <w:rsid w:val="00B276DC"/>
    <w:rsid w:val="00B278FA"/>
    <w:rsid w:val="00B27DA9"/>
    <w:rsid w:val="00B27E72"/>
    <w:rsid w:val="00B2DD41"/>
    <w:rsid w:val="00B300F4"/>
    <w:rsid w:val="00B302E7"/>
    <w:rsid w:val="00B30994"/>
    <w:rsid w:val="00B30EA7"/>
    <w:rsid w:val="00B31596"/>
    <w:rsid w:val="00B331C8"/>
    <w:rsid w:val="00B33445"/>
    <w:rsid w:val="00B335E5"/>
    <w:rsid w:val="00B33906"/>
    <w:rsid w:val="00B34640"/>
    <w:rsid w:val="00B356AD"/>
    <w:rsid w:val="00B3582C"/>
    <w:rsid w:val="00B35BAE"/>
    <w:rsid w:val="00B35DC9"/>
    <w:rsid w:val="00B36051"/>
    <w:rsid w:val="00B3614A"/>
    <w:rsid w:val="00B364A9"/>
    <w:rsid w:val="00B369B0"/>
    <w:rsid w:val="00B36D42"/>
    <w:rsid w:val="00B37916"/>
    <w:rsid w:val="00B37AED"/>
    <w:rsid w:val="00B4033D"/>
    <w:rsid w:val="00B404CD"/>
    <w:rsid w:val="00B40E85"/>
    <w:rsid w:val="00B41859"/>
    <w:rsid w:val="00B41ECD"/>
    <w:rsid w:val="00B42584"/>
    <w:rsid w:val="00B4279A"/>
    <w:rsid w:val="00B42C45"/>
    <w:rsid w:val="00B42F64"/>
    <w:rsid w:val="00B4370D"/>
    <w:rsid w:val="00B438D7"/>
    <w:rsid w:val="00B438D9"/>
    <w:rsid w:val="00B43D5F"/>
    <w:rsid w:val="00B43EC4"/>
    <w:rsid w:val="00B440F3"/>
    <w:rsid w:val="00B4432E"/>
    <w:rsid w:val="00B4495C"/>
    <w:rsid w:val="00B452C6"/>
    <w:rsid w:val="00B4568C"/>
    <w:rsid w:val="00B45AF4"/>
    <w:rsid w:val="00B45CC4"/>
    <w:rsid w:val="00B46179"/>
    <w:rsid w:val="00B46B1A"/>
    <w:rsid w:val="00B46D13"/>
    <w:rsid w:val="00B47A22"/>
    <w:rsid w:val="00B47B27"/>
    <w:rsid w:val="00B509DD"/>
    <w:rsid w:val="00B510F9"/>
    <w:rsid w:val="00B52114"/>
    <w:rsid w:val="00B52118"/>
    <w:rsid w:val="00B52DD6"/>
    <w:rsid w:val="00B53085"/>
    <w:rsid w:val="00B5334A"/>
    <w:rsid w:val="00B5370A"/>
    <w:rsid w:val="00B53891"/>
    <w:rsid w:val="00B53AC3"/>
    <w:rsid w:val="00B5436B"/>
    <w:rsid w:val="00B543AE"/>
    <w:rsid w:val="00B551B3"/>
    <w:rsid w:val="00B553CE"/>
    <w:rsid w:val="00B554E9"/>
    <w:rsid w:val="00B55CC0"/>
    <w:rsid w:val="00B55ECF"/>
    <w:rsid w:val="00B56766"/>
    <w:rsid w:val="00B56960"/>
    <w:rsid w:val="00B56B72"/>
    <w:rsid w:val="00B572D2"/>
    <w:rsid w:val="00B575EE"/>
    <w:rsid w:val="00B579BE"/>
    <w:rsid w:val="00B60784"/>
    <w:rsid w:val="00B60B49"/>
    <w:rsid w:val="00B614EB"/>
    <w:rsid w:val="00B615B6"/>
    <w:rsid w:val="00B61F9A"/>
    <w:rsid w:val="00B623FF"/>
    <w:rsid w:val="00B624A6"/>
    <w:rsid w:val="00B62CED"/>
    <w:rsid w:val="00B62EE9"/>
    <w:rsid w:val="00B6382F"/>
    <w:rsid w:val="00B63D75"/>
    <w:rsid w:val="00B63F0F"/>
    <w:rsid w:val="00B64029"/>
    <w:rsid w:val="00B6436C"/>
    <w:rsid w:val="00B643BD"/>
    <w:rsid w:val="00B657BC"/>
    <w:rsid w:val="00B663AF"/>
    <w:rsid w:val="00B667AE"/>
    <w:rsid w:val="00B66B58"/>
    <w:rsid w:val="00B66EE8"/>
    <w:rsid w:val="00B6704D"/>
    <w:rsid w:val="00B671C4"/>
    <w:rsid w:val="00B675FA"/>
    <w:rsid w:val="00B6764D"/>
    <w:rsid w:val="00B67761"/>
    <w:rsid w:val="00B679E1"/>
    <w:rsid w:val="00B67F66"/>
    <w:rsid w:val="00B70951"/>
    <w:rsid w:val="00B70B2D"/>
    <w:rsid w:val="00B70C30"/>
    <w:rsid w:val="00B713BC"/>
    <w:rsid w:val="00B71A1E"/>
    <w:rsid w:val="00B71ABE"/>
    <w:rsid w:val="00B71BDE"/>
    <w:rsid w:val="00B72392"/>
    <w:rsid w:val="00B72739"/>
    <w:rsid w:val="00B72916"/>
    <w:rsid w:val="00B73157"/>
    <w:rsid w:val="00B73BF3"/>
    <w:rsid w:val="00B74768"/>
    <w:rsid w:val="00B74864"/>
    <w:rsid w:val="00B74D45"/>
    <w:rsid w:val="00B75C30"/>
    <w:rsid w:val="00B76058"/>
    <w:rsid w:val="00B76254"/>
    <w:rsid w:val="00B763CF"/>
    <w:rsid w:val="00B76B8A"/>
    <w:rsid w:val="00B76BDA"/>
    <w:rsid w:val="00B76C72"/>
    <w:rsid w:val="00B802E8"/>
    <w:rsid w:val="00B80691"/>
    <w:rsid w:val="00B8080E"/>
    <w:rsid w:val="00B80F86"/>
    <w:rsid w:val="00B80FCB"/>
    <w:rsid w:val="00B81442"/>
    <w:rsid w:val="00B82210"/>
    <w:rsid w:val="00B82570"/>
    <w:rsid w:val="00B82AD1"/>
    <w:rsid w:val="00B8312F"/>
    <w:rsid w:val="00B834BA"/>
    <w:rsid w:val="00B83B83"/>
    <w:rsid w:val="00B83E80"/>
    <w:rsid w:val="00B8420B"/>
    <w:rsid w:val="00B845BF"/>
    <w:rsid w:val="00B8552B"/>
    <w:rsid w:val="00B85764"/>
    <w:rsid w:val="00B86995"/>
    <w:rsid w:val="00B869AB"/>
    <w:rsid w:val="00B86A45"/>
    <w:rsid w:val="00B86C96"/>
    <w:rsid w:val="00B86CFC"/>
    <w:rsid w:val="00B86D81"/>
    <w:rsid w:val="00B86E84"/>
    <w:rsid w:val="00B87674"/>
    <w:rsid w:val="00B87829"/>
    <w:rsid w:val="00B90351"/>
    <w:rsid w:val="00B90446"/>
    <w:rsid w:val="00B90525"/>
    <w:rsid w:val="00B90A9C"/>
    <w:rsid w:val="00B90AB9"/>
    <w:rsid w:val="00B90BB1"/>
    <w:rsid w:val="00B91038"/>
    <w:rsid w:val="00B911FD"/>
    <w:rsid w:val="00B918E4"/>
    <w:rsid w:val="00B919DA"/>
    <w:rsid w:val="00B92031"/>
    <w:rsid w:val="00B92557"/>
    <w:rsid w:val="00B925B0"/>
    <w:rsid w:val="00B92A67"/>
    <w:rsid w:val="00B92B6E"/>
    <w:rsid w:val="00B93032"/>
    <w:rsid w:val="00B93126"/>
    <w:rsid w:val="00B937C2"/>
    <w:rsid w:val="00B9425F"/>
    <w:rsid w:val="00B94689"/>
    <w:rsid w:val="00B95940"/>
    <w:rsid w:val="00B96035"/>
    <w:rsid w:val="00B9631C"/>
    <w:rsid w:val="00B96524"/>
    <w:rsid w:val="00B970B3"/>
    <w:rsid w:val="00B97474"/>
    <w:rsid w:val="00B976EC"/>
    <w:rsid w:val="00B97D9C"/>
    <w:rsid w:val="00BA010F"/>
    <w:rsid w:val="00BA0652"/>
    <w:rsid w:val="00BA0979"/>
    <w:rsid w:val="00BA13E0"/>
    <w:rsid w:val="00BA18A4"/>
    <w:rsid w:val="00BA1E73"/>
    <w:rsid w:val="00BA261D"/>
    <w:rsid w:val="00BA2628"/>
    <w:rsid w:val="00BA303C"/>
    <w:rsid w:val="00BA3D70"/>
    <w:rsid w:val="00BA3D80"/>
    <w:rsid w:val="00BA49E4"/>
    <w:rsid w:val="00BA4D08"/>
    <w:rsid w:val="00BA4D10"/>
    <w:rsid w:val="00BA562D"/>
    <w:rsid w:val="00BA565D"/>
    <w:rsid w:val="00BA56E2"/>
    <w:rsid w:val="00BA5C0D"/>
    <w:rsid w:val="00BA5D1C"/>
    <w:rsid w:val="00BA5F86"/>
    <w:rsid w:val="00BA61AB"/>
    <w:rsid w:val="00BA6201"/>
    <w:rsid w:val="00BA62DB"/>
    <w:rsid w:val="00BA6DEF"/>
    <w:rsid w:val="00BA76C2"/>
    <w:rsid w:val="00BA7FCA"/>
    <w:rsid w:val="00BB0C23"/>
    <w:rsid w:val="00BB13DC"/>
    <w:rsid w:val="00BB1FCF"/>
    <w:rsid w:val="00BB20D1"/>
    <w:rsid w:val="00BB311B"/>
    <w:rsid w:val="00BB364D"/>
    <w:rsid w:val="00BB3CF4"/>
    <w:rsid w:val="00BB43E7"/>
    <w:rsid w:val="00BB49B9"/>
    <w:rsid w:val="00BB4C44"/>
    <w:rsid w:val="00BB5101"/>
    <w:rsid w:val="00BB577A"/>
    <w:rsid w:val="00BB594E"/>
    <w:rsid w:val="00BB5FC8"/>
    <w:rsid w:val="00BB614F"/>
    <w:rsid w:val="00BB6492"/>
    <w:rsid w:val="00BB6612"/>
    <w:rsid w:val="00BB6733"/>
    <w:rsid w:val="00BB6A6F"/>
    <w:rsid w:val="00BB6BE0"/>
    <w:rsid w:val="00BB6FBA"/>
    <w:rsid w:val="00BB7221"/>
    <w:rsid w:val="00BB7369"/>
    <w:rsid w:val="00BB7736"/>
    <w:rsid w:val="00BB7B20"/>
    <w:rsid w:val="00BB7E8A"/>
    <w:rsid w:val="00BC081D"/>
    <w:rsid w:val="00BC0F35"/>
    <w:rsid w:val="00BC2343"/>
    <w:rsid w:val="00BC23C9"/>
    <w:rsid w:val="00BC27C8"/>
    <w:rsid w:val="00BC2A24"/>
    <w:rsid w:val="00BC2BD4"/>
    <w:rsid w:val="00BC2F96"/>
    <w:rsid w:val="00BC3D34"/>
    <w:rsid w:val="00BC3F77"/>
    <w:rsid w:val="00BC4378"/>
    <w:rsid w:val="00BC4D20"/>
    <w:rsid w:val="00BC4FC9"/>
    <w:rsid w:val="00BC5006"/>
    <w:rsid w:val="00BC5309"/>
    <w:rsid w:val="00BC56A1"/>
    <w:rsid w:val="00BC5A40"/>
    <w:rsid w:val="00BC5C12"/>
    <w:rsid w:val="00BC5EA0"/>
    <w:rsid w:val="00BC5EEE"/>
    <w:rsid w:val="00BC64FC"/>
    <w:rsid w:val="00BC68B0"/>
    <w:rsid w:val="00BC6A1E"/>
    <w:rsid w:val="00BC71DD"/>
    <w:rsid w:val="00BC78A2"/>
    <w:rsid w:val="00BC7D44"/>
    <w:rsid w:val="00BD028B"/>
    <w:rsid w:val="00BD0359"/>
    <w:rsid w:val="00BD08BA"/>
    <w:rsid w:val="00BD0A30"/>
    <w:rsid w:val="00BD0A83"/>
    <w:rsid w:val="00BD0B73"/>
    <w:rsid w:val="00BD0CF7"/>
    <w:rsid w:val="00BD10D9"/>
    <w:rsid w:val="00BD14EC"/>
    <w:rsid w:val="00BD2102"/>
    <w:rsid w:val="00BD229C"/>
    <w:rsid w:val="00BD28B4"/>
    <w:rsid w:val="00BD2B83"/>
    <w:rsid w:val="00BD2F04"/>
    <w:rsid w:val="00BD3453"/>
    <w:rsid w:val="00BD4763"/>
    <w:rsid w:val="00BD4CC2"/>
    <w:rsid w:val="00BD519F"/>
    <w:rsid w:val="00BD5649"/>
    <w:rsid w:val="00BD56E9"/>
    <w:rsid w:val="00BD5F8A"/>
    <w:rsid w:val="00BD6169"/>
    <w:rsid w:val="00BD67FA"/>
    <w:rsid w:val="00BD69A3"/>
    <w:rsid w:val="00BD7336"/>
    <w:rsid w:val="00BD7638"/>
    <w:rsid w:val="00BD7925"/>
    <w:rsid w:val="00BD7D21"/>
    <w:rsid w:val="00BE01F6"/>
    <w:rsid w:val="00BE169F"/>
    <w:rsid w:val="00BE17DF"/>
    <w:rsid w:val="00BE1935"/>
    <w:rsid w:val="00BE1AD3"/>
    <w:rsid w:val="00BE1B4E"/>
    <w:rsid w:val="00BE2317"/>
    <w:rsid w:val="00BE2525"/>
    <w:rsid w:val="00BE259E"/>
    <w:rsid w:val="00BE2680"/>
    <w:rsid w:val="00BE26CD"/>
    <w:rsid w:val="00BE2B25"/>
    <w:rsid w:val="00BE2CAF"/>
    <w:rsid w:val="00BE2FB0"/>
    <w:rsid w:val="00BE345D"/>
    <w:rsid w:val="00BE37E4"/>
    <w:rsid w:val="00BE3949"/>
    <w:rsid w:val="00BE46DC"/>
    <w:rsid w:val="00BE48E6"/>
    <w:rsid w:val="00BE4F75"/>
    <w:rsid w:val="00BE56B3"/>
    <w:rsid w:val="00BE58E7"/>
    <w:rsid w:val="00BE59B7"/>
    <w:rsid w:val="00BE5A4F"/>
    <w:rsid w:val="00BE5B0E"/>
    <w:rsid w:val="00BE730B"/>
    <w:rsid w:val="00BE775B"/>
    <w:rsid w:val="00BEFBFA"/>
    <w:rsid w:val="00BF0187"/>
    <w:rsid w:val="00BF055A"/>
    <w:rsid w:val="00BF0818"/>
    <w:rsid w:val="00BF0C45"/>
    <w:rsid w:val="00BF1651"/>
    <w:rsid w:val="00BF1C43"/>
    <w:rsid w:val="00BF1D8B"/>
    <w:rsid w:val="00BF267B"/>
    <w:rsid w:val="00BF2771"/>
    <w:rsid w:val="00BF2D5E"/>
    <w:rsid w:val="00BF3D9D"/>
    <w:rsid w:val="00BF3E98"/>
    <w:rsid w:val="00BF458C"/>
    <w:rsid w:val="00BF4E66"/>
    <w:rsid w:val="00BF4FE6"/>
    <w:rsid w:val="00BF510C"/>
    <w:rsid w:val="00BF57DD"/>
    <w:rsid w:val="00BF6D50"/>
    <w:rsid w:val="00BF7059"/>
    <w:rsid w:val="00BF7889"/>
    <w:rsid w:val="00BF7DD6"/>
    <w:rsid w:val="00C0014B"/>
    <w:rsid w:val="00C002B8"/>
    <w:rsid w:val="00C004CA"/>
    <w:rsid w:val="00C004DB"/>
    <w:rsid w:val="00C0108C"/>
    <w:rsid w:val="00C02357"/>
    <w:rsid w:val="00C028A0"/>
    <w:rsid w:val="00C02A75"/>
    <w:rsid w:val="00C02AEE"/>
    <w:rsid w:val="00C02BA6"/>
    <w:rsid w:val="00C041D3"/>
    <w:rsid w:val="00C04326"/>
    <w:rsid w:val="00C0552D"/>
    <w:rsid w:val="00C05863"/>
    <w:rsid w:val="00C0597F"/>
    <w:rsid w:val="00C05B3D"/>
    <w:rsid w:val="00C05D39"/>
    <w:rsid w:val="00C0645E"/>
    <w:rsid w:val="00C0657C"/>
    <w:rsid w:val="00C066A7"/>
    <w:rsid w:val="00C0673A"/>
    <w:rsid w:val="00C06839"/>
    <w:rsid w:val="00C06961"/>
    <w:rsid w:val="00C06C2C"/>
    <w:rsid w:val="00C06DAC"/>
    <w:rsid w:val="00C06FA6"/>
    <w:rsid w:val="00C07256"/>
    <w:rsid w:val="00C07638"/>
    <w:rsid w:val="00C07CBC"/>
    <w:rsid w:val="00C1048E"/>
    <w:rsid w:val="00C10888"/>
    <w:rsid w:val="00C10B8A"/>
    <w:rsid w:val="00C10F82"/>
    <w:rsid w:val="00C116DC"/>
    <w:rsid w:val="00C11835"/>
    <w:rsid w:val="00C118AA"/>
    <w:rsid w:val="00C11F6E"/>
    <w:rsid w:val="00C13593"/>
    <w:rsid w:val="00C14540"/>
    <w:rsid w:val="00C14D3E"/>
    <w:rsid w:val="00C14DCE"/>
    <w:rsid w:val="00C15BB1"/>
    <w:rsid w:val="00C163ED"/>
    <w:rsid w:val="00C16886"/>
    <w:rsid w:val="00C16D99"/>
    <w:rsid w:val="00C16E30"/>
    <w:rsid w:val="00C17F9B"/>
    <w:rsid w:val="00C201AE"/>
    <w:rsid w:val="00C20C95"/>
    <w:rsid w:val="00C20FAC"/>
    <w:rsid w:val="00C21965"/>
    <w:rsid w:val="00C21F7D"/>
    <w:rsid w:val="00C22280"/>
    <w:rsid w:val="00C2229C"/>
    <w:rsid w:val="00C223AC"/>
    <w:rsid w:val="00C22BDE"/>
    <w:rsid w:val="00C23053"/>
    <w:rsid w:val="00C234F6"/>
    <w:rsid w:val="00C23D20"/>
    <w:rsid w:val="00C23E63"/>
    <w:rsid w:val="00C2429E"/>
    <w:rsid w:val="00C24532"/>
    <w:rsid w:val="00C2471C"/>
    <w:rsid w:val="00C24A09"/>
    <w:rsid w:val="00C24DFF"/>
    <w:rsid w:val="00C253F6"/>
    <w:rsid w:val="00C25709"/>
    <w:rsid w:val="00C25C8A"/>
    <w:rsid w:val="00C26CC3"/>
    <w:rsid w:val="00C27213"/>
    <w:rsid w:val="00C2722F"/>
    <w:rsid w:val="00C2758D"/>
    <w:rsid w:val="00C27717"/>
    <w:rsid w:val="00C27882"/>
    <w:rsid w:val="00C27FCE"/>
    <w:rsid w:val="00C307EE"/>
    <w:rsid w:val="00C30897"/>
    <w:rsid w:val="00C30C90"/>
    <w:rsid w:val="00C30EFF"/>
    <w:rsid w:val="00C3135E"/>
    <w:rsid w:val="00C3152C"/>
    <w:rsid w:val="00C31A1E"/>
    <w:rsid w:val="00C31F55"/>
    <w:rsid w:val="00C322B4"/>
    <w:rsid w:val="00C3234A"/>
    <w:rsid w:val="00C3264B"/>
    <w:rsid w:val="00C32CAD"/>
    <w:rsid w:val="00C33674"/>
    <w:rsid w:val="00C338C0"/>
    <w:rsid w:val="00C33D3B"/>
    <w:rsid w:val="00C33F76"/>
    <w:rsid w:val="00C34520"/>
    <w:rsid w:val="00C353C1"/>
    <w:rsid w:val="00C35538"/>
    <w:rsid w:val="00C35C0E"/>
    <w:rsid w:val="00C35DAC"/>
    <w:rsid w:val="00C364CB"/>
    <w:rsid w:val="00C36C57"/>
    <w:rsid w:val="00C377BE"/>
    <w:rsid w:val="00C4021A"/>
    <w:rsid w:val="00C40E66"/>
    <w:rsid w:val="00C4147D"/>
    <w:rsid w:val="00C4157F"/>
    <w:rsid w:val="00C420F3"/>
    <w:rsid w:val="00C421AD"/>
    <w:rsid w:val="00C4251C"/>
    <w:rsid w:val="00C4294A"/>
    <w:rsid w:val="00C42BB2"/>
    <w:rsid w:val="00C43164"/>
    <w:rsid w:val="00C432C0"/>
    <w:rsid w:val="00C43553"/>
    <w:rsid w:val="00C43711"/>
    <w:rsid w:val="00C444ED"/>
    <w:rsid w:val="00C4496F"/>
    <w:rsid w:val="00C44A55"/>
    <w:rsid w:val="00C45D9D"/>
    <w:rsid w:val="00C45DEC"/>
    <w:rsid w:val="00C45ED5"/>
    <w:rsid w:val="00C4650B"/>
    <w:rsid w:val="00C4725F"/>
    <w:rsid w:val="00C47AFB"/>
    <w:rsid w:val="00C47EBD"/>
    <w:rsid w:val="00C50025"/>
    <w:rsid w:val="00C50862"/>
    <w:rsid w:val="00C50AA8"/>
    <w:rsid w:val="00C5100A"/>
    <w:rsid w:val="00C518E5"/>
    <w:rsid w:val="00C51A42"/>
    <w:rsid w:val="00C5259A"/>
    <w:rsid w:val="00C52B92"/>
    <w:rsid w:val="00C52CC2"/>
    <w:rsid w:val="00C53E24"/>
    <w:rsid w:val="00C54591"/>
    <w:rsid w:val="00C54883"/>
    <w:rsid w:val="00C55109"/>
    <w:rsid w:val="00C5523C"/>
    <w:rsid w:val="00C557C6"/>
    <w:rsid w:val="00C55CCD"/>
    <w:rsid w:val="00C56E02"/>
    <w:rsid w:val="00C57117"/>
    <w:rsid w:val="00C57885"/>
    <w:rsid w:val="00C61680"/>
    <w:rsid w:val="00C616E5"/>
    <w:rsid w:val="00C61A59"/>
    <w:rsid w:val="00C62136"/>
    <w:rsid w:val="00C62A27"/>
    <w:rsid w:val="00C632FE"/>
    <w:rsid w:val="00C634BC"/>
    <w:rsid w:val="00C639CD"/>
    <w:rsid w:val="00C63B87"/>
    <w:rsid w:val="00C64272"/>
    <w:rsid w:val="00C64302"/>
    <w:rsid w:val="00C64477"/>
    <w:rsid w:val="00C644F0"/>
    <w:rsid w:val="00C649A5"/>
    <w:rsid w:val="00C64EC8"/>
    <w:rsid w:val="00C65304"/>
    <w:rsid w:val="00C6573F"/>
    <w:rsid w:val="00C6627E"/>
    <w:rsid w:val="00C667F8"/>
    <w:rsid w:val="00C6692A"/>
    <w:rsid w:val="00C67269"/>
    <w:rsid w:val="00C672CA"/>
    <w:rsid w:val="00C67466"/>
    <w:rsid w:val="00C67DCD"/>
    <w:rsid w:val="00C703D1"/>
    <w:rsid w:val="00C704E5"/>
    <w:rsid w:val="00C70B65"/>
    <w:rsid w:val="00C70D15"/>
    <w:rsid w:val="00C70E3F"/>
    <w:rsid w:val="00C71EB1"/>
    <w:rsid w:val="00C72294"/>
    <w:rsid w:val="00C72B86"/>
    <w:rsid w:val="00C73542"/>
    <w:rsid w:val="00C73914"/>
    <w:rsid w:val="00C74C7B"/>
    <w:rsid w:val="00C74C9A"/>
    <w:rsid w:val="00C7555C"/>
    <w:rsid w:val="00C75598"/>
    <w:rsid w:val="00C7640A"/>
    <w:rsid w:val="00C76783"/>
    <w:rsid w:val="00C76CE7"/>
    <w:rsid w:val="00C779B1"/>
    <w:rsid w:val="00C77DE8"/>
    <w:rsid w:val="00C77EEC"/>
    <w:rsid w:val="00C77F1F"/>
    <w:rsid w:val="00C8004B"/>
    <w:rsid w:val="00C80766"/>
    <w:rsid w:val="00C8098E"/>
    <w:rsid w:val="00C81858"/>
    <w:rsid w:val="00C81BBD"/>
    <w:rsid w:val="00C81F2A"/>
    <w:rsid w:val="00C81F52"/>
    <w:rsid w:val="00C8210F"/>
    <w:rsid w:val="00C8230E"/>
    <w:rsid w:val="00C83053"/>
    <w:rsid w:val="00C83117"/>
    <w:rsid w:val="00C837DD"/>
    <w:rsid w:val="00C83A69"/>
    <w:rsid w:val="00C83EE8"/>
    <w:rsid w:val="00C84DF2"/>
    <w:rsid w:val="00C85284"/>
    <w:rsid w:val="00C854A9"/>
    <w:rsid w:val="00C85541"/>
    <w:rsid w:val="00C85AE2"/>
    <w:rsid w:val="00C85DB9"/>
    <w:rsid w:val="00C86314"/>
    <w:rsid w:val="00C86960"/>
    <w:rsid w:val="00C86CFD"/>
    <w:rsid w:val="00C87074"/>
    <w:rsid w:val="00C8757B"/>
    <w:rsid w:val="00C87745"/>
    <w:rsid w:val="00C87B55"/>
    <w:rsid w:val="00C87FEE"/>
    <w:rsid w:val="00C902AF"/>
    <w:rsid w:val="00C902D5"/>
    <w:rsid w:val="00C90780"/>
    <w:rsid w:val="00C91169"/>
    <w:rsid w:val="00C915BC"/>
    <w:rsid w:val="00C91929"/>
    <w:rsid w:val="00C91AA4"/>
    <w:rsid w:val="00C91E2F"/>
    <w:rsid w:val="00C92428"/>
    <w:rsid w:val="00C9278D"/>
    <w:rsid w:val="00C927D1"/>
    <w:rsid w:val="00C93019"/>
    <w:rsid w:val="00C935E2"/>
    <w:rsid w:val="00C93D64"/>
    <w:rsid w:val="00C9426F"/>
    <w:rsid w:val="00C9483A"/>
    <w:rsid w:val="00C94B6B"/>
    <w:rsid w:val="00C969BC"/>
    <w:rsid w:val="00C96BD9"/>
    <w:rsid w:val="00C96F9B"/>
    <w:rsid w:val="00CA00DE"/>
    <w:rsid w:val="00CA04B1"/>
    <w:rsid w:val="00CA07D4"/>
    <w:rsid w:val="00CA0DF2"/>
    <w:rsid w:val="00CA0EE0"/>
    <w:rsid w:val="00CA0F6E"/>
    <w:rsid w:val="00CA14A9"/>
    <w:rsid w:val="00CA17A4"/>
    <w:rsid w:val="00CA198A"/>
    <w:rsid w:val="00CA1F34"/>
    <w:rsid w:val="00CA2814"/>
    <w:rsid w:val="00CA2870"/>
    <w:rsid w:val="00CA28DD"/>
    <w:rsid w:val="00CA2905"/>
    <w:rsid w:val="00CA2B53"/>
    <w:rsid w:val="00CA3A6A"/>
    <w:rsid w:val="00CA3AB5"/>
    <w:rsid w:val="00CA419E"/>
    <w:rsid w:val="00CA4241"/>
    <w:rsid w:val="00CA47B7"/>
    <w:rsid w:val="00CA47D4"/>
    <w:rsid w:val="00CA495D"/>
    <w:rsid w:val="00CA54FD"/>
    <w:rsid w:val="00CA5811"/>
    <w:rsid w:val="00CA5DD4"/>
    <w:rsid w:val="00CA6124"/>
    <w:rsid w:val="00CA681D"/>
    <w:rsid w:val="00CB0386"/>
    <w:rsid w:val="00CB039C"/>
    <w:rsid w:val="00CB0A99"/>
    <w:rsid w:val="00CB11A6"/>
    <w:rsid w:val="00CB1984"/>
    <w:rsid w:val="00CB1A1F"/>
    <w:rsid w:val="00CB2436"/>
    <w:rsid w:val="00CB2467"/>
    <w:rsid w:val="00CB255A"/>
    <w:rsid w:val="00CB2964"/>
    <w:rsid w:val="00CB2C95"/>
    <w:rsid w:val="00CB3494"/>
    <w:rsid w:val="00CB386E"/>
    <w:rsid w:val="00CB45A1"/>
    <w:rsid w:val="00CB48ED"/>
    <w:rsid w:val="00CB4A3F"/>
    <w:rsid w:val="00CB4AB8"/>
    <w:rsid w:val="00CB4F6A"/>
    <w:rsid w:val="00CB53D5"/>
    <w:rsid w:val="00CB5545"/>
    <w:rsid w:val="00CB56B1"/>
    <w:rsid w:val="00CB5FE4"/>
    <w:rsid w:val="00CB5FEC"/>
    <w:rsid w:val="00CB60FE"/>
    <w:rsid w:val="00CB68E7"/>
    <w:rsid w:val="00CB72DA"/>
    <w:rsid w:val="00CB7C44"/>
    <w:rsid w:val="00CBCAD3"/>
    <w:rsid w:val="00CC0280"/>
    <w:rsid w:val="00CC0BA4"/>
    <w:rsid w:val="00CC1370"/>
    <w:rsid w:val="00CC157F"/>
    <w:rsid w:val="00CC1723"/>
    <w:rsid w:val="00CC1BF8"/>
    <w:rsid w:val="00CC1F44"/>
    <w:rsid w:val="00CC24E9"/>
    <w:rsid w:val="00CC2C90"/>
    <w:rsid w:val="00CC2E73"/>
    <w:rsid w:val="00CC3041"/>
    <w:rsid w:val="00CC336B"/>
    <w:rsid w:val="00CC3A18"/>
    <w:rsid w:val="00CC3B57"/>
    <w:rsid w:val="00CC3FA6"/>
    <w:rsid w:val="00CC44A2"/>
    <w:rsid w:val="00CC45A0"/>
    <w:rsid w:val="00CC4BC8"/>
    <w:rsid w:val="00CC4C35"/>
    <w:rsid w:val="00CC4C7D"/>
    <w:rsid w:val="00CC51E7"/>
    <w:rsid w:val="00CC53C0"/>
    <w:rsid w:val="00CC56E6"/>
    <w:rsid w:val="00CC5916"/>
    <w:rsid w:val="00CC591C"/>
    <w:rsid w:val="00CC5C97"/>
    <w:rsid w:val="00CC626C"/>
    <w:rsid w:val="00CC640A"/>
    <w:rsid w:val="00CC647E"/>
    <w:rsid w:val="00CC657A"/>
    <w:rsid w:val="00CC6844"/>
    <w:rsid w:val="00CC6BF0"/>
    <w:rsid w:val="00CC6C6D"/>
    <w:rsid w:val="00CC74F7"/>
    <w:rsid w:val="00CC796B"/>
    <w:rsid w:val="00CC79B7"/>
    <w:rsid w:val="00CC7A1D"/>
    <w:rsid w:val="00CC7BF6"/>
    <w:rsid w:val="00CD0717"/>
    <w:rsid w:val="00CD0779"/>
    <w:rsid w:val="00CD0967"/>
    <w:rsid w:val="00CD0AEC"/>
    <w:rsid w:val="00CD0E07"/>
    <w:rsid w:val="00CD0F00"/>
    <w:rsid w:val="00CD14AF"/>
    <w:rsid w:val="00CD1ED6"/>
    <w:rsid w:val="00CD22C0"/>
    <w:rsid w:val="00CD2936"/>
    <w:rsid w:val="00CD2B39"/>
    <w:rsid w:val="00CD30CF"/>
    <w:rsid w:val="00CD3158"/>
    <w:rsid w:val="00CD332D"/>
    <w:rsid w:val="00CD396A"/>
    <w:rsid w:val="00CD3B71"/>
    <w:rsid w:val="00CD3F48"/>
    <w:rsid w:val="00CD451B"/>
    <w:rsid w:val="00CD465A"/>
    <w:rsid w:val="00CD4961"/>
    <w:rsid w:val="00CD49B1"/>
    <w:rsid w:val="00CD50D0"/>
    <w:rsid w:val="00CD5268"/>
    <w:rsid w:val="00CD5DAA"/>
    <w:rsid w:val="00CD6146"/>
    <w:rsid w:val="00CD67D4"/>
    <w:rsid w:val="00CD7057"/>
    <w:rsid w:val="00CD70AD"/>
    <w:rsid w:val="00CD740D"/>
    <w:rsid w:val="00CD751C"/>
    <w:rsid w:val="00CD76AF"/>
    <w:rsid w:val="00CD7789"/>
    <w:rsid w:val="00CE0943"/>
    <w:rsid w:val="00CE0D2C"/>
    <w:rsid w:val="00CE1094"/>
    <w:rsid w:val="00CE135C"/>
    <w:rsid w:val="00CE1922"/>
    <w:rsid w:val="00CE1C12"/>
    <w:rsid w:val="00CE22A7"/>
    <w:rsid w:val="00CE399D"/>
    <w:rsid w:val="00CE3B62"/>
    <w:rsid w:val="00CE3E1F"/>
    <w:rsid w:val="00CE4224"/>
    <w:rsid w:val="00CE48ED"/>
    <w:rsid w:val="00CE5578"/>
    <w:rsid w:val="00CE5728"/>
    <w:rsid w:val="00CE5B7D"/>
    <w:rsid w:val="00CE5EB5"/>
    <w:rsid w:val="00CE696B"/>
    <w:rsid w:val="00CE6C22"/>
    <w:rsid w:val="00CE6FAB"/>
    <w:rsid w:val="00CE7130"/>
    <w:rsid w:val="00CE733D"/>
    <w:rsid w:val="00CE7858"/>
    <w:rsid w:val="00CE7C27"/>
    <w:rsid w:val="00CE7CC9"/>
    <w:rsid w:val="00CF09DE"/>
    <w:rsid w:val="00CF0AB4"/>
    <w:rsid w:val="00CF0D3F"/>
    <w:rsid w:val="00CF1041"/>
    <w:rsid w:val="00CF1F0C"/>
    <w:rsid w:val="00CF1F42"/>
    <w:rsid w:val="00CF2033"/>
    <w:rsid w:val="00CF21BD"/>
    <w:rsid w:val="00CF2B2D"/>
    <w:rsid w:val="00CF2F91"/>
    <w:rsid w:val="00CF329D"/>
    <w:rsid w:val="00CF3589"/>
    <w:rsid w:val="00CF3C33"/>
    <w:rsid w:val="00CF4457"/>
    <w:rsid w:val="00CF4531"/>
    <w:rsid w:val="00CF46C4"/>
    <w:rsid w:val="00CF4AE0"/>
    <w:rsid w:val="00CF4EA6"/>
    <w:rsid w:val="00CF5E5F"/>
    <w:rsid w:val="00CF68A2"/>
    <w:rsid w:val="00CF68D3"/>
    <w:rsid w:val="00CF704F"/>
    <w:rsid w:val="00CF71D2"/>
    <w:rsid w:val="00CF7DDF"/>
    <w:rsid w:val="00CF7DEF"/>
    <w:rsid w:val="00D002BB"/>
    <w:rsid w:val="00D00388"/>
    <w:rsid w:val="00D0045B"/>
    <w:rsid w:val="00D011FE"/>
    <w:rsid w:val="00D01384"/>
    <w:rsid w:val="00D01769"/>
    <w:rsid w:val="00D017FD"/>
    <w:rsid w:val="00D01B5D"/>
    <w:rsid w:val="00D01C4E"/>
    <w:rsid w:val="00D0278A"/>
    <w:rsid w:val="00D02A92"/>
    <w:rsid w:val="00D02AD5"/>
    <w:rsid w:val="00D02EE2"/>
    <w:rsid w:val="00D0396C"/>
    <w:rsid w:val="00D042C9"/>
    <w:rsid w:val="00D04411"/>
    <w:rsid w:val="00D04489"/>
    <w:rsid w:val="00D04E4E"/>
    <w:rsid w:val="00D054A8"/>
    <w:rsid w:val="00D057F7"/>
    <w:rsid w:val="00D05942"/>
    <w:rsid w:val="00D060E3"/>
    <w:rsid w:val="00D06555"/>
    <w:rsid w:val="00D06647"/>
    <w:rsid w:val="00D067A5"/>
    <w:rsid w:val="00D0689B"/>
    <w:rsid w:val="00D06B04"/>
    <w:rsid w:val="00D0746E"/>
    <w:rsid w:val="00D07C0F"/>
    <w:rsid w:val="00D102AB"/>
    <w:rsid w:val="00D104ED"/>
    <w:rsid w:val="00D1060F"/>
    <w:rsid w:val="00D10662"/>
    <w:rsid w:val="00D116ED"/>
    <w:rsid w:val="00D11757"/>
    <w:rsid w:val="00D117D1"/>
    <w:rsid w:val="00D11AD5"/>
    <w:rsid w:val="00D120A0"/>
    <w:rsid w:val="00D12D30"/>
    <w:rsid w:val="00D12D7C"/>
    <w:rsid w:val="00D132AE"/>
    <w:rsid w:val="00D132DB"/>
    <w:rsid w:val="00D13689"/>
    <w:rsid w:val="00D13A4F"/>
    <w:rsid w:val="00D13C1E"/>
    <w:rsid w:val="00D14156"/>
    <w:rsid w:val="00D14247"/>
    <w:rsid w:val="00D14895"/>
    <w:rsid w:val="00D14C4D"/>
    <w:rsid w:val="00D15493"/>
    <w:rsid w:val="00D157BF"/>
    <w:rsid w:val="00D163D0"/>
    <w:rsid w:val="00D16B7E"/>
    <w:rsid w:val="00D17480"/>
    <w:rsid w:val="00D20059"/>
    <w:rsid w:val="00D20531"/>
    <w:rsid w:val="00D20977"/>
    <w:rsid w:val="00D2098B"/>
    <w:rsid w:val="00D20FF7"/>
    <w:rsid w:val="00D212F7"/>
    <w:rsid w:val="00D2164D"/>
    <w:rsid w:val="00D219DC"/>
    <w:rsid w:val="00D21DBE"/>
    <w:rsid w:val="00D222B2"/>
    <w:rsid w:val="00D228A4"/>
    <w:rsid w:val="00D22B4B"/>
    <w:rsid w:val="00D23746"/>
    <w:rsid w:val="00D23AD0"/>
    <w:rsid w:val="00D23AD8"/>
    <w:rsid w:val="00D23B34"/>
    <w:rsid w:val="00D23DA3"/>
    <w:rsid w:val="00D23DAE"/>
    <w:rsid w:val="00D23E2B"/>
    <w:rsid w:val="00D23EFD"/>
    <w:rsid w:val="00D243A3"/>
    <w:rsid w:val="00D24532"/>
    <w:rsid w:val="00D2481D"/>
    <w:rsid w:val="00D24904"/>
    <w:rsid w:val="00D24F3B"/>
    <w:rsid w:val="00D24F3C"/>
    <w:rsid w:val="00D25078"/>
    <w:rsid w:val="00D25B35"/>
    <w:rsid w:val="00D25DE7"/>
    <w:rsid w:val="00D26C67"/>
    <w:rsid w:val="00D272C9"/>
    <w:rsid w:val="00D27450"/>
    <w:rsid w:val="00D27828"/>
    <w:rsid w:val="00D2795B"/>
    <w:rsid w:val="00D27FE2"/>
    <w:rsid w:val="00D3084B"/>
    <w:rsid w:val="00D30B7A"/>
    <w:rsid w:val="00D30DC1"/>
    <w:rsid w:val="00D31A53"/>
    <w:rsid w:val="00D31F0D"/>
    <w:rsid w:val="00D32578"/>
    <w:rsid w:val="00D327C8"/>
    <w:rsid w:val="00D328E0"/>
    <w:rsid w:val="00D32E09"/>
    <w:rsid w:val="00D35080"/>
    <w:rsid w:val="00D351B6"/>
    <w:rsid w:val="00D359EA"/>
    <w:rsid w:val="00D35B83"/>
    <w:rsid w:val="00D36BA7"/>
    <w:rsid w:val="00D3704A"/>
    <w:rsid w:val="00D3719B"/>
    <w:rsid w:val="00D373C9"/>
    <w:rsid w:val="00D40038"/>
    <w:rsid w:val="00D40498"/>
    <w:rsid w:val="00D4128B"/>
    <w:rsid w:val="00D412A0"/>
    <w:rsid w:val="00D41630"/>
    <w:rsid w:val="00D41750"/>
    <w:rsid w:val="00D41BBE"/>
    <w:rsid w:val="00D42423"/>
    <w:rsid w:val="00D42A45"/>
    <w:rsid w:val="00D43F5E"/>
    <w:rsid w:val="00D44673"/>
    <w:rsid w:val="00D4478F"/>
    <w:rsid w:val="00D447DB"/>
    <w:rsid w:val="00D4484A"/>
    <w:rsid w:val="00D45CB4"/>
    <w:rsid w:val="00D45CE5"/>
    <w:rsid w:val="00D45E09"/>
    <w:rsid w:val="00D4641C"/>
    <w:rsid w:val="00D4659E"/>
    <w:rsid w:val="00D47708"/>
    <w:rsid w:val="00D477C4"/>
    <w:rsid w:val="00D50417"/>
    <w:rsid w:val="00D50DC4"/>
    <w:rsid w:val="00D5123C"/>
    <w:rsid w:val="00D51D33"/>
    <w:rsid w:val="00D51EAB"/>
    <w:rsid w:val="00D52519"/>
    <w:rsid w:val="00D527B8"/>
    <w:rsid w:val="00D52B6F"/>
    <w:rsid w:val="00D52E38"/>
    <w:rsid w:val="00D52F53"/>
    <w:rsid w:val="00D53CF5"/>
    <w:rsid w:val="00D53DE8"/>
    <w:rsid w:val="00D5404C"/>
    <w:rsid w:val="00D540AB"/>
    <w:rsid w:val="00D54222"/>
    <w:rsid w:val="00D542B4"/>
    <w:rsid w:val="00D544F6"/>
    <w:rsid w:val="00D54B07"/>
    <w:rsid w:val="00D54C66"/>
    <w:rsid w:val="00D54E82"/>
    <w:rsid w:val="00D551CE"/>
    <w:rsid w:val="00D554CF"/>
    <w:rsid w:val="00D556C9"/>
    <w:rsid w:val="00D561B0"/>
    <w:rsid w:val="00D56282"/>
    <w:rsid w:val="00D5636E"/>
    <w:rsid w:val="00D56552"/>
    <w:rsid w:val="00D56796"/>
    <w:rsid w:val="00D56C82"/>
    <w:rsid w:val="00D56DD5"/>
    <w:rsid w:val="00D577ED"/>
    <w:rsid w:val="00D601AC"/>
    <w:rsid w:val="00D60839"/>
    <w:rsid w:val="00D60AB2"/>
    <w:rsid w:val="00D61500"/>
    <w:rsid w:val="00D618E9"/>
    <w:rsid w:val="00D61940"/>
    <w:rsid w:val="00D62026"/>
    <w:rsid w:val="00D620D8"/>
    <w:rsid w:val="00D63008"/>
    <w:rsid w:val="00D631F9"/>
    <w:rsid w:val="00D63C2F"/>
    <w:rsid w:val="00D64CC4"/>
    <w:rsid w:val="00D6627A"/>
    <w:rsid w:val="00D66626"/>
    <w:rsid w:val="00D6728B"/>
    <w:rsid w:val="00D67755"/>
    <w:rsid w:val="00D67992"/>
    <w:rsid w:val="00D67BEC"/>
    <w:rsid w:val="00D70116"/>
    <w:rsid w:val="00D70982"/>
    <w:rsid w:val="00D71272"/>
    <w:rsid w:val="00D715F1"/>
    <w:rsid w:val="00D72191"/>
    <w:rsid w:val="00D72388"/>
    <w:rsid w:val="00D726AD"/>
    <w:rsid w:val="00D7281D"/>
    <w:rsid w:val="00D72B27"/>
    <w:rsid w:val="00D72EB0"/>
    <w:rsid w:val="00D72EB5"/>
    <w:rsid w:val="00D73349"/>
    <w:rsid w:val="00D7389F"/>
    <w:rsid w:val="00D73CC0"/>
    <w:rsid w:val="00D741EB"/>
    <w:rsid w:val="00D74382"/>
    <w:rsid w:val="00D745E2"/>
    <w:rsid w:val="00D748F8"/>
    <w:rsid w:val="00D74B19"/>
    <w:rsid w:val="00D74CA3"/>
    <w:rsid w:val="00D74CC1"/>
    <w:rsid w:val="00D75204"/>
    <w:rsid w:val="00D75456"/>
    <w:rsid w:val="00D7562F"/>
    <w:rsid w:val="00D7568D"/>
    <w:rsid w:val="00D75DD3"/>
    <w:rsid w:val="00D75F5B"/>
    <w:rsid w:val="00D76050"/>
    <w:rsid w:val="00D76CDE"/>
    <w:rsid w:val="00D76ECB"/>
    <w:rsid w:val="00D76FBE"/>
    <w:rsid w:val="00D7725A"/>
    <w:rsid w:val="00D772B5"/>
    <w:rsid w:val="00D77830"/>
    <w:rsid w:val="00D77889"/>
    <w:rsid w:val="00D77DDC"/>
    <w:rsid w:val="00D77FF5"/>
    <w:rsid w:val="00D8037B"/>
    <w:rsid w:val="00D80524"/>
    <w:rsid w:val="00D80C15"/>
    <w:rsid w:val="00D810AB"/>
    <w:rsid w:val="00D814D6"/>
    <w:rsid w:val="00D81FD3"/>
    <w:rsid w:val="00D822D3"/>
    <w:rsid w:val="00D82467"/>
    <w:rsid w:val="00D82EE3"/>
    <w:rsid w:val="00D83116"/>
    <w:rsid w:val="00D8323C"/>
    <w:rsid w:val="00D8355C"/>
    <w:rsid w:val="00D83D2A"/>
    <w:rsid w:val="00D8400D"/>
    <w:rsid w:val="00D84279"/>
    <w:rsid w:val="00D84DFC"/>
    <w:rsid w:val="00D853C2"/>
    <w:rsid w:val="00D856F4"/>
    <w:rsid w:val="00D85E89"/>
    <w:rsid w:val="00D86228"/>
    <w:rsid w:val="00D867EC"/>
    <w:rsid w:val="00D873A0"/>
    <w:rsid w:val="00D87424"/>
    <w:rsid w:val="00D8762D"/>
    <w:rsid w:val="00D878D8"/>
    <w:rsid w:val="00D87A35"/>
    <w:rsid w:val="00D87E29"/>
    <w:rsid w:val="00D906D2"/>
    <w:rsid w:val="00D90D5B"/>
    <w:rsid w:val="00D90E8F"/>
    <w:rsid w:val="00D91591"/>
    <w:rsid w:val="00D920ED"/>
    <w:rsid w:val="00D924C8"/>
    <w:rsid w:val="00D924ED"/>
    <w:rsid w:val="00D92996"/>
    <w:rsid w:val="00D92BC4"/>
    <w:rsid w:val="00D92EFA"/>
    <w:rsid w:val="00D94946"/>
    <w:rsid w:val="00D9503D"/>
    <w:rsid w:val="00D95B44"/>
    <w:rsid w:val="00D95DEC"/>
    <w:rsid w:val="00D95EE7"/>
    <w:rsid w:val="00D9612B"/>
    <w:rsid w:val="00D96CC3"/>
    <w:rsid w:val="00D96DCF"/>
    <w:rsid w:val="00D97518"/>
    <w:rsid w:val="00D97738"/>
    <w:rsid w:val="00D97AC8"/>
    <w:rsid w:val="00DA14A5"/>
    <w:rsid w:val="00DA1F05"/>
    <w:rsid w:val="00DA28EE"/>
    <w:rsid w:val="00DA2BA1"/>
    <w:rsid w:val="00DA2D8D"/>
    <w:rsid w:val="00DA2E08"/>
    <w:rsid w:val="00DA37A4"/>
    <w:rsid w:val="00DA3D47"/>
    <w:rsid w:val="00DA3D60"/>
    <w:rsid w:val="00DA4423"/>
    <w:rsid w:val="00DA59DD"/>
    <w:rsid w:val="00DA5C4B"/>
    <w:rsid w:val="00DA62C7"/>
    <w:rsid w:val="00DA62CC"/>
    <w:rsid w:val="00DA6A98"/>
    <w:rsid w:val="00DA6C1F"/>
    <w:rsid w:val="00DA6DC5"/>
    <w:rsid w:val="00DA74AE"/>
    <w:rsid w:val="00DA75C6"/>
    <w:rsid w:val="00DA762E"/>
    <w:rsid w:val="00DA79EB"/>
    <w:rsid w:val="00DA7CAA"/>
    <w:rsid w:val="00DB085C"/>
    <w:rsid w:val="00DB0ED2"/>
    <w:rsid w:val="00DB0F05"/>
    <w:rsid w:val="00DB1214"/>
    <w:rsid w:val="00DB27C3"/>
    <w:rsid w:val="00DB2A60"/>
    <w:rsid w:val="00DB2BFE"/>
    <w:rsid w:val="00DB2EAE"/>
    <w:rsid w:val="00DB3A12"/>
    <w:rsid w:val="00DB3CC9"/>
    <w:rsid w:val="00DB4130"/>
    <w:rsid w:val="00DB4131"/>
    <w:rsid w:val="00DB4249"/>
    <w:rsid w:val="00DB4279"/>
    <w:rsid w:val="00DB4DD4"/>
    <w:rsid w:val="00DB51DB"/>
    <w:rsid w:val="00DB5994"/>
    <w:rsid w:val="00DB620B"/>
    <w:rsid w:val="00DB6478"/>
    <w:rsid w:val="00DB661D"/>
    <w:rsid w:val="00DB6A86"/>
    <w:rsid w:val="00DB6F9B"/>
    <w:rsid w:val="00DB743C"/>
    <w:rsid w:val="00DB7C74"/>
    <w:rsid w:val="00DC073E"/>
    <w:rsid w:val="00DC09DD"/>
    <w:rsid w:val="00DC0F5C"/>
    <w:rsid w:val="00DC1BB5"/>
    <w:rsid w:val="00DC201C"/>
    <w:rsid w:val="00DC2403"/>
    <w:rsid w:val="00DC2B3E"/>
    <w:rsid w:val="00DC2CD0"/>
    <w:rsid w:val="00DC3E07"/>
    <w:rsid w:val="00DC58F3"/>
    <w:rsid w:val="00DC5C10"/>
    <w:rsid w:val="00DC5D95"/>
    <w:rsid w:val="00DC5F7D"/>
    <w:rsid w:val="00DC6FC5"/>
    <w:rsid w:val="00DC7075"/>
    <w:rsid w:val="00DC7C62"/>
    <w:rsid w:val="00DC7EE4"/>
    <w:rsid w:val="00DC7FE7"/>
    <w:rsid w:val="00DD01AD"/>
    <w:rsid w:val="00DD050D"/>
    <w:rsid w:val="00DD0B17"/>
    <w:rsid w:val="00DD10C0"/>
    <w:rsid w:val="00DD10F9"/>
    <w:rsid w:val="00DD110E"/>
    <w:rsid w:val="00DD1179"/>
    <w:rsid w:val="00DD1A78"/>
    <w:rsid w:val="00DD1C72"/>
    <w:rsid w:val="00DD1D18"/>
    <w:rsid w:val="00DD1ECE"/>
    <w:rsid w:val="00DD2098"/>
    <w:rsid w:val="00DD2432"/>
    <w:rsid w:val="00DD2467"/>
    <w:rsid w:val="00DD2706"/>
    <w:rsid w:val="00DD2B58"/>
    <w:rsid w:val="00DD36B5"/>
    <w:rsid w:val="00DD36E5"/>
    <w:rsid w:val="00DD371A"/>
    <w:rsid w:val="00DD3DCD"/>
    <w:rsid w:val="00DD3E32"/>
    <w:rsid w:val="00DD4528"/>
    <w:rsid w:val="00DD4A9D"/>
    <w:rsid w:val="00DD5870"/>
    <w:rsid w:val="00DD5BB8"/>
    <w:rsid w:val="00DD6682"/>
    <w:rsid w:val="00DD6D79"/>
    <w:rsid w:val="00DD72A5"/>
    <w:rsid w:val="00DD72BF"/>
    <w:rsid w:val="00DD7AB1"/>
    <w:rsid w:val="00DE0072"/>
    <w:rsid w:val="00DE0A08"/>
    <w:rsid w:val="00DE0FDC"/>
    <w:rsid w:val="00DE1222"/>
    <w:rsid w:val="00DE1508"/>
    <w:rsid w:val="00DE17A5"/>
    <w:rsid w:val="00DE1B30"/>
    <w:rsid w:val="00DE1C6C"/>
    <w:rsid w:val="00DE237F"/>
    <w:rsid w:val="00DE2F2B"/>
    <w:rsid w:val="00DE2FEA"/>
    <w:rsid w:val="00DE31A9"/>
    <w:rsid w:val="00DE37D2"/>
    <w:rsid w:val="00DE3A63"/>
    <w:rsid w:val="00DE3BF0"/>
    <w:rsid w:val="00DE445F"/>
    <w:rsid w:val="00DE4975"/>
    <w:rsid w:val="00DE4A82"/>
    <w:rsid w:val="00DE53E3"/>
    <w:rsid w:val="00DE548E"/>
    <w:rsid w:val="00DE553E"/>
    <w:rsid w:val="00DE57B5"/>
    <w:rsid w:val="00DE5896"/>
    <w:rsid w:val="00DE59DF"/>
    <w:rsid w:val="00DE5B7B"/>
    <w:rsid w:val="00DE6687"/>
    <w:rsid w:val="00DE69EC"/>
    <w:rsid w:val="00DE780A"/>
    <w:rsid w:val="00DE7D32"/>
    <w:rsid w:val="00DF0018"/>
    <w:rsid w:val="00DF0289"/>
    <w:rsid w:val="00DF0C98"/>
    <w:rsid w:val="00DF282F"/>
    <w:rsid w:val="00DF2A3A"/>
    <w:rsid w:val="00DF2F9B"/>
    <w:rsid w:val="00DF35EB"/>
    <w:rsid w:val="00DF3DBC"/>
    <w:rsid w:val="00DF3E0E"/>
    <w:rsid w:val="00DF3E52"/>
    <w:rsid w:val="00DF4132"/>
    <w:rsid w:val="00DF439C"/>
    <w:rsid w:val="00DF52C0"/>
    <w:rsid w:val="00DF55EC"/>
    <w:rsid w:val="00DF579A"/>
    <w:rsid w:val="00DF5BA1"/>
    <w:rsid w:val="00DF5C9F"/>
    <w:rsid w:val="00DF6B9B"/>
    <w:rsid w:val="00DF6C2A"/>
    <w:rsid w:val="00DF6FD0"/>
    <w:rsid w:val="00DF77B7"/>
    <w:rsid w:val="00E00D9B"/>
    <w:rsid w:val="00E00F68"/>
    <w:rsid w:val="00E01644"/>
    <w:rsid w:val="00E0167B"/>
    <w:rsid w:val="00E0194A"/>
    <w:rsid w:val="00E02663"/>
    <w:rsid w:val="00E02E83"/>
    <w:rsid w:val="00E0334C"/>
    <w:rsid w:val="00E035A9"/>
    <w:rsid w:val="00E03A9D"/>
    <w:rsid w:val="00E03DA1"/>
    <w:rsid w:val="00E03E47"/>
    <w:rsid w:val="00E04584"/>
    <w:rsid w:val="00E04B9C"/>
    <w:rsid w:val="00E04D0B"/>
    <w:rsid w:val="00E04EA7"/>
    <w:rsid w:val="00E059C9"/>
    <w:rsid w:val="00E0689D"/>
    <w:rsid w:val="00E06CAA"/>
    <w:rsid w:val="00E101F8"/>
    <w:rsid w:val="00E1020A"/>
    <w:rsid w:val="00E10A6C"/>
    <w:rsid w:val="00E10FF6"/>
    <w:rsid w:val="00E115AF"/>
    <w:rsid w:val="00E11E34"/>
    <w:rsid w:val="00E11F2E"/>
    <w:rsid w:val="00E12C32"/>
    <w:rsid w:val="00E134C1"/>
    <w:rsid w:val="00E13EA7"/>
    <w:rsid w:val="00E13EF9"/>
    <w:rsid w:val="00E13FFB"/>
    <w:rsid w:val="00E1460F"/>
    <w:rsid w:val="00E148A3"/>
    <w:rsid w:val="00E148EA"/>
    <w:rsid w:val="00E149C5"/>
    <w:rsid w:val="00E14C75"/>
    <w:rsid w:val="00E15424"/>
    <w:rsid w:val="00E1580B"/>
    <w:rsid w:val="00E15922"/>
    <w:rsid w:val="00E15D25"/>
    <w:rsid w:val="00E15E93"/>
    <w:rsid w:val="00E1630A"/>
    <w:rsid w:val="00E16C2A"/>
    <w:rsid w:val="00E17B2A"/>
    <w:rsid w:val="00E17E7A"/>
    <w:rsid w:val="00E200E2"/>
    <w:rsid w:val="00E204F0"/>
    <w:rsid w:val="00E2087C"/>
    <w:rsid w:val="00E20B29"/>
    <w:rsid w:val="00E20E12"/>
    <w:rsid w:val="00E21739"/>
    <w:rsid w:val="00E21D53"/>
    <w:rsid w:val="00E23835"/>
    <w:rsid w:val="00E23A33"/>
    <w:rsid w:val="00E23F3D"/>
    <w:rsid w:val="00E23F90"/>
    <w:rsid w:val="00E242D1"/>
    <w:rsid w:val="00E24A6D"/>
    <w:rsid w:val="00E24B91"/>
    <w:rsid w:val="00E256FF"/>
    <w:rsid w:val="00E25ADE"/>
    <w:rsid w:val="00E26997"/>
    <w:rsid w:val="00E26CD1"/>
    <w:rsid w:val="00E26E6E"/>
    <w:rsid w:val="00E27386"/>
    <w:rsid w:val="00E27866"/>
    <w:rsid w:val="00E278B6"/>
    <w:rsid w:val="00E27AA5"/>
    <w:rsid w:val="00E27DEC"/>
    <w:rsid w:val="00E30264"/>
    <w:rsid w:val="00E3094D"/>
    <w:rsid w:val="00E31074"/>
    <w:rsid w:val="00E31302"/>
    <w:rsid w:val="00E313D1"/>
    <w:rsid w:val="00E314B5"/>
    <w:rsid w:val="00E31D79"/>
    <w:rsid w:val="00E3208E"/>
    <w:rsid w:val="00E32139"/>
    <w:rsid w:val="00E329E2"/>
    <w:rsid w:val="00E33160"/>
    <w:rsid w:val="00E33374"/>
    <w:rsid w:val="00E333E5"/>
    <w:rsid w:val="00E334BE"/>
    <w:rsid w:val="00E33B5D"/>
    <w:rsid w:val="00E34747"/>
    <w:rsid w:val="00E347BA"/>
    <w:rsid w:val="00E3497A"/>
    <w:rsid w:val="00E34A1B"/>
    <w:rsid w:val="00E34DA9"/>
    <w:rsid w:val="00E34DAA"/>
    <w:rsid w:val="00E35199"/>
    <w:rsid w:val="00E3527B"/>
    <w:rsid w:val="00E359AA"/>
    <w:rsid w:val="00E35C96"/>
    <w:rsid w:val="00E35DD9"/>
    <w:rsid w:val="00E35E2C"/>
    <w:rsid w:val="00E3646B"/>
    <w:rsid w:val="00E36D87"/>
    <w:rsid w:val="00E375C6"/>
    <w:rsid w:val="00E40857"/>
    <w:rsid w:val="00E410E1"/>
    <w:rsid w:val="00E41340"/>
    <w:rsid w:val="00E41505"/>
    <w:rsid w:val="00E420ED"/>
    <w:rsid w:val="00E430DB"/>
    <w:rsid w:val="00E43441"/>
    <w:rsid w:val="00E43524"/>
    <w:rsid w:val="00E43711"/>
    <w:rsid w:val="00E4432E"/>
    <w:rsid w:val="00E4442D"/>
    <w:rsid w:val="00E450FB"/>
    <w:rsid w:val="00E453AF"/>
    <w:rsid w:val="00E45605"/>
    <w:rsid w:val="00E4566D"/>
    <w:rsid w:val="00E457F3"/>
    <w:rsid w:val="00E45BA9"/>
    <w:rsid w:val="00E46764"/>
    <w:rsid w:val="00E46A66"/>
    <w:rsid w:val="00E46FD3"/>
    <w:rsid w:val="00E475CF"/>
    <w:rsid w:val="00E47615"/>
    <w:rsid w:val="00E47AAA"/>
    <w:rsid w:val="00E50294"/>
    <w:rsid w:val="00E515B2"/>
    <w:rsid w:val="00E51620"/>
    <w:rsid w:val="00E52639"/>
    <w:rsid w:val="00E535FC"/>
    <w:rsid w:val="00E53618"/>
    <w:rsid w:val="00E53BBF"/>
    <w:rsid w:val="00E541A7"/>
    <w:rsid w:val="00E544AE"/>
    <w:rsid w:val="00E54D27"/>
    <w:rsid w:val="00E5546A"/>
    <w:rsid w:val="00E55546"/>
    <w:rsid w:val="00E559F7"/>
    <w:rsid w:val="00E5600A"/>
    <w:rsid w:val="00E563A1"/>
    <w:rsid w:val="00E563BA"/>
    <w:rsid w:val="00E57008"/>
    <w:rsid w:val="00E57133"/>
    <w:rsid w:val="00E57307"/>
    <w:rsid w:val="00E6008A"/>
    <w:rsid w:val="00E600D6"/>
    <w:rsid w:val="00E6027C"/>
    <w:rsid w:val="00E6088C"/>
    <w:rsid w:val="00E608DD"/>
    <w:rsid w:val="00E61979"/>
    <w:rsid w:val="00E61CF1"/>
    <w:rsid w:val="00E61FD5"/>
    <w:rsid w:val="00E6213D"/>
    <w:rsid w:val="00E62181"/>
    <w:rsid w:val="00E624CE"/>
    <w:rsid w:val="00E628C4"/>
    <w:rsid w:val="00E631E5"/>
    <w:rsid w:val="00E63E3F"/>
    <w:rsid w:val="00E6435F"/>
    <w:rsid w:val="00E6464B"/>
    <w:rsid w:val="00E64D2B"/>
    <w:rsid w:val="00E658DA"/>
    <w:rsid w:val="00E65C41"/>
    <w:rsid w:val="00E65C5B"/>
    <w:rsid w:val="00E65EAF"/>
    <w:rsid w:val="00E662F1"/>
    <w:rsid w:val="00E67380"/>
    <w:rsid w:val="00E675F2"/>
    <w:rsid w:val="00E67FA8"/>
    <w:rsid w:val="00E70021"/>
    <w:rsid w:val="00E70077"/>
    <w:rsid w:val="00E7009B"/>
    <w:rsid w:val="00E71042"/>
    <w:rsid w:val="00E71224"/>
    <w:rsid w:val="00E71546"/>
    <w:rsid w:val="00E715F0"/>
    <w:rsid w:val="00E716D8"/>
    <w:rsid w:val="00E71767"/>
    <w:rsid w:val="00E71900"/>
    <w:rsid w:val="00E73404"/>
    <w:rsid w:val="00E73D64"/>
    <w:rsid w:val="00E74443"/>
    <w:rsid w:val="00E7447A"/>
    <w:rsid w:val="00E745A0"/>
    <w:rsid w:val="00E747A6"/>
    <w:rsid w:val="00E74902"/>
    <w:rsid w:val="00E75FC0"/>
    <w:rsid w:val="00E75FE3"/>
    <w:rsid w:val="00E772CF"/>
    <w:rsid w:val="00E77A0A"/>
    <w:rsid w:val="00E77E1E"/>
    <w:rsid w:val="00E8028C"/>
    <w:rsid w:val="00E8033D"/>
    <w:rsid w:val="00E80403"/>
    <w:rsid w:val="00E80766"/>
    <w:rsid w:val="00E807DC"/>
    <w:rsid w:val="00E80827"/>
    <w:rsid w:val="00E80984"/>
    <w:rsid w:val="00E812B9"/>
    <w:rsid w:val="00E8163E"/>
    <w:rsid w:val="00E81D44"/>
    <w:rsid w:val="00E829D9"/>
    <w:rsid w:val="00E830E3"/>
    <w:rsid w:val="00E830FC"/>
    <w:rsid w:val="00E83298"/>
    <w:rsid w:val="00E83554"/>
    <w:rsid w:val="00E837B9"/>
    <w:rsid w:val="00E839C7"/>
    <w:rsid w:val="00E84643"/>
    <w:rsid w:val="00E84671"/>
    <w:rsid w:val="00E85083"/>
    <w:rsid w:val="00E866AE"/>
    <w:rsid w:val="00E86CAC"/>
    <w:rsid w:val="00E86CC2"/>
    <w:rsid w:val="00E86D1E"/>
    <w:rsid w:val="00E8714B"/>
    <w:rsid w:val="00E8731B"/>
    <w:rsid w:val="00E8752F"/>
    <w:rsid w:val="00E87536"/>
    <w:rsid w:val="00E875B7"/>
    <w:rsid w:val="00E87D60"/>
    <w:rsid w:val="00E9012A"/>
    <w:rsid w:val="00E9054D"/>
    <w:rsid w:val="00E90F81"/>
    <w:rsid w:val="00E911D6"/>
    <w:rsid w:val="00E915F6"/>
    <w:rsid w:val="00E91673"/>
    <w:rsid w:val="00E91BE9"/>
    <w:rsid w:val="00E91D4D"/>
    <w:rsid w:val="00E9293F"/>
    <w:rsid w:val="00E92F30"/>
    <w:rsid w:val="00E92FFC"/>
    <w:rsid w:val="00E938C1"/>
    <w:rsid w:val="00E93934"/>
    <w:rsid w:val="00E9459A"/>
    <w:rsid w:val="00E94EB3"/>
    <w:rsid w:val="00E95215"/>
    <w:rsid w:val="00E95940"/>
    <w:rsid w:val="00E963B4"/>
    <w:rsid w:val="00E9704B"/>
    <w:rsid w:val="00E9709F"/>
    <w:rsid w:val="00E972E4"/>
    <w:rsid w:val="00E974ED"/>
    <w:rsid w:val="00E97C5C"/>
    <w:rsid w:val="00EA0020"/>
    <w:rsid w:val="00EA05A0"/>
    <w:rsid w:val="00EA09B6"/>
    <w:rsid w:val="00EA0BC0"/>
    <w:rsid w:val="00EA0BF6"/>
    <w:rsid w:val="00EA1182"/>
    <w:rsid w:val="00EA1417"/>
    <w:rsid w:val="00EA1A68"/>
    <w:rsid w:val="00EA24C4"/>
    <w:rsid w:val="00EA267E"/>
    <w:rsid w:val="00EA268B"/>
    <w:rsid w:val="00EA307D"/>
    <w:rsid w:val="00EA31CA"/>
    <w:rsid w:val="00EA351E"/>
    <w:rsid w:val="00EA49AA"/>
    <w:rsid w:val="00EA53B9"/>
    <w:rsid w:val="00EA5598"/>
    <w:rsid w:val="00EA55D9"/>
    <w:rsid w:val="00EA5BC5"/>
    <w:rsid w:val="00EA644E"/>
    <w:rsid w:val="00EA6928"/>
    <w:rsid w:val="00EA6C8B"/>
    <w:rsid w:val="00EA6F04"/>
    <w:rsid w:val="00EA7257"/>
    <w:rsid w:val="00EA7607"/>
    <w:rsid w:val="00EA7735"/>
    <w:rsid w:val="00EA7C38"/>
    <w:rsid w:val="00EA7DD0"/>
    <w:rsid w:val="00EB040F"/>
    <w:rsid w:val="00EB0A1B"/>
    <w:rsid w:val="00EB11E5"/>
    <w:rsid w:val="00EB21BD"/>
    <w:rsid w:val="00EB27C9"/>
    <w:rsid w:val="00EB3354"/>
    <w:rsid w:val="00EB4698"/>
    <w:rsid w:val="00EB4DC1"/>
    <w:rsid w:val="00EB5050"/>
    <w:rsid w:val="00EB5416"/>
    <w:rsid w:val="00EB5549"/>
    <w:rsid w:val="00EB5962"/>
    <w:rsid w:val="00EB5B60"/>
    <w:rsid w:val="00EB60CD"/>
    <w:rsid w:val="00EB62AA"/>
    <w:rsid w:val="00EB6333"/>
    <w:rsid w:val="00EB7017"/>
    <w:rsid w:val="00EB7220"/>
    <w:rsid w:val="00EB7729"/>
    <w:rsid w:val="00EB7776"/>
    <w:rsid w:val="00EC0342"/>
    <w:rsid w:val="00EC0AC2"/>
    <w:rsid w:val="00EC0AD1"/>
    <w:rsid w:val="00EC0BAF"/>
    <w:rsid w:val="00EC0C96"/>
    <w:rsid w:val="00EC19B0"/>
    <w:rsid w:val="00EC2035"/>
    <w:rsid w:val="00EC30E6"/>
    <w:rsid w:val="00EC36D1"/>
    <w:rsid w:val="00EC3B8B"/>
    <w:rsid w:val="00EC42C7"/>
    <w:rsid w:val="00EC43B4"/>
    <w:rsid w:val="00EC573D"/>
    <w:rsid w:val="00EC5984"/>
    <w:rsid w:val="00EC59D5"/>
    <w:rsid w:val="00EC65A1"/>
    <w:rsid w:val="00EC6924"/>
    <w:rsid w:val="00EC6ACA"/>
    <w:rsid w:val="00EC6BD8"/>
    <w:rsid w:val="00EC6C5E"/>
    <w:rsid w:val="00EC6D49"/>
    <w:rsid w:val="00EC77B9"/>
    <w:rsid w:val="00EC7B09"/>
    <w:rsid w:val="00EC7FBF"/>
    <w:rsid w:val="00ED05CB"/>
    <w:rsid w:val="00ED1018"/>
    <w:rsid w:val="00ED10A3"/>
    <w:rsid w:val="00ED1403"/>
    <w:rsid w:val="00ED153C"/>
    <w:rsid w:val="00ED1570"/>
    <w:rsid w:val="00ED17D4"/>
    <w:rsid w:val="00ED19F4"/>
    <w:rsid w:val="00ED1AF8"/>
    <w:rsid w:val="00ED1E45"/>
    <w:rsid w:val="00ED22D9"/>
    <w:rsid w:val="00ED2D57"/>
    <w:rsid w:val="00ED3BA0"/>
    <w:rsid w:val="00ED3D03"/>
    <w:rsid w:val="00ED4D5C"/>
    <w:rsid w:val="00ED5094"/>
    <w:rsid w:val="00ED514D"/>
    <w:rsid w:val="00ED53AD"/>
    <w:rsid w:val="00ED5ACA"/>
    <w:rsid w:val="00ED5D06"/>
    <w:rsid w:val="00ED5DFA"/>
    <w:rsid w:val="00ED61D9"/>
    <w:rsid w:val="00ED624F"/>
    <w:rsid w:val="00ED7CDC"/>
    <w:rsid w:val="00ED7D0F"/>
    <w:rsid w:val="00EE0A63"/>
    <w:rsid w:val="00EE0A73"/>
    <w:rsid w:val="00EE0D37"/>
    <w:rsid w:val="00EE1650"/>
    <w:rsid w:val="00EE1C12"/>
    <w:rsid w:val="00EE2464"/>
    <w:rsid w:val="00EE2FBD"/>
    <w:rsid w:val="00EE36EC"/>
    <w:rsid w:val="00EE3F2A"/>
    <w:rsid w:val="00EE429B"/>
    <w:rsid w:val="00EE48F1"/>
    <w:rsid w:val="00EE4B0B"/>
    <w:rsid w:val="00EE4D1C"/>
    <w:rsid w:val="00EE4EC2"/>
    <w:rsid w:val="00EE5933"/>
    <w:rsid w:val="00EE6307"/>
    <w:rsid w:val="00EE6AD2"/>
    <w:rsid w:val="00EE6B93"/>
    <w:rsid w:val="00EE700E"/>
    <w:rsid w:val="00EE75B3"/>
    <w:rsid w:val="00EE77C9"/>
    <w:rsid w:val="00EE7C12"/>
    <w:rsid w:val="00EF0101"/>
    <w:rsid w:val="00EF0268"/>
    <w:rsid w:val="00EF19F2"/>
    <w:rsid w:val="00EF1C46"/>
    <w:rsid w:val="00EF1E30"/>
    <w:rsid w:val="00EF25B0"/>
    <w:rsid w:val="00EF2667"/>
    <w:rsid w:val="00EF26E0"/>
    <w:rsid w:val="00EF2B56"/>
    <w:rsid w:val="00EF30F2"/>
    <w:rsid w:val="00EF3342"/>
    <w:rsid w:val="00EF3DAB"/>
    <w:rsid w:val="00EF419D"/>
    <w:rsid w:val="00EF41B8"/>
    <w:rsid w:val="00EF4262"/>
    <w:rsid w:val="00EF4C46"/>
    <w:rsid w:val="00EF4E12"/>
    <w:rsid w:val="00EF6452"/>
    <w:rsid w:val="00EF6A22"/>
    <w:rsid w:val="00EF6C7F"/>
    <w:rsid w:val="00EF6FF7"/>
    <w:rsid w:val="00EF73DD"/>
    <w:rsid w:val="00EF79A7"/>
    <w:rsid w:val="00EF7D10"/>
    <w:rsid w:val="00EF7D43"/>
    <w:rsid w:val="00F00449"/>
    <w:rsid w:val="00F0090D"/>
    <w:rsid w:val="00F00DEE"/>
    <w:rsid w:val="00F00E29"/>
    <w:rsid w:val="00F00ED0"/>
    <w:rsid w:val="00F01590"/>
    <w:rsid w:val="00F01A45"/>
    <w:rsid w:val="00F02553"/>
    <w:rsid w:val="00F02581"/>
    <w:rsid w:val="00F02FEB"/>
    <w:rsid w:val="00F0337B"/>
    <w:rsid w:val="00F033F5"/>
    <w:rsid w:val="00F033FE"/>
    <w:rsid w:val="00F04B2A"/>
    <w:rsid w:val="00F04BFD"/>
    <w:rsid w:val="00F04E0D"/>
    <w:rsid w:val="00F04E59"/>
    <w:rsid w:val="00F05081"/>
    <w:rsid w:val="00F05A9B"/>
    <w:rsid w:val="00F05D54"/>
    <w:rsid w:val="00F05EBE"/>
    <w:rsid w:val="00F062F9"/>
    <w:rsid w:val="00F0690E"/>
    <w:rsid w:val="00F06941"/>
    <w:rsid w:val="00F06A2A"/>
    <w:rsid w:val="00F06EB4"/>
    <w:rsid w:val="00F072A9"/>
    <w:rsid w:val="00F072B7"/>
    <w:rsid w:val="00F07880"/>
    <w:rsid w:val="00F07AD4"/>
    <w:rsid w:val="00F1028A"/>
    <w:rsid w:val="00F10724"/>
    <w:rsid w:val="00F10838"/>
    <w:rsid w:val="00F1127F"/>
    <w:rsid w:val="00F11D69"/>
    <w:rsid w:val="00F12285"/>
    <w:rsid w:val="00F122CE"/>
    <w:rsid w:val="00F1233C"/>
    <w:rsid w:val="00F12467"/>
    <w:rsid w:val="00F12878"/>
    <w:rsid w:val="00F12D1F"/>
    <w:rsid w:val="00F13050"/>
    <w:rsid w:val="00F132DE"/>
    <w:rsid w:val="00F135DF"/>
    <w:rsid w:val="00F13756"/>
    <w:rsid w:val="00F148BC"/>
    <w:rsid w:val="00F14DFC"/>
    <w:rsid w:val="00F1593F"/>
    <w:rsid w:val="00F1601D"/>
    <w:rsid w:val="00F165BB"/>
    <w:rsid w:val="00F16A4E"/>
    <w:rsid w:val="00F16B72"/>
    <w:rsid w:val="00F16B8B"/>
    <w:rsid w:val="00F16E2B"/>
    <w:rsid w:val="00F1710C"/>
    <w:rsid w:val="00F172BE"/>
    <w:rsid w:val="00F17C66"/>
    <w:rsid w:val="00F20E2E"/>
    <w:rsid w:val="00F217A6"/>
    <w:rsid w:val="00F2197A"/>
    <w:rsid w:val="00F219A0"/>
    <w:rsid w:val="00F21EAF"/>
    <w:rsid w:val="00F2209E"/>
    <w:rsid w:val="00F22B74"/>
    <w:rsid w:val="00F22DE8"/>
    <w:rsid w:val="00F22DFE"/>
    <w:rsid w:val="00F23B56"/>
    <w:rsid w:val="00F23D89"/>
    <w:rsid w:val="00F24479"/>
    <w:rsid w:val="00F24AB6"/>
    <w:rsid w:val="00F24E24"/>
    <w:rsid w:val="00F252AB"/>
    <w:rsid w:val="00F25344"/>
    <w:rsid w:val="00F25574"/>
    <w:rsid w:val="00F25E71"/>
    <w:rsid w:val="00F25F87"/>
    <w:rsid w:val="00F263A2"/>
    <w:rsid w:val="00F26C81"/>
    <w:rsid w:val="00F2760D"/>
    <w:rsid w:val="00F27E2D"/>
    <w:rsid w:val="00F30293"/>
    <w:rsid w:val="00F3076B"/>
    <w:rsid w:val="00F30D3F"/>
    <w:rsid w:val="00F310F8"/>
    <w:rsid w:val="00F31762"/>
    <w:rsid w:val="00F3198D"/>
    <w:rsid w:val="00F323C3"/>
    <w:rsid w:val="00F327E4"/>
    <w:rsid w:val="00F331D7"/>
    <w:rsid w:val="00F33487"/>
    <w:rsid w:val="00F334DF"/>
    <w:rsid w:val="00F33D82"/>
    <w:rsid w:val="00F33E61"/>
    <w:rsid w:val="00F34C4A"/>
    <w:rsid w:val="00F34FF7"/>
    <w:rsid w:val="00F35099"/>
    <w:rsid w:val="00F3544E"/>
    <w:rsid w:val="00F35493"/>
    <w:rsid w:val="00F35828"/>
    <w:rsid w:val="00F35A79"/>
    <w:rsid w:val="00F35C5C"/>
    <w:rsid w:val="00F35C74"/>
    <w:rsid w:val="00F35E6B"/>
    <w:rsid w:val="00F36259"/>
    <w:rsid w:val="00F36F49"/>
    <w:rsid w:val="00F36FBC"/>
    <w:rsid w:val="00F37087"/>
    <w:rsid w:val="00F373F9"/>
    <w:rsid w:val="00F408A1"/>
    <w:rsid w:val="00F409FD"/>
    <w:rsid w:val="00F40C6C"/>
    <w:rsid w:val="00F40EC9"/>
    <w:rsid w:val="00F42466"/>
    <w:rsid w:val="00F42F9B"/>
    <w:rsid w:val="00F430EA"/>
    <w:rsid w:val="00F4329C"/>
    <w:rsid w:val="00F438B7"/>
    <w:rsid w:val="00F43B01"/>
    <w:rsid w:val="00F43FA1"/>
    <w:rsid w:val="00F440C0"/>
    <w:rsid w:val="00F44CD4"/>
    <w:rsid w:val="00F45FDC"/>
    <w:rsid w:val="00F467E9"/>
    <w:rsid w:val="00F46960"/>
    <w:rsid w:val="00F46DC8"/>
    <w:rsid w:val="00F47129"/>
    <w:rsid w:val="00F472BB"/>
    <w:rsid w:val="00F47326"/>
    <w:rsid w:val="00F4760B"/>
    <w:rsid w:val="00F47CF2"/>
    <w:rsid w:val="00F50A78"/>
    <w:rsid w:val="00F50DF0"/>
    <w:rsid w:val="00F50E5E"/>
    <w:rsid w:val="00F50E80"/>
    <w:rsid w:val="00F518BB"/>
    <w:rsid w:val="00F519A5"/>
    <w:rsid w:val="00F53316"/>
    <w:rsid w:val="00F53569"/>
    <w:rsid w:val="00F53B1F"/>
    <w:rsid w:val="00F54280"/>
    <w:rsid w:val="00F542CC"/>
    <w:rsid w:val="00F5498E"/>
    <w:rsid w:val="00F54A94"/>
    <w:rsid w:val="00F551F7"/>
    <w:rsid w:val="00F5520C"/>
    <w:rsid w:val="00F55298"/>
    <w:rsid w:val="00F554B7"/>
    <w:rsid w:val="00F55670"/>
    <w:rsid w:val="00F5584C"/>
    <w:rsid w:val="00F5587E"/>
    <w:rsid w:val="00F55D87"/>
    <w:rsid w:val="00F55EE4"/>
    <w:rsid w:val="00F565BB"/>
    <w:rsid w:val="00F56F18"/>
    <w:rsid w:val="00F57483"/>
    <w:rsid w:val="00F579E5"/>
    <w:rsid w:val="00F57D30"/>
    <w:rsid w:val="00F57F1E"/>
    <w:rsid w:val="00F60091"/>
    <w:rsid w:val="00F60E3B"/>
    <w:rsid w:val="00F6112E"/>
    <w:rsid w:val="00F611BF"/>
    <w:rsid w:val="00F6247B"/>
    <w:rsid w:val="00F627D0"/>
    <w:rsid w:val="00F62A25"/>
    <w:rsid w:val="00F62E38"/>
    <w:rsid w:val="00F62F93"/>
    <w:rsid w:val="00F630E1"/>
    <w:rsid w:val="00F63198"/>
    <w:rsid w:val="00F633EB"/>
    <w:rsid w:val="00F6391C"/>
    <w:rsid w:val="00F6397A"/>
    <w:rsid w:val="00F63990"/>
    <w:rsid w:val="00F639BF"/>
    <w:rsid w:val="00F639F8"/>
    <w:rsid w:val="00F63ABA"/>
    <w:rsid w:val="00F64BB5"/>
    <w:rsid w:val="00F64F2A"/>
    <w:rsid w:val="00F65085"/>
    <w:rsid w:val="00F65AC2"/>
    <w:rsid w:val="00F66050"/>
    <w:rsid w:val="00F66130"/>
    <w:rsid w:val="00F664EC"/>
    <w:rsid w:val="00F665BB"/>
    <w:rsid w:val="00F6786B"/>
    <w:rsid w:val="00F6794A"/>
    <w:rsid w:val="00F67AD3"/>
    <w:rsid w:val="00F67BD8"/>
    <w:rsid w:val="00F701F9"/>
    <w:rsid w:val="00F708BA"/>
    <w:rsid w:val="00F70AEB"/>
    <w:rsid w:val="00F712AB"/>
    <w:rsid w:val="00F716BA"/>
    <w:rsid w:val="00F717A8"/>
    <w:rsid w:val="00F7239A"/>
    <w:rsid w:val="00F72808"/>
    <w:rsid w:val="00F72C68"/>
    <w:rsid w:val="00F739CB"/>
    <w:rsid w:val="00F74051"/>
    <w:rsid w:val="00F74184"/>
    <w:rsid w:val="00F74328"/>
    <w:rsid w:val="00F74400"/>
    <w:rsid w:val="00F7466B"/>
    <w:rsid w:val="00F74E76"/>
    <w:rsid w:val="00F74F83"/>
    <w:rsid w:val="00F758DA"/>
    <w:rsid w:val="00F75984"/>
    <w:rsid w:val="00F76037"/>
    <w:rsid w:val="00F76043"/>
    <w:rsid w:val="00F769DD"/>
    <w:rsid w:val="00F769ED"/>
    <w:rsid w:val="00F76A10"/>
    <w:rsid w:val="00F7777D"/>
    <w:rsid w:val="00F80517"/>
    <w:rsid w:val="00F80AD1"/>
    <w:rsid w:val="00F80E60"/>
    <w:rsid w:val="00F80F06"/>
    <w:rsid w:val="00F81995"/>
    <w:rsid w:val="00F82586"/>
    <w:rsid w:val="00F838B5"/>
    <w:rsid w:val="00F839BD"/>
    <w:rsid w:val="00F83ADA"/>
    <w:rsid w:val="00F8410F"/>
    <w:rsid w:val="00F84E09"/>
    <w:rsid w:val="00F85984"/>
    <w:rsid w:val="00F85B5C"/>
    <w:rsid w:val="00F85CDA"/>
    <w:rsid w:val="00F85F35"/>
    <w:rsid w:val="00F85F54"/>
    <w:rsid w:val="00F866A2"/>
    <w:rsid w:val="00F86B63"/>
    <w:rsid w:val="00F87360"/>
    <w:rsid w:val="00F873E9"/>
    <w:rsid w:val="00F876D4"/>
    <w:rsid w:val="00F87B6D"/>
    <w:rsid w:val="00F87BAB"/>
    <w:rsid w:val="00F87E13"/>
    <w:rsid w:val="00F8FA2B"/>
    <w:rsid w:val="00F90137"/>
    <w:rsid w:val="00F904DC"/>
    <w:rsid w:val="00F90BD2"/>
    <w:rsid w:val="00F90BF3"/>
    <w:rsid w:val="00F910AB"/>
    <w:rsid w:val="00F91491"/>
    <w:rsid w:val="00F914BA"/>
    <w:rsid w:val="00F914E5"/>
    <w:rsid w:val="00F9169B"/>
    <w:rsid w:val="00F91919"/>
    <w:rsid w:val="00F91ABC"/>
    <w:rsid w:val="00F91EC5"/>
    <w:rsid w:val="00F92704"/>
    <w:rsid w:val="00F929E1"/>
    <w:rsid w:val="00F92BEE"/>
    <w:rsid w:val="00F92C69"/>
    <w:rsid w:val="00F935B9"/>
    <w:rsid w:val="00F9370C"/>
    <w:rsid w:val="00F93926"/>
    <w:rsid w:val="00F93DCA"/>
    <w:rsid w:val="00F93E21"/>
    <w:rsid w:val="00F93E26"/>
    <w:rsid w:val="00F94E37"/>
    <w:rsid w:val="00F95974"/>
    <w:rsid w:val="00F95AD9"/>
    <w:rsid w:val="00F95BA3"/>
    <w:rsid w:val="00F95C8E"/>
    <w:rsid w:val="00F96754"/>
    <w:rsid w:val="00F96FCC"/>
    <w:rsid w:val="00F97086"/>
    <w:rsid w:val="00F973CF"/>
    <w:rsid w:val="00F979CD"/>
    <w:rsid w:val="00FA0134"/>
    <w:rsid w:val="00FA013B"/>
    <w:rsid w:val="00FA0662"/>
    <w:rsid w:val="00FA081B"/>
    <w:rsid w:val="00FA0EB6"/>
    <w:rsid w:val="00FA12AC"/>
    <w:rsid w:val="00FA1787"/>
    <w:rsid w:val="00FA1894"/>
    <w:rsid w:val="00FA29A8"/>
    <w:rsid w:val="00FA31C9"/>
    <w:rsid w:val="00FA33B2"/>
    <w:rsid w:val="00FA33CF"/>
    <w:rsid w:val="00FA3E72"/>
    <w:rsid w:val="00FA4014"/>
    <w:rsid w:val="00FA45A5"/>
    <w:rsid w:val="00FA47F5"/>
    <w:rsid w:val="00FA497E"/>
    <w:rsid w:val="00FA4E6B"/>
    <w:rsid w:val="00FA5387"/>
    <w:rsid w:val="00FA5929"/>
    <w:rsid w:val="00FA5D6F"/>
    <w:rsid w:val="00FA66AE"/>
    <w:rsid w:val="00FA6AA4"/>
    <w:rsid w:val="00FA6B63"/>
    <w:rsid w:val="00FA704F"/>
    <w:rsid w:val="00FA73D4"/>
    <w:rsid w:val="00FA7C57"/>
    <w:rsid w:val="00FAF4E3"/>
    <w:rsid w:val="00FB0941"/>
    <w:rsid w:val="00FB0E7D"/>
    <w:rsid w:val="00FB190E"/>
    <w:rsid w:val="00FB1967"/>
    <w:rsid w:val="00FB1C7E"/>
    <w:rsid w:val="00FB2B83"/>
    <w:rsid w:val="00FB3E28"/>
    <w:rsid w:val="00FB3E97"/>
    <w:rsid w:val="00FB3EBA"/>
    <w:rsid w:val="00FB468D"/>
    <w:rsid w:val="00FB4F0A"/>
    <w:rsid w:val="00FB5333"/>
    <w:rsid w:val="00FB56DC"/>
    <w:rsid w:val="00FB60A0"/>
    <w:rsid w:val="00FB6289"/>
    <w:rsid w:val="00FB696D"/>
    <w:rsid w:val="00FB6CB7"/>
    <w:rsid w:val="00FB729B"/>
    <w:rsid w:val="00FB72F5"/>
    <w:rsid w:val="00FB7580"/>
    <w:rsid w:val="00FC0089"/>
    <w:rsid w:val="00FC0C5D"/>
    <w:rsid w:val="00FC0F33"/>
    <w:rsid w:val="00FC101E"/>
    <w:rsid w:val="00FC10A7"/>
    <w:rsid w:val="00FC11DC"/>
    <w:rsid w:val="00FC1341"/>
    <w:rsid w:val="00FC14C0"/>
    <w:rsid w:val="00FC1565"/>
    <w:rsid w:val="00FC1769"/>
    <w:rsid w:val="00FC190D"/>
    <w:rsid w:val="00FC1D90"/>
    <w:rsid w:val="00FC2065"/>
    <w:rsid w:val="00FC22D7"/>
    <w:rsid w:val="00FC2443"/>
    <w:rsid w:val="00FC3173"/>
    <w:rsid w:val="00FC462A"/>
    <w:rsid w:val="00FC47C6"/>
    <w:rsid w:val="00FC4E63"/>
    <w:rsid w:val="00FC4EAE"/>
    <w:rsid w:val="00FC511B"/>
    <w:rsid w:val="00FC5973"/>
    <w:rsid w:val="00FC5D28"/>
    <w:rsid w:val="00FC60E8"/>
    <w:rsid w:val="00FC6F1A"/>
    <w:rsid w:val="00FC75BC"/>
    <w:rsid w:val="00FC7665"/>
    <w:rsid w:val="00FC7C76"/>
    <w:rsid w:val="00FD041E"/>
    <w:rsid w:val="00FD0DC6"/>
    <w:rsid w:val="00FD0E04"/>
    <w:rsid w:val="00FD1EEE"/>
    <w:rsid w:val="00FD2054"/>
    <w:rsid w:val="00FD24C1"/>
    <w:rsid w:val="00FD27A6"/>
    <w:rsid w:val="00FD306E"/>
    <w:rsid w:val="00FD3694"/>
    <w:rsid w:val="00FD3836"/>
    <w:rsid w:val="00FD39CB"/>
    <w:rsid w:val="00FD4073"/>
    <w:rsid w:val="00FD41DF"/>
    <w:rsid w:val="00FD42EB"/>
    <w:rsid w:val="00FD445E"/>
    <w:rsid w:val="00FD469A"/>
    <w:rsid w:val="00FD4EB2"/>
    <w:rsid w:val="00FD4FD0"/>
    <w:rsid w:val="00FD50D9"/>
    <w:rsid w:val="00FD590F"/>
    <w:rsid w:val="00FD5C31"/>
    <w:rsid w:val="00FD635E"/>
    <w:rsid w:val="00FD63A7"/>
    <w:rsid w:val="00FD664C"/>
    <w:rsid w:val="00FD66C1"/>
    <w:rsid w:val="00FD6724"/>
    <w:rsid w:val="00FD6AFD"/>
    <w:rsid w:val="00FD6D39"/>
    <w:rsid w:val="00FD7126"/>
    <w:rsid w:val="00FD778F"/>
    <w:rsid w:val="00FD797F"/>
    <w:rsid w:val="00FD7CF7"/>
    <w:rsid w:val="00FD7D57"/>
    <w:rsid w:val="00FE0010"/>
    <w:rsid w:val="00FE01D2"/>
    <w:rsid w:val="00FE0AF5"/>
    <w:rsid w:val="00FE0BAB"/>
    <w:rsid w:val="00FE1835"/>
    <w:rsid w:val="00FE217F"/>
    <w:rsid w:val="00FE23C7"/>
    <w:rsid w:val="00FE27A3"/>
    <w:rsid w:val="00FE3A57"/>
    <w:rsid w:val="00FE3D57"/>
    <w:rsid w:val="00FE3D91"/>
    <w:rsid w:val="00FE48DA"/>
    <w:rsid w:val="00FE4D8C"/>
    <w:rsid w:val="00FE4E84"/>
    <w:rsid w:val="00FE55E1"/>
    <w:rsid w:val="00FE5690"/>
    <w:rsid w:val="00FE5C7F"/>
    <w:rsid w:val="00FE628E"/>
    <w:rsid w:val="00FE684B"/>
    <w:rsid w:val="00FE6AA8"/>
    <w:rsid w:val="00FE6AE2"/>
    <w:rsid w:val="00FE7A8A"/>
    <w:rsid w:val="00FF046A"/>
    <w:rsid w:val="00FF072A"/>
    <w:rsid w:val="00FF0BDF"/>
    <w:rsid w:val="00FF1045"/>
    <w:rsid w:val="00FF1092"/>
    <w:rsid w:val="00FF10FE"/>
    <w:rsid w:val="00FF11FA"/>
    <w:rsid w:val="00FF14EA"/>
    <w:rsid w:val="00FF187B"/>
    <w:rsid w:val="00FF2007"/>
    <w:rsid w:val="00FF22D1"/>
    <w:rsid w:val="00FF27B5"/>
    <w:rsid w:val="00FF2C1B"/>
    <w:rsid w:val="00FF3129"/>
    <w:rsid w:val="00FF3999"/>
    <w:rsid w:val="00FF3A50"/>
    <w:rsid w:val="00FF3D09"/>
    <w:rsid w:val="00FF3D3D"/>
    <w:rsid w:val="00FF4E8D"/>
    <w:rsid w:val="00FF5774"/>
    <w:rsid w:val="00FF6122"/>
    <w:rsid w:val="00FF623A"/>
    <w:rsid w:val="00FF62FC"/>
    <w:rsid w:val="00FF67AF"/>
    <w:rsid w:val="00FF734D"/>
    <w:rsid w:val="00FF78BF"/>
    <w:rsid w:val="0105CDEC"/>
    <w:rsid w:val="0153CE5B"/>
    <w:rsid w:val="0172DCD2"/>
    <w:rsid w:val="018B113F"/>
    <w:rsid w:val="0196B7D0"/>
    <w:rsid w:val="0197E6AF"/>
    <w:rsid w:val="0198B2B2"/>
    <w:rsid w:val="019E8DF7"/>
    <w:rsid w:val="01A49992"/>
    <w:rsid w:val="01BB5B66"/>
    <w:rsid w:val="01DDF9EB"/>
    <w:rsid w:val="01E90F64"/>
    <w:rsid w:val="01EF4507"/>
    <w:rsid w:val="01FF6C48"/>
    <w:rsid w:val="02015176"/>
    <w:rsid w:val="020377E7"/>
    <w:rsid w:val="0207E42D"/>
    <w:rsid w:val="020C2AC2"/>
    <w:rsid w:val="0219D70E"/>
    <w:rsid w:val="02206ED8"/>
    <w:rsid w:val="0231C153"/>
    <w:rsid w:val="0251D757"/>
    <w:rsid w:val="0254FCD9"/>
    <w:rsid w:val="0272A0A5"/>
    <w:rsid w:val="0283BD17"/>
    <w:rsid w:val="028AD8D8"/>
    <w:rsid w:val="028FA088"/>
    <w:rsid w:val="029275A1"/>
    <w:rsid w:val="02C32933"/>
    <w:rsid w:val="02CA6F21"/>
    <w:rsid w:val="02CC8B09"/>
    <w:rsid w:val="02D36F48"/>
    <w:rsid w:val="02D3D81E"/>
    <w:rsid w:val="02DA436D"/>
    <w:rsid w:val="02F08BFC"/>
    <w:rsid w:val="02F19CF0"/>
    <w:rsid w:val="02FA2245"/>
    <w:rsid w:val="03138C8E"/>
    <w:rsid w:val="032CDFCC"/>
    <w:rsid w:val="0359E1C4"/>
    <w:rsid w:val="03870F22"/>
    <w:rsid w:val="03957066"/>
    <w:rsid w:val="03AC3B89"/>
    <w:rsid w:val="03B3BF2B"/>
    <w:rsid w:val="03C50541"/>
    <w:rsid w:val="03E39848"/>
    <w:rsid w:val="03E4130D"/>
    <w:rsid w:val="03F2EAF0"/>
    <w:rsid w:val="040140F3"/>
    <w:rsid w:val="04182507"/>
    <w:rsid w:val="041B6BE6"/>
    <w:rsid w:val="0429CBB2"/>
    <w:rsid w:val="0434C200"/>
    <w:rsid w:val="0434DAB9"/>
    <w:rsid w:val="0437610E"/>
    <w:rsid w:val="0439A9A2"/>
    <w:rsid w:val="0452520E"/>
    <w:rsid w:val="045918D1"/>
    <w:rsid w:val="0474F14C"/>
    <w:rsid w:val="0475266A"/>
    <w:rsid w:val="04782A87"/>
    <w:rsid w:val="048A7AB3"/>
    <w:rsid w:val="04924B37"/>
    <w:rsid w:val="04A60848"/>
    <w:rsid w:val="04AF89BF"/>
    <w:rsid w:val="04CC3737"/>
    <w:rsid w:val="04D1F6D3"/>
    <w:rsid w:val="04FE93AA"/>
    <w:rsid w:val="052795FA"/>
    <w:rsid w:val="052D642A"/>
    <w:rsid w:val="052EDD44"/>
    <w:rsid w:val="05468BB9"/>
    <w:rsid w:val="05524FB4"/>
    <w:rsid w:val="056535EC"/>
    <w:rsid w:val="05743BDB"/>
    <w:rsid w:val="0585C629"/>
    <w:rsid w:val="058C9645"/>
    <w:rsid w:val="05A7C522"/>
    <w:rsid w:val="05C72808"/>
    <w:rsid w:val="05CDFB23"/>
    <w:rsid w:val="05D0E74B"/>
    <w:rsid w:val="05E68378"/>
    <w:rsid w:val="05F01BEC"/>
    <w:rsid w:val="05F7E91F"/>
    <w:rsid w:val="060CA30C"/>
    <w:rsid w:val="0650020A"/>
    <w:rsid w:val="06793BD7"/>
    <w:rsid w:val="067D640C"/>
    <w:rsid w:val="06985D7C"/>
    <w:rsid w:val="06B0FE96"/>
    <w:rsid w:val="06CAC581"/>
    <w:rsid w:val="06DE258B"/>
    <w:rsid w:val="0718293A"/>
    <w:rsid w:val="07194B1E"/>
    <w:rsid w:val="071E5FC3"/>
    <w:rsid w:val="0738E420"/>
    <w:rsid w:val="074DD2F8"/>
    <w:rsid w:val="075475EE"/>
    <w:rsid w:val="075BB95B"/>
    <w:rsid w:val="079955AC"/>
    <w:rsid w:val="079F2DFD"/>
    <w:rsid w:val="07E47FB4"/>
    <w:rsid w:val="07E6B2D2"/>
    <w:rsid w:val="0809B508"/>
    <w:rsid w:val="081CA1F1"/>
    <w:rsid w:val="08311E82"/>
    <w:rsid w:val="084F7AE0"/>
    <w:rsid w:val="08567B3F"/>
    <w:rsid w:val="085DC15A"/>
    <w:rsid w:val="085F03A9"/>
    <w:rsid w:val="0867BC08"/>
    <w:rsid w:val="087A7584"/>
    <w:rsid w:val="088EAA28"/>
    <w:rsid w:val="089BDB7B"/>
    <w:rsid w:val="08A5D64F"/>
    <w:rsid w:val="08C4817E"/>
    <w:rsid w:val="08D7DB7E"/>
    <w:rsid w:val="08DE661B"/>
    <w:rsid w:val="08E4FF59"/>
    <w:rsid w:val="08E5BB2E"/>
    <w:rsid w:val="08F6B121"/>
    <w:rsid w:val="09057C86"/>
    <w:rsid w:val="0915260A"/>
    <w:rsid w:val="091D767B"/>
    <w:rsid w:val="0923D769"/>
    <w:rsid w:val="092DEC1D"/>
    <w:rsid w:val="0942679A"/>
    <w:rsid w:val="0953A8BD"/>
    <w:rsid w:val="096A82E2"/>
    <w:rsid w:val="096DEA1A"/>
    <w:rsid w:val="09825955"/>
    <w:rsid w:val="099EA8E0"/>
    <w:rsid w:val="09A88362"/>
    <w:rsid w:val="09C1A190"/>
    <w:rsid w:val="09C292FA"/>
    <w:rsid w:val="09D141AC"/>
    <w:rsid w:val="09D694A1"/>
    <w:rsid w:val="09D9038D"/>
    <w:rsid w:val="09EC74FF"/>
    <w:rsid w:val="09FDC70F"/>
    <w:rsid w:val="0A051280"/>
    <w:rsid w:val="0A130A2B"/>
    <w:rsid w:val="0A180C83"/>
    <w:rsid w:val="0A3BD885"/>
    <w:rsid w:val="0A401793"/>
    <w:rsid w:val="0A43DD9C"/>
    <w:rsid w:val="0A63A011"/>
    <w:rsid w:val="0A645ED2"/>
    <w:rsid w:val="0A6CE929"/>
    <w:rsid w:val="0A91BB73"/>
    <w:rsid w:val="0AB422CB"/>
    <w:rsid w:val="0ABC5E20"/>
    <w:rsid w:val="0AC38389"/>
    <w:rsid w:val="0AC51F3F"/>
    <w:rsid w:val="0ACAD5AB"/>
    <w:rsid w:val="0ADD7CD8"/>
    <w:rsid w:val="0AFD7781"/>
    <w:rsid w:val="0B56EE0F"/>
    <w:rsid w:val="0B703492"/>
    <w:rsid w:val="0B752795"/>
    <w:rsid w:val="0BA50AB0"/>
    <w:rsid w:val="0BE5C931"/>
    <w:rsid w:val="0BEDC22C"/>
    <w:rsid w:val="0C0BDDAD"/>
    <w:rsid w:val="0C112226"/>
    <w:rsid w:val="0C1CB294"/>
    <w:rsid w:val="0C1FCFA7"/>
    <w:rsid w:val="0C455B54"/>
    <w:rsid w:val="0C4D5DE0"/>
    <w:rsid w:val="0C641DB3"/>
    <w:rsid w:val="0C653891"/>
    <w:rsid w:val="0C71EDEF"/>
    <w:rsid w:val="0C7880B5"/>
    <w:rsid w:val="0CAC3A43"/>
    <w:rsid w:val="0CDF3182"/>
    <w:rsid w:val="0CE9BB88"/>
    <w:rsid w:val="0CF5BC36"/>
    <w:rsid w:val="0D28DC33"/>
    <w:rsid w:val="0D38E687"/>
    <w:rsid w:val="0D4EB678"/>
    <w:rsid w:val="0D799244"/>
    <w:rsid w:val="0D8AF3EE"/>
    <w:rsid w:val="0DD0BFF9"/>
    <w:rsid w:val="0DD4936E"/>
    <w:rsid w:val="0DDBF668"/>
    <w:rsid w:val="0DE6D2BA"/>
    <w:rsid w:val="0E06D311"/>
    <w:rsid w:val="0E0B4B90"/>
    <w:rsid w:val="0E0CFA44"/>
    <w:rsid w:val="0E11589C"/>
    <w:rsid w:val="0E1266FB"/>
    <w:rsid w:val="0E2B1776"/>
    <w:rsid w:val="0E31055A"/>
    <w:rsid w:val="0E45B952"/>
    <w:rsid w:val="0E628365"/>
    <w:rsid w:val="0E70E1FA"/>
    <w:rsid w:val="0E746E92"/>
    <w:rsid w:val="0E7AC6C3"/>
    <w:rsid w:val="0E821E1D"/>
    <w:rsid w:val="0E87B05D"/>
    <w:rsid w:val="0E9EDB9B"/>
    <w:rsid w:val="0EAFA277"/>
    <w:rsid w:val="0EB61586"/>
    <w:rsid w:val="0ED32448"/>
    <w:rsid w:val="0ED9CC1C"/>
    <w:rsid w:val="0EDED110"/>
    <w:rsid w:val="0EF82AB1"/>
    <w:rsid w:val="0EF8A8A3"/>
    <w:rsid w:val="0F1A9D04"/>
    <w:rsid w:val="0F301540"/>
    <w:rsid w:val="0F4A8CE3"/>
    <w:rsid w:val="0F55CAD2"/>
    <w:rsid w:val="0F57443A"/>
    <w:rsid w:val="0F5BA63C"/>
    <w:rsid w:val="0F7E106F"/>
    <w:rsid w:val="0F7FF64E"/>
    <w:rsid w:val="0F889BB1"/>
    <w:rsid w:val="0F921339"/>
    <w:rsid w:val="0FAA290D"/>
    <w:rsid w:val="0FB30C33"/>
    <w:rsid w:val="0FB7808E"/>
    <w:rsid w:val="0FC86156"/>
    <w:rsid w:val="0FE19A96"/>
    <w:rsid w:val="0FE231A0"/>
    <w:rsid w:val="0FE279F8"/>
    <w:rsid w:val="1015392B"/>
    <w:rsid w:val="1021ECA9"/>
    <w:rsid w:val="10257516"/>
    <w:rsid w:val="103208B4"/>
    <w:rsid w:val="103E287D"/>
    <w:rsid w:val="103EF68D"/>
    <w:rsid w:val="104493E2"/>
    <w:rsid w:val="104CBA9F"/>
    <w:rsid w:val="104DD887"/>
    <w:rsid w:val="105A152F"/>
    <w:rsid w:val="1069A235"/>
    <w:rsid w:val="10752AEA"/>
    <w:rsid w:val="108181B0"/>
    <w:rsid w:val="10B0114A"/>
    <w:rsid w:val="10BE7D80"/>
    <w:rsid w:val="10E73AF7"/>
    <w:rsid w:val="11118466"/>
    <w:rsid w:val="11264F93"/>
    <w:rsid w:val="116431B7"/>
    <w:rsid w:val="116EB306"/>
    <w:rsid w:val="1173E96E"/>
    <w:rsid w:val="11790826"/>
    <w:rsid w:val="119FA191"/>
    <w:rsid w:val="11AC4D65"/>
    <w:rsid w:val="11BCDF92"/>
    <w:rsid w:val="11C6D743"/>
    <w:rsid w:val="11CA06CC"/>
    <w:rsid w:val="11DB69F3"/>
    <w:rsid w:val="11DDB109"/>
    <w:rsid w:val="11E4E56A"/>
    <w:rsid w:val="11F1C8B2"/>
    <w:rsid w:val="11FA2602"/>
    <w:rsid w:val="12191F80"/>
    <w:rsid w:val="1235AE49"/>
    <w:rsid w:val="12427180"/>
    <w:rsid w:val="1253901A"/>
    <w:rsid w:val="1259D52A"/>
    <w:rsid w:val="125C179B"/>
    <w:rsid w:val="125C3CB2"/>
    <w:rsid w:val="126ABD81"/>
    <w:rsid w:val="126EBD57"/>
    <w:rsid w:val="128810C4"/>
    <w:rsid w:val="12A4C833"/>
    <w:rsid w:val="12B9021D"/>
    <w:rsid w:val="12C80A31"/>
    <w:rsid w:val="12C9E92C"/>
    <w:rsid w:val="12D19463"/>
    <w:rsid w:val="12D35E75"/>
    <w:rsid w:val="12DD75E6"/>
    <w:rsid w:val="12E30E4D"/>
    <w:rsid w:val="13240C58"/>
    <w:rsid w:val="132BBED3"/>
    <w:rsid w:val="1345BABD"/>
    <w:rsid w:val="134600B9"/>
    <w:rsid w:val="13563D8F"/>
    <w:rsid w:val="1360A598"/>
    <w:rsid w:val="1380F799"/>
    <w:rsid w:val="1381FD17"/>
    <w:rsid w:val="138947F1"/>
    <w:rsid w:val="138BC20F"/>
    <w:rsid w:val="13A1641D"/>
    <w:rsid w:val="13C5DFAA"/>
    <w:rsid w:val="13C7EDB6"/>
    <w:rsid w:val="13C9ECDF"/>
    <w:rsid w:val="13DADAB1"/>
    <w:rsid w:val="13E67E1C"/>
    <w:rsid w:val="13EE8E11"/>
    <w:rsid w:val="13F450C0"/>
    <w:rsid w:val="14245BB4"/>
    <w:rsid w:val="142F8F93"/>
    <w:rsid w:val="14566A56"/>
    <w:rsid w:val="1458EEDB"/>
    <w:rsid w:val="147665FC"/>
    <w:rsid w:val="147813F3"/>
    <w:rsid w:val="1486FB7A"/>
    <w:rsid w:val="149005EA"/>
    <w:rsid w:val="14AC5CBE"/>
    <w:rsid w:val="14CA566C"/>
    <w:rsid w:val="14D30F9E"/>
    <w:rsid w:val="14D936E9"/>
    <w:rsid w:val="14E189E8"/>
    <w:rsid w:val="14E8415B"/>
    <w:rsid w:val="14EEAFDB"/>
    <w:rsid w:val="150AA7C1"/>
    <w:rsid w:val="15140835"/>
    <w:rsid w:val="153C53E8"/>
    <w:rsid w:val="153CB8FF"/>
    <w:rsid w:val="153DD05A"/>
    <w:rsid w:val="15505B66"/>
    <w:rsid w:val="155FBEBD"/>
    <w:rsid w:val="1577266C"/>
    <w:rsid w:val="1583A67E"/>
    <w:rsid w:val="1584952A"/>
    <w:rsid w:val="1587C956"/>
    <w:rsid w:val="15A4B8B1"/>
    <w:rsid w:val="15B23714"/>
    <w:rsid w:val="15D49F3A"/>
    <w:rsid w:val="15DB0C5D"/>
    <w:rsid w:val="15DF95C4"/>
    <w:rsid w:val="15E0FB81"/>
    <w:rsid w:val="15F4466C"/>
    <w:rsid w:val="15FB5F0D"/>
    <w:rsid w:val="16254CB0"/>
    <w:rsid w:val="16289F5D"/>
    <w:rsid w:val="1629820B"/>
    <w:rsid w:val="1667EB22"/>
    <w:rsid w:val="16856222"/>
    <w:rsid w:val="169F47AB"/>
    <w:rsid w:val="16C6DAFE"/>
    <w:rsid w:val="16EE67FE"/>
    <w:rsid w:val="16F4457F"/>
    <w:rsid w:val="173A32D3"/>
    <w:rsid w:val="1746F7CB"/>
    <w:rsid w:val="175890FE"/>
    <w:rsid w:val="1758C312"/>
    <w:rsid w:val="17662124"/>
    <w:rsid w:val="177E6F90"/>
    <w:rsid w:val="1784ADD5"/>
    <w:rsid w:val="178DCD16"/>
    <w:rsid w:val="17C01563"/>
    <w:rsid w:val="17D30C95"/>
    <w:rsid w:val="17E3DFD8"/>
    <w:rsid w:val="17EBCA66"/>
    <w:rsid w:val="17FB9E78"/>
    <w:rsid w:val="17FD0835"/>
    <w:rsid w:val="18065A72"/>
    <w:rsid w:val="180BB8F9"/>
    <w:rsid w:val="18149B93"/>
    <w:rsid w:val="1823CCDB"/>
    <w:rsid w:val="182795AD"/>
    <w:rsid w:val="18439BEB"/>
    <w:rsid w:val="18556E3A"/>
    <w:rsid w:val="18765291"/>
    <w:rsid w:val="18B720CF"/>
    <w:rsid w:val="18BAB0C0"/>
    <w:rsid w:val="18D45093"/>
    <w:rsid w:val="18E51548"/>
    <w:rsid w:val="18E59521"/>
    <w:rsid w:val="19037EDC"/>
    <w:rsid w:val="1916071E"/>
    <w:rsid w:val="19193FEF"/>
    <w:rsid w:val="193BBD52"/>
    <w:rsid w:val="1955C449"/>
    <w:rsid w:val="1968DB3B"/>
    <w:rsid w:val="19870534"/>
    <w:rsid w:val="19998287"/>
    <w:rsid w:val="199DA4E4"/>
    <w:rsid w:val="19A5D5EB"/>
    <w:rsid w:val="19BD58A7"/>
    <w:rsid w:val="19C741BC"/>
    <w:rsid w:val="19D08347"/>
    <w:rsid w:val="19E0C038"/>
    <w:rsid w:val="19E2937A"/>
    <w:rsid w:val="19E716FA"/>
    <w:rsid w:val="19EDEBD8"/>
    <w:rsid w:val="19EF4B6D"/>
    <w:rsid w:val="19F5D4E0"/>
    <w:rsid w:val="1A0B1216"/>
    <w:rsid w:val="1A257FC6"/>
    <w:rsid w:val="1A274A4C"/>
    <w:rsid w:val="1A2CE47B"/>
    <w:rsid w:val="1A2E4D06"/>
    <w:rsid w:val="1A5A1BD7"/>
    <w:rsid w:val="1A5A2999"/>
    <w:rsid w:val="1A7F5B91"/>
    <w:rsid w:val="1A8E15B1"/>
    <w:rsid w:val="1A93C5B4"/>
    <w:rsid w:val="1AA56746"/>
    <w:rsid w:val="1AD3454E"/>
    <w:rsid w:val="1ADDB0F3"/>
    <w:rsid w:val="1AECE64C"/>
    <w:rsid w:val="1AF23889"/>
    <w:rsid w:val="1AF463ED"/>
    <w:rsid w:val="1AF9AD3D"/>
    <w:rsid w:val="1AFE1065"/>
    <w:rsid w:val="1B218D2D"/>
    <w:rsid w:val="1B238E1B"/>
    <w:rsid w:val="1B2EDAE1"/>
    <w:rsid w:val="1B2F1E3D"/>
    <w:rsid w:val="1B3057BE"/>
    <w:rsid w:val="1B486BEA"/>
    <w:rsid w:val="1B5C621A"/>
    <w:rsid w:val="1B9DCBC0"/>
    <w:rsid w:val="1BA8C09B"/>
    <w:rsid w:val="1BBB59F6"/>
    <w:rsid w:val="1BCD0402"/>
    <w:rsid w:val="1BCE1BF5"/>
    <w:rsid w:val="1BD7061B"/>
    <w:rsid w:val="1BDAC902"/>
    <w:rsid w:val="1BEFF550"/>
    <w:rsid w:val="1BF249B8"/>
    <w:rsid w:val="1C01D3DA"/>
    <w:rsid w:val="1C0E6B02"/>
    <w:rsid w:val="1C25E980"/>
    <w:rsid w:val="1C305358"/>
    <w:rsid w:val="1C34E17B"/>
    <w:rsid w:val="1C44F9F9"/>
    <w:rsid w:val="1C481167"/>
    <w:rsid w:val="1C4DD54A"/>
    <w:rsid w:val="1C57D88F"/>
    <w:rsid w:val="1C840E99"/>
    <w:rsid w:val="1C89DD62"/>
    <w:rsid w:val="1CB1C641"/>
    <w:rsid w:val="1CBF47EF"/>
    <w:rsid w:val="1CC2CAEB"/>
    <w:rsid w:val="1CF9C3B9"/>
    <w:rsid w:val="1CFA7E77"/>
    <w:rsid w:val="1D2231C7"/>
    <w:rsid w:val="1D4B09F1"/>
    <w:rsid w:val="1D612B49"/>
    <w:rsid w:val="1D6AF68C"/>
    <w:rsid w:val="1D76D2B2"/>
    <w:rsid w:val="1D8BC5B1"/>
    <w:rsid w:val="1D951302"/>
    <w:rsid w:val="1D976873"/>
    <w:rsid w:val="1D9F160C"/>
    <w:rsid w:val="1DA64AFF"/>
    <w:rsid w:val="1DAD4D94"/>
    <w:rsid w:val="1DB317C0"/>
    <w:rsid w:val="1DBBA2C0"/>
    <w:rsid w:val="1DD80BC1"/>
    <w:rsid w:val="1DE11290"/>
    <w:rsid w:val="1DF6F0C8"/>
    <w:rsid w:val="1DF856B2"/>
    <w:rsid w:val="1E193F21"/>
    <w:rsid w:val="1E1C42FF"/>
    <w:rsid w:val="1E232735"/>
    <w:rsid w:val="1E614133"/>
    <w:rsid w:val="1E62668B"/>
    <w:rsid w:val="1E9D6742"/>
    <w:rsid w:val="1EB9E77A"/>
    <w:rsid w:val="1EBB445C"/>
    <w:rsid w:val="1EBBB93F"/>
    <w:rsid w:val="1EC096B2"/>
    <w:rsid w:val="1EC3E12E"/>
    <w:rsid w:val="1EE5183E"/>
    <w:rsid w:val="1EEA0B21"/>
    <w:rsid w:val="1EED7FC8"/>
    <w:rsid w:val="1F14666C"/>
    <w:rsid w:val="1F2D8BAD"/>
    <w:rsid w:val="1F35B2F1"/>
    <w:rsid w:val="1F37D85A"/>
    <w:rsid w:val="1F530071"/>
    <w:rsid w:val="1F7C5D9A"/>
    <w:rsid w:val="1F9274D5"/>
    <w:rsid w:val="1FAC3ED9"/>
    <w:rsid w:val="1FB147A7"/>
    <w:rsid w:val="1FCEADAC"/>
    <w:rsid w:val="1FF77553"/>
    <w:rsid w:val="1FFCFB88"/>
    <w:rsid w:val="2034B1FA"/>
    <w:rsid w:val="204833B0"/>
    <w:rsid w:val="2049E923"/>
    <w:rsid w:val="205335E5"/>
    <w:rsid w:val="20755209"/>
    <w:rsid w:val="207C1438"/>
    <w:rsid w:val="2087BC92"/>
    <w:rsid w:val="20905785"/>
    <w:rsid w:val="209A8F1F"/>
    <w:rsid w:val="20A2C706"/>
    <w:rsid w:val="20C35C43"/>
    <w:rsid w:val="20D4CDB9"/>
    <w:rsid w:val="210C435B"/>
    <w:rsid w:val="211968F0"/>
    <w:rsid w:val="213D331C"/>
    <w:rsid w:val="2149EF8E"/>
    <w:rsid w:val="216106E8"/>
    <w:rsid w:val="21780060"/>
    <w:rsid w:val="217AFED7"/>
    <w:rsid w:val="21BCA17C"/>
    <w:rsid w:val="21C151E4"/>
    <w:rsid w:val="21F672C2"/>
    <w:rsid w:val="224D3655"/>
    <w:rsid w:val="226B5018"/>
    <w:rsid w:val="227BBF14"/>
    <w:rsid w:val="22859362"/>
    <w:rsid w:val="229AACA9"/>
    <w:rsid w:val="22D03835"/>
    <w:rsid w:val="22DA515E"/>
    <w:rsid w:val="22E291D3"/>
    <w:rsid w:val="22EF5DC4"/>
    <w:rsid w:val="230B040B"/>
    <w:rsid w:val="231CECE0"/>
    <w:rsid w:val="231DD3DA"/>
    <w:rsid w:val="2322F2DD"/>
    <w:rsid w:val="23584E48"/>
    <w:rsid w:val="235E9A34"/>
    <w:rsid w:val="2363B75C"/>
    <w:rsid w:val="2371B3EC"/>
    <w:rsid w:val="23796C33"/>
    <w:rsid w:val="238816F9"/>
    <w:rsid w:val="23A00E67"/>
    <w:rsid w:val="23A19445"/>
    <w:rsid w:val="23B9E767"/>
    <w:rsid w:val="23D9A414"/>
    <w:rsid w:val="23EFC777"/>
    <w:rsid w:val="23F70DDC"/>
    <w:rsid w:val="240E9200"/>
    <w:rsid w:val="2428881F"/>
    <w:rsid w:val="2434A4CB"/>
    <w:rsid w:val="2438383B"/>
    <w:rsid w:val="24418898"/>
    <w:rsid w:val="245F1AA2"/>
    <w:rsid w:val="245F921C"/>
    <w:rsid w:val="2466E320"/>
    <w:rsid w:val="246753AC"/>
    <w:rsid w:val="2478A52C"/>
    <w:rsid w:val="24790E11"/>
    <w:rsid w:val="24988357"/>
    <w:rsid w:val="249908FF"/>
    <w:rsid w:val="24A5E8D7"/>
    <w:rsid w:val="24BAD8D1"/>
    <w:rsid w:val="24DFE51C"/>
    <w:rsid w:val="24E800CE"/>
    <w:rsid w:val="24F1D3C8"/>
    <w:rsid w:val="24F4F1FD"/>
    <w:rsid w:val="24FECB91"/>
    <w:rsid w:val="25012AA7"/>
    <w:rsid w:val="2504E8EF"/>
    <w:rsid w:val="2509B0D8"/>
    <w:rsid w:val="25326B61"/>
    <w:rsid w:val="253322B2"/>
    <w:rsid w:val="2535CEE1"/>
    <w:rsid w:val="25361338"/>
    <w:rsid w:val="2542934A"/>
    <w:rsid w:val="2543FB22"/>
    <w:rsid w:val="25526D5B"/>
    <w:rsid w:val="25527F19"/>
    <w:rsid w:val="25565261"/>
    <w:rsid w:val="25640A58"/>
    <w:rsid w:val="25797296"/>
    <w:rsid w:val="257DAF39"/>
    <w:rsid w:val="257F516E"/>
    <w:rsid w:val="25AE60C9"/>
    <w:rsid w:val="25AF0CA4"/>
    <w:rsid w:val="25B6E6E7"/>
    <w:rsid w:val="25C46C64"/>
    <w:rsid w:val="2600824C"/>
    <w:rsid w:val="26095A19"/>
    <w:rsid w:val="26389919"/>
    <w:rsid w:val="26421D29"/>
    <w:rsid w:val="264CCFC4"/>
    <w:rsid w:val="265DA15D"/>
    <w:rsid w:val="2661871B"/>
    <w:rsid w:val="26816B71"/>
    <w:rsid w:val="26C9A37A"/>
    <w:rsid w:val="26E2F618"/>
    <w:rsid w:val="26E793D2"/>
    <w:rsid w:val="26EA982A"/>
    <w:rsid w:val="26F142CA"/>
    <w:rsid w:val="27178072"/>
    <w:rsid w:val="2719FEE0"/>
    <w:rsid w:val="274FA93D"/>
    <w:rsid w:val="278B6FDC"/>
    <w:rsid w:val="278EC6F0"/>
    <w:rsid w:val="278EF793"/>
    <w:rsid w:val="278F41D5"/>
    <w:rsid w:val="27B7F290"/>
    <w:rsid w:val="27C17B56"/>
    <w:rsid w:val="27FB615D"/>
    <w:rsid w:val="280186D0"/>
    <w:rsid w:val="28058FD3"/>
    <w:rsid w:val="280C8858"/>
    <w:rsid w:val="28142A7C"/>
    <w:rsid w:val="2819AC63"/>
    <w:rsid w:val="282EF9D4"/>
    <w:rsid w:val="283018F5"/>
    <w:rsid w:val="283840E7"/>
    <w:rsid w:val="2838B50E"/>
    <w:rsid w:val="2863F7DC"/>
    <w:rsid w:val="286490A8"/>
    <w:rsid w:val="28674BB2"/>
    <w:rsid w:val="28692C2B"/>
    <w:rsid w:val="286F2DB4"/>
    <w:rsid w:val="28874B96"/>
    <w:rsid w:val="2893219D"/>
    <w:rsid w:val="289536EF"/>
    <w:rsid w:val="2899D309"/>
    <w:rsid w:val="289F0F5E"/>
    <w:rsid w:val="290533EC"/>
    <w:rsid w:val="29250B12"/>
    <w:rsid w:val="292F6A73"/>
    <w:rsid w:val="295727E9"/>
    <w:rsid w:val="297F4732"/>
    <w:rsid w:val="2980C2E1"/>
    <w:rsid w:val="299F3882"/>
    <w:rsid w:val="29B53754"/>
    <w:rsid w:val="29CAC3F4"/>
    <w:rsid w:val="29E1C9F5"/>
    <w:rsid w:val="29EED3B4"/>
    <w:rsid w:val="29FF9CB7"/>
    <w:rsid w:val="2A106341"/>
    <w:rsid w:val="2A214FD3"/>
    <w:rsid w:val="2A2C32D8"/>
    <w:rsid w:val="2A723FA7"/>
    <w:rsid w:val="2A9AF626"/>
    <w:rsid w:val="2AA3F020"/>
    <w:rsid w:val="2AAB2F82"/>
    <w:rsid w:val="2ABE7456"/>
    <w:rsid w:val="2AC25244"/>
    <w:rsid w:val="2AE21FFC"/>
    <w:rsid w:val="2AF927AB"/>
    <w:rsid w:val="2B02E613"/>
    <w:rsid w:val="2B20B5C7"/>
    <w:rsid w:val="2B264164"/>
    <w:rsid w:val="2B29254D"/>
    <w:rsid w:val="2B3704E3"/>
    <w:rsid w:val="2B417D0D"/>
    <w:rsid w:val="2B5F2DC4"/>
    <w:rsid w:val="2B8BD6AD"/>
    <w:rsid w:val="2B9241F7"/>
    <w:rsid w:val="2B994DFD"/>
    <w:rsid w:val="2BB93ABA"/>
    <w:rsid w:val="2BBF30B0"/>
    <w:rsid w:val="2BCED4EF"/>
    <w:rsid w:val="2BDED722"/>
    <w:rsid w:val="2BECF0BD"/>
    <w:rsid w:val="2C02B5A7"/>
    <w:rsid w:val="2C034A50"/>
    <w:rsid w:val="2C27E632"/>
    <w:rsid w:val="2C2C01F0"/>
    <w:rsid w:val="2C517BDC"/>
    <w:rsid w:val="2C55667F"/>
    <w:rsid w:val="2C5F9FB4"/>
    <w:rsid w:val="2C9CB8E3"/>
    <w:rsid w:val="2CC2889F"/>
    <w:rsid w:val="2CFF07C1"/>
    <w:rsid w:val="2CFFEE20"/>
    <w:rsid w:val="2D09A485"/>
    <w:rsid w:val="2D11C7FA"/>
    <w:rsid w:val="2D1CE44B"/>
    <w:rsid w:val="2D2F8949"/>
    <w:rsid w:val="2D468762"/>
    <w:rsid w:val="2D5FBA13"/>
    <w:rsid w:val="2D8A595B"/>
    <w:rsid w:val="2D9BC8D3"/>
    <w:rsid w:val="2DA3362F"/>
    <w:rsid w:val="2DA44AEB"/>
    <w:rsid w:val="2DB7749E"/>
    <w:rsid w:val="2DC3728B"/>
    <w:rsid w:val="2DC980BF"/>
    <w:rsid w:val="2DD1F366"/>
    <w:rsid w:val="2DEC41A3"/>
    <w:rsid w:val="2E1560A9"/>
    <w:rsid w:val="2E1F5880"/>
    <w:rsid w:val="2E3161A4"/>
    <w:rsid w:val="2E357455"/>
    <w:rsid w:val="2E3C07A6"/>
    <w:rsid w:val="2E3C38CC"/>
    <w:rsid w:val="2E3FD865"/>
    <w:rsid w:val="2E4FA309"/>
    <w:rsid w:val="2E5BB543"/>
    <w:rsid w:val="2E722F59"/>
    <w:rsid w:val="2E8D1BB7"/>
    <w:rsid w:val="2EB327F8"/>
    <w:rsid w:val="2EB6A8B7"/>
    <w:rsid w:val="2EC514E9"/>
    <w:rsid w:val="2ECA78C5"/>
    <w:rsid w:val="2EED1F57"/>
    <w:rsid w:val="2EEEF552"/>
    <w:rsid w:val="2EF854CE"/>
    <w:rsid w:val="2F16AB4C"/>
    <w:rsid w:val="2F1C7097"/>
    <w:rsid w:val="2F255581"/>
    <w:rsid w:val="2F29C990"/>
    <w:rsid w:val="2F2FC05A"/>
    <w:rsid w:val="2F3DB9DC"/>
    <w:rsid w:val="2F5CE413"/>
    <w:rsid w:val="2F5F5640"/>
    <w:rsid w:val="2F600754"/>
    <w:rsid w:val="2F68542C"/>
    <w:rsid w:val="2F6AB6C8"/>
    <w:rsid w:val="2F727509"/>
    <w:rsid w:val="2F80D653"/>
    <w:rsid w:val="2F898DFF"/>
    <w:rsid w:val="2F8DA572"/>
    <w:rsid w:val="2F98C1BC"/>
    <w:rsid w:val="2F99D0C9"/>
    <w:rsid w:val="3046F97D"/>
    <w:rsid w:val="30529988"/>
    <w:rsid w:val="30656912"/>
    <w:rsid w:val="30679DE8"/>
    <w:rsid w:val="306F1D64"/>
    <w:rsid w:val="30AFC252"/>
    <w:rsid w:val="30B161FB"/>
    <w:rsid w:val="30B3BD2D"/>
    <w:rsid w:val="30B5DAC4"/>
    <w:rsid w:val="30D03650"/>
    <w:rsid w:val="30DDD60D"/>
    <w:rsid w:val="30EAC514"/>
    <w:rsid w:val="30F4C4AF"/>
    <w:rsid w:val="30F564A6"/>
    <w:rsid w:val="30FC2944"/>
    <w:rsid w:val="31057BAD"/>
    <w:rsid w:val="310CC64A"/>
    <w:rsid w:val="3125080C"/>
    <w:rsid w:val="312E12DF"/>
    <w:rsid w:val="31614CC6"/>
    <w:rsid w:val="31687A8D"/>
    <w:rsid w:val="31700F70"/>
    <w:rsid w:val="31791851"/>
    <w:rsid w:val="31A96246"/>
    <w:rsid w:val="31BC4BFF"/>
    <w:rsid w:val="31D228EA"/>
    <w:rsid w:val="31E72196"/>
    <w:rsid w:val="31FBF186"/>
    <w:rsid w:val="320F4B19"/>
    <w:rsid w:val="321264AE"/>
    <w:rsid w:val="321EAD9D"/>
    <w:rsid w:val="3223733E"/>
    <w:rsid w:val="323903BA"/>
    <w:rsid w:val="3241F4C5"/>
    <w:rsid w:val="324D478D"/>
    <w:rsid w:val="325C3241"/>
    <w:rsid w:val="3272A0AD"/>
    <w:rsid w:val="32747F45"/>
    <w:rsid w:val="327CDAD8"/>
    <w:rsid w:val="3284F1EB"/>
    <w:rsid w:val="328F1E21"/>
    <w:rsid w:val="329AF691"/>
    <w:rsid w:val="32AD0E8C"/>
    <w:rsid w:val="32B1C412"/>
    <w:rsid w:val="32C019A8"/>
    <w:rsid w:val="32C1ECC2"/>
    <w:rsid w:val="32D4AC47"/>
    <w:rsid w:val="32DD5799"/>
    <w:rsid w:val="330B75E0"/>
    <w:rsid w:val="33114EE0"/>
    <w:rsid w:val="333C8EF9"/>
    <w:rsid w:val="334957BD"/>
    <w:rsid w:val="335D55BF"/>
    <w:rsid w:val="33677072"/>
    <w:rsid w:val="336AA1BC"/>
    <w:rsid w:val="338E2902"/>
    <w:rsid w:val="3390A742"/>
    <w:rsid w:val="33AF00AC"/>
    <w:rsid w:val="33AFC3D0"/>
    <w:rsid w:val="33B58168"/>
    <w:rsid w:val="33BBA721"/>
    <w:rsid w:val="33E88AA1"/>
    <w:rsid w:val="33FDD199"/>
    <w:rsid w:val="33FFF915"/>
    <w:rsid w:val="34026372"/>
    <w:rsid w:val="340A8F47"/>
    <w:rsid w:val="341A457D"/>
    <w:rsid w:val="34251C8F"/>
    <w:rsid w:val="344448B2"/>
    <w:rsid w:val="34497289"/>
    <w:rsid w:val="34595A81"/>
    <w:rsid w:val="3490AAE2"/>
    <w:rsid w:val="34A295FD"/>
    <w:rsid w:val="34ACCDE7"/>
    <w:rsid w:val="34D0E47E"/>
    <w:rsid w:val="34DF4A2C"/>
    <w:rsid w:val="34EC63CF"/>
    <w:rsid w:val="34F64CE8"/>
    <w:rsid w:val="351E7AAC"/>
    <w:rsid w:val="352A994F"/>
    <w:rsid w:val="3535BB5D"/>
    <w:rsid w:val="3538DA35"/>
    <w:rsid w:val="35392808"/>
    <w:rsid w:val="356FB648"/>
    <w:rsid w:val="35811FA4"/>
    <w:rsid w:val="35A76D7C"/>
    <w:rsid w:val="35B32140"/>
    <w:rsid w:val="35B4BDBC"/>
    <w:rsid w:val="35B4F1D3"/>
    <w:rsid w:val="35BFECAC"/>
    <w:rsid w:val="35C79743"/>
    <w:rsid w:val="36036CD4"/>
    <w:rsid w:val="361459BD"/>
    <w:rsid w:val="3634E541"/>
    <w:rsid w:val="364DBAF0"/>
    <w:rsid w:val="368A45E1"/>
    <w:rsid w:val="3690C306"/>
    <w:rsid w:val="36A2CA8A"/>
    <w:rsid w:val="36AECAE2"/>
    <w:rsid w:val="36CA8E98"/>
    <w:rsid w:val="36D71141"/>
    <w:rsid w:val="36DFF5E9"/>
    <w:rsid w:val="36F25C66"/>
    <w:rsid w:val="36F3E522"/>
    <w:rsid w:val="36F45949"/>
    <w:rsid w:val="36F643CF"/>
    <w:rsid w:val="36FD2B58"/>
    <w:rsid w:val="370FA6FF"/>
    <w:rsid w:val="37163DE6"/>
    <w:rsid w:val="3726FE4B"/>
    <w:rsid w:val="373D7B1D"/>
    <w:rsid w:val="3740DE3B"/>
    <w:rsid w:val="37791C28"/>
    <w:rsid w:val="379A79BE"/>
    <w:rsid w:val="379F850C"/>
    <w:rsid w:val="37C43B4F"/>
    <w:rsid w:val="37C959A1"/>
    <w:rsid w:val="37C9A273"/>
    <w:rsid w:val="37E871F5"/>
    <w:rsid w:val="37F1F66E"/>
    <w:rsid w:val="37FE16FC"/>
    <w:rsid w:val="3806069D"/>
    <w:rsid w:val="3808D0F1"/>
    <w:rsid w:val="3824FE94"/>
    <w:rsid w:val="382A82AA"/>
    <w:rsid w:val="382DE9E2"/>
    <w:rsid w:val="3844E4F9"/>
    <w:rsid w:val="384B1596"/>
    <w:rsid w:val="387C3D5F"/>
    <w:rsid w:val="387D9FF5"/>
    <w:rsid w:val="3886D40A"/>
    <w:rsid w:val="389FC25E"/>
    <w:rsid w:val="38B926BF"/>
    <w:rsid w:val="38C02277"/>
    <w:rsid w:val="38CD737B"/>
    <w:rsid w:val="38CE2A66"/>
    <w:rsid w:val="38CE9F6C"/>
    <w:rsid w:val="38E38BF3"/>
    <w:rsid w:val="38E750DB"/>
    <w:rsid w:val="391053D9"/>
    <w:rsid w:val="391D05C1"/>
    <w:rsid w:val="3923F480"/>
    <w:rsid w:val="393C1215"/>
    <w:rsid w:val="395083EA"/>
    <w:rsid w:val="3950E6E6"/>
    <w:rsid w:val="39600E1B"/>
    <w:rsid w:val="396C6E7B"/>
    <w:rsid w:val="3972BE90"/>
    <w:rsid w:val="39742293"/>
    <w:rsid w:val="39812C51"/>
    <w:rsid w:val="39944635"/>
    <w:rsid w:val="39A5BE0A"/>
    <w:rsid w:val="39AB5600"/>
    <w:rsid w:val="39BC4F63"/>
    <w:rsid w:val="39BE306C"/>
    <w:rsid w:val="39C721ED"/>
    <w:rsid w:val="3A1E6195"/>
    <w:rsid w:val="3A496155"/>
    <w:rsid w:val="3A5E1C68"/>
    <w:rsid w:val="3A6FB9A4"/>
    <w:rsid w:val="3A83A93D"/>
    <w:rsid w:val="3A9F5101"/>
    <w:rsid w:val="3ABA08D8"/>
    <w:rsid w:val="3ABFF6AA"/>
    <w:rsid w:val="3AC5A6A0"/>
    <w:rsid w:val="3ADC54FE"/>
    <w:rsid w:val="3AE6F074"/>
    <w:rsid w:val="3AF08C1B"/>
    <w:rsid w:val="3AF1C916"/>
    <w:rsid w:val="3AF38305"/>
    <w:rsid w:val="3B06D23A"/>
    <w:rsid w:val="3B2AA0C4"/>
    <w:rsid w:val="3B370C87"/>
    <w:rsid w:val="3B3D25FD"/>
    <w:rsid w:val="3B45F5BC"/>
    <w:rsid w:val="3B62BAE4"/>
    <w:rsid w:val="3B638154"/>
    <w:rsid w:val="3B69E8B9"/>
    <w:rsid w:val="3B71A5E0"/>
    <w:rsid w:val="3B76536B"/>
    <w:rsid w:val="3B8C0585"/>
    <w:rsid w:val="3B8E24CC"/>
    <w:rsid w:val="3B945CD0"/>
    <w:rsid w:val="3B95E510"/>
    <w:rsid w:val="3BA31E1C"/>
    <w:rsid w:val="3BAAFDED"/>
    <w:rsid w:val="3BE0BDEA"/>
    <w:rsid w:val="3BE981F1"/>
    <w:rsid w:val="3BF50A43"/>
    <w:rsid w:val="3BF6B221"/>
    <w:rsid w:val="3BF9FDED"/>
    <w:rsid w:val="3BFA85C0"/>
    <w:rsid w:val="3C021822"/>
    <w:rsid w:val="3C064650"/>
    <w:rsid w:val="3C104E65"/>
    <w:rsid w:val="3C12287E"/>
    <w:rsid w:val="3C1A6021"/>
    <w:rsid w:val="3C2384C7"/>
    <w:rsid w:val="3C3B8B21"/>
    <w:rsid w:val="3C4E61A2"/>
    <w:rsid w:val="3C64DFF6"/>
    <w:rsid w:val="3C774006"/>
    <w:rsid w:val="3C8CC8E2"/>
    <w:rsid w:val="3C925820"/>
    <w:rsid w:val="3CADBB93"/>
    <w:rsid w:val="3CCA9E18"/>
    <w:rsid w:val="3CCB4811"/>
    <w:rsid w:val="3CDB92BE"/>
    <w:rsid w:val="3CDCD291"/>
    <w:rsid w:val="3CE098D7"/>
    <w:rsid w:val="3CE1CC4B"/>
    <w:rsid w:val="3CF739F2"/>
    <w:rsid w:val="3CF8CBCB"/>
    <w:rsid w:val="3D01E89D"/>
    <w:rsid w:val="3D1046F3"/>
    <w:rsid w:val="3D3916D6"/>
    <w:rsid w:val="3D43EC1A"/>
    <w:rsid w:val="3D440B8B"/>
    <w:rsid w:val="3D4A2C18"/>
    <w:rsid w:val="3D51FA54"/>
    <w:rsid w:val="3D8A3AB6"/>
    <w:rsid w:val="3DB6D8D5"/>
    <w:rsid w:val="3DC92FEF"/>
    <w:rsid w:val="3DD7BB10"/>
    <w:rsid w:val="3DDAFE94"/>
    <w:rsid w:val="3E0329A7"/>
    <w:rsid w:val="3E0AFADF"/>
    <w:rsid w:val="3E219FF6"/>
    <w:rsid w:val="3E92D30E"/>
    <w:rsid w:val="3EBAD5C9"/>
    <w:rsid w:val="3EC742CC"/>
    <w:rsid w:val="3ECE5E38"/>
    <w:rsid w:val="3EE1E21B"/>
    <w:rsid w:val="3EE850BF"/>
    <w:rsid w:val="3EFD6234"/>
    <w:rsid w:val="3F039618"/>
    <w:rsid w:val="3F0BAB79"/>
    <w:rsid w:val="3F356BA2"/>
    <w:rsid w:val="3F4D6003"/>
    <w:rsid w:val="3F5B0E11"/>
    <w:rsid w:val="3FAEC3D3"/>
    <w:rsid w:val="3FDA435D"/>
    <w:rsid w:val="3FE9CDEB"/>
    <w:rsid w:val="40267B1C"/>
    <w:rsid w:val="402E265C"/>
    <w:rsid w:val="403C80BE"/>
    <w:rsid w:val="4083FFD1"/>
    <w:rsid w:val="408810CB"/>
    <w:rsid w:val="409CAEF1"/>
    <w:rsid w:val="40A4208F"/>
    <w:rsid w:val="40C26D21"/>
    <w:rsid w:val="40DDD854"/>
    <w:rsid w:val="40E7FAA4"/>
    <w:rsid w:val="40ED3E76"/>
    <w:rsid w:val="40ED54D0"/>
    <w:rsid w:val="4107AB64"/>
    <w:rsid w:val="4117FC6B"/>
    <w:rsid w:val="413103C9"/>
    <w:rsid w:val="4138C157"/>
    <w:rsid w:val="4150508C"/>
    <w:rsid w:val="415ADCC8"/>
    <w:rsid w:val="4165E1ED"/>
    <w:rsid w:val="416739D5"/>
    <w:rsid w:val="4179B1D7"/>
    <w:rsid w:val="41AD9B16"/>
    <w:rsid w:val="41BA6B3E"/>
    <w:rsid w:val="41BF314B"/>
    <w:rsid w:val="41CA7454"/>
    <w:rsid w:val="41F04E27"/>
    <w:rsid w:val="41F3BA54"/>
    <w:rsid w:val="41FCF80A"/>
    <w:rsid w:val="420D7874"/>
    <w:rsid w:val="420EF94E"/>
    <w:rsid w:val="4211BF35"/>
    <w:rsid w:val="421CC066"/>
    <w:rsid w:val="422433A5"/>
    <w:rsid w:val="4227C962"/>
    <w:rsid w:val="422FABA6"/>
    <w:rsid w:val="42431362"/>
    <w:rsid w:val="42884AF7"/>
    <w:rsid w:val="42899DE8"/>
    <w:rsid w:val="42A0B57B"/>
    <w:rsid w:val="42A6E762"/>
    <w:rsid w:val="42AA043E"/>
    <w:rsid w:val="42AFEE6F"/>
    <w:rsid w:val="42C8D031"/>
    <w:rsid w:val="42E506F4"/>
    <w:rsid w:val="42F11B29"/>
    <w:rsid w:val="42F94DE1"/>
    <w:rsid w:val="430BBF37"/>
    <w:rsid w:val="43161667"/>
    <w:rsid w:val="43388B70"/>
    <w:rsid w:val="433AED76"/>
    <w:rsid w:val="435B093C"/>
    <w:rsid w:val="4374BD05"/>
    <w:rsid w:val="437BAD71"/>
    <w:rsid w:val="437D46FF"/>
    <w:rsid w:val="43A69F44"/>
    <w:rsid w:val="43A95523"/>
    <w:rsid w:val="43CABCF5"/>
    <w:rsid w:val="43CE9ACA"/>
    <w:rsid w:val="43D61412"/>
    <w:rsid w:val="43E7152A"/>
    <w:rsid w:val="44022FEB"/>
    <w:rsid w:val="4422641D"/>
    <w:rsid w:val="4422E1A6"/>
    <w:rsid w:val="445154BD"/>
    <w:rsid w:val="4452CDD7"/>
    <w:rsid w:val="44560333"/>
    <w:rsid w:val="4456B94B"/>
    <w:rsid w:val="4486ED80"/>
    <w:rsid w:val="4497580A"/>
    <w:rsid w:val="44A59726"/>
    <w:rsid w:val="44A9106C"/>
    <w:rsid w:val="44ACDA46"/>
    <w:rsid w:val="44B52C12"/>
    <w:rsid w:val="44C82070"/>
    <w:rsid w:val="44DD44B5"/>
    <w:rsid w:val="44DE4922"/>
    <w:rsid w:val="44E26757"/>
    <w:rsid w:val="44E82DFE"/>
    <w:rsid w:val="450C6754"/>
    <w:rsid w:val="451286CD"/>
    <w:rsid w:val="451704F5"/>
    <w:rsid w:val="45287E6D"/>
    <w:rsid w:val="45340CD1"/>
    <w:rsid w:val="45474692"/>
    <w:rsid w:val="4562A7C6"/>
    <w:rsid w:val="457F5864"/>
    <w:rsid w:val="45866343"/>
    <w:rsid w:val="458A1053"/>
    <w:rsid w:val="458AED53"/>
    <w:rsid w:val="458AFFAE"/>
    <w:rsid w:val="458F62CF"/>
    <w:rsid w:val="459F612F"/>
    <w:rsid w:val="45A53FBD"/>
    <w:rsid w:val="45BCB9BE"/>
    <w:rsid w:val="45C8E3A7"/>
    <w:rsid w:val="45C99B6F"/>
    <w:rsid w:val="45D32ACE"/>
    <w:rsid w:val="45F1D394"/>
    <w:rsid w:val="45FB74FB"/>
    <w:rsid w:val="46173801"/>
    <w:rsid w:val="46308438"/>
    <w:rsid w:val="463577FF"/>
    <w:rsid w:val="463C5BD9"/>
    <w:rsid w:val="465A1D78"/>
    <w:rsid w:val="465B7DC9"/>
    <w:rsid w:val="468C7961"/>
    <w:rsid w:val="468D8A16"/>
    <w:rsid w:val="468DDC61"/>
    <w:rsid w:val="469791E9"/>
    <w:rsid w:val="46A3D768"/>
    <w:rsid w:val="46A9401F"/>
    <w:rsid w:val="46B0F10B"/>
    <w:rsid w:val="46BD07FD"/>
    <w:rsid w:val="46F8F604"/>
    <w:rsid w:val="47156A84"/>
    <w:rsid w:val="472B5A5E"/>
    <w:rsid w:val="472BEA6D"/>
    <w:rsid w:val="47320DD9"/>
    <w:rsid w:val="4753FE28"/>
    <w:rsid w:val="4781A8D9"/>
    <w:rsid w:val="4782DF9D"/>
    <w:rsid w:val="4790C598"/>
    <w:rsid w:val="47A4DD7E"/>
    <w:rsid w:val="47C55191"/>
    <w:rsid w:val="47EC68FE"/>
    <w:rsid w:val="47FA13C3"/>
    <w:rsid w:val="480992E7"/>
    <w:rsid w:val="48104264"/>
    <w:rsid w:val="481BB6F2"/>
    <w:rsid w:val="48246E1C"/>
    <w:rsid w:val="4838B2FA"/>
    <w:rsid w:val="483BDEBE"/>
    <w:rsid w:val="484350A5"/>
    <w:rsid w:val="4858D85E"/>
    <w:rsid w:val="485927B0"/>
    <w:rsid w:val="48604993"/>
    <w:rsid w:val="4876608A"/>
    <w:rsid w:val="4877C9C4"/>
    <w:rsid w:val="489E47AA"/>
    <w:rsid w:val="48C26C7B"/>
    <w:rsid w:val="48D2BB5A"/>
    <w:rsid w:val="48D72CA4"/>
    <w:rsid w:val="48E8152F"/>
    <w:rsid w:val="48EFF691"/>
    <w:rsid w:val="491BCF79"/>
    <w:rsid w:val="4927CEB1"/>
    <w:rsid w:val="4932956E"/>
    <w:rsid w:val="4958BDAA"/>
    <w:rsid w:val="497A2226"/>
    <w:rsid w:val="49920B59"/>
    <w:rsid w:val="49C88250"/>
    <w:rsid w:val="49CEC4BF"/>
    <w:rsid w:val="49E0D196"/>
    <w:rsid w:val="49EF1E05"/>
    <w:rsid w:val="49F0B6FC"/>
    <w:rsid w:val="4A08E315"/>
    <w:rsid w:val="4A25FBB5"/>
    <w:rsid w:val="4A331482"/>
    <w:rsid w:val="4A4718D4"/>
    <w:rsid w:val="4A51F86E"/>
    <w:rsid w:val="4A52A2EC"/>
    <w:rsid w:val="4A5A9BB7"/>
    <w:rsid w:val="4A6DDA77"/>
    <w:rsid w:val="4A768740"/>
    <w:rsid w:val="4A7A347F"/>
    <w:rsid w:val="4A804003"/>
    <w:rsid w:val="4A83D182"/>
    <w:rsid w:val="4AAD1943"/>
    <w:rsid w:val="4AB4C8FF"/>
    <w:rsid w:val="4AC4B21A"/>
    <w:rsid w:val="4AC7FB53"/>
    <w:rsid w:val="4AE8F816"/>
    <w:rsid w:val="4B253227"/>
    <w:rsid w:val="4B49ED73"/>
    <w:rsid w:val="4B4DBB05"/>
    <w:rsid w:val="4B50C426"/>
    <w:rsid w:val="4B5FA92B"/>
    <w:rsid w:val="4B8076E0"/>
    <w:rsid w:val="4B8ECB41"/>
    <w:rsid w:val="4B8FBAAD"/>
    <w:rsid w:val="4B97A34B"/>
    <w:rsid w:val="4B9C8C7D"/>
    <w:rsid w:val="4BB15DF4"/>
    <w:rsid w:val="4BC1C573"/>
    <w:rsid w:val="4BD8C8A6"/>
    <w:rsid w:val="4BDC73F5"/>
    <w:rsid w:val="4BFBC3B0"/>
    <w:rsid w:val="4BFD319B"/>
    <w:rsid w:val="4C2F97BF"/>
    <w:rsid w:val="4C36FAE0"/>
    <w:rsid w:val="4C4C1133"/>
    <w:rsid w:val="4C50B3AD"/>
    <w:rsid w:val="4C6D9D90"/>
    <w:rsid w:val="4C7255F7"/>
    <w:rsid w:val="4CA8F110"/>
    <w:rsid w:val="4CAF884B"/>
    <w:rsid w:val="4CBD2335"/>
    <w:rsid w:val="4CCDBFB2"/>
    <w:rsid w:val="4CD3501C"/>
    <w:rsid w:val="4CE54C12"/>
    <w:rsid w:val="4CE6EF72"/>
    <w:rsid w:val="4CE9D08F"/>
    <w:rsid w:val="4CEADB3D"/>
    <w:rsid w:val="4CF146BE"/>
    <w:rsid w:val="4CF5C2A8"/>
    <w:rsid w:val="4D58B9B6"/>
    <w:rsid w:val="4D74457B"/>
    <w:rsid w:val="4D79E9EA"/>
    <w:rsid w:val="4D7E5240"/>
    <w:rsid w:val="4DA10942"/>
    <w:rsid w:val="4DA66C12"/>
    <w:rsid w:val="4DBF5561"/>
    <w:rsid w:val="4DDAAA07"/>
    <w:rsid w:val="4DDCED16"/>
    <w:rsid w:val="4DDF6BE6"/>
    <w:rsid w:val="4DE04C56"/>
    <w:rsid w:val="4DFDF4C6"/>
    <w:rsid w:val="4E03CDB0"/>
    <w:rsid w:val="4E152010"/>
    <w:rsid w:val="4E3755C7"/>
    <w:rsid w:val="4E4DD2D7"/>
    <w:rsid w:val="4E589A7F"/>
    <w:rsid w:val="4E592D9E"/>
    <w:rsid w:val="4E6DC512"/>
    <w:rsid w:val="4E7504C9"/>
    <w:rsid w:val="4E824D56"/>
    <w:rsid w:val="4E9EB717"/>
    <w:rsid w:val="4EB84D2F"/>
    <w:rsid w:val="4EBC10B8"/>
    <w:rsid w:val="4EBE7149"/>
    <w:rsid w:val="4ED85E96"/>
    <w:rsid w:val="4EFD09D3"/>
    <w:rsid w:val="4F0D7402"/>
    <w:rsid w:val="4F130C0C"/>
    <w:rsid w:val="4F2D13A5"/>
    <w:rsid w:val="4F35313C"/>
    <w:rsid w:val="4F41924F"/>
    <w:rsid w:val="4F46BA8F"/>
    <w:rsid w:val="4F540085"/>
    <w:rsid w:val="4F68872B"/>
    <w:rsid w:val="4F68DBCA"/>
    <w:rsid w:val="4F6A0170"/>
    <w:rsid w:val="4F8BA12B"/>
    <w:rsid w:val="4F8BD271"/>
    <w:rsid w:val="4F91FD4C"/>
    <w:rsid w:val="4F9B15FC"/>
    <w:rsid w:val="4FAB9A36"/>
    <w:rsid w:val="4FD07ADB"/>
    <w:rsid w:val="4FDE474A"/>
    <w:rsid w:val="4FE5E5D1"/>
    <w:rsid w:val="50036DA5"/>
    <w:rsid w:val="502B5C9D"/>
    <w:rsid w:val="502EF8D5"/>
    <w:rsid w:val="5067480B"/>
    <w:rsid w:val="50804E82"/>
    <w:rsid w:val="508820CD"/>
    <w:rsid w:val="5088B131"/>
    <w:rsid w:val="508C78CD"/>
    <w:rsid w:val="508D9D39"/>
    <w:rsid w:val="508FAF4F"/>
    <w:rsid w:val="50A57DAD"/>
    <w:rsid w:val="50CD5733"/>
    <w:rsid w:val="50D2526E"/>
    <w:rsid w:val="50D8A624"/>
    <w:rsid w:val="50DDA64A"/>
    <w:rsid w:val="50FAC7E5"/>
    <w:rsid w:val="50FF3C94"/>
    <w:rsid w:val="510C1C8D"/>
    <w:rsid w:val="51128F48"/>
    <w:rsid w:val="5113AFA7"/>
    <w:rsid w:val="511B2617"/>
    <w:rsid w:val="513A9512"/>
    <w:rsid w:val="514B0E7A"/>
    <w:rsid w:val="514E6351"/>
    <w:rsid w:val="514E7773"/>
    <w:rsid w:val="515B5E99"/>
    <w:rsid w:val="5172A5CF"/>
    <w:rsid w:val="51737C1E"/>
    <w:rsid w:val="51799F6D"/>
    <w:rsid w:val="51F59D5B"/>
    <w:rsid w:val="52064798"/>
    <w:rsid w:val="522525C1"/>
    <w:rsid w:val="522907A7"/>
    <w:rsid w:val="523FC48C"/>
    <w:rsid w:val="524B04FB"/>
    <w:rsid w:val="524E3BE0"/>
    <w:rsid w:val="52628F4F"/>
    <w:rsid w:val="52631FC1"/>
    <w:rsid w:val="527B55E8"/>
    <w:rsid w:val="5284826F"/>
    <w:rsid w:val="52882D54"/>
    <w:rsid w:val="52BBAE3C"/>
    <w:rsid w:val="52EDDC54"/>
    <w:rsid w:val="5316D939"/>
    <w:rsid w:val="532D87B8"/>
    <w:rsid w:val="53352175"/>
    <w:rsid w:val="5387657D"/>
    <w:rsid w:val="538FEB7E"/>
    <w:rsid w:val="53A12C76"/>
    <w:rsid w:val="53BB634C"/>
    <w:rsid w:val="53C4593A"/>
    <w:rsid w:val="53E08370"/>
    <w:rsid w:val="5403F61F"/>
    <w:rsid w:val="5425503D"/>
    <w:rsid w:val="5428FC7E"/>
    <w:rsid w:val="542F84B4"/>
    <w:rsid w:val="5430F5D7"/>
    <w:rsid w:val="543C1386"/>
    <w:rsid w:val="543E34AF"/>
    <w:rsid w:val="54402B91"/>
    <w:rsid w:val="54478F4C"/>
    <w:rsid w:val="546E9DB7"/>
    <w:rsid w:val="5479E457"/>
    <w:rsid w:val="5489C33E"/>
    <w:rsid w:val="548B1EAB"/>
    <w:rsid w:val="5491469A"/>
    <w:rsid w:val="54A2821F"/>
    <w:rsid w:val="54B93015"/>
    <w:rsid w:val="54BE8585"/>
    <w:rsid w:val="54C07AE7"/>
    <w:rsid w:val="54DE3586"/>
    <w:rsid w:val="54E777F4"/>
    <w:rsid w:val="5529E6CA"/>
    <w:rsid w:val="5539716F"/>
    <w:rsid w:val="555201C5"/>
    <w:rsid w:val="556C2B7A"/>
    <w:rsid w:val="5585DCA2"/>
    <w:rsid w:val="559C341F"/>
    <w:rsid w:val="55BD77F4"/>
    <w:rsid w:val="55C3B6E8"/>
    <w:rsid w:val="55E1ADBB"/>
    <w:rsid w:val="55EDB18F"/>
    <w:rsid w:val="55F214F0"/>
    <w:rsid w:val="55FC704E"/>
    <w:rsid w:val="560DCC44"/>
    <w:rsid w:val="563992FF"/>
    <w:rsid w:val="56438615"/>
    <w:rsid w:val="5643E5D3"/>
    <w:rsid w:val="566ECCC6"/>
    <w:rsid w:val="567F7237"/>
    <w:rsid w:val="5680F1D4"/>
    <w:rsid w:val="56C89885"/>
    <w:rsid w:val="56D58E93"/>
    <w:rsid w:val="56D6EB26"/>
    <w:rsid w:val="56E66AB2"/>
    <w:rsid w:val="56F4F38E"/>
    <w:rsid w:val="57027A17"/>
    <w:rsid w:val="571AE978"/>
    <w:rsid w:val="571FFC4E"/>
    <w:rsid w:val="57370841"/>
    <w:rsid w:val="573B587B"/>
    <w:rsid w:val="573C3938"/>
    <w:rsid w:val="57669488"/>
    <w:rsid w:val="57671538"/>
    <w:rsid w:val="57951B78"/>
    <w:rsid w:val="57B0948E"/>
    <w:rsid w:val="57B64484"/>
    <w:rsid w:val="57C97FD2"/>
    <w:rsid w:val="57CA7E67"/>
    <w:rsid w:val="57CFD3DE"/>
    <w:rsid w:val="57F2BEDE"/>
    <w:rsid w:val="57F99D79"/>
    <w:rsid w:val="57FB7EFB"/>
    <w:rsid w:val="581D165C"/>
    <w:rsid w:val="5832C4C9"/>
    <w:rsid w:val="5836D97E"/>
    <w:rsid w:val="583E7314"/>
    <w:rsid w:val="58419655"/>
    <w:rsid w:val="58513ACF"/>
    <w:rsid w:val="5870023E"/>
    <w:rsid w:val="58745A0F"/>
    <w:rsid w:val="5877B263"/>
    <w:rsid w:val="587C0564"/>
    <w:rsid w:val="588362E9"/>
    <w:rsid w:val="5892F9D0"/>
    <w:rsid w:val="58E44DCC"/>
    <w:rsid w:val="58EDB9A7"/>
    <w:rsid w:val="58F9C16F"/>
    <w:rsid w:val="5923E44D"/>
    <w:rsid w:val="59287E27"/>
    <w:rsid w:val="5939A9C7"/>
    <w:rsid w:val="594CAF37"/>
    <w:rsid w:val="59515B9E"/>
    <w:rsid w:val="59637EE3"/>
    <w:rsid w:val="5966B52A"/>
    <w:rsid w:val="597EB974"/>
    <w:rsid w:val="598A9D30"/>
    <w:rsid w:val="59940BE4"/>
    <w:rsid w:val="599D2ACC"/>
    <w:rsid w:val="59B01E06"/>
    <w:rsid w:val="59B73563"/>
    <w:rsid w:val="59BBE9BC"/>
    <w:rsid w:val="59CA2FD7"/>
    <w:rsid w:val="59DE1BAC"/>
    <w:rsid w:val="59F0D407"/>
    <w:rsid w:val="59F656B7"/>
    <w:rsid w:val="5A3BB24D"/>
    <w:rsid w:val="5A48200D"/>
    <w:rsid w:val="5A5E63E3"/>
    <w:rsid w:val="5A6CE635"/>
    <w:rsid w:val="5A86A556"/>
    <w:rsid w:val="5A8B111C"/>
    <w:rsid w:val="5A8C2BE3"/>
    <w:rsid w:val="5AB2A0C3"/>
    <w:rsid w:val="5ABA1442"/>
    <w:rsid w:val="5ADCE13A"/>
    <w:rsid w:val="5ADD08AE"/>
    <w:rsid w:val="5ADE0DEF"/>
    <w:rsid w:val="5AF211C8"/>
    <w:rsid w:val="5B06A539"/>
    <w:rsid w:val="5B391D73"/>
    <w:rsid w:val="5B4387E7"/>
    <w:rsid w:val="5B4981A6"/>
    <w:rsid w:val="5B49A8E4"/>
    <w:rsid w:val="5B4C0906"/>
    <w:rsid w:val="5B502D6C"/>
    <w:rsid w:val="5B53ED73"/>
    <w:rsid w:val="5B5E0659"/>
    <w:rsid w:val="5B6480A4"/>
    <w:rsid w:val="5B758107"/>
    <w:rsid w:val="5B7DFD1A"/>
    <w:rsid w:val="5B8D3BD5"/>
    <w:rsid w:val="5B9FE6E9"/>
    <w:rsid w:val="5BC6B44B"/>
    <w:rsid w:val="5BC8B006"/>
    <w:rsid w:val="5BD129BA"/>
    <w:rsid w:val="5BDAEB1D"/>
    <w:rsid w:val="5BE980DC"/>
    <w:rsid w:val="5C266E85"/>
    <w:rsid w:val="5C2AB99C"/>
    <w:rsid w:val="5C2B7375"/>
    <w:rsid w:val="5C6AB5A3"/>
    <w:rsid w:val="5CA60764"/>
    <w:rsid w:val="5CBCC41C"/>
    <w:rsid w:val="5CD757CC"/>
    <w:rsid w:val="5CD7C467"/>
    <w:rsid w:val="5CFB3EB4"/>
    <w:rsid w:val="5D05887B"/>
    <w:rsid w:val="5D2149CA"/>
    <w:rsid w:val="5D302295"/>
    <w:rsid w:val="5D38F754"/>
    <w:rsid w:val="5D4997D3"/>
    <w:rsid w:val="5D602FC1"/>
    <w:rsid w:val="5D631DA3"/>
    <w:rsid w:val="5D637633"/>
    <w:rsid w:val="5D6AAEA8"/>
    <w:rsid w:val="5D901B0E"/>
    <w:rsid w:val="5D90E353"/>
    <w:rsid w:val="5D9A4529"/>
    <w:rsid w:val="5DA9AE57"/>
    <w:rsid w:val="5E002040"/>
    <w:rsid w:val="5E03A802"/>
    <w:rsid w:val="5E0768B2"/>
    <w:rsid w:val="5E0795B8"/>
    <w:rsid w:val="5E199D6E"/>
    <w:rsid w:val="5E23E998"/>
    <w:rsid w:val="5E32C52C"/>
    <w:rsid w:val="5E40E97B"/>
    <w:rsid w:val="5E457DFF"/>
    <w:rsid w:val="5E4CCF04"/>
    <w:rsid w:val="5E4F08B3"/>
    <w:rsid w:val="5E52C39C"/>
    <w:rsid w:val="5E58C74E"/>
    <w:rsid w:val="5E62A073"/>
    <w:rsid w:val="5E9B3575"/>
    <w:rsid w:val="5EA45F76"/>
    <w:rsid w:val="5EC79F29"/>
    <w:rsid w:val="5EC8DFCB"/>
    <w:rsid w:val="5ECA689E"/>
    <w:rsid w:val="5EE19136"/>
    <w:rsid w:val="5EEE2AAA"/>
    <w:rsid w:val="5EF7B97D"/>
    <w:rsid w:val="5F01652F"/>
    <w:rsid w:val="5F05BB01"/>
    <w:rsid w:val="5F28C92D"/>
    <w:rsid w:val="5F3243F6"/>
    <w:rsid w:val="5F94F05F"/>
    <w:rsid w:val="5FAD0319"/>
    <w:rsid w:val="5FB2DE19"/>
    <w:rsid w:val="5FB425A8"/>
    <w:rsid w:val="5FF4270D"/>
    <w:rsid w:val="6005408C"/>
    <w:rsid w:val="6006070C"/>
    <w:rsid w:val="60331D93"/>
    <w:rsid w:val="60353A3F"/>
    <w:rsid w:val="6068D336"/>
    <w:rsid w:val="607B3B95"/>
    <w:rsid w:val="60804C86"/>
    <w:rsid w:val="60B21803"/>
    <w:rsid w:val="60B50EB3"/>
    <w:rsid w:val="60C8EB03"/>
    <w:rsid w:val="60CB35A5"/>
    <w:rsid w:val="60E9D031"/>
    <w:rsid w:val="60F855E4"/>
    <w:rsid w:val="6100439C"/>
    <w:rsid w:val="6100ADFD"/>
    <w:rsid w:val="61066B51"/>
    <w:rsid w:val="6108DA44"/>
    <w:rsid w:val="610A7D2F"/>
    <w:rsid w:val="61129599"/>
    <w:rsid w:val="611AF70F"/>
    <w:rsid w:val="61281B9E"/>
    <w:rsid w:val="612C2FFD"/>
    <w:rsid w:val="61394BED"/>
    <w:rsid w:val="613AF1FB"/>
    <w:rsid w:val="6147BEBE"/>
    <w:rsid w:val="615AE53E"/>
    <w:rsid w:val="615F638B"/>
    <w:rsid w:val="61788A3D"/>
    <w:rsid w:val="61BE3071"/>
    <w:rsid w:val="61EABB38"/>
    <w:rsid w:val="61F31F57"/>
    <w:rsid w:val="62137C44"/>
    <w:rsid w:val="6214431E"/>
    <w:rsid w:val="62167563"/>
    <w:rsid w:val="622A04C7"/>
    <w:rsid w:val="622FDBE9"/>
    <w:rsid w:val="623EDF74"/>
    <w:rsid w:val="626156A1"/>
    <w:rsid w:val="626F1CB2"/>
    <w:rsid w:val="62792290"/>
    <w:rsid w:val="629E0F14"/>
    <w:rsid w:val="62AE5C61"/>
    <w:rsid w:val="62B4824C"/>
    <w:rsid w:val="62C37348"/>
    <w:rsid w:val="62EFBA91"/>
    <w:rsid w:val="630132BF"/>
    <w:rsid w:val="63147A0F"/>
    <w:rsid w:val="631A5444"/>
    <w:rsid w:val="6324D382"/>
    <w:rsid w:val="638B9AA4"/>
    <w:rsid w:val="638F5825"/>
    <w:rsid w:val="63A2B4D6"/>
    <w:rsid w:val="63CDE537"/>
    <w:rsid w:val="64393ECD"/>
    <w:rsid w:val="643B1FED"/>
    <w:rsid w:val="643EB26C"/>
    <w:rsid w:val="64657A84"/>
    <w:rsid w:val="646EEA03"/>
    <w:rsid w:val="647372DD"/>
    <w:rsid w:val="648ED33F"/>
    <w:rsid w:val="64935E60"/>
    <w:rsid w:val="649CE1AE"/>
    <w:rsid w:val="64A89943"/>
    <w:rsid w:val="64DA3AF5"/>
    <w:rsid w:val="64E3CD3C"/>
    <w:rsid w:val="64EA43A5"/>
    <w:rsid w:val="64EE5B3B"/>
    <w:rsid w:val="64FC5F8D"/>
    <w:rsid w:val="654C4A64"/>
    <w:rsid w:val="6560BE1B"/>
    <w:rsid w:val="656712AF"/>
    <w:rsid w:val="658D1855"/>
    <w:rsid w:val="659326AA"/>
    <w:rsid w:val="65977497"/>
    <w:rsid w:val="65CAB274"/>
    <w:rsid w:val="65D5717F"/>
    <w:rsid w:val="65ECF9A6"/>
    <w:rsid w:val="65FA2E0A"/>
    <w:rsid w:val="65FF2E8C"/>
    <w:rsid w:val="660FDAB6"/>
    <w:rsid w:val="662967C5"/>
    <w:rsid w:val="6647E606"/>
    <w:rsid w:val="664D56B7"/>
    <w:rsid w:val="665748D9"/>
    <w:rsid w:val="66675B82"/>
    <w:rsid w:val="666CDF21"/>
    <w:rsid w:val="66790305"/>
    <w:rsid w:val="667B245E"/>
    <w:rsid w:val="668CBE00"/>
    <w:rsid w:val="668F10D3"/>
    <w:rsid w:val="6691225A"/>
    <w:rsid w:val="66A41675"/>
    <w:rsid w:val="66A5272F"/>
    <w:rsid w:val="66B1CC41"/>
    <w:rsid w:val="66C7DB5C"/>
    <w:rsid w:val="66CBCC3D"/>
    <w:rsid w:val="66E1142E"/>
    <w:rsid w:val="66F80861"/>
    <w:rsid w:val="66F8E21E"/>
    <w:rsid w:val="6716EC18"/>
    <w:rsid w:val="671E89CB"/>
    <w:rsid w:val="672306E4"/>
    <w:rsid w:val="672B1AA8"/>
    <w:rsid w:val="672BD5CE"/>
    <w:rsid w:val="673A24BC"/>
    <w:rsid w:val="67436A71"/>
    <w:rsid w:val="6747F407"/>
    <w:rsid w:val="67585491"/>
    <w:rsid w:val="675AD01E"/>
    <w:rsid w:val="675BCAAD"/>
    <w:rsid w:val="676F77F2"/>
    <w:rsid w:val="677E800C"/>
    <w:rsid w:val="6783DEEB"/>
    <w:rsid w:val="6795937F"/>
    <w:rsid w:val="67A8EE52"/>
    <w:rsid w:val="67ABF6A1"/>
    <w:rsid w:val="67B54C58"/>
    <w:rsid w:val="67B775A8"/>
    <w:rsid w:val="67DFA723"/>
    <w:rsid w:val="67E244B8"/>
    <w:rsid w:val="67EABC28"/>
    <w:rsid w:val="67EE3FF3"/>
    <w:rsid w:val="68067F19"/>
    <w:rsid w:val="683B75D6"/>
    <w:rsid w:val="683D4DA8"/>
    <w:rsid w:val="684EC99D"/>
    <w:rsid w:val="6873BABC"/>
    <w:rsid w:val="687B44B2"/>
    <w:rsid w:val="687CAA94"/>
    <w:rsid w:val="689E5B2B"/>
    <w:rsid w:val="68BED745"/>
    <w:rsid w:val="68DBE645"/>
    <w:rsid w:val="68DED705"/>
    <w:rsid w:val="68E60776"/>
    <w:rsid w:val="68FBC7DB"/>
    <w:rsid w:val="691281E7"/>
    <w:rsid w:val="694D6AC6"/>
    <w:rsid w:val="695154AF"/>
    <w:rsid w:val="69522573"/>
    <w:rsid w:val="6959313C"/>
    <w:rsid w:val="697773DE"/>
    <w:rsid w:val="6979A695"/>
    <w:rsid w:val="698D40CD"/>
    <w:rsid w:val="699C5710"/>
    <w:rsid w:val="69A7C9FD"/>
    <w:rsid w:val="69A9FB7A"/>
    <w:rsid w:val="69DADCB2"/>
    <w:rsid w:val="69FBA5E7"/>
    <w:rsid w:val="6A12ABAD"/>
    <w:rsid w:val="6A150108"/>
    <w:rsid w:val="6A24930A"/>
    <w:rsid w:val="6A3DCB75"/>
    <w:rsid w:val="6A46204E"/>
    <w:rsid w:val="6A5575B9"/>
    <w:rsid w:val="6A5A9024"/>
    <w:rsid w:val="6A642448"/>
    <w:rsid w:val="6A87560D"/>
    <w:rsid w:val="6A94BF42"/>
    <w:rsid w:val="6AA4410E"/>
    <w:rsid w:val="6AB90731"/>
    <w:rsid w:val="6AC523FC"/>
    <w:rsid w:val="6AC93F4A"/>
    <w:rsid w:val="6AD00429"/>
    <w:rsid w:val="6AD6BE13"/>
    <w:rsid w:val="6AE70E9C"/>
    <w:rsid w:val="6AEA7DD5"/>
    <w:rsid w:val="6AFA28BB"/>
    <w:rsid w:val="6B1747E5"/>
    <w:rsid w:val="6B2C75C5"/>
    <w:rsid w:val="6B383641"/>
    <w:rsid w:val="6B412A80"/>
    <w:rsid w:val="6B51310D"/>
    <w:rsid w:val="6B8C1A5B"/>
    <w:rsid w:val="6BA48E9A"/>
    <w:rsid w:val="6BD11A7F"/>
    <w:rsid w:val="6C2A55CF"/>
    <w:rsid w:val="6C3B605A"/>
    <w:rsid w:val="6C45BCA5"/>
    <w:rsid w:val="6C474D07"/>
    <w:rsid w:val="6C63DB3D"/>
    <w:rsid w:val="6C6DEE89"/>
    <w:rsid w:val="6C74A480"/>
    <w:rsid w:val="6C790329"/>
    <w:rsid w:val="6C79A520"/>
    <w:rsid w:val="6C7BF3E6"/>
    <w:rsid w:val="6C81506A"/>
    <w:rsid w:val="6C91AB3A"/>
    <w:rsid w:val="6CB7CD83"/>
    <w:rsid w:val="6CDD357E"/>
    <w:rsid w:val="6CE5931D"/>
    <w:rsid w:val="6D269638"/>
    <w:rsid w:val="6D3DDD0A"/>
    <w:rsid w:val="6D477754"/>
    <w:rsid w:val="6D882C33"/>
    <w:rsid w:val="6D9F0BD8"/>
    <w:rsid w:val="6DAEFFD7"/>
    <w:rsid w:val="6DB5BF8C"/>
    <w:rsid w:val="6DC0BCD9"/>
    <w:rsid w:val="6DD2EF61"/>
    <w:rsid w:val="6DE2898B"/>
    <w:rsid w:val="6DE412DD"/>
    <w:rsid w:val="6DFA1251"/>
    <w:rsid w:val="6E2D9985"/>
    <w:rsid w:val="6E42091E"/>
    <w:rsid w:val="6E547E50"/>
    <w:rsid w:val="6E5A6F67"/>
    <w:rsid w:val="6E752A60"/>
    <w:rsid w:val="6E773AB5"/>
    <w:rsid w:val="6E8463E3"/>
    <w:rsid w:val="6E9566FB"/>
    <w:rsid w:val="6EB032E1"/>
    <w:rsid w:val="6EB1557C"/>
    <w:rsid w:val="6EBD0256"/>
    <w:rsid w:val="6ED9BCA9"/>
    <w:rsid w:val="6EE97939"/>
    <w:rsid w:val="6EEC05C3"/>
    <w:rsid w:val="6F086390"/>
    <w:rsid w:val="6F146DBF"/>
    <w:rsid w:val="6F1A1172"/>
    <w:rsid w:val="6F75D62C"/>
    <w:rsid w:val="6F9CDA6F"/>
    <w:rsid w:val="6FA10AC4"/>
    <w:rsid w:val="6FB06FAA"/>
    <w:rsid w:val="6FC42330"/>
    <w:rsid w:val="6FDE8385"/>
    <w:rsid w:val="6FF3C2A3"/>
    <w:rsid w:val="6FFD7445"/>
    <w:rsid w:val="70050430"/>
    <w:rsid w:val="700FE27A"/>
    <w:rsid w:val="703466E5"/>
    <w:rsid w:val="7065CEA3"/>
    <w:rsid w:val="70757DCC"/>
    <w:rsid w:val="708B7F85"/>
    <w:rsid w:val="70B87F0F"/>
    <w:rsid w:val="70C8D168"/>
    <w:rsid w:val="70D1FE28"/>
    <w:rsid w:val="70D234B4"/>
    <w:rsid w:val="70D75B62"/>
    <w:rsid w:val="70DF28A6"/>
    <w:rsid w:val="70E65FB0"/>
    <w:rsid w:val="70EC7395"/>
    <w:rsid w:val="7104CA6A"/>
    <w:rsid w:val="711A2A4D"/>
    <w:rsid w:val="712DE9BB"/>
    <w:rsid w:val="7137D0F0"/>
    <w:rsid w:val="71567D9B"/>
    <w:rsid w:val="71604955"/>
    <w:rsid w:val="7162434D"/>
    <w:rsid w:val="7167A687"/>
    <w:rsid w:val="716B79B4"/>
    <w:rsid w:val="716FEC2D"/>
    <w:rsid w:val="7191F592"/>
    <w:rsid w:val="71A143EC"/>
    <w:rsid w:val="71B32EA7"/>
    <w:rsid w:val="71C6ECA4"/>
    <w:rsid w:val="71DB1E5C"/>
    <w:rsid w:val="71E845BD"/>
    <w:rsid w:val="71EBC30B"/>
    <w:rsid w:val="71F55DD0"/>
    <w:rsid w:val="72028BFB"/>
    <w:rsid w:val="7216D62D"/>
    <w:rsid w:val="725C0962"/>
    <w:rsid w:val="728CF7D3"/>
    <w:rsid w:val="7291D721"/>
    <w:rsid w:val="729EDE35"/>
    <w:rsid w:val="72A9818A"/>
    <w:rsid w:val="72ABA443"/>
    <w:rsid w:val="72C03A98"/>
    <w:rsid w:val="72C9C576"/>
    <w:rsid w:val="72CCE600"/>
    <w:rsid w:val="72D41492"/>
    <w:rsid w:val="72D53275"/>
    <w:rsid w:val="72DD300D"/>
    <w:rsid w:val="731163D1"/>
    <w:rsid w:val="7313F71E"/>
    <w:rsid w:val="731719D5"/>
    <w:rsid w:val="732259CA"/>
    <w:rsid w:val="73380205"/>
    <w:rsid w:val="735E74AC"/>
    <w:rsid w:val="7362EB5D"/>
    <w:rsid w:val="73692CA7"/>
    <w:rsid w:val="737461CB"/>
    <w:rsid w:val="738077EE"/>
    <w:rsid w:val="73A52F7F"/>
    <w:rsid w:val="73A82D02"/>
    <w:rsid w:val="73C5FF8C"/>
    <w:rsid w:val="73D24546"/>
    <w:rsid w:val="73D67BFB"/>
    <w:rsid w:val="73F0ECE7"/>
    <w:rsid w:val="740616CB"/>
    <w:rsid w:val="741443B1"/>
    <w:rsid w:val="74161CBD"/>
    <w:rsid w:val="741801D0"/>
    <w:rsid w:val="7439F77D"/>
    <w:rsid w:val="743BF0A1"/>
    <w:rsid w:val="7444BD44"/>
    <w:rsid w:val="74508D6A"/>
    <w:rsid w:val="74599199"/>
    <w:rsid w:val="7476A67C"/>
    <w:rsid w:val="74902F62"/>
    <w:rsid w:val="74D7541A"/>
    <w:rsid w:val="74E492CF"/>
    <w:rsid w:val="74ECB213"/>
    <w:rsid w:val="7523B4B8"/>
    <w:rsid w:val="75246401"/>
    <w:rsid w:val="752B533D"/>
    <w:rsid w:val="756F173D"/>
    <w:rsid w:val="75952251"/>
    <w:rsid w:val="7597608E"/>
    <w:rsid w:val="75A5EB83"/>
    <w:rsid w:val="75B2FA78"/>
    <w:rsid w:val="75BA11BC"/>
    <w:rsid w:val="75C038C4"/>
    <w:rsid w:val="75C6863B"/>
    <w:rsid w:val="75CAF201"/>
    <w:rsid w:val="75DC54F4"/>
    <w:rsid w:val="75F48C1F"/>
    <w:rsid w:val="760DF992"/>
    <w:rsid w:val="760EC627"/>
    <w:rsid w:val="76152850"/>
    <w:rsid w:val="76357039"/>
    <w:rsid w:val="7641D42D"/>
    <w:rsid w:val="766CE550"/>
    <w:rsid w:val="767004AE"/>
    <w:rsid w:val="76738668"/>
    <w:rsid w:val="76A42CEE"/>
    <w:rsid w:val="76B99DDD"/>
    <w:rsid w:val="76BD7CA2"/>
    <w:rsid w:val="76C7F31C"/>
    <w:rsid w:val="76CCAB28"/>
    <w:rsid w:val="76F5D41E"/>
    <w:rsid w:val="7716CE79"/>
    <w:rsid w:val="7722E9E8"/>
    <w:rsid w:val="7723F66C"/>
    <w:rsid w:val="7760CFD2"/>
    <w:rsid w:val="7767BFB4"/>
    <w:rsid w:val="777CF2AD"/>
    <w:rsid w:val="77815F55"/>
    <w:rsid w:val="77F1EB2F"/>
    <w:rsid w:val="780E6BAC"/>
    <w:rsid w:val="7814C202"/>
    <w:rsid w:val="7839F425"/>
    <w:rsid w:val="783B582C"/>
    <w:rsid w:val="7852DC4C"/>
    <w:rsid w:val="78535916"/>
    <w:rsid w:val="7872AB46"/>
    <w:rsid w:val="78992096"/>
    <w:rsid w:val="78A235CF"/>
    <w:rsid w:val="78CC6F70"/>
    <w:rsid w:val="78D7DE27"/>
    <w:rsid w:val="78DCE895"/>
    <w:rsid w:val="78F3A2EF"/>
    <w:rsid w:val="78FC345E"/>
    <w:rsid w:val="79176248"/>
    <w:rsid w:val="79234E1F"/>
    <w:rsid w:val="79340550"/>
    <w:rsid w:val="7939FFF7"/>
    <w:rsid w:val="793BECC3"/>
    <w:rsid w:val="7946F01F"/>
    <w:rsid w:val="7973200C"/>
    <w:rsid w:val="7982CB12"/>
    <w:rsid w:val="79919B4E"/>
    <w:rsid w:val="7998800E"/>
    <w:rsid w:val="7999CA01"/>
    <w:rsid w:val="79BC1EDF"/>
    <w:rsid w:val="79D142A4"/>
    <w:rsid w:val="79E40587"/>
    <w:rsid w:val="79E92A03"/>
    <w:rsid w:val="7A1FF344"/>
    <w:rsid w:val="7A3280C8"/>
    <w:rsid w:val="7A6D12D7"/>
    <w:rsid w:val="7A777523"/>
    <w:rsid w:val="7A7CFEF1"/>
    <w:rsid w:val="7A802AAF"/>
    <w:rsid w:val="7A9E766A"/>
    <w:rsid w:val="7AA34BFE"/>
    <w:rsid w:val="7ACE8742"/>
    <w:rsid w:val="7B01D7D8"/>
    <w:rsid w:val="7B15FD91"/>
    <w:rsid w:val="7B238214"/>
    <w:rsid w:val="7B6A4BFE"/>
    <w:rsid w:val="7B9443D4"/>
    <w:rsid w:val="7B9FBBC1"/>
    <w:rsid w:val="7BA0A532"/>
    <w:rsid w:val="7BA23057"/>
    <w:rsid w:val="7BAA95F5"/>
    <w:rsid w:val="7BC35E08"/>
    <w:rsid w:val="7BC759DC"/>
    <w:rsid w:val="7BCF8E4A"/>
    <w:rsid w:val="7BD5A2B6"/>
    <w:rsid w:val="7BDDFA66"/>
    <w:rsid w:val="7C0930EA"/>
    <w:rsid w:val="7C15657D"/>
    <w:rsid w:val="7C15C95A"/>
    <w:rsid w:val="7C2F6511"/>
    <w:rsid w:val="7C339397"/>
    <w:rsid w:val="7C4AEC77"/>
    <w:rsid w:val="7C5DA754"/>
    <w:rsid w:val="7C79F758"/>
    <w:rsid w:val="7C7E4D05"/>
    <w:rsid w:val="7C7F52BE"/>
    <w:rsid w:val="7CBF2BF5"/>
    <w:rsid w:val="7CCA93BA"/>
    <w:rsid w:val="7CCB418A"/>
    <w:rsid w:val="7CD8407F"/>
    <w:rsid w:val="7CE1E0F7"/>
    <w:rsid w:val="7CE4FD6C"/>
    <w:rsid w:val="7CF5C0C5"/>
    <w:rsid w:val="7CFA6505"/>
    <w:rsid w:val="7D0E2255"/>
    <w:rsid w:val="7D25937A"/>
    <w:rsid w:val="7D27B171"/>
    <w:rsid w:val="7D2E8931"/>
    <w:rsid w:val="7D38BF03"/>
    <w:rsid w:val="7D454A14"/>
    <w:rsid w:val="7D531732"/>
    <w:rsid w:val="7D5A473D"/>
    <w:rsid w:val="7D5CCB76"/>
    <w:rsid w:val="7D7140DB"/>
    <w:rsid w:val="7D8282C2"/>
    <w:rsid w:val="7DA9DCD4"/>
    <w:rsid w:val="7DE6ACA1"/>
    <w:rsid w:val="7E11522F"/>
    <w:rsid w:val="7E1E27DF"/>
    <w:rsid w:val="7E3029CC"/>
    <w:rsid w:val="7E87C064"/>
    <w:rsid w:val="7EB85475"/>
    <w:rsid w:val="7EC66111"/>
    <w:rsid w:val="7ED3B8F0"/>
    <w:rsid w:val="7EEC1EA3"/>
    <w:rsid w:val="7EF2280C"/>
    <w:rsid w:val="7EF52045"/>
    <w:rsid w:val="7F0BF685"/>
    <w:rsid w:val="7F0E0330"/>
    <w:rsid w:val="7F0F622E"/>
    <w:rsid w:val="7F1124D8"/>
    <w:rsid w:val="7F150293"/>
    <w:rsid w:val="7F232B98"/>
    <w:rsid w:val="7F31C7C1"/>
    <w:rsid w:val="7F49C6BC"/>
    <w:rsid w:val="7F4E29E4"/>
    <w:rsid w:val="7F4EB9A7"/>
    <w:rsid w:val="7F56A9AD"/>
    <w:rsid w:val="7F58CF64"/>
    <w:rsid w:val="7F5DB34F"/>
    <w:rsid w:val="7F6B2A7F"/>
    <w:rsid w:val="7F6DA572"/>
    <w:rsid w:val="7F752EB0"/>
    <w:rsid w:val="7F948AF6"/>
    <w:rsid w:val="7F9C23F6"/>
    <w:rsid w:val="7FB496C2"/>
    <w:rsid w:val="7FBA8520"/>
    <w:rsid w:val="7FBCE19C"/>
    <w:rsid w:val="7FC28182"/>
    <w:rsid w:val="7FC4A537"/>
    <w:rsid w:val="7FDE63A7"/>
    <w:rsid w:val="7FE393CC"/>
    <w:rsid w:val="7FE6FB8D"/>
    <w:rsid w:val="7FF306BA"/>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98A7E"/>
  <w15:docId w15:val="{8909158E-96AE-456E-9996-A7A5E9F0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4D77"/>
    <w:pPr>
      <w:spacing w:before="120" w:after="120" w:line="288" w:lineRule="auto"/>
    </w:pPr>
    <w:rPr>
      <w:rFonts w:ascii="Arial" w:eastAsia="Times New Roman" w:hAnsi="Arial" w:cs="Times New Roman"/>
      <w:spacing w:val="4"/>
      <w:sz w:val="20"/>
      <w:szCs w:val="24"/>
      <w:lang w:val="en-GB" w:eastAsia="nl-NL"/>
    </w:rPr>
  </w:style>
  <w:style w:type="paragraph" w:styleId="Heading1">
    <w:name w:val="heading 1"/>
    <w:basedOn w:val="Normal"/>
    <w:next w:val="Normal"/>
    <w:link w:val="Heading1Char"/>
    <w:uiPriority w:val="9"/>
    <w:qFormat/>
    <w:rsid w:val="00231BCE"/>
    <w:pPr>
      <w:keepNext/>
      <w:keepLines/>
      <w:spacing w:before="480" w:after="0"/>
      <w:outlineLvl w:val="0"/>
    </w:pPr>
    <w:rPr>
      <w:rFonts w:eastAsiaTheme="majorEastAsia" w:cs="Arial"/>
      <w:b/>
      <w:bCs/>
      <w:sz w:val="52"/>
      <w:szCs w:val="48"/>
    </w:rPr>
  </w:style>
  <w:style w:type="paragraph" w:styleId="Heading2">
    <w:name w:val="heading 2"/>
    <w:basedOn w:val="NoSpacing"/>
    <w:next w:val="Normal"/>
    <w:link w:val="Heading2Char"/>
    <w:uiPriority w:val="9"/>
    <w:unhideWhenUsed/>
    <w:qFormat/>
    <w:rsid w:val="00FB3E28"/>
    <w:pPr>
      <w:keepNext/>
      <w:keepLines/>
      <w:spacing w:before="240" w:after="120"/>
      <w:outlineLvl w:val="1"/>
    </w:pPr>
    <w:rPr>
      <w:color w:val="000082"/>
      <w:sz w:val="28"/>
      <w:szCs w:val="28"/>
    </w:rPr>
  </w:style>
  <w:style w:type="paragraph" w:styleId="Heading3">
    <w:name w:val="heading 3"/>
    <w:basedOn w:val="Normal"/>
    <w:next w:val="Normal"/>
    <w:link w:val="Heading3Char"/>
    <w:uiPriority w:val="9"/>
    <w:unhideWhenUsed/>
    <w:qFormat/>
    <w:rsid w:val="00E23A33"/>
    <w:pPr>
      <w:keepNext/>
      <w:keepLines/>
      <w:spacing w:before="300"/>
      <w:outlineLvl w:val="2"/>
    </w:pPr>
    <w:rPr>
      <w:rFonts w:eastAsiaTheme="majorEastAsia" w:cs="Arial"/>
      <w:bCs/>
      <w:color w:val="000082"/>
      <w:sz w:val="24"/>
    </w:rPr>
  </w:style>
  <w:style w:type="paragraph" w:styleId="Heading4">
    <w:name w:val="heading 4"/>
    <w:basedOn w:val="Normal"/>
    <w:next w:val="Normal"/>
    <w:link w:val="Heading4Char"/>
    <w:uiPriority w:val="9"/>
    <w:unhideWhenUsed/>
    <w:qFormat/>
    <w:rsid w:val="00E00F68"/>
    <w:pPr>
      <w:keepNext/>
      <w:keepLines/>
      <w:spacing w:before="240"/>
      <w:outlineLvl w:val="3"/>
    </w:pPr>
    <w:rPr>
      <w:color w:val="00C340"/>
      <w:sz w:val="24"/>
    </w:rPr>
  </w:style>
  <w:style w:type="paragraph" w:styleId="Heading5">
    <w:name w:val="heading 5"/>
    <w:basedOn w:val="Normal"/>
    <w:next w:val="Normal"/>
    <w:link w:val="Heading5Char"/>
    <w:uiPriority w:val="9"/>
    <w:semiHidden/>
    <w:unhideWhenUsed/>
    <w:rsid w:val="006B0B24"/>
    <w:pPr>
      <w:keepNext/>
      <w:keepLines/>
      <w:spacing w:before="200" w:after="0"/>
      <w:outlineLvl w:val="4"/>
    </w:pPr>
    <w:rPr>
      <w:rFonts w:asciiTheme="majorHAnsi" w:eastAsiaTheme="majorEastAsia" w:hAnsiTheme="majorHAnsi" w:cstheme="majorBidi"/>
      <w:color w:val="00522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6926"/>
    <w:pPr>
      <w:tabs>
        <w:tab w:val="center" w:pos="4536"/>
        <w:tab w:val="right" w:pos="9072"/>
      </w:tabs>
      <w:spacing w:line="240" w:lineRule="auto"/>
    </w:pPr>
  </w:style>
  <w:style w:type="character" w:customStyle="1" w:styleId="HeaderChar">
    <w:name w:val="Header Char"/>
    <w:basedOn w:val="DefaultParagraphFont"/>
    <w:link w:val="Header"/>
    <w:uiPriority w:val="99"/>
    <w:rsid w:val="00466926"/>
  </w:style>
  <w:style w:type="paragraph" w:styleId="Footer">
    <w:name w:val="footer"/>
    <w:basedOn w:val="Normal"/>
    <w:link w:val="FooterChar"/>
    <w:uiPriority w:val="99"/>
    <w:unhideWhenUsed/>
    <w:rsid w:val="00466926"/>
    <w:pPr>
      <w:tabs>
        <w:tab w:val="center" w:pos="4536"/>
        <w:tab w:val="right" w:pos="9072"/>
      </w:tabs>
      <w:spacing w:line="240" w:lineRule="auto"/>
    </w:pPr>
  </w:style>
  <w:style w:type="character" w:customStyle="1" w:styleId="FooterChar">
    <w:name w:val="Footer Char"/>
    <w:basedOn w:val="DefaultParagraphFont"/>
    <w:link w:val="Footer"/>
    <w:uiPriority w:val="99"/>
    <w:rsid w:val="00466926"/>
  </w:style>
  <w:style w:type="paragraph" w:styleId="BalloonText">
    <w:name w:val="Balloon Text"/>
    <w:basedOn w:val="Normal"/>
    <w:link w:val="BalloonTextChar"/>
    <w:uiPriority w:val="99"/>
    <w:semiHidden/>
    <w:unhideWhenUsed/>
    <w:rsid w:val="0046692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926"/>
    <w:rPr>
      <w:rFonts w:ascii="Tahoma" w:hAnsi="Tahoma" w:cs="Tahoma"/>
      <w:sz w:val="16"/>
      <w:szCs w:val="16"/>
    </w:rPr>
  </w:style>
  <w:style w:type="paragraph" w:styleId="NoSpacing">
    <w:name w:val="No Spacing"/>
    <w:uiPriority w:val="1"/>
    <w:rsid w:val="006B0B24"/>
    <w:pPr>
      <w:spacing w:after="0"/>
    </w:pPr>
    <w:rPr>
      <w:rFonts w:ascii="Arial" w:hAnsi="Arial"/>
      <w:color w:val="000000" w:themeColor="text1"/>
      <w:sz w:val="20"/>
    </w:rPr>
  </w:style>
  <w:style w:type="character" w:customStyle="1" w:styleId="Heading1Char">
    <w:name w:val="Heading 1 Char"/>
    <w:basedOn w:val="DefaultParagraphFont"/>
    <w:link w:val="Heading1"/>
    <w:uiPriority w:val="9"/>
    <w:rsid w:val="00231BCE"/>
    <w:rPr>
      <w:rFonts w:ascii="Arial" w:eastAsiaTheme="majorEastAsia" w:hAnsi="Arial" w:cs="Arial"/>
      <w:b/>
      <w:bCs/>
      <w:spacing w:val="4"/>
      <w:sz w:val="52"/>
      <w:szCs w:val="48"/>
      <w:lang w:val="en-GB" w:eastAsia="nl-NL"/>
    </w:rPr>
  </w:style>
  <w:style w:type="paragraph" w:styleId="Subtitle">
    <w:name w:val="Subtitle"/>
    <w:next w:val="Normal"/>
    <w:link w:val="SubtitleChar"/>
    <w:uiPriority w:val="11"/>
    <w:qFormat/>
    <w:rsid w:val="00EB4DC1"/>
    <w:pPr>
      <w:spacing w:after="60"/>
    </w:pPr>
    <w:rPr>
      <w:rFonts w:ascii="Georgia" w:eastAsiaTheme="majorEastAsia" w:hAnsi="Georgia" w:cs="Arial"/>
      <w:bCs/>
      <w:color w:val="00C340"/>
      <w:spacing w:val="4"/>
      <w:sz w:val="36"/>
      <w:szCs w:val="24"/>
      <w:lang w:val="en-GB" w:eastAsia="nl-NL"/>
    </w:rPr>
  </w:style>
  <w:style w:type="character" w:customStyle="1" w:styleId="SubtitleChar">
    <w:name w:val="Subtitle Char"/>
    <w:basedOn w:val="DefaultParagraphFont"/>
    <w:link w:val="Subtitle"/>
    <w:uiPriority w:val="11"/>
    <w:rsid w:val="00EB4DC1"/>
    <w:rPr>
      <w:rFonts w:ascii="Georgia" w:eastAsiaTheme="majorEastAsia" w:hAnsi="Georgia" w:cs="Arial"/>
      <w:bCs/>
      <w:color w:val="00C340"/>
      <w:spacing w:val="4"/>
      <w:sz w:val="36"/>
      <w:szCs w:val="24"/>
      <w:lang w:val="en-GB" w:eastAsia="nl-NL"/>
    </w:rPr>
  </w:style>
  <w:style w:type="character" w:customStyle="1" w:styleId="Heading2Char">
    <w:name w:val="Heading 2 Char"/>
    <w:basedOn w:val="DefaultParagraphFont"/>
    <w:link w:val="Heading2"/>
    <w:uiPriority w:val="9"/>
    <w:rsid w:val="00FB3E28"/>
    <w:rPr>
      <w:rFonts w:ascii="Arial" w:hAnsi="Arial"/>
      <w:color w:val="000082"/>
      <w:sz w:val="28"/>
      <w:szCs w:val="28"/>
    </w:rPr>
  </w:style>
  <w:style w:type="character" w:customStyle="1" w:styleId="Heading3Char">
    <w:name w:val="Heading 3 Char"/>
    <w:basedOn w:val="DefaultParagraphFont"/>
    <w:link w:val="Heading3"/>
    <w:uiPriority w:val="9"/>
    <w:rsid w:val="00E23A33"/>
    <w:rPr>
      <w:rFonts w:ascii="Arial" w:eastAsiaTheme="majorEastAsia" w:hAnsi="Arial" w:cs="Arial"/>
      <w:bCs/>
      <w:color w:val="000082"/>
      <w:spacing w:val="4"/>
      <w:sz w:val="24"/>
      <w:szCs w:val="24"/>
      <w:lang w:val="en-GB" w:eastAsia="nl-NL"/>
    </w:rPr>
  </w:style>
  <w:style w:type="character" w:customStyle="1" w:styleId="Heading4Char">
    <w:name w:val="Heading 4 Char"/>
    <w:basedOn w:val="DefaultParagraphFont"/>
    <w:link w:val="Heading4"/>
    <w:uiPriority w:val="9"/>
    <w:rsid w:val="00E00F68"/>
    <w:rPr>
      <w:rFonts w:ascii="Arial" w:eastAsia="Times New Roman" w:hAnsi="Arial" w:cs="Times New Roman"/>
      <w:color w:val="00C340"/>
      <w:spacing w:val="4"/>
      <w:sz w:val="24"/>
      <w:szCs w:val="24"/>
      <w:lang w:val="en-GB" w:eastAsia="nl-NL"/>
    </w:rPr>
  </w:style>
  <w:style w:type="paragraph" w:styleId="BodyText">
    <w:name w:val="Body Text"/>
    <w:link w:val="BodyTextChar"/>
    <w:qFormat/>
    <w:rsid w:val="00A454A6"/>
    <w:pPr>
      <w:spacing w:after="0" w:line="288" w:lineRule="auto"/>
    </w:pPr>
    <w:rPr>
      <w:rFonts w:eastAsia="Times New Roman" w:cs="Times New Roman"/>
      <w:color w:val="000000" w:themeColor="text1"/>
      <w:spacing w:val="4"/>
      <w:szCs w:val="24"/>
      <w:lang w:val="en-GB" w:eastAsia="nl-NL"/>
    </w:rPr>
  </w:style>
  <w:style w:type="character" w:customStyle="1" w:styleId="BodyTextChar">
    <w:name w:val="Body Text Char"/>
    <w:basedOn w:val="DefaultParagraphFont"/>
    <w:link w:val="BodyText"/>
    <w:rsid w:val="00A454A6"/>
    <w:rPr>
      <w:rFonts w:eastAsia="Times New Roman" w:cs="Times New Roman"/>
      <w:color w:val="000000" w:themeColor="text1"/>
      <w:spacing w:val="4"/>
      <w:szCs w:val="24"/>
      <w:lang w:val="en-GB" w:eastAsia="nl-NL"/>
    </w:rPr>
  </w:style>
  <w:style w:type="table" w:styleId="TableGrid">
    <w:name w:val="Table Grid"/>
    <w:basedOn w:val="TableNormal"/>
    <w:rsid w:val="00594D36"/>
    <w:pPr>
      <w:spacing w:after="0" w:line="240" w:lineRule="auto"/>
    </w:pPr>
    <w:rPr>
      <w:rFonts w:eastAsia="Times New Roman" w:cs="Times New Roman"/>
      <w:sz w:val="20"/>
      <w:szCs w:val="20"/>
      <w:lang w:val="en-US"/>
    </w:r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72" w:type="dxa"/>
        <w:left w:w="72" w:type="dxa"/>
        <w:bottom w:w="72" w:type="dxa"/>
        <w:right w:w="72" w:type="dxa"/>
      </w:tblCellMar>
    </w:tblPr>
    <w:tcPr>
      <w:shd w:val="clear" w:color="auto" w:fill="auto"/>
    </w:tcPr>
    <w:tblStylePr w:type="firstRow">
      <w:rPr>
        <w:rFonts w:asciiTheme="minorHAnsi" w:hAnsiTheme="minorHAnsi"/>
        <w:b/>
        <w:sz w:val="20"/>
      </w:rPr>
      <w:tblPr/>
      <w:tcPr>
        <w:shd w:val="clear" w:color="auto" w:fill="D9D9D9"/>
      </w:tcPr>
    </w:tblStylePr>
    <w:tblStylePr w:type="lastRow">
      <w:rPr>
        <w:rFonts w:asciiTheme="minorHAnsi" w:hAnsiTheme="minorHAnsi"/>
        <w:b/>
        <w:sz w:val="20"/>
      </w:rPr>
      <w:tblPr/>
      <w:tcPr>
        <w:tcBorders>
          <w:top w:val="single" w:sz="12"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il"/>
          <w:insideV w:val="single" w:sz="4" w:space="0" w:color="808080" w:themeColor="background1" w:themeShade="80"/>
          <w:tl2br w:val="nil"/>
          <w:tr2bl w:val="nil"/>
        </w:tcBorders>
        <w:shd w:val="clear" w:color="auto" w:fill="auto"/>
      </w:tcPr>
    </w:tblStylePr>
    <w:tblStylePr w:type="firstCol">
      <w:pPr>
        <w:wordWrap/>
        <w:spacing w:beforeLines="0" w:before="0" w:beforeAutospacing="0" w:afterLines="0" w:after="0" w:afterAutospacing="0" w:line="240" w:lineRule="auto"/>
      </w:pPr>
      <w:rPr>
        <w:rFonts w:asciiTheme="minorHAnsi" w:hAnsiTheme="minorHAnsi"/>
        <w:b w:val="0"/>
        <w:i w:val="0"/>
        <w:sz w:val="20"/>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12" w:space="0" w:color="808080" w:themeColor="background1" w:themeShade="80"/>
          <w:insideH w:val="nil"/>
          <w:insideV w:val="nil"/>
          <w:tl2br w:val="nil"/>
          <w:tr2bl w:val="nil"/>
        </w:tcBorders>
      </w:tcPr>
    </w:tblStylePr>
    <w:tblStylePr w:type="lastCol">
      <w:pPr>
        <w:wordWrap/>
        <w:spacing w:beforeLines="0" w:before="0" w:beforeAutospacing="0" w:afterLines="0" w:after="0" w:afterAutospacing="0" w:line="240" w:lineRule="auto"/>
      </w:pPr>
      <w:rPr>
        <w:rFonts w:asciiTheme="minorHAnsi" w:hAnsiTheme="minorHAnsi"/>
        <w:b w:val="0"/>
        <w:i w:val="0"/>
        <w:sz w:val="20"/>
      </w:rPr>
      <w:tblPr/>
      <w:tcPr>
        <w:tcBorders>
          <w:top w:val="single" w:sz="4" w:space="0" w:color="808080" w:themeColor="background1" w:themeShade="80"/>
          <w:left w:val="single" w:sz="12" w:space="0" w:color="808080" w:themeColor="background1" w:themeShade="80"/>
          <w:bottom w:val="single" w:sz="4" w:space="0" w:color="808080" w:themeColor="background1" w:themeShade="80"/>
          <w:right w:val="single" w:sz="4" w:space="0" w:color="808080" w:themeColor="background1" w:themeShade="80"/>
          <w:insideH w:val="nil"/>
          <w:insideV w:val="nil"/>
          <w:tl2br w:val="nil"/>
          <w:tr2bl w:val="nil"/>
        </w:tcBorders>
      </w:tcPr>
    </w:tblStylePr>
    <w:tblStylePr w:type="band1Vert">
      <w:rPr>
        <w:rFonts w:asciiTheme="minorHAnsi" w:hAnsiTheme="minorHAnsi"/>
        <w:sz w:val="20"/>
      </w:rPr>
    </w:tblStylePr>
    <w:tblStylePr w:type="band2Vert">
      <w:rPr>
        <w:rFonts w:asciiTheme="minorHAnsi" w:hAnsiTheme="minorHAnsi"/>
        <w:sz w:val="20"/>
      </w:rPr>
    </w:tblStylePr>
    <w:tblStylePr w:type="band1Horz">
      <w:rPr>
        <w:rFonts w:asciiTheme="minorHAnsi" w:hAnsiTheme="minorHAnsi"/>
        <w:sz w:val="20"/>
      </w:rPr>
      <w:tblPr/>
      <w:tcPr>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l2br w:val="nil"/>
          <w:tr2bl w:val="nil"/>
        </w:tcBorders>
        <w:shd w:val="clear" w:color="auto" w:fill="F9F9F9"/>
      </w:tcPr>
    </w:tblStylePr>
    <w:tblStylePr w:type="band2Horz">
      <w:rPr>
        <w:rFonts w:asciiTheme="minorHAnsi" w:hAnsiTheme="minorHAnsi"/>
        <w:sz w:val="20"/>
      </w:rPr>
    </w:tblStylePr>
    <w:tblStylePr w:type="neCell">
      <w:rPr>
        <w:rFonts w:asciiTheme="minorHAnsi" w:hAnsiTheme="minorHAnsi"/>
        <w:sz w:val="20"/>
      </w:rPr>
    </w:tblStylePr>
    <w:tblStylePr w:type="nwCell">
      <w:rPr>
        <w:rFonts w:asciiTheme="minorHAnsi" w:hAnsiTheme="minorHAnsi"/>
        <w:sz w:val="20"/>
      </w:rPr>
    </w:tblStylePr>
    <w:tblStylePr w:type="seCell">
      <w:rPr>
        <w:rFonts w:asciiTheme="minorHAnsi" w:hAnsiTheme="minorHAnsi"/>
        <w:sz w:val="20"/>
      </w:rPr>
    </w:tblStylePr>
    <w:tblStylePr w:type="swCell">
      <w:rPr>
        <w:rFonts w:asciiTheme="minorHAnsi" w:hAnsiTheme="minorHAnsi"/>
        <w:sz w:val="20"/>
      </w:rPr>
    </w:tblStylePr>
  </w:style>
  <w:style w:type="paragraph" w:styleId="ListParagraph">
    <w:name w:val="List Paragraph"/>
    <w:aliases w:val="Task Body,Viñetas (Inicio Parrafo),3 Txt tabla,Zerrenda-paragrafoa,Lista multicolor - Énfasis 11,Párrafo de lista,Liste Paragraf,Paragrafo elenco"/>
    <w:basedOn w:val="Normal"/>
    <w:link w:val="ListParagraphChar"/>
    <w:uiPriority w:val="34"/>
    <w:qFormat/>
    <w:rsid w:val="00EE3F2A"/>
    <w:pPr>
      <w:ind w:left="720"/>
      <w:contextualSpacing/>
    </w:pPr>
  </w:style>
  <w:style w:type="paragraph" w:customStyle="1" w:styleId="Subbullets">
    <w:name w:val="Subbullets"/>
    <w:basedOn w:val="Bullets"/>
    <w:qFormat/>
    <w:rsid w:val="004F624B"/>
    <w:pPr>
      <w:numPr>
        <w:ilvl w:val="1"/>
      </w:numPr>
      <w:spacing w:before="0" w:after="0"/>
      <w:ind w:left="1134" w:hanging="425"/>
    </w:pPr>
  </w:style>
  <w:style w:type="paragraph" w:customStyle="1" w:styleId="Bullets">
    <w:name w:val="Bullets"/>
    <w:basedOn w:val="ListParagraph"/>
    <w:qFormat/>
    <w:rsid w:val="003C005F"/>
    <w:pPr>
      <w:numPr>
        <w:numId w:val="9"/>
      </w:numPr>
      <w:tabs>
        <w:tab w:val="left" w:pos="2268"/>
      </w:tabs>
    </w:pPr>
    <w:rPr>
      <w:rFonts w:asciiTheme="minorHAnsi" w:hAnsiTheme="minorHAnsi"/>
      <w:color w:val="000000" w:themeColor="text1"/>
      <w:sz w:val="22"/>
      <w:szCs w:val="20"/>
    </w:rPr>
  </w:style>
  <w:style w:type="paragraph" w:customStyle="1" w:styleId="ActionStyle">
    <w:name w:val="ActionStyle"/>
    <w:basedOn w:val="Heading4"/>
    <w:rsid w:val="006B0B24"/>
    <w:pPr>
      <w:numPr>
        <w:numId w:val="11"/>
      </w:numPr>
    </w:pPr>
  </w:style>
  <w:style w:type="paragraph" w:customStyle="1" w:styleId="Numberingintables">
    <w:name w:val="Numbering in tables"/>
    <w:basedOn w:val="Normal"/>
    <w:rsid w:val="00F033F5"/>
    <w:pPr>
      <w:numPr>
        <w:numId w:val="7"/>
      </w:numPr>
      <w:tabs>
        <w:tab w:val="left" w:pos="2268"/>
      </w:tabs>
      <w:spacing w:before="60" w:after="60" w:line="240" w:lineRule="auto"/>
      <w:ind w:left="357" w:hanging="357"/>
      <w:contextualSpacing/>
    </w:pPr>
    <w:rPr>
      <w:color w:val="000000" w:themeColor="text1"/>
    </w:rPr>
  </w:style>
  <w:style w:type="paragraph" w:customStyle="1" w:styleId="Bulletsintables">
    <w:name w:val="Bullets in tables"/>
    <w:basedOn w:val="Normal"/>
    <w:qFormat/>
    <w:rsid w:val="008E31F0"/>
    <w:pPr>
      <w:numPr>
        <w:numId w:val="8"/>
      </w:numPr>
      <w:tabs>
        <w:tab w:val="left" w:pos="2268"/>
      </w:tabs>
      <w:spacing w:before="0" w:after="0"/>
      <w:contextualSpacing/>
    </w:pPr>
    <w:rPr>
      <w:rFonts w:asciiTheme="minorHAnsi" w:hAnsiTheme="minorHAnsi"/>
      <w:color w:val="000000" w:themeColor="text1"/>
      <w:sz w:val="22"/>
    </w:rPr>
  </w:style>
  <w:style w:type="paragraph" w:customStyle="1" w:styleId="Heading2withnumbering">
    <w:name w:val="Heading 2 with numbering"/>
    <w:basedOn w:val="Heading2"/>
    <w:qFormat/>
    <w:rsid w:val="00282B8D"/>
    <w:pPr>
      <w:numPr>
        <w:numId w:val="10"/>
      </w:numPr>
      <w:ind w:left="425" w:hanging="425"/>
    </w:pPr>
    <w:rPr>
      <w:lang w:val="en-GB"/>
    </w:rPr>
  </w:style>
  <w:style w:type="paragraph" w:customStyle="1" w:styleId="Tableheader">
    <w:name w:val="Table header"/>
    <w:basedOn w:val="Normal"/>
    <w:rsid w:val="00E314B5"/>
    <w:pPr>
      <w:tabs>
        <w:tab w:val="left" w:pos="2268"/>
      </w:tabs>
      <w:spacing w:before="60" w:after="60"/>
    </w:pPr>
    <w:rPr>
      <w:b/>
      <w:color w:val="000000" w:themeColor="text1"/>
    </w:rPr>
  </w:style>
  <w:style w:type="paragraph" w:customStyle="1" w:styleId="Tablecontent">
    <w:name w:val="Table content"/>
    <w:basedOn w:val="Normal"/>
    <w:rsid w:val="00F033F5"/>
    <w:pPr>
      <w:tabs>
        <w:tab w:val="left" w:pos="2268"/>
      </w:tabs>
      <w:spacing w:before="60" w:after="60" w:line="240" w:lineRule="auto"/>
      <w:contextualSpacing/>
    </w:pPr>
    <w:rPr>
      <w:color w:val="000000" w:themeColor="text1"/>
    </w:rPr>
  </w:style>
  <w:style w:type="character" w:customStyle="1" w:styleId="Heading5Char">
    <w:name w:val="Heading 5 Char"/>
    <w:basedOn w:val="DefaultParagraphFont"/>
    <w:link w:val="Heading5"/>
    <w:uiPriority w:val="9"/>
    <w:semiHidden/>
    <w:rsid w:val="006B0B24"/>
    <w:rPr>
      <w:rFonts w:asciiTheme="majorHAnsi" w:eastAsiaTheme="majorEastAsia" w:hAnsiTheme="majorHAnsi" w:cstheme="majorBidi"/>
      <w:color w:val="005228" w:themeColor="accent1" w:themeShade="7F"/>
      <w:spacing w:val="4"/>
      <w:sz w:val="20"/>
      <w:szCs w:val="24"/>
      <w:lang w:val="en-GB" w:eastAsia="nl-NL"/>
    </w:rPr>
  </w:style>
  <w:style w:type="paragraph" w:customStyle="1" w:styleId="Heading3withnumbering">
    <w:name w:val="Heading 3 with numbering"/>
    <w:basedOn w:val="Heading3"/>
    <w:qFormat/>
    <w:rsid w:val="0065750A"/>
    <w:pPr>
      <w:numPr>
        <w:ilvl w:val="1"/>
        <w:numId w:val="10"/>
      </w:numPr>
      <w:tabs>
        <w:tab w:val="left" w:pos="567"/>
      </w:tabs>
    </w:pPr>
  </w:style>
  <w:style w:type="paragraph" w:customStyle="1" w:styleId="Heading4withnumbering">
    <w:name w:val="Heading 4 with numbering"/>
    <w:basedOn w:val="Heading4"/>
    <w:qFormat/>
    <w:rsid w:val="008336BC"/>
    <w:pPr>
      <w:numPr>
        <w:ilvl w:val="2"/>
        <w:numId w:val="10"/>
      </w:numPr>
    </w:pPr>
  </w:style>
  <w:style w:type="character" w:styleId="Hyperlink">
    <w:name w:val="Hyperlink"/>
    <w:basedOn w:val="DefaultParagraphFont"/>
    <w:uiPriority w:val="99"/>
    <w:unhideWhenUsed/>
    <w:rsid w:val="00520C96"/>
    <w:rPr>
      <w:color w:val="00A651" w:themeColor="hyperlink"/>
      <w:u w:val="single"/>
    </w:rPr>
  </w:style>
  <w:style w:type="paragraph" w:customStyle="1" w:styleId="ITEAinstructions">
    <w:name w:val="ITEA_instructions"/>
    <w:basedOn w:val="BodyText"/>
    <w:link w:val="ITEAinstructionsChar"/>
    <w:qFormat/>
    <w:rsid w:val="002A5FC2"/>
    <w:pPr>
      <w:pBdr>
        <w:top w:val="single" w:sz="4" w:space="8" w:color="00A651"/>
        <w:left w:val="single" w:sz="4" w:space="8" w:color="00A651"/>
        <w:bottom w:val="single" w:sz="4" w:space="8" w:color="00A651"/>
        <w:right w:val="single" w:sz="4" w:space="8" w:color="00A651"/>
      </w:pBdr>
    </w:pPr>
    <w:rPr>
      <w:i/>
      <w:color w:val="009640"/>
      <w:lang w:val="fr-FR"/>
    </w:rPr>
  </w:style>
  <w:style w:type="paragraph" w:customStyle="1" w:styleId="ITEABodyText">
    <w:name w:val="ITEA_BodyText"/>
    <w:basedOn w:val="BodyText"/>
    <w:link w:val="ITEABodyTextCar"/>
    <w:qFormat/>
    <w:rsid w:val="00184B2C"/>
  </w:style>
  <w:style w:type="character" w:customStyle="1" w:styleId="ITEABodyTextCar">
    <w:name w:val="ITEA_BodyText Car"/>
    <w:basedOn w:val="BodyTextChar"/>
    <w:link w:val="ITEABodyText"/>
    <w:rsid w:val="00184B2C"/>
    <w:rPr>
      <w:rFonts w:ascii="Arial" w:eastAsia="Times New Roman" w:hAnsi="Arial" w:cs="Times New Roman"/>
      <w:color w:val="000000" w:themeColor="text1"/>
      <w:spacing w:val="4"/>
      <w:sz w:val="20"/>
      <w:szCs w:val="24"/>
      <w:lang w:val="en-GB" w:eastAsia="nl-NL"/>
    </w:rPr>
  </w:style>
  <w:style w:type="paragraph" w:styleId="TOCHeading">
    <w:name w:val="TOC Heading"/>
    <w:basedOn w:val="NoSpacing"/>
    <w:next w:val="Normal"/>
    <w:uiPriority w:val="39"/>
    <w:unhideWhenUsed/>
    <w:qFormat/>
    <w:rsid w:val="00CD2936"/>
    <w:pPr>
      <w:spacing w:before="240" w:after="120"/>
    </w:pPr>
    <w:rPr>
      <w:rFonts w:asciiTheme="majorHAnsi" w:hAnsiTheme="majorHAnsi" w:cstheme="majorBidi"/>
      <w:bCs/>
      <w:color w:val="00922F"/>
      <w:sz w:val="32"/>
      <w:szCs w:val="32"/>
      <w:lang w:val="en-US"/>
    </w:rPr>
  </w:style>
  <w:style w:type="paragraph" w:styleId="TOC2">
    <w:name w:val="toc 2"/>
    <w:basedOn w:val="Normal"/>
    <w:next w:val="Normal"/>
    <w:autoRedefine/>
    <w:uiPriority w:val="39"/>
    <w:unhideWhenUsed/>
    <w:rsid w:val="00FF3A50"/>
    <w:pPr>
      <w:spacing w:before="0" w:after="100" w:line="259" w:lineRule="auto"/>
      <w:ind w:left="220"/>
    </w:pPr>
    <w:rPr>
      <w:rFonts w:asciiTheme="minorHAnsi" w:eastAsiaTheme="minorEastAsia" w:hAnsiTheme="minorHAnsi"/>
      <w:spacing w:val="0"/>
      <w:sz w:val="22"/>
      <w:szCs w:val="22"/>
      <w:lang w:val="en-US" w:eastAsia="en-US"/>
    </w:rPr>
  </w:style>
  <w:style w:type="paragraph" w:styleId="TOC1">
    <w:name w:val="toc 1"/>
    <w:basedOn w:val="Normal"/>
    <w:next w:val="Normal"/>
    <w:autoRedefine/>
    <w:uiPriority w:val="39"/>
    <w:unhideWhenUsed/>
    <w:rsid w:val="00FF3A50"/>
    <w:pPr>
      <w:tabs>
        <w:tab w:val="right" w:leader="dot" w:pos="9060"/>
      </w:tabs>
      <w:spacing w:before="0" w:line="276" w:lineRule="auto"/>
    </w:pPr>
    <w:rPr>
      <w:rFonts w:asciiTheme="minorHAnsi" w:eastAsiaTheme="minorEastAsia" w:hAnsiTheme="minorHAnsi"/>
      <w:b/>
      <w:spacing w:val="0"/>
      <w:sz w:val="22"/>
      <w:szCs w:val="22"/>
      <w:lang w:val="en-US" w:eastAsia="en-US"/>
    </w:rPr>
  </w:style>
  <w:style w:type="paragraph" w:styleId="TOC3">
    <w:name w:val="toc 3"/>
    <w:basedOn w:val="Normal"/>
    <w:next w:val="Normal"/>
    <w:autoRedefine/>
    <w:uiPriority w:val="39"/>
    <w:unhideWhenUsed/>
    <w:rsid w:val="00FF3A50"/>
    <w:pPr>
      <w:spacing w:before="0" w:after="100" w:line="259" w:lineRule="auto"/>
      <w:ind w:left="440"/>
    </w:pPr>
    <w:rPr>
      <w:rFonts w:asciiTheme="minorHAnsi" w:eastAsiaTheme="minorEastAsia" w:hAnsiTheme="minorHAnsi"/>
      <w:spacing w:val="0"/>
      <w:sz w:val="22"/>
      <w:szCs w:val="22"/>
      <w:lang w:val="en-US" w:eastAsia="en-US"/>
    </w:rPr>
  </w:style>
  <w:style w:type="character" w:customStyle="1" w:styleId="ITEAinstructionsChar">
    <w:name w:val="ITEA_instructions Char"/>
    <w:basedOn w:val="DefaultParagraphFont"/>
    <w:link w:val="ITEAinstructions"/>
    <w:rsid w:val="002A5FC2"/>
    <w:rPr>
      <w:rFonts w:eastAsia="Times New Roman" w:cs="Times New Roman"/>
      <w:i/>
      <w:color w:val="009640"/>
      <w:spacing w:val="4"/>
      <w:szCs w:val="24"/>
      <w:lang w:val="fr-FR" w:eastAsia="nl-NL"/>
    </w:rPr>
  </w:style>
  <w:style w:type="paragraph" w:customStyle="1" w:styleId="ITEAautogenerated">
    <w:name w:val="ITEA_autogenerated"/>
    <w:basedOn w:val="BodyText"/>
    <w:link w:val="ITEAautogeneratedChar"/>
    <w:qFormat/>
    <w:rsid w:val="002A5FC2"/>
    <w:pPr>
      <w:pBdr>
        <w:top w:val="single" w:sz="4" w:space="8" w:color="F36F21" w:themeColor="text2"/>
        <w:left w:val="single" w:sz="4" w:space="8" w:color="F36F21" w:themeColor="text2"/>
        <w:bottom w:val="single" w:sz="4" w:space="8" w:color="F36F21" w:themeColor="text2"/>
        <w:right w:val="single" w:sz="4" w:space="8" w:color="F36F21" w:themeColor="text2"/>
      </w:pBdr>
    </w:pPr>
    <w:rPr>
      <w:color w:val="FD4453"/>
    </w:rPr>
  </w:style>
  <w:style w:type="character" w:customStyle="1" w:styleId="ITEAautogeneratedChar">
    <w:name w:val="ITEA_autogenerated Char"/>
    <w:basedOn w:val="BodyTextChar"/>
    <w:link w:val="ITEAautogenerated"/>
    <w:rsid w:val="002A5FC2"/>
    <w:rPr>
      <w:rFonts w:eastAsia="Times New Roman" w:cs="Times New Roman"/>
      <w:color w:val="FD4453"/>
      <w:spacing w:val="4"/>
      <w:szCs w:val="24"/>
      <w:lang w:val="en-GB" w:eastAsia="nl-NL"/>
    </w:rPr>
  </w:style>
  <w:style w:type="paragraph" w:customStyle="1" w:styleId="ITEAinstructionsbullets">
    <w:name w:val="ITEA_instructionsbullets"/>
    <w:basedOn w:val="ITEAinstructions"/>
    <w:link w:val="ITEAinstructionsbulletsChar"/>
    <w:qFormat/>
    <w:rsid w:val="003C005F"/>
    <w:pPr>
      <w:numPr>
        <w:numId w:val="12"/>
      </w:numPr>
    </w:pPr>
    <w:rPr>
      <w:lang w:val="it-IT"/>
    </w:rPr>
  </w:style>
  <w:style w:type="paragraph" w:customStyle="1" w:styleId="ITEAautogeneratedbullets">
    <w:name w:val="ITEA_autogeneratedbullets"/>
    <w:basedOn w:val="ITEAautogenerated"/>
    <w:link w:val="ITEAautogeneratedbulletsChar"/>
    <w:qFormat/>
    <w:rsid w:val="00617137"/>
    <w:pPr>
      <w:numPr>
        <w:numId w:val="13"/>
      </w:numPr>
    </w:pPr>
    <w:rPr>
      <w:lang w:eastAsia="en-US"/>
    </w:rPr>
  </w:style>
  <w:style w:type="character" w:customStyle="1" w:styleId="ITEAinstructionsbulletsChar">
    <w:name w:val="ITEA_instructionsbullets Char"/>
    <w:basedOn w:val="ITEAinstructionsChar"/>
    <w:link w:val="ITEAinstructionsbullets"/>
    <w:rsid w:val="003566C9"/>
    <w:rPr>
      <w:rFonts w:eastAsia="Times New Roman" w:cs="Times New Roman"/>
      <w:i/>
      <w:color w:val="009640"/>
      <w:spacing w:val="4"/>
      <w:szCs w:val="24"/>
      <w:lang w:val="it-IT" w:eastAsia="nl-NL"/>
    </w:rPr>
  </w:style>
  <w:style w:type="character" w:customStyle="1" w:styleId="ITEAautogeneratedbulletsChar">
    <w:name w:val="ITEA_autogeneratedbullets Char"/>
    <w:basedOn w:val="ITEAautogeneratedChar"/>
    <w:link w:val="ITEAautogeneratedbullets"/>
    <w:rsid w:val="0063795F"/>
    <w:rPr>
      <w:rFonts w:eastAsia="Times New Roman" w:cs="Times New Roman"/>
      <w:color w:val="FD4453"/>
      <w:spacing w:val="4"/>
      <w:szCs w:val="24"/>
      <w:lang w:val="en-GB" w:eastAsia="nl-NL"/>
    </w:rPr>
  </w:style>
  <w:style w:type="paragraph" w:styleId="TOC4">
    <w:name w:val="toc 4"/>
    <w:basedOn w:val="Normal"/>
    <w:next w:val="Normal"/>
    <w:autoRedefine/>
    <w:uiPriority w:val="39"/>
    <w:semiHidden/>
    <w:unhideWhenUsed/>
    <w:rsid w:val="00FF3A50"/>
    <w:pPr>
      <w:spacing w:after="100"/>
      <w:ind w:left="600"/>
    </w:pPr>
    <w:rPr>
      <w:rFonts w:asciiTheme="minorHAnsi" w:hAnsiTheme="minorHAnsi"/>
      <w:sz w:val="22"/>
    </w:rPr>
  </w:style>
  <w:style w:type="paragraph" w:styleId="TOC6">
    <w:name w:val="toc 6"/>
    <w:basedOn w:val="Normal"/>
    <w:next w:val="Normal"/>
    <w:autoRedefine/>
    <w:uiPriority w:val="39"/>
    <w:semiHidden/>
    <w:unhideWhenUsed/>
    <w:rsid w:val="00FF3A50"/>
    <w:pPr>
      <w:spacing w:after="100"/>
      <w:ind w:left="1000"/>
    </w:pPr>
    <w:rPr>
      <w:rFonts w:asciiTheme="minorHAnsi" w:hAnsiTheme="minorHAnsi"/>
      <w:sz w:val="22"/>
    </w:rPr>
  </w:style>
  <w:style w:type="table" w:styleId="GridTable1Light">
    <w:name w:val="Grid Table 1 Light"/>
    <w:basedOn w:val="TableNormal"/>
    <w:uiPriority w:val="46"/>
    <w:rsid w:val="004B545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337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8789E"/>
    <w:rPr>
      <w:color w:val="605E5C"/>
      <w:shd w:val="clear" w:color="auto" w:fill="E1DFDD"/>
    </w:rPr>
  </w:style>
  <w:style w:type="character" w:styleId="CommentReference">
    <w:name w:val="annotation reference"/>
    <w:basedOn w:val="DefaultParagraphFont"/>
    <w:uiPriority w:val="99"/>
    <w:semiHidden/>
    <w:unhideWhenUsed/>
    <w:rsid w:val="0037519D"/>
    <w:rPr>
      <w:sz w:val="16"/>
      <w:szCs w:val="16"/>
    </w:rPr>
  </w:style>
  <w:style w:type="paragraph" w:styleId="CommentText">
    <w:name w:val="annotation text"/>
    <w:basedOn w:val="Normal"/>
    <w:link w:val="CommentTextChar"/>
    <w:uiPriority w:val="99"/>
    <w:unhideWhenUsed/>
    <w:rsid w:val="0037519D"/>
    <w:pPr>
      <w:spacing w:line="240" w:lineRule="auto"/>
    </w:pPr>
    <w:rPr>
      <w:szCs w:val="20"/>
    </w:rPr>
  </w:style>
  <w:style w:type="character" w:customStyle="1" w:styleId="CommentTextChar">
    <w:name w:val="Comment Text Char"/>
    <w:basedOn w:val="DefaultParagraphFont"/>
    <w:link w:val="CommentText"/>
    <w:uiPriority w:val="99"/>
    <w:rsid w:val="0037519D"/>
    <w:rPr>
      <w:rFonts w:ascii="Arial" w:eastAsia="Times New Roman" w:hAnsi="Arial" w:cs="Times New Roman"/>
      <w:spacing w:val="4"/>
      <w:sz w:val="20"/>
      <w:szCs w:val="20"/>
      <w:lang w:val="en-GB" w:eastAsia="nl-NL"/>
    </w:rPr>
  </w:style>
  <w:style w:type="paragraph" w:styleId="CommentSubject">
    <w:name w:val="annotation subject"/>
    <w:basedOn w:val="CommentText"/>
    <w:next w:val="CommentText"/>
    <w:link w:val="CommentSubjectChar"/>
    <w:uiPriority w:val="99"/>
    <w:semiHidden/>
    <w:unhideWhenUsed/>
    <w:rsid w:val="0037519D"/>
    <w:rPr>
      <w:b/>
      <w:bCs/>
    </w:rPr>
  </w:style>
  <w:style w:type="character" w:customStyle="1" w:styleId="CommentSubjectChar">
    <w:name w:val="Comment Subject Char"/>
    <w:basedOn w:val="CommentTextChar"/>
    <w:link w:val="CommentSubject"/>
    <w:uiPriority w:val="99"/>
    <w:semiHidden/>
    <w:rsid w:val="0037519D"/>
    <w:rPr>
      <w:rFonts w:ascii="Arial" w:eastAsia="Times New Roman" w:hAnsi="Arial" w:cs="Times New Roman"/>
      <w:b/>
      <w:bCs/>
      <w:spacing w:val="4"/>
      <w:sz w:val="20"/>
      <w:szCs w:val="20"/>
      <w:lang w:val="en-GB" w:eastAsia="nl-NL"/>
    </w:rPr>
  </w:style>
  <w:style w:type="paragraph" w:styleId="FootnoteText">
    <w:name w:val="footnote text"/>
    <w:basedOn w:val="Normal"/>
    <w:link w:val="FootnoteTextChar"/>
    <w:uiPriority w:val="99"/>
    <w:unhideWhenUsed/>
    <w:rsid w:val="003C6EB6"/>
    <w:pPr>
      <w:spacing w:before="0" w:after="0" w:line="240" w:lineRule="auto"/>
    </w:pPr>
    <w:rPr>
      <w:szCs w:val="20"/>
    </w:rPr>
  </w:style>
  <w:style w:type="character" w:customStyle="1" w:styleId="FootnoteTextChar">
    <w:name w:val="Footnote Text Char"/>
    <w:basedOn w:val="DefaultParagraphFont"/>
    <w:link w:val="FootnoteText"/>
    <w:uiPriority w:val="99"/>
    <w:rsid w:val="003C6EB6"/>
    <w:rPr>
      <w:rFonts w:ascii="Arial" w:eastAsia="Times New Roman" w:hAnsi="Arial" w:cs="Times New Roman"/>
      <w:spacing w:val="4"/>
      <w:sz w:val="20"/>
      <w:szCs w:val="20"/>
      <w:lang w:val="en-GB" w:eastAsia="nl-NL"/>
    </w:rPr>
  </w:style>
  <w:style w:type="character" w:styleId="FootnoteReference">
    <w:name w:val="footnote reference"/>
    <w:basedOn w:val="DefaultParagraphFont"/>
    <w:uiPriority w:val="99"/>
    <w:semiHidden/>
    <w:unhideWhenUsed/>
    <w:rsid w:val="003C6EB6"/>
    <w:rPr>
      <w:vertAlign w:val="superscript"/>
    </w:rPr>
  </w:style>
  <w:style w:type="paragraph" w:styleId="Revision">
    <w:name w:val="Revision"/>
    <w:hidden/>
    <w:uiPriority w:val="99"/>
    <w:semiHidden/>
    <w:rsid w:val="0051740B"/>
    <w:pPr>
      <w:spacing w:after="0" w:line="240" w:lineRule="auto"/>
    </w:pPr>
    <w:rPr>
      <w:rFonts w:ascii="Arial" w:eastAsia="Times New Roman" w:hAnsi="Arial" w:cs="Times New Roman"/>
      <w:spacing w:val="4"/>
      <w:sz w:val="20"/>
      <w:szCs w:val="24"/>
      <w:lang w:val="en-GB" w:eastAsia="nl-NL"/>
    </w:rPr>
  </w:style>
  <w:style w:type="paragraph" w:styleId="TOC5">
    <w:name w:val="toc 5"/>
    <w:basedOn w:val="Normal"/>
    <w:next w:val="Normal"/>
    <w:autoRedefine/>
    <w:uiPriority w:val="39"/>
    <w:semiHidden/>
    <w:unhideWhenUsed/>
    <w:rsid w:val="00FF3A50"/>
    <w:pPr>
      <w:spacing w:after="100"/>
      <w:ind w:left="800"/>
    </w:pPr>
    <w:rPr>
      <w:rFonts w:asciiTheme="minorHAnsi" w:hAnsiTheme="minorHAnsi"/>
      <w:sz w:val="22"/>
    </w:rPr>
  </w:style>
  <w:style w:type="paragraph" w:styleId="TOC7">
    <w:name w:val="toc 7"/>
    <w:basedOn w:val="Normal"/>
    <w:next w:val="Normal"/>
    <w:autoRedefine/>
    <w:uiPriority w:val="39"/>
    <w:semiHidden/>
    <w:unhideWhenUsed/>
    <w:rsid w:val="00FF3A50"/>
    <w:pPr>
      <w:spacing w:after="100"/>
      <w:ind w:left="1200"/>
    </w:pPr>
    <w:rPr>
      <w:rFonts w:asciiTheme="minorHAnsi" w:hAnsiTheme="minorHAnsi"/>
      <w:sz w:val="22"/>
    </w:rPr>
  </w:style>
  <w:style w:type="paragraph" w:styleId="TOC8">
    <w:name w:val="toc 8"/>
    <w:basedOn w:val="Normal"/>
    <w:next w:val="Normal"/>
    <w:autoRedefine/>
    <w:uiPriority w:val="39"/>
    <w:semiHidden/>
    <w:unhideWhenUsed/>
    <w:rsid w:val="00FF3A50"/>
    <w:pPr>
      <w:spacing w:after="100"/>
      <w:ind w:left="1400"/>
    </w:pPr>
    <w:rPr>
      <w:rFonts w:asciiTheme="minorHAnsi" w:hAnsiTheme="minorHAnsi"/>
      <w:sz w:val="22"/>
    </w:rPr>
  </w:style>
  <w:style w:type="paragraph" w:styleId="TOC9">
    <w:name w:val="toc 9"/>
    <w:basedOn w:val="Normal"/>
    <w:next w:val="Normal"/>
    <w:autoRedefine/>
    <w:uiPriority w:val="39"/>
    <w:semiHidden/>
    <w:unhideWhenUsed/>
    <w:rsid w:val="00FF3A50"/>
    <w:pPr>
      <w:spacing w:after="100"/>
      <w:ind w:left="1600"/>
    </w:pPr>
    <w:rPr>
      <w:rFonts w:asciiTheme="minorHAnsi" w:hAnsiTheme="minorHAnsi"/>
      <w:sz w:val="22"/>
    </w:rPr>
  </w:style>
  <w:style w:type="paragraph" w:customStyle="1" w:styleId="lead">
    <w:name w:val="lead"/>
    <w:basedOn w:val="Normal"/>
    <w:rsid w:val="008D0548"/>
    <w:pPr>
      <w:spacing w:before="100" w:beforeAutospacing="1" w:after="100" w:afterAutospacing="1" w:line="240" w:lineRule="auto"/>
    </w:pPr>
    <w:rPr>
      <w:rFonts w:ascii="Times New Roman" w:hAnsi="Times New Roman"/>
      <w:spacing w:val="0"/>
      <w:sz w:val="24"/>
      <w:lang w:val="fi-FI" w:eastAsia="fi-FI"/>
    </w:rPr>
  </w:style>
  <w:style w:type="table" w:styleId="MediumShading1-Accent2">
    <w:name w:val="Medium Shading 1 Accent 2"/>
    <w:aliases w:val="ITEA_Table"/>
    <w:basedOn w:val="TableNormal"/>
    <w:uiPriority w:val="63"/>
    <w:rsid w:val="00B97D9C"/>
    <w:pPr>
      <w:spacing w:before="60" w:after="60" w:line="240" w:lineRule="auto"/>
      <w:ind w:left="57" w:right="57"/>
    </w:pPr>
    <w:rPr>
      <w:rFonts w:ascii="Arial" w:hAnsi="Arial"/>
      <w:sz w:val="20"/>
    </w:rPr>
    <w:tblPr>
      <w:tblStyleRowBandSize w:val="1"/>
      <w:jc w:val="center"/>
      <w:tblBorders>
        <w:top w:val="single" w:sz="4" w:space="0" w:color="808080" w:themeColor="background1" w:themeShade="80"/>
        <w:bottom w:val="single" w:sz="4" w:space="0" w:color="808080" w:themeColor="background1" w:themeShade="80"/>
      </w:tblBorders>
      <w:tblCellMar>
        <w:top w:w="85" w:type="dxa"/>
        <w:bottom w:w="85" w:type="dxa"/>
      </w:tblCellMar>
    </w:tblPr>
    <w:trPr>
      <w:jc w:val="center"/>
    </w:trPr>
    <w:tcPr>
      <w:shd w:val="clear" w:color="auto" w:fill="FFFFFF" w:themeFill="background1"/>
    </w:tcPr>
    <w:tblStylePr w:type="firstRow">
      <w:pPr>
        <w:wordWrap/>
        <w:spacing w:before="0" w:beforeAutospacing="0" w:after="0" w:afterAutospacing="0" w:line="240" w:lineRule="auto"/>
        <w:jc w:val="left"/>
      </w:pPr>
      <w:rPr>
        <w:rFonts w:ascii="Arial" w:hAnsi="Arial"/>
        <w:b w:val="0"/>
        <w:bCs/>
        <w:i w:val="0"/>
        <w:color w:val="auto"/>
        <w:sz w:val="22"/>
        <w:u w:val="none"/>
      </w:rPr>
    </w:tblStylePr>
    <w:tblStylePr w:type="lastRow">
      <w:pPr>
        <w:spacing w:before="0" w:after="0" w:line="240" w:lineRule="auto"/>
      </w:pPr>
      <w:rPr>
        <w:b w:val="0"/>
        <w:bCs/>
      </w:rPr>
      <w:tblPr>
        <w:tblCellMar>
          <w:top w:w="142" w:type="dxa"/>
          <w:left w:w="108" w:type="dxa"/>
          <w:bottom w:w="142" w:type="dxa"/>
          <w:right w:w="108" w:type="dxa"/>
        </w:tblCellMar>
      </w:tblPr>
      <w:tcPr>
        <w:tcBorders>
          <w:top w:val="single" w:sz="18" w:space="0" w:color="808080" w:themeColor="background1" w:themeShade="80"/>
          <w:left w:val="nil"/>
          <w:bottom w:val="single" w:sz="4" w:space="0" w:color="808080" w:themeColor="background1" w:themeShade="80"/>
          <w:right w:val="nil"/>
          <w:insideH w:val="nil"/>
          <w:insideV w:val="single" w:sz="4" w:space="0" w:color="808080" w:themeColor="background1" w:themeShade="80"/>
          <w:tl2br w:val="nil"/>
          <w:tr2bl w:val="nil"/>
        </w:tcBorders>
        <w:shd w:val="clear" w:color="auto" w:fill="A7D8B8"/>
      </w:tcPr>
    </w:tblStylePr>
    <w:tblStylePr w:type="firstCol">
      <w:pPr>
        <w:jc w:val="left"/>
      </w:pPr>
      <w:rPr>
        <w:rFonts w:ascii="Arial" w:hAnsi="Arial"/>
        <w:b w:val="0"/>
        <w:bCs/>
        <w:sz w:val="20"/>
      </w:rPr>
      <w:tblPr/>
      <w:tcPr>
        <w:tcBorders>
          <w:top w:val="single" w:sz="4" w:space="0" w:color="808080" w:themeColor="background1" w:themeShade="80"/>
          <w:left w:val="nil"/>
          <w:bottom w:val="single" w:sz="4" w:space="0" w:color="808080" w:themeColor="background1" w:themeShade="80"/>
          <w:right w:val="single" w:sz="18" w:space="0" w:color="808080" w:themeColor="background1" w:themeShade="80"/>
          <w:insideH w:val="nil"/>
          <w:insideV w:val="nil"/>
          <w:tl2br w:val="nil"/>
          <w:tr2bl w:val="nil"/>
        </w:tcBorders>
        <w:shd w:val="clear" w:color="auto" w:fill="E1E1E1"/>
      </w:tcPr>
    </w:tblStylePr>
    <w:tblStylePr w:type="lastCol">
      <w:rPr>
        <w:rFonts w:ascii="Arial" w:hAnsi="Arial"/>
        <w:b w:val="0"/>
        <w:bCs/>
        <w:sz w:val="20"/>
      </w:rPr>
      <w:tblPr/>
      <w:tcPr>
        <w:tcBorders>
          <w:top w:val="single" w:sz="4" w:space="0" w:color="808080" w:themeColor="background1" w:themeShade="80"/>
          <w:left w:val="single" w:sz="18" w:space="0" w:color="808080" w:themeColor="background1" w:themeShade="80"/>
          <w:bottom w:val="single" w:sz="4" w:space="0" w:color="808080" w:themeColor="background1" w:themeShade="80"/>
          <w:right w:val="nil"/>
          <w:insideH w:val="nil"/>
          <w:insideV w:val="nil"/>
          <w:tl2br w:val="nil"/>
          <w:tr2bl w:val="nil"/>
        </w:tcBorders>
        <w:shd w:val="clear" w:color="auto" w:fill="E1E1E1"/>
      </w:tcPr>
    </w:tblStylePr>
    <w:tblStylePr w:type="band1Horz">
      <w:tblPr/>
      <w:tcPr>
        <w:tcBorders>
          <w:top w:val="single" w:sz="4" w:space="0" w:color="A6A6A6" w:themeColor="background1" w:themeShade="A6"/>
          <w:left w:val="nil"/>
          <w:bottom w:val="single" w:sz="4" w:space="0" w:color="A6A6A6" w:themeColor="background1" w:themeShade="A6"/>
          <w:right w:val="nil"/>
          <w:insideH w:val="nil"/>
          <w:insideV w:val="single" w:sz="4" w:space="0" w:color="A6A6A6" w:themeColor="background1" w:themeShade="A6"/>
          <w:tl2br w:val="nil"/>
          <w:tr2bl w:val="nil"/>
        </w:tcBorders>
        <w:shd w:val="clear" w:color="auto" w:fill="F9F9F9"/>
      </w:tcPr>
    </w:tblStylePr>
    <w:tblStylePr w:type="band2Horz">
      <w:tblPr/>
      <w:tcPr>
        <w:tcBorders>
          <w:top w:val="single" w:sz="4" w:space="0" w:color="A6A6A6" w:themeColor="background1" w:themeShade="A6"/>
          <w:left w:val="nil"/>
          <w:bottom w:val="single" w:sz="4" w:space="0" w:color="A6A6A6" w:themeColor="background1" w:themeShade="A6"/>
          <w:right w:val="nil"/>
          <w:insideH w:val="nil"/>
          <w:insideV w:val="single" w:sz="4" w:space="0" w:color="BFBFBF" w:themeColor="background1" w:themeShade="BF"/>
          <w:tl2br w:val="nil"/>
          <w:tr2bl w:val="nil"/>
        </w:tcBorders>
        <w:shd w:val="clear" w:color="auto" w:fill="FFFFFF" w:themeFill="background1"/>
      </w:tcPr>
    </w:tblStylePr>
    <w:tblStylePr w:type="seCell">
      <w:tblPr/>
      <w:tcPr>
        <w:tcBorders>
          <w:top w:val="single" w:sz="18" w:space="0" w:color="808080" w:themeColor="background1" w:themeShade="80"/>
          <w:left w:val="single" w:sz="4" w:space="0" w:color="808080" w:themeColor="background1" w:themeShade="80"/>
          <w:bottom w:val="single" w:sz="4" w:space="0" w:color="808080" w:themeColor="background1" w:themeShade="80"/>
          <w:right w:val="nil"/>
          <w:insideH w:val="nil"/>
          <w:insideV w:val="nil"/>
          <w:tl2br w:val="nil"/>
          <w:tr2bl w:val="nil"/>
        </w:tcBorders>
        <w:shd w:val="clear" w:color="auto" w:fill="A7D8B8"/>
      </w:tcPr>
    </w:tblStylePr>
  </w:style>
  <w:style w:type="paragraph" w:styleId="EndnoteText">
    <w:name w:val="endnote text"/>
    <w:basedOn w:val="Normal"/>
    <w:link w:val="EndnoteTextChar"/>
    <w:uiPriority w:val="99"/>
    <w:semiHidden/>
    <w:unhideWhenUsed/>
    <w:rsid w:val="008843B8"/>
    <w:pPr>
      <w:spacing w:before="0" w:after="0" w:line="240" w:lineRule="auto"/>
    </w:pPr>
    <w:rPr>
      <w:szCs w:val="20"/>
    </w:rPr>
  </w:style>
  <w:style w:type="character" w:customStyle="1" w:styleId="EndnoteTextChar">
    <w:name w:val="Endnote Text Char"/>
    <w:basedOn w:val="DefaultParagraphFont"/>
    <w:link w:val="EndnoteText"/>
    <w:uiPriority w:val="99"/>
    <w:semiHidden/>
    <w:rsid w:val="008843B8"/>
    <w:rPr>
      <w:rFonts w:ascii="Arial" w:eastAsia="Times New Roman" w:hAnsi="Arial" w:cs="Times New Roman"/>
      <w:spacing w:val="4"/>
      <w:sz w:val="20"/>
      <w:szCs w:val="20"/>
      <w:lang w:val="en-GB" w:eastAsia="nl-NL"/>
    </w:rPr>
  </w:style>
  <w:style w:type="character" w:styleId="EndnoteReference">
    <w:name w:val="endnote reference"/>
    <w:basedOn w:val="DefaultParagraphFont"/>
    <w:uiPriority w:val="99"/>
    <w:semiHidden/>
    <w:unhideWhenUsed/>
    <w:rsid w:val="008843B8"/>
    <w:rPr>
      <w:vertAlign w:val="superscript"/>
    </w:rPr>
  </w:style>
  <w:style w:type="character" w:customStyle="1" w:styleId="ListParagraphChar">
    <w:name w:val="List Paragraph Char"/>
    <w:aliases w:val="Task Body Char,Viñetas (Inicio Parrafo) Char,3 Txt tabla Char,Zerrenda-paragrafoa Char,Lista multicolor - Énfasis 11 Char,Párrafo de lista Char,Liste Paragraf Char,Paragrafo elenco Char"/>
    <w:basedOn w:val="DefaultParagraphFont"/>
    <w:link w:val="ListParagraph"/>
    <w:uiPriority w:val="34"/>
    <w:qFormat/>
    <w:rsid w:val="00225CE5"/>
    <w:rPr>
      <w:rFonts w:ascii="Arial" w:eastAsia="Times New Roman" w:hAnsi="Arial" w:cs="Times New Roman"/>
      <w:spacing w:val="4"/>
      <w:sz w:val="20"/>
      <w:szCs w:val="24"/>
      <w:lang w:val="en-GB" w:eastAsia="nl-NL"/>
    </w:rPr>
  </w:style>
  <w:style w:type="paragraph" w:styleId="Caption">
    <w:name w:val="caption"/>
    <w:aliases w:val="Abb,TEAADS Table,Figure/Table Caption,Epígrafe Car + Centered,Epígrafe Car"/>
    <w:basedOn w:val="Normal"/>
    <w:next w:val="Normal"/>
    <w:link w:val="CaptionChar"/>
    <w:uiPriority w:val="35"/>
    <w:unhideWhenUsed/>
    <w:qFormat/>
    <w:rsid w:val="00C338C0"/>
    <w:pPr>
      <w:spacing w:before="0" w:after="200" w:line="240" w:lineRule="auto"/>
    </w:pPr>
    <w:rPr>
      <w:i/>
      <w:iCs/>
      <w:color w:val="F36F21" w:themeColor="text2"/>
      <w:sz w:val="18"/>
      <w:szCs w:val="18"/>
    </w:rPr>
  </w:style>
  <w:style w:type="paragraph" w:customStyle="1" w:styleId="References">
    <w:name w:val="References"/>
    <w:basedOn w:val="Normal"/>
    <w:rsid w:val="00571916"/>
    <w:pPr>
      <w:numPr>
        <w:numId w:val="17"/>
      </w:numPr>
      <w:autoSpaceDE w:val="0"/>
      <w:autoSpaceDN w:val="0"/>
      <w:spacing w:line="240" w:lineRule="auto"/>
      <w:jc w:val="both"/>
    </w:pPr>
    <w:rPr>
      <w:rFonts w:ascii="Times New Roman" w:eastAsia="SimSun" w:hAnsi="Times New Roman"/>
      <w:spacing w:val="0"/>
      <w:sz w:val="16"/>
      <w:szCs w:val="16"/>
      <w:lang w:val="en-US" w:eastAsia="en-US"/>
    </w:rPr>
  </w:style>
  <w:style w:type="table" w:customStyle="1" w:styleId="TableGrid1">
    <w:name w:val="Table Grid1"/>
    <w:basedOn w:val="TableNormal"/>
    <w:next w:val="TableGrid"/>
    <w:rsid w:val="001555EB"/>
    <w:pPr>
      <w:spacing w:after="0" w:line="240" w:lineRule="auto"/>
    </w:pPr>
    <w:rPr>
      <w:rFonts w:eastAsia="Times New Roman" w:cs="Times New Roman"/>
      <w:sz w:val="20"/>
      <w:szCs w:val="20"/>
      <w:lang w:val="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customStyle="1" w:styleId="TableBase">
    <w:name w:val="Table Base"/>
    <w:basedOn w:val="TableNormal"/>
    <w:uiPriority w:val="99"/>
    <w:locked/>
    <w:rsid w:val="000330A0"/>
    <w:pPr>
      <w:spacing w:after="0" w:line="240" w:lineRule="auto"/>
    </w:pPr>
    <w:rPr>
      <w:rFonts w:ascii="Arial" w:eastAsia="Times New Roman" w:hAnsi="Arial" w:cs="Times New Roman"/>
      <w:sz w:val="20"/>
      <w:szCs w:val="20"/>
      <w:lang w:eastAsia="nl-NL"/>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rFonts w:ascii="Arial" w:hAnsi="Arial"/>
        <w:b/>
        <w:sz w:val="20"/>
      </w:rPr>
      <w:tblPr/>
      <w:tcPr>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l2br w:val="nil"/>
          <w:tr2bl w:val="nil"/>
        </w:tcBorders>
        <w:shd w:val="clear" w:color="auto" w:fill="D9D9D9" w:themeFill="background1" w:themeFillShade="D9"/>
      </w:tcPr>
    </w:tblStylePr>
  </w:style>
  <w:style w:type="paragraph" w:customStyle="1" w:styleId="Default">
    <w:name w:val="Default"/>
    <w:rsid w:val="000330A0"/>
    <w:pPr>
      <w:autoSpaceDE w:val="0"/>
      <w:autoSpaceDN w:val="0"/>
      <w:adjustRightInd w:val="0"/>
      <w:spacing w:after="0" w:line="240" w:lineRule="auto"/>
    </w:pPr>
    <w:rPr>
      <w:rFonts w:ascii="Times New Roman" w:hAnsi="Times New Roman" w:cs="Times New Roman"/>
      <w:color w:val="000000"/>
      <w:sz w:val="24"/>
      <w:szCs w:val="24"/>
      <w:lang w:val="fi-FI"/>
    </w:rPr>
  </w:style>
  <w:style w:type="paragraph" w:customStyle="1" w:styleId="ITEAHeading0">
    <w:name w:val="ITEA_Heading_0"/>
    <w:basedOn w:val="Heading2"/>
    <w:next w:val="ITEABodyText"/>
    <w:link w:val="ITEAHeading0Car"/>
    <w:qFormat/>
    <w:rsid w:val="00541024"/>
    <w:pPr>
      <w:pageBreakBefore/>
      <w:spacing w:before="0" w:after="360"/>
    </w:pPr>
    <w:rPr>
      <w:b/>
      <w:color w:val="00A651" w:themeColor="accent1"/>
    </w:rPr>
  </w:style>
  <w:style w:type="character" w:customStyle="1" w:styleId="ITEAHeading0Car">
    <w:name w:val="ITEA_Heading_0 Car"/>
    <w:basedOn w:val="Heading2Char"/>
    <w:link w:val="ITEAHeading0"/>
    <w:rsid w:val="00541024"/>
    <w:rPr>
      <w:rFonts w:ascii="Arial" w:hAnsi="Arial"/>
      <w:b/>
      <w:color w:val="00A651" w:themeColor="accent1"/>
      <w:sz w:val="28"/>
      <w:szCs w:val="28"/>
    </w:rPr>
  </w:style>
  <w:style w:type="character" w:styleId="Emphasis">
    <w:name w:val="Emphasis"/>
    <w:uiPriority w:val="20"/>
    <w:qFormat/>
    <w:rsid w:val="00FC4EAE"/>
    <w:rPr>
      <w:i/>
      <w:iCs/>
    </w:rPr>
  </w:style>
  <w:style w:type="paragraph" w:styleId="NormalIndent">
    <w:name w:val="Normal Indent"/>
    <w:aliases w:val="Char,Char Char,Standardeinzug Char Char Char Char Char,Standardeinzug Char Char Char Char,Char Char Char,Char Char Char Char Char, Char Char Char Char Char Char,Normal Indent Char, Char, Char Char Char, Char Char Char Char Char"/>
    <w:basedOn w:val="Normal"/>
    <w:link w:val="NormalIndentChar1"/>
    <w:uiPriority w:val="99"/>
    <w:rsid w:val="00841FFF"/>
    <w:pPr>
      <w:spacing w:after="60" w:line="240" w:lineRule="auto"/>
      <w:jc w:val="both"/>
    </w:pPr>
    <w:rPr>
      <w:rFonts w:ascii="Calibri" w:hAnsi="Calibri"/>
      <w:noProof/>
      <w:spacing w:val="0"/>
      <w:sz w:val="22"/>
      <w:szCs w:val="20"/>
      <w:lang w:val="en-US" w:eastAsia="de-DE"/>
    </w:rPr>
  </w:style>
  <w:style w:type="table" w:styleId="TableGrid5">
    <w:name w:val="Table Grid 5"/>
    <w:basedOn w:val="TableNormal"/>
    <w:rsid w:val="00841FFF"/>
    <w:pPr>
      <w:spacing w:after="0" w:line="240" w:lineRule="auto"/>
    </w:pPr>
    <w:rPr>
      <w:rFonts w:ascii="Times New Roman" w:eastAsia="Times New Roman" w:hAnsi="Times New Roman" w:cs="Times New Roman"/>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NormalIndentChar1">
    <w:name w:val="Normal Indent Char1"/>
    <w:aliases w:val="Char Char1,Char Char Char1,Standardeinzug Char Char Char Char Char Char,Standardeinzug Char Char Char Char Char1,Char Char Char Char,Char Char Char Char Char Char, Char Char Char Char Char Char Char,Normal Indent Char Char, Char Char"/>
    <w:link w:val="NormalIndent"/>
    <w:uiPriority w:val="99"/>
    <w:rsid w:val="00841FFF"/>
    <w:rPr>
      <w:rFonts w:ascii="Calibri" w:eastAsia="Times New Roman" w:hAnsi="Calibri" w:cs="Times New Roman"/>
      <w:noProof/>
      <w:szCs w:val="20"/>
      <w:lang w:val="en-US" w:eastAsia="de-DE"/>
    </w:rPr>
  </w:style>
  <w:style w:type="character" w:customStyle="1" w:styleId="CaptionChar">
    <w:name w:val="Caption Char"/>
    <w:aliases w:val="Abb Char,TEAADS Table Char,Figure/Table Caption Char,Epígrafe Car + Centered Char,Epígrafe Car Char"/>
    <w:link w:val="Caption"/>
    <w:uiPriority w:val="35"/>
    <w:rsid w:val="00841FFF"/>
    <w:rPr>
      <w:rFonts w:ascii="Arial" w:eastAsia="Times New Roman" w:hAnsi="Arial" w:cs="Times New Roman"/>
      <w:i/>
      <w:iCs/>
      <w:color w:val="F36F21" w:themeColor="text2"/>
      <w:spacing w:val="4"/>
      <w:sz w:val="18"/>
      <w:szCs w:val="18"/>
      <w:lang w:val="en-GB" w:eastAsia="nl-NL"/>
    </w:rPr>
  </w:style>
  <w:style w:type="paragraph" w:styleId="NormalWeb">
    <w:name w:val="Normal (Web)"/>
    <w:basedOn w:val="Normal"/>
    <w:uiPriority w:val="99"/>
    <w:semiHidden/>
    <w:unhideWhenUsed/>
    <w:rsid w:val="00A77730"/>
    <w:pPr>
      <w:spacing w:before="100" w:beforeAutospacing="1" w:after="100" w:afterAutospacing="1" w:line="240" w:lineRule="auto"/>
    </w:pPr>
    <w:rPr>
      <w:rFonts w:ascii="Times New Roman" w:hAnsi="Times New Roman"/>
      <w:spacing w:val="0"/>
      <w:sz w:val="24"/>
      <w:lang w:val="fi-FI" w:eastAsia="fi-FI"/>
    </w:rPr>
  </w:style>
  <w:style w:type="paragraph" w:customStyle="1" w:styleId="paragraph">
    <w:name w:val="paragraph"/>
    <w:basedOn w:val="Normal"/>
    <w:rsid w:val="00023ADF"/>
    <w:pPr>
      <w:spacing w:before="100" w:beforeAutospacing="1" w:after="100" w:afterAutospacing="1" w:line="240" w:lineRule="auto"/>
    </w:pPr>
    <w:rPr>
      <w:rFonts w:ascii="Calibri" w:eastAsiaTheme="minorHAnsi" w:hAnsi="Calibri" w:cs="Calibri"/>
      <w:spacing w:val="0"/>
      <w:sz w:val="22"/>
      <w:szCs w:val="22"/>
      <w:lang w:val="fi-FI" w:eastAsia="fi-FI"/>
    </w:rPr>
  </w:style>
  <w:style w:type="character" w:customStyle="1" w:styleId="normaltextrun">
    <w:name w:val="normaltextrun"/>
    <w:basedOn w:val="DefaultParagraphFont"/>
    <w:rsid w:val="00023ADF"/>
  </w:style>
  <w:style w:type="character" w:customStyle="1" w:styleId="eop">
    <w:name w:val="eop"/>
    <w:basedOn w:val="DefaultParagraphFont"/>
    <w:rsid w:val="00023ADF"/>
  </w:style>
  <w:style w:type="paragraph" w:customStyle="1" w:styleId="pf0">
    <w:name w:val="pf0"/>
    <w:basedOn w:val="Normal"/>
    <w:rsid w:val="003E37A0"/>
    <w:pPr>
      <w:spacing w:before="100" w:beforeAutospacing="1" w:after="100" w:afterAutospacing="1" w:line="240" w:lineRule="auto"/>
    </w:pPr>
    <w:rPr>
      <w:rFonts w:ascii="Times New Roman" w:hAnsi="Times New Roman"/>
      <w:spacing w:val="0"/>
      <w:sz w:val="24"/>
      <w:lang w:val="en-US" w:eastAsia="en-US"/>
    </w:rPr>
  </w:style>
  <w:style w:type="character" w:customStyle="1" w:styleId="cf01">
    <w:name w:val="cf01"/>
    <w:basedOn w:val="DefaultParagraphFont"/>
    <w:rsid w:val="003E37A0"/>
    <w:rPr>
      <w:rFonts w:ascii="Segoe UI" w:hAnsi="Segoe UI" w:cs="Segoe UI" w:hint="default"/>
      <w:sz w:val="18"/>
      <w:szCs w:val="18"/>
    </w:rPr>
  </w:style>
  <w:style w:type="paragraph" w:customStyle="1" w:styleId="Els-body-text">
    <w:name w:val="Els-body-text"/>
    <w:rsid w:val="002B264F"/>
    <w:pPr>
      <w:spacing w:after="0" w:line="240" w:lineRule="exact"/>
      <w:ind w:firstLine="240"/>
      <w:jc w:val="both"/>
    </w:pPr>
    <w:rPr>
      <w:rFonts w:ascii="Times New Roman" w:eastAsia="Times New Roman" w:hAnsi="Times New Roman" w:cs="Times New Roman"/>
      <w:sz w:val="20"/>
      <w:szCs w:val="20"/>
      <w:lang w:val="en-US" w:eastAsia="fi-FI"/>
    </w:rPr>
  </w:style>
  <w:style w:type="paragraph" w:customStyle="1" w:styleId="ITEAHeading1">
    <w:name w:val="ITEA_Heading_1"/>
    <w:basedOn w:val="Normal"/>
    <w:next w:val="ITEABodyText"/>
    <w:qFormat/>
    <w:rsid w:val="007008F3"/>
    <w:pPr>
      <w:keepNext/>
      <w:keepLines/>
      <w:pageBreakBefore/>
      <w:spacing w:before="0" w:after="360" w:line="276" w:lineRule="auto"/>
      <w:ind w:left="454" w:hanging="454"/>
      <w:outlineLvl w:val="1"/>
    </w:pPr>
    <w:rPr>
      <w:rFonts w:eastAsiaTheme="minorHAnsi" w:cstheme="minorBidi"/>
      <w:b/>
      <w:color w:val="00A651" w:themeColor="accent1"/>
      <w:spacing w:val="0"/>
      <w:sz w:val="28"/>
      <w:szCs w:val="28"/>
      <w:lang w:eastAsia="en-US"/>
    </w:rPr>
  </w:style>
  <w:style w:type="paragraph" w:customStyle="1" w:styleId="ITEAHeading2">
    <w:name w:val="ITEA_Heading_2"/>
    <w:basedOn w:val="Normal"/>
    <w:next w:val="ITEABodyText"/>
    <w:qFormat/>
    <w:rsid w:val="007008F3"/>
    <w:pPr>
      <w:keepNext/>
      <w:keepLines/>
      <w:tabs>
        <w:tab w:val="left" w:pos="567"/>
      </w:tabs>
      <w:spacing w:before="240" w:after="240"/>
      <w:ind w:left="-25206" w:firstLine="32766"/>
      <w:outlineLvl w:val="2"/>
    </w:pPr>
    <w:rPr>
      <w:rFonts w:eastAsiaTheme="majorEastAsia" w:cs="Arial"/>
      <w:b/>
      <w:bCs/>
      <w:color w:val="7F7F7F" w:themeColor="text1" w:themeTint="80"/>
      <w:sz w:val="24"/>
    </w:rPr>
  </w:style>
  <w:style w:type="paragraph" w:customStyle="1" w:styleId="ITEAHeading3">
    <w:name w:val="ITEA_Heading_3"/>
    <w:basedOn w:val="Normal"/>
    <w:next w:val="ITEABodyText"/>
    <w:link w:val="ITEAHeading3Car"/>
    <w:qFormat/>
    <w:rsid w:val="007008F3"/>
    <w:pPr>
      <w:keepNext/>
      <w:keepLines/>
      <w:spacing w:before="200" w:after="160"/>
      <w:ind w:left="794" w:hanging="794"/>
      <w:outlineLvl w:val="3"/>
    </w:pPr>
    <w:rPr>
      <w:b/>
      <w:color w:val="000000" w:themeColor="text1"/>
    </w:rPr>
  </w:style>
  <w:style w:type="character" w:customStyle="1" w:styleId="ITEAHeading3Car">
    <w:name w:val="ITEA_Heading_3 Car"/>
    <w:basedOn w:val="DefaultParagraphFont"/>
    <w:link w:val="ITEAHeading3"/>
    <w:rsid w:val="007008F3"/>
    <w:rPr>
      <w:rFonts w:ascii="Arial" w:eastAsia="Times New Roman" w:hAnsi="Arial" w:cs="Times New Roman"/>
      <w:b/>
      <w:color w:val="000000" w:themeColor="text1"/>
      <w:spacing w:val="4"/>
      <w:sz w:val="20"/>
      <w:szCs w:val="24"/>
      <w:lang w:val="en-GB" w:eastAsia="nl-NL"/>
    </w:rPr>
  </w:style>
  <w:style w:type="table" w:customStyle="1" w:styleId="ITEATableTitle">
    <w:name w:val="ITEA_TableTitle"/>
    <w:basedOn w:val="TableNormal"/>
    <w:uiPriority w:val="99"/>
    <w:rsid w:val="007008F3"/>
    <w:pPr>
      <w:widowControl w:val="0"/>
      <w:spacing w:after="0" w:line="240" w:lineRule="auto"/>
      <w:jc w:val="center"/>
    </w:pPr>
    <w:rPr>
      <w:rFonts w:ascii="Arial" w:hAnsi="Arial"/>
      <w:smallCaps/>
      <w:color w:val="FFFFFF" w:themeColor="background1"/>
    </w:rPr>
    <w:tblPr>
      <w:tblStyleRowBandSize w:val="1"/>
      <w:jc w:val="center"/>
      <w:tblBorders>
        <w:top w:val="single" w:sz="4" w:space="0" w:color="808080" w:themeColor="background1" w:themeShade="80"/>
        <w:bottom w:val="single" w:sz="4" w:space="0" w:color="808080" w:themeColor="background1" w:themeShade="80"/>
      </w:tblBorders>
      <w:tblCellMar>
        <w:top w:w="170" w:type="dxa"/>
        <w:bottom w:w="170" w:type="dxa"/>
      </w:tblCellMar>
    </w:tblPr>
    <w:trPr>
      <w:jc w:val="center"/>
    </w:trPr>
    <w:tcPr>
      <w:shd w:val="clear" w:color="auto" w:fill="FFFFFF" w:themeFill="background1"/>
      <w:vAlign w:val="center"/>
    </w:tcPr>
    <w:tblStylePr w:type="firstRow">
      <w:pPr>
        <w:keepNext w:val="0"/>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mirrorIndents w:val="0"/>
        <w:jc w:val="center"/>
        <w:outlineLvl w:val="9"/>
      </w:pPr>
      <w:rPr>
        <w:rFonts w:ascii="Arial" w:hAnsi="Arial"/>
        <w:b/>
        <w:caps w:val="0"/>
        <w:smallCaps w:val="0"/>
        <w:strike w:val="0"/>
        <w:dstrike w:val="0"/>
        <w:vanish w:val="0"/>
        <w:color w:val="FFFFFF" w:themeColor="background1"/>
        <w:sz w:val="24"/>
        <w:u w:val="none"/>
        <w:vertAlign w:val="baseline"/>
      </w:rPr>
      <w:tblPr/>
      <w:tcPr>
        <w:shd w:val="clear" w:color="auto" w:fill="42BA7C"/>
      </w:tcPr>
    </w:tblStylePr>
    <w:tblStylePr w:type="lastRow">
      <w:rPr>
        <w:color w:val="FFFFFF" w:themeColor="background1"/>
      </w:rPr>
    </w:tblStylePr>
  </w:style>
  <w:style w:type="paragraph" w:customStyle="1" w:styleId="ITEAHeading4">
    <w:name w:val="ITEA_Heading_4"/>
    <w:basedOn w:val="ITEAHeading3"/>
    <w:next w:val="ITEABodyText"/>
    <w:rsid w:val="007008F3"/>
    <w:pPr>
      <w:tabs>
        <w:tab w:val="num" w:pos="360"/>
      </w:tabs>
      <w:spacing w:before="160" w:after="120"/>
      <w:ind w:left="2880" w:hanging="360"/>
    </w:pPr>
    <w:rPr>
      <w:color w:val="7F7F7F"/>
    </w:rPr>
  </w:style>
  <w:style w:type="character" w:customStyle="1" w:styleId="spellingerror">
    <w:name w:val="spellingerror"/>
    <w:basedOn w:val="DefaultParagraphFont"/>
    <w:rsid w:val="003E0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241">
      <w:bodyDiv w:val="1"/>
      <w:marLeft w:val="0"/>
      <w:marRight w:val="0"/>
      <w:marTop w:val="0"/>
      <w:marBottom w:val="0"/>
      <w:divBdr>
        <w:top w:val="none" w:sz="0" w:space="0" w:color="auto"/>
        <w:left w:val="none" w:sz="0" w:space="0" w:color="auto"/>
        <w:bottom w:val="none" w:sz="0" w:space="0" w:color="auto"/>
        <w:right w:val="none" w:sz="0" w:space="0" w:color="auto"/>
      </w:divBdr>
    </w:div>
    <w:div w:id="120269466">
      <w:bodyDiv w:val="1"/>
      <w:marLeft w:val="0"/>
      <w:marRight w:val="0"/>
      <w:marTop w:val="0"/>
      <w:marBottom w:val="0"/>
      <w:divBdr>
        <w:top w:val="none" w:sz="0" w:space="0" w:color="auto"/>
        <w:left w:val="none" w:sz="0" w:space="0" w:color="auto"/>
        <w:bottom w:val="none" w:sz="0" w:space="0" w:color="auto"/>
        <w:right w:val="none" w:sz="0" w:space="0" w:color="auto"/>
      </w:divBdr>
    </w:div>
    <w:div w:id="238100343">
      <w:bodyDiv w:val="1"/>
      <w:marLeft w:val="0"/>
      <w:marRight w:val="0"/>
      <w:marTop w:val="0"/>
      <w:marBottom w:val="0"/>
      <w:divBdr>
        <w:top w:val="none" w:sz="0" w:space="0" w:color="auto"/>
        <w:left w:val="none" w:sz="0" w:space="0" w:color="auto"/>
        <w:bottom w:val="none" w:sz="0" w:space="0" w:color="auto"/>
        <w:right w:val="none" w:sz="0" w:space="0" w:color="auto"/>
      </w:divBdr>
    </w:div>
    <w:div w:id="256717640">
      <w:bodyDiv w:val="1"/>
      <w:marLeft w:val="0"/>
      <w:marRight w:val="0"/>
      <w:marTop w:val="0"/>
      <w:marBottom w:val="0"/>
      <w:divBdr>
        <w:top w:val="none" w:sz="0" w:space="0" w:color="auto"/>
        <w:left w:val="none" w:sz="0" w:space="0" w:color="auto"/>
        <w:bottom w:val="none" w:sz="0" w:space="0" w:color="auto"/>
        <w:right w:val="none" w:sz="0" w:space="0" w:color="auto"/>
      </w:divBdr>
    </w:div>
    <w:div w:id="268317053">
      <w:bodyDiv w:val="1"/>
      <w:marLeft w:val="0"/>
      <w:marRight w:val="0"/>
      <w:marTop w:val="0"/>
      <w:marBottom w:val="0"/>
      <w:divBdr>
        <w:top w:val="none" w:sz="0" w:space="0" w:color="auto"/>
        <w:left w:val="none" w:sz="0" w:space="0" w:color="auto"/>
        <w:bottom w:val="none" w:sz="0" w:space="0" w:color="auto"/>
        <w:right w:val="none" w:sz="0" w:space="0" w:color="auto"/>
      </w:divBdr>
    </w:div>
    <w:div w:id="302196151">
      <w:bodyDiv w:val="1"/>
      <w:marLeft w:val="0"/>
      <w:marRight w:val="0"/>
      <w:marTop w:val="0"/>
      <w:marBottom w:val="0"/>
      <w:divBdr>
        <w:top w:val="none" w:sz="0" w:space="0" w:color="auto"/>
        <w:left w:val="none" w:sz="0" w:space="0" w:color="auto"/>
        <w:bottom w:val="none" w:sz="0" w:space="0" w:color="auto"/>
        <w:right w:val="none" w:sz="0" w:space="0" w:color="auto"/>
      </w:divBdr>
    </w:div>
    <w:div w:id="331681515">
      <w:bodyDiv w:val="1"/>
      <w:marLeft w:val="0"/>
      <w:marRight w:val="0"/>
      <w:marTop w:val="0"/>
      <w:marBottom w:val="0"/>
      <w:divBdr>
        <w:top w:val="none" w:sz="0" w:space="0" w:color="auto"/>
        <w:left w:val="none" w:sz="0" w:space="0" w:color="auto"/>
        <w:bottom w:val="none" w:sz="0" w:space="0" w:color="auto"/>
        <w:right w:val="none" w:sz="0" w:space="0" w:color="auto"/>
      </w:divBdr>
    </w:div>
    <w:div w:id="348484954">
      <w:bodyDiv w:val="1"/>
      <w:marLeft w:val="0"/>
      <w:marRight w:val="0"/>
      <w:marTop w:val="0"/>
      <w:marBottom w:val="0"/>
      <w:divBdr>
        <w:top w:val="none" w:sz="0" w:space="0" w:color="auto"/>
        <w:left w:val="none" w:sz="0" w:space="0" w:color="auto"/>
        <w:bottom w:val="none" w:sz="0" w:space="0" w:color="auto"/>
        <w:right w:val="none" w:sz="0" w:space="0" w:color="auto"/>
      </w:divBdr>
    </w:div>
    <w:div w:id="379326712">
      <w:bodyDiv w:val="1"/>
      <w:marLeft w:val="0"/>
      <w:marRight w:val="0"/>
      <w:marTop w:val="0"/>
      <w:marBottom w:val="0"/>
      <w:divBdr>
        <w:top w:val="none" w:sz="0" w:space="0" w:color="auto"/>
        <w:left w:val="none" w:sz="0" w:space="0" w:color="auto"/>
        <w:bottom w:val="none" w:sz="0" w:space="0" w:color="auto"/>
        <w:right w:val="none" w:sz="0" w:space="0" w:color="auto"/>
      </w:divBdr>
    </w:div>
    <w:div w:id="438721062">
      <w:bodyDiv w:val="1"/>
      <w:marLeft w:val="0"/>
      <w:marRight w:val="0"/>
      <w:marTop w:val="0"/>
      <w:marBottom w:val="0"/>
      <w:divBdr>
        <w:top w:val="none" w:sz="0" w:space="0" w:color="auto"/>
        <w:left w:val="none" w:sz="0" w:space="0" w:color="auto"/>
        <w:bottom w:val="none" w:sz="0" w:space="0" w:color="auto"/>
        <w:right w:val="none" w:sz="0" w:space="0" w:color="auto"/>
      </w:divBdr>
    </w:div>
    <w:div w:id="529221901">
      <w:bodyDiv w:val="1"/>
      <w:marLeft w:val="0"/>
      <w:marRight w:val="0"/>
      <w:marTop w:val="0"/>
      <w:marBottom w:val="0"/>
      <w:divBdr>
        <w:top w:val="none" w:sz="0" w:space="0" w:color="auto"/>
        <w:left w:val="none" w:sz="0" w:space="0" w:color="auto"/>
        <w:bottom w:val="none" w:sz="0" w:space="0" w:color="auto"/>
        <w:right w:val="none" w:sz="0" w:space="0" w:color="auto"/>
      </w:divBdr>
    </w:div>
    <w:div w:id="562375769">
      <w:bodyDiv w:val="1"/>
      <w:marLeft w:val="0"/>
      <w:marRight w:val="0"/>
      <w:marTop w:val="0"/>
      <w:marBottom w:val="0"/>
      <w:divBdr>
        <w:top w:val="none" w:sz="0" w:space="0" w:color="auto"/>
        <w:left w:val="none" w:sz="0" w:space="0" w:color="auto"/>
        <w:bottom w:val="none" w:sz="0" w:space="0" w:color="auto"/>
        <w:right w:val="none" w:sz="0" w:space="0" w:color="auto"/>
      </w:divBdr>
    </w:div>
    <w:div w:id="570888431">
      <w:bodyDiv w:val="1"/>
      <w:marLeft w:val="0"/>
      <w:marRight w:val="0"/>
      <w:marTop w:val="0"/>
      <w:marBottom w:val="0"/>
      <w:divBdr>
        <w:top w:val="none" w:sz="0" w:space="0" w:color="auto"/>
        <w:left w:val="none" w:sz="0" w:space="0" w:color="auto"/>
        <w:bottom w:val="none" w:sz="0" w:space="0" w:color="auto"/>
        <w:right w:val="none" w:sz="0" w:space="0" w:color="auto"/>
      </w:divBdr>
    </w:div>
    <w:div w:id="588200062">
      <w:bodyDiv w:val="1"/>
      <w:marLeft w:val="0"/>
      <w:marRight w:val="0"/>
      <w:marTop w:val="0"/>
      <w:marBottom w:val="0"/>
      <w:divBdr>
        <w:top w:val="none" w:sz="0" w:space="0" w:color="auto"/>
        <w:left w:val="none" w:sz="0" w:space="0" w:color="auto"/>
        <w:bottom w:val="none" w:sz="0" w:space="0" w:color="auto"/>
        <w:right w:val="none" w:sz="0" w:space="0" w:color="auto"/>
      </w:divBdr>
    </w:div>
    <w:div w:id="627661832">
      <w:bodyDiv w:val="1"/>
      <w:marLeft w:val="0"/>
      <w:marRight w:val="0"/>
      <w:marTop w:val="0"/>
      <w:marBottom w:val="0"/>
      <w:divBdr>
        <w:top w:val="none" w:sz="0" w:space="0" w:color="auto"/>
        <w:left w:val="none" w:sz="0" w:space="0" w:color="auto"/>
        <w:bottom w:val="none" w:sz="0" w:space="0" w:color="auto"/>
        <w:right w:val="none" w:sz="0" w:space="0" w:color="auto"/>
      </w:divBdr>
    </w:div>
    <w:div w:id="662008625">
      <w:bodyDiv w:val="1"/>
      <w:marLeft w:val="0"/>
      <w:marRight w:val="0"/>
      <w:marTop w:val="0"/>
      <w:marBottom w:val="0"/>
      <w:divBdr>
        <w:top w:val="none" w:sz="0" w:space="0" w:color="auto"/>
        <w:left w:val="none" w:sz="0" w:space="0" w:color="auto"/>
        <w:bottom w:val="none" w:sz="0" w:space="0" w:color="auto"/>
        <w:right w:val="none" w:sz="0" w:space="0" w:color="auto"/>
      </w:divBdr>
    </w:div>
    <w:div w:id="669218566">
      <w:bodyDiv w:val="1"/>
      <w:marLeft w:val="0"/>
      <w:marRight w:val="0"/>
      <w:marTop w:val="0"/>
      <w:marBottom w:val="0"/>
      <w:divBdr>
        <w:top w:val="none" w:sz="0" w:space="0" w:color="auto"/>
        <w:left w:val="none" w:sz="0" w:space="0" w:color="auto"/>
        <w:bottom w:val="none" w:sz="0" w:space="0" w:color="auto"/>
        <w:right w:val="none" w:sz="0" w:space="0" w:color="auto"/>
      </w:divBdr>
    </w:div>
    <w:div w:id="685139386">
      <w:bodyDiv w:val="1"/>
      <w:marLeft w:val="0"/>
      <w:marRight w:val="0"/>
      <w:marTop w:val="0"/>
      <w:marBottom w:val="0"/>
      <w:divBdr>
        <w:top w:val="none" w:sz="0" w:space="0" w:color="auto"/>
        <w:left w:val="none" w:sz="0" w:space="0" w:color="auto"/>
        <w:bottom w:val="none" w:sz="0" w:space="0" w:color="auto"/>
        <w:right w:val="none" w:sz="0" w:space="0" w:color="auto"/>
      </w:divBdr>
    </w:div>
    <w:div w:id="858936632">
      <w:bodyDiv w:val="1"/>
      <w:marLeft w:val="0"/>
      <w:marRight w:val="0"/>
      <w:marTop w:val="0"/>
      <w:marBottom w:val="0"/>
      <w:divBdr>
        <w:top w:val="none" w:sz="0" w:space="0" w:color="auto"/>
        <w:left w:val="none" w:sz="0" w:space="0" w:color="auto"/>
        <w:bottom w:val="none" w:sz="0" w:space="0" w:color="auto"/>
        <w:right w:val="none" w:sz="0" w:space="0" w:color="auto"/>
      </w:divBdr>
    </w:div>
    <w:div w:id="922179926">
      <w:bodyDiv w:val="1"/>
      <w:marLeft w:val="0"/>
      <w:marRight w:val="0"/>
      <w:marTop w:val="0"/>
      <w:marBottom w:val="0"/>
      <w:divBdr>
        <w:top w:val="none" w:sz="0" w:space="0" w:color="auto"/>
        <w:left w:val="none" w:sz="0" w:space="0" w:color="auto"/>
        <w:bottom w:val="none" w:sz="0" w:space="0" w:color="auto"/>
        <w:right w:val="none" w:sz="0" w:space="0" w:color="auto"/>
      </w:divBdr>
    </w:div>
    <w:div w:id="1065446173">
      <w:bodyDiv w:val="1"/>
      <w:marLeft w:val="0"/>
      <w:marRight w:val="0"/>
      <w:marTop w:val="0"/>
      <w:marBottom w:val="0"/>
      <w:divBdr>
        <w:top w:val="none" w:sz="0" w:space="0" w:color="auto"/>
        <w:left w:val="none" w:sz="0" w:space="0" w:color="auto"/>
        <w:bottom w:val="none" w:sz="0" w:space="0" w:color="auto"/>
        <w:right w:val="none" w:sz="0" w:space="0" w:color="auto"/>
      </w:divBdr>
    </w:div>
    <w:div w:id="1072124408">
      <w:bodyDiv w:val="1"/>
      <w:marLeft w:val="0"/>
      <w:marRight w:val="0"/>
      <w:marTop w:val="0"/>
      <w:marBottom w:val="0"/>
      <w:divBdr>
        <w:top w:val="none" w:sz="0" w:space="0" w:color="auto"/>
        <w:left w:val="none" w:sz="0" w:space="0" w:color="auto"/>
        <w:bottom w:val="none" w:sz="0" w:space="0" w:color="auto"/>
        <w:right w:val="none" w:sz="0" w:space="0" w:color="auto"/>
      </w:divBdr>
    </w:div>
    <w:div w:id="1148671293">
      <w:bodyDiv w:val="1"/>
      <w:marLeft w:val="0"/>
      <w:marRight w:val="0"/>
      <w:marTop w:val="0"/>
      <w:marBottom w:val="0"/>
      <w:divBdr>
        <w:top w:val="none" w:sz="0" w:space="0" w:color="auto"/>
        <w:left w:val="none" w:sz="0" w:space="0" w:color="auto"/>
        <w:bottom w:val="none" w:sz="0" w:space="0" w:color="auto"/>
        <w:right w:val="none" w:sz="0" w:space="0" w:color="auto"/>
      </w:divBdr>
    </w:div>
    <w:div w:id="1154029950">
      <w:bodyDiv w:val="1"/>
      <w:marLeft w:val="0"/>
      <w:marRight w:val="0"/>
      <w:marTop w:val="0"/>
      <w:marBottom w:val="0"/>
      <w:divBdr>
        <w:top w:val="none" w:sz="0" w:space="0" w:color="auto"/>
        <w:left w:val="none" w:sz="0" w:space="0" w:color="auto"/>
        <w:bottom w:val="none" w:sz="0" w:space="0" w:color="auto"/>
        <w:right w:val="none" w:sz="0" w:space="0" w:color="auto"/>
      </w:divBdr>
    </w:div>
    <w:div w:id="1170099083">
      <w:bodyDiv w:val="1"/>
      <w:marLeft w:val="0"/>
      <w:marRight w:val="0"/>
      <w:marTop w:val="0"/>
      <w:marBottom w:val="0"/>
      <w:divBdr>
        <w:top w:val="none" w:sz="0" w:space="0" w:color="auto"/>
        <w:left w:val="none" w:sz="0" w:space="0" w:color="auto"/>
        <w:bottom w:val="none" w:sz="0" w:space="0" w:color="auto"/>
        <w:right w:val="none" w:sz="0" w:space="0" w:color="auto"/>
      </w:divBdr>
    </w:div>
    <w:div w:id="1176656176">
      <w:bodyDiv w:val="1"/>
      <w:marLeft w:val="0"/>
      <w:marRight w:val="0"/>
      <w:marTop w:val="0"/>
      <w:marBottom w:val="0"/>
      <w:divBdr>
        <w:top w:val="none" w:sz="0" w:space="0" w:color="auto"/>
        <w:left w:val="none" w:sz="0" w:space="0" w:color="auto"/>
        <w:bottom w:val="none" w:sz="0" w:space="0" w:color="auto"/>
        <w:right w:val="none" w:sz="0" w:space="0" w:color="auto"/>
      </w:divBdr>
    </w:div>
    <w:div w:id="1224440156">
      <w:bodyDiv w:val="1"/>
      <w:marLeft w:val="0"/>
      <w:marRight w:val="0"/>
      <w:marTop w:val="0"/>
      <w:marBottom w:val="0"/>
      <w:divBdr>
        <w:top w:val="none" w:sz="0" w:space="0" w:color="auto"/>
        <w:left w:val="none" w:sz="0" w:space="0" w:color="auto"/>
        <w:bottom w:val="none" w:sz="0" w:space="0" w:color="auto"/>
        <w:right w:val="none" w:sz="0" w:space="0" w:color="auto"/>
      </w:divBdr>
    </w:div>
    <w:div w:id="1285769890">
      <w:bodyDiv w:val="1"/>
      <w:marLeft w:val="0"/>
      <w:marRight w:val="0"/>
      <w:marTop w:val="0"/>
      <w:marBottom w:val="0"/>
      <w:divBdr>
        <w:top w:val="none" w:sz="0" w:space="0" w:color="auto"/>
        <w:left w:val="none" w:sz="0" w:space="0" w:color="auto"/>
        <w:bottom w:val="none" w:sz="0" w:space="0" w:color="auto"/>
        <w:right w:val="none" w:sz="0" w:space="0" w:color="auto"/>
      </w:divBdr>
      <w:divsChild>
        <w:div w:id="201944525">
          <w:marLeft w:val="1080"/>
          <w:marRight w:val="0"/>
          <w:marTop w:val="100"/>
          <w:marBottom w:val="0"/>
          <w:divBdr>
            <w:top w:val="none" w:sz="0" w:space="0" w:color="auto"/>
            <w:left w:val="none" w:sz="0" w:space="0" w:color="auto"/>
            <w:bottom w:val="none" w:sz="0" w:space="0" w:color="auto"/>
            <w:right w:val="none" w:sz="0" w:space="0" w:color="auto"/>
          </w:divBdr>
        </w:div>
        <w:div w:id="450171575">
          <w:marLeft w:val="1080"/>
          <w:marRight w:val="0"/>
          <w:marTop w:val="100"/>
          <w:marBottom w:val="0"/>
          <w:divBdr>
            <w:top w:val="none" w:sz="0" w:space="0" w:color="auto"/>
            <w:left w:val="none" w:sz="0" w:space="0" w:color="auto"/>
            <w:bottom w:val="none" w:sz="0" w:space="0" w:color="auto"/>
            <w:right w:val="none" w:sz="0" w:space="0" w:color="auto"/>
          </w:divBdr>
        </w:div>
        <w:div w:id="1235165442">
          <w:marLeft w:val="1080"/>
          <w:marRight w:val="0"/>
          <w:marTop w:val="100"/>
          <w:marBottom w:val="0"/>
          <w:divBdr>
            <w:top w:val="none" w:sz="0" w:space="0" w:color="auto"/>
            <w:left w:val="none" w:sz="0" w:space="0" w:color="auto"/>
            <w:bottom w:val="none" w:sz="0" w:space="0" w:color="auto"/>
            <w:right w:val="none" w:sz="0" w:space="0" w:color="auto"/>
          </w:divBdr>
        </w:div>
        <w:div w:id="1242258398">
          <w:marLeft w:val="1080"/>
          <w:marRight w:val="0"/>
          <w:marTop w:val="100"/>
          <w:marBottom w:val="0"/>
          <w:divBdr>
            <w:top w:val="none" w:sz="0" w:space="0" w:color="auto"/>
            <w:left w:val="none" w:sz="0" w:space="0" w:color="auto"/>
            <w:bottom w:val="none" w:sz="0" w:space="0" w:color="auto"/>
            <w:right w:val="none" w:sz="0" w:space="0" w:color="auto"/>
          </w:divBdr>
        </w:div>
        <w:div w:id="1445689411">
          <w:marLeft w:val="1080"/>
          <w:marRight w:val="0"/>
          <w:marTop w:val="100"/>
          <w:marBottom w:val="0"/>
          <w:divBdr>
            <w:top w:val="none" w:sz="0" w:space="0" w:color="auto"/>
            <w:left w:val="none" w:sz="0" w:space="0" w:color="auto"/>
            <w:bottom w:val="none" w:sz="0" w:space="0" w:color="auto"/>
            <w:right w:val="none" w:sz="0" w:space="0" w:color="auto"/>
          </w:divBdr>
        </w:div>
        <w:div w:id="1658412987">
          <w:marLeft w:val="1080"/>
          <w:marRight w:val="0"/>
          <w:marTop w:val="100"/>
          <w:marBottom w:val="0"/>
          <w:divBdr>
            <w:top w:val="none" w:sz="0" w:space="0" w:color="auto"/>
            <w:left w:val="none" w:sz="0" w:space="0" w:color="auto"/>
            <w:bottom w:val="none" w:sz="0" w:space="0" w:color="auto"/>
            <w:right w:val="none" w:sz="0" w:space="0" w:color="auto"/>
          </w:divBdr>
        </w:div>
        <w:div w:id="2002200127">
          <w:marLeft w:val="1080"/>
          <w:marRight w:val="0"/>
          <w:marTop w:val="100"/>
          <w:marBottom w:val="0"/>
          <w:divBdr>
            <w:top w:val="none" w:sz="0" w:space="0" w:color="auto"/>
            <w:left w:val="none" w:sz="0" w:space="0" w:color="auto"/>
            <w:bottom w:val="none" w:sz="0" w:space="0" w:color="auto"/>
            <w:right w:val="none" w:sz="0" w:space="0" w:color="auto"/>
          </w:divBdr>
        </w:div>
      </w:divsChild>
    </w:div>
    <w:div w:id="1318415264">
      <w:bodyDiv w:val="1"/>
      <w:marLeft w:val="0"/>
      <w:marRight w:val="0"/>
      <w:marTop w:val="0"/>
      <w:marBottom w:val="0"/>
      <w:divBdr>
        <w:top w:val="none" w:sz="0" w:space="0" w:color="auto"/>
        <w:left w:val="none" w:sz="0" w:space="0" w:color="auto"/>
        <w:bottom w:val="none" w:sz="0" w:space="0" w:color="auto"/>
        <w:right w:val="none" w:sz="0" w:space="0" w:color="auto"/>
      </w:divBdr>
    </w:div>
    <w:div w:id="1374965117">
      <w:bodyDiv w:val="1"/>
      <w:marLeft w:val="0"/>
      <w:marRight w:val="0"/>
      <w:marTop w:val="0"/>
      <w:marBottom w:val="0"/>
      <w:divBdr>
        <w:top w:val="none" w:sz="0" w:space="0" w:color="auto"/>
        <w:left w:val="none" w:sz="0" w:space="0" w:color="auto"/>
        <w:bottom w:val="none" w:sz="0" w:space="0" w:color="auto"/>
        <w:right w:val="none" w:sz="0" w:space="0" w:color="auto"/>
      </w:divBdr>
    </w:div>
    <w:div w:id="1388070242">
      <w:bodyDiv w:val="1"/>
      <w:marLeft w:val="0"/>
      <w:marRight w:val="0"/>
      <w:marTop w:val="0"/>
      <w:marBottom w:val="0"/>
      <w:divBdr>
        <w:top w:val="none" w:sz="0" w:space="0" w:color="auto"/>
        <w:left w:val="none" w:sz="0" w:space="0" w:color="auto"/>
        <w:bottom w:val="none" w:sz="0" w:space="0" w:color="auto"/>
        <w:right w:val="none" w:sz="0" w:space="0" w:color="auto"/>
      </w:divBdr>
    </w:div>
    <w:div w:id="1405569089">
      <w:bodyDiv w:val="1"/>
      <w:marLeft w:val="0"/>
      <w:marRight w:val="0"/>
      <w:marTop w:val="0"/>
      <w:marBottom w:val="0"/>
      <w:divBdr>
        <w:top w:val="none" w:sz="0" w:space="0" w:color="auto"/>
        <w:left w:val="none" w:sz="0" w:space="0" w:color="auto"/>
        <w:bottom w:val="none" w:sz="0" w:space="0" w:color="auto"/>
        <w:right w:val="none" w:sz="0" w:space="0" w:color="auto"/>
      </w:divBdr>
    </w:div>
    <w:div w:id="1415660264">
      <w:bodyDiv w:val="1"/>
      <w:marLeft w:val="0"/>
      <w:marRight w:val="0"/>
      <w:marTop w:val="0"/>
      <w:marBottom w:val="0"/>
      <w:divBdr>
        <w:top w:val="none" w:sz="0" w:space="0" w:color="auto"/>
        <w:left w:val="none" w:sz="0" w:space="0" w:color="auto"/>
        <w:bottom w:val="none" w:sz="0" w:space="0" w:color="auto"/>
        <w:right w:val="none" w:sz="0" w:space="0" w:color="auto"/>
      </w:divBdr>
    </w:div>
    <w:div w:id="1432238571">
      <w:bodyDiv w:val="1"/>
      <w:marLeft w:val="0"/>
      <w:marRight w:val="0"/>
      <w:marTop w:val="0"/>
      <w:marBottom w:val="0"/>
      <w:divBdr>
        <w:top w:val="none" w:sz="0" w:space="0" w:color="auto"/>
        <w:left w:val="none" w:sz="0" w:space="0" w:color="auto"/>
        <w:bottom w:val="none" w:sz="0" w:space="0" w:color="auto"/>
        <w:right w:val="none" w:sz="0" w:space="0" w:color="auto"/>
      </w:divBdr>
    </w:div>
    <w:div w:id="1731079896">
      <w:bodyDiv w:val="1"/>
      <w:marLeft w:val="0"/>
      <w:marRight w:val="0"/>
      <w:marTop w:val="0"/>
      <w:marBottom w:val="0"/>
      <w:divBdr>
        <w:top w:val="none" w:sz="0" w:space="0" w:color="auto"/>
        <w:left w:val="none" w:sz="0" w:space="0" w:color="auto"/>
        <w:bottom w:val="none" w:sz="0" w:space="0" w:color="auto"/>
        <w:right w:val="none" w:sz="0" w:space="0" w:color="auto"/>
      </w:divBdr>
    </w:div>
    <w:div w:id="1928801499">
      <w:bodyDiv w:val="1"/>
      <w:marLeft w:val="0"/>
      <w:marRight w:val="0"/>
      <w:marTop w:val="0"/>
      <w:marBottom w:val="0"/>
      <w:divBdr>
        <w:top w:val="none" w:sz="0" w:space="0" w:color="auto"/>
        <w:left w:val="none" w:sz="0" w:space="0" w:color="auto"/>
        <w:bottom w:val="none" w:sz="0" w:space="0" w:color="auto"/>
        <w:right w:val="none" w:sz="0" w:space="0" w:color="auto"/>
      </w:divBdr>
    </w:div>
    <w:div w:id="2015911846">
      <w:bodyDiv w:val="1"/>
      <w:marLeft w:val="0"/>
      <w:marRight w:val="0"/>
      <w:marTop w:val="0"/>
      <w:marBottom w:val="0"/>
      <w:divBdr>
        <w:top w:val="none" w:sz="0" w:space="0" w:color="auto"/>
        <w:left w:val="none" w:sz="0" w:space="0" w:color="auto"/>
        <w:bottom w:val="none" w:sz="0" w:space="0" w:color="auto"/>
        <w:right w:val="none" w:sz="0" w:space="0" w:color="auto"/>
      </w:divBdr>
      <w:divsChild>
        <w:div w:id="366412765">
          <w:marLeft w:val="0"/>
          <w:marRight w:val="0"/>
          <w:marTop w:val="0"/>
          <w:marBottom w:val="0"/>
          <w:divBdr>
            <w:top w:val="none" w:sz="0" w:space="0" w:color="auto"/>
            <w:left w:val="none" w:sz="0" w:space="0" w:color="auto"/>
            <w:bottom w:val="none" w:sz="0" w:space="0" w:color="auto"/>
            <w:right w:val="none" w:sz="0" w:space="0" w:color="auto"/>
          </w:divBdr>
        </w:div>
        <w:div w:id="385449514">
          <w:marLeft w:val="0"/>
          <w:marRight w:val="0"/>
          <w:marTop w:val="0"/>
          <w:marBottom w:val="0"/>
          <w:divBdr>
            <w:top w:val="none" w:sz="0" w:space="0" w:color="auto"/>
            <w:left w:val="none" w:sz="0" w:space="0" w:color="auto"/>
            <w:bottom w:val="none" w:sz="0" w:space="0" w:color="auto"/>
            <w:right w:val="none" w:sz="0" w:space="0" w:color="auto"/>
          </w:divBdr>
        </w:div>
        <w:div w:id="796997502">
          <w:marLeft w:val="0"/>
          <w:marRight w:val="0"/>
          <w:marTop w:val="0"/>
          <w:marBottom w:val="0"/>
          <w:divBdr>
            <w:top w:val="none" w:sz="0" w:space="0" w:color="auto"/>
            <w:left w:val="none" w:sz="0" w:space="0" w:color="auto"/>
            <w:bottom w:val="none" w:sz="0" w:space="0" w:color="auto"/>
            <w:right w:val="none" w:sz="0" w:space="0" w:color="auto"/>
          </w:divBdr>
        </w:div>
        <w:div w:id="905576905">
          <w:marLeft w:val="0"/>
          <w:marRight w:val="0"/>
          <w:marTop w:val="0"/>
          <w:marBottom w:val="0"/>
          <w:divBdr>
            <w:top w:val="none" w:sz="0" w:space="0" w:color="auto"/>
            <w:left w:val="none" w:sz="0" w:space="0" w:color="auto"/>
            <w:bottom w:val="none" w:sz="0" w:space="0" w:color="auto"/>
            <w:right w:val="none" w:sz="0" w:space="0" w:color="auto"/>
          </w:divBdr>
        </w:div>
        <w:div w:id="975453669">
          <w:marLeft w:val="0"/>
          <w:marRight w:val="0"/>
          <w:marTop w:val="0"/>
          <w:marBottom w:val="0"/>
          <w:divBdr>
            <w:top w:val="none" w:sz="0" w:space="0" w:color="auto"/>
            <w:left w:val="none" w:sz="0" w:space="0" w:color="auto"/>
            <w:bottom w:val="none" w:sz="0" w:space="0" w:color="auto"/>
            <w:right w:val="none" w:sz="0" w:space="0" w:color="auto"/>
          </w:divBdr>
        </w:div>
        <w:div w:id="1237669815">
          <w:marLeft w:val="0"/>
          <w:marRight w:val="0"/>
          <w:marTop w:val="0"/>
          <w:marBottom w:val="0"/>
          <w:divBdr>
            <w:top w:val="none" w:sz="0" w:space="0" w:color="auto"/>
            <w:left w:val="none" w:sz="0" w:space="0" w:color="auto"/>
            <w:bottom w:val="none" w:sz="0" w:space="0" w:color="auto"/>
            <w:right w:val="none" w:sz="0" w:space="0" w:color="auto"/>
          </w:divBdr>
        </w:div>
        <w:div w:id="1597859615">
          <w:marLeft w:val="0"/>
          <w:marRight w:val="0"/>
          <w:marTop w:val="0"/>
          <w:marBottom w:val="0"/>
          <w:divBdr>
            <w:top w:val="none" w:sz="0" w:space="0" w:color="auto"/>
            <w:left w:val="none" w:sz="0" w:space="0" w:color="auto"/>
            <w:bottom w:val="none" w:sz="0" w:space="0" w:color="auto"/>
            <w:right w:val="none" w:sz="0" w:space="0" w:color="auto"/>
          </w:divBdr>
        </w:div>
        <w:div w:id="2055232651">
          <w:marLeft w:val="0"/>
          <w:marRight w:val="0"/>
          <w:marTop w:val="0"/>
          <w:marBottom w:val="0"/>
          <w:divBdr>
            <w:top w:val="none" w:sz="0" w:space="0" w:color="auto"/>
            <w:left w:val="none" w:sz="0" w:space="0" w:color="auto"/>
            <w:bottom w:val="none" w:sz="0" w:space="0" w:color="auto"/>
            <w:right w:val="none" w:sz="0" w:space="0" w:color="auto"/>
          </w:divBdr>
        </w:div>
      </w:divsChild>
    </w:div>
    <w:div w:id="2080904034">
      <w:bodyDiv w:val="1"/>
      <w:marLeft w:val="0"/>
      <w:marRight w:val="0"/>
      <w:marTop w:val="0"/>
      <w:marBottom w:val="0"/>
      <w:divBdr>
        <w:top w:val="none" w:sz="0" w:space="0" w:color="auto"/>
        <w:left w:val="none" w:sz="0" w:space="0" w:color="auto"/>
        <w:bottom w:val="none" w:sz="0" w:space="0" w:color="auto"/>
        <w:right w:val="none" w:sz="0" w:space="0" w:color="auto"/>
      </w:divBdr>
    </w:div>
    <w:div w:id="2107652629">
      <w:bodyDiv w:val="1"/>
      <w:marLeft w:val="0"/>
      <w:marRight w:val="0"/>
      <w:marTop w:val="0"/>
      <w:marBottom w:val="0"/>
      <w:divBdr>
        <w:top w:val="none" w:sz="0" w:space="0" w:color="auto"/>
        <w:left w:val="none" w:sz="0" w:space="0" w:color="auto"/>
        <w:bottom w:val="none" w:sz="0" w:space="0" w:color="auto"/>
        <w:right w:val="none" w:sz="0" w:space="0" w:color="auto"/>
      </w:divBdr>
      <w:divsChild>
        <w:div w:id="2043751030">
          <w:marLeft w:val="346"/>
          <w:marRight w:val="0"/>
          <w:marTop w:val="60"/>
          <w:marBottom w:val="0"/>
          <w:divBdr>
            <w:top w:val="none" w:sz="0" w:space="0" w:color="auto"/>
            <w:left w:val="none" w:sz="0" w:space="0" w:color="auto"/>
            <w:bottom w:val="none" w:sz="0" w:space="0" w:color="auto"/>
            <w:right w:val="none" w:sz="0" w:space="0" w:color="auto"/>
          </w:divBdr>
        </w:div>
      </w:divsChild>
    </w:div>
    <w:div w:id="2128966891">
      <w:bodyDiv w:val="1"/>
      <w:marLeft w:val="0"/>
      <w:marRight w:val="0"/>
      <w:marTop w:val="0"/>
      <w:marBottom w:val="0"/>
      <w:divBdr>
        <w:top w:val="none" w:sz="0" w:space="0" w:color="auto"/>
        <w:left w:val="none" w:sz="0" w:space="0" w:color="auto"/>
        <w:bottom w:val="none" w:sz="0" w:space="0" w:color="auto"/>
        <w:right w:val="none" w:sz="0" w:space="0" w:color="auto"/>
      </w:divBdr>
    </w:div>
    <w:div w:id="213393467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tex.stackexchange.com/questions/229548/adding-legends-to-a-tikz-picture-made-of-graphic-components" TargetMode="External"/><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2.emf"/><Relationship Id="rId84" Type="http://schemas.openxmlformats.org/officeDocument/2006/relationships/hyperlink" Target="https://www.bain.com/insights/traceability-the-next-supply-chain-revolution/" TargetMode="External"/><Relationship Id="rId89" Type="http://schemas.openxmlformats.org/officeDocument/2006/relationships/hyperlink" Target="https://eur-lex.europa.eu/legal-content/EN/TXT/?uri=COM%3A2022%3A230%3AFIN" TargetMode="External"/><Relationship Id="rId16" Type="http://schemas.openxmlformats.org/officeDocument/2006/relationships/hyperlink" Target="https://itea4.org/community/project/help/change-request.html" TargetMode="External"/><Relationship Id="rId11" Type="http://schemas.openxmlformats.org/officeDocument/2006/relationships/hyperlink" Target="https://itea4.org/community/publication/overview/category-2.html"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www.w3.org/TR/did-core/" TargetMode="External"/><Relationship Id="rId79" Type="http://schemas.openxmlformats.org/officeDocument/2006/relationships/hyperlink" Target="https://itea3.org/project/result/download/7344/Horizontal%20Solutions%20for%20Cyber-Physical%20Systems%20evaluated%20in%20Energy%20Flexibility%20and%20Traffic%20Accident%20cases.pdf" TargetMode="External"/><Relationship Id="rId5" Type="http://schemas.openxmlformats.org/officeDocument/2006/relationships/numbering" Target="numbering.xml"/><Relationship Id="rId90" Type="http://schemas.openxmlformats.org/officeDocument/2006/relationships/hyperlink" Target="https://bit.ly/3qRs4pE" TargetMode="External"/><Relationship Id="rId95" Type="http://schemas.openxmlformats.org/officeDocument/2006/relationships/hyperlink" Target="https://eur03.safelinks.protection.outlook.com/?url=https%3A%2F%2Fdevzone.nordicsemi.com%2Fnordic%2Fnordic-blog%2Fb%2Fblog%2Fposts%2Ftesting-long-range-coded-phy-with-nordic-solution-it-simply-works-922075585&amp;data=05%7C01%7Cthomas.holmberg%40nordicsemi.no%7Caf66fc8e3efe45f2aced08daaaa1fa66%7C28e5afa2bf6f419a8cf6b31c6e9e5e8d%7C0%7C0%7C638009909919616845%7CUnknown%7CTWFpbGZsb3d8eyJWIjoiMC4wLjAwMDAiLCJQIjoiV2luMzIiLCJBTiI6Ik1haWwiLCJXVCI6Mn0%3D%7C3000%7C%7C%7C&amp;sdata=ANT3ey247nQ7RJtREfofAlDpYoHoToQe%2F5z1PVJiE5I%3D&amp;reserved=0" TargetMode="External"/><Relationship Id="rId22" Type="http://schemas.openxmlformats.org/officeDocument/2006/relationships/image" Target="media/image9.emf"/><Relationship Id="rId27" Type="http://schemas.openxmlformats.org/officeDocument/2006/relationships/image" Target="media/image14.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3.emf"/><Relationship Id="rId80" Type="http://schemas.openxmlformats.org/officeDocument/2006/relationships/hyperlink" Target="https://www.internationaldataspaces.org/" TargetMode="External"/><Relationship Id="rId85" Type="http://schemas.openxmlformats.org/officeDocument/2006/relationships/hyperlink" Target="https://everledger.io/" TargetMode="External"/><Relationship Id="rId3" Type="http://schemas.openxmlformats.org/officeDocument/2006/relationships/customXml" Target="../customXml/item3.xml"/><Relationship Id="rId12" Type="http://schemas.openxmlformats.org/officeDocument/2006/relationships/hyperlink" Target="https://itea4.org/community/publication/overview/category-2.htm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1.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9.jpeg"/><Relationship Id="rId62" Type="http://schemas.openxmlformats.org/officeDocument/2006/relationships/image" Target="media/image47.png"/><Relationship Id="rId70" Type="http://schemas.openxmlformats.org/officeDocument/2006/relationships/image" Target="media/image54.png"/><Relationship Id="rId75" Type="http://schemas.openxmlformats.org/officeDocument/2006/relationships/hyperlink" Target="https://www.w3.org/TR/did-core/" TargetMode="External"/><Relationship Id="rId83" Type="http://schemas.openxmlformats.org/officeDocument/2006/relationships/hyperlink" Target="https://www.zionmarketresearch.com/news/medical-transport-services-market" TargetMode="External"/><Relationship Id="rId88" Type="http://schemas.openxmlformats.org/officeDocument/2006/relationships/hyperlink" Target="https://doi.org/10.1016/j.dsp.2022.103514" TargetMode="External"/><Relationship Id="rId91" Type="http://schemas.openxmlformats.org/officeDocument/2006/relationships/hyperlink" Target="https://doi.org/10.3390/s16101569"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0.emf"/><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itea4.org/community/publication/overview/category-2.html" TargetMode="External"/><Relationship Id="rId73" Type="http://schemas.openxmlformats.org/officeDocument/2006/relationships/hyperlink" Target="https://doi.org/10.6028/NIST.SP.800-207" TargetMode="External"/><Relationship Id="rId78" Type="http://schemas.openxmlformats.org/officeDocument/2006/relationships/hyperlink" Target="https://trustoverip.org/wp-content/uploads/Introduction-to-ToIP-V2.0-2021-11-17.pdf" TargetMode="External"/><Relationship Id="rId81" Type="http://schemas.openxmlformats.org/officeDocument/2006/relationships/hyperlink" Target="http://www.bdva.eu/" TargetMode="External"/><Relationship Id="rId86" Type="http://schemas.openxmlformats.org/officeDocument/2006/relationships/hyperlink" Target="https://www.scantrust.com/" TargetMode="External"/><Relationship Id="rId94" Type="http://schemas.openxmlformats.org/officeDocument/2006/relationships/hyperlink" Target="https://www.wirepas.com/products/how-it-work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sovrin.org/wp-content/uploads/SSI-in-IoT-whitepaper_Sovrin-design.pdf" TargetMode="External"/><Relationship Id="rId97" Type="http://schemas.microsoft.com/office/2011/relationships/people" Target="people.xml"/><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hyperlink" Target="https://doi.org/10.1145/3219819.3219864"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emf"/><Relationship Id="rId40" Type="http://schemas.openxmlformats.org/officeDocument/2006/relationships/hyperlink" Target="https://freepngimg.com/png/18724-server-png-image" TargetMode="External"/><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hyperlink" Target="https://trustrace.com/" TargetMode="External"/><Relationship Id="rId61" Type="http://schemas.openxmlformats.org/officeDocument/2006/relationships/image" Target="media/image46.png"/><Relationship Id="rId82" Type="http://schemas.openxmlformats.org/officeDocument/2006/relationships/hyperlink" Target="https://itea3.org/project/result/download/7344/Horizontal%20Solutions%20for%20Cyber-Physical%20Systems%20evaluated%20in%20Energy%20Flexibility%20and%20Traffic%20Accident%20cases.pdf" TargetMode="External"/><Relationship Id="rId19" Type="http://schemas.openxmlformats.org/officeDocument/2006/relationships/image" Target="media/image6.png"/><Relationship Id="rId14" Type="http://schemas.openxmlformats.org/officeDocument/2006/relationships/footer" Target="footer1.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hyperlink" Target="https://web-assets.bcg.com/6b/6d/84e00cad4c939c870d833b96321c/white-paper-me-myself-ssi.pdf" TargetMode="Externa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6.jpeg"/><Relationship Id="rId93" Type="http://schemas.openxmlformats.org/officeDocument/2006/relationships/hyperlink" Target="https://doi.org/10.1002/rob.21918" TargetMode="External"/><Relationship Id="rId9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zionmarketresearch.com/news/medical-transport-services-mark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ITEA Office">
      <a:dk1>
        <a:sysClr val="windowText" lastClr="000000"/>
      </a:dk1>
      <a:lt1>
        <a:sysClr val="window" lastClr="FFFFFF"/>
      </a:lt1>
      <a:dk2>
        <a:srgbClr val="F36F21"/>
      </a:dk2>
      <a:lt2>
        <a:srgbClr val="EEECE1"/>
      </a:lt2>
      <a:accent1>
        <a:srgbClr val="00A651"/>
      </a:accent1>
      <a:accent2>
        <a:srgbClr val="7F7F7F"/>
      </a:accent2>
      <a:accent3>
        <a:srgbClr val="F36F21"/>
      </a:accent3>
      <a:accent4>
        <a:srgbClr val="FBDC57"/>
      </a:accent4>
      <a:accent5>
        <a:srgbClr val="73C052"/>
      </a:accent5>
      <a:accent6>
        <a:srgbClr val="2484C6"/>
      </a:accent6>
      <a:hlink>
        <a:srgbClr val="00A651"/>
      </a:hlink>
      <a:folHlink>
        <a:srgbClr val="7F7F7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2" ma:contentTypeDescription="Create a new document." ma:contentTypeScope="" ma:versionID="c26c061ad367247ddd41247cbafe66a7">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cc9fb56b48bed0122e0ea2e2b3bbfd29"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65C520-2E18-4C65-8FEA-25AE0C560DD9}">
  <ds:schemaRefs>
    <ds:schemaRef ds:uri="http://schemas.microsoft.com/sharepoint/v3/contenttype/forms"/>
  </ds:schemaRefs>
</ds:datastoreItem>
</file>

<file path=customXml/itemProps2.xml><?xml version="1.0" encoding="utf-8"?>
<ds:datastoreItem xmlns:ds="http://schemas.openxmlformats.org/officeDocument/2006/customXml" ds:itemID="{E9E40514-C0FC-4933-9404-58A525D94031}">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customXml/itemProps3.xml><?xml version="1.0" encoding="utf-8"?>
<ds:datastoreItem xmlns:ds="http://schemas.openxmlformats.org/officeDocument/2006/customXml" ds:itemID="{6B4963DA-6887-4D97-ACE3-D46CB2B1AEA4}">
  <ds:schemaRefs>
    <ds:schemaRef ds:uri="http://schemas.openxmlformats.org/officeDocument/2006/bibliography"/>
  </ds:schemaRefs>
</ds:datastoreItem>
</file>

<file path=customXml/itemProps4.xml><?xml version="1.0" encoding="utf-8"?>
<ds:datastoreItem xmlns:ds="http://schemas.openxmlformats.org/officeDocument/2006/customXml" ds:itemID="{98EEE104-BAF9-482E-B26D-E433CEA77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119</Pages>
  <Words>29820</Words>
  <Characters>241543</Characters>
  <Application>Microsoft Office Word</Application>
  <DocSecurity>2</DocSecurity>
  <Lines>2012</Lines>
  <Paragraphs>541</Paragraphs>
  <ScaleCrop>false</ScaleCrop>
  <Company>Microsoft</Company>
  <LinksUpToDate>false</LinksUpToDate>
  <CharactersWithSpaces>270822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Verdoes</dc:creator>
  <cp:keywords/>
  <cp:lastModifiedBy>Latvakoski Juhani</cp:lastModifiedBy>
  <cp:revision>3859</cp:revision>
  <cp:lastPrinted>2019-08-25T20:46:00Z</cp:lastPrinted>
  <dcterms:created xsi:type="dcterms:W3CDTF">2024-04-05T10:43:00Z</dcterms:created>
  <dcterms:modified xsi:type="dcterms:W3CDTF">2024-09-27T10:23:00Z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0x01010081A175AC24A9E146906CBB9030A9FE5A</vt:lpwstr>
  </property>
  <property fmtid="{D5CDD505-2E9C-101B-9397-08002B2CF9AE}" pid="3" name="MediaServiceImageTags">
    <vt:lpwstr/>
  </property>
</Properties>
</file>
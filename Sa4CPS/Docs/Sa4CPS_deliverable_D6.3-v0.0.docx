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2478" w14:textId="77777777" w:rsidR="009D5056" w:rsidRPr="00204DDE" w:rsidRDefault="009D5056" w:rsidP="008D00F9">
      <w:pPr>
        <w:outlineLvl w:val="0"/>
        <w:sectPr w:rsidR="009D5056" w:rsidRPr="00204DDE" w:rsidSect="00254E5F">
          <w:headerReference w:type="default" r:id="rId11"/>
          <w:footerReference w:type="default" r:id="rId12"/>
          <w:headerReference w:type="first" r:id="rId13"/>
          <w:footerReference w:type="first" r:id="rId14"/>
          <w:pgSz w:w="11906" w:h="16838" w:code="9"/>
          <w:pgMar w:top="2693" w:right="851" w:bottom="794" w:left="1361" w:header="851" w:footer="0" w:gutter="0"/>
          <w:pgNumType w:start="1"/>
          <w:cols w:space="720"/>
          <w:titlePg/>
          <w:docGrid w:linePitch="360"/>
        </w:sectPr>
      </w:pPr>
    </w:p>
    <w:p w14:paraId="06EB2479" w14:textId="1A2E6F80" w:rsidR="00926E65" w:rsidRPr="00204DDE" w:rsidRDefault="00227377" w:rsidP="00926E65">
      <w:pPr>
        <w:pStyle w:val="Titlefrontpage"/>
      </w:pPr>
      <w:r w:rsidRPr="00204DDE">
        <w:t>WP</w:t>
      </w:r>
      <w:r w:rsidR="00244374" w:rsidRPr="00204DDE">
        <w:t>6</w:t>
      </w:r>
      <w:r w:rsidRPr="00204DDE">
        <w:t xml:space="preserve"> Deliverable </w:t>
      </w:r>
      <w:r w:rsidR="00244374" w:rsidRPr="00204DDE">
        <w:t>6</w:t>
      </w:r>
      <w:r w:rsidR="00BB6884" w:rsidRPr="00204DDE">
        <w:t>.</w:t>
      </w:r>
      <w:r w:rsidR="00225B55">
        <w:t>3</w:t>
      </w:r>
    </w:p>
    <w:p w14:paraId="06EB247A" w14:textId="468A4FF7" w:rsidR="004B3413" w:rsidRPr="00204DDE" w:rsidRDefault="00244374" w:rsidP="00A61CD0">
      <w:pPr>
        <w:pStyle w:val="Titlefrontpage"/>
      </w:pPr>
      <w:r w:rsidRPr="00204DDE">
        <w:t xml:space="preserve">Plan and descriptions of the </w:t>
      </w:r>
      <w:r w:rsidR="00225B55">
        <w:t>2nd</w:t>
      </w:r>
      <w:r w:rsidRPr="00204DDE">
        <w:t xml:space="preserve"> year experiments and demonstrations</w:t>
      </w:r>
    </w:p>
    <w:p w14:paraId="06EB247B" w14:textId="77777777" w:rsidR="00926E65" w:rsidRPr="00204DDE" w:rsidRDefault="00926E65" w:rsidP="00926E65">
      <w:pPr>
        <w:rPr>
          <w:sz w:val="16"/>
        </w:rPr>
      </w:pPr>
    </w:p>
    <w:p w14:paraId="06EB247C" w14:textId="77777777" w:rsidR="00227377" w:rsidRPr="00204DDE" w:rsidRDefault="00227377" w:rsidP="00926E65"/>
    <w:p w14:paraId="06EB247D" w14:textId="71D9DF18" w:rsidR="00227377" w:rsidRPr="00204DDE" w:rsidRDefault="00EF6E1E" w:rsidP="00227377">
      <w:pPr>
        <w:pStyle w:val="Titlefrontpage"/>
      </w:pPr>
      <w:r w:rsidRPr="00204DDE">
        <w:t>Sa4</w:t>
      </w:r>
      <w:r w:rsidR="00940C20" w:rsidRPr="00204DDE">
        <w:t>CPS</w:t>
      </w:r>
    </w:p>
    <w:p w14:paraId="06EB247E" w14:textId="1C4CD4BC" w:rsidR="00227377" w:rsidRPr="00204DDE" w:rsidRDefault="00F331AD" w:rsidP="00A61CD0">
      <w:pPr>
        <w:pStyle w:val="Titlefrontpage"/>
      </w:pPr>
      <w:r w:rsidRPr="00204DDE">
        <w:t xml:space="preserve">ITEA </w:t>
      </w:r>
      <w:r w:rsidR="00EF6E1E" w:rsidRPr="00204DDE">
        <w:t>4</w:t>
      </w:r>
      <w:r w:rsidRPr="00204DDE">
        <w:t xml:space="preserve"> </w:t>
      </w:r>
      <w:r w:rsidR="00EF6E1E" w:rsidRPr="00204DDE">
        <w:t>22</w:t>
      </w:r>
      <w:r w:rsidR="00484CA4" w:rsidRPr="00204DDE">
        <w:t>0</w:t>
      </w:r>
      <w:r w:rsidR="00940C20" w:rsidRPr="00204DDE">
        <w:t>0</w:t>
      </w:r>
      <w:r w:rsidR="00EF6E1E" w:rsidRPr="00204DDE">
        <w:t>7</w:t>
      </w:r>
    </w:p>
    <w:p w14:paraId="06EB247F" w14:textId="77777777" w:rsidR="00A61CD0" w:rsidRPr="00204DDE" w:rsidRDefault="00A61CD0" w:rsidP="00A61CD0">
      <w:pPr>
        <w:pStyle w:val="Titlefrontpage"/>
      </w:pPr>
    </w:p>
    <w:p w14:paraId="06EB2480" w14:textId="77777777" w:rsidR="00A61CD0" w:rsidRPr="00204DDE" w:rsidRDefault="00A61CD0" w:rsidP="00A61CD0">
      <w:pPr>
        <w:pStyle w:val="Titlefrontpage"/>
      </w:pPr>
    </w:p>
    <w:p w14:paraId="06EB2481" w14:textId="44082D35" w:rsidR="00A61CD0" w:rsidRPr="00204DDE" w:rsidRDefault="00A61CD0" w:rsidP="00A61CD0">
      <w:pPr>
        <w:pStyle w:val="Subtitlefrontpage"/>
      </w:pPr>
      <w:r w:rsidRPr="00204DDE">
        <w:t xml:space="preserve">Status: </w:t>
      </w:r>
      <w:r w:rsidR="00225B55">
        <w:t>Draft</w:t>
      </w:r>
    </w:p>
    <w:p w14:paraId="06EB2482" w14:textId="77777777" w:rsidR="00A61CD0" w:rsidRPr="00204DDE" w:rsidRDefault="00A61CD0" w:rsidP="00A61CD0">
      <w:pPr>
        <w:pStyle w:val="Titlefrontpage"/>
      </w:pPr>
    </w:p>
    <w:p w14:paraId="06EB2483" w14:textId="77777777" w:rsidR="00A61CD0" w:rsidRPr="00204DDE" w:rsidRDefault="00A61CD0" w:rsidP="00A61CD0">
      <w:pPr>
        <w:pStyle w:val="Subtitlefrontpage"/>
      </w:pPr>
    </w:p>
    <w:p w14:paraId="06EB2484" w14:textId="77777777" w:rsidR="00A61CD0" w:rsidRPr="00204DDE" w:rsidRDefault="00A61CD0" w:rsidP="00A61CD0">
      <w:pPr>
        <w:pStyle w:val="Documentsubtitle"/>
        <w:jc w:val="both"/>
        <w:rPr>
          <w:spacing w:val="30"/>
          <w:sz w:val="24"/>
        </w:rPr>
      </w:pPr>
      <w:r w:rsidRPr="00204DDE">
        <w:rPr>
          <w:rStyle w:val="dottedlineChar"/>
        </w:rPr>
        <w:t>••••••••••••••••••••••••••••••••••••••••••••••••••••••</w:t>
      </w:r>
    </w:p>
    <w:p w14:paraId="06EB2485" w14:textId="21909268" w:rsidR="00952BA4" w:rsidRPr="00204DDE" w:rsidRDefault="00647B4F" w:rsidP="00A61CD0">
      <w:pPr>
        <w:pStyle w:val="BodyText"/>
      </w:pPr>
      <w:r w:rsidRPr="00204DDE">
        <w:t xml:space="preserve">Edited by </w:t>
      </w:r>
      <w:r w:rsidR="00244374" w:rsidRPr="00204DDE">
        <w:t>Dilara Bayar (ACD)</w:t>
      </w:r>
    </w:p>
    <w:p w14:paraId="06EB2486" w14:textId="77777777" w:rsidR="00640F33" w:rsidRPr="00204DDE" w:rsidRDefault="00640F33" w:rsidP="00640F33">
      <w:pPr>
        <w:pStyle w:val="BodyText"/>
      </w:pPr>
    </w:p>
    <w:p w14:paraId="06EB2487" w14:textId="77777777" w:rsidR="00640F33" w:rsidRPr="00204DDE" w:rsidRDefault="00640F33" w:rsidP="00A61CD0">
      <w:pPr>
        <w:pStyle w:val="BodyText"/>
      </w:pPr>
    </w:p>
    <w:p w14:paraId="06EB2488" w14:textId="424D6158" w:rsidR="00B4558C" w:rsidRPr="00204DDE" w:rsidRDefault="00B4558C" w:rsidP="00952BA4">
      <w:pPr>
        <w:pStyle w:val="BodyText"/>
        <w:tabs>
          <w:tab w:val="left" w:pos="8730"/>
        </w:tabs>
        <w:spacing w:line="276" w:lineRule="auto"/>
        <w:jc w:val="both"/>
      </w:pPr>
      <w:r w:rsidRPr="00204DDE">
        <w:t xml:space="preserve">Including contributions from: </w:t>
      </w:r>
    </w:p>
    <w:p w14:paraId="7552FEF3" w14:textId="7C825DF7" w:rsidR="00244374" w:rsidRDefault="44E9E44B" w:rsidP="00952BA4">
      <w:pPr>
        <w:pStyle w:val="BodyText"/>
        <w:tabs>
          <w:tab w:val="left" w:pos="8730"/>
        </w:tabs>
        <w:spacing w:line="276" w:lineRule="auto"/>
        <w:jc w:val="both"/>
      </w:pPr>
      <w:r w:rsidRPr="00204DDE">
        <w:t>Dilara Bayar (ACD)</w:t>
      </w:r>
    </w:p>
    <w:p w14:paraId="183DBEA5" w14:textId="065E1901" w:rsidR="00B55611" w:rsidRPr="00204DDE" w:rsidRDefault="00B55611" w:rsidP="00952BA4">
      <w:pPr>
        <w:pStyle w:val="BodyText"/>
        <w:tabs>
          <w:tab w:val="left" w:pos="8730"/>
        </w:tabs>
        <w:spacing w:line="276" w:lineRule="auto"/>
        <w:jc w:val="both"/>
      </w:pPr>
      <w:r>
        <w:t xml:space="preserve">Ali </w:t>
      </w:r>
      <w:proofErr w:type="spellStart"/>
      <w:r>
        <w:t>Kafalı</w:t>
      </w:r>
      <w:proofErr w:type="spellEnd"/>
      <w:r>
        <w:t xml:space="preserve"> (ACD)</w:t>
      </w:r>
    </w:p>
    <w:p w14:paraId="7AB2D1EC" w14:textId="7A9952AC" w:rsidR="30BA8360" w:rsidRDefault="30BA8360" w:rsidP="1C3EDF07">
      <w:pPr>
        <w:pStyle w:val="BodyText"/>
        <w:tabs>
          <w:tab w:val="left" w:pos="8730"/>
        </w:tabs>
        <w:spacing w:line="276" w:lineRule="auto"/>
        <w:jc w:val="both"/>
      </w:pPr>
      <w:r w:rsidRPr="00204DDE">
        <w:t>M. Oğuz Taş (Inovasyon)</w:t>
      </w:r>
    </w:p>
    <w:p w14:paraId="690C9E8F" w14:textId="630E3E62" w:rsidR="00B55611" w:rsidRPr="00225B55" w:rsidRDefault="00B55611" w:rsidP="1C3EDF07">
      <w:pPr>
        <w:pStyle w:val="BodyText"/>
        <w:tabs>
          <w:tab w:val="left" w:pos="8730"/>
        </w:tabs>
        <w:spacing w:line="276" w:lineRule="auto"/>
        <w:jc w:val="both"/>
        <w:rPr>
          <w:lang w:val="fi-FI"/>
        </w:rPr>
      </w:pPr>
      <w:r w:rsidRPr="00225B55">
        <w:rPr>
          <w:lang w:val="fi-FI"/>
        </w:rPr>
        <w:t xml:space="preserve">H. Burak </w:t>
      </w:r>
      <w:proofErr w:type="spellStart"/>
      <w:r w:rsidRPr="00225B55">
        <w:rPr>
          <w:lang w:val="fi-FI"/>
        </w:rPr>
        <w:t>Erözdemir</w:t>
      </w:r>
      <w:proofErr w:type="spellEnd"/>
      <w:r w:rsidRPr="00225B55">
        <w:rPr>
          <w:lang w:val="fi-FI"/>
        </w:rPr>
        <w:t xml:space="preserve"> (Inovasyon)</w:t>
      </w:r>
    </w:p>
    <w:p w14:paraId="06EB2489" w14:textId="35262ECA" w:rsidR="00B4558C" w:rsidRPr="00225B55" w:rsidRDefault="1B8265D2" w:rsidP="00B4558C">
      <w:pPr>
        <w:pStyle w:val="BodyText"/>
        <w:spacing w:line="276" w:lineRule="auto"/>
        <w:rPr>
          <w:lang w:val="fi-FI"/>
        </w:rPr>
      </w:pPr>
      <w:r w:rsidRPr="00225B55">
        <w:rPr>
          <w:lang w:val="fi-FI"/>
        </w:rPr>
        <w:t>Miikka Salminen (</w:t>
      </w:r>
      <w:proofErr w:type="spellStart"/>
      <w:r w:rsidRPr="00225B55">
        <w:rPr>
          <w:lang w:val="fi-FI"/>
        </w:rPr>
        <w:t>Modirum</w:t>
      </w:r>
      <w:proofErr w:type="spellEnd"/>
      <w:r w:rsidRPr="00225B55">
        <w:rPr>
          <w:lang w:val="fi-FI"/>
        </w:rPr>
        <w:t xml:space="preserve"> </w:t>
      </w:r>
      <w:proofErr w:type="spellStart"/>
      <w:r w:rsidRPr="00225B55">
        <w:rPr>
          <w:lang w:val="fi-FI"/>
        </w:rPr>
        <w:t>Gespi</w:t>
      </w:r>
      <w:proofErr w:type="spellEnd"/>
      <w:r w:rsidRPr="00225B55">
        <w:rPr>
          <w:lang w:val="fi-FI"/>
        </w:rPr>
        <w:t>)</w:t>
      </w:r>
    </w:p>
    <w:p w14:paraId="1F336C55" w14:textId="0DBC994F" w:rsidR="5AEAACED" w:rsidRPr="00204DDE" w:rsidRDefault="5AEAACED" w:rsidP="578DAF8C">
      <w:pPr>
        <w:pStyle w:val="BodyText"/>
        <w:spacing w:line="276" w:lineRule="auto"/>
      </w:pPr>
      <w:r w:rsidRPr="00204DDE">
        <w:t>Mika Mononen (</w:t>
      </w:r>
      <w:proofErr w:type="spellStart"/>
      <w:r w:rsidRPr="00204DDE">
        <w:t>Modirum</w:t>
      </w:r>
      <w:proofErr w:type="spellEnd"/>
      <w:r w:rsidRPr="00204DDE">
        <w:t xml:space="preserve"> </w:t>
      </w:r>
      <w:proofErr w:type="spellStart"/>
      <w:r w:rsidRPr="00204DDE">
        <w:t>Gespi</w:t>
      </w:r>
      <w:proofErr w:type="spellEnd"/>
      <w:r w:rsidRPr="00204DDE">
        <w:t>)</w:t>
      </w:r>
    </w:p>
    <w:p w14:paraId="4D8B6974" w14:textId="2AD1AA59" w:rsidR="00026723" w:rsidRPr="00204DDE" w:rsidRDefault="00026723" w:rsidP="00B4558C">
      <w:pPr>
        <w:pStyle w:val="BodyText"/>
        <w:spacing w:line="276" w:lineRule="auto"/>
      </w:pPr>
      <w:r w:rsidRPr="00204DDE">
        <w:t>Grégoire Moreau (ADLC)</w:t>
      </w:r>
    </w:p>
    <w:p w14:paraId="1D50F477" w14:textId="3D10019D" w:rsidR="00244374" w:rsidRPr="007C76EF" w:rsidRDefault="1DD8CF77" w:rsidP="00B4558C">
      <w:pPr>
        <w:pStyle w:val="BodyText"/>
        <w:spacing w:line="276" w:lineRule="auto"/>
        <w:rPr>
          <w:lang w:val="pt-BR"/>
        </w:rPr>
      </w:pPr>
      <w:r w:rsidRPr="007C76EF">
        <w:rPr>
          <w:lang w:val="pt-BR"/>
        </w:rPr>
        <w:t>Pedro Faria (ISEP)</w:t>
      </w:r>
    </w:p>
    <w:p w14:paraId="775878AC" w14:textId="4AA96541" w:rsidR="13924D05" w:rsidRPr="00352C39" w:rsidRDefault="17648EA2" w:rsidP="13924D05">
      <w:pPr>
        <w:pStyle w:val="BodyText"/>
        <w:spacing w:line="276" w:lineRule="auto"/>
        <w:rPr>
          <w:lang w:val="nl-NL"/>
        </w:rPr>
      </w:pPr>
      <w:r w:rsidRPr="00352C39">
        <w:rPr>
          <w:lang w:val="nl-NL"/>
        </w:rPr>
        <w:t>Luis Gomes (ISEP)</w:t>
      </w:r>
    </w:p>
    <w:p w14:paraId="5C9A4713" w14:textId="6874C715" w:rsidR="009C5EF4" w:rsidRPr="00352C39" w:rsidRDefault="009C5EF4" w:rsidP="00B4558C">
      <w:pPr>
        <w:pStyle w:val="BodyText"/>
        <w:spacing w:line="276" w:lineRule="auto"/>
        <w:rPr>
          <w:lang w:val="nl-NL"/>
        </w:rPr>
      </w:pPr>
      <w:r w:rsidRPr="00352C39">
        <w:rPr>
          <w:lang w:val="nl-NL"/>
        </w:rPr>
        <w:t>Ibrahim Arif (ERARGE)</w:t>
      </w:r>
    </w:p>
    <w:p w14:paraId="69D524C5" w14:textId="6D36BFAA" w:rsidR="2B54385A" w:rsidRPr="007C76EF" w:rsidRDefault="6D66A955" w:rsidP="28745451">
      <w:pPr>
        <w:pStyle w:val="BodyText"/>
        <w:spacing w:line="276" w:lineRule="auto"/>
        <w:rPr>
          <w:lang w:val="pt-BR"/>
        </w:rPr>
      </w:pPr>
      <w:r w:rsidRPr="007C76EF">
        <w:rPr>
          <w:lang w:val="pt-BR"/>
        </w:rPr>
        <w:t>Lander Vanhaverbeke</w:t>
      </w:r>
      <w:r w:rsidR="497C7D0E" w:rsidRPr="007C76EF">
        <w:rPr>
          <w:lang w:val="pt-BR"/>
        </w:rPr>
        <w:t xml:space="preserve"> (Vintecc)</w:t>
      </w:r>
    </w:p>
    <w:p w14:paraId="3F64C4AA" w14:textId="2FBE6BAF" w:rsidR="71E878F2" w:rsidRPr="00225B55" w:rsidRDefault="4308EDEA" w:rsidP="7BADE3F6">
      <w:pPr>
        <w:pStyle w:val="BodyText"/>
        <w:spacing w:line="276" w:lineRule="auto"/>
        <w:rPr>
          <w:lang w:val="fi-FI"/>
        </w:rPr>
      </w:pPr>
      <w:r w:rsidRPr="00225B55">
        <w:rPr>
          <w:lang w:val="fi-FI"/>
        </w:rPr>
        <w:t>Annika Pylväläinen (</w:t>
      </w:r>
      <w:proofErr w:type="spellStart"/>
      <w:r w:rsidRPr="00225B55">
        <w:rPr>
          <w:lang w:val="fi-FI"/>
        </w:rPr>
        <w:t>Enerim</w:t>
      </w:r>
      <w:proofErr w:type="spellEnd"/>
      <w:r w:rsidRPr="00225B55">
        <w:rPr>
          <w:lang w:val="fi-FI"/>
        </w:rPr>
        <w:t>)</w:t>
      </w:r>
    </w:p>
    <w:p w14:paraId="5906DE4E" w14:textId="1F81CEEC" w:rsidR="00B73654" w:rsidRPr="00352C39" w:rsidRDefault="2D351E80" w:rsidP="6B5835A6">
      <w:pPr>
        <w:pStyle w:val="BodyText"/>
        <w:spacing w:line="276" w:lineRule="auto"/>
        <w:rPr>
          <w:lang w:val="de-DE"/>
        </w:rPr>
      </w:pPr>
      <w:r w:rsidRPr="00352C39">
        <w:rPr>
          <w:lang w:val="de-DE"/>
        </w:rPr>
        <w:t>Tuuli Lindroos (F-Secure)</w:t>
      </w:r>
    </w:p>
    <w:p w14:paraId="771CC7FB" w14:textId="4FA5941E" w:rsidR="1E8E1DC1" w:rsidRPr="00225B55" w:rsidRDefault="1E8E1DC1" w:rsidP="4F29F454">
      <w:pPr>
        <w:pStyle w:val="BodyText"/>
        <w:spacing w:line="276" w:lineRule="auto"/>
        <w:rPr>
          <w:lang w:val="de-DE"/>
        </w:rPr>
      </w:pPr>
      <w:r w:rsidRPr="00225B55">
        <w:rPr>
          <w:lang w:val="de-DE"/>
        </w:rPr>
        <w:t>Sini Olkanen (F-Secure)</w:t>
      </w:r>
    </w:p>
    <w:p w14:paraId="1E7A68D0" w14:textId="4EC7C618" w:rsidR="2299340D" w:rsidRPr="00352C39" w:rsidRDefault="2299340D" w:rsidP="6B5835A6">
      <w:pPr>
        <w:pStyle w:val="BodyText"/>
        <w:spacing w:line="276" w:lineRule="auto"/>
        <w:rPr>
          <w:lang w:val="de-DE"/>
        </w:rPr>
      </w:pPr>
      <w:r w:rsidRPr="00352C39">
        <w:rPr>
          <w:lang w:val="de-DE"/>
        </w:rPr>
        <w:t>Jiří Havlík (IMA)</w:t>
      </w:r>
    </w:p>
    <w:p w14:paraId="1F367E4B" w14:textId="31CB2E0B" w:rsidR="2299340D" w:rsidRPr="00352C39" w:rsidRDefault="2299340D" w:rsidP="6B5835A6">
      <w:pPr>
        <w:pStyle w:val="BodyText"/>
        <w:spacing w:line="276" w:lineRule="auto"/>
        <w:rPr>
          <w:lang w:val="de-DE"/>
        </w:rPr>
      </w:pPr>
      <w:r w:rsidRPr="00352C39">
        <w:rPr>
          <w:lang w:val="de-DE"/>
        </w:rPr>
        <w:t>Tomáš Bureš (CUNI)</w:t>
      </w:r>
    </w:p>
    <w:p w14:paraId="5679FE2A" w14:textId="7A419454" w:rsidR="000F26F4" w:rsidRPr="007C76EF" w:rsidRDefault="000F26F4" w:rsidP="6B5835A6">
      <w:pPr>
        <w:pStyle w:val="BodyText"/>
        <w:spacing w:line="276" w:lineRule="auto"/>
        <w:rPr>
          <w:lang w:val="de-DE"/>
        </w:rPr>
      </w:pPr>
      <w:r w:rsidRPr="007C76EF">
        <w:rPr>
          <w:lang w:val="de-DE"/>
        </w:rPr>
        <w:t>Juhani Latvakoski (VTT)</w:t>
      </w:r>
    </w:p>
    <w:p w14:paraId="06EB2496" w14:textId="77777777" w:rsidR="008C289F" w:rsidRPr="00352C39" w:rsidRDefault="008C289F" w:rsidP="008C289F">
      <w:pPr>
        <w:pStyle w:val="BodyText"/>
        <w:rPr>
          <w:lang w:val="de-DE"/>
        </w:rPr>
      </w:pPr>
    </w:p>
    <w:p w14:paraId="06EB2498" w14:textId="1DDD9E5C" w:rsidR="00926E65" w:rsidRDefault="00C55AEC" w:rsidP="00926E65">
      <w:pPr>
        <w:rPr>
          <w:b/>
          <w:bCs/>
        </w:rPr>
      </w:pPr>
      <w:r w:rsidRPr="007C76EF">
        <w:rPr>
          <w:lang w:val="de-DE"/>
        </w:rPr>
        <w:br w:type="page"/>
      </w:r>
      <w:r w:rsidR="00926E65" w:rsidRPr="00204DDE">
        <w:rPr>
          <w:b/>
          <w:bCs/>
        </w:rPr>
        <w:lastRenderedPageBreak/>
        <w:t>TABLE OF CONTENT</w:t>
      </w:r>
      <w:bookmarkStart w:id="0" w:name="_Toc448903945"/>
      <w:bookmarkStart w:id="1" w:name="_Toc450645653"/>
      <w:r w:rsidR="00926E65" w:rsidRPr="00204DDE">
        <w:rPr>
          <w:b/>
          <w:bCs/>
        </w:rPr>
        <w:t>S</w:t>
      </w:r>
    </w:p>
    <w:p w14:paraId="28FDB261" w14:textId="77777777" w:rsidR="008354F1" w:rsidRPr="008354F1" w:rsidRDefault="008354F1" w:rsidP="008354F1">
      <w:pPr>
        <w:pStyle w:val="BodyText"/>
      </w:pPr>
    </w:p>
    <w:p w14:paraId="40E451C4" w14:textId="742FFC6E" w:rsidR="007C76EF" w:rsidRDefault="007C76EF" w:rsidP="18FA4C0D">
      <w:pPr>
        <w:pStyle w:val="TOC1"/>
        <w:tabs>
          <w:tab w:val="clear" w:pos="9696"/>
          <w:tab w:val="left" w:pos="390"/>
          <w:tab w:val="right" w:leader="dot" w:pos="9690"/>
        </w:tabs>
        <w:rPr>
          <w:rFonts w:asciiTheme="minorHAnsi" w:eastAsiaTheme="minorEastAsia" w:hAnsiTheme="minorHAnsi" w:cstheme="minorBidi"/>
          <w:b w:val="0"/>
          <w:bCs w:val="0"/>
          <w:spacing w:val="0"/>
          <w:kern w:val="2"/>
          <w:sz w:val="24"/>
          <w:szCs w:val="24"/>
          <w:lang w:val="tr-TR" w:eastAsia="tr-TR"/>
          <w14:ligatures w14:val="standardContextual"/>
        </w:rPr>
      </w:pPr>
      <w:r>
        <w:fldChar w:fldCharType="begin"/>
      </w:r>
      <w:r w:rsidR="00825DE6">
        <w:instrText>TOC \z \u</w:instrText>
      </w:r>
      <w:r>
        <w:fldChar w:fldCharType="separate"/>
      </w:r>
      <w:r w:rsidR="18FA4C0D">
        <w:t>1</w:t>
      </w:r>
      <w:r w:rsidR="00825DE6">
        <w:tab/>
      </w:r>
      <w:r w:rsidR="18FA4C0D">
        <w:t>Introduction</w:t>
      </w:r>
      <w:r w:rsidR="00825DE6">
        <w:tab/>
      </w:r>
      <w:r w:rsidR="00825DE6">
        <w:fldChar w:fldCharType="begin"/>
      </w:r>
      <w:r w:rsidR="00825DE6">
        <w:instrText>PAGEREF  \h</w:instrText>
      </w:r>
      <w:r w:rsidR="00825DE6">
        <w:fldChar w:fldCharType="separate"/>
      </w:r>
      <w:r w:rsidR="18FA4C0D">
        <w:t>5</w:t>
      </w:r>
      <w:r w:rsidR="00825DE6">
        <w:fldChar w:fldCharType="end"/>
      </w:r>
    </w:p>
    <w:p w14:paraId="1221A1A0" w14:textId="48BC80F6" w:rsidR="007C76EF" w:rsidRDefault="18FA4C0D" w:rsidP="18FA4C0D">
      <w:pPr>
        <w:pStyle w:val="TOC1"/>
        <w:tabs>
          <w:tab w:val="clear" w:pos="9696"/>
          <w:tab w:val="left" w:pos="390"/>
          <w:tab w:val="right" w:leader="dot" w:pos="9690"/>
        </w:tabs>
        <w:rPr>
          <w:rFonts w:asciiTheme="minorHAnsi" w:eastAsiaTheme="minorEastAsia" w:hAnsiTheme="minorHAnsi" w:cstheme="minorBidi"/>
          <w:b w:val="0"/>
          <w:bCs w:val="0"/>
          <w:spacing w:val="0"/>
          <w:kern w:val="2"/>
          <w:sz w:val="24"/>
          <w:szCs w:val="24"/>
          <w:lang w:val="tr-TR" w:eastAsia="tr-TR"/>
          <w14:ligatures w14:val="standardContextual"/>
        </w:rPr>
      </w:pPr>
      <w:r>
        <w:t>2</w:t>
      </w:r>
      <w:r w:rsidR="007C76EF">
        <w:tab/>
      </w:r>
      <w:r>
        <w:t>Methodology &amp; Roadmap</w:t>
      </w:r>
      <w:r w:rsidR="007C76EF">
        <w:tab/>
      </w:r>
      <w:r w:rsidR="007C76EF">
        <w:fldChar w:fldCharType="begin"/>
      </w:r>
      <w:r w:rsidR="007C76EF">
        <w:instrText>PAGEREF  \h</w:instrText>
      </w:r>
      <w:r w:rsidR="007C76EF">
        <w:fldChar w:fldCharType="separate"/>
      </w:r>
      <w:r>
        <w:t>6</w:t>
      </w:r>
      <w:r w:rsidR="007C76EF">
        <w:fldChar w:fldCharType="end"/>
      </w:r>
    </w:p>
    <w:p w14:paraId="2F422D4D" w14:textId="18B0B32B" w:rsidR="007C76EF" w:rsidRDefault="18FA4C0D" w:rsidP="18FA4C0D">
      <w:pPr>
        <w:pStyle w:val="TOC1"/>
        <w:tabs>
          <w:tab w:val="clear" w:pos="9696"/>
          <w:tab w:val="left" w:pos="390"/>
          <w:tab w:val="right" w:leader="dot" w:pos="9690"/>
        </w:tabs>
        <w:rPr>
          <w:rFonts w:asciiTheme="minorHAnsi" w:eastAsiaTheme="minorEastAsia" w:hAnsiTheme="minorHAnsi" w:cstheme="minorBidi"/>
          <w:b w:val="0"/>
          <w:bCs w:val="0"/>
          <w:spacing w:val="0"/>
          <w:kern w:val="2"/>
          <w:sz w:val="24"/>
          <w:szCs w:val="24"/>
          <w:lang w:val="tr-TR" w:eastAsia="tr-TR"/>
          <w14:ligatures w14:val="standardContextual"/>
        </w:rPr>
      </w:pPr>
      <w:r>
        <w:t>3</w:t>
      </w:r>
      <w:r w:rsidR="007C76EF">
        <w:tab/>
      </w:r>
      <w:r>
        <w:t>Targeted business impacts and key performance indicators of the use cases</w:t>
      </w:r>
      <w:r w:rsidR="007C76EF">
        <w:tab/>
      </w:r>
      <w:r w:rsidR="007C76EF">
        <w:fldChar w:fldCharType="begin"/>
      </w:r>
      <w:r w:rsidR="007C76EF">
        <w:instrText>PAGEREF  \h</w:instrText>
      </w:r>
      <w:r w:rsidR="007C76EF">
        <w:fldChar w:fldCharType="separate"/>
      </w:r>
      <w:r>
        <w:t>6</w:t>
      </w:r>
      <w:r w:rsidR="007C76EF">
        <w:fldChar w:fldCharType="end"/>
      </w:r>
    </w:p>
    <w:p w14:paraId="18D0A2F7" w14:textId="067CE880" w:rsidR="007C76EF" w:rsidRDefault="18FA4C0D" w:rsidP="18FA4C0D">
      <w:pPr>
        <w:pStyle w:val="TOC2"/>
        <w:tabs>
          <w:tab w:val="clear" w:pos="9696"/>
          <w:tab w:val="left" w:pos="600"/>
          <w:tab w:val="right" w:leader="dot" w:pos="9690"/>
        </w:tabs>
        <w:rPr>
          <w:rFonts w:asciiTheme="minorHAnsi" w:eastAsiaTheme="minorEastAsia" w:hAnsiTheme="minorHAnsi" w:cstheme="minorBidi"/>
          <w:spacing w:val="0"/>
          <w:kern w:val="2"/>
          <w:sz w:val="24"/>
          <w:szCs w:val="24"/>
          <w:lang w:val="tr-TR" w:eastAsia="tr-TR"/>
          <w14:ligatures w14:val="standardContextual"/>
        </w:rPr>
      </w:pPr>
      <w:r>
        <w:t>3.1</w:t>
      </w:r>
      <w:r w:rsidR="007C76EF">
        <w:tab/>
      </w:r>
      <w:r>
        <w:t>Targeted business impacts of the use cases</w:t>
      </w:r>
      <w:r w:rsidR="007C76EF">
        <w:tab/>
      </w:r>
      <w:r w:rsidR="007C76EF">
        <w:fldChar w:fldCharType="begin"/>
      </w:r>
      <w:r w:rsidR="007C76EF">
        <w:instrText>PAGEREF  \h</w:instrText>
      </w:r>
      <w:r w:rsidR="007C76EF">
        <w:fldChar w:fldCharType="separate"/>
      </w:r>
      <w:r>
        <w:t>7</w:t>
      </w:r>
      <w:r w:rsidR="007C76EF">
        <w:fldChar w:fldCharType="end"/>
      </w:r>
    </w:p>
    <w:p w14:paraId="170895DB" w14:textId="2D38E656" w:rsidR="007C76EF" w:rsidRDefault="18FA4C0D" w:rsidP="18FA4C0D">
      <w:pPr>
        <w:pStyle w:val="TOC2"/>
        <w:tabs>
          <w:tab w:val="clear" w:pos="9696"/>
          <w:tab w:val="left" w:pos="600"/>
          <w:tab w:val="right" w:leader="dot" w:pos="9690"/>
        </w:tabs>
        <w:rPr>
          <w:rFonts w:asciiTheme="minorHAnsi" w:eastAsiaTheme="minorEastAsia" w:hAnsiTheme="minorHAnsi" w:cstheme="minorBidi"/>
          <w:spacing w:val="0"/>
          <w:kern w:val="2"/>
          <w:sz w:val="24"/>
          <w:szCs w:val="24"/>
          <w:lang w:val="tr-TR" w:eastAsia="tr-TR"/>
          <w14:ligatures w14:val="standardContextual"/>
        </w:rPr>
      </w:pPr>
      <w:r>
        <w:t>3.2</w:t>
      </w:r>
      <w:r w:rsidR="007C76EF">
        <w:tab/>
      </w:r>
      <w:r>
        <w:t>Key performance indicators of the use cases</w:t>
      </w:r>
      <w:r w:rsidR="007C76EF">
        <w:tab/>
      </w:r>
      <w:r w:rsidR="007C76EF">
        <w:fldChar w:fldCharType="begin"/>
      </w:r>
      <w:r w:rsidR="007C76EF">
        <w:instrText>PAGEREF  \h</w:instrText>
      </w:r>
      <w:r w:rsidR="007C76EF">
        <w:fldChar w:fldCharType="separate"/>
      </w:r>
      <w:r>
        <w:t>11</w:t>
      </w:r>
      <w:r w:rsidR="007C76EF">
        <w:fldChar w:fldCharType="end"/>
      </w:r>
    </w:p>
    <w:p w14:paraId="3F69A7E8" w14:textId="19F5D670" w:rsidR="007C76EF" w:rsidRDefault="18FA4C0D" w:rsidP="18FA4C0D">
      <w:pPr>
        <w:pStyle w:val="TOC3"/>
        <w:tabs>
          <w:tab w:val="clear" w:pos="1008"/>
          <w:tab w:val="clear" w:pos="1872"/>
          <w:tab w:val="left" w:pos="990"/>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3.2.1</w:t>
      </w:r>
      <w:r w:rsidR="007C76EF">
        <w:tab/>
      </w:r>
      <w:r>
        <w:t>Shared KPI for all of the use cases</w:t>
      </w:r>
      <w:r w:rsidR="007C76EF">
        <w:tab/>
      </w:r>
      <w:r w:rsidR="007C76EF">
        <w:fldChar w:fldCharType="begin"/>
      </w:r>
      <w:r w:rsidR="007C76EF">
        <w:instrText>PAGEREF  \h</w:instrText>
      </w:r>
      <w:r w:rsidR="007C76EF">
        <w:fldChar w:fldCharType="separate"/>
      </w:r>
      <w:r>
        <w:t>11</w:t>
      </w:r>
      <w:r w:rsidR="007C76EF">
        <w:fldChar w:fldCharType="end"/>
      </w:r>
    </w:p>
    <w:p w14:paraId="535B55B5" w14:textId="0D92DEC8" w:rsidR="007C76EF" w:rsidRDefault="18FA4C0D" w:rsidP="18FA4C0D">
      <w:pPr>
        <w:pStyle w:val="TOC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3.2.2</w:t>
      </w:r>
      <w:r w:rsidR="007C76EF">
        <w:tab/>
      </w:r>
      <w:r>
        <w:t>More detailed KPIs of each use are described in the following:</w:t>
      </w:r>
      <w:r w:rsidR="007C76EF">
        <w:tab/>
      </w:r>
      <w:r w:rsidR="007C76EF">
        <w:fldChar w:fldCharType="begin"/>
      </w:r>
      <w:r w:rsidR="007C76EF">
        <w:instrText>PAGEREF  \h</w:instrText>
      </w:r>
      <w:r w:rsidR="007C76EF">
        <w:fldChar w:fldCharType="separate"/>
      </w:r>
      <w:r>
        <w:t>12</w:t>
      </w:r>
      <w:r w:rsidR="007C76EF">
        <w:fldChar w:fldCharType="end"/>
      </w:r>
    </w:p>
    <w:p w14:paraId="71F3E634" w14:textId="5D730BFE" w:rsidR="007C76EF" w:rsidRDefault="18FA4C0D" w:rsidP="18FA4C0D">
      <w:pPr>
        <w:pStyle w:val="TOC1"/>
        <w:tabs>
          <w:tab w:val="clear" w:pos="9696"/>
          <w:tab w:val="right" w:leader="dot" w:pos="9690"/>
        </w:tabs>
        <w:rPr>
          <w:rFonts w:asciiTheme="minorHAnsi" w:eastAsiaTheme="minorEastAsia" w:hAnsiTheme="minorHAnsi" w:cstheme="minorBidi"/>
          <w:spacing w:val="0"/>
          <w:kern w:val="2"/>
          <w:sz w:val="24"/>
          <w:szCs w:val="24"/>
          <w:lang w:val="tr-TR" w:eastAsia="tr-TR"/>
          <w14:ligatures w14:val="standardContextual"/>
        </w:rPr>
      </w:pPr>
      <w:r>
        <w:t>4</w:t>
      </w:r>
      <w:r w:rsidR="007C76EF">
        <w:tab/>
      </w:r>
      <w:r>
        <w:t>Descriptions of contributions of each UC’s into the 2nd year experiments and demonstrations</w:t>
      </w:r>
      <w:r w:rsidR="007C76EF">
        <w:tab/>
      </w:r>
      <w:r w:rsidR="007C76EF">
        <w:fldChar w:fldCharType="begin"/>
      </w:r>
      <w:r w:rsidR="007C76EF">
        <w:instrText>PAGEREF  \h</w:instrText>
      </w:r>
      <w:r w:rsidR="007C76EF">
        <w:fldChar w:fldCharType="separate"/>
      </w:r>
      <w:r>
        <w:t>19</w:t>
      </w:r>
      <w:r w:rsidR="007C76EF">
        <w:fldChar w:fldCharType="end"/>
      </w:r>
    </w:p>
    <w:p w14:paraId="34D356D9" w14:textId="509D95D1" w:rsidR="007C76EF" w:rsidRDefault="18FA4C0D" w:rsidP="18FA4C0D">
      <w:pPr>
        <w:pStyle w:val="TOC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4.1</w:t>
      </w:r>
      <w:r w:rsidR="007C76EF">
        <w:tab/>
      </w:r>
      <w:r>
        <w:t>UC 1 - Connected &amp; Autonomous lightweight logistics for in-factory/out-factory supply chain</w:t>
      </w:r>
      <w:r w:rsidR="007C76EF">
        <w:tab/>
      </w:r>
      <w:r w:rsidR="007C76EF">
        <w:fldChar w:fldCharType="begin"/>
      </w:r>
      <w:r w:rsidR="007C76EF">
        <w:instrText>PAGEREF  \h</w:instrText>
      </w:r>
      <w:r w:rsidR="007C76EF">
        <w:fldChar w:fldCharType="separate"/>
      </w:r>
      <w:r>
        <w:t>19</w:t>
      </w:r>
      <w:r w:rsidR="007C76EF">
        <w:fldChar w:fldCharType="end"/>
      </w:r>
    </w:p>
    <w:p w14:paraId="2AB78359" w14:textId="5B2DBD85" w:rsidR="007C76EF" w:rsidRDefault="18FA4C0D" w:rsidP="18FA4C0D">
      <w:pPr>
        <w:pStyle w:val="TOC3"/>
        <w:tabs>
          <w:tab w:val="clear" w:pos="1008"/>
          <w:tab w:val="clear" w:pos="1872"/>
          <w:tab w:val="left" w:pos="990"/>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4.1.1</w:t>
      </w:r>
      <w:r w:rsidR="007C76EF">
        <w:tab/>
      </w:r>
      <w:r>
        <w:t>Contribution to 2nd year demonstration 1</w:t>
      </w:r>
      <w:r w:rsidR="007C76EF">
        <w:tab/>
      </w:r>
      <w:r w:rsidR="007C76EF">
        <w:fldChar w:fldCharType="begin"/>
      </w:r>
      <w:r w:rsidR="007C76EF">
        <w:instrText>PAGEREF  \h</w:instrText>
      </w:r>
      <w:r w:rsidR="007C76EF">
        <w:fldChar w:fldCharType="separate"/>
      </w:r>
      <w:r>
        <w:t>19</w:t>
      </w:r>
      <w:r w:rsidR="007C76EF">
        <w:fldChar w:fldCharType="end"/>
      </w:r>
    </w:p>
    <w:p w14:paraId="5D36AFDE" w14:textId="1BB86E9F" w:rsidR="007C76EF" w:rsidRDefault="18FA4C0D" w:rsidP="18FA4C0D">
      <w:pPr>
        <w:pStyle w:val="TOC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4.1.2</w:t>
      </w:r>
      <w:r w:rsidR="007C76EF">
        <w:tab/>
      </w:r>
      <w:r>
        <w:t>Discussion and estimation of the targeted KPI</w:t>
      </w:r>
      <w:r w:rsidR="007C76EF">
        <w:tab/>
      </w:r>
      <w:r w:rsidR="007C76EF">
        <w:fldChar w:fldCharType="begin"/>
      </w:r>
      <w:r w:rsidR="007C76EF">
        <w:instrText>PAGEREF  \h</w:instrText>
      </w:r>
      <w:r w:rsidR="007C76EF">
        <w:fldChar w:fldCharType="separate"/>
      </w:r>
      <w:r>
        <w:t>19</w:t>
      </w:r>
      <w:r w:rsidR="007C76EF">
        <w:fldChar w:fldCharType="end"/>
      </w:r>
    </w:p>
    <w:p w14:paraId="1605BCE1" w14:textId="12B8E88A" w:rsidR="007C76EF" w:rsidRDefault="18FA4C0D" w:rsidP="18FA4C0D">
      <w:pPr>
        <w:pStyle w:val="TOC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4.2</w:t>
      </w:r>
      <w:r w:rsidR="007C76EF">
        <w:tab/>
      </w:r>
      <w:r>
        <w:t>UC 2 - People and machine position awareness in production or logistics area</w:t>
      </w:r>
      <w:r w:rsidR="007C76EF">
        <w:tab/>
      </w:r>
      <w:r w:rsidR="007C76EF">
        <w:fldChar w:fldCharType="begin"/>
      </w:r>
      <w:r w:rsidR="007C76EF">
        <w:instrText>PAGEREF  \h</w:instrText>
      </w:r>
      <w:r w:rsidR="007C76EF">
        <w:fldChar w:fldCharType="separate"/>
      </w:r>
      <w:r>
        <w:t>19</w:t>
      </w:r>
      <w:r w:rsidR="007C76EF">
        <w:fldChar w:fldCharType="end"/>
      </w:r>
    </w:p>
    <w:p w14:paraId="752BC66C" w14:textId="4183ED97" w:rsidR="007C76EF" w:rsidRDefault="18FA4C0D" w:rsidP="18FA4C0D">
      <w:pPr>
        <w:pStyle w:val="TOC3"/>
        <w:tabs>
          <w:tab w:val="clear" w:pos="1008"/>
          <w:tab w:val="clear" w:pos="1872"/>
          <w:tab w:val="left" w:pos="990"/>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4.2.1</w:t>
      </w:r>
      <w:r w:rsidR="007C76EF">
        <w:tab/>
      </w:r>
      <w:r>
        <w:t>Contribution to 2nd year demonstration x</w:t>
      </w:r>
      <w:r w:rsidR="007C76EF">
        <w:tab/>
      </w:r>
      <w:r w:rsidR="007C76EF">
        <w:fldChar w:fldCharType="begin"/>
      </w:r>
      <w:r w:rsidR="007C76EF">
        <w:instrText>PAGEREF  \h</w:instrText>
      </w:r>
      <w:r w:rsidR="007C76EF">
        <w:fldChar w:fldCharType="separate"/>
      </w:r>
      <w:r>
        <w:t>19</w:t>
      </w:r>
      <w:r w:rsidR="007C76EF">
        <w:fldChar w:fldCharType="end"/>
      </w:r>
    </w:p>
    <w:p w14:paraId="2B681067" w14:textId="0CB35268" w:rsidR="007C76EF" w:rsidRDefault="18FA4C0D" w:rsidP="18FA4C0D">
      <w:pPr>
        <w:pStyle w:val="TOC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4.2.2</w:t>
      </w:r>
      <w:r w:rsidR="007C76EF">
        <w:tab/>
      </w:r>
      <w:r>
        <w:t>Discussion and estimation of the targeted KPI</w:t>
      </w:r>
      <w:r w:rsidR="007C76EF">
        <w:tab/>
      </w:r>
      <w:r w:rsidR="007C76EF">
        <w:fldChar w:fldCharType="begin"/>
      </w:r>
      <w:r w:rsidR="007C76EF">
        <w:instrText>PAGEREF  \h</w:instrText>
      </w:r>
      <w:r w:rsidR="007C76EF">
        <w:fldChar w:fldCharType="separate"/>
      </w:r>
      <w:r>
        <w:t>19</w:t>
      </w:r>
      <w:r w:rsidR="007C76EF">
        <w:fldChar w:fldCharType="end"/>
      </w:r>
    </w:p>
    <w:p w14:paraId="5249F9F0" w14:textId="751344AE" w:rsidR="007C76EF" w:rsidRDefault="18FA4C0D" w:rsidP="18FA4C0D">
      <w:pPr>
        <w:pStyle w:val="TOC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4.3</w:t>
      </w:r>
      <w:r w:rsidR="007C76EF">
        <w:tab/>
      </w:r>
      <w:r>
        <w:t>UC 3 - Map at the centre of situational awareness in addition to real time video</w:t>
      </w:r>
      <w:r w:rsidR="007C76EF">
        <w:tab/>
      </w:r>
      <w:r w:rsidR="007C76EF">
        <w:fldChar w:fldCharType="begin"/>
      </w:r>
      <w:r w:rsidR="007C76EF">
        <w:instrText>PAGEREF  \h</w:instrText>
      </w:r>
      <w:r w:rsidR="007C76EF">
        <w:fldChar w:fldCharType="separate"/>
      </w:r>
      <w:r>
        <w:t>19</w:t>
      </w:r>
      <w:r w:rsidR="007C76EF">
        <w:fldChar w:fldCharType="end"/>
      </w:r>
    </w:p>
    <w:p w14:paraId="7B0640B4" w14:textId="1F309003" w:rsidR="007C76EF" w:rsidRDefault="18FA4C0D" w:rsidP="18FA4C0D">
      <w:pPr>
        <w:pStyle w:val="TOC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4.3.1</w:t>
      </w:r>
      <w:r w:rsidR="007C76EF">
        <w:tab/>
      </w:r>
      <w:r>
        <w:t>Contribution to 2nd year demonstration x</w:t>
      </w:r>
      <w:r w:rsidR="007C76EF">
        <w:tab/>
      </w:r>
      <w:r w:rsidR="007C76EF">
        <w:fldChar w:fldCharType="begin"/>
      </w:r>
      <w:r w:rsidR="007C76EF">
        <w:instrText>PAGEREF  \h</w:instrText>
      </w:r>
      <w:r w:rsidR="007C76EF">
        <w:fldChar w:fldCharType="separate"/>
      </w:r>
      <w:r>
        <w:t>19</w:t>
      </w:r>
      <w:r w:rsidR="007C76EF">
        <w:fldChar w:fldCharType="end"/>
      </w:r>
    </w:p>
    <w:p w14:paraId="39ED3566" w14:textId="5276248B" w:rsidR="007C76EF" w:rsidRDefault="18FA4C0D" w:rsidP="18FA4C0D">
      <w:pPr>
        <w:pStyle w:val="TOC3"/>
        <w:tabs>
          <w:tab w:val="clear" w:pos="1008"/>
          <w:tab w:val="clear" w:pos="1872"/>
          <w:tab w:val="left" w:pos="990"/>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4.3.2</w:t>
      </w:r>
      <w:r w:rsidR="007C76EF">
        <w:tab/>
      </w:r>
      <w:r>
        <w:t>Discussion and estimation of the targeted KPI</w:t>
      </w:r>
      <w:r w:rsidR="007C76EF">
        <w:tab/>
      </w:r>
      <w:r w:rsidR="007C76EF">
        <w:fldChar w:fldCharType="begin"/>
      </w:r>
      <w:r w:rsidR="007C76EF">
        <w:instrText>PAGEREF  \h</w:instrText>
      </w:r>
      <w:r w:rsidR="007C76EF">
        <w:fldChar w:fldCharType="separate"/>
      </w:r>
      <w:r>
        <w:t>19</w:t>
      </w:r>
      <w:r w:rsidR="007C76EF">
        <w:fldChar w:fldCharType="end"/>
      </w:r>
    </w:p>
    <w:p w14:paraId="5C265535" w14:textId="1ECD5E4B" w:rsidR="007C76EF" w:rsidRDefault="18FA4C0D" w:rsidP="18FA4C0D">
      <w:pPr>
        <w:pStyle w:val="TOC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4.4</w:t>
      </w:r>
      <w:r w:rsidR="007C76EF">
        <w:tab/>
      </w:r>
      <w:r>
        <w:t>UC 4 - Critical electricity distribution grid operation in energy communities</w:t>
      </w:r>
      <w:r w:rsidR="007C76EF">
        <w:tab/>
      </w:r>
      <w:r w:rsidR="007C76EF">
        <w:fldChar w:fldCharType="begin"/>
      </w:r>
      <w:r w:rsidR="007C76EF">
        <w:instrText>PAGEREF  \h</w:instrText>
      </w:r>
      <w:r w:rsidR="007C76EF">
        <w:fldChar w:fldCharType="separate"/>
      </w:r>
      <w:r>
        <w:t>19</w:t>
      </w:r>
      <w:r w:rsidR="007C76EF">
        <w:fldChar w:fldCharType="end"/>
      </w:r>
    </w:p>
    <w:p w14:paraId="459FB336" w14:textId="0CE7F201" w:rsidR="007C76EF" w:rsidRDefault="18FA4C0D" w:rsidP="18FA4C0D">
      <w:pPr>
        <w:pStyle w:val="TOC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4.4.1</w:t>
      </w:r>
      <w:r w:rsidR="007C76EF">
        <w:tab/>
      </w:r>
      <w:r>
        <w:t>Contribution to 2nd year demonstration x</w:t>
      </w:r>
      <w:r w:rsidR="007C76EF">
        <w:tab/>
      </w:r>
      <w:r w:rsidR="007C76EF">
        <w:fldChar w:fldCharType="begin"/>
      </w:r>
      <w:r w:rsidR="007C76EF">
        <w:instrText>PAGEREF  \h</w:instrText>
      </w:r>
      <w:r w:rsidR="007C76EF">
        <w:fldChar w:fldCharType="separate"/>
      </w:r>
      <w:r>
        <w:t>20</w:t>
      </w:r>
      <w:r w:rsidR="007C76EF">
        <w:fldChar w:fldCharType="end"/>
      </w:r>
    </w:p>
    <w:p w14:paraId="1AAAFA1B" w14:textId="113A6912" w:rsidR="007C76EF" w:rsidRDefault="18FA4C0D" w:rsidP="18FA4C0D">
      <w:pPr>
        <w:pStyle w:val="TOC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4.4.2</w:t>
      </w:r>
      <w:r w:rsidR="007C76EF">
        <w:tab/>
      </w:r>
      <w:r>
        <w:t>Discussion and estimation of the targeted KPI</w:t>
      </w:r>
      <w:r w:rsidR="007C76EF">
        <w:tab/>
      </w:r>
      <w:r w:rsidR="007C76EF">
        <w:fldChar w:fldCharType="begin"/>
      </w:r>
      <w:r w:rsidR="007C76EF">
        <w:instrText>PAGEREF  \h</w:instrText>
      </w:r>
      <w:r w:rsidR="007C76EF">
        <w:fldChar w:fldCharType="separate"/>
      </w:r>
      <w:r>
        <w:t>20</w:t>
      </w:r>
      <w:r w:rsidR="007C76EF">
        <w:fldChar w:fldCharType="end"/>
      </w:r>
    </w:p>
    <w:p w14:paraId="2C49AF55" w14:textId="2D43468B" w:rsidR="007C76EF" w:rsidRDefault="18FA4C0D" w:rsidP="18FA4C0D">
      <w:pPr>
        <w:pStyle w:val="TOC2"/>
        <w:tabs>
          <w:tab w:val="clear" w:pos="9696"/>
          <w:tab w:val="left" w:pos="600"/>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4.5</w:t>
      </w:r>
      <w:r w:rsidR="007C76EF">
        <w:tab/>
      </w:r>
      <w:r>
        <w:t>UC 5 - Security and location awareness of persons</w:t>
      </w:r>
      <w:r w:rsidR="007C76EF">
        <w:tab/>
      </w:r>
      <w:r w:rsidR="007C76EF">
        <w:fldChar w:fldCharType="begin"/>
      </w:r>
      <w:r w:rsidR="007C76EF">
        <w:instrText>PAGEREF  \h</w:instrText>
      </w:r>
      <w:r w:rsidR="007C76EF">
        <w:fldChar w:fldCharType="separate"/>
      </w:r>
      <w:r>
        <w:t>20</w:t>
      </w:r>
      <w:r w:rsidR="007C76EF">
        <w:fldChar w:fldCharType="end"/>
      </w:r>
    </w:p>
    <w:p w14:paraId="21D81B55" w14:textId="544A8F47" w:rsidR="007C76EF" w:rsidRDefault="18FA4C0D" w:rsidP="18FA4C0D">
      <w:pPr>
        <w:pStyle w:val="TOC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4.5.1</w:t>
      </w:r>
      <w:r w:rsidR="007C76EF">
        <w:tab/>
      </w:r>
      <w:r>
        <w:t>Contribution to 2nd year demonstration x</w:t>
      </w:r>
      <w:r w:rsidR="007C76EF">
        <w:tab/>
      </w:r>
      <w:r w:rsidR="007C76EF">
        <w:fldChar w:fldCharType="begin"/>
      </w:r>
      <w:r w:rsidR="007C76EF">
        <w:instrText>PAGEREF  \h</w:instrText>
      </w:r>
      <w:r w:rsidR="007C76EF">
        <w:fldChar w:fldCharType="separate"/>
      </w:r>
      <w:r>
        <w:t>20</w:t>
      </w:r>
      <w:r w:rsidR="007C76EF">
        <w:fldChar w:fldCharType="end"/>
      </w:r>
    </w:p>
    <w:p w14:paraId="7A9D6258" w14:textId="4BDC3798" w:rsidR="007C76EF" w:rsidRDefault="18FA4C0D" w:rsidP="18FA4C0D">
      <w:pPr>
        <w:pStyle w:val="TOC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4.5.2</w:t>
      </w:r>
      <w:r w:rsidR="007C76EF">
        <w:tab/>
      </w:r>
      <w:r>
        <w:t>Discussion and estimation of the targeted KPI</w:t>
      </w:r>
      <w:r w:rsidR="007C76EF">
        <w:tab/>
      </w:r>
      <w:r w:rsidR="007C76EF">
        <w:fldChar w:fldCharType="begin"/>
      </w:r>
      <w:r w:rsidR="007C76EF">
        <w:instrText>PAGEREF  \h</w:instrText>
      </w:r>
      <w:r w:rsidR="007C76EF">
        <w:fldChar w:fldCharType="separate"/>
      </w:r>
      <w:r>
        <w:t>20</w:t>
      </w:r>
      <w:r w:rsidR="007C76EF">
        <w:fldChar w:fldCharType="end"/>
      </w:r>
    </w:p>
    <w:p w14:paraId="02D2BB57" w14:textId="2E0639E0" w:rsidR="007C76EF" w:rsidRDefault="18FA4C0D" w:rsidP="18FA4C0D">
      <w:pPr>
        <w:pStyle w:val="TOC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4.6</w:t>
      </w:r>
      <w:r w:rsidR="007C76EF">
        <w:tab/>
      </w:r>
      <w:r>
        <w:t>UC 7 - Multirouting secure awareness system for hunting and outdoors</w:t>
      </w:r>
      <w:r w:rsidR="007C76EF">
        <w:tab/>
      </w:r>
      <w:r w:rsidR="007C76EF">
        <w:fldChar w:fldCharType="begin"/>
      </w:r>
      <w:r w:rsidR="007C76EF">
        <w:instrText>PAGEREF  \h</w:instrText>
      </w:r>
      <w:r w:rsidR="007C76EF">
        <w:fldChar w:fldCharType="separate"/>
      </w:r>
      <w:r>
        <w:t>20</w:t>
      </w:r>
      <w:r w:rsidR="007C76EF">
        <w:fldChar w:fldCharType="end"/>
      </w:r>
    </w:p>
    <w:p w14:paraId="6969A556" w14:textId="30C50249" w:rsidR="007C76EF" w:rsidRDefault="18FA4C0D" w:rsidP="18FA4C0D">
      <w:pPr>
        <w:pStyle w:val="TOC3"/>
        <w:tabs>
          <w:tab w:val="clear" w:pos="1008"/>
          <w:tab w:val="clear" w:pos="1872"/>
          <w:tab w:val="left" w:pos="990"/>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4.6.1</w:t>
      </w:r>
      <w:r w:rsidR="007C76EF">
        <w:tab/>
      </w:r>
      <w:r>
        <w:t>Contribution to 2nd year demonstration x</w:t>
      </w:r>
      <w:r w:rsidR="007C76EF">
        <w:tab/>
      </w:r>
      <w:r w:rsidR="007C76EF">
        <w:fldChar w:fldCharType="begin"/>
      </w:r>
      <w:r w:rsidR="007C76EF">
        <w:instrText>PAGEREF  \h</w:instrText>
      </w:r>
      <w:r w:rsidR="007C76EF">
        <w:fldChar w:fldCharType="separate"/>
      </w:r>
      <w:r>
        <w:t>20</w:t>
      </w:r>
      <w:r w:rsidR="007C76EF">
        <w:fldChar w:fldCharType="end"/>
      </w:r>
    </w:p>
    <w:p w14:paraId="14F8BEF2" w14:textId="3270D5FF" w:rsidR="007C76EF" w:rsidRDefault="18FA4C0D" w:rsidP="18FA4C0D">
      <w:pPr>
        <w:pStyle w:val="TOC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4.6.2</w:t>
      </w:r>
      <w:r w:rsidR="007C76EF">
        <w:tab/>
      </w:r>
      <w:r>
        <w:t>Discussion and estimation of the targeted KPI</w:t>
      </w:r>
      <w:r w:rsidR="007C76EF">
        <w:tab/>
      </w:r>
      <w:r w:rsidR="007C76EF">
        <w:fldChar w:fldCharType="begin"/>
      </w:r>
      <w:r w:rsidR="007C76EF">
        <w:instrText>PAGEREF  \h</w:instrText>
      </w:r>
      <w:r w:rsidR="007C76EF">
        <w:fldChar w:fldCharType="separate"/>
      </w:r>
      <w:r>
        <w:t>20</w:t>
      </w:r>
      <w:r w:rsidR="007C76EF">
        <w:fldChar w:fldCharType="end"/>
      </w:r>
    </w:p>
    <w:p w14:paraId="25C20735" w14:textId="32C4CA30" w:rsidR="007C76EF" w:rsidRDefault="18FA4C0D" w:rsidP="18FA4C0D">
      <w:pPr>
        <w:pStyle w:val="TOC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4.7</w:t>
      </w:r>
      <w:r w:rsidR="007C76EF">
        <w:tab/>
      </w:r>
      <w:r>
        <w:t>UC 8 - Secure, trustworthy and reliable drone operation control system</w:t>
      </w:r>
      <w:r w:rsidR="007C76EF">
        <w:tab/>
      </w:r>
      <w:r w:rsidR="007C76EF">
        <w:fldChar w:fldCharType="begin"/>
      </w:r>
      <w:r w:rsidR="007C76EF">
        <w:instrText>PAGEREF  \h</w:instrText>
      </w:r>
      <w:r w:rsidR="007C76EF">
        <w:fldChar w:fldCharType="separate"/>
      </w:r>
      <w:r>
        <w:t>20</w:t>
      </w:r>
      <w:r w:rsidR="007C76EF">
        <w:fldChar w:fldCharType="end"/>
      </w:r>
    </w:p>
    <w:p w14:paraId="1F9B4610" w14:textId="35195FDF" w:rsidR="007C76EF" w:rsidRDefault="18FA4C0D" w:rsidP="18FA4C0D">
      <w:pPr>
        <w:pStyle w:val="TOC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4.7.1</w:t>
      </w:r>
      <w:r w:rsidR="007C76EF">
        <w:tab/>
      </w:r>
      <w:r>
        <w:t>Contribution to 2nd year demonstration x</w:t>
      </w:r>
      <w:r w:rsidR="007C76EF">
        <w:tab/>
      </w:r>
      <w:r w:rsidR="007C76EF">
        <w:fldChar w:fldCharType="begin"/>
      </w:r>
      <w:r w:rsidR="007C76EF">
        <w:instrText>PAGEREF  \h</w:instrText>
      </w:r>
      <w:r w:rsidR="007C76EF">
        <w:fldChar w:fldCharType="separate"/>
      </w:r>
      <w:r>
        <w:t>20</w:t>
      </w:r>
      <w:r w:rsidR="007C76EF">
        <w:fldChar w:fldCharType="end"/>
      </w:r>
    </w:p>
    <w:p w14:paraId="22DB8412" w14:textId="2BEDF050" w:rsidR="007C76EF" w:rsidRDefault="18FA4C0D" w:rsidP="18FA4C0D">
      <w:pPr>
        <w:pStyle w:val="TOC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4.7.2</w:t>
      </w:r>
      <w:r w:rsidR="007C76EF">
        <w:tab/>
      </w:r>
      <w:r>
        <w:t>Discussion and estimation of the targeted KPI</w:t>
      </w:r>
      <w:r w:rsidR="007C76EF">
        <w:tab/>
      </w:r>
      <w:r w:rsidR="007C76EF">
        <w:fldChar w:fldCharType="begin"/>
      </w:r>
      <w:r w:rsidR="007C76EF">
        <w:instrText>PAGEREF  \h</w:instrText>
      </w:r>
      <w:r w:rsidR="007C76EF">
        <w:fldChar w:fldCharType="separate"/>
      </w:r>
      <w:r>
        <w:t>20</w:t>
      </w:r>
      <w:r w:rsidR="007C76EF">
        <w:fldChar w:fldCharType="end"/>
      </w:r>
    </w:p>
    <w:p w14:paraId="5A66591D" w14:textId="53647EC0" w:rsidR="007C76EF" w:rsidRDefault="18FA4C0D" w:rsidP="18FA4C0D">
      <w:pPr>
        <w:pStyle w:val="TOC2"/>
        <w:tabs>
          <w:tab w:val="clear" w:pos="9696"/>
          <w:tab w:val="left" w:pos="600"/>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4.8</w:t>
      </w:r>
      <w:r w:rsidR="007C76EF">
        <w:tab/>
      </w:r>
      <w:r>
        <w:t>UC 9 - Situational awareness and secure management of digital twin assets</w:t>
      </w:r>
      <w:r w:rsidR="007C76EF">
        <w:tab/>
      </w:r>
      <w:r w:rsidR="007C76EF">
        <w:fldChar w:fldCharType="begin"/>
      </w:r>
      <w:r w:rsidR="007C76EF">
        <w:instrText>PAGEREF  \h</w:instrText>
      </w:r>
      <w:r w:rsidR="007C76EF">
        <w:fldChar w:fldCharType="separate"/>
      </w:r>
      <w:r>
        <w:t>20</w:t>
      </w:r>
      <w:r w:rsidR="007C76EF">
        <w:fldChar w:fldCharType="end"/>
      </w:r>
    </w:p>
    <w:p w14:paraId="23759EAE" w14:textId="7B5A80E4" w:rsidR="007C76EF" w:rsidRDefault="18FA4C0D" w:rsidP="18FA4C0D">
      <w:pPr>
        <w:pStyle w:val="TOC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4.8.1</w:t>
      </w:r>
      <w:r w:rsidR="007C76EF">
        <w:tab/>
      </w:r>
      <w:r>
        <w:t>Contribution to 2nd year demonstration x</w:t>
      </w:r>
      <w:r w:rsidR="007C76EF">
        <w:tab/>
      </w:r>
      <w:r w:rsidR="007C76EF">
        <w:fldChar w:fldCharType="begin"/>
      </w:r>
      <w:r w:rsidR="007C76EF">
        <w:instrText>PAGEREF  \h</w:instrText>
      </w:r>
      <w:r w:rsidR="007C76EF">
        <w:fldChar w:fldCharType="separate"/>
      </w:r>
      <w:r>
        <w:t>20</w:t>
      </w:r>
      <w:r w:rsidR="007C76EF">
        <w:fldChar w:fldCharType="end"/>
      </w:r>
    </w:p>
    <w:p w14:paraId="72553753" w14:textId="005ADDC6" w:rsidR="007C76EF" w:rsidRDefault="18FA4C0D" w:rsidP="18FA4C0D">
      <w:pPr>
        <w:pStyle w:val="TOC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4.8.2</w:t>
      </w:r>
      <w:r w:rsidR="007C76EF">
        <w:tab/>
      </w:r>
      <w:r>
        <w:t>Discussion and estimation of the targeted KPI</w:t>
      </w:r>
      <w:r w:rsidR="007C76EF">
        <w:tab/>
      </w:r>
      <w:r w:rsidR="007C76EF">
        <w:fldChar w:fldCharType="begin"/>
      </w:r>
      <w:r w:rsidR="007C76EF">
        <w:instrText>PAGEREF  \h</w:instrText>
      </w:r>
      <w:r w:rsidR="007C76EF">
        <w:fldChar w:fldCharType="separate"/>
      </w:r>
      <w:r>
        <w:t>20</w:t>
      </w:r>
      <w:r w:rsidR="007C76EF">
        <w:fldChar w:fldCharType="end"/>
      </w:r>
    </w:p>
    <w:p w14:paraId="4A385B3F" w14:textId="5E73CBC9" w:rsidR="007C76EF" w:rsidRDefault="18FA4C0D" w:rsidP="18FA4C0D">
      <w:pPr>
        <w:pStyle w:val="TOC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4.9</w:t>
      </w:r>
      <w:r w:rsidR="007C76EF">
        <w:tab/>
      </w:r>
      <w:r>
        <w:t>Project story</w:t>
      </w:r>
      <w:r w:rsidR="007C76EF">
        <w:tab/>
      </w:r>
      <w:r w:rsidR="007C76EF">
        <w:fldChar w:fldCharType="begin"/>
      </w:r>
      <w:r w:rsidR="007C76EF">
        <w:instrText>PAGEREF  \h</w:instrText>
      </w:r>
      <w:r w:rsidR="007C76EF">
        <w:fldChar w:fldCharType="separate"/>
      </w:r>
      <w:r>
        <w:t>20</w:t>
      </w:r>
      <w:r w:rsidR="007C76EF">
        <w:fldChar w:fldCharType="end"/>
      </w:r>
    </w:p>
    <w:p w14:paraId="6F114F88" w14:textId="27135BE3" w:rsidR="007C76EF" w:rsidRDefault="18FA4C0D" w:rsidP="18FA4C0D">
      <w:pPr>
        <w:pStyle w:val="TOC3"/>
        <w:tabs>
          <w:tab w:val="clear" w:pos="1008"/>
          <w:tab w:val="clear" w:pos="1872"/>
          <w:tab w:val="left" w:pos="990"/>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4.9.1</w:t>
      </w:r>
      <w:r w:rsidR="007C76EF">
        <w:tab/>
      </w:r>
      <w:r>
        <w:t>Contribution to 2nd year demonstration x</w:t>
      </w:r>
      <w:r w:rsidR="007C76EF">
        <w:tab/>
      </w:r>
      <w:r w:rsidR="007C76EF">
        <w:fldChar w:fldCharType="begin"/>
      </w:r>
      <w:r w:rsidR="007C76EF">
        <w:instrText>PAGEREF  \h</w:instrText>
      </w:r>
      <w:r w:rsidR="007C76EF">
        <w:fldChar w:fldCharType="separate"/>
      </w:r>
      <w:r>
        <w:t>20</w:t>
      </w:r>
      <w:r w:rsidR="007C76EF">
        <w:fldChar w:fldCharType="end"/>
      </w:r>
    </w:p>
    <w:p w14:paraId="062517D6" w14:textId="477DE421" w:rsidR="007C76EF" w:rsidRDefault="18FA4C0D" w:rsidP="18FA4C0D">
      <w:pPr>
        <w:pStyle w:val="TOC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4.9.2</w:t>
      </w:r>
      <w:r w:rsidR="007C76EF">
        <w:tab/>
      </w:r>
      <w:r>
        <w:t>Discussion and estimation of the targeted KPI</w:t>
      </w:r>
      <w:r w:rsidR="007C76EF">
        <w:tab/>
      </w:r>
      <w:r w:rsidR="007C76EF">
        <w:fldChar w:fldCharType="begin"/>
      </w:r>
      <w:r w:rsidR="007C76EF">
        <w:instrText>PAGEREF  \h</w:instrText>
      </w:r>
      <w:r w:rsidR="007C76EF">
        <w:fldChar w:fldCharType="separate"/>
      </w:r>
      <w:r>
        <w:t>20</w:t>
      </w:r>
      <w:r w:rsidR="007C76EF">
        <w:fldChar w:fldCharType="end"/>
      </w:r>
    </w:p>
    <w:p w14:paraId="581010EE" w14:textId="4A1ABF6F" w:rsidR="007C76EF" w:rsidRDefault="18FA4C0D" w:rsidP="18FA4C0D">
      <w:pPr>
        <w:pStyle w:val="TOC1"/>
        <w:tabs>
          <w:tab w:val="clear" w:pos="9696"/>
          <w:tab w:val="right" w:leader="dot" w:pos="9690"/>
        </w:tabs>
        <w:rPr>
          <w:rFonts w:asciiTheme="minorHAnsi" w:eastAsiaTheme="minorEastAsia" w:hAnsiTheme="minorHAnsi" w:cstheme="minorBidi"/>
          <w:spacing w:val="0"/>
          <w:kern w:val="2"/>
          <w:sz w:val="24"/>
          <w:szCs w:val="24"/>
          <w:lang w:val="tr-TR" w:eastAsia="tr-TR"/>
          <w14:ligatures w14:val="standardContextual"/>
        </w:rPr>
      </w:pPr>
      <w:r>
        <w:t>5</w:t>
      </w:r>
      <w:r w:rsidR="007C76EF">
        <w:tab/>
      </w:r>
      <w:r>
        <w:t>Description of the demonstrations to be shown in the 2nd year review</w:t>
      </w:r>
      <w:r w:rsidR="007C76EF">
        <w:tab/>
      </w:r>
      <w:r w:rsidR="007C76EF">
        <w:fldChar w:fldCharType="begin"/>
      </w:r>
      <w:r w:rsidR="007C76EF">
        <w:instrText>PAGEREF  \h</w:instrText>
      </w:r>
      <w:r w:rsidR="007C76EF">
        <w:fldChar w:fldCharType="separate"/>
      </w:r>
      <w:r>
        <w:t>20</w:t>
      </w:r>
      <w:r w:rsidR="007C76EF">
        <w:fldChar w:fldCharType="end"/>
      </w:r>
    </w:p>
    <w:p w14:paraId="7B667065" w14:textId="330BAEC8" w:rsidR="007C76EF" w:rsidRDefault="18FA4C0D" w:rsidP="18FA4C0D">
      <w:pPr>
        <w:pStyle w:val="TOC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5.1</w:t>
      </w:r>
      <w:r w:rsidR="007C76EF">
        <w:tab/>
      </w:r>
      <w:r>
        <w:t>Demonstration 1 &lt;add name&gt;</w:t>
      </w:r>
      <w:r w:rsidR="007C76EF">
        <w:tab/>
      </w:r>
      <w:r w:rsidR="007C76EF">
        <w:fldChar w:fldCharType="begin"/>
      </w:r>
      <w:r w:rsidR="007C76EF">
        <w:instrText>PAGEREF  \h</w:instrText>
      </w:r>
      <w:r w:rsidR="007C76EF">
        <w:fldChar w:fldCharType="separate"/>
      </w:r>
      <w:r>
        <w:t>21</w:t>
      </w:r>
      <w:r w:rsidR="007C76EF">
        <w:fldChar w:fldCharType="end"/>
      </w:r>
    </w:p>
    <w:p w14:paraId="23F2CF26" w14:textId="1F60D013" w:rsidR="007C76EF" w:rsidRDefault="18FA4C0D" w:rsidP="18FA4C0D">
      <w:pPr>
        <w:pStyle w:val="TOC2"/>
        <w:tabs>
          <w:tab w:val="clear" w:pos="9696"/>
          <w:tab w:val="left" w:pos="600"/>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5.2</w:t>
      </w:r>
      <w:r w:rsidR="007C76EF">
        <w:tab/>
      </w:r>
      <w:r>
        <w:t>Demonstration 2 &lt;add name&gt;</w:t>
      </w:r>
      <w:r w:rsidR="007C76EF">
        <w:tab/>
      </w:r>
      <w:r w:rsidR="007C76EF">
        <w:fldChar w:fldCharType="begin"/>
      </w:r>
      <w:r w:rsidR="007C76EF">
        <w:instrText>PAGEREF  \h</w:instrText>
      </w:r>
      <w:r w:rsidR="007C76EF">
        <w:fldChar w:fldCharType="separate"/>
      </w:r>
      <w:r>
        <w:t>21</w:t>
      </w:r>
      <w:r w:rsidR="007C76EF">
        <w:fldChar w:fldCharType="end"/>
      </w:r>
    </w:p>
    <w:p w14:paraId="3501B368" w14:textId="5F4F9DB4" w:rsidR="007C76EF" w:rsidRDefault="18FA4C0D" w:rsidP="18FA4C0D">
      <w:pPr>
        <w:pStyle w:val="TOC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5.3</w:t>
      </w:r>
      <w:r w:rsidR="007C76EF">
        <w:tab/>
      </w:r>
      <w:r>
        <w:t>Demonstration 3 &lt;add  name&gt;</w:t>
      </w:r>
      <w:r w:rsidR="007C76EF">
        <w:tab/>
      </w:r>
      <w:r w:rsidR="007C76EF">
        <w:fldChar w:fldCharType="begin"/>
      </w:r>
      <w:r w:rsidR="007C76EF">
        <w:instrText>PAGEREF  \h</w:instrText>
      </w:r>
      <w:r w:rsidR="007C76EF">
        <w:fldChar w:fldCharType="separate"/>
      </w:r>
      <w:r>
        <w:t>21</w:t>
      </w:r>
      <w:r w:rsidR="007C76EF">
        <w:fldChar w:fldCharType="end"/>
      </w:r>
    </w:p>
    <w:p w14:paraId="1D4C6504" w14:textId="647FA096" w:rsidR="007C76EF" w:rsidRDefault="18FA4C0D" w:rsidP="18FA4C0D">
      <w:pPr>
        <w:pStyle w:val="TOC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5.4</w:t>
      </w:r>
      <w:r w:rsidR="007C76EF">
        <w:tab/>
      </w:r>
      <w:r>
        <w:t>Demonstration n &lt;add name&gt;</w:t>
      </w:r>
      <w:r w:rsidR="007C76EF">
        <w:tab/>
      </w:r>
      <w:r w:rsidR="007C76EF">
        <w:fldChar w:fldCharType="begin"/>
      </w:r>
      <w:r w:rsidR="007C76EF">
        <w:instrText>PAGEREF  \h</w:instrText>
      </w:r>
      <w:r w:rsidR="007C76EF">
        <w:fldChar w:fldCharType="separate"/>
      </w:r>
      <w:r>
        <w:t>21</w:t>
      </w:r>
      <w:r w:rsidR="007C76EF">
        <w:fldChar w:fldCharType="end"/>
      </w:r>
    </w:p>
    <w:p w14:paraId="16CC01D4" w14:textId="1602195D" w:rsidR="007C76EF" w:rsidRDefault="18FA4C0D" w:rsidP="18FA4C0D">
      <w:pPr>
        <w:pStyle w:val="TOC1"/>
        <w:tabs>
          <w:tab w:val="clear" w:pos="9696"/>
          <w:tab w:val="left" w:pos="390"/>
          <w:tab w:val="right" w:leader="dot" w:pos="9690"/>
        </w:tabs>
        <w:rPr>
          <w:rFonts w:asciiTheme="minorHAnsi" w:eastAsiaTheme="minorEastAsia" w:hAnsiTheme="minorHAnsi" w:cstheme="minorBidi"/>
          <w:b w:val="0"/>
          <w:bCs w:val="0"/>
          <w:spacing w:val="0"/>
          <w:kern w:val="2"/>
          <w:sz w:val="24"/>
          <w:szCs w:val="24"/>
          <w:lang w:val="tr-TR" w:eastAsia="tr-TR"/>
          <w14:ligatures w14:val="standardContextual"/>
        </w:rPr>
      </w:pPr>
      <w:r>
        <w:t>6</w:t>
      </w:r>
      <w:r w:rsidR="007C76EF">
        <w:tab/>
      </w:r>
      <w:r>
        <w:t>Conclusions</w:t>
      </w:r>
      <w:r w:rsidR="007C76EF">
        <w:tab/>
      </w:r>
      <w:r w:rsidR="007C76EF">
        <w:fldChar w:fldCharType="begin"/>
      </w:r>
      <w:r w:rsidR="007C76EF">
        <w:instrText>PAGEREF  \h</w:instrText>
      </w:r>
      <w:r w:rsidR="007C76EF">
        <w:fldChar w:fldCharType="separate"/>
      </w:r>
      <w:r>
        <w:t>21</w:t>
      </w:r>
      <w:r w:rsidR="007C76EF">
        <w:fldChar w:fldCharType="end"/>
      </w:r>
    </w:p>
    <w:p w14:paraId="2B6EDE69" w14:textId="2C16B4BA" w:rsidR="007C76EF" w:rsidRDefault="18FA4C0D" w:rsidP="18FA4C0D">
      <w:pPr>
        <w:pStyle w:val="TOC1"/>
        <w:tabs>
          <w:tab w:val="clear" w:pos="9696"/>
          <w:tab w:val="left" w:pos="390"/>
          <w:tab w:val="right" w:leader="dot" w:pos="9690"/>
        </w:tabs>
        <w:rPr>
          <w:rFonts w:asciiTheme="minorHAnsi" w:eastAsiaTheme="minorEastAsia" w:hAnsiTheme="minorHAnsi" w:cstheme="minorBidi"/>
          <w:b w:val="0"/>
          <w:bCs w:val="0"/>
          <w:spacing w:val="0"/>
          <w:kern w:val="2"/>
          <w:sz w:val="24"/>
          <w:szCs w:val="24"/>
          <w:lang w:val="tr-TR" w:eastAsia="tr-TR"/>
          <w14:ligatures w14:val="standardContextual"/>
        </w:rPr>
      </w:pPr>
      <w:r>
        <w:t>7</w:t>
      </w:r>
      <w:r w:rsidR="007C76EF">
        <w:tab/>
      </w:r>
      <w:r>
        <w:t>References</w:t>
      </w:r>
      <w:r w:rsidR="007C76EF">
        <w:tab/>
      </w:r>
      <w:r w:rsidR="007C76EF">
        <w:fldChar w:fldCharType="begin"/>
      </w:r>
      <w:r w:rsidR="007C76EF">
        <w:instrText>PAGEREF  \h</w:instrText>
      </w:r>
      <w:r w:rsidR="007C76EF">
        <w:fldChar w:fldCharType="separate"/>
      </w:r>
      <w:r>
        <w:t>21</w:t>
      </w:r>
      <w:r w:rsidR="007C76EF">
        <w:fldChar w:fldCharType="end"/>
      </w:r>
      <w:r w:rsidR="007C76EF">
        <w:fldChar w:fldCharType="end"/>
      </w:r>
    </w:p>
    <w:p w14:paraId="5003A580" w14:textId="5757250E" w:rsidR="008B1D75" w:rsidRPr="00204DDE" w:rsidRDefault="008B1D75" w:rsidP="008B1D75">
      <w:pPr>
        <w:pStyle w:val="TableofFigures"/>
        <w:tabs>
          <w:tab w:val="right" w:leader="dot" w:pos="9684"/>
        </w:tabs>
        <w:rPr>
          <w:caps/>
        </w:rPr>
      </w:pPr>
      <w:bookmarkStart w:id="2" w:name="_Toc471724420"/>
      <w:bookmarkStart w:id="3" w:name="_Toc471724553"/>
      <w:bookmarkStart w:id="4" w:name="_Toc471785672"/>
      <w:bookmarkStart w:id="5" w:name="_Toc423847464"/>
      <w:bookmarkStart w:id="6" w:name="_Toc436476113"/>
      <w:bookmarkStart w:id="7" w:name="_Toc465144237"/>
      <w:bookmarkStart w:id="8" w:name="_Toc465144483"/>
      <w:bookmarkStart w:id="9" w:name="_Toc465144910"/>
      <w:bookmarkEnd w:id="0"/>
      <w:bookmarkEnd w:id="1"/>
    </w:p>
    <w:p w14:paraId="3D36E2C1" w14:textId="673510E1" w:rsidR="008B1D75" w:rsidRPr="007C76EF" w:rsidRDefault="008B1D75" w:rsidP="007C76EF">
      <w:pPr>
        <w:pStyle w:val="BodyText"/>
      </w:pPr>
      <w:r w:rsidRPr="00204DDE">
        <w:br w:type="page"/>
      </w:r>
      <w:r w:rsidRPr="00204DDE">
        <w:rPr>
          <w:b/>
          <w:caps/>
        </w:rPr>
        <w:lastRenderedPageBreak/>
        <w:t>TABLE OF FIGURES</w:t>
      </w:r>
    </w:p>
    <w:p w14:paraId="781F7CE9" w14:textId="77777777" w:rsidR="008354F1" w:rsidRPr="008354F1" w:rsidRDefault="008354F1" w:rsidP="008354F1"/>
    <w:p w14:paraId="6BAA85CB" w14:textId="6A3FB8B6" w:rsidR="007C76EF" w:rsidRDefault="008B426A">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r w:rsidRPr="00204DDE">
        <w:rPr>
          <w:sz w:val="22"/>
          <w:szCs w:val="22"/>
        </w:rPr>
        <w:fldChar w:fldCharType="begin"/>
      </w:r>
      <w:r w:rsidRPr="00204DDE">
        <w:rPr>
          <w:sz w:val="22"/>
          <w:szCs w:val="22"/>
        </w:rPr>
        <w:instrText xml:space="preserve"> TOC \h \z \c "Figure" </w:instrText>
      </w:r>
      <w:r w:rsidRPr="00204DDE">
        <w:rPr>
          <w:sz w:val="22"/>
          <w:szCs w:val="22"/>
        </w:rPr>
        <w:fldChar w:fldCharType="separate"/>
      </w:r>
      <w:hyperlink w:anchor="_Toc202454838" w:history="1">
        <w:r w:rsidR="007C76EF" w:rsidRPr="004F74B0">
          <w:rPr>
            <w:rStyle w:val="Hyperlink"/>
            <w:noProof/>
          </w:rPr>
          <w:t>Figure 1. Sa4CPS WP6 Methodology</w:t>
        </w:r>
        <w:r w:rsidR="007C76EF">
          <w:rPr>
            <w:noProof/>
            <w:webHidden/>
          </w:rPr>
          <w:tab/>
        </w:r>
        <w:r w:rsidR="007C76EF">
          <w:rPr>
            <w:noProof/>
            <w:webHidden/>
          </w:rPr>
          <w:fldChar w:fldCharType="begin"/>
        </w:r>
        <w:r w:rsidR="007C76EF">
          <w:rPr>
            <w:noProof/>
            <w:webHidden/>
          </w:rPr>
          <w:instrText xml:space="preserve"> PAGEREF _Toc202454838 \h </w:instrText>
        </w:r>
        <w:r w:rsidR="007C76EF">
          <w:rPr>
            <w:noProof/>
            <w:webHidden/>
          </w:rPr>
        </w:r>
        <w:r w:rsidR="007C76EF">
          <w:rPr>
            <w:noProof/>
            <w:webHidden/>
          </w:rPr>
          <w:fldChar w:fldCharType="separate"/>
        </w:r>
        <w:r w:rsidR="000F4AF6">
          <w:rPr>
            <w:noProof/>
            <w:webHidden/>
          </w:rPr>
          <w:t>6</w:t>
        </w:r>
        <w:r w:rsidR="007C76EF">
          <w:rPr>
            <w:noProof/>
            <w:webHidden/>
          </w:rPr>
          <w:fldChar w:fldCharType="end"/>
        </w:r>
      </w:hyperlink>
    </w:p>
    <w:p w14:paraId="07DB9B62" w14:textId="325FBD11"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39" w:history="1">
        <w:r w:rsidRPr="004F74B0">
          <w:rPr>
            <w:rStyle w:val="Hyperlink"/>
            <w:noProof/>
          </w:rPr>
          <w:t>Figure 2. UC5 concept</w:t>
        </w:r>
        <w:r>
          <w:rPr>
            <w:noProof/>
            <w:webHidden/>
          </w:rPr>
          <w:tab/>
        </w:r>
        <w:r>
          <w:rPr>
            <w:noProof/>
            <w:webHidden/>
          </w:rPr>
          <w:fldChar w:fldCharType="begin"/>
        </w:r>
        <w:r>
          <w:rPr>
            <w:noProof/>
            <w:webHidden/>
          </w:rPr>
          <w:instrText xml:space="preserve"> PAGEREF _Toc202454839 \h </w:instrText>
        </w:r>
        <w:r>
          <w:rPr>
            <w:noProof/>
            <w:webHidden/>
          </w:rPr>
        </w:r>
        <w:r>
          <w:rPr>
            <w:noProof/>
            <w:webHidden/>
          </w:rPr>
          <w:fldChar w:fldCharType="separate"/>
        </w:r>
        <w:r w:rsidR="000F4AF6">
          <w:rPr>
            <w:noProof/>
            <w:webHidden/>
          </w:rPr>
          <w:t>17</w:t>
        </w:r>
        <w:r>
          <w:rPr>
            <w:noProof/>
            <w:webHidden/>
          </w:rPr>
          <w:fldChar w:fldCharType="end"/>
        </w:r>
      </w:hyperlink>
    </w:p>
    <w:p w14:paraId="0EE4C1F7" w14:textId="73AC8A18"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40" w:history="1">
        <w:r w:rsidRPr="004F74B0">
          <w:rPr>
            <w:rStyle w:val="Hyperlink"/>
            <w:noProof/>
          </w:rPr>
          <w:t>Figure 3. LoRa and LoRa WAN demonstration environment and components</w:t>
        </w:r>
        <w:r>
          <w:rPr>
            <w:noProof/>
            <w:webHidden/>
          </w:rPr>
          <w:tab/>
        </w:r>
        <w:r>
          <w:rPr>
            <w:noProof/>
            <w:webHidden/>
          </w:rPr>
          <w:fldChar w:fldCharType="begin"/>
        </w:r>
        <w:r>
          <w:rPr>
            <w:noProof/>
            <w:webHidden/>
          </w:rPr>
          <w:instrText xml:space="preserve"> PAGEREF _Toc202454840 \h </w:instrText>
        </w:r>
        <w:r>
          <w:rPr>
            <w:noProof/>
            <w:webHidden/>
          </w:rPr>
        </w:r>
        <w:r>
          <w:rPr>
            <w:noProof/>
            <w:webHidden/>
          </w:rPr>
          <w:fldChar w:fldCharType="separate"/>
        </w:r>
        <w:r w:rsidR="000F4AF6">
          <w:rPr>
            <w:noProof/>
            <w:webHidden/>
          </w:rPr>
          <w:t>24</w:t>
        </w:r>
        <w:r>
          <w:rPr>
            <w:noProof/>
            <w:webHidden/>
          </w:rPr>
          <w:fldChar w:fldCharType="end"/>
        </w:r>
      </w:hyperlink>
    </w:p>
    <w:p w14:paraId="78F1DF84" w14:textId="0E5321D1"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41" w:history="1">
        <w:r w:rsidRPr="004F74B0">
          <w:rPr>
            <w:rStyle w:val="Hyperlink"/>
            <w:noProof/>
          </w:rPr>
          <w:t>Figure 4. “Operations control center” module as part of ADLC’s systems architecture</w:t>
        </w:r>
        <w:r>
          <w:rPr>
            <w:noProof/>
            <w:webHidden/>
          </w:rPr>
          <w:tab/>
        </w:r>
        <w:r>
          <w:rPr>
            <w:noProof/>
            <w:webHidden/>
          </w:rPr>
          <w:fldChar w:fldCharType="begin"/>
        </w:r>
        <w:r>
          <w:rPr>
            <w:noProof/>
            <w:webHidden/>
          </w:rPr>
          <w:instrText xml:space="preserve"> PAGEREF _Toc202454841 \h </w:instrText>
        </w:r>
        <w:r>
          <w:rPr>
            <w:noProof/>
            <w:webHidden/>
          </w:rPr>
        </w:r>
        <w:r>
          <w:rPr>
            <w:noProof/>
            <w:webHidden/>
          </w:rPr>
          <w:fldChar w:fldCharType="separate"/>
        </w:r>
        <w:r w:rsidR="000F4AF6">
          <w:rPr>
            <w:noProof/>
            <w:webHidden/>
          </w:rPr>
          <w:t>25</w:t>
        </w:r>
        <w:r>
          <w:rPr>
            <w:noProof/>
            <w:webHidden/>
          </w:rPr>
          <w:fldChar w:fldCharType="end"/>
        </w:r>
      </w:hyperlink>
    </w:p>
    <w:p w14:paraId="7218D365" w14:textId="409F5969"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42" w:history="1">
        <w:r w:rsidRPr="004F74B0">
          <w:rPr>
            <w:rStyle w:val="Hyperlink"/>
            <w:noProof/>
          </w:rPr>
          <w:t>Figure 5. Situational awareness platform inputs &amp; outputs</w:t>
        </w:r>
        <w:r>
          <w:rPr>
            <w:noProof/>
            <w:webHidden/>
          </w:rPr>
          <w:tab/>
        </w:r>
        <w:r>
          <w:rPr>
            <w:noProof/>
            <w:webHidden/>
          </w:rPr>
          <w:fldChar w:fldCharType="begin"/>
        </w:r>
        <w:r>
          <w:rPr>
            <w:noProof/>
            <w:webHidden/>
          </w:rPr>
          <w:instrText xml:space="preserve"> PAGEREF _Toc202454842 \h </w:instrText>
        </w:r>
        <w:r>
          <w:rPr>
            <w:noProof/>
            <w:webHidden/>
          </w:rPr>
        </w:r>
        <w:r>
          <w:rPr>
            <w:noProof/>
            <w:webHidden/>
          </w:rPr>
          <w:fldChar w:fldCharType="separate"/>
        </w:r>
        <w:r w:rsidR="000F4AF6">
          <w:rPr>
            <w:noProof/>
            <w:webHidden/>
          </w:rPr>
          <w:t>26</w:t>
        </w:r>
        <w:r>
          <w:rPr>
            <w:noProof/>
            <w:webHidden/>
          </w:rPr>
          <w:fldChar w:fldCharType="end"/>
        </w:r>
      </w:hyperlink>
    </w:p>
    <w:p w14:paraId="3D72C10D" w14:textId="792BD23F"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43" w:history="1">
        <w:r w:rsidRPr="004F74B0">
          <w:rPr>
            <w:rStyle w:val="Hyperlink"/>
            <w:noProof/>
          </w:rPr>
          <w:t>Figure 6. Project story – hybrid simulation-based experiment of the Sa4CPS concept operation in the port environment</w:t>
        </w:r>
        <w:r>
          <w:rPr>
            <w:noProof/>
            <w:webHidden/>
          </w:rPr>
          <w:tab/>
        </w:r>
        <w:r>
          <w:rPr>
            <w:noProof/>
            <w:webHidden/>
          </w:rPr>
          <w:fldChar w:fldCharType="begin"/>
        </w:r>
        <w:r>
          <w:rPr>
            <w:noProof/>
            <w:webHidden/>
          </w:rPr>
          <w:instrText xml:space="preserve"> PAGEREF _Toc202454843 \h </w:instrText>
        </w:r>
        <w:r>
          <w:rPr>
            <w:noProof/>
            <w:webHidden/>
          </w:rPr>
        </w:r>
        <w:r>
          <w:rPr>
            <w:noProof/>
            <w:webHidden/>
          </w:rPr>
          <w:fldChar w:fldCharType="separate"/>
        </w:r>
        <w:r w:rsidR="000F4AF6">
          <w:rPr>
            <w:noProof/>
            <w:webHidden/>
          </w:rPr>
          <w:t>30</w:t>
        </w:r>
        <w:r>
          <w:rPr>
            <w:noProof/>
            <w:webHidden/>
          </w:rPr>
          <w:fldChar w:fldCharType="end"/>
        </w:r>
      </w:hyperlink>
    </w:p>
    <w:p w14:paraId="1DFB8401" w14:textId="7664F732" w:rsidR="008B1D75" w:rsidRPr="00204DDE" w:rsidRDefault="008B426A" w:rsidP="008B1D75">
      <w:pPr>
        <w:spacing w:line="360" w:lineRule="auto"/>
        <w:rPr>
          <w:sz w:val="22"/>
          <w:szCs w:val="22"/>
        </w:rPr>
      </w:pPr>
      <w:r w:rsidRPr="00204DDE">
        <w:rPr>
          <w:sz w:val="22"/>
          <w:szCs w:val="22"/>
        </w:rPr>
        <w:fldChar w:fldCharType="end"/>
      </w:r>
    </w:p>
    <w:p w14:paraId="132364F4" w14:textId="5FA7A2B5" w:rsidR="008B426A" w:rsidRDefault="008B426A" w:rsidP="008B426A">
      <w:pPr>
        <w:pStyle w:val="BodyText"/>
        <w:rPr>
          <w:b/>
          <w:caps/>
        </w:rPr>
      </w:pPr>
      <w:r w:rsidRPr="00204DDE">
        <w:rPr>
          <w:b/>
          <w:caps/>
        </w:rPr>
        <w:t>List OF TABLES</w:t>
      </w:r>
    </w:p>
    <w:p w14:paraId="342AADA0" w14:textId="77777777" w:rsidR="008354F1" w:rsidRPr="00204DDE" w:rsidRDefault="008354F1" w:rsidP="008B426A">
      <w:pPr>
        <w:pStyle w:val="BodyText"/>
        <w:rPr>
          <w:b/>
          <w:caps/>
        </w:rPr>
      </w:pPr>
    </w:p>
    <w:p w14:paraId="6BEB30AE" w14:textId="6F363824" w:rsidR="007C76EF" w:rsidRDefault="008B426A">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r w:rsidRPr="00204DDE">
        <w:fldChar w:fldCharType="begin"/>
      </w:r>
      <w:r w:rsidRPr="00204DDE">
        <w:instrText xml:space="preserve"> TOC \h \z \c "Table" </w:instrText>
      </w:r>
      <w:r w:rsidRPr="00204DDE">
        <w:fldChar w:fldCharType="separate"/>
      </w:r>
      <w:hyperlink w:anchor="_Toc202454844" w:history="1">
        <w:r w:rsidR="007C76EF" w:rsidRPr="00742816">
          <w:rPr>
            <w:rStyle w:val="Hyperlink"/>
            <w:noProof/>
          </w:rPr>
          <w:t>Table 1. UC1 WP Contributions to the 1st Year Experiments &amp; Demonstrations</w:t>
        </w:r>
        <w:r w:rsidR="007C76EF">
          <w:rPr>
            <w:noProof/>
            <w:webHidden/>
          </w:rPr>
          <w:tab/>
        </w:r>
        <w:r w:rsidR="007C76EF">
          <w:rPr>
            <w:noProof/>
            <w:webHidden/>
          </w:rPr>
          <w:fldChar w:fldCharType="begin"/>
        </w:r>
        <w:r w:rsidR="007C76EF">
          <w:rPr>
            <w:noProof/>
            <w:webHidden/>
          </w:rPr>
          <w:instrText xml:space="preserve"> PAGEREF _Toc202454844 \h </w:instrText>
        </w:r>
        <w:r w:rsidR="007C76EF">
          <w:rPr>
            <w:noProof/>
            <w:webHidden/>
          </w:rPr>
        </w:r>
        <w:r w:rsidR="007C76EF">
          <w:rPr>
            <w:noProof/>
            <w:webHidden/>
          </w:rPr>
          <w:fldChar w:fldCharType="separate"/>
        </w:r>
        <w:r w:rsidR="000F4AF6">
          <w:rPr>
            <w:noProof/>
            <w:webHidden/>
          </w:rPr>
          <w:t>7</w:t>
        </w:r>
        <w:r w:rsidR="007C76EF">
          <w:rPr>
            <w:noProof/>
            <w:webHidden/>
          </w:rPr>
          <w:fldChar w:fldCharType="end"/>
        </w:r>
      </w:hyperlink>
    </w:p>
    <w:p w14:paraId="38B77E8B" w14:textId="4BA2F101"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45" w:history="1">
        <w:r w:rsidRPr="00742816">
          <w:rPr>
            <w:rStyle w:val="Hyperlink"/>
            <w:noProof/>
          </w:rPr>
          <w:t>Table 2. UC1 1st year Planned Experiment 1</w:t>
        </w:r>
        <w:r>
          <w:rPr>
            <w:noProof/>
            <w:webHidden/>
          </w:rPr>
          <w:tab/>
        </w:r>
        <w:r>
          <w:rPr>
            <w:noProof/>
            <w:webHidden/>
          </w:rPr>
          <w:fldChar w:fldCharType="begin"/>
        </w:r>
        <w:r>
          <w:rPr>
            <w:noProof/>
            <w:webHidden/>
          </w:rPr>
          <w:instrText xml:space="preserve"> PAGEREF _Toc202454845 \h </w:instrText>
        </w:r>
        <w:r>
          <w:rPr>
            <w:noProof/>
            <w:webHidden/>
          </w:rPr>
        </w:r>
        <w:r>
          <w:rPr>
            <w:noProof/>
            <w:webHidden/>
          </w:rPr>
          <w:fldChar w:fldCharType="separate"/>
        </w:r>
        <w:r w:rsidR="000F4AF6">
          <w:rPr>
            <w:noProof/>
            <w:webHidden/>
          </w:rPr>
          <w:t>8</w:t>
        </w:r>
        <w:r>
          <w:rPr>
            <w:noProof/>
            <w:webHidden/>
          </w:rPr>
          <w:fldChar w:fldCharType="end"/>
        </w:r>
      </w:hyperlink>
    </w:p>
    <w:p w14:paraId="727E73BC" w14:textId="5CA0DEEE"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46" w:history="1">
        <w:r w:rsidRPr="00742816">
          <w:rPr>
            <w:rStyle w:val="Hyperlink"/>
            <w:noProof/>
          </w:rPr>
          <w:t>Table 3. UC1 1st year Planned Experiment 2</w:t>
        </w:r>
        <w:r>
          <w:rPr>
            <w:noProof/>
            <w:webHidden/>
          </w:rPr>
          <w:tab/>
        </w:r>
        <w:r>
          <w:rPr>
            <w:noProof/>
            <w:webHidden/>
          </w:rPr>
          <w:fldChar w:fldCharType="begin"/>
        </w:r>
        <w:r>
          <w:rPr>
            <w:noProof/>
            <w:webHidden/>
          </w:rPr>
          <w:instrText xml:space="preserve"> PAGEREF _Toc202454846 \h </w:instrText>
        </w:r>
        <w:r>
          <w:rPr>
            <w:noProof/>
            <w:webHidden/>
          </w:rPr>
        </w:r>
        <w:r>
          <w:rPr>
            <w:noProof/>
            <w:webHidden/>
          </w:rPr>
          <w:fldChar w:fldCharType="separate"/>
        </w:r>
        <w:r w:rsidR="000F4AF6">
          <w:rPr>
            <w:noProof/>
            <w:webHidden/>
          </w:rPr>
          <w:t>8</w:t>
        </w:r>
        <w:r>
          <w:rPr>
            <w:noProof/>
            <w:webHidden/>
          </w:rPr>
          <w:fldChar w:fldCharType="end"/>
        </w:r>
      </w:hyperlink>
    </w:p>
    <w:p w14:paraId="782AD9F2" w14:textId="509B7119"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47" w:history="1">
        <w:r w:rsidRPr="00742816">
          <w:rPr>
            <w:rStyle w:val="Hyperlink"/>
            <w:noProof/>
          </w:rPr>
          <w:t>Table 4. UC1 1st year Planned Experiment 3</w:t>
        </w:r>
        <w:r>
          <w:rPr>
            <w:noProof/>
            <w:webHidden/>
          </w:rPr>
          <w:tab/>
        </w:r>
        <w:r>
          <w:rPr>
            <w:noProof/>
            <w:webHidden/>
          </w:rPr>
          <w:fldChar w:fldCharType="begin"/>
        </w:r>
        <w:r>
          <w:rPr>
            <w:noProof/>
            <w:webHidden/>
          </w:rPr>
          <w:instrText xml:space="preserve"> PAGEREF _Toc202454847 \h </w:instrText>
        </w:r>
        <w:r>
          <w:rPr>
            <w:noProof/>
            <w:webHidden/>
          </w:rPr>
        </w:r>
        <w:r>
          <w:rPr>
            <w:noProof/>
            <w:webHidden/>
          </w:rPr>
          <w:fldChar w:fldCharType="separate"/>
        </w:r>
        <w:r w:rsidR="000F4AF6">
          <w:rPr>
            <w:noProof/>
            <w:webHidden/>
          </w:rPr>
          <w:t>9</w:t>
        </w:r>
        <w:r>
          <w:rPr>
            <w:noProof/>
            <w:webHidden/>
          </w:rPr>
          <w:fldChar w:fldCharType="end"/>
        </w:r>
      </w:hyperlink>
    </w:p>
    <w:p w14:paraId="1EF8136D" w14:textId="45849AC6"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48" w:history="1">
        <w:r w:rsidRPr="00742816">
          <w:rPr>
            <w:rStyle w:val="Hyperlink"/>
            <w:noProof/>
          </w:rPr>
          <w:t>Table 5. UC1 1st year Planned Demo 1</w:t>
        </w:r>
        <w:r>
          <w:rPr>
            <w:noProof/>
            <w:webHidden/>
          </w:rPr>
          <w:tab/>
        </w:r>
        <w:r>
          <w:rPr>
            <w:noProof/>
            <w:webHidden/>
          </w:rPr>
          <w:fldChar w:fldCharType="begin"/>
        </w:r>
        <w:r>
          <w:rPr>
            <w:noProof/>
            <w:webHidden/>
          </w:rPr>
          <w:instrText xml:space="preserve"> PAGEREF _Toc202454848 \h </w:instrText>
        </w:r>
        <w:r>
          <w:rPr>
            <w:noProof/>
            <w:webHidden/>
          </w:rPr>
        </w:r>
        <w:r>
          <w:rPr>
            <w:noProof/>
            <w:webHidden/>
          </w:rPr>
          <w:fldChar w:fldCharType="separate"/>
        </w:r>
        <w:r w:rsidR="000F4AF6">
          <w:rPr>
            <w:noProof/>
            <w:webHidden/>
          </w:rPr>
          <w:t>9</w:t>
        </w:r>
        <w:r>
          <w:rPr>
            <w:noProof/>
            <w:webHidden/>
          </w:rPr>
          <w:fldChar w:fldCharType="end"/>
        </w:r>
      </w:hyperlink>
    </w:p>
    <w:p w14:paraId="2E0DEF7A" w14:textId="289CE416"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49" w:history="1">
        <w:r w:rsidRPr="00742816">
          <w:rPr>
            <w:rStyle w:val="Hyperlink"/>
            <w:noProof/>
          </w:rPr>
          <w:t>Table 6. UC1 1st year Planned Demo 2</w:t>
        </w:r>
        <w:r>
          <w:rPr>
            <w:noProof/>
            <w:webHidden/>
          </w:rPr>
          <w:tab/>
        </w:r>
        <w:r>
          <w:rPr>
            <w:noProof/>
            <w:webHidden/>
          </w:rPr>
          <w:fldChar w:fldCharType="begin"/>
        </w:r>
        <w:r>
          <w:rPr>
            <w:noProof/>
            <w:webHidden/>
          </w:rPr>
          <w:instrText xml:space="preserve"> PAGEREF _Toc202454849 \h </w:instrText>
        </w:r>
        <w:r>
          <w:rPr>
            <w:noProof/>
            <w:webHidden/>
          </w:rPr>
        </w:r>
        <w:r>
          <w:rPr>
            <w:noProof/>
            <w:webHidden/>
          </w:rPr>
          <w:fldChar w:fldCharType="separate"/>
        </w:r>
        <w:r w:rsidR="000F4AF6">
          <w:rPr>
            <w:noProof/>
            <w:webHidden/>
          </w:rPr>
          <w:t>10</w:t>
        </w:r>
        <w:r>
          <w:rPr>
            <w:noProof/>
            <w:webHidden/>
          </w:rPr>
          <w:fldChar w:fldCharType="end"/>
        </w:r>
      </w:hyperlink>
    </w:p>
    <w:p w14:paraId="67A8DB9B" w14:textId="27F73E78"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50" w:history="1">
        <w:r w:rsidRPr="00742816">
          <w:rPr>
            <w:rStyle w:val="Hyperlink"/>
            <w:noProof/>
          </w:rPr>
          <w:t>Table 7. UC1 1st year Planned Demo 3</w:t>
        </w:r>
        <w:r>
          <w:rPr>
            <w:noProof/>
            <w:webHidden/>
          </w:rPr>
          <w:tab/>
        </w:r>
        <w:r>
          <w:rPr>
            <w:noProof/>
            <w:webHidden/>
          </w:rPr>
          <w:fldChar w:fldCharType="begin"/>
        </w:r>
        <w:r>
          <w:rPr>
            <w:noProof/>
            <w:webHidden/>
          </w:rPr>
          <w:instrText xml:space="preserve"> PAGEREF _Toc202454850 \h </w:instrText>
        </w:r>
        <w:r>
          <w:rPr>
            <w:noProof/>
            <w:webHidden/>
          </w:rPr>
        </w:r>
        <w:r>
          <w:rPr>
            <w:noProof/>
            <w:webHidden/>
          </w:rPr>
          <w:fldChar w:fldCharType="separate"/>
        </w:r>
        <w:r w:rsidR="000F4AF6">
          <w:rPr>
            <w:noProof/>
            <w:webHidden/>
          </w:rPr>
          <w:t>10</w:t>
        </w:r>
        <w:r>
          <w:rPr>
            <w:noProof/>
            <w:webHidden/>
          </w:rPr>
          <w:fldChar w:fldCharType="end"/>
        </w:r>
      </w:hyperlink>
    </w:p>
    <w:p w14:paraId="53FDC3AA" w14:textId="30CF714C"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51" w:history="1">
        <w:r w:rsidRPr="00742816">
          <w:rPr>
            <w:rStyle w:val="Hyperlink"/>
            <w:noProof/>
          </w:rPr>
          <w:t>Table 8. UC1 1st year Planned Demo 4</w:t>
        </w:r>
        <w:r>
          <w:rPr>
            <w:noProof/>
            <w:webHidden/>
          </w:rPr>
          <w:tab/>
        </w:r>
        <w:r>
          <w:rPr>
            <w:noProof/>
            <w:webHidden/>
          </w:rPr>
          <w:fldChar w:fldCharType="begin"/>
        </w:r>
        <w:r>
          <w:rPr>
            <w:noProof/>
            <w:webHidden/>
          </w:rPr>
          <w:instrText xml:space="preserve"> PAGEREF _Toc202454851 \h </w:instrText>
        </w:r>
        <w:r>
          <w:rPr>
            <w:noProof/>
            <w:webHidden/>
          </w:rPr>
        </w:r>
        <w:r>
          <w:rPr>
            <w:noProof/>
            <w:webHidden/>
          </w:rPr>
          <w:fldChar w:fldCharType="separate"/>
        </w:r>
        <w:r w:rsidR="000F4AF6">
          <w:rPr>
            <w:noProof/>
            <w:webHidden/>
          </w:rPr>
          <w:t>10</w:t>
        </w:r>
        <w:r>
          <w:rPr>
            <w:noProof/>
            <w:webHidden/>
          </w:rPr>
          <w:fldChar w:fldCharType="end"/>
        </w:r>
      </w:hyperlink>
    </w:p>
    <w:p w14:paraId="49484259" w14:textId="5116942D"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52" w:history="1">
        <w:r w:rsidRPr="00742816">
          <w:rPr>
            <w:rStyle w:val="Hyperlink"/>
            <w:noProof/>
          </w:rPr>
          <w:t>Table 9. UC2 WP Contributions to the 1st Year Experiments &amp; Demonstrations</w:t>
        </w:r>
        <w:r>
          <w:rPr>
            <w:noProof/>
            <w:webHidden/>
          </w:rPr>
          <w:tab/>
        </w:r>
        <w:r>
          <w:rPr>
            <w:noProof/>
            <w:webHidden/>
          </w:rPr>
          <w:fldChar w:fldCharType="begin"/>
        </w:r>
        <w:r>
          <w:rPr>
            <w:noProof/>
            <w:webHidden/>
          </w:rPr>
          <w:instrText xml:space="preserve"> PAGEREF _Toc202454852 \h </w:instrText>
        </w:r>
        <w:r>
          <w:rPr>
            <w:noProof/>
            <w:webHidden/>
          </w:rPr>
        </w:r>
        <w:r>
          <w:rPr>
            <w:noProof/>
            <w:webHidden/>
          </w:rPr>
          <w:fldChar w:fldCharType="separate"/>
        </w:r>
        <w:r w:rsidR="000F4AF6">
          <w:rPr>
            <w:noProof/>
            <w:webHidden/>
          </w:rPr>
          <w:t>11</w:t>
        </w:r>
        <w:r>
          <w:rPr>
            <w:noProof/>
            <w:webHidden/>
          </w:rPr>
          <w:fldChar w:fldCharType="end"/>
        </w:r>
      </w:hyperlink>
    </w:p>
    <w:p w14:paraId="74263841" w14:textId="1E9A8E43"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53" w:history="1">
        <w:r w:rsidRPr="00742816">
          <w:rPr>
            <w:rStyle w:val="Hyperlink"/>
            <w:noProof/>
          </w:rPr>
          <w:t>Table 10. UC2 1st year Planned Experiment 1</w:t>
        </w:r>
        <w:r>
          <w:rPr>
            <w:noProof/>
            <w:webHidden/>
          </w:rPr>
          <w:tab/>
        </w:r>
        <w:r>
          <w:rPr>
            <w:noProof/>
            <w:webHidden/>
          </w:rPr>
          <w:fldChar w:fldCharType="begin"/>
        </w:r>
        <w:r>
          <w:rPr>
            <w:noProof/>
            <w:webHidden/>
          </w:rPr>
          <w:instrText xml:space="preserve"> PAGEREF _Toc202454853 \h </w:instrText>
        </w:r>
        <w:r>
          <w:rPr>
            <w:noProof/>
            <w:webHidden/>
          </w:rPr>
        </w:r>
        <w:r>
          <w:rPr>
            <w:noProof/>
            <w:webHidden/>
          </w:rPr>
          <w:fldChar w:fldCharType="separate"/>
        </w:r>
        <w:r w:rsidR="000F4AF6">
          <w:rPr>
            <w:noProof/>
            <w:webHidden/>
          </w:rPr>
          <w:t>12</w:t>
        </w:r>
        <w:r>
          <w:rPr>
            <w:noProof/>
            <w:webHidden/>
          </w:rPr>
          <w:fldChar w:fldCharType="end"/>
        </w:r>
      </w:hyperlink>
    </w:p>
    <w:p w14:paraId="79491357" w14:textId="6AB71C0A"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54" w:history="1">
        <w:r w:rsidRPr="00742816">
          <w:rPr>
            <w:rStyle w:val="Hyperlink"/>
            <w:noProof/>
          </w:rPr>
          <w:t>Table 11. UC2 1st year Planned Demo 1</w:t>
        </w:r>
        <w:r>
          <w:rPr>
            <w:noProof/>
            <w:webHidden/>
          </w:rPr>
          <w:tab/>
        </w:r>
        <w:r>
          <w:rPr>
            <w:noProof/>
            <w:webHidden/>
          </w:rPr>
          <w:fldChar w:fldCharType="begin"/>
        </w:r>
        <w:r>
          <w:rPr>
            <w:noProof/>
            <w:webHidden/>
          </w:rPr>
          <w:instrText xml:space="preserve"> PAGEREF _Toc202454854 \h </w:instrText>
        </w:r>
        <w:r>
          <w:rPr>
            <w:noProof/>
            <w:webHidden/>
          </w:rPr>
        </w:r>
        <w:r>
          <w:rPr>
            <w:noProof/>
            <w:webHidden/>
          </w:rPr>
          <w:fldChar w:fldCharType="separate"/>
        </w:r>
        <w:r w:rsidR="000F4AF6">
          <w:rPr>
            <w:noProof/>
            <w:webHidden/>
          </w:rPr>
          <w:t>12</w:t>
        </w:r>
        <w:r>
          <w:rPr>
            <w:noProof/>
            <w:webHidden/>
          </w:rPr>
          <w:fldChar w:fldCharType="end"/>
        </w:r>
      </w:hyperlink>
    </w:p>
    <w:p w14:paraId="0377E905" w14:textId="6FCDEFAD"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55" w:history="1">
        <w:r w:rsidRPr="00742816">
          <w:rPr>
            <w:rStyle w:val="Hyperlink"/>
            <w:noProof/>
          </w:rPr>
          <w:t>Table 12. UC3 WP Contributions to the 1st Year Experiments &amp; Demonstrations</w:t>
        </w:r>
        <w:r>
          <w:rPr>
            <w:noProof/>
            <w:webHidden/>
          </w:rPr>
          <w:tab/>
        </w:r>
        <w:r>
          <w:rPr>
            <w:noProof/>
            <w:webHidden/>
          </w:rPr>
          <w:fldChar w:fldCharType="begin"/>
        </w:r>
        <w:r>
          <w:rPr>
            <w:noProof/>
            <w:webHidden/>
          </w:rPr>
          <w:instrText xml:space="preserve"> PAGEREF _Toc202454855 \h </w:instrText>
        </w:r>
        <w:r>
          <w:rPr>
            <w:noProof/>
            <w:webHidden/>
          </w:rPr>
        </w:r>
        <w:r>
          <w:rPr>
            <w:noProof/>
            <w:webHidden/>
          </w:rPr>
          <w:fldChar w:fldCharType="separate"/>
        </w:r>
        <w:r w:rsidR="000F4AF6">
          <w:rPr>
            <w:noProof/>
            <w:webHidden/>
          </w:rPr>
          <w:t>13</w:t>
        </w:r>
        <w:r>
          <w:rPr>
            <w:noProof/>
            <w:webHidden/>
          </w:rPr>
          <w:fldChar w:fldCharType="end"/>
        </w:r>
      </w:hyperlink>
    </w:p>
    <w:p w14:paraId="2A331466" w14:textId="60231FE3"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56" w:history="1">
        <w:r w:rsidRPr="00742816">
          <w:rPr>
            <w:rStyle w:val="Hyperlink"/>
            <w:noProof/>
          </w:rPr>
          <w:t>Table 13. UC3 1st year Planned Demo 1</w:t>
        </w:r>
        <w:r>
          <w:rPr>
            <w:noProof/>
            <w:webHidden/>
          </w:rPr>
          <w:tab/>
        </w:r>
        <w:r>
          <w:rPr>
            <w:noProof/>
            <w:webHidden/>
          </w:rPr>
          <w:fldChar w:fldCharType="begin"/>
        </w:r>
        <w:r>
          <w:rPr>
            <w:noProof/>
            <w:webHidden/>
          </w:rPr>
          <w:instrText xml:space="preserve"> PAGEREF _Toc202454856 \h </w:instrText>
        </w:r>
        <w:r>
          <w:rPr>
            <w:noProof/>
            <w:webHidden/>
          </w:rPr>
        </w:r>
        <w:r>
          <w:rPr>
            <w:noProof/>
            <w:webHidden/>
          </w:rPr>
          <w:fldChar w:fldCharType="separate"/>
        </w:r>
        <w:r w:rsidR="000F4AF6">
          <w:rPr>
            <w:noProof/>
            <w:webHidden/>
          </w:rPr>
          <w:t>14</w:t>
        </w:r>
        <w:r>
          <w:rPr>
            <w:noProof/>
            <w:webHidden/>
          </w:rPr>
          <w:fldChar w:fldCharType="end"/>
        </w:r>
      </w:hyperlink>
    </w:p>
    <w:p w14:paraId="04A24DA6" w14:textId="7A3622C1"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57" w:history="1">
        <w:r w:rsidRPr="00742816">
          <w:rPr>
            <w:rStyle w:val="Hyperlink"/>
            <w:noProof/>
          </w:rPr>
          <w:t>Table 14. UC4 WP Contributions to the 1st Year Experiments &amp; Demonstrations</w:t>
        </w:r>
        <w:r>
          <w:rPr>
            <w:noProof/>
            <w:webHidden/>
          </w:rPr>
          <w:tab/>
        </w:r>
        <w:r>
          <w:rPr>
            <w:noProof/>
            <w:webHidden/>
          </w:rPr>
          <w:fldChar w:fldCharType="begin"/>
        </w:r>
        <w:r>
          <w:rPr>
            <w:noProof/>
            <w:webHidden/>
          </w:rPr>
          <w:instrText xml:space="preserve"> PAGEREF _Toc202454857 \h </w:instrText>
        </w:r>
        <w:r>
          <w:rPr>
            <w:noProof/>
            <w:webHidden/>
          </w:rPr>
        </w:r>
        <w:r>
          <w:rPr>
            <w:noProof/>
            <w:webHidden/>
          </w:rPr>
          <w:fldChar w:fldCharType="separate"/>
        </w:r>
        <w:r w:rsidR="000F4AF6">
          <w:rPr>
            <w:noProof/>
            <w:webHidden/>
          </w:rPr>
          <w:t>15</w:t>
        </w:r>
        <w:r>
          <w:rPr>
            <w:noProof/>
            <w:webHidden/>
          </w:rPr>
          <w:fldChar w:fldCharType="end"/>
        </w:r>
      </w:hyperlink>
    </w:p>
    <w:p w14:paraId="61897C72" w14:textId="7C8EBC3D"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58" w:history="1">
        <w:r w:rsidRPr="00742816">
          <w:rPr>
            <w:rStyle w:val="Hyperlink"/>
            <w:noProof/>
          </w:rPr>
          <w:t>Table 15. UC4 1st year Planned Experiment 1</w:t>
        </w:r>
        <w:r>
          <w:rPr>
            <w:noProof/>
            <w:webHidden/>
          </w:rPr>
          <w:tab/>
        </w:r>
        <w:r>
          <w:rPr>
            <w:noProof/>
            <w:webHidden/>
          </w:rPr>
          <w:fldChar w:fldCharType="begin"/>
        </w:r>
        <w:r>
          <w:rPr>
            <w:noProof/>
            <w:webHidden/>
          </w:rPr>
          <w:instrText xml:space="preserve"> PAGEREF _Toc202454858 \h </w:instrText>
        </w:r>
        <w:r>
          <w:rPr>
            <w:noProof/>
            <w:webHidden/>
          </w:rPr>
        </w:r>
        <w:r>
          <w:rPr>
            <w:noProof/>
            <w:webHidden/>
          </w:rPr>
          <w:fldChar w:fldCharType="separate"/>
        </w:r>
        <w:r w:rsidR="000F4AF6">
          <w:rPr>
            <w:noProof/>
            <w:webHidden/>
          </w:rPr>
          <w:t>15</w:t>
        </w:r>
        <w:r>
          <w:rPr>
            <w:noProof/>
            <w:webHidden/>
          </w:rPr>
          <w:fldChar w:fldCharType="end"/>
        </w:r>
      </w:hyperlink>
    </w:p>
    <w:p w14:paraId="72780285" w14:textId="2E0D7E14"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59" w:history="1">
        <w:r w:rsidRPr="00742816">
          <w:rPr>
            <w:rStyle w:val="Hyperlink"/>
            <w:noProof/>
          </w:rPr>
          <w:t>Table 16. UC4 1st year Planned Experiment 2</w:t>
        </w:r>
        <w:r>
          <w:rPr>
            <w:noProof/>
            <w:webHidden/>
          </w:rPr>
          <w:tab/>
        </w:r>
        <w:r>
          <w:rPr>
            <w:noProof/>
            <w:webHidden/>
          </w:rPr>
          <w:fldChar w:fldCharType="begin"/>
        </w:r>
        <w:r>
          <w:rPr>
            <w:noProof/>
            <w:webHidden/>
          </w:rPr>
          <w:instrText xml:space="preserve"> PAGEREF _Toc202454859 \h </w:instrText>
        </w:r>
        <w:r>
          <w:rPr>
            <w:noProof/>
            <w:webHidden/>
          </w:rPr>
        </w:r>
        <w:r>
          <w:rPr>
            <w:noProof/>
            <w:webHidden/>
          </w:rPr>
          <w:fldChar w:fldCharType="separate"/>
        </w:r>
        <w:r w:rsidR="000F4AF6">
          <w:rPr>
            <w:noProof/>
            <w:webHidden/>
          </w:rPr>
          <w:t>16</w:t>
        </w:r>
        <w:r>
          <w:rPr>
            <w:noProof/>
            <w:webHidden/>
          </w:rPr>
          <w:fldChar w:fldCharType="end"/>
        </w:r>
      </w:hyperlink>
    </w:p>
    <w:p w14:paraId="010591BF" w14:textId="6B6737D0"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60" w:history="1">
        <w:r w:rsidRPr="00742816">
          <w:rPr>
            <w:rStyle w:val="Hyperlink"/>
            <w:noProof/>
          </w:rPr>
          <w:t>Table 17. UC4 1st year Planned Demo 1</w:t>
        </w:r>
        <w:r>
          <w:rPr>
            <w:noProof/>
            <w:webHidden/>
          </w:rPr>
          <w:tab/>
        </w:r>
        <w:r>
          <w:rPr>
            <w:noProof/>
            <w:webHidden/>
          </w:rPr>
          <w:fldChar w:fldCharType="begin"/>
        </w:r>
        <w:r>
          <w:rPr>
            <w:noProof/>
            <w:webHidden/>
          </w:rPr>
          <w:instrText xml:space="preserve"> PAGEREF _Toc202454860 \h </w:instrText>
        </w:r>
        <w:r>
          <w:rPr>
            <w:noProof/>
            <w:webHidden/>
          </w:rPr>
        </w:r>
        <w:r>
          <w:rPr>
            <w:noProof/>
            <w:webHidden/>
          </w:rPr>
          <w:fldChar w:fldCharType="separate"/>
        </w:r>
        <w:r w:rsidR="000F4AF6">
          <w:rPr>
            <w:noProof/>
            <w:webHidden/>
          </w:rPr>
          <w:t>16</w:t>
        </w:r>
        <w:r>
          <w:rPr>
            <w:noProof/>
            <w:webHidden/>
          </w:rPr>
          <w:fldChar w:fldCharType="end"/>
        </w:r>
      </w:hyperlink>
    </w:p>
    <w:p w14:paraId="4DB4EF61" w14:textId="18096CB7"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61" w:history="1">
        <w:r w:rsidRPr="00742816">
          <w:rPr>
            <w:rStyle w:val="Hyperlink"/>
            <w:noProof/>
          </w:rPr>
          <w:t>Table 18. UC5 WP Contributions to the 1st Year Experiments &amp; Demonstrations</w:t>
        </w:r>
        <w:r>
          <w:rPr>
            <w:noProof/>
            <w:webHidden/>
          </w:rPr>
          <w:tab/>
        </w:r>
        <w:r>
          <w:rPr>
            <w:noProof/>
            <w:webHidden/>
          </w:rPr>
          <w:fldChar w:fldCharType="begin"/>
        </w:r>
        <w:r>
          <w:rPr>
            <w:noProof/>
            <w:webHidden/>
          </w:rPr>
          <w:instrText xml:space="preserve"> PAGEREF _Toc202454861 \h </w:instrText>
        </w:r>
        <w:r>
          <w:rPr>
            <w:noProof/>
            <w:webHidden/>
          </w:rPr>
        </w:r>
        <w:r>
          <w:rPr>
            <w:noProof/>
            <w:webHidden/>
          </w:rPr>
          <w:fldChar w:fldCharType="separate"/>
        </w:r>
        <w:r w:rsidR="000F4AF6">
          <w:rPr>
            <w:noProof/>
            <w:webHidden/>
          </w:rPr>
          <w:t>17</w:t>
        </w:r>
        <w:r>
          <w:rPr>
            <w:noProof/>
            <w:webHidden/>
          </w:rPr>
          <w:fldChar w:fldCharType="end"/>
        </w:r>
      </w:hyperlink>
    </w:p>
    <w:p w14:paraId="31502F69" w14:textId="5849779A"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62" w:history="1">
        <w:r w:rsidRPr="00742816">
          <w:rPr>
            <w:rStyle w:val="Hyperlink"/>
            <w:noProof/>
          </w:rPr>
          <w:t>Table 19. UC5 1st year Planned Experiment 1</w:t>
        </w:r>
        <w:r>
          <w:rPr>
            <w:noProof/>
            <w:webHidden/>
          </w:rPr>
          <w:tab/>
        </w:r>
        <w:r>
          <w:rPr>
            <w:noProof/>
            <w:webHidden/>
          </w:rPr>
          <w:fldChar w:fldCharType="begin"/>
        </w:r>
        <w:r>
          <w:rPr>
            <w:noProof/>
            <w:webHidden/>
          </w:rPr>
          <w:instrText xml:space="preserve"> PAGEREF _Toc202454862 \h </w:instrText>
        </w:r>
        <w:r>
          <w:rPr>
            <w:noProof/>
            <w:webHidden/>
          </w:rPr>
        </w:r>
        <w:r>
          <w:rPr>
            <w:noProof/>
            <w:webHidden/>
          </w:rPr>
          <w:fldChar w:fldCharType="separate"/>
        </w:r>
        <w:r w:rsidR="000F4AF6">
          <w:rPr>
            <w:noProof/>
            <w:webHidden/>
          </w:rPr>
          <w:t>18</w:t>
        </w:r>
        <w:r>
          <w:rPr>
            <w:noProof/>
            <w:webHidden/>
          </w:rPr>
          <w:fldChar w:fldCharType="end"/>
        </w:r>
      </w:hyperlink>
    </w:p>
    <w:p w14:paraId="6C37A5E9" w14:textId="25EF21AC"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63" w:history="1">
        <w:r w:rsidRPr="00742816">
          <w:rPr>
            <w:rStyle w:val="Hyperlink"/>
            <w:noProof/>
          </w:rPr>
          <w:t>Table 20. UC5 1st year Planned Experiment 2</w:t>
        </w:r>
        <w:r>
          <w:rPr>
            <w:noProof/>
            <w:webHidden/>
          </w:rPr>
          <w:tab/>
        </w:r>
        <w:r>
          <w:rPr>
            <w:noProof/>
            <w:webHidden/>
          </w:rPr>
          <w:fldChar w:fldCharType="begin"/>
        </w:r>
        <w:r>
          <w:rPr>
            <w:noProof/>
            <w:webHidden/>
          </w:rPr>
          <w:instrText xml:space="preserve"> PAGEREF _Toc202454863 \h </w:instrText>
        </w:r>
        <w:r>
          <w:rPr>
            <w:noProof/>
            <w:webHidden/>
          </w:rPr>
        </w:r>
        <w:r>
          <w:rPr>
            <w:noProof/>
            <w:webHidden/>
          </w:rPr>
          <w:fldChar w:fldCharType="separate"/>
        </w:r>
        <w:r w:rsidR="000F4AF6">
          <w:rPr>
            <w:noProof/>
            <w:webHidden/>
          </w:rPr>
          <w:t>19</w:t>
        </w:r>
        <w:r>
          <w:rPr>
            <w:noProof/>
            <w:webHidden/>
          </w:rPr>
          <w:fldChar w:fldCharType="end"/>
        </w:r>
      </w:hyperlink>
    </w:p>
    <w:p w14:paraId="2DE4C286" w14:textId="263BD39F"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64" w:history="1">
        <w:r w:rsidRPr="00742816">
          <w:rPr>
            <w:rStyle w:val="Hyperlink"/>
            <w:noProof/>
          </w:rPr>
          <w:t>Table 21. UC5 1st year Planned Experiment 3</w:t>
        </w:r>
        <w:r>
          <w:rPr>
            <w:noProof/>
            <w:webHidden/>
          </w:rPr>
          <w:tab/>
        </w:r>
        <w:r>
          <w:rPr>
            <w:noProof/>
            <w:webHidden/>
          </w:rPr>
          <w:fldChar w:fldCharType="begin"/>
        </w:r>
        <w:r>
          <w:rPr>
            <w:noProof/>
            <w:webHidden/>
          </w:rPr>
          <w:instrText xml:space="preserve"> PAGEREF _Toc202454864 \h </w:instrText>
        </w:r>
        <w:r>
          <w:rPr>
            <w:noProof/>
            <w:webHidden/>
          </w:rPr>
        </w:r>
        <w:r>
          <w:rPr>
            <w:noProof/>
            <w:webHidden/>
          </w:rPr>
          <w:fldChar w:fldCharType="separate"/>
        </w:r>
        <w:r w:rsidR="000F4AF6">
          <w:rPr>
            <w:noProof/>
            <w:webHidden/>
          </w:rPr>
          <w:t>19</w:t>
        </w:r>
        <w:r>
          <w:rPr>
            <w:noProof/>
            <w:webHidden/>
          </w:rPr>
          <w:fldChar w:fldCharType="end"/>
        </w:r>
      </w:hyperlink>
    </w:p>
    <w:p w14:paraId="3C07514B" w14:textId="01D3D870"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65" w:history="1">
        <w:r w:rsidRPr="00742816">
          <w:rPr>
            <w:rStyle w:val="Hyperlink"/>
            <w:noProof/>
          </w:rPr>
          <w:t>Table 22. UC5 1st year Planned Demo 1</w:t>
        </w:r>
        <w:r>
          <w:rPr>
            <w:noProof/>
            <w:webHidden/>
          </w:rPr>
          <w:tab/>
        </w:r>
        <w:r>
          <w:rPr>
            <w:noProof/>
            <w:webHidden/>
          </w:rPr>
          <w:fldChar w:fldCharType="begin"/>
        </w:r>
        <w:r>
          <w:rPr>
            <w:noProof/>
            <w:webHidden/>
          </w:rPr>
          <w:instrText xml:space="preserve"> PAGEREF _Toc202454865 \h </w:instrText>
        </w:r>
        <w:r>
          <w:rPr>
            <w:noProof/>
            <w:webHidden/>
          </w:rPr>
        </w:r>
        <w:r>
          <w:rPr>
            <w:noProof/>
            <w:webHidden/>
          </w:rPr>
          <w:fldChar w:fldCharType="separate"/>
        </w:r>
        <w:r w:rsidR="000F4AF6">
          <w:rPr>
            <w:noProof/>
            <w:webHidden/>
          </w:rPr>
          <w:t>20</w:t>
        </w:r>
        <w:r>
          <w:rPr>
            <w:noProof/>
            <w:webHidden/>
          </w:rPr>
          <w:fldChar w:fldCharType="end"/>
        </w:r>
      </w:hyperlink>
    </w:p>
    <w:p w14:paraId="7FC67013" w14:textId="5245C935"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66" w:history="1">
        <w:r w:rsidRPr="00742816">
          <w:rPr>
            <w:rStyle w:val="Hyperlink"/>
            <w:noProof/>
          </w:rPr>
          <w:t>Table 23. UC7 WP Contributions to the 1st Year Experiments &amp; Demonstrations</w:t>
        </w:r>
        <w:r>
          <w:rPr>
            <w:noProof/>
            <w:webHidden/>
          </w:rPr>
          <w:tab/>
        </w:r>
        <w:r>
          <w:rPr>
            <w:noProof/>
            <w:webHidden/>
          </w:rPr>
          <w:fldChar w:fldCharType="begin"/>
        </w:r>
        <w:r>
          <w:rPr>
            <w:noProof/>
            <w:webHidden/>
          </w:rPr>
          <w:instrText xml:space="preserve"> PAGEREF _Toc202454866 \h </w:instrText>
        </w:r>
        <w:r>
          <w:rPr>
            <w:noProof/>
            <w:webHidden/>
          </w:rPr>
        </w:r>
        <w:r>
          <w:rPr>
            <w:noProof/>
            <w:webHidden/>
          </w:rPr>
          <w:fldChar w:fldCharType="separate"/>
        </w:r>
        <w:r w:rsidR="000F4AF6">
          <w:rPr>
            <w:noProof/>
            <w:webHidden/>
          </w:rPr>
          <w:t>21</w:t>
        </w:r>
        <w:r>
          <w:rPr>
            <w:noProof/>
            <w:webHidden/>
          </w:rPr>
          <w:fldChar w:fldCharType="end"/>
        </w:r>
      </w:hyperlink>
    </w:p>
    <w:p w14:paraId="7AC69431" w14:textId="1F993BBE"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67" w:history="1">
        <w:r w:rsidRPr="00742816">
          <w:rPr>
            <w:rStyle w:val="Hyperlink"/>
            <w:noProof/>
          </w:rPr>
          <w:t>Table 24. UC7 1st year Planned Experiment 1</w:t>
        </w:r>
        <w:r>
          <w:rPr>
            <w:noProof/>
            <w:webHidden/>
          </w:rPr>
          <w:tab/>
        </w:r>
        <w:r>
          <w:rPr>
            <w:noProof/>
            <w:webHidden/>
          </w:rPr>
          <w:fldChar w:fldCharType="begin"/>
        </w:r>
        <w:r>
          <w:rPr>
            <w:noProof/>
            <w:webHidden/>
          </w:rPr>
          <w:instrText xml:space="preserve"> PAGEREF _Toc202454867 \h </w:instrText>
        </w:r>
        <w:r>
          <w:rPr>
            <w:noProof/>
            <w:webHidden/>
          </w:rPr>
        </w:r>
        <w:r>
          <w:rPr>
            <w:noProof/>
            <w:webHidden/>
          </w:rPr>
          <w:fldChar w:fldCharType="separate"/>
        </w:r>
        <w:r w:rsidR="000F4AF6">
          <w:rPr>
            <w:noProof/>
            <w:webHidden/>
          </w:rPr>
          <w:t>22</w:t>
        </w:r>
        <w:r>
          <w:rPr>
            <w:noProof/>
            <w:webHidden/>
          </w:rPr>
          <w:fldChar w:fldCharType="end"/>
        </w:r>
      </w:hyperlink>
    </w:p>
    <w:p w14:paraId="2F300F6B" w14:textId="0D864C21"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68" w:history="1">
        <w:r w:rsidRPr="00742816">
          <w:rPr>
            <w:rStyle w:val="Hyperlink"/>
            <w:noProof/>
          </w:rPr>
          <w:t>Table 25. UC7 1st year Planned Experiment 2</w:t>
        </w:r>
        <w:r>
          <w:rPr>
            <w:noProof/>
            <w:webHidden/>
          </w:rPr>
          <w:tab/>
        </w:r>
        <w:r>
          <w:rPr>
            <w:noProof/>
            <w:webHidden/>
          </w:rPr>
          <w:fldChar w:fldCharType="begin"/>
        </w:r>
        <w:r>
          <w:rPr>
            <w:noProof/>
            <w:webHidden/>
          </w:rPr>
          <w:instrText xml:space="preserve"> PAGEREF _Toc202454868 \h </w:instrText>
        </w:r>
        <w:r>
          <w:rPr>
            <w:noProof/>
            <w:webHidden/>
          </w:rPr>
        </w:r>
        <w:r>
          <w:rPr>
            <w:noProof/>
            <w:webHidden/>
          </w:rPr>
          <w:fldChar w:fldCharType="separate"/>
        </w:r>
        <w:r w:rsidR="000F4AF6">
          <w:rPr>
            <w:noProof/>
            <w:webHidden/>
          </w:rPr>
          <w:t>23</w:t>
        </w:r>
        <w:r>
          <w:rPr>
            <w:noProof/>
            <w:webHidden/>
          </w:rPr>
          <w:fldChar w:fldCharType="end"/>
        </w:r>
      </w:hyperlink>
    </w:p>
    <w:p w14:paraId="61CC39D6" w14:textId="06DE2C0E"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69" w:history="1">
        <w:r w:rsidRPr="00742816">
          <w:rPr>
            <w:rStyle w:val="Hyperlink"/>
            <w:noProof/>
          </w:rPr>
          <w:t>Table 26. UC7 1st year Planned Demo 1</w:t>
        </w:r>
        <w:r>
          <w:rPr>
            <w:noProof/>
            <w:webHidden/>
          </w:rPr>
          <w:tab/>
        </w:r>
        <w:r>
          <w:rPr>
            <w:noProof/>
            <w:webHidden/>
          </w:rPr>
          <w:fldChar w:fldCharType="begin"/>
        </w:r>
        <w:r>
          <w:rPr>
            <w:noProof/>
            <w:webHidden/>
          </w:rPr>
          <w:instrText xml:space="preserve"> PAGEREF _Toc202454869 \h </w:instrText>
        </w:r>
        <w:r>
          <w:rPr>
            <w:noProof/>
            <w:webHidden/>
          </w:rPr>
        </w:r>
        <w:r>
          <w:rPr>
            <w:noProof/>
            <w:webHidden/>
          </w:rPr>
          <w:fldChar w:fldCharType="separate"/>
        </w:r>
        <w:r w:rsidR="000F4AF6">
          <w:rPr>
            <w:noProof/>
            <w:webHidden/>
          </w:rPr>
          <w:t>24</w:t>
        </w:r>
        <w:r>
          <w:rPr>
            <w:noProof/>
            <w:webHidden/>
          </w:rPr>
          <w:fldChar w:fldCharType="end"/>
        </w:r>
      </w:hyperlink>
    </w:p>
    <w:p w14:paraId="72D3A8E5" w14:textId="5F529E05"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70" w:history="1">
        <w:r w:rsidRPr="00742816">
          <w:rPr>
            <w:rStyle w:val="Hyperlink"/>
            <w:noProof/>
          </w:rPr>
          <w:t>Table 27. UC8 WP Contributions to the 1st Year Experiments &amp; Demonstrations</w:t>
        </w:r>
        <w:r>
          <w:rPr>
            <w:noProof/>
            <w:webHidden/>
          </w:rPr>
          <w:tab/>
        </w:r>
        <w:r>
          <w:rPr>
            <w:noProof/>
            <w:webHidden/>
          </w:rPr>
          <w:fldChar w:fldCharType="begin"/>
        </w:r>
        <w:r>
          <w:rPr>
            <w:noProof/>
            <w:webHidden/>
          </w:rPr>
          <w:instrText xml:space="preserve"> PAGEREF _Toc202454870 \h </w:instrText>
        </w:r>
        <w:r>
          <w:rPr>
            <w:noProof/>
            <w:webHidden/>
          </w:rPr>
        </w:r>
        <w:r>
          <w:rPr>
            <w:noProof/>
            <w:webHidden/>
          </w:rPr>
          <w:fldChar w:fldCharType="separate"/>
        </w:r>
        <w:r w:rsidR="000F4AF6">
          <w:rPr>
            <w:noProof/>
            <w:webHidden/>
          </w:rPr>
          <w:t>26</w:t>
        </w:r>
        <w:r>
          <w:rPr>
            <w:noProof/>
            <w:webHidden/>
          </w:rPr>
          <w:fldChar w:fldCharType="end"/>
        </w:r>
      </w:hyperlink>
    </w:p>
    <w:p w14:paraId="3D035772" w14:textId="2E16CD45"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71" w:history="1">
        <w:r w:rsidRPr="00742816">
          <w:rPr>
            <w:rStyle w:val="Hyperlink"/>
            <w:noProof/>
          </w:rPr>
          <w:t>Table 28. UC8 1st year Planned Experiment 1</w:t>
        </w:r>
        <w:r>
          <w:rPr>
            <w:noProof/>
            <w:webHidden/>
          </w:rPr>
          <w:tab/>
        </w:r>
        <w:r>
          <w:rPr>
            <w:noProof/>
            <w:webHidden/>
          </w:rPr>
          <w:fldChar w:fldCharType="begin"/>
        </w:r>
        <w:r>
          <w:rPr>
            <w:noProof/>
            <w:webHidden/>
          </w:rPr>
          <w:instrText xml:space="preserve"> PAGEREF _Toc202454871 \h </w:instrText>
        </w:r>
        <w:r>
          <w:rPr>
            <w:noProof/>
            <w:webHidden/>
          </w:rPr>
        </w:r>
        <w:r>
          <w:rPr>
            <w:noProof/>
            <w:webHidden/>
          </w:rPr>
          <w:fldChar w:fldCharType="separate"/>
        </w:r>
        <w:r w:rsidR="000F4AF6">
          <w:rPr>
            <w:noProof/>
            <w:webHidden/>
          </w:rPr>
          <w:t>26</w:t>
        </w:r>
        <w:r>
          <w:rPr>
            <w:noProof/>
            <w:webHidden/>
          </w:rPr>
          <w:fldChar w:fldCharType="end"/>
        </w:r>
      </w:hyperlink>
    </w:p>
    <w:p w14:paraId="443E8CCD" w14:textId="5C12F9EB"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72" w:history="1">
        <w:r w:rsidRPr="00742816">
          <w:rPr>
            <w:rStyle w:val="Hyperlink"/>
            <w:noProof/>
          </w:rPr>
          <w:t>Table 29. UC8 1st year Planned Experiment 2</w:t>
        </w:r>
        <w:r>
          <w:rPr>
            <w:noProof/>
            <w:webHidden/>
          </w:rPr>
          <w:tab/>
        </w:r>
        <w:r>
          <w:rPr>
            <w:noProof/>
            <w:webHidden/>
          </w:rPr>
          <w:fldChar w:fldCharType="begin"/>
        </w:r>
        <w:r>
          <w:rPr>
            <w:noProof/>
            <w:webHidden/>
          </w:rPr>
          <w:instrText xml:space="preserve"> PAGEREF _Toc202454872 \h </w:instrText>
        </w:r>
        <w:r>
          <w:rPr>
            <w:noProof/>
            <w:webHidden/>
          </w:rPr>
        </w:r>
        <w:r>
          <w:rPr>
            <w:noProof/>
            <w:webHidden/>
          </w:rPr>
          <w:fldChar w:fldCharType="separate"/>
        </w:r>
        <w:r w:rsidR="000F4AF6">
          <w:rPr>
            <w:noProof/>
            <w:webHidden/>
          </w:rPr>
          <w:t>27</w:t>
        </w:r>
        <w:r>
          <w:rPr>
            <w:noProof/>
            <w:webHidden/>
          </w:rPr>
          <w:fldChar w:fldCharType="end"/>
        </w:r>
      </w:hyperlink>
    </w:p>
    <w:p w14:paraId="2EAC6CE4" w14:textId="32894EC1"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73" w:history="1">
        <w:r w:rsidRPr="00742816">
          <w:rPr>
            <w:rStyle w:val="Hyperlink"/>
            <w:noProof/>
          </w:rPr>
          <w:t>Table 30. UC8 1st year Planned Demo 1</w:t>
        </w:r>
        <w:r>
          <w:rPr>
            <w:noProof/>
            <w:webHidden/>
          </w:rPr>
          <w:tab/>
        </w:r>
        <w:r>
          <w:rPr>
            <w:noProof/>
            <w:webHidden/>
          </w:rPr>
          <w:fldChar w:fldCharType="begin"/>
        </w:r>
        <w:r>
          <w:rPr>
            <w:noProof/>
            <w:webHidden/>
          </w:rPr>
          <w:instrText xml:space="preserve"> PAGEREF _Toc202454873 \h </w:instrText>
        </w:r>
        <w:r>
          <w:rPr>
            <w:noProof/>
            <w:webHidden/>
          </w:rPr>
        </w:r>
        <w:r>
          <w:rPr>
            <w:noProof/>
            <w:webHidden/>
          </w:rPr>
          <w:fldChar w:fldCharType="separate"/>
        </w:r>
        <w:r w:rsidR="000F4AF6">
          <w:rPr>
            <w:noProof/>
            <w:webHidden/>
          </w:rPr>
          <w:t>27</w:t>
        </w:r>
        <w:r>
          <w:rPr>
            <w:noProof/>
            <w:webHidden/>
          </w:rPr>
          <w:fldChar w:fldCharType="end"/>
        </w:r>
      </w:hyperlink>
    </w:p>
    <w:p w14:paraId="27DA2731" w14:textId="6A6AB809"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74" w:history="1">
        <w:r w:rsidRPr="00742816">
          <w:rPr>
            <w:rStyle w:val="Hyperlink"/>
            <w:noProof/>
          </w:rPr>
          <w:t>Table 31. UC9 WP Contributions to the 1st Year Experiments &amp; Demonstrations</w:t>
        </w:r>
        <w:r>
          <w:rPr>
            <w:noProof/>
            <w:webHidden/>
          </w:rPr>
          <w:tab/>
        </w:r>
        <w:r>
          <w:rPr>
            <w:noProof/>
            <w:webHidden/>
          </w:rPr>
          <w:fldChar w:fldCharType="begin"/>
        </w:r>
        <w:r>
          <w:rPr>
            <w:noProof/>
            <w:webHidden/>
          </w:rPr>
          <w:instrText xml:space="preserve"> PAGEREF _Toc202454874 \h </w:instrText>
        </w:r>
        <w:r>
          <w:rPr>
            <w:noProof/>
            <w:webHidden/>
          </w:rPr>
        </w:r>
        <w:r>
          <w:rPr>
            <w:noProof/>
            <w:webHidden/>
          </w:rPr>
          <w:fldChar w:fldCharType="separate"/>
        </w:r>
        <w:r w:rsidR="000F4AF6">
          <w:rPr>
            <w:noProof/>
            <w:webHidden/>
          </w:rPr>
          <w:t>29</w:t>
        </w:r>
        <w:r>
          <w:rPr>
            <w:noProof/>
            <w:webHidden/>
          </w:rPr>
          <w:fldChar w:fldCharType="end"/>
        </w:r>
      </w:hyperlink>
    </w:p>
    <w:p w14:paraId="771E5DC3" w14:textId="2DBB1CD3"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75" w:history="1">
        <w:r w:rsidRPr="00742816">
          <w:rPr>
            <w:rStyle w:val="Hyperlink"/>
            <w:noProof/>
          </w:rPr>
          <w:t>Table 32. UC9 1st year Planned Demo 1</w:t>
        </w:r>
        <w:r>
          <w:rPr>
            <w:noProof/>
            <w:webHidden/>
          </w:rPr>
          <w:tab/>
        </w:r>
        <w:r>
          <w:rPr>
            <w:noProof/>
            <w:webHidden/>
          </w:rPr>
          <w:fldChar w:fldCharType="begin"/>
        </w:r>
        <w:r>
          <w:rPr>
            <w:noProof/>
            <w:webHidden/>
          </w:rPr>
          <w:instrText xml:space="preserve"> PAGEREF _Toc202454875 \h </w:instrText>
        </w:r>
        <w:r>
          <w:rPr>
            <w:noProof/>
            <w:webHidden/>
          </w:rPr>
        </w:r>
        <w:r>
          <w:rPr>
            <w:noProof/>
            <w:webHidden/>
          </w:rPr>
          <w:fldChar w:fldCharType="separate"/>
        </w:r>
        <w:r w:rsidR="000F4AF6">
          <w:rPr>
            <w:noProof/>
            <w:webHidden/>
          </w:rPr>
          <w:t>29</w:t>
        </w:r>
        <w:r>
          <w:rPr>
            <w:noProof/>
            <w:webHidden/>
          </w:rPr>
          <w:fldChar w:fldCharType="end"/>
        </w:r>
      </w:hyperlink>
    </w:p>
    <w:p w14:paraId="62FFEF4F" w14:textId="00426EC4"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76" w:history="1">
        <w:r w:rsidRPr="00742816">
          <w:rPr>
            <w:rStyle w:val="Hyperlink"/>
            <w:noProof/>
          </w:rPr>
          <w:t>Table 33. Project story related contributions to the 1st Year Demonstration experiment.</w:t>
        </w:r>
        <w:r>
          <w:rPr>
            <w:noProof/>
            <w:webHidden/>
          </w:rPr>
          <w:tab/>
        </w:r>
        <w:r>
          <w:rPr>
            <w:noProof/>
            <w:webHidden/>
          </w:rPr>
          <w:fldChar w:fldCharType="begin"/>
        </w:r>
        <w:r>
          <w:rPr>
            <w:noProof/>
            <w:webHidden/>
          </w:rPr>
          <w:instrText xml:space="preserve"> PAGEREF _Toc202454876 \h </w:instrText>
        </w:r>
        <w:r>
          <w:rPr>
            <w:noProof/>
            <w:webHidden/>
          </w:rPr>
        </w:r>
        <w:r>
          <w:rPr>
            <w:noProof/>
            <w:webHidden/>
          </w:rPr>
          <w:fldChar w:fldCharType="separate"/>
        </w:r>
        <w:r w:rsidR="000F4AF6">
          <w:rPr>
            <w:noProof/>
            <w:webHidden/>
          </w:rPr>
          <w:t>30</w:t>
        </w:r>
        <w:r>
          <w:rPr>
            <w:noProof/>
            <w:webHidden/>
          </w:rPr>
          <w:fldChar w:fldCharType="end"/>
        </w:r>
      </w:hyperlink>
    </w:p>
    <w:p w14:paraId="0F8C9214" w14:textId="0774642B"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77" w:history="1">
        <w:r w:rsidRPr="00742816">
          <w:rPr>
            <w:rStyle w:val="Hyperlink"/>
            <w:noProof/>
          </w:rPr>
          <w:t>Table 34. Project story related 1st year planned experiment.</w:t>
        </w:r>
        <w:r>
          <w:rPr>
            <w:noProof/>
            <w:webHidden/>
          </w:rPr>
          <w:tab/>
        </w:r>
        <w:r>
          <w:rPr>
            <w:noProof/>
            <w:webHidden/>
          </w:rPr>
          <w:fldChar w:fldCharType="begin"/>
        </w:r>
        <w:r>
          <w:rPr>
            <w:noProof/>
            <w:webHidden/>
          </w:rPr>
          <w:instrText xml:space="preserve"> PAGEREF _Toc202454877 \h </w:instrText>
        </w:r>
        <w:r>
          <w:rPr>
            <w:noProof/>
            <w:webHidden/>
          </w:rPr>
        </w:r>
        <w:r>
          <w:rPr>
            <w:noProof/>
            <w:webHidden/>
          </w:rPr>
          <w:fldChar w:fldCharType="separate"/>
        </w:r>
        <w:r w:rsidR="000F4AF6">
          <w:rPr>
            <w:noProof/>
            <w:webHidden/>
          </w:rPr>
          <w:t>30</w:t>
        </w:r>
        <w:r>
          <w:rPr>
            <w:noProof/>
            <w:webHidden/>
          </w:rPr>
          <w:fldChar w:fldCharType="end"/>
        </w:r>
      </w:hyperlink>
    </w:p>
    <w:p w14:paraId="1ECCBDB8" w14:textId="2AFE21B4"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78" w:history="1">
        <w:r w:rsidRPr="00742816">
          <w:rPr>
            <w:rStyle w:val="Hyperlink"/>
            <w:noProof/>
          </w:rPr>
          <w:t>Table 35. 1</w:t>
        </w:r>
        <w:r w:rsidRPr="00742816">
          <w:rPr>
            <w:rStyle w:val="Hyperlink"/>
            <w:noProof/>
            <w:vertAlign w:val="superscript"/>
          </w:rPr>
          <w:t>st</w:t>
        </w:r>
        <w:r w:rsidRPr="00742816">
          <w:rPr>
            <w:rStyle w:val="Hyperlink"/>
            <w:noProof/>
          </w:rPr>
          <w:t xml:space="preserve"> year planned experimental demonstration</w:t>
        </w:r>
        <w:r>
          <w:rPr>
            <w:noProof/>
            <w:webHidden/>
          </w:rPr>
          <w:tab/>
        </w:r>
        <w:r>
          <w:rPr>
            <w:noProof/>
            <w:webHidden/>
          </w:rPr>
          <w:fldChar w:fldCharType="begin"/>
        </w:r>
        <w:r>
          <w:rPr>
            <w:noProof/>
            <w:webHidden/>
          </w:rPr>
          <w:instrText xml:space="preserve"> PAGEREF _Toc202454878 \h </w:instrText>
        </w:r>
        <w:r>
          <w:rPr>
            <w:noProof/>
            <w:webHidden/>
          </w:rPr>
        </w:r>
        <w:r>
          <w:rPr>
            <w:noProof/>
            <w:webHidden/>
          </w:rPr>
          <w:fldChar w:fldCharType="separate"/>
        </w:r>
        <w:r w:rsidR="000F4AF6">
          <w:rPr>
            <w:noProof/>
            <w:webHidden/>
          </w:rPr>
          <w:t>31</w:t>
        </w:r>
        <w:r>
          <w:rPr>
            <w:noProof/>
            <w:webHidden/>
          </w:rPr>
          <w:fldChar w:fldCharType="end"/>
        </w:r>
      </w:hyperlink>
    </w:p>
    <w:p w14:paraId="2F96F504" w14:textId="5FA9CDD4" w:rsidR="007C76EF" w:rsidRDefault="007C76EF">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hyperlink w:anchor="_Toc202454879" w:history="1">
        <w:r w:rsidRPr="00742816">
          <w:rPr>
            <w:rStyle w:val="Hyperlink"/>
            <w:noProof/>
          </w:rPr>
          <w:t>Table 36. 1st Year Experiment &amp; Demo Summary</w:t>
        </w:r>
        <w:r>
          <w:rPr>
            <w:noProof/>
            <w:webHidden/>
          </w:rPr>
          <w:tab/>
        </w:r>
        <w:r>
          <w:rPr>
            <w:noProof/>
            <w:webHidden/>
          </w:rPr>
          <w:fldChar w:fldCharType="begin"/>
        </w:r>
        <w:r>
          <w:rPr>
            <w:noProof/>
            <w:webHidden/>
          </w:rPr>
          <w:instrText xml:space="preserve"> PAGEREF _Toc202454879 \h </w:instrText>
        </w:r>
        <w:r>
          <w:rPr>
            <w:noProof/>
            <w:webHidden/>
          </w:rPr>
        </w:r>
        <w:r>
          <w:rPr>
            <w:noProof/>
            <w:webHidden/>
          </w:rPr>
          <w:fldChar w:fldCharType="separate"/>
        </w:r>
        <w:r w:rsidR="000F4AF6">
          <w:rPr>
            <w:noProof/>
            <w:webHidden/>
          </w:rPr>
          <w:t>32</w:t>
        </w:r>
        <w:r>
          <w:rPr>
            <w:noProof/>
            <w:webHidden/>
          </w:rPr>
          <w:fldChar w:fldCharType="end"/>
        </w:r>
      </w:hyperlink>
    </w:p>
    <w:p w14:paraId="24DF887C" w14:textId="4D4264A2" w:rsidR="008B426A" w:rsidRPr="00204DDE" w:rsidRDefault="008B426A" w:rsidP="008B426A">
      <w:pPr>
        <w:pStyle w:val="BodyText"/>
      </w:pPr>
      <w:r w:rsidRPr="00204DDE">
        <w:fldChar w:fldCharType="end"/>
      </w:r>
    </w:p>
    <w:p w14:paraId="5503EAC3" w14:textId="77777777" w:rsidR="008B1D75" w:rsidRPr="00204DDE" w:rsidRDefault="008B1D75" w:rsidP="008B1D75">
      <w:pPr>
        <w:pStyle w:val="ESHeading"/>
        <w:rPr>
          <w:lang w:val="en-GB"/>
        </w:rPr>
      </w:pPr>
      <w:bookmarkStart w:id="10" w:name="_Toc312317876"/>
      <w:bookmarkStart w:id="11" w:name="_Toc202454796"/>
      <w:r w:rsidRPr="00204DDE">
        <w:rPr>
          <w:lang w:val="en-GB"/>
        </w:rPr>
        <w:lastRenderedPageBreak/>
        <w:t>Abstract</w:t>
      </w:r>
      <w:bookmarkEnd w:id="10"/>
      <w:bookmarkEnd w:id="11"/>
    </w:p>
    <w:p w14:paraId="78E9E842" w14:textId="77777777" w:rsidR="00DB6741" w:rsidRDefault="16A78960" w:rsidP="07913895">
      <w:pPr>
        <w:spacing w:line="259" w:lineRule="auto"/>
        <w:jc w:val="both"/>
        <w:rPr>
          <w:rStyle w:val="fadeinm1hgl8"/>
        </w:rPr>
      </w:pPr>
      <w:r w:rsidRPr="00204DDE">
        <w:rPr>
          <w:rStyle w:val="fadeinm1hgl8"/>
        </w:rPr>
        <w:t xml:space="preserve">This deliverable document, </w:t>
      </w:r>
      <w:r w:rsidRPr="00204DDE">
        <w:rPr>
          <w:rStyle w:val="fadeinm1hgl8"/>
          <w:i/>
          <w:iCs/>
        </w:rPr>
        <w:t>D6.1</w:t>
      </w:r>
      <w:r w:rsidR="72C2FA7D" w:rsidRPr="00204DDE">
        <w:rPr>
          <w:rStyle w:val="fadeinm1hgl8"/>
          <w:i/>
          <w:iCs/>
        </w:rPr>
        <w:t xml:space="preserve">: </w:t>
      </w:r>
      <w:r w:rsidRPr="00204DDE">
        <w:rPr>
          <w:rStyle w:val="fadeinm1hgl8"/>
          <w:i/>
          <w:iCs/>
        </w:rPr>
        <w:t>Plan and descriptions of the 1st year experiments and demonstrations</w:t>
      </w:r>
      <w:r w:rsidRPr="00204DDE">
        <w:rPr>
          <w:rStyle w:val="fadeinm1hgl8"/>
        </w:rPr>
        <w:t xml:space="preserve">, presents the planning and technical descriptions of the first-year experiments and demonstrations carried out in the context of Sa4CPS. Derived from the use cases defined in WP1 and refined through the architectural and technical work packages (WP2–WP5), the described experiments and demonstrations aim to validate key aspects of the Sa4CPS concept, including real-time situational awareness, secure communications, and adaptive cybersecurity mechanisms. </w:t>
      </w:r>
    </w:p>
    <w:p w14:paraId="0DBBEE9A" w14:textId="77777777" w:rsidR="00DB6741" w:rsidRDefault="00DB6741" w:rsidP="07913895">
      <w:pPr>
        <w:spacing w:line="259" w:lineRule="auto"/>
        <w:jc w:val="both"/>
        <w:rPr>
          <w:rStyle w:val="fadeinm1hgl8"/>
        </w:rPr>
      </w:pPr>
    </w:p>
    <w:p w14:paraId="1CA73521" w14:textId="3F3E8FCF" w:rsidR="008B1D75" w:rsidRPr="00204DDE" w:rsidRDefault="00BB7B0A" w:rsidP="07913895">
      <w:pPr>
        <w:spacing w:line="259" w:lineRule="auto"/>
        <w:jc w:val="both"/>
        <w:rPr>
          <w:rStyle w:val="fadeinm1hgl8"/>
        </w:rPr>
      </w:pPr>
      <w:r w:rsidRPr="00BB7B0A">
        <w:rPr>
          <w:rStyle w:val="fadeinm1hgl8"/>
        </w:rPr>
        <w:t>Each use case (UC1-UC9) outlines its planned experimental setup and demonstration goals, supported by relevant technological components from earlier work packages. In addition, a project-level hybrid simulation</w:t>
      </w:r>
      <w:r>
        <w:rPr>
          <w:rStyle w:val="fadeinm1hgl8"/>
        </w:rPr>
        <w:t xml:space="preserve"> </w:t>
      </w:r>
      <w:r w:rsidR="001F224C">
        <w:rPr>
          <w:rStyle w:val="fadeinm1hgl8"/>
        </w:rPr>
        <w:t>-</w:t>
      </w:r>
      <w:r w:rsidRPr="00BB7B0A">
        <w:rPr>
          <w:rStyle w:val="fadeinm1hgl8"/>
        </w:rPr>
        <w:t>based experiment simulating the operation of the Sa4CPS concept in a port environment is also planned.</w:t>
      </w:r>
      <w:r w:rsidR="16A78960" w:rsidRPr="00204DDE">
        <w:rPr>
          <w:rStyle w:val="fadeinm1hgl8"/>
        </w:rPr>
        <w:t xml:space="preserve"> These activities serve as the foundation for the continued experimental iterations and evaluation tasks in the upcoming phases (T6.2</w:t>
      </w:r>
      <w:r w:rsidR="48A380C1" w:rsidRPr="00204DDE">
        <w:rPr>
          <w:rStyle w:val="fadeinm1hgl8"/>
        </w:rPr>
        <w:t>-</w:t>
      </w:r>
      <w:r w:rsidR="16A78960" w:rsidRPr="00204DDE">
        <w:rPr>
          <w:rStyle w:val="fadeinm1hgl8"/>
        </w:rPr>
        <w:t>T6.4</w:t>
      </w:r>
      <w:r w:rsidR="00DB5A0E" w:rsidRPr="00204DDE">
        <w:rPr>
          <w:rStyle w:val="fadeinm1hgl8"/>
        </w:rPr>
        <w:t>) and</w:t>
      </w:r>
      <w:r w:rsidR="16A78960" w:rsidRPr="00204DDE">
        <w:rPr>
          <w:rStyle w:val="fadeinm1hgl8"/>
        </w:rPr>
        <w:t xml:space="preserve"> provide critical insights for both technological validation and stakeholder engagement.</w:t>
      </w:r>
    </w:p>
    <w:p w14:paraId="2D562712" w14:textId="28B6D788" w:rsidR="008B1D75" w:rsidRPr="00204DDE" w:rsidRDefault="008B1D75" w:rsidP="008B1D75">
      <w:pPr>
        <w:pStyle w:val="BodyText"/>
        <w:jc w:val="both"/>
      </w:pPr>
      <w:bookmarkStart w:id="12" w:name="OLE_LINK4"/>
      <w:bookmarkStart w:id="13" w:name="OLE_LINK5"/>
    </w:p>
    <w:p w14:paraId="5D2598A8" w14:textId="77777777" w:rsidR="008B1D75" w:rsidRPr="00204DDE" w:rsidRDefault="008B1D75" w:rsidP="008B1D75">
      <w:pPr>
        <w:pStyle w:val="ESHeading"/>
        <w:rPr>
          <w:lang w:val="en-GB"/>
        </w:rPr>
      </w:pPr>
      <w:bookmarkStart w:id="14" w:name="_Toc312317877"/>
      <w:bookmarkStart w:id="15" w:name="_Toc202454797"/>
      <w:r w:rsidRPr="00204DDE">
        <w:rPr>
          <w:lang w:val="en-GB"/>
        </w:rPr>
        <w:lastRenderedPageBreak/>
        <w:t>List of Abbreviations</w:t>
      </w:r>
      <w:bookmarkEnd w:id="14"/>
      <w:bookmarkEnd w:id="15"/>
      <w:r w:rsidRPr="00204DDE">
        <w:rPr>
          <w:lang w:val="en-GB"/>
        </w:rPr>
        <w:t xml:space="preserve"> </w:t>
      </w:r>
    </w:p>
    <w:tbl>
      <w:tblPr>
        <w:tblW w:w="0" w:type="auto"/>
        <w:tblInd w:w="108" w:type="dxa"/>
        <w:tblLook w:val="01E0" w:firstRow="1" w:lastRow="1" w:firstColumn="1" w:lastColumn="1" w:noHBand="0" w:noVBand="0"/>
      </w:tblPr>
      <w:tblGrid>
        <w:gridCol w:w="2340"/>
        <w:gridCol w:w="6840"/>
      </w:tblGrid>
      <w:tr w:rsidR="008B1D75" w:rsidRPr="00204DDE" w14:paraId="07E8255D" w14:textId="77777777" w:rsidTr="07913895">
        <w:tc>
          <w:tcPr>
            <w:tcW w:w="2340" w:type="dxa"/>
          </w:tcPr>
          <w:bookmarkEnd w:id="12"/>
          <w:bookmarkEnd w:id="13"/>
          <w:p w14:paraId="065E4AF0" w14:textId="77777777" w:rsidR="008B1D75" w:rsidRPr="00204DDE" w:rsidRDefault="008B1D75" w:rsidP="00900CE4">
            <w:pPr>
              <w:pStyle w:val="tablecontents"/>
              <w:spacing w:beforeLines="20" w:before="48" w:afterLines="20" w:after="48"/>
              <w:rPr>
                <w:b/>
                <w:sz w:val="24"/>
                <w:szCs w:val="24"/>
              </w:rPr>
            </w:pPr>
            <w:r w:rsidRPr="00204DDE">
              <w:rPr>
                <w:b/>
                <w:sz w:val="24"/>
                <w:szCs w:val="24"/>
              </w:rPr>
              <w:t>Abbreviation</w:t>
            </w:r>
          </w:p>
        </w:tc>
        <w:tc>
          <w:tcPr>
            <w:tcW w:w="6840" w:type="dxa"/>
          </w:tcPr>
          <w:p w14:paraId="6A6D8DDC" w14:textId="77777777" w:rsidR="008B1D75" w:rsidRPr="00204DDE" w:rsidRDefault="008B1D75" w:rsidP="00900CE4">
            <w:pPr>
              <w:pStyle w:val="tablecontents"/>
              <w:spacing w:beforeLines="20" w:before="48" w:afterLines="20" w:after="48"/>
              <w:rPr>
                <w:b/>
                <w:sz w:val="24"/>
                <w:szCs w:val="24"/>
              </w:rPr>
            </w:pPr>
            <w:r w:rsidRPr="00204DDE">
              <w:rPr>
                <w:b/>
                <w:sz w:val="24"/>
                <w:szCs w:val="24"/>
              </w:rPr>
              <w:t>Explanation</w:t>
            </w:r>
          </w:p>
        </w:tc>
      </w:tr>
      <w:tr w:rsidR="008B1D75" w:rsidRPr="00204DDE" w14:paraId="23BFDB9A" w14:textId="77777777" w:rsidTr="07913895">
        <w:tc>
          <w:tcPr>
            <w:tcW w:w="2340" w:type="dxa"/>
          </w:tcPr>
          <w:p w14:paraId="63E4F8B3" w14:textId="6FC2AAD2" w:rsidR="07913895" w:rsidRPr="00204DDE" w:rsidRDefault="07913895" w:rsidP="07913895">
            <w:pPr>
              <w:spacing w:before="48" w:after="48" w:line="276" w:lineRule="auto"/>
            </w:pPr>
            <w:r w:rsidRPr="00204DDE">
              <w:rPr>
                <w:rFonts w:eastAsia="Arial" w:cs="Arial"/>
                <w:color w:val="000000" w:themeColor="text1"/>
                <w:sz w:val="18"/>
                <w:szCs w:val="18"/>
              </w:rPr>
              <w:t>AI</w:t>
            </w:r>
          </w:p>
        </w:tc>
        <w:tc>
          <w:tcPr>
            <w:tcW w:w="6840" w:type="dxa"/>
          </w:tcPr>
          <w:p w14:paraId="24534784" w14:textId="591FCF34" w:rsidR="07913895" w:rsidRPr="00204DDE" w:rsidRDefault="07913895" w:rsidP="07913895">
            <w:pPr>
              <w:spacing w:before="48" w:after="48" w:line="276" w:lineRule="auto"/>
            </w:pPr>
            <w:r w:rsidRPr="00204DDE">
              <w:rPr>
                <w:rFonts w:eastAsia="Arial" w:cs="Arial"/>
                <w:color w:val="000000" w:themeColor="text1"/>
                <w:sz w:val="18"/>
                <w:szCs w:val="18"/>
              </w:rPr>
              <w:t>Artificial Intelligence</w:t>
            </w:r>
          </w:p>
        </w:tc>
      </w:tr>
      <w:tr w:rsidR="008B1D75" w:rsidRPr="00204DDE" w14:paraId="5FE7D5A9" w14:textId="77777777" w:rsidTr="07913895">
        <w:tc>
          <w:tcPr>
            <w:tcW w:w="2340" w:type="dxa"/>
          </w:tcPr>
          <w:p w14:paraId="232BEA96" w14:textId="32AFAF13" w:rsidR="07913895" w:rsidRPr="00204DDE" w:rsidRDefault="07913895" w:rsidP="07913895">
            <w:pPr>
              <w:spacing w:before="48" w:after="48" w:line="276" w:lineRule="auto"/>
            </w:pPr>
            <w:r w:rsidRPr="00204DDE">
              <w:rPr>
                <w:rFonts w:eastAsia="Arial" w:cs="Arial"/>
                <w:color w:val="000000" w:themeColor="text1"/>
                <w:sz w:val="18"/>
                <w:szCs w:val="18"/>
              </w:rPr>
              <w:t>API</w:t>
            </w:r>
          </w:p>
        </w:tc>
        <w:tc>
          <w:tcPr>
            <w:tcW w:w="6840" w:type="dxa"/>
          </w:tcPr>
          <w:p w14:paraId="191B6178" w14:textId="05014030" w:rsidR="07913895" w:rsidRPr="00204DDE" w:rsidRDefault="07913895" w:rsidP="07913895">
            <w:pPr>
              <w:spacing w:before="48" w:after="48" w:line="276" w:lineRule="auto"/>
            </w:pPr>
            <w:r w:rsidRPr="00204DDE">
              <w:rPr>
                <w:rFonts w:eastAsia="Arial" w:cs="Arial"/>
                <w:color w:val="000000" w:themeColor="text1"/>
                <w:sz w:val="18"/>
                <w:szCs w:val="18"/>
              </w:rPr>
              <w:t>Application Programming Interface</w:t>
            </w:r>
          </w:p>
        </w:tc>
      </w:tr>
      <w:tr w:rsidR="008B1D75" w:rsidRPr="00204DDE" w14:paraId="231D1ADF" w14:textId="77777777" w:rsidTr="07913895">
        <w:tc>
          <w:tcPr>
            <w:tcW w:w="2340" w:type="dxa"/>
          </w:tcPr>
          <w:p w14:paraId="47FFC06D" w14:textId="353347B1" w:rsidR="07913895" w:rsidRPr="00204DDE" w:rsidRDefault="07913895" w:rsidP="07913895">
            <w:pPr>
              <w:spacing w:before="48" w:after="48" w:line="276" w:lineRule="auto"/>
            </w:pPr>
            <w:r w:rsidRPr="00204DDE">
              <w:rPr>
                <w:rFonts w:eastAsia="Arial" w:cs="Arial"/>
                <w:color w:val="000000" w:themeColor="text1"/>
                <w:sz w:val="18"/>
                <w:szCs w:val="18"/>
              </w:rPr>
              <w:t>BVLOS</w:t>
            </w:r>
          </w:p>
        </w:tc>
        <w:tc>
          <w:tcPr>
            <w:tcW w:w="6840" w:type="dxa"/>
          </w:tcPr>
          <w:p w14:paraId="54E30A84" w14:textId="78098BE0" w:rsidR="07913895" w:rsidRPr="00204DDE" w:rsidRDefault="07913895" w:rsidP="07913895">
            <w:pPr>
              <w:spacing w:before="48" w:after="48" w:line="276" w:lineRule="auto"/>
            </w:pPr>
            <w:r w:rsidRPr="00204DDE">
              <w:rPr>
                <w:rFonts w:eastAsia="Arial" w:cs="Arial"/>
                <w:color w:val="000000" w:themeColor="text1"/>
                <w:sz w:val="18"/>
                <w:szCs w:val="18"/>
              </w:rPr>
              <w:t>Beyond Visual Line of Sight</w:t>
            </w:r>
          </w:p>
        </w:tc>
      </w:tr>
      <w:tr w:rsidR="008B1D75" w:rsidRPr="00204DDE" w14:paraId="0A78835A" w14:textId="77777777" w:rsidTr="07913895">
        <w:tc>
          <w:tcPr>
            <w:tcW w:w="2340" w:type="dxa"/>
          </w:tcPr>
          <w:p w14:paraId="2BD90BDA" w14:textId="47EB4299" w:rsidR="07913895" w:rsidRPr="00204DDE" w:rsidRDefault="07913895" w:rsidP="07913895">
            <w:pPr>
              <w:spacing w:before="48" w:after="48" w:line="276" w:lineRule="auto"/>
            </w:pPr>
            <w:r w:rsidRPr="00204DDE">
              <w:rPr>
                <w:rFonts w:eastAsia="Arial" w:cs="Arial"/>
                <w:color w:val="000000" w:themeColor="text1"/>
                <w:sz w:val="18"/>
                <w:szCs w:val="18"/>
              </w:rPr>
              <w:t>CIS</w:t>
            </w:r>
          </w:p>
        </w:tc>
        <w:tc>
          <w:tcPr>
            <w:tcW w:w="6840" w:type="dxa"/>
          </w:tcPr>
          <w:p w14:paraId="2C6962E1" w14:textId="10CFB14C" w:rsidR="07913895" w:rsidRPr="00204DDE" w:rsidRDefault="07913895" w:rsidP="07913895">
            <w:pPr>
              <w:spacing w:before="48" w:after="48" w:line="276" w:lineRule="auto"/>
            </w:pPr>
            <w:r w:rsidRPr="00204DDE">
              <w:rPr>
                <w:rFonts w:eastAsia="Arial" w:cs="Arial"/>
                <w:color w:val="000000" w:themeColor="text1"/>
                <w:sz w:val="18"/>
                <w:szCs w:val="18"/>
              </w:rPr>
              <w:t>Customer Information System</w:t>
            </w:r>
          </w:p>
        </w:tc>
      </w:tr>
      <w:tr w:rsidR="008B1D75" w:rsidRPr="00204DDE" w14:paraId="30BD7605" w14:textId="77777777" w:rsidTr="07913895">
        <w:tc>
          <w:tcPr>
            <w:tcW w:w="2340" w:type="dxa"/>
          </w:tcPr>
          <w:p w14:paraId="2B3C4117" w14:textId="646C55A9" w:rsidR="07913895" w:rsidRPr="00204DDE" w:rsidRDefault="07913895" w:rsidP="07913895">
            <w:pPr>
              <w:spacing w:before="48" w:after="48" w:line="276" w:lineRule="auto"/>
            </w:pPr>
            <w:r w:rsidRPr="00204DDE">
              <w:rPr>
                <w:rFonts w:eastAsia="Arial" w:cs="Arial"/>
                <w:color w:val="000000" w:themeColor="text1"/>
                <w:sz w:val="18"/>
                <w:szCs w:val="18"/>
              </w:rPr>
              <w:t>CPS</w:t>
            </w:r>
          </w:p>
        </w:tc>
        <w:tc>
          <w:tcPr>
            <w:tcW w:w="6840" w:type="dxa"/>
          </w:tcPr>
          <w:p w14:paraId="40DE6A27" w14:textId="726C3E1E" w:rsidR="07913895" w:rsidRPr="00204DDE" w:rsidRDefault="07913895" w:rsidP="07913895">
            <w:pPr>
              <w:spacing w:before="48" w:after="48" w:line="276" w:lineRule="auto"/>
            </w:pPr>
            <w:r w:rsidRPr="00204DDE">
              <w:rPr>
                <w:rFonts w:eastAsia="Arial" w:cs="Arial"/>
                <w:color w:val="000000" w:themeColor="text1"/>
                <w:sz w:val="18"/>
                <w:szCs w:val="18"/>
              </w:rPr>
              <w:t>Cyber-Physical System</w:t>
            </w:r>
          </w:p>
        </w:tc>
      </w:tr>
      <w:tr w:rsidR="008B1D75" w:rsidRPr="00204DDE" w14:paraId="0502DCC9" w14:textId="77777777" w:rsidTr="07913895">
        <w:tc>
          <w:tcPr>
            <w:tcW w:w="2340" w:type="dxa"/>
          </w:tcPr>
          <w:p w14:paraId="58F8DE3E" w14:textId="73D92115" w:rsidR="07913895" w:rsidRPr="00204DDE" w:rsidRDefault="07913895" w:rsidP="07913895">
            <w:pPr>
              <w:spacing w:before="48" w:after="48" w:line="276" w:lineRule="auto"/>
            </w:pPr>
            <w:r w:rsidRPr="00204DDE">
              <w:rPr>
                <w:rFonts w:eastAsia="Arial" w:cs="Arial"/>
                <w:color w:val="000000" w:themeColor="text1"/>
                <w:sz w:val="18"/>
                <w:szCs w:val="18"/>
              </w:rPr>
              <w:t>DSO</w:t>
            </w:r>
          </w:p>
        </w:tc>
        <w:tc>
          <w:tcPr>
            <w:tcW w:w="6840" w:type="dxa"/>
          </w:tcPr>
          <w:p w14:paraId="21E18618" w14:textId="3EB79056" w:rsidR="07913895" w:rsidRPr="00204DDE" w:rsidRDefault="07913895" w:rsidP="07913895">
            <w:pPr>
              <w:spacing w:before="48" w:after="48" w:line="276" w:lineRule="auto"/>
            </w:pPr>
            <w:r w:rsidRPr="00204DDE">
              <w:rPr>
                <w:rFonts w:eastAsia="Arial" w:cs="Arial"/>
                <w:color w:val="000000" w:themeColor="text1"/>
                <w:sz w:val="18"/>
                <w:szCs w:val="18"/>
              </w:rPr>
              <w:t>Distribution System Operator</w:t>
            </w:r>
          </w:p>
        </w:tc>
      </w:tr>
      <w:tr w:rsidR="07913895" w:rsidRPr="00204DDE" w14:paraId="728FC65F" w14:textId="77777777" w:rsidTr="07913895">
        <w:trPr>
          <w:trHeight w:val="300"/>
        </w:trPr>
        <w:tc>
          <w:tcPr>
            <w:tcW w:w="2340" w:type="dxa"/>
          </w:tcPr>
          <w:p w14:paraId="2EFE5862" w14:textId="523FE88D" w:rsidR="07913895" w:rsidRPr="00204DDE" w:rsidRDefault="07913895" w:rsidP="07913895">
            <w:pPr>
              <w:spacing w:before="48" w:after="48" w:line="276" w:lineRule="auto"/>
            </w:pPr>
            <w:r w:rsidRPr="00204DDE">
              <w:rPr>
                <w:rFonts w:eastAsia="Arial" w:cs="Arial"/>
                <w:color w:val="000000" w:themeColor="text1"/>
                <w:sz w:val="18"/>
                <w:szCs w:val="18"/>
              </w:rPr>
              <w:t>FTP</w:t>
            </w:r>
          </w:p>
        </w:tc>
        <w:tc>
          <w:tcPr>
            <w:tcW w:w="6840" w:type="dxa"/>
          </w:tcPr>
          <w:p w14:paraId="207DFBEB" w14:textId="533F3F13" w:rsidR="07913895" w:rsidRPr="00204DDE" w:rsidRDefault="07913895" w:rsidP="07913895">
            <w:pPr>
              <w:spacing w:before="48" w:after="48" w:line="276" w:lineRule="auto"/>
            </w:pPr>
            <w:r w:rsidRPr="00204DDE">
              <w:rPr>
                <w:rFonts w:eastAsia="Arial" w:cs="Arial"/>
                <w:color w:val="000000" w:themeColor="text1"/>
                <w:sz w:val="18"/>
                <w:szCs w:val="18"/>
              </w:rPr>
              <w:t>File Transfer Protocol</w:t>
            </w:r>
          </w:p>
        </w:tc>
      </w:tr>
      <w:tr w:rsidR="07913895" w:rsidRPr="00204DDE" w14:paraId="78E24B62" w14:textId="77777777" w:rsidTr="07913895">
        <w:trPr>
          <w:trHeight w:val="300"/>
        </w:trPr>
        <w:tc>
          <w:tcPr>
            <w:tcW w:w="2340" w:type="dxa"/>
          </w:tcPr>
          <w:p w14:paraId="721FCD11" w14:textId="05033597" w:rsidR="07913895" w:rsidRPr="00204DDE" w:rsidRDefault="07913895" w:rsidP="07913895">
            <w:pPr>
              <w:spacing w:before="48" w:after="48" w:line="276" w:lineRule="auto"/>
            </w:pPr>
            <w:r w:rsidRPr="00204DDE">
              <w:rPr>
                <w:rFonts w:eastAsia="Arial" w:cs="Arial"/>
                <w:color w:val="000000" w:themeColor="text1"/>
                <w:sz w:val="18"/>
                <w:szCs w:val="18"/>
              </w:rPr>
              <w:t>HMI</w:t>
            </w:r>
          </w:p>
        </w:tc>
        <w:tc>
          <w:tcPr>
            <w:tcW w:w="6840" w:type="dxa"/>
          </w:tcPr>
          <w:p w14:paraId="57321FF6" w14:textId="7F85694F" w:rsidR="07913895" w:rsidRPr="00204DDE" w:rsidRDefault="07913895" w:rsidP="07913895">
            <w:pPr>
              <w:spacing w:before="48" w:after="48" w:line="276" w:lineRule="auto"/>
            </w:pPr>
            <w:r w:rsidRPr="00204DDE">
              <w:rPr>
                <w:rFonts w:eastAsia="Arial" w:cs="Arial"/>
                <w:color w:val="000000" w:themeColor="text1"/>
                <w:sz w:val="18"/>
                <w:szCs w:val="18"/>
              </w:rPr>
              <w:t>Human-Machine Interface</w:t>
            </w:r>
          </w:p>
        </w:tc>
      </w:tr>
      <w:tr w:rsidR="07913895" w:rsidRPr="00204DDE" w14:paraId="25B01083" w14:textId="77777777" w:rsidTr="07913895">
        <w:trPr>
          <w:trHeight w:val="300"/>
        </w:trPr>
        <w:tc>
          <w:tcPr>
            <w:tcW w:w="2340" w:type="dxa"/>
          </w:tcPr>
          <w:p w14:paraId="4C8A92DB" w14:textId="0AB82873" w:rsidR="07913895" w:rsidRPr="00204DDE" w:rsidRDefault="07913895" w:rsidP="07913895">
            <w:pPr>
              <w:spacing w:before="48" w:after="48" w:line="276" w:lineRule="auto"/>
            </w:pPr>
            <w:r w:rsidRPr="00204DDE">
              <w:rPr>
                <w:rFonts w:eastAsia="Arial" w:cs="Arial"/>
                <w:color w:val="000000" w:themeColor="text1"/>
                <w:sz w:val="18"/>
                <w:szCs w:val="18"/>
              </w:rPr>
              <w:t>IoT</w:t>
            </w:r>
          </w:p>
        </w:tc>
        <w:tc>
          <w:tcPr>
            <w:tcW w:w="6840" w:type="dxa"/>
          </w:tcPr>
          <w:p w14:paraId="5ADE9D33" w14:textId="42D37FBF" w:rsidR="07913895" w:rsidRPr="00204DDE" w:rsidRDefault="07913895" w:rsidP="07913895">
            <w:pPr>
              <w:spacing w:before="48" w:after="48" w:line="276" w:lineRule="auto"/>
            </w:pPr>
            <w:r w:rsidRPr="00204DDE">
              <w:rPr>
                <w:rFonts w:eastAsia="Arial" w:cs="Arial"/>
                <w:color w:val="000000" w:themeColor="text1"/>
                <w:sz w:val="18"/>
                <w:szCs w:val="18"/>
              </w:rPr>
              <w:t>Internet of Things</w:t>
            </w:r>
          </w:p>
        </w:tc>
      </w:tr>
      <w:tr w:rsidR="07913895" w:rsidRPr="00204DDE" w14:paraId="6C383704" w14:textId="77777777" w:rsidTr="07913895">
        <w:trPr>
          <w:trHeight w:val="300"/>
        </w:trPr>
        <w:tc>
          <w:tcPr>
            <w:tcW w:w="2340" w:type="dxa"/>
          </w:tcPr>
          <w:p w14:paraId="034BFF27" w14:textId="3BD9FBFE" w:rsidR="07913895" w:rsidRPr="00204DDE" w:rsidRDefault="07913895" w:rsidP="07913895">
            <w:pPr>
              <w:spacing w:before="48" w:after="48" w:line="276" w:lineRule="auto"/>
            </w:pPr>
            <w:r w:rsidRPr="00204DDE">
              <w:rPr>
                <w:rFonts w:eastAsia="Arial" w:cs="Arial"/>
                <w:color w:val="000000" w:themeColor="text1"/>
                <w:sz w:val="18"/>
                <w:szCs w:val="18"/>
              </w:rPr>
              <w:t>LoRa</w:t>
            </w:r>
          </w:p>
        </w:tc>
        <w:tc>
          <w:tcPr>
            <w:tcW w:w="6840" w:type="dxa"/>
          </w:tcPr>
          <w:p w14:paraId="21285580" w14:textId="743BB5EE" w:rsidR="07913895" w:rsidRPr="00204DDE" w:rsidRDefault="07913895" w:rsidP="07913895">
            <w:pPr>
              <w:spacing w:before="48" w:after="48" w:line="276" w:lineRule="auto"/>
            </w:pPr>
            <w:r w:rsidRPr="00204DDE">
              <w:rPr>
                <w:rFonts w:eastAsia="Arial" w:cs="Arial"/>
                <w:color w:val="000000" w:themeColor="text1"/>
                <w:sz w:val="18"/>
                <w:szCs w:val="18"/>
              </w:rPr>
              <w:t>Long Range (wireless communication technology)</w:t>
            </w:r>
          </w:p>
        </w:tc>
      </w:tr>
      <w:tr w:rsidR="07913895" w:rsidRPr="00204DDE" w14:paraId="08A1D27E" w14:textId="77777777" w:rsidTr="07913895">
        <w:trPr>
          <w:trHeight w:val="300"/>
        </w:trPr>
        <w:tc>
          <w:tcPr>
            <w:tcW w:w="2340" w:type="dxa"/>
          </w:tcPr>
          <w:p w14:paraId="246863AC" w14:textId="4516E38E" w:rsidR="07913895" w:rsidRPr="00204DDE" w:rsidRDefault="07913895" w:rsidP="07913895">
            <w:pPr>
              <w:spacing w:before="48" w:after="48" w:line="276" w:lineRule="auto"/>
            </w:pPr>
            <w:r w:rsidRPr="00204DDE">
              <w:rPr>
                <w:rFonts w:eastAsia="Arial" w:cs="Arial"/>
                <w:color w:val="000000" w:themeColor="text1"/>
                <w:sz w:val="18"/>
                <w:szCs w:val="18"/>
              </w:rPr>
              <w:t>ML</w:t>
            </w:r>
          </w:p>
        </w:tc>
        <w:tc>
          <w:tcPr>
            <w:tcW w:w="6840" w:type="dxa"/>
          </w:tcPr>
          <w:p w14:paraId="18E1EC94" w14:textId="651A1320" w:rsidR="07913895" w:rsidRPr="00204DDE" w:rsidRDefault="07913895" w:rsidP="07913895">
            <w:pPr>
              <w:spacing w:before="48" w:after="48" w:line="276" w:lineRule="auto"/>
            </w:pPr>
            <w:r w:rsidRPr="00204DDE">
              <w:rPr>
                <w:rFonts w:eastAsia="Arial" w:cs="Arial"/>
                <w:color w:val="000000" w:themeColor="text1"/>
                <w:sz w:val="18"/>
                <w:szCs w:val="18"/>
              </w:rPr>
              <w:t>Machine Learning</w:t>
            </w:r>
          </w:p>
        </w:tc>
      </w:tr>
      <w:tr w:rsidR="07913895" w:rsidRPr="00204DDE" w14:paraId="66B86D3E" w14:textId="77777777" w:rsidTr="07913895">
        <w:trPr>
          <w:trHeight w:val="300"/>
        </w:trPr>
        <w:tc>
          <w:tcPr>
            <w:tcW w:w="2340" w:type="dxa"/>
          </w:tcPr>
          <w:p w14:paraId="62C02AB7" w14:textId="562C01B9" w:rsidR="07913895" w:rsidRPr="00204DDE" w:rsidRDefault="07913895" w:rsidP="07913895">
            <w:pPr>
              <w:spacing w:before="48" w:after="48" w:line="276" w:lineRule="auto"/>
            </w:pPr>
            <w:r w:rsidRPr="00204DDE">
              <w:rPr>
                <w:rFonts w:eastAsia="Arial" w:cs="Arial"/>
                <w:color w:val="000000" w:themeColor="text1"/>
                <w:sz w:val="18"/>
                <w:szCs w:val="18"/>
              </w:rPr>
              <w:t>PHM</w:t>
            </w:r>
          </w:p>
        </w:tc>
        <w:tc>
          <w:tcPr>
            <w:tcW w:w="6840" w:type="dxa"/>
          </w:tcPr>
          <w:p w14:paraId="3A56B820" w14:textId="3F2E4DDC" w:rsidR="07913895" w:rsidRPr="00204DDE" w:rsidRDefault="07913895" w:rsidP="07913895">
            <w:pPr>
              <w:spacing w:before="48" w:after="48" w:line="276" w:lineRule="auto"/>
            </w:pPr>
            <w:r w:rsidRPr="00204DDE">
              <w:rPr>
                <w:rFonts w:eastAsia="Arial" w:cs="Arial"/>
                <w:color w:val="000000" w:themeColor="text1"/>
                <w:sz w:val="18"/>
                <w:szCs w:val="18"/>
              </w:rPr>
              <w:t>Prognostics and Health Management</w:t>
            </w:r>
          </w:p>
        </w:tc>
      </w:tr>
      <w:tr w:rsidR="07913895" w:rsidRPr="00204DDE" w14:paraId="50A151E6" w14:textId="77777777" w:rsidTr="07913895">
        <w:trPr>
          <w:trHeight w:val="300"/>
        </w:trPr>
        <w:tc>
          <w:tcPr>
            <w:tcW w:w="2340" w:type="dxa"/>
          </w:tcPr>
          <w:p w14:paraId="08B60FBE" w14:textId="54197FE9" w:rsidR="07913895" w:rsidRPr="00204DDE" w:rsidRDefault="07913895" w:rsidP="07913895">
            <w:pPr>
              <w:spacing w:before="48" w:after="48" w:line="276" w:lineRule="auto"/>
            </w:pPr>
            <w:r w:rsidRPr="00204DDE">
              <w:rPr>
                <w:rFonts w:eastAsia="Arial" w:cs="Arial"/>
                <w:color w:val="000000" w:themeColor="text1"/>
                <w:sz w:val="18"/>
                <w:szCs w:val="18"/>
              </w:rPr>
              <w:t>REST API</w:t>
            </w:r>
          </w:p>
        </w:tc>
        <w:tc>
          <w:tcPr>
            <w:tcW w:w="6840" w:type="dxa"/>
          </w:tcPr>
          <w:p w14:paraId="71351670" w14:textId="41C25EA5" w:rsidR="07913895" w:rsidRPr="00204DDE" w:rsidRDefault="07913895" w:rsidP="07913895">
            <w:pPr>
              <w:spacing w:before="48" w:after="48" w:line="276" w:lineRule="auto"/>
            </w:pPr>
            <w:r w:rsidRPr="00204DDE">
              <w:rPr>
                <w:rFonts w:eastAsia="Arial" w:cs="Arial"/>
                <w:color w:val="000000" w:themeColor="text1"/>
                <w:sz w:val="18"/>
                <w:szCs w:val="18"/>
              </w:rPr>
              <w:t>Representational State Transfer Application Programming Interface</w:t>
            </w:r>
          </w:p>
        </w:tc>
      </w:tr>
      <w:tr w:rsidR="07913895" w:rsidRPr="00204DDE" w14:paraId="28EFE3C3" w14:textId="77777777" w:rsidTr="07913895">
        <w:trPr>
          <w:trHeight w:val="300"/>
        </w:trPr>
        <w:tc>
          <w:tcPr>
            <w:tcW w:w="2340" w:type="dxa"/>
          </w:tcPr>
          <w:p w14:paraId="6F360191" w14:textId="07003479" w:rsidR="07913895" w:rsidRPr="00204DDE" w:rsidRDefault="07913895" w:rsidP="07913895">
            <w:pPr>
              <w:spacing w:before="48" w:after="48" w:line="276" w:lineRule="auto"/>
            </w:pPr>
            <w:proofErr w:type="spellStart"/>
            <w:r w:rsidRPr="00204DDE">
              <w:rPr>
                <w:rFonts w:eastAsia="Arial" w:cs="Arial"/>
                <w:color w:val="000000" w:themeColor="text1"/>
                <w:sz w:val="18"/>
                <w:szCs w:val="18"/>
              </w:rPr>
              <w:t>ToF</w:t>
            </w:r>
            <w:proofErr w:type="spellEnd"/>
          </w:p>
        </w:tc>
        <w:tc>
          <w:tcPr>
            <w:tcW w:w="6840" w:type="dxa"/>
          </w:tcPr>
          <w:p w14:paraId="5FA923C6" w14:textId="14E77C59" w:rsidR="07913895" w:rsidRPr="00204DDE" w:rsidRDefault="07913895" w:rsidP="07913895">
            <w:pPr>
              <w:spacing w:before="48" w:after="48" w:line="276" w:lineRule="auto"/>
            </w:pPr>
            <w:r w:rsidRPr="00204DDE">
              <w:rPr>
                <w:rFonts w:eastAsia="Arial" w:cs="Arial"/>
                <w:color w:val="000000" w:themeColor="text1"/>
                <w:sz w:val="18"/>
                <w:szCs w:val="18"/>
              </w:rPr>
              <w:t>Time of Flight</w:t>
            </w:r>
          </w:p>
        </w:tc>
      </w:tr>
      <w:tr w:rsidR="07913895" w:rsidRPr="00204DDE" w14:paraId="0B604B75" w14:textId="77777777" w:rsidTr="07913895">
        <w:trPr>
          <w:trHeight w:val="300"/>
        </w:trPr>
        <w:tc>
          <w:tcPr>
            <w:tcW w:w="2340" w:type="dxa"/>
          </w:tcPr>
          <w:p w14:paraId="26CC4F3E" w14:textId="5A322556" w:rsidR="07913895" w:rsidRPr="00204DDE" w:rsidRDefault="07913895" w:rsidP="07913895">
            <w:pPr>
              <w:spacing w:before="48" w:after="48" w:line="276" w:lineRule="auto"/>
            </w:pPr>
            <w:r w:rsidRPr="00204DDE">
              <w:rPr>
                <w:rFonts w:eastAsia="Arial" w:cs="Arial"/>
                <w:color w:val="000000" w:themeColor="text1"/>
                <w:sz w:val="18"/>
                <w:szCs w:val="18"/>
              </w:rPr>
              <w:t>UC</w:t>
            </w:r>
          </w:p>
        </w:tc>
        <w:tc>
          <w:tcPr>
            <w:tcW w:w="6840" w:type="dxa"/>
          </w:tcPr>
          <w:p w14:paraId="3665FF36" w14:textId="365D11E4" w:rsidR="07913895" w:rsidRPr="00204DDE" w:rsidRDefault="07913895" w:rsidP="07913895">
            <w:pPr>
              <w:spacing w:before="48" w:after="48" w:line="276" w:lineRule="auto"/>
            </w:pPr>
            <w:r w:rsidRPr="00204DDE">
              <w:rPr>
                <w:rFonts w:eastAsia="Arial" w:cs="Arial"/>
                <w:color w:val="000000" w:themeColor="text1"/>
                <w:sz w:val="18"/>
                <w:szCs w:val="18"/>
              </w:rPr>
              <w:t>Use Case</w:t>
            </w:r>
          </w:p>
        </w:tc>
      </w:tr>
      <w:tr w:rsidR="07913895" w:rsidRPr="00204DDE" w14:paraId="42DF6805" w14:textId="77777777" w:rsidTr="07913895">
        <w:trPr>
          <w:trHeight w:val="300"/>
        </w:trPr>
        <w:tc>
          <w:tcPr>
            <w:tcW w:w="2340" w:type="dxa"/>
          </w:tcPr>
          <w:p w14:paraId="6CC967D6" w14:textId="09F85962" w:rsidR="07913895" w:rsidRPr="00204DDE" w:rsidRDefault="07913895" w:rsidP="07913895">
            <w:pPr>
              <w:spacing w:before="48" w:after="48" w:line="276" w:lineRule="auto"/>
            </w:pPr>
            <w:r w:rsidRPr="00204DDE">
              <w:rPr>
                <w:rFonts w:eastAsia="Arial" w:cs="Arial"/>
                <w:color w:val="000000" w:themeColor="text1"/>
                <w:sz w:val="18"/>
                <w:szCs w:val="18"/>
              </w:rPr>
              <w:t>WP</w:t>
            </w:r>
          </w:p>
        </w:tc>
        <w:tc>
          <w:tcPr>
            <w:tcW w:w="6840" w:type="dxa"/>
          </w:tcPr>
          <w:p w14:paraId="3FDBB9DB" w14:textId="1F03D13A" w:rsidR="07913895" w:rsidRPr="00204DDE" w:rsidRDefault="07913895" w:rsidP="07913895">
            <w:pPr>
              <w:spacing w:before="48" w:after="48" w:line="276" w:lineRule="auto"/>
            </w:pPr>
            <w:r w:rsidRPr="00204DDE">
              <w:rPr>
                <w:rFonts w:eastAsia="Arial" w:cs="Arial"/>
                <w:color w:val="000000" w:themeColor="text1"/>
                <w:sz w:val="18"/>
                <w:szCs w:val="18"/>
              </w:rPr>
              <w:t>Work Package</w:t>
            </w:r>
          </w:p>
        </w:tc>
      </w:tr>
      <w:tr w:rsidR="07913895" w:rsidRPr="00204DDE" w14:paraId="7390758B" w14:textId="77777777" w:rsidTr="07913895">
        <w:trPr>
          <w:trHeight w:val="300"/>
        </w:trPr>
        <w:tc>
          <w:tcPr>
            <w:tcW w:w="2340" w:type="dxa"/>
          </w:tcPr>
          <w:p w14:paraId="02CB61E4" w14:textId="6550343A" w:rsidR="07913895" w:rsidRPr="00204DDE" w:rsidRDefault="07913895" w:rsidP="07913895">
            <w:pPr>
              <w:spacing w:before="48" w:after="48" w:line="276" w:lineRule="auto"/>
            </w:pPr>
            <w:r w:rsidRPr="00204DDE">
              <w:rPr>
                <w:rFonts w:eastAsia="Arial" w:cs="Arial"/>
                <w:color w:val="000000" w:themeColor="text1"/>
                <w:sz w:val="18"/>
                <w:szCs w:val="18"/>
              </w:rPr>
              <w:t>XAI</w:t>
            </w:r>
          </w:p>
        </w:tc>
        <w:tc>
          <w:tcPr>
            <w:tcW w:w="6840" w:type="dxa"/>
          </w:tcPr>
          <w:p w14:paraId="72B46475" w14:textId="0570DE33" w:rsidR="07913895" w:rsidRPr="00204DDE" w:rsidRDefault="07913895" w:rsidP="07913895">
            <w:pPr>
              <w:spacing w:before="48" w:after="48" w:line="276" w:lineRule="auto"/>
            </w:pPr>
            <w:r w:rsidRPr="00204DDE">
              <w:rPr>
                <w:rFonts w:eastAsia="Arial" w:cs="Arial"/>
                <w:color w:val="000000" w:themeColor="text1"/>
                <w:sz w:val="18"/>
                <w:szCs w:val="18"/>
              </w:rPr>
              <w:t>Explainable Artificial Intelligence</w:t>
            </w:r>
          </w:p>
        </w:tc>
      </w:tr>
    </w:tbl>
    <w:p w14:paraId="06EB24A1" w14:textId="77777777" w:rsidR="001532DD" w:rsidRPr="00204DDE" w:rsidRDefault="001532DD" w:rsidP="000344DC">
      <w:pPr>
        <w:pStyle w:val="BodyText"/>
        <w:spacing w:line="276" w:lineRule="auto"/>
        <w:jc w:val="both"/>
      </w:pPr>
    </w:p>
    <w:p w14:paraId="06EB24A2" w14:textId="77777777" w:rsidR="000517FE" w:rsidRPr="00204DDE" w:rsidRDefault="000517FE" w:rsidP="000344DC">
      <w:pPr>
        <w:pStyle w:val="BodyText"/>
        <w:spacing w:line="276" w:lineRule="auto"/>
        <w:jc w:val="both"/>
      </w:pPr>
    </w:p>
    <w:p w14:paraId="06EB24A3" w14:textId="77777777" w:rsidR="00E32042" w:rsidRPr="00204DDE" w:rsidRDefault="00E32042">
      <w:pPr>
        <w:rPr>
          <w:spacing w:val="4"/>
          <w:highlight w:val="yellow"/>
        </w:rPr>
      </w:pPr>
      <w:r w:rsidRPr="00204DDE">
        <w:rPr>
          <w:highlight w:val="yellow"/>
        </w:rPr>
        <w:br w:type="page"/>
      </w:r>
    </w:p>
    <w:p w14:paraId="06EB24A4" w14:textId="77777777" w:rsidR="00C445FF" w:rsidRPr="00204DDE" w:rsidRDefault="00DC4B36" w:rsidP="009D63D3">
      <w:pPr>
        <w:pStyle w:val="Heading1"/>
      </w:pPr>
      <w:bookmarkStart w:id="16" w:name="_Toc202454798"/>
      <w:bookmarkEnd w:id="2"/>
      <w:bookmarkEnd w:id="3"/>
      <w:bookmarkEnd w:id="4"/>
      <w:bookmarkEnd w:id="5"/>
      <w:bookmarkEnd w:id="6"/>
      <w:bookmarkEnd w:id="7"/>
      <w:bookmarkEnd w:id="8"/>
      <w:bookmarkEnd w:id="9"/>
      <w:r w:rsidRPr="00204DDE">
        <w:lastRenderedPageBreak/>
        <w:t>Introduction</w:t>
      </w:r>
      <w:bookmarkEnd w:id="16"/>
    </w:p>
    <w:p w14:paraId="32340278" w14:textId="5FE73689" w:rsidR="005C7D9F" w:rsidRPr="00204DDE" w:rsidRDefault="00DC3E81" w:rsidP="005C7D9F">
      <w:pPr>
        <w:pStyle w:val="BodyText"/>
        <w:jc w:val="both"/>
        <w:rPr>
          <w:rStyle w:val="fadeinm1hgl8"/>
        </w:rPr>
      </w:pPr>
      <w:r w:rsidRPr="00204DDE">
        <w:t>This document</w:t>
      </w:r>
    </w:p>
    <w:p w14:paraId="091D8942" w14:textId="56550E43" w:rsidR="00DC3E81" w:rsidRPr="00204DDE" w:rsidRDefault="7E8887BD" w:rsidP="07913895">
      <w:pPr>
        <w:spacing w:line="259" w:lineRule="auto"/>
        <w:jc w:val="both"/>
        <w:rPr>
          <w:rStyle w:val="fadeinm1hgl8"/>
        </w:rPr>
      </w:pPr>
      <w:r w:rsidRPr="00204DDE">
        <w:rPr>
          <w:rStyle w:val="fadeinm1hgl8"/>
        </w:rPr>
        <w:t>).</w:t>
      </w:r>
    </w:p>
    <w:p w14:paraId="56B3E6B4" w14:textId="77777777" w:rsidR="00C57563" w:rsidRPr="00204DDE" w:rsidRDefault="00C57563" w:rsidP="00C57563">
      <w:pPr>
        <w:pStyle w:val="BodyText"/>
      </w:pPr>
    </w:p>
    <w:p w14:paraId="757E65CC" w14:textId="0B4BB0B7" w:rsidR="00244374" w:rsidRPr="00204DDE" w:rsidRDefault="303E2E08" w:rsidP="009D63D3">
      <w:pPr>
        <w:pStyle w:val="Heading1"/>
      </w:pPr>
      <w:bookmarkStart w:id="17" w:name="_Toc202454799"/>
      <w:r w:rsidRPr="00204DDE">
        <w:t xml:space="preserve">Methodology </w:t>
      </w:r>
      <w:r w:rsidR="02C0EDE5" w:rsidRPr="00204DDE">
        <w:t>&amp; Roadmap</w:t>
      </w:r>
      <w:bookmarkEnd w:id="17"/>
    </w:p>
    <w:p w14:paraId="729C5CF3" w14:textId="77777777" w:rsidR="00536E06" w:rsidRDefault="00536E06" w:rsidP="007259BC">
      <w:pPr>
        <w:pStyle w:val="BodyText"/>
      </w:pPr>
    </w:p>
    <w:p w14:paraId="3C2EFC59" w14:textId="77777777" w:rsidR="00666389" w:rsidRDefault="00666389" w:rsidP="00666389">
      <w:pPr>
        <w:pStyle w:val="BodyText"/>
      </w:pPr>
      <w:ins w:id="18" w:author="Latvakoski Juhani" w:date="2024-09-24T15:13:00Z">
        <w:r>
          <w:rPr>
            <w:noProof/>
          </w:rPr>
          <w:drawing>
            <wp:inline distT="0" distB="0" distL="0" distR="0" wp14:anchorId="48765A62" wp14:editId="7F764E9E">
              <wp:extent cx="5762534" cy="3108960"/>
              <wp:effectExtent l="0" t="0" r="0" b="0"/>
              <wp:docPr id="205208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71381" cy="3113733"/>
                      </a:xfrm>
                      <a:prstGeom prst="rect">
                        <a:avLst/>
                      </a:prstGeom>
                      <a:noFill/>
                    </pic:spPr>
                  </pic:pic>
                </a:graphicData>
              </a:graphic>
            </wp:inline>
          </w:drawing>
        </w:r>
      </w:ins>
    </w:p>
    <w:p w14:paraId="7193A6E4" w14:textId="77777777" w:rsidR="00666389" w:rsidRPr="00A75D76" w:rsidRDefault="00666389" w:rsidP="00666389">
      <w:pPr>
        <w:pStyle w:val="Caption"/>
        <w:rPr>
          <w:color w:val="000000" w:themeColor="text1"/>
        </w:rPr>
      </w:pPr>
      <w:bookmarkStart w:id="19" w:name="_Ref126657220"/>
      <w:r w:rsidRPr="00A75D76">
        <w:rPr>
          <w:color w:val="000000" w:themeColor="text1"/>
        </w:rPr>
        <w:t xml:space="preserve">Figure </w:t>
      </w:r>
      <w:r w:rsidRPr="00A75D76">
        <w:rPr>
          <w:color w:val="000000" w:themeColor="text1"/>
        </w:rPr>
        <w:fldChar w:fldCharType="begin"/>
      </w:r>
      <w:r w:rsidRPr="00A75D76">
        <w:rPr>
          <w:color w:val="000000" w:themeColor="text1"/>
        </w:rPr>
        <w:instrText xml:space="preserve"> SEQ Figure \* ARABIC </w:instrText>
      </w:r>
      <w:r w:rsidRPr="00A75D76">
        <w:rPr>
          <w:color w:val="000000" w:themeColor="text1"/>
        </w:rPr>
        <w:fldChar w:fldCharType="separate"/>
      </w:r>
      <w:r>
        <w:rPr>
          <w:noProof/>
          <w:color w:val="000000" w:themeColor="text1"/>
        </w:rPr>
        <w:t>15</w:t>
      </w:r>
      <w:r w:rsidRPr="00A75D76">
        <w:rPr>
          <w:color w:val="000000" w:themeColor="text1"/>
        </w:rPr>
        <w:fldChar w:fldCharType="end"/>
      </w:r>
      <w:bookmarkEnd w:id="19"/>
      <w:r w:rsidRPr="00A75D76">
        <w:rPr>
          <w:color w:val="000000" w:themeColor="text1"/>
        </w:rPr>
        <w:t>. The schedule of the Sa4CPS project.</w:t>
      </w:r>
    </w:p>
    <w:p w14:paraId="7AE19C1D" w14:textId="77777777" w:rsidR="00666389" w:rsidRDefault="00666389" w:rsidP="007259BC">
      <w:pPr>
        <w:pStyle w:val="BodyText"/>
      </w:pPr>
    </w:p>
    <w:tbl>
      <w:tblPr>
        <w:tblStyle w:val="MediumShading1-Accent2"/>
        <w:tblW w:w="0" w:type="dxa"/>
        <w:tblLayout w:type="fixed"/>
        <w:tblLook w:val="0420" w:firstRow="1" w:lastRow="0" w:firstColumn="0" w:lastColumn="0" w:noHBand="0" w:noVBand="1"/>
      </w:tblPr>
      <w:tblGrid>
        <w:gridCol w:w="2330"/>
        <w:gridCol w:w="2330"/>
        <w:gridCol w:w="2331"/>
        <w:gridCol w:w="2331"/>
      </w:tblGrid>
      <w:tr w:rsidR="00E17EBA" w14:paraId="5A1C716E" w14:textId="77777777" w:rsidTr="00A775C5">
        <w:trPr>
          <w:cnfStyle w:val="100000000000" w:firstRow="1" w:lastRow="0" w:firstColumn="0" w:lastColumn="0" w:oddVBand="0" w:evenVBand="0" w:oddHBand="0" w:evenHBand="0" w:firstRowFirstColumn="0" w:firstRowLastColumn="0" w:lastRowFirstColumn="0" w:lastRowLastColumn="0"/>
        </w:trPr>
        <w:tc>
          <w:tcPr>
            <w:tcW w:w="2330" w:type="dxa"/>
            <w:tcMar>
              <w:top w:w="85" w:type="dxa"/>
              <w:left w:w="108" w:type="dxa"/>
              <w:bottom w:w="85" w:type="dxa"/>
              <w:right w:w="108" w:type="dxa"/>
            </w:tcMar>
            <w:hideMark/>
          </w:tcPr>
          <w:p w14:paraId="349E28E8" w14:textId="77777777" w:rsidR="00E17EBA" w:rsidRDefault="00E17EBA" w:rsidP="00A775C5">
            <w:pPr>
              <w:pStyle w:val="ITEABodyText"/>
            </w:pPr>
            <w:r>
              <w:t>MS6</w:t>
            </w:r>
          </w:p>
        </w:tc>
        <w:tc>
          <w:tcPr>
            <w:tcW w:w="2330" w:type="dxa"/>
            <w:tcMar>
              <w:top w:w="85" w:type="dxa"/>
              <w:left w:w="108" w:type="dxa"/>
              <w:bottom w:w="85" w:type="dxa"/>
              <w:right w:w="108" w:type="dxa"/>
            </w:tcMar>
            <w:hideMark/>
          </w:tcPr>
          <w:p w14:paraId="329419FC" w14:textId="77777777" w:rsidR="00E17EBA" w:rsidRDefault="00E17EBA" w:rsidP="00A775C5">
            <w:pPr>
              <w:pStyle w:val="ITEABodyText"/>
            </w:pPr>
            <w:r>
              <w:t>Preliminary designs of the concept enablers</w:t>
            </w:r>
          </w:p>
        </w:tc>
        <w:tc>
          <w:tcPr>
            <w:tcW w:w="2331" w:type="dxa"/>
            <w:tcMar>
              <w:top w:w="85" w:type="dxa"/>
              <w:left w:w="108" w:type="dxa"/>
              <w:bottom w:w="85" w:type="dxa"/>
              <w:right w:w="108" w:type="dxa"/>
            </w:tcMar>
            <w:hideMark/>
          </w:tcPr>
          <w:p w14:paraId="76B599E2" w14:textId="77777777" w:rsidR="00E17EBA" w:rsidRDefault="00E17EBA" w:rsidP="00A775C5">
            <w:pPr>
              <w:pStyle w:val="ITEABodyText"/>
            </w:pPr>
            <w:r>
              <w:t>The technical has been designed</w:t>
            </w:r>
          </w:p>
        </w:tc>
        <w:tc>
          <w:tcPr>
            <w:tcW w:w="2331" w:type="dxa"/>
            <w:tcMar>
              <w:top w:w="85" w:type="dxa"/>
              <w:left w:w="108" w:type="dxa"/>
              <w:bottom w:w="85" w:type="dxa"/>
              <w:right w:w="108" w:type="dxa"/>
            </w:tcMar>
            <w:hideMark/>
          </w:tcPr>
          <w:p w14:paraId="2FDD5BED" w14:textId="77777777" w:rsidR="00E17EBA" w:rsidRDefault="00E17EBA" w:rsidP="00A775C5">
            <w:pPr>
              <w:pStyle w:val="ITEABodyText"/>
            </w:pPr>
            <w:ins w:id="20" w:author="Latvakoski Juhani" w:date="2024-09-20T16:32:00Z">
              <w:r>
                <w:t xml:space="preserve">MS0 + 18m </w:t>
              </w:r>
            </w:ins>
            <w:del w:id="21" w:author="Latvakoski Juhani" w:date="2024-09-20T16:32:00Z">
              <w:r w:rsidDel="00BC2F96">
                <w:delText>m21</w:delText>
              </w:r>
            </w:del>
            <w:r>
              <w:t xml:space="preserve"> (</w:t>
            </w:r>
            <w:del w:id="22" w:author="Latvakoski Juhani" w:date="2024-09-20T16:32:00Z">
              <w:r w:rsidDel="00BC2F96">
                <w:delText xml:space="preserve">~sep </w:delText>
              </w:r>
            </w:del>
            <w:proofErr w:type="gramStart"/>
            <w:ins w:id="23" w:author="Latvakoski Juhani" w:date="2024-09-20T16:32:00Z">
              <w:r>
                <w:t>may</w:t>
              </w:r>
              <w:proofErr w:type="gramEnd"/>
              <w:r>
                <w:t xml:space="preserve"> </w:t>
              </w:r>
            </w:ins>
            <w:r>
              <w:t>202</w:t>
            </w:r>
            <w:ins w:id="24" w:author="Latvakoski Juhani" w:date="2024-09-20T16:32:00Z">
              <w:r>
                <w:t>6</w:t>
              </w:r>
            </w:ins>
            <w:del w:id="25" w:author="Latvakoski Juhani" w:date="2024-09-20T16:32:00Z">
              <w:r w:rsidDel="00BC2F96">
                <w:delText>5</w:delText>
              </w:r>
            </w:del>
            <w:r>
              <w:t>)</w:t>
            </w:r>
          </w:p>
        </w:tc>
      </w:tr>
      <w:tr w:rsidR="00E17EBA" w14:paraId="038FB47C" w14:textId="77777777" w:rsidTr="00A775C5">
        <w:trPr>
          <w:cnfStyle w:val="000000100000" w:firstRow="0" w:lastRow="0" w:firstColumn="0" w:lastColumn="0" w:oddVBand="0" w:evenVBand="0" w:oddHBand="1" w:evenHBand="0" w:firstRowFirstColumn="0" w:firstRowLastColumn="0" w:lastRowFirstColumn="0" w:lastRowLastColumn="0"/>
        </w:trPr>
        <w:tc>
          <w:tcPr>
            <w:tcW w:w="2330" w:type="dxa"/>
            <w:tcMar>
              <w:top w:w="85" w:type="dxa"/>
              <w:left w:w="108" w:type="dxa"/>
              <w:bottom w:w="85" w:type="dxa"/>
              <w:right w:w="108" w:type="dxa"/>
            </w:tcMar>
            <w:hideMark/>
          </w:tcPr>
          <w:p w14:paraId="10387D1A" w14:textId="77777777" w:rsidR="00E17EBA" w:rsidRDefault="00E17EBA" w:rsidP="00A775C5">
            <w:pPr>
              <w:pStyle w:val="ITEABodyText"/>
            </w:pPr>
            <w:r>
              <w:t>MS7</w:t>
            </w:r>
          </w:p>
        </w:tc>
        <w:tc>
          <w:tcPr>
            <w:tcW w:w="2330" w:type="dxa"/>
            <w:tcMar>
              <w:top w:w="85" w:type="dxa"/>
              <w:left w:w="108" w:type="dxa"/>
              <w:bottom w:w="85" w:type="dxa"/>
              <w:right w:w="108" w:type="dxa"/>
            </w:tcMar>
            <w:hideMark/>
          </w:tcPr>
          <w:p w14:paraId="622416C0" w14:textId="77777777" w:rsidR="00E17EBA" w:rsidRDefault="00E17EBA" w:rsidP="00A775C5">
            <w:pPr>
              <w:pStyle w:val="ITEABodyText"/>
            </w:pPr>
            <w:r>
              <w:t>Experiments v2.0 - use cases</w:t>
            </w:r>
          </w:p>
        </w:tc>
        <w:tc>
          <w:tcPr>
            <w:tcW w:w="2331" w:type="dxa"/>
            <w:tcMar>
              <w:top w:w="85" w:type="dxa"/>
              <w:left w:w="108" w:type="dxa"/>
              <w:bottom w:w="85" w:type="dxa"/>
              <w:right w:w="108" w:type="dxa"/>
            </w:tcMar>
            <w:hideMark/>
          </w:tcPr>
          <w:p w14:paraId="1D89A875" w14:textId="77777777" w:rsidR="00E17EBA" w:rsidRDefault="00E17EBA" w:rsidP="00A775C5">
            <w:pPr>
              <w:pStyle w:val="ITEABodyText"/>
              <w:rPr>
                <w:rFonts w:ascii="Calibri" w:eastAsia="Calibri" w:hAnsi="Calibri" w:cs="Calibri"/>
                <w:b/>
                <w:bCs/>
                <w:sz w:val="24"/>
                <w:u w:val="single"/>
              </w:rPr>
            </w:pPr>
            <w:r w:rsidRPr="0EFC06E9">
              <w:rPr>
                <w:rFonts w:ascii="Calibri" w:eastAsia="Calibri" w:hAnsi="Calibri" w:cs="Calibri"/>
                <w:b/>
                <w:bCs/>
                <w:sz w:val="24"/>
                <w:u w:val="single"/>
              </w:rPr>
              <w:t>Year 2: targeted for UC demonstrations &amp; designs</w:t>
            </w:r>
          </w:p>
          <w:p w14:paraId="451048C6" w14:textId="77777777" w:rsidR="00E17EBA" w:rsidRDefault="00E17EBA" w:rsidP="00A775C5">
            <w:pPr>
              <w:pStyle w:val="ITEABodyText"/>
            </w:pPr>
            <w:r>
              <w:rPr>
                <w:rFonts w:ascii="Calibri" w:eastAsia="Calibri" w:hAnsi="Calibri" w:cs="Calibri"/>
                <w:sz w:val="24"/>
              </w:rPr>
              <w:t xml:space="preserve">Checkpoint of the KPIs status, </w:t>
            </w:r>
            <w:proofErr w:type="gramStart"/>
            <w:r>
              <w:rPr>
                <w:rFonts w:ascii="Calibri" w:eastAsia="Calibri" w:hAnsi="Calibri" w:cs="Calibri"/>
                <w:sz w:val="24"/>
              </w:rPr>
              <w:t>main focus</w:t>
            </w:r>
            <w:proofErr w:type="gramEnd"/>
            <w:r>
              <w:rPr>
                <w:rFonts w:ascii="Calibri" w:eastAsia="Calibri" w:hAnsi="Calibri" w:cs="Calibri"/>
                <w:sz w:val="24"/>
              </w:rPr>
              <w:t xml:space="preserve"> on use cases.</w:t>
            </w:r>
          </w:p>
        </w:tc>
        <w:tc>
          <w:tcPr>
            <w:tcW w:w="2331" w:type="dxa"/>
            <w:tcMar>
              <w:top w:w="85" w:type="dxa"/>
              <w:left w:w="108" w:type="dxa"/>
              <w:bottom w:w="85" w:type="dxa"/>
              <w:right w:w="108" w:type="dxa"/>
            </w:tcMar>
            <w:hideMark/>
          </w:tcPr>
          <w:p w14:paraId="1CC4BD95" w14:textId="77777777" w:rsidR="00E17EBA" w:rsidRDefault="00E17EBA" w:rsidP="00A775C5">
            <w:pPr>
              <w:pStyle w:val="ITEABodyText"/>
            </w:pPr>
            <w:del w:id="26" w:author="Latvakoski Juhani" w:date="2024-09-20T16:32:00Z">
              <w:r w:rsidDel="00BC2F96">
                <w:delText xml:space="preserve">m27 </w:delText>
              </w:r>
            </w:del>
            <w:r>
              <w:t>(MS0 + 24m)</w:t>
            </w:r>
          </w:p>
          <w:p w14:paraId="42A9B4F3" w14:textId="77777777" w:rsidR="00E17EBA" w:rsidRDefault="00E17EBA" w:rsidP="00A775C5">
            <w:pPr>
              <w:pStyle w:val="ITEABodyText"/>
            </w:pPr>
            <w:r>
              <w:t>(</w:t>
            </w:r>
            <w:proofErr w:type="spellStart"/>
            <w:del w:id="27" w:author="Latvakoski Juhani" w:date="2024-09-20T16:32:00Z">
              <w:r w:rsidDel="00F611BF">
                <w:delText xml:space="preserve">~mar </w:delText>
              </w:r>
            </w:del>
            <w:ins w:id="28" w:author="Latvakoski Juhani" w:date="2024-09-20T16:34:00Z">
              <w:r>
                <w:t>sep</w:t>
              </w:r>
            </w:ins>
            <w:proofErr w:type="spellEnd"/>
            <w:ins w:id="29" w:author="Latvakoski Juhani" w:date="2024-09-20T16:32:00Z">
              <w:r>
                <w:t xml:space="preserve"> </w:t>
              </w:r>
            </w:ins>
            <w:r>
              <w:t>2026)</w:t>
            </w:r>
          </w:p>
        </w:tc>
      </w:tr>
    </w:tbl>
    <w:p w14:paraId="6DD58D64" w14:textId="77777777" w:rsidR="00E17EBA" w:rsidRDefault="00E17EBA" w:rsidP="007259BC">
      <w:pPr>
        <w:pStyle w:val="BodyText"/>
      </w:pPr>
    </w:p>
    <w:p w14:paraId="2A1411E4" w14:textId="77777777" w:rsidR="00416354" w:rsidRDefault="00416354" w:rsidP="007259BC">
      <w:pPr>
        <w:pStyle w:val="BodyText"/>
      </w:pPr>
    </w:p>
    <w:p w14:paraId="6E118D37" w14:textId="77777777" w:rsidR="008050D8" w:rsidRDefault="008050D8" w:rsidP="007259BC">
      <w:pPr>
        <w:pStyle w:val="BodyText"/>
      </w:pPr>
    </w:p>
    <w:p w14:paraId="064F1B98" w14:textId="42A0009A" w:rsidR="00853E65" w:rsidRDefault="000D2D71" w:rsidP="007259BC">
      <w:pPr>
        <w:pStyle w:val="BodyText"/>
      </w:pPr>
      <w:r>
        <w:t>&lt;add here a figure explaining, the linkage between the WP, UC outputs with the demonstrators&gt;</w:t>
      </w:r>
    </w:p>
    <w:p w14:paraId="0393023D" w14:textId="77777777" w:rsidR="00853E65" w:rsidRDefault="00853E65" w:rsidP="007259BC">
      <w:pPr>
        <w:pStyle w:val="BodyText"/>
      </w:pPr>
    </w:p>
    <w:p w14:paraId="0B15147C" w14:textId="77777777" w:rsidR="008050D8" w:rsidRDefault="008050D8" w:rsidP="007259BC">
      <w:pPr>
        <w:pStyle w:val="BodyText"/>
      </w:pPr>
    </w:p>
    <w:p w14:paraId="3EAFCB68" w14:textId="58D29EDF" w:rsidR="007D7F11" w:rsidRDefault="004D0110" w:rsidP="007D7F11">
      <w:pPr>
        <w:pStyle w:val="Heading1"/>
      </w:pPr>
      <w:r>
        <w:lastRenderedPageBreak/>
        <w:t>Targeted business impacts and k</w:t>
      </w:r>
      <w:r w:rsidR="007D7F11">
        <w:t xml:space="preserve">ey performance indicators </w:t>
      </w:r>
      <w:r>
        <w:t>of the use cases</w:t>
      </w:r>
    </w:p>
    <w:p w14:paraId="788B0E2E" w14:textId="77777777" w:rsidR="004D0110" w:rsidRDefault="004D0110" w:rsidP="004D0110">
      <w:pPr>
        <w:pStyle w:val="BodyText"/>
      </w:pPr>
    </w:p>
    <w:p w14:paraId="26864C2B" w14:textId="6E035442" w:rsidR="004D0110" w:rsidRDefault="00807365" w:rsidP="00807365">
      <w:pPr>
        <w:pStyle w:val="Heading2"/>
      </w:pPr>
      <w:r>
        <w:t>Targeted business impacts</w:t>
      </w:r>
      <w:r w:rsidR="00357C9B">
        <w:t xml:space="preserve"> of the use cases</w:t>
      </w:r>
    </w:p>
    <w:p w14:paraId="31C2057C" w14:textId="77777777" w:rsidR="00807365" w:rsidRDefault="00807365" w:rsidP="00807365">
      <w:pPr>
        <w:pStyle w:val="BodyText"/>
      </w:pPr>
    </w:p>
    <w:p w14:paraId="2ABDF016" w14:textId="42C0AFDA" w:rsidR="00807365" w:rsidRDefault="00807365" w:rsidP="00807365">
      <w:pPr>
        <w:pStyle w:val="BodyText"/>
      </w:pPr>
      <w:r>
        <w:t>xxx</w:t>
      </w:r>
    </w:p>
    <w:p w14:paraId="007E2035" w14:textId="77777777" w:rsidR="00357C9B" w:rsidRPr="00B770C6" w:rsidRDefault="00357C9B" w:rsidP="00357C9B">
      <w:pPr>
        <w:pStyle w:val="BodyText"/>
      </w:pPr>
    </w:p>
    <w:tbl>
      <w:tblPr>
        <w:tblStyle w:val="TableGrid"/>
        <w:tblW w:w="0" w:type="auto"/>
        <w:tblLook w:val="0080" w:firstRow="0" w:lastRow="0" w:firstColumn="1" w:lastColumn="0" w:noHBand="0" w:noVBand="0"/>
      </w:tblPr>
      <w:tblGrid>
        <w:gridCol w:w="9060"/>
      </w:tblGrid>
      <w:tr w:rsidR="00357C9B" w:rsidRPr="00B770C6" w14:paraId="63346545" w14:textId="77777777" w:rsidTr="00A775C5">
        <w:tc>
          <w:tcPr>
            <w:tcW w:w="9060" w:type="dxa"/>
          </w:tcPr>
          <w:p w14:paraId="01A64868" w14:textId="10EF329A" w:rsidR="00357C9B" w:rsidRPr="00B770C6" w:rsidRDefault="00357C9B" w:rsidP="00A775C5">
            <w:pPr>
              <w:pStyle w:val="BodyText"/>
              <w:jc w:val="center"/>
              <w:rPr>
                <w:b/>
                <w:bCs/>
              </w:rPr>
            </w:pPr>
            <w:r w:rsidRPr="00B770C6">
              <w:rPr>
                <w:b/>
                <w:bCs/>
              </w:rPr>
              <w:t xml:space="preserve">1. </w:t>
            </w:r>
            <w:r>
              <w:rPr>
                <w:b/>
                <w:bCs/>
              </w:rPr>
              <w:t>Business impacts in logistics</w:t>
            </w:r>
            <w:r w:rsidR="00AA03DC">
              <w:rPr>
                <w:b/>
                <w:bCs/>
              </w:rPr>
              <w:t xml:space="preserve"> – UC1 connected &amp; autonomous lightweight logistics</w:t>
            </w:r>
          </w:p>
        </w:tc>
      </w:tr>
    </w:tbl>
    <w:p w14:paraId="6C1DE2D6" w14:textId="77777777" w:rsidR="00357C9B" w:rsidRDefault="00357C9B" w:rsidP="00357C9B">
      <w:pPr>
        <w:pStyle w:val="BodyText"/>
        <w:rPr>
          <w:b/>
          <w:bCs/>
          <w:i/>
          <w:iCs/>
        </w:rPr>
      </w:pPr>
    </w:p>
    <w:p w14:paraId="51942A5F" w14:textId="77777777" w:rsidR="00357C9B" w:rsidRPr="00B770C6" w:rsidRDefault="00357C9B" w:rsidP="00357C9B">
      <w:pPr>
        <w:pStyle w:val="BodyText"/>
        <w:jc w:val="both"/>
      </w:pPr>
      <w:r w:rsidRPr="00B770C6">
        <w:rPr>
          <w:b/>
          <w:bCs/>
          <w:i/>
          <w:iCs/>
        </w:rPr>
        <w:t>Short description</w:t>
      </w:r>
      <w:r w:rsidRPr="00B770C6">
        <w:t xml:space="preserve">: </w:t>
      </w:r>
      <w:r>
        <w:t xml:space="preserve">The purpose of a traceability system is to track where a product is and where it goes along the supply chain (SC). End-to-end supply chain traceability enables organizations in the supply chain network to respond to volatile demand. Automotive SC is a specialized production-distribution chain that includes a comprehensive combination of participants and processes. In recent years, new tools have been developed to improve SC transparency, visibility, and traceability. Traditional central server-client technical solutions cannot meet expectations in terms of data integrity, confidentiality, system flexibility and adaptability. Via applying Sa4CPS concept solutions the following targeted business impacts are focused: Increase of Direct sales of component solutions, direct selling as a whole system, system as a </w:t>
      </w:r>
      <w:proofErr w:type="gramStart"/>
      <w:r>
        <w:t>service sales</w:t>
      </w:r>
      <w:proofErr w:type="gramEnd"/>
      <w:r>
        <w:t>, and consulting and systems engineering services.</w:t>
      </w:r>
    </w:p>
    <w:p w14:paraId="6967EB71" w14:textId="77777777" w:rsidR="00357C9B" w:rsidRDefault="00357C9B" w:rsidP="00357C9B">
      <w:pPr>
        <w:pStyle w:val="BodyText"/>
        <w:rPr>
          <w:b/>
          <w:bCs/>
          <w:i/>
          <w:iCs/>
        </w:rPr>
      </w:pPr>
    </w:p>
    <w:p w14:paraId="3C2A5774" w14:textId="1A5FD480" w:rsidR="00357C9B" w:rsidRPr="005C1C78" w:rsidRDefault="00357C9B" w:rsidP="00357C9B">
      <w:pPr>
        <w:pStyle w:val="BodyText"/>
      </w:pPr>
      <w:r w:rsidRPr="005C1C78">
        <w:rPr>
          <w:b/>
          <w:bCs/>
          <w:i/>
          <w:iCs/>
        </w:rPr>
        <w:t>Main contributors</w:t>
      </w:r>
      <w:r w:rsidRPr="005C1C78">
        <w:t xml:space="preserve">: ACD, Alpata, </w:t>
      </w:r>
      <w:proofErr w:type="spellStart"/>
      <w:r w:rsidRPr="005C1C78">
        <w:t>Erarge</w:t>
      </w:r>
      <w:proofErr w:type="spellEnd"/>
      <w:r w:rsidRPr="005C1C78">
        <w:t>, Inovasyon, Otokar</w:t>
      </w:r>
    </w:p>
    <w:p w14:paraId="424634AE" w14:textId="77777777" w:rsidR="00357C9B" w:rsidRDefault="00357C9B" w:rsidP="00357C9B">
      <w:pPr>
        <w:pStyle w:val="BodyText"/>
        <w:rPr>
          <w:b/>
          <w:bCs/>
          <w:i/>
          <w:iCs/>
        </w:rPr>
      </w:pPr>
    </w:p>
    <w:p w14:paraId="3F69C7EB" w14:textId="63AB6B74" w:rsidR="00357C9B" w:rsidRPr="005C1C78" w:rsidRDefault="00357C9B" w:rsidP="00357C9B">
      <w:pPr>
        <w:pStyle w:val="BodyText"/>
      </w:pPr>
      <w:r w:rsidRPr="005C1C78">
        <w:rPr>
          <w:b/>
          <w:bCs/>
          <w:i/>
          <w:iCs/>
        </w:rPr>
        <w:t>Market / competitors</w:t>
      </w:r>
      <w:r w:rsidRPr="005C1C78">
        <w:t>:</w:t>
      </w:r>
    </w:p>
    <w:p w14:paraId="582766D9" w14:textId="77777777" w:rsidR="00357C9B" w:rsidRDefault="00357C9B" w:rsidP="00357C9B">
      <w:pPr>
        <w:pStyle w:val="BodyText"/>
      </w:pPr>
      <w:r w:rsidRPr="005C1C78">
        <w:t xml:space="preserve">According to the study carried by </w:t>
      </w:r>
      <w:proofErr w:type="spellStart"/>
      <w:r w:rsidRPr="005C1C78">
        <w:t>AlliedMarket</w:t>
      </w:r>
      <w:proofErr w:type="spellEnd"/>
      <w:r w:rsidRPr="005C1C78">
        <w:t xml:space="preserve"> </w:t>
      </w:r>
      <w:proofErr w:type="gramStart"/>
      <w:r w:rsidRPr="005C1C78">
        <w:t>Research  [</w:t>
      </w:r>
      <w:proofErr w:type="gramEnd"/>
      <w:r w:rsidRPr="005C1C78">
        <w:t>19], the global automotive logistics market was valued at $241.7 billion in 2021, and is projected to reach $433.6 billion by 2031, growing at a CAGR of 6.1% from 2022 to 2031.</w:t>
      </w:r>
    </w:p>
    <w:p w14:paraId="4848280F" w14:textId="77777777" w:rsidR="000C70EA" w:rsidRDefault="000C70EA" w:rsidP="00357C9B">
      <w:pPr>
        <w:pStyle w:val="BodyText"/>
      </w:pPr>
    </w:p>
    <w:p w14:paraId="45BA76DB" w14:textId="1FCE14AF" w:rsidR="000C70EA" w:rsidRPr="005C1C78" w:rsidRDefault="000C70EA" w:rsidP="000C70EA">
      <w:pPr>
        <w:pStyle w:val="BodyText"/>
      </w:pPr>
      <w:r>
        <w:rPr>
          <w:b/>
          <w:bCs/>
          <w:i/>
          <w:iCs/>
        </w:rPr>
        <w:t xml:space="preserve">Planned </w:t>
      </w:r>
      <w:r w:rsidR="00D97C59">
        <w:rPr>
          <w:b/>
          <w:bCs/>
          <w:i/>
          <w:iCs/>
        </w:rPr>
        <w:t>results</w:t>
      </w:r>
      <w:r w:rsidRPr="005C1C78">
        <w:t>:</w:t>
      </w:r>
    </w:p>
    <w:p w14:paraId="0915211B" w14:textId="77777777" w:rsidR="000C70EA" w:rsidRDefault="000C70EA" w:rsidP="00357C9B">
      <w:pPr>
        <w:pStyle w:val="BodyText"/>
      </w:pPr>
    </w:p>
    <w:p w14:paraId="5B804A33" w14:textId="77777777" w:rsidR="00357C9B" w:rsidRPr="00B770C6" w:rsidRDefault="00357C9B" w:rsidP="00357C9B">
      <w:pPr>
        <w:pStyle w:val="BodyText"/>
      </w:pPr>
    </w:p>
    <w:tbl>
      <w:tblPr>
        <w:tblStyle w:val="TableGrid"/>
        <w:tblW w:w="0" w:type="auto"/>
        <w:tblLook w:val="0080" w:firstRow="0" w:lastRow="0" w:firstColumn="1" w:lastColumn="0" w:noHBand="0" w:noVBand="0"/>
      </w:tblPr>
      <w:tblGrid>
        <w:gridCol w:w="9060"/>
      </w:tblGrid>
      <w:tr w:rsidR="00357C9B" w:rsidRPr="00B770C6" w14:paraId="21288DC0" w14:textId="77777777" w:rsidTr="00A775C5">
        <w:tc>
          <w:tcPr>
            <w:tcW w:w="9060" w:type="dxa"/>
          </w:tcPr>
          <w:p w14:paraId="7AA182EC" w14:textId="64011296" w:rsidR="00357C9B" w:rsidRPr="00B770C6" w:rsidRDefault="00357C9B" w:rsidP="00A775C5">
            <w:pPr>
              <w:pStyle w:val="BodyText"/>
              <w:jc w:val="center"/>
              <w:rPr>
                <w:b/>
                <w:bCs/>
              </w:rPr>
            </w:pPr>
            <w:r w:rsidRPr="00B770C6">
              <w:rPr>
                <w:b/>
                <w:bCs/>
              </w:rPr>
              <w:t xml:space="preserve">2. </w:t>
            </w:r>
            <w:r>
              <w:rPr>
                <w:b/>
                <w:bCs/>
              </w:rPr>
              <w:t>Business impacts of positioning in production or logistics area</w:t>
            </w:r>
            <w:r w:rsidR="00AA03DC">
              <w:rPr>
                <w:b/>
                <w:bCs/>
              </w:rPr>
              <w:t xml:space="preserve"> </w:t>
            </w:r>
            <w:r w:rsidR="00FB29CB">
              <w:rPr>
                <w:b/>
                <w:bCs/>
              </w:rPr>
              <w:t>–</w:t>
            </w:r>
            <w:r w:rsidR="00AA03DC">
              <w:rPr>
                <w:b/>
                <w:bCs/>
              </w:rPr>
              <w:t xml:space="preserve"> </w:t>
            </w:r>
            <w:r w:rsidR="00FB29CB">
              <w:rPr>
                <w:b/>
                <w:bCs/>
              </w:rPr>
              <w:t>UC2 people and machine position awareness</w:t>
            </w:r>
          </w:p>
        </w:tc>
      </w:tr>
    </w:tbl>
    <w:p w14:paraId="2BD2B586" w14:textId="77777777" w:rsidR="00357C9B" w:rsidRDefault="00357C9B" w:rsidP="00357C9B">
      <w:pPr>
        <w:jc w:val="both"/>
      </w:pPr>
      <w:r w:rsidRPr="00B770C6">
        <w:rPr>
          <w:b/>
          <w:bCs/>
          <w:i/>
          <w:iCs/>
        </w:rPr>
        <w:t>Short description</w:t>
      </w:r>
      <w:r w:rsidRPr="00B770C6">
        <w:t xml:space="preserve">: </w:t>
      </w:r>
      <w:r>
        <w:t>Rapidly changing production is reflected in an advanced interaction among humans and machines (HM). The systems will create living and dynamically changing organism composed of a new specialized sensor technologies supported by AI components. Project concept will be done through a design, development, and implementation an AI based sensor system for a monitoring of an interaction among humans and machines within production site. An early alert service for collision avoidance will be developed, data sets acquisition process for objects (HM) featuring will take place, and a novel situation aware digital twin services provided. The targeted business impacts related to variability and smoothness of the production process, efficiency improvements via position awareness services of all process components, improved human safety and cost savings.</w:t>
      </w:r>
    </w:p>
    <w:p w14:paraId="3267E7E6" w14:textId="77777777" w:rsidR="00D97C59" w:rsidRDefault="00D97C59" w:rsidP="00357C9B">
      <w:pPr>
        <w:pStyle w:val="BodyText"/>
        <w:rPr>
          <w:b/>
          <w:bCs/>
          <w:i/>
          <w:iCs/>
        </w:rPr>
      </w:pPr>
    </w:p>
    <w:p w14:paraId="4D8AA70D" w14:textId="73CA4938" w:rsidR="00357C9B" w:rsidRPr="00B770C6" w:rsidRDefault="00357C9B" w:rsidP="00357C9B">
      <w:pPr>
        <w:pStyle w:val="BodyText"/>
      </w:pPr>
      <w:r w:rsidRPr="00B770C6">
        <w:rPr>
          <w:b/>
          <w:bCs/>
          <w:i/>
          <w:iCs/>
        </w:rPr>
        <w:t>Main contributors</w:t>
      </w:r>
      <w:r w:rsidRPr="00B770C6">
        <w:t xml:space="preserve">: </w:t>
      </w:r>
      <w:r>
        <w:t>IMA, Cuni</w:t>
      </w:r>
    </w:p>
    <w:p w14:paraId="22410E13" w14:textId="77777777" w:rsidR="00D97C59" w:rsidRDefault="00D97C59" w:rsidP="00357C9B">
      <w:pPr>
        <w:pStyle w:val="BodyText"/>
        <w:rPr>
          <w:b/>
          <w:bCs/>
          <w:i/>
          <w:iCs/>
        </w:rPr>
      </w:pPr>
    </w:p>
    <w:p w14:paraId="5B37819A" w14:textId="57383473" w:rsidR="00357C9B" w:rsidRPr="00B770C6" w:rsidRDefault="00357C9B" w:rsidP="00357C9B">
      <w:pPr>
        <w:pStyle w:val="BodyText"/>
      </w:pPr>
      <w:r w:rsidRPr="00B770C6">
        <w:rPr>
          <w:b/>
          <w:bCs/>
          <w:i/>
          <w:iCs/>
        </w:rPr>
        <w:t>Market / competitors</w:t>
      </w:r>
      <w:r w:rsidRPr="00B770C6">
        <w:t>:</w:t>
      </w:r>
    </w:p>
    <w:p w14:paraId="1F1B1C15" w14:textId="77777777" w:rsidR="00D97C59" w:rsidRDefault="00D97C59" w:rsidP="00357C9B">
      <w:pPr>
        <w:pStyle w:val="BodyText"/>
        <w:jc w:val="both"/>
      </w:pPr>
    </w:p>
    <w:p w14:paraId="7B73CFA7" w14:textId="34C5B0C4" w:rsidR="00357C9B" w:rsidRPr="00B770C6" w:rsidRDefault="00357C9B" w:rsidP="00357C9B">
      <w:pPr>
        <w:pStyle w:val="BodyText"/>
        <w:jc w:val="both"/>
      </w:pPr>
      <w:r>
        <w:t xml:space="preserve">Considering the new company business strategy after acquisition of IMA by automotive enterprise, IMA will pursue an effort to exploit the project results within company products development. Exploitation focus </w:t>
      </w:r>
      <w:r>
        <w:lastRenderedPageBreak/>
        <w:t>will aim at specific industrial automation, objects monitoring and tracking and at utilization of project results within production ecosystems. New generation of subsystem components, tested on prototypes, will help IMA to have a system implementing new components for security and object monitoring at the production site. The competitiveness of IMA company will be increased.</w:t>
      </w:r>
    </w:p>
    <w:p w14:paraId="24F22A4A" w14:textId="77777777" w:rsidR="00357C9B" w:rsidRDefault="00357C9B" w:rsidP="00357C9B">
      <w:pPr>
        <w:pStyle w:val="BodyText"/>
      </w:pPr>
    </w:p>
    <w:p w14:paraId="45B546D8" w14:textId="77777777" w:rsidR="00D97C59" w:rsidRDefault="00D97C59" w:rsidP="00D97C59">
      <w:pPr>
        <w:pStyle w:val="BodyText"/>
      </w:pPr>
    </w:p>
    <w:p w14:paraId="566BB7FD" w14:textId="77777777" w:rsidR="00D97C59" w:rsidRPr="005C1C78" w:rsidRDefault="00D97C59" w:rsidP="00D97C59">
      <w:pPr>
        <w:pStyle w:val="BodyText"/>
      </w:pPr>
      <w:r>
        <w:rPr>
          <w:b/>
          <w:bCs/>
          <w:i/>
          <w:iCs/>
        </w:rPr>
        <w:t>Planned results</w:t>
      </w:r>
      <w:r w:rsidRPr="005C1C78">
        <w:t>:</w:t>
      </w:r>
    </w:p>
    <w:p w14:paraId="7D7E57D9" w14:textId="77777777" w:rsidR="00D97C59" w:rsidRDefault="00D97C59" w:rsidP="00D97C59">
      <w:pPr>
        <w:pStyle w:val="BodyText"/>
      </w:pPr>
    </w:p>
    <w:p w14:paraId="775CFF26" w14:textId="77777777" w:rsidR="00D97C59" w:rsidRPr="00B770C6" w:rsidRDefault="00D97C59" w:rsidP="00357C9B">
      <w:pPr>
        <w:pStyle w:val="BodyText"/>
      </w:pPr>
    </w:p>
    <w:tbl>
      <w:tblPr>
        <w:tblStyle w:val="TableGrid"/>
        <w:tblW w:w="0" w:type="auto"/>
        <w:tblLook w:val="0080" w:firstRow="0" w:lastRow="0" w:firstColumn="1" w:lastColumn="0" w:noHBand="0" w:noVBand="0"/>
      </w:tblPr>
      <w:tblGrid>
        <w:gridCol w:w="9060"/>
      </w:tblGrid>
      <w:tr w:rsidR="00357C9B" w:rsidRPr="00B770C6" w14:paraId="1BEB7694" w14:textId="77777777" w:rsidTr="00A775C5">
        <w:tc>
          <w:tcPr>
            <w:tcW w:w="9060" w:type="dxa"/>
          </w:tcPr>
          <w:p w14:paraId="794D0CA8" w14:textId="541A9BF5" w:rsidR="00357C9B" w:rsidRPr="00B770C6" w:rsidRDefault="00357C9B" w:rsidP="00A775C5">
            <w:pPr>
              <w:pStyle w:val="BodyText"/>
              <w:jc w:val="center"/>
              <w:rPr>
                <w:b/>
                <w:bCs/>
              </w:rPr>
            </w:pPr>
            <w:r w:rsidRPr="00B770C6">
              <w:rPr>
                <w:b/>
                <w:bCs/>
              </w:rPr>
              <w:t xml:space="preserve">3. </w:t>
            </w:r>
            <w:r>
              <w:rPr>
                <w:b/>
                <w:bCs/>
              </w:rPr>
              <w:t>Business impacts via application of advanced maps in various situations</w:t>
            </w:r>
            <w:r w:rsidR="00FB29CB">
              <w:rPr>
                <w:b/>
                <w:bCs/>
              </w:rPr>
              <w:t xml:space="preserve"> – UC4 Map at the centre of situational awareness</w:t>
            </w:r>
          </w:p>
        </w:tc>
      </w:tr>
    </w:tbl>
    <w:p w14:paraId="2A59EDB6" w14:textId="77777777" w:rsidR="00FB29CB" w:rsidRDefault="00FB29CB" w:rsidP="00357C9B">
      <w:pPr>
        <w:pStyle w:val="BodyText"/>
        <w:jc w:val="both"/>
        <w:rPr>
          <w:b/>
          <w:bCs/>
          <w:i/>
          <w:iCs/>
        </w:rPr>
      </w:pPr>
    </w:p>
    <w:p w14:paraId="3330D4D2" w14:textId="1BDDE2FE" w:rsidR="00357C9B" w:rsidRPr="00B770C6" w:rsidRDefault="00357C9B" w:rsidP="00357C9B">
      <w:pPr>
        <w:pStyle w:val="BodyText"/>
        <w:jc w:val="both"/>
      </w:pPr>
      <w:r w:rsidRPr="00B770C6">
        <w:rPr>
          <w:b/>
          <w:bCs/>
          <w:i/>
          <w:iCs/>
        </w:rPr>
        <w:t>Short description</w:t>
      </w:r>
      <w:r w:rsidRPr="00B770C6">
        <w:t xml:space="preserve">: </w:t>
      </w:r>
      <w:r>
        <w:t xml:space="preserve">Dynamic and complex situations in public safety cases, such as e.g. firefighting, require informative representation of the situation to the end users. Therefore, advanced maps, including information related to real-time videos, sensors, and devices geolocated, are focused. The </w:t>
      </w:r>
      <w:proofErr w:type="spellStart"/>
      <w:r>
        <w:t>targed</w:t>
      </w:r>
      <w:proofErr w:type="spellEnd"/>
      <w:r>
        <w:t xml:space="preserve"> impact is to enhance first responders' safety and operational efficiency via improved situational awareness</w:t>
      </w:r>
      <w:r>
        <w:rPr>
          <w:u w:val="single"/>
        </w:rPr>
        <w:t>.</w:t>
      </w:r>
    </w:p>
    <w:p w14:paraId="6063C817" w14:textId="77777777" w:rsidR="00FB29CB" w:rsidRDefault="00FB29CB" w:rsidP="00357C9B">
      <w:pPr>
        <w:pStyle w:val="BodyText"/>
        <w:rPr>
          <w:b/>
          <w:bCs/>
          <w:i/>
          <w:iCs/>
        </w:rPr>
      </w:pPr>
    </w:p>
    <w:p w14:paraId="736159F2" w14:textId="0DAA7C00" w:rsidR="00357C9B" w:rsidRPr="00B770C6" w:rsidRDefault="00357C9B" w:rsidP="00357C9B">
      <w:pPr>
        <w:pStyle w:val="BodyText"/>
      </w:pPr>
      <w:r w:rsidRPr="14A87B3F">
        <w:rPr>
          <w:b/>
          <w:bCs/>
          <w:i/>
          <w:iCs/>
        </w:rPr>
        <w:t>Main contributors</w:t>
      </w:r>
      <w:r>
        <w:t xml:space="preserve">: </w:t>
      </w:r>
      <w:proofErr w:type="spellStart"/>
      <w:r>
        <w:t>Modirum</w:t>
      </w:r>
      <w:proofErr w:type="spellEnd"/>
      <w:r>
        <w:t xml:space="preserve"> | </w:t>
      </w:r>
      <w:proofErr w:type="spellStart"/>
      <w:r>
        <w:t>Gespi</w:t>
      </w:r>
      <w:proofErr w:type="spellEnd"/>
      <w:r>
        <w:t xml:space="preserve">, </w:t>
      </w:r>
      <w:proofErr w:type="spellStart"/>
      <w:r>
        <w:t>Natlink</w:t>
      </w:r>
      <w:proofErr w:type="spellEnd"/>
      <w:r>
        <w:t>, Polar</w:t>
      </w:r>
    </w:p>
    <w:p w14:paraId="702A8716" w14:textId="77777777" w:rsidR="00FB29CB" w:rsidRDefault="00FB29CB" w:rsidP="00357C9B">
      <w:pPr>
        <w:pStyle w:val="BodyText"/>
        <w:rPr>
          <w:b/>
          <w:bCs/>
          <w:i/>
          <w:iCs/>
        </w:rPr>
      </w:pPr>
    </w:p>
    <w:p w14:paraId="78C49B10" w14:textId="6F000E1E" w:rsidR="00357C9B" w:rsidRPr="00B770C6" w:rsidRDefault="00357C9B" w:rsidP="00357C9B">
      <w:pPr>
        <w:pStyle w:val="BodyText"/>
      </w:pPr>
      <w:r w:rsidRPr="00B770C6">
        <w:rPr>
          <w:b/>
          <w:bCs/>
          <w:i/>
          <w:iCs/>
        </w:rPr>
        <w:t>Market / competitors</w:t>
      </w:r>
      <w:r w:rsidRPr="00B770C6">
        <w:t>:</w:t>
      </w:r>
    </w:p>
    <w:p w14:paraId="297DA249" w14:textId="77777777" w:rsidR="00357C9B" w:rsidRDefault="00357C9B" w:rsidP="00357C9B">
      <w:pPr>
        <w:jc w:val="both"/>
      </w:pPr>
      <w:r>
        <w:t xml:space="preserve">The ITEA Sa4CPS provides </w:t>
      </w:r>
      <w:proofErr w:type="spellStart"/>
      <w:r>
        <w:t>Modirum</w:t>
      </w:r>
      <w:proofErr w:type="spellEnd"/>
      <w:r>
        <w:t xml:space="preserve"> | </w:t>
      </w:r>
      <w:proofErr w:type="spellStart"/>
      <w:r>
        <w:t>Gespi’s</w:t>
      </w:r>
      <w:proofErr w:type="spellEnd"/>
      <w:r>
        <w:t xml:space="preserve"> software systems an expansion of situational awareness from IoT-environments. From the program we gain a capability to integrate the information from IoT-devices to our C2-systems with high level of security. We also can improve our AI-capabilities through the information and provide better understanding of the situation to our critical infrastructure customers. The features and understanding of the IoT-environments open us new opportunities within different authorities and provides us new ways of using our systems in cross-domain environments with multiple authorities. The program will improve our competitiveness with the critical communications and situational awareness customers.</w:t>
      </w:r>
    </w:p>
    <w:p w14:paraId="2014566E" w14:textId="77777777" w:rsidR="00D97C59" w:rsidRDefault="00D97C59" w:rsidP="00D97C59">
      <w:pPr>
        <w:pStyle w:val="BodyText"/>
      </w:pPr>
    </w:p>
    <w:p w14:paraId="57BD149C" w14:textId="77777777" w:rsidR="00D97C59" w:rsidRDefault="00D97C59" w:rsidP="00D97C59">
      <w:pPr>
        <w:pStyle w:val="BodyText"/>
      </w:pPr>
    </w:p>
    <w:p w14:paraId="0BCC9152" w14:textId="77777777" w:rsidR="00D97C59" w:rsidRPr="005C1C78" w:rsidRDefault="00D97C59" w:rsidP="00D97C59">
      <w:pPr>
        <w:pStyle w:val="BodyText"/>
      </w:pPr>
      <w:r>
        <w:rPr>
          <w:b/>
          <w:bCs/>
          <w:i/>
          <w:iCs/>
        </w:rPr>
        <w:t>Planned results</w:t>
      </w:r>
      <w:r w:rsidRPr="005C1C78">
        <w:t>:</w:t>
      </w:r>
    </w:p>
    <w:p w14:paraId="41EFB8CD" w14:textId="77777777" w:rsidR="00D97C59" w:rsidRDefault="00D97C59" w:rsidP="00D97C59">
      <w:pPr>
        <w:pStyle w:val="BodyText"/>
      </w:pPr>
    </w:p>
    <w:p w14:paraId="30841F9A" w14:textId="77777777" w:rsidR="00D97C59" w:rsidRDefault="00D97C59" w:rsidP="00D97C59">
      <w:pPr>
        <w:pStyle w:val="BodyText"/>
      </w:pPr>
    </w:p>
    <w:p w14:paraId="2732B2D8" w14:textId="77777777" w:rsidR="00D97C59" w:rsidRPr="00D97C59" w:rsidRDefault="00D97C59" w:rsidP="00D97C59">
      <w:pPr>
        <w:pStyle w:val="BodyText"/>
      </w:pPr>
    </w:p>
    <w:tbl>
      <w:tblPr>
        <w:tblStyle w:val="TableGrid"/>
        <w:tblW w:w="0" w:type="auto"/>
        <w:tblLook w:val="0080" w:firstRow="0" w:lastRow="0" w:firstColumn="1" w:lastColumn="0" w:noHBand="0" w:noVBand="0"/>
      </w:tblPr>
      <w:tblGrid>
        <w:gridCol w:w="9060"/>
      </w:tblGrid>
      <w:tr w:rsidR="00357C9B" w:rsidRPr="00B770C6" w14:paraId="29671839" w14:textId="77777777" w:rsidTr="00A775C5">
        <w:tc>
          <w:tcPr>
            <w:tcW w:w="9060" w:type="dxa"/>
          </w:tcPr>
          <w:p w14:paraId="53C78C88" w14:textId="51C93E0E" w:rsidR="00357C9B" w:rsidRPr="00B770C6" w:rsidRDefault="00357C9B" w:rsidP="00A775C5">
            <w:pPr>
              <w:pStyle w:val="BodyText"/>
              <w:jc w:val="center"/>
              <w:rPr>
                <w:b/>
                <w:bCs/>
              </w:rPr>
            </w:pPr>
            <w:r w:rsidRPr="00B770C6">
              <w:rPr>
                <w:b/>
                <w:bCs/>
              </w:rPr>
              <w:t xml:space="preserve">4. </w:t>
            </w:r>
            <w:r>
              <w:rPr>
                <w:b/>
                <w:bCs/>
              </w:rPr>
              <w:t>Business impacts in critical energy distribution</w:t>
            </w:r>
            <w:r w:rsidR="00FB29CB">
              <w:rPr>
                <w:b/>
                <w:bCs/>
              </w:rPr>
              <w:t xml:space="preserve"> – UC4 </w:t>
            </w:r>
            <w:r w:rsidR="00FF725A">
              <w:rPr>
                <w:b/>
                <w:bCs/>
              </w:rPr>
              <w:t>critical energy distribution grid operation</w:t>
            </w:r>
          </w:p>
        </w:tc>
      </w:tr>
    </w:tbl>
    <w:p w14:paraId="7318FBE0" w14:textId="77777777" w:rsidR="00357C9B" w:rsidRPr="00B770C6" w:rsidRDefault="00357C9B" w:rsidP="00357C9B">
      <w:pPr>
        <w:pStyle w:val="BodyText"/>
        <w:jc w:val="both"/>
      </w:pPr>
      <w:r w:rsidRPr="389F87AE">
        <w:rPr>
          <w:b/>
          <w:bCs/>
          <w:i/>
          <w:iCs/>
        </w:rPr>
        <w:t>Short description</w:t>
      </w:r>
      <w:r>
        <w:t xml:space="preserve">: The aim is to develop novel solutions related to distributed AI, explainable Ai and digital twins, and apply them in making situational awareness smarter. In addition, federated learning models are applied for energy communities. Targeted business impact is related to arising efficiency and smartness of energy flexibility services and optimization of the usage of energy resources. </w:t>
      </w:r>
      <w:r w:rsidRPr="0C45372A">
        <w:t>In addition, aligning these technologies with modern web application paradigms enables the development of interoperable, stakeholder-oriented platforms that support more efficient energy flexibility services and optimized resource usage, thereby accelerating a robust and transparent green energy transition.</w:t>
      </w:r>
    </w:p>
    <w:p w14:paraId="6CCEDCEC" w14:textId="77777777" w:rsidR="00D97C59" w:rsidRDefault="00D97C59" w:rsidP="00357C9B">
      <w:pPr>
        <w:pStyle w:val="BodyText"/>
        <w:rPr>
          <w:b/>
          <w:bCs/>
          <w:i/>
          <w:iCs/>
        </w:rPr>
      </w:pPr>
    </w:p>
    <w:p w14:paraId="2083B0EB" w14:textId="195F01A5" w:rsidR="00357C9B" w:rsidRPr="00B770C6" w:rsidRDefault="00357C9B" w:rsidP="00357C9B">
      <w:pPr>
        <w:pStyle w:val="BodyText"/>
      </w:pPr>
      <w:r w:rsidRPr="00B770C6">
        <w:rPr>
          <w:b/>
          <w:bCs/>
          <w:i/>
          <w:iCs/>
        </w:rPr>
        <w:t>Main contributors</w:t>
      </w:r>
      <w:r w:rsidRPr="00B770C6">
        <w:t xml:space="preserve">: </w:t>
      </w:r>
      <w:r>
        <w:t xml:space="preserve">CEL, </w:t>
      </w:r>
      <w:proofErr w:type="spellStart"/>
      <w:r>
        <w:t>Digitalmente</w:t>
      </w:r>
      <w:proofErr w:type="spellEnd"/>
      <w:r>
        <w:t xml:space="preserve">, </w:t>
      </w:r>
      <w:proofErr w:type="spellStart"/>
      <w:r>
        <w:t>Enerim</w:t>
      </w:r>
      <w:proofErr w:type="spellEnd"/>
      <w:r>
        <w:t>, ISEP</w:t>
      </w:r>
    </w:p>
    <w:p w14:paraId="297C1C86" w14:textId="77777777" w:rsidR="00D97C59" w:rsidRDefault="00D97C59" w:rsidP="00357C9B">
      <w:pPr>
        <w:pStyle w:val="BodyText"/>
        <w:rPr>
          <w:b/>
          <w:bCs/>
          <w:i/>
          <w:iCs/>
        </w:rPr>
      </w:pPr>
    </w:p>
    <w:p w14:paraId="7726FA9D" w14:textId="14520450" w:rsidR="00357C9B" w:rsidRPr="005C1C78" w:rsidRDefault="00357C9B" w:rsidP="00357C9B">
      <w:pPr>
        <w:pStyle w:val="BodyText"/>
      </w:pPr>
      <w:r w:rsidRPr="005C1C78">
        <w:rPr>
          <w:b/>
          <w:bCs/>
          <w:i/>
          <w:iCs/>
        </w:rPr>
        <w:t>Market / competitors</w:t>
      </w:r>
      <w:r w:rsidRPr="005C1C78">
        <w:t>:</w:t>
      </w:r>
    </w:p>
    <w:p w14:paraId="46A71EB6" w14:textId="77777777" w:rsidR="00D97C59" w:rsidRDefault="00D97C59" w:rsidP="00357C9B">
      <w:pPr>
        <w:pStyle w:val="BodyText"/>
        <w:jc w:val="both"/>
      </w:pPr>
    </w:p>
    <w:p w14:paraId="2D6951AC" w14:textId="30584DA2" w:rsidR="00357C9B" w:rsidRDefault="00357C9B" w:rsidP="00357C9B">
      <w:pPr>
        <w:pStyle w:val="BodyText"/>
        <w:jc w:val="both"/>
      </w:pPr>
      <w:r w:rsidRPr="005C1C78">
        <w:lastRenderedPageBreak/>
        <w:t>The UC result is related to energy communities and all the related players, including consumers, prosumers, energy vehicle charging points, distribution system operators, and flexibility aggregators.  In Portugal, there is not much competition as the market is just emerging where IT services companies are adapting their solutions to energy communities and flexibility provision.</w:t>
      </w:r>
      <w:r>
        <w:t xml:space="preserve"> </w:t>
      </w:r>
    </w:p>
    <w:p w14:paraId="32E2E1F3" w14:textId="77777777" w:rsidR="00D97C59" w:rsidRDefault="00D97C59" w:rsidP="00357C9B">
      <w:pPr>
        <w:pStyle w:val="BodyText"/>
        <w:jc w:val="both"/>
      </w:pPr>
    </w:p>
    <w:p w14:paraId="269DCC79" w14:textId="77777777" w:rsidR="00D97C59" w:rsidRDefault="00D97C59" w:rsidP="00D97C59">
      <w:pPr>
        <w:pStyle w:val="BodyText"/>
      </w:pPr>
    </w:p>
    <w:p w14:paraId="0EBA0CB6" w14:textId="77777777" w:rsidR="00D97C59" w:rsidRPr="005C1C78" w:rsidRDefault="00D97C59" w:rsidP="00D97C59">
      <w:pPr>
        <w:pStyle w:val="BodyText"/>
      </w:pPr>
      <w:r>
        <w:rPr>
          <w:b/>
          <w:bCs/>
          <w:i/>
          <w:iCs/>
        </w:rPr>
        <w:t>Planned results</w:t>
      </w:r>
      <w:r w:rsidRPr="005C1C78">
        <w:t>:</w:t>
      </w:r>
    </w:p>
    <w:p w14:paraId="128651ED" w14:textId="77777777" w:rsidR="00D97C59" w:rsidRDefault="00D97C59" w:rsidP="00D97C59">
      <w:pPr>
        <w:pStyle w:val="BodyText"/>
      </w:pPr>
    </w:p>
    <w:p w14:paraId="1E2C5AA2" w14:textId="77777777" w:rsidR="00D97C59" w:rsidRPr="00B770C6" w:rsidRDefault="00D97C59" w:rsidP="00357C9B">
      <w:pPr>
        <w:pStyle w:val="BodyText"/>
        <w:jc w:val="both"/>
      </w:pPr>
    </w:p>
    <w:tbl>
      <w:tblPr>
        <w:tblStyle w:val="TableGrid"/>
        <w:tblW w:w="0" w:type="auto"/>
        <w:tblLook w:val="0080" w:firstRow="0" w:lastRow="0" w:firstColumn="1" w:lastColumn="0" w:noHBand="0" w:noVBand="0"/>
      </w:tblPr>
      <w:tblGrid>
        <w:gridCol w:w="9060"/>
      </w:tblGrid>
      <w:tr w:rsidR="00357C9B" w:rsidRPr="00B770C6" w14:paraId="082E9F8E" w14:textId="77777777" w:rsidTr="00A775C5">
        <w:tc>
          <w:tcPr>
            <w:tcW w:w="9060" w:type="dxa"/>
          </w:tcPr>
          <w:p w14:paraId="3C6EF80B" w14:textId="77777777" w:rsidR="00357C9B" w:rsidRPr="00B770C6" w:rsidRDefault="00357C9B" w:rsidP="00A775C5">
            <w:pPr>
              <w:pStyle w:val="BodyText"/>
              <w:jc w:val="center"/>
              <w:rPr>
                <w:b/>
                <w:bCs/>
              </w:rPr>
            </w:pPr>
            <w:r>
              <w:rPr>
                <w:b/>
                <w:bCs/>
              </w:rPr>
              <w:t>5</w:t>
            </w:r>
            <w:r w:rsidRPr="00B770C6">
              <w:rPr>
                <w:b/>
                <w:bCs/>
              </w:rPr>
              <w:t xml:space="preserve">. </w:t>
            </w:r>
            <w:r>
              <w:rPr>
                <w:b/>
                <w:bCs/>
              </w:rPr>
              <w:t xml:space="preserve">Business impacts of sensing security situation for people </w:t>
            </w:r>
          </w:p>
        </w:tc>
      </w:tr>
    </w:tbl>
    <w:p w14:paraId="7FABD117" w14:textId="77777777" w:rsidR="00357C9B" w:rsidRPr="00B770C6" w:rsidRDefault="00357C9B" w:rsidP="00357C9B">
      <w:pPr>
        <w:pStyle w:val="BodyText"/>
        <w:jc w:val="both"/>
      </w:pPr>
      <w:r w:rsidRPr="3BC292A9">
        <w:rPr>
          <w:b/>
          <w:bCs/>
          <w:i/>
          <w:iCs/>
        </w:rPr>
        <w:t>Short description</w:t>
      </w:r>
      <w:r>
        <w:t xml:space="preserve">: The aim is to provide comprehensive and adaptive security solutions that safeguard users in various digital and physical environments. F-Secure advanced system is designed to ensure users digital safety through three key features. Situation-aware protection activates during critical moments, such as online banking sessions or when connecting to unsecured </w:t>
      </w:r>
      <w:proofErr w:type="spellStart"/>
      <w:r>
        <w:t>WiFi</w:t>
      </w:r>
      <w:proofErr w:type="spellEnd"/>
      <w:r>
        <w:t xml:space="preserve"> networks, providing heightened security during high-risk activities. Context-aware protection adapts to your changing protection needs, adjusting security measures based on your context, influenced by long-term system behaviour. Lastly, our guidance feature anticipates potential risks and offers proactive user guidance to navigate and mitigate these threats effectively. </w:t>
      </w:r>
    </w:p>
    <w:p w14:paraId="2B1DA192" w14:textId="77777777" w:rsidR="00D97C59" w:rsidRDefault="00D97C59" w:rsidP="00357C9B">
      <w:pPr>
        <w:pStyle w:val="BodyText"/>
        <w:rPr>
          <w:b/>
          <w:bCs/>
          <w:i/>
          <w:iCs/>
        </w:rPr>
      </w:pPr>
    </w:p>
    <w:p w14:paraId="7D815CA2" w14:textId="43C657A8" w:rsidR="00357C9B" w:rsidRPr="00B770C6" w:rsidRDefault="00357C9B" w:rsidP="00357C9B">
      <w:pPr>
        <w:pStyle w:val="BodyText"/>
      </w:pPr>
      <w:r w:rsidRPr="00B770C6">
        <w:rPr>
          <w:b/>
          <w:bCs/>
          <w:i/>
          <w:iCs/>
        </w:rPr>
        <w:t>Main contributors</w:t>
      </w:r>
      <w:r w:rsidRPr="00B770C6">
        <w:t xml:space="preserve">: </w:t>
      </w:r>
      <w:r>
        <w:t>F-Secure</w:t>
      </w:r>
    </w:p>
    <w:p w14:paraId="77E1A066" w14:textId="77777777" w:rsidR="00D97C59" w:rsidRDefault="00D97C59" w:rsidP="00357C9B">
      <w:pPr>
        <w:pStyle w:val="BodyText"/>
        <w:jc w:val="both"/>
        <w:rPr>
          <w:b/>
          <w:bCs/>
          <w:i/>
          <w:iCs/>
        </w:rPr>
      </w:pPr>
    </w:p>
    <w:p w14:paraId="66CBA7AA" w14:textId="2ACC3A34" w:rsidR="00357C9B" w:rsidRPr="00B770C6" w:rsidRDefault="00357C9B" w:rsidP="00357C9B">
      <w:pPr>
        <w:pStyle w:val="BodyText"/>
        <w:jc w:val="both"/>
      </w:pPr>
      <w:r w:rsidRPr="3BC292A9">
        <w:rPr>
          <w:b/>
          <w:bCs/>
          <w:i/>
          <w:iCs/>
        </w:rPr>
        <w:t>Market / competitors</w:t>
      </w:r>
      <w:r>
        <w:t xml:space="preserve">: The global cybersecurity market is rapidly growing, driven by rising cyber threats and digital transformation. In 2024, global information security spending is projected to reach $184 billion. The European market is also expanding, with estimates between $60 billion and $75.4 billion, growing at a CAGR of 8.5% to 12.3% through 2030. </w:t>
      </w:r>
    </w:p>
    <w:p w14:paraId="2DEC057E" w14:textId="77777777" w:rsidR="00357C9B" w:rsidRDefault="00357C9B" w:rsidP="00357C9B">
      <w:pPr>
        <w:pStyle w:val="BodyText"/>
      </w:pPr>
      <w:r>
        <w:t>Competitors: Bitdefender, Trend Micro, McAfee</w:t>
      </w:r>
    </w:p>
    <w:p w14:paraId="7267A4F4" w14:textId="77777777" w:rsidR="00D97C59" w:rsidRDefault="00D97C59" w:rsidP="00357C9B">
      <w:pPr>
        <w:pStyle w:val="BodyText"/>
      </w:pPr>
    </w:p>
    <w:p w14:paraId="1324CC29" w14:textId="77777777" w:rsidR="00D97C59" w:rsidRDefault="00D97C59" w:rsidP="00D97C59">
      <w:pPr>
        <w:pStyle w:val="BodyText"/>
      </w:pPr>
    </w:p>
    <w:p w14:paraId="05B8FA38" w14:textId="77777777" w:rsidR="00D97C59" w:rsidRPr="005C1C78" w:rsidRDefault="00D97C59" w:rsidP="00D97C59">
      <w:pPr>
        <w:pStyle w:val="BodyText"/>
      </w:pPr>
      <w:r>
        <w:rPr>
          <w:b/>
          <w:bCs/>
          <w:i/>
          <w:iCs/>
        </w:rPr>
        <w:t>Planned results</w:t>
      </w:r>
      <w:r w:rsidRPr="005C1C78">
        <w:t>:</w:t>
      </w:r>
    </w:p>
    <w:p w14:paraId="2463E819" w14:textId="77777777" w:rsidR="00D97C59" w:rsidRDefault="00D97C59" w:rsidP="00D97C59">
      <w:pPr>
        <w:pStyle w:val="BodyText"/>
      </w:pPr>
    </w:p>
    <w:p w14:paraId="06EED317" w14:textId="77777777" w:rsidR="00D97C59" w:rsidRPr="00B770C6" w:rsidRDefault="00D97C59" w:rsidP="00357C9B">
      <w:pPr>
        <w:pStyle w:val="BodyText"/>
      </w:pPr>
    </w:p>
    <w:tbl>
      <w:tblPr>
        <w:tblStyle w:val="TableGrid"/>
        <w:tblW w:w="0" w:type="auto"/>
        <w:tblLook w:val="0080" w:firstRow="0" w:lastRow="0" w:firstColumn="1" w:lastColumn="0" w:noHBand="0" w:noVBand="0"/>
      </w:tblPr>
      <w:tblGrid>
        <w:gridCol w:w="9060"/>
      </w:tblGrid>
      <w:tr w:rsidR="00357C9B" w:rsidRPr="00B770C6" w14:paraId="318B75F2" w14:textId="77777777" w:rsidTr="00A775C5">
        <w:tc>
          <w:tcPr>
            <w:tcW w:w="9060" w:type="dxa"/>
          </w:tcPr>
          <w:p w14:paraId="529B795B" w14:textId="77777777" w:rsidR="00357C9B" w:rsidRPr="00B770C6" w:rsidRDefault="00357C9B" w:rsidP="00A775C5">
            <w:pPr>
              <w:pStyle w:val="BodyText"/>
              <w:jc w:val="center"/>
              <w:rPr>
                <w:b/>
                <w:bCs/>
              </w:rPr>
            </w:pPr>
            <w:r>
              <w:rPr>
                <w:b/>
                <w:bCs/>
              </w:rPr>
              <w:t>6</w:t>
            </w:r>
            <w:r w:rsidRPr="00B770C6">
              <w:rPr>
                <w:b/>
                <w:bCs/>
              </w:rPr>
              <w:t xml:space="preserve">. </w:t>
            </w:r>
            <w:r>
              <w:rPr>
                <w:b/>
                <w:bCs/>
              </w:rPr>
              <w:t xml:space="preserve">Business impacts of </w:t>
            </w:r>
            <w:proofErr w:type="spellStart"/>
            <w:r>
              <w:rPr>
                <w:b/>
                <w:bCs/>
              </w:rPr>
              <w:t>multirouting</w:t>
            </w:r>
            <w:proofErr w:type="spellEnd"/>
            <w:r>
              <w:rPr>
                <w:b/>
                <w:bCs/>
              </w:rPr>
              <w:t xml:space="preserve"> secure awareness for hunting and outdoors</w:t>
            </w:r>
          </w:p>
        </w:tc>
      </w:tr>
    </w:tbl>
    <w:p w14:paraId="4E388F3E" w14:textId="77777777" w:rsidR="00357C9B" w:rsidRPr="00B770C6" w:rsidRDefault="00357C9B" w:rsidP="00357C9B">
      <w:pPr>
        <w:pStyle w:val="BodyText"/>
        <w:jc w:val="both"/>
      </w:pPr>
      <w:r w:rsidRPr="00B770C6">
        <w:rPr>
          <w:b/>
          <w:bCs/>
          <w:i/>
          <w:iCs/>
        </w:rPr>
        <w:t>Short description</w:t>
      </w:r>
      <w:r w:rsidRPr="00B770C6">
        <w:t xml:space="preserve">: </w:t>
      </w:r>
      <w:r>
        <w:t xml:space="preserve">The energy efficiency, security, safety and interoperability of data sharing are focused. The aim is to bring </w:t>
      </w:r>
      <w:r>
        <w:rPr>
          <w:szCs w:val="20"/>
        </w:rPr>
        <w:t>connectivity and awareness into area where is bad mobile phone coverage or no coverage at all, by utilizing different radio technologies, devices and utilizing devices of other brands.</w:t>
      </w:r>
    </w:p>
    <w:p w14:paraId="6ADC1E8E" w14:textId="77777777" w:rsidR="00357C9B" w:rsidRPr="005C1C78" w:rsidRDefault="00357C9B" w:rsidP="00357C9B">
      <w:pPr>
        <w:pStyle w:val="BodyText"/>
      </w:pPr>
      <w:r w:rsidRPr="005C1C78">
        <w:rPr>
          <w:b/>
          <w:bCs/>
          <w:i/>
          <w:iCs/>
        </w:rPr>
        <w:t>Main contributors</w:t>
      </w:r>
      <w:r w:rsidRPr="005C1C78">
        <w:t xml:space="preserve">: </w:t>
      </w:r>
      <w:proofErr w:type="spellStart"/>
      <w:r w:rsidRPr="005C1C78">
        <w:t>Natlink</w:t>
      </w:r>
      <w:proofErr w:type="spellEnd"/>
      <w:r w:rsidRPr="005C1C78">
        <w:t>, Polar</w:t>
      </w:r>
    </w:p>
    <w:p w14:paraId="198D100B" w14:textId="77777777" w:rsidR="00357C9B" w:rsidRPr="005C1C78" w:rsidRDefault="00357C9B" w:rsidP="00357C9B">
      <w:pPr>
        <w:pStyle w:val="BodyText"/>
      </w:pPr>
      <w:r w:rsidRPr="005C1C78">
        <w:rPr>
          <w:b/>
          <w:bCs/>
          <w:i/>
          <w:iCs/>
        </w:rPr>
        <w:t>Market / competitors</w:t>
      </w:r>
      <w:r w:rsidRPr="005C1C78">
        <w:t>:</w:t>
      </w:r>
    </w:p>
    <w:p w14:paraId="53AD438C" w14:textId="77777777" w:rsidR="00357C9B" w:rsidRPr="005C1C78" w:rsidRDefault="00357C9B" w:rsidP="00357C9B">
      <w:pPr>
        <w:pStyle w:val="BodyText"/>
        <w:rPr>
          <w:szCs w:val="20"/>
        </w:rPr>
      </w:pPr>
      <w:r w:rsidRPr="005C1C78">
        <w:t>38 M€ in 5 years. Starting from 4 M€ and ending to 12 M€</w:t>
      </w:r>
    </w:p>
    <w:p w14:paraId="39052BA0" w14:textId="77777777" w:rsidR="00357C9B" w:rsidRDefault="00357C9B" w:rsidP="00357C9B">
      <w:pPr>
        <w:pStyle w:val="BodyText"/>
        <w:rPr>
          <w:highlight w:val="yellow"/>
        </w:rPr>
      </w:pPr>
      <w:r>
        <w:t xml:space="preserve">According to the customer surveys done Jan 2025 for </w:t>
      </w:r>
      <w:proofErr w:type="spellStart"/>
      <w:r>
        <w:t>Natlink’s</w:t>
      </w:r>
      <w:proofErr w:type="spellEnd"/>
      <w:r>
        <w:t xml:space="preserve"> customers, problems in mobile phone network coverage and data connection reliability are top 3 issues in all researched countries (Finland, Sweden, Norway, France). There are no real solutions for improving this. There are direct radios like Garmin, but not tools that are made for hunting groups and apps.  Research and solution created in the project, gives possibility to help much the problem.</w:t>
      </w:r>
    </w:p>
    <w:p w14:paraId="166763D5" w14:textId="77777777" w:rsidR="00357C9B" w:rsidRDefault="00357C9B" w:rsidP="00357C9B">
      <w:pPr>
        <w:spacing w:before="120" w:after="120" w:line="360" w:lineRule="auto"/>
        <w:jc w:val="both"/>
        <w:rPr>
          <w:rFonts w:eastAsia="Arial" w:cs="Arial"/>
          <w:szCs w:val="20"/>
        </w:rPr>
      </w:pPr>
      <w:r w:rsidRPr="6A1018ED">
        <w:rPr>
          <w:rFonts w:eastAsia="Arial" w:cs="Arial"/>
          <w:szCs w:val="20"/>
        </w:rPr>
        <w:t xml:space="preserve">For 50 years, Polar Electro has been manufacturing wearable devices for measuring heart rate in the B2C market segment. Over the past 10 years, competition in the B2C segments has intensified so much that Polar </w:t>
      </w:r>
      <w:r w:rsidRPr="6A1018ED">
        <w:rPr>
          <w:rFonts w:eastAsia="Arial" w:cs="Arial"/>
          <w:szCs w:val="20"/>
        </w:rPr>
        <w:lastRenderedPageBreak/>
        <w:t>Electro's market share has gradually decreased to four percent. For this reason, Polar Electro will focus on B2B segments where the service business increases the productivity and profitability of human work. It is possible to monitor people's well-being, health and functional capacity in real time and 24/7 and optimize operations based on biometric data so that profitability and productivity can be improved. The advantages of Polar Electro are the versatility of wearable devices, scalability for different uses, and data services for real-time and post-processing of data and operational control. The Wellness, Health, Medical and Security segments have the above-mentioned based on the huge turnover potential just by considering care services for the elderly and the treatment of depression in working-age people in a pre- and post-clinical setting.</w:t>
      </w:r>
    </w:p>
    <w:p w14:paraId="0DA388D5" w14:textId="77777777" w:rsidR="00D97C59" w:rsidRDefault="00D97C59" w:rsidP="00D97C59">
      <w:pPr>
        <w:pStyle w:val="BodyText"/>
      </w:pPr>
    </w:p>
    <w:p w14:paraId="55C50667" w14:textId="77777777" w:rsidR="00D97C59" w:rsidRPr="005C1C78" w:rsidRDefault="00D97C59" w:rsidP="00D97C59">
      <w:pPr>
        <w:pStyle w:val="BodyText"/>
      </w:pPr>
      <w:r>
        <w:rPr>
          <w:b/>
          <w:bCs/>
          <w:i/>
          <w:iCs/>
        </w:rPr>
        <w:t>Planned results</w:t>
      </w:r>
      <w:r w:rsidRPr="005C1C78">
        <w:t>:</w:t>
      </w:r>
    </w:p>
    <w:p w14:paraId="02939203" w14:textId="77777777" w:rsidR="00D97C59" w:rsidRDefault="00D97C59" w:rsidP="00D97C59">
      <w:pPr>
        <w:pStyle w:val="BodyText"/>
      </w:pPr>
    </w:p>
    <w:p w14:paraId="176D9987" w14:textId="77777777" w:rsidR="00357C9B" w:rsidRDefault="00357C9B" w:rsidP="00357C9B">
      <w:pPr>
        <w:pStyle w:val="BodyText"/>
        <w:rPr>
          <w:highlight w:val="yellow"/>
        </w:rPr>
      </w:pPr>
    </w:p>
    <w:p w14:paraId="3882D148" w14:textId="77777777" w:rsidR="00D97C59" w:rsidRDefault="00D97C59" w:rsidP="00357C9B">
      <w:pPr>
        <w:pStyle w:val="BodyText"/>
        <w:rPr>
          <w:highlight w:val="yellow"/>
        </w:rPr>
      </w:pPr>
    </w:p>
    <w:tbl>
      <w:tblPr>
        <w:tblStyle w:val="TableGrid"/>
        <w:tblW w:w="0" w:type="auto"/>
        <w:tblLook w:val="0080" w:firstRow="0" w:lastRow="0" w:firstColumn="1" w:lastColumn="0" w:noHBand="0" w:noVBand="0"/>
      </w:tblPr>
      <w:tblGrid>
        <w:gridCol w:w="9060"/>
      </w:tblGrid>
      <w:tr w:rsidR="00357C9B" w:rsidRPr="00B770C6" w14:paraId="53612977" w14:textId="77777777" w:rsidTr="00A775C5">
        <w:tc>
          <w:tcPr>
            <w:tcW w:w="9060" w:type="dxa"/>
          </w:tcPr>
          <w:p w14:paraId="62A79DE4" w14:textId="77777777" w:rsidR="00357C9B" w:rsidRPr="00B770C6" w:rsidRDefault="00357C9B" w:rsidP="00A775C5">
            <w:pPr>
              <w:pStyle w:val="BodyText"/>
              <w:jc w:val="center"/>
              <w:rPr>
                <w:b/>
                <w:bCs/>
              </w:rPr>
            </w:pPr>
            <w:r>
              <w:rPr>
                <w:b/>
                <w:bCs/>
              </w:rPr>
              <w:t>7</w:t>
            </w:r>
            <w:r w:rsidRPr="00B770C6">
              <w:rPr>
                <w:b/>
                <w:bCs/>
              </w:rPr>
              <w:t xml:space="preserve">. </w:t>
            </w:r>
            <w:r>
              <w:rPr>
                <w:b/>
                <w:bCs/>
              </w:rPr>
              <w:t>Business impacts of secure, trustworthy and reliable drone operations</w:t>
            </w:r>
          </w:p>
        </w:tc>
      </w:tr>
    </w:tbl>
    <w:p w14:paraId="51809AD0" w14:textId="77777777" w:rsidR="00357C9B" w:rsidRDefault="00357C9B" w:rsidP="00357C9B">
      <w:pPr>
        <w:jc w:val="both"/>
      </w:pPr>
      <w:r w:rsidRPr="00B770C6">
        <w:rPr>
          <w:b/>
          <w:bCs/>
          <w:i/>
          <w:iCs/>
        </w:rPr>
        <w:t>Short description</w:t>
      </w:r>
      <w:r w:rsidRPr="00B770C6">
        <w:t xml:space="preserve">: </w:t>
      </w:r>
      <w:r>
        <w:t>The development of</w:t>
      </w:r>
      <w:r>
        <w:rPr>
          <w:rFonts w:cs="Arial"/>
        </w:rPr>
        <w:t xml:space="preserve"> a</w:t>
      </w:r>
      <w:r w:rsidRPr="008A0278">
        <w:rPr>
          <w:rFonts w:cs="Arial"/>
        </w:rPr>
        <w:t xml:space="preserve"> secure, trustworthy, resilient, and reliable operation control system for drone</w:t>
      </w:r>
      <w:r>
        <w:rPr>
          <w:rFonts w:cs="Arial"/>
        </w:rPr>
        <w:t>s</w:t>
      </w:r>
      <w:r w:rsidRPr="008A0278">
        <w:rPr>
          <w:rFonts w:cs="Arial"/>
        </w:rPr>
        <w:t xml:space="preserve"> that </w:t>
      </w:r>
      <w:r w:rsidRPr="008A0278">
        <w:rPr>
          <w:rFonts w:eastAsia="Calibri" w:cs="Arial"/>
        </w:rPr>
        <w:t>keeps humans, infrastructure, and the physical autonomous systems safe</w:t>
      </w:r>
      <w:r>
        <w:rPr>
          <w:rFonts w:cs="Arial"/>
          <w:b/>
          <w:bCs/>
        </w:rPr>
        <w:t xml:space="preserve">. </w:t>
      </w:r>
      <w:r>
        <w:rPr>
          <w:rFonts w:cs="Arial"/>
        </w:rPr>
        <w:t>This enables the switch from drone operations within visual line of sight of a pilot to the remote control of a large fleet of autonomous drones through automated systems and a small team of operators, leading to the profitable use of drones in civil drone operations. This is in line with the vision of the European Aviation Safety Agency (that creates rules for drone operations in the EU</w:t>
      </w:r>
      <w:proofErr w:type="gramStart"/>
      <w:r>
        <w:rPr>
          <w:rFonts w:cs="Arial"/>
        </w:rPr>
        <w:t>), and</w:t>
      </w:r>
      <w:proofErr w:type="gramEnd"/>
      <w:r>
        <w:rPr>
          <w:rFonts w:cs="Arial"/>
        </w:rPr>
        <w:t xml:space="preserve"> could lead to the creation of standards in the future</w:t>
      </w:r>
      <w:r>
        <w:rPr>
          <w:szCs w:val="20"/>
        </w:rPr>
        <w:t xml:space="preserve">. The targeted business impact arise from </w:t>
      </w:r>
      <w:r>
        <w:t xml:space="preserve">the development of a highly secure and reliable drone operations control system will lead to a fast scale-up of ADLC’s transportation </w:t>
      </w:r>
      <w:proofErr w:type="gramStart"/>
      <w:r>
        <w:t>service, and</w:t>
      </w:r>
      <w:proofErr w:type="gramEnd"/>
      <w:r>
        <w:t xml:space="preserve"> could make it a leader in the drone transportation industry. Further, it could reduce the costs linked to ADLC’s operations, improving its profitability, and enabling the access to more complex situations for its service.</w:t>
      </w:r>
    </w:p>
    <w:p w14:paraId="44A32065" w14:textId="77777777" w:rsidR="00D97C59" w:rsidRDefault="00D97C59" w:rsidP="00357C9B">
      <w:pPr>
        <w:pStyle w:val="BodyText"/>
        <w:rPr>
          <w:b/>
          <w:bCs/>
          <w:i/>
          <w:iCs/>
        </w:rPr>
      </w:pPr>
    </w:p>
    <w:p w14:paraId="4DBFFC92" w14:textId="1CC1749B" w:rsidR="00357C9B" w:rsidRPr="00282805" w:rsidRDefault="00357C9B" w:rsidP="00357C9B">
      <w:pPr>
        <w:pStyle w:val="BodyText"/>
      </w:pPr>
      <w:r w:rsidRPr="00282805">
        <w:rPr>
          <w:b/>
          <w:bCs/>
          <w:i/>
          <w:iCs/>
        </w:rPr>
        <w:t>Main contributors</w:t>
      </w:r>
      <w:r w:rsidRPr="00282805">
        <w:t>: ADLC</w:t>
      </w:r>
    </w:p>
    <w:p w14:paraId="4F98915E" w14:textId="77777777" w:rsidR="00D97C59" w:rsidRDefault="00D97C59" w:rsidP="00357C9B">
      <w:pPr>
        <w:pStyle w:val="BodyText"/>
        <w:rPr>
          <w:b/>
          <w:bCs/>
          <w:i/>
          <w:iCs/>
        </w:rPr>
      </w:pPr>
    </w:p>
    <w:p w14:paraId="5949532A" w14:textId="411EA479" w:rsidR="00357C9B" w:rsidRPr="00282805" w:rsidRDefault="00357C9B" w:rsidP="00357C9B">
      <w:pPr>
        <w:pStyle w:val="BodyText"/>
      </w:pPr>
      <w:r w:rsidRPr="00282805">
        <w:rPr>
          <w:b/>
          <w:bCs/>
          <w:i/>
          <w:iCs/>
        </w:rPr>
        <w:t>Market / competitors</w:t>
      </w:r>
      <w:r w:rsidRPr="00282805">
        <w:t>:</w:t>
      </w:r>
    </w:p>
    <w:p w14:paraId="6D086233" w14:textId="77777777" w:rsidR="00357C9B" w:rsidRDefault="00357C9B" w:rsidP="00357C9B">
      <w:pPr>
        <w:pStyle w:val="BodyText"/>
        <w:jc w:val="both"/>
      </w:pPr>
      <w:r>
        <w:t xml:space="preserve">The drone logistics market is still nascent and there are very few companies worldwide offering daily delivery services using drones. Most companies operating in this area are currently focused on B2C last mile delivery (i.e. Delivering e-commerce small packages or meals to the homes of private individuals). Such companies, which include Wing (owned by Alphabet/Google), Manna Drone Delivery, </w:t>
      </w:r>
      <w:proofErr w:type="gramStart"/>
      <w:r>
        <w:t>Zipline,…</w:t>
      </w:r>
      <w:proofErr w:type="gramEnd"/>
      <w:r>
        <w:t xml:space="preserve"> are typically building </w:t>
      </w:r>
      <w:proofErr w:type="gramStart"/>
      <w:r>
        <w:t>an</w:t>
      </w:r>
      <w:proofErr w:type="gramEnd"/>
      <w:r>
        <w:t xml:space="preserve"> hyper-optimized solution for their specific use case and the suburban environments on which they are focused, </w:t>
      </w:r>
      <w:proofErr w:type="gramStart"/>
      <w:r>
        <w:t>from the airframe,</w:t>
      </w:r>
      <w:proofErr w:type="gramEnd"/>
      <w:r>
        <w:t xml:space="preserve"> to the loading mechanism, to the control system. In contrast, ADLC is aiming to delivering transport services in various complex environments (offshore, petrochemical </w:t>
      </w:r>
      <w:proofErr w:type="gramStart"/>
      <w:r>
        <w:t>ports,…</w:t>
      </w:r>
      <w:proofErr w:type="gramEnd"/>
      <w:r>
        <w:t xml:space="preserve">) for industrial use cases. As a result, it will tend to use a much larger variety of drone systems, and fly in many different environments leading to the need for a centralised platform presenting information in a similar way no matter the location or drone system. In this market segment, a few companies are slowly emerging, and ADLC could consider licensing out the developed operations control software to them in the future. </w:t>
      </w:r>
      <w:r w:rsidRPr="00282805">
        <w:t>As a result, ADLC expects to grow to a team of more than 10 FTEs in 2027, with a revenue forecast of 10 M€.</w:t>
      </w:r>
    </w:p>
    <w:p w14:paraId="0AB5E87C" w14:textId="77777777" w:rsidR="00D97C59" w:rsidRDefault="00D97C59" w:rsidP="00357C9B">
      <w:pPr>
        <w:pStyle w:val="BodyText"/>
        <w:jc w:val="both"/>
      </w:pPr>
    </w:p>
    <w:p w14:paraId="6B35972A" w14:textId="77777777" w:rsidR="00D97C59" w:rsidRDefault="00D97C59" w:rsidP="00D97C59">
      <w:pPr>
        <w:pStyle w:val="BodyText"/>
      </w:pPr>
    </w:p>
    <w:p w14:paraId="01F529B0" w14:textId="77777777" w:rsidR="00D97C59" w:rsidRPr="005C1C78" w:rsidRDefault="00D97C59" w:rsidP="00D97C59">
      <w:pPr>
        <w:pStyle w:val="BodyText"/>
      </w:pPr>
      <w:r>
        <w:rPr>
          <w:b/>
          <w:bCs/>
          <w:i/>
          <w:iCs/>
        </w:rPr>
        <w:t>Planned results</w:t>
      </w:r>
      <w:r w:rsidRPr="005C1C78">
        <w:t>:</w:t>
      </w:r>
    </w:p>
    <w:p w14:paraId="354CE921" w14:textId="77777777" w:rsidR="00D97C59" w:rsidRDefault="00D97C59" w:rsidP="00D97C59">
      <w:pPr>
        <w:pStyle w:val="BodyText"/>
      </w:pPr>
    </w:p>
    <w:p w14:paraId="6629C348" w14:textId="77777777" w:rsidR="00D97C59" w:rsidRPr="00B770C6" w:rsidRDefault="00D97C59" w:rsidP="00357C9B">
      <w:pPr>
        <w:pStyle w:val="BodyText"/>
        <w:jc w:val="both"/>
      </w:pPr>
    </w:p>
    <w:tbl>
      <w:tblPr>
        <w:tblStyle w:val="TableGrid"/>
        <w:tblW w:w="0" w:type="auto"/>
        <w:tblLook w:val="0080" w:firstRow="0" w:lastRow="0" w:firstColumn="1" w:lastColumn="0" w:noHBand="0" w:noVBand="0"/>
      </w:tblPr>
      <w:tblGrid>
        <w:gridCol w:w="9060"/>
      </w:tblGrid>
      <w:tr w:rsidR="00357C9B" w:rsidRPr="00B770C6" w14:paraId="6851C752" w14:textId="77777777" w:rsidTr="00A775C5">
        <w:tc>
          <w:tcPr>
            <w:tcW w:w="9060" w:type="dxa"/>
          </w:tcPr>
          <w:p w14:paraId="75AC269A" w14:textId="77777777" w:rsidR="00357C9B" w:rsidRPr="00B770C6" w:rsidRDefault="00357C9B" w:rsidP="00A775C5">
            <w:pPr>
              <w:pStyle w:val="BodyText"/>
              <w:jc w:val="center"/>
              <w:rPr>
                <w:b/>
                <w:bCs/>
              </w:rPr>
            </w:pPr>
            <w:r>
              <w:rPr>
                <w:b/>
                <w:bCs/>
              </w:rPr>
              <w:t>8</w:t>
            </w:r>
            <w:r w:rsidRPr="00B770C6">
              <w:rPr>
                <w:b/>
                <w:bCs/>
              </w:rPr>
              <w:t xml:space="preserve">. </w:t>
            </w:r>
            <w:r>
              <w:rPr>
                <w:b/>
                <w:bCs/>
              </w:rPr>
              <w:t xml:space="preserve">Business impacts of </w:t>
            </w:r>
            <w:r w:rsidRPr="00C52B92">
              <w:rPr>
                <w:b/>
                <w:bCs/>
                <w:lang w:val="en-US"/>
              </w:rPr>
              <w:t>secure-situational awareness and trustworthy management of cyber physical assets</w:t>
            </w:r>
          </w:p>
        </w:tc>
      </w:tr>
    </w:tbl>
    <w:p w14:paraId="24588BDA" w14:textId="77777777" w:rsidR="00357C9B" w:rsidRDefault="00357C9B" w:rsidP="00357C9B">
      <w:pPr>
        <w:jc w:val="both"/>
      </w:pPr>
      <w:r w:rsidRPr="00B770C6">
        <w:rPr>
          <w:b/>
          <w:bCs/>
          <w:i/>
          <w:iCs/>
        </w:rPr>
        <w:t>Short description</w:t>
      </w:r>
      <w:r w:rsidRPr="00B770C6">
        <w:t xml:space="preserve">: </w:t>
      </w:r>
      <w:r>
        <w:t xml:space="preserve">The plan is to focus to R&amp;D of </w:t>
      </w:r>
      <w:r>
        <w:rPr>
          <w:rFonts w:cs="Arial"/>
        </w:rPr>
        <w:t>a</w:t>
      </w:r>
      <w:r w:rsidRPr="008A0278">
        <w:rPr>
          <w:rFonts w:cs="Arial"/>
        </w:rPr>
        <w:t xml:space="preserve"> secure</w:t>
      </w:r>
      <w:r>
        <w:rPr>
          <w:rFonts w:cs="Arial"/>
        </w:rPr>
        <w:t xml:space="preserve"> parameter and software update mechanism</w:t>
      </w:r>
      <w:r w:rsidRPr="008A0278">
        <w:rPr>
          <w:rFonts w:cs="Arial"/>
        </w:rPr>
        <w:t xml:space="preserve"> that </w:t>
      </w:r>
      <w:r w:rsidRPr="008A0278">
        <w:rPr>
          <w:rFonts w:eastAsia="Calibri" w:cs="Arial"/>
        </w:rPr>
        <w:t xml:space="preserve">keeps humans, infrastructure, and the </w:t>
      </w:r>
      <w:r>
        <w:rPr>
          <w:rFonts w:eastAsia="Calibri" w:cs="Arial"/>
        </w:rPr>
        <w:t>connected</w:t>
      </w:r>
      <w:r w:rsidRPr="008A0278">
        <w:rPr>
          <w:rFonts w:eastAsia="Calibri" w:cs="Arial"/>
        </w:rPr>
        <w:t xml:space="preserve"> autonomous systems safe</w:t>
      </w:r>
      <w:r>
        <w:t>. In automobile industry, over the air software updates are common. Take Tesla as an example. Industry is more cautious as a complete factory/production can depend on the stability of a machine. Our solution connects machines to a central cloud platform. Having the ability to change parameters and update software of smart assets (smart production lines, smart co-working systems, vision systems and robots) in a safe and secure way will allow production companies, machine builders and integrators to operate their machines in a more optimal way.</w:t>
      </w:r>
    </w:p>
    <w:p w14:paraId="5E6F8FE5" w14:textId="77777777" w:rsidR="00E856C6" w:rsidRDefault="00E856C6" w:rsidP="00357C9B">
      <w:pPr>
        <w:pStyle w:val="BodyText"/>
        <w:rPr>
          <w:b/>
          <w:bCs/>
          <w:i/>
          <w:iCs/>
        </w:rPr>
      </w:pPr>
    </w:p>
    <w:p w14:paraId="73F9F5B8" w14:textId="2A28130C" w:rsidR="00357C9B" w:rsidRPr="00B770C6" w:rsidRDefault="00357C9B" w:rsidP="00357C9B">
      <w:pPr>
        <w:pStyle w:val="BodyText"/>
      </w:pPr>
      <w:r w:rsidRPr="00B770C6">
        <w:rPr>
          <w:b/>
          <w:bCs/>
          <w:i/>
          <w:iCs/>
        </w:rPr>
        <w:t>Main contributors</w:t>
      </w:r>
      <w:r w:rsidRPr="00B770C6">
        <w:t xml:space="preserve">: </w:t>
      </w:r>
      <w:proofErr w:type="spellStart"/>
      <w:r>
        <w:t>Vintecc</w:t>
      </w:r>
      <w:proofErr w:type="spellEnd"/>
    </w:p>
    <w:p w14:paraId="309CF4FB" w14:textId="77777777" w:rsidR="00E856C6" w:rsidRDefault="00E856C6" w:rsidP="00357C9B">
      <w:pPr>
        <w:pStyle w:val="BodyText"/>
        <w:rPr>
          <w:b/>
          <w:bCs/>
          <w:i/>
          <w:iCs/>
        </w:rPr>
      </w:pPr>
    </w:p>
    <w:p w14:paraId="575497A4" w14:textId="78F02A8A" w:rsidR="00357C9B" w:rsidRPr="00B770C6" w:rsidRDefault="00357C9B" w:rsidP="00357C9B">
      <w:pPr>
        <w:pStyle w:val="BodyText"/>
      </w:pPr>
      <w:r w:rsidRPr="00B770C6">
        <w:rPr>
          <w:b/>
          <w:bCs/>
          <w:i/>
          <w:iCs/>
        </w:rPr>
        <w:t>Market / competitors</w:t>
      </w:r>
      <w:r w:rsidRPr="00B770C6">
        <w:t>:</w:t>
      </w:r>
    </w:p>
    <w:p w14:paraId="634A5BE6" w14:textId="286542FA" w:rsidR="00357C9B" w:rsidRPr="00B770C6" w:rsidRDefault="00357C9B" w:rsidP="00357C9B">
      <w:pPr>
        <w:jc w:val="both"/>
      </w:pPr>
      <w:r>
        <w:t>The European market for industrial remote monitoring and control reached €6 billion in 2024 and is projected to grow to €9 billion by 2030. This growth is further accelerated by heightened concerns around cybersecurity, fuelled by the unstable geopolitical landscape, mandatory compliance requirements (such as NIS2), and a growing market demand for certifications like ISO 27001. Consequently, industrial organizations are increasingly prioritizing cybersecurity investments, with situation awareness and secure remote update capabilities playing a critical role in mitigating risks and ensuring operational resilience. Vintecc partners with 9altitudes and Squadron to deploy Capture with the situational aware capabilities all over Europe.</w:t>
      </w:r>
    </w:p>
    <w:p w14:paraId="11C65380" w14:textId="77777777" w:rsidR="00357C9B" w:rsidRDefault="00357C9B" w:rsidP="00807365">
      <w:pPr>
        <w:pStyle w:val="BodyText"/>
      </w:pPr>
    </w:p>
    <w:p w14:paraId="3EA4F3BE" w14:textId="77777777" w:rsidR="00E856C6" w:rsidRDefault="00E856C6" w:rsidP="00E856C6">
      <w:pPr>
        <w:pStyle w:val="BodyText"/>
      </w:pPr>
    </w:p>
    <w:p w14:paraId="592797FD" w14:textId="77777777" w:rsidR="00E856C6" w:rsidRPr="005C1C78" w:rsidRDefault="00E856C6" w:rsidP="00E856C6">
      <w:pPr>
        <w:pStyle w:val="BodyText"/>
      </w:pPr>
      <w:r>
        <w:rPr>
          <w:b/>
          <w:bCs/>
          <w:i/>
          <w:iCs/>
        </w:rPr>
        <w:t>Planned results</w:t>
      </w:r>
      <w:r w:rsidRPr="005C1C78">
        <w:t>:</w:t>
      </w:r>
    </w:p>
    <w:p w14:paraId="5EFEA830" w14:textId="77777777" w:rsidR="00E856C6" w:rsidRDefault="00E856C6" w:rsidP="00E856C6">
      <w:pPr>
        <w:pStyle w:val="BodyText"/>
      </w:pPr>
    </w:p>
    <w:p w14:paraId="11B7437E" w14:textId="77777777" w:rsidR="00E856C6" w:rsidRDefault="00E856C6" w:rsidP="00807365">
      <w:pPr>
        <w:pStyle w:val="BodyText"/>
      </w:pPr>
    </w:p>
    <w:p w14:paraId="780E4039" w14:textId="77777777" w:rsidR="00807365" w:rsidRDefault="00807365" w:rsidP="00807365">
      <w:pPr>
        <w:pStyle w:val="BodyText"/>
      </w:pPr>
    </w:p>
    <w:p w14:paraId="2B682FFB" w14:textId="5BB9B8FE" w:rsidR="00807365" w:rsidRDefault="00807365" w:rsidP="00807365">
      <w:pPr>
        <w:pStyle w:val="Heading2"/>
      </w:pPr>
      <w:r>
        <w:t>Key performance indicators of the use cases</w:t>
      </w:r>
    </w:p>
    <w:p w14:paraId="7506E36E" w14:textId="77777777" w:rsidR="00807365" w:rsidRDefault="00807365" w:rsidP="00807365">
      <w:pPr>
        <w:pStyle w:val="BodyText"/>
      </w:pPr>
    </w:p>
    <w:p w14:paraId="791B3942" w14:textId="427B14D3" w:rsidR="007D7F11" w:rsidRDefault="00807365" w:rsidP="007D7F11">
      <w:pPr>
        <w:pStyle w:val="BodyText"/>
      </w:pPr>
      <w:proofErr w:type="spellStart"/>
      <w:r>
        <w:t>yyy</w:t>
      </w:r>
      <w:proofErr w:type="spellEnd"/>
    </w:p>
    <w:p w14:paraId="7572EC61" w14:textId="77777777" w:rsidR="00416354" w:rsidRDefault="00416354" w:rsidP="007D7F11">
      <w:pPr>
        <w:pStyle w:val="BodyText"/>
      </w:pPr>
    </w:p>
    <w:p w14:paraId="2AC4892D" w14:textId="414E7DE6" w:rsidR="000A04AF" w:rsidRPr="00D95811" w:rsidRDefault="005C0FF1" w:rsidP="005C0FF1">
      <w:pPr>
        <w:pStyle w:val="Heading3"/>
        <w:rPr>
          <w:bCs/>
        </w:rPr>
      </w:pPr>
      <w:r>
        <w:t>Shared KPI for all of the use cases</w:t>
      </w:r>
      <w:r w:rsidR="000A04AF">
        <w:t xml:space="preserve"> </w:t>
      </w:r>
    </w:p>
    <w:p w14:paraId="50CF5D56" w14:textId="77777777" w:rsidR="000A04AF" w:rsidRDefault="000A04AF" w:rsidP="000A04AF">
      <w:pPr>
        <w:pStyle w:val="BodyText"/>
        <w:ind w:left="360"/>
        <w:rPr>
          <w:b/>
          <w:bCs/>
        </w:rPr>
      </w:pPr>
    </w:p>
    <w:tbl>
      <w:tblPr>
        <w:tblStyle w:val="TableGrid"/>
        <w:tblW w:w="9139" w:type="dxa"/>
        <w:tblLook w:val="04A0" w:firstRow="1" w:lastRow="0" w:firstColumn="1" w:lastColumn="0" w:noHBand="0" w:noVBand="1"/>
      </w:tblPr>
      <w:tblGrid>
        <w:gridCol w:w="2875"/>
        <w:gridCol w:w="2088"/>
        <w:gridCol w:w="2088"/>
        <w:gridCol w:w="2088"/>
      </w:tblGrid>
      <w:tr w:rsidR="000A04AF" w:rsidRPr="00B770C6" w14:paraId="0D310043" w14:textId="77777777" w:rsidTr="00A775C5">
        <w:trPr>
          <w:trHeight w:val="300"/>
        </w:trPr>
        <w:tc>
          <w:tcPr>
            <w:tcW w:w="2875" w:type="dxa"/>
          </w:tcPr>
          <w:p w14:paraId="3E3C8BDA" w14:textId="77777777" w:rsidR="000A04AF" w:rsidRPr="00B770C6" w:rsidRDefault="000A04AF" w:rsidP="00A775C5">
            <w:pPr>
              <w:pStyle w:val="BodyText"/>
            </w:pPr>
            <w:r>
              <w:t>Name of the KPI: Sa4CPS UC KPI</w:t>
            </w:r>
          </w:p>
        </w:tc>
        <w:tc>
          <w:tcPr>
            <w:tcW w:w="2088" w:type="dxa"/>
          </w:tcPr>
          <w:p w14:paraId="33CDFB58" w14:textId="77777777" w:rsidR="000A04AF" w:rsidRPr="00B770C6" w:rsidRDefault="000A04AF" w:rsidP="00A775C5">
            <w:pPr>
              <w:pStyle w:val="BodyText"/>
              <w:jc w:val="center"/>
            </w:pPr>
            <w:r w:rsidRPr="00B770C6">
              <w:t>Initial value</w:t>
            </w:r>
          </w:p>
        </w:tc>
        <w:tc>
          <w:tcPr>
            <w:tcW w:w="2088" w:type="dxa"/>
          </w:tcPr>
          <w:p w14:paraId="00302DF3" w14:textId="77777777" w:rsidR="000A04AF" w:rsidRPr="00B770C6" w:rsidRDefault="000A04AF" w:rsidP="00A775C5">
            <w:pPr>
              <w:pStyle w:val="BodyText"/>
              <w:jc w:val="center"/>
            </w:pPr>
            <w:r w:rsidRPr="00B770C6">
              <w:t>Targeted value</w:t>
            </w:r>
          </w:p>
        </w:tc>
        <w:tc>
          <w:tcPr>
            <w:tcW w:w="2088" w:type="dxa"/>
          </w:tcPr>
          <w:p w14:paraId="535F619F" w14:textId="77777777" w:rsidR="000A04AF" w:rsidRPr="00B770C6" w:rsidRDefault="000A04AF" w:rsidP="00A775C5">
            <w:pPr>
              <w:pStyle w:val="BodyText"/>
              <w:jc w:val="center"/>
            </w:pPr>
            <w:r w:rsidRPr="00B770C6">
              <w:t>Current value</w:t>
            </w:r>
          </w:p>
        </w:tc>
      </w:tr>
      <w:tr w:rsidR="000A04AF" w:rsidRPr="00B770C6" w14:paraId="42AD4C62" w14:textId="77777777" w:rsidTr="00A775C5">
        <w:tblPrEx>
          <w:tblLook w:val="0080" w:firstRow="0" w:lastRow="0" w:firstColumn="1" w:lastColumn="0" w:noHBand="0" w:noVBand="0"/>
        </w:tblPrEx>
        <w:trPr>
          <w:trHeight w:val="300"/>
        </w:trPr>
        <w:tc>
          <w:tcPr>
            <w:tcW w:w="2875" w:type="dxa"/>
          </w:tcPr>
          <w:p w14:paraId="2BE3B0A1" w14:textId="77777777" w:rsidR="000A04AF" w:rsidRPr="00697B77" w:rsidRDefault="000A04AF" w:rsidP="00D977C3">
            <w:pPr>
              <w:pStyle w:val="BodyText"/>
              <w:numPr>
                <w:ilvl w:val="0"/>
                <w:numId w:val="14"/>
              </w:numPr>
              <w:spacing w:line="240" w:lineRule="auto"/>
              <w:rPr>
                <w:iCs/>
              </w:rPr>
            </w:pPr>
            <w:r>
              <w:rPr>
                <w:iCs/>
              </w:rPr>
              <w:t>Autonomous lightweight logistics (UC1)</w:t>
            </w:r>
          </w:p>
        </w:tc>
        <w:tc>
          <w:tcPr>
            <w:tcW w:w="2088" w:type="dxa"/>
          </w:tcPr>
          <w:p w14:paraId="58FBE35C" w14:textId="77777777" w:rsidR="000A04AF" w:rsidRPr="00B770C6" w:rsidRDefault="000A04AF" w:rsidP="00A775C5">
            <w:pPr>
              <w:pStyle w:val="BodyText"/>
            </w:pPr>
            <w:r>
              <w:t>0</w:t>
            </w:r>
          </w:p>
        </w:tc>
        <w:tc>
          <w:tcPr>
            <w:tcW w:w="2088" w:type="dxa"/>
          </w:tcPr>
          <w:p w14:paraId="524E1637" w14:textId="77777777" w:rsidR="000A04AF" w:rsidRPr="00B770C6" w:rsidRDefault="000A04AF" w:rsidP="00A775C5">
            <w:pPr>
              <w:pStyle w:val="BodyText"/>
            </w:pPr>
            <w:r>
              <w:t>5</w:t>
            </w:r>
          </w:p>
        </w:tc>
        <w:tc>
          <w:tcPr>
            <w:tcW w:w="2088" w:type="dxa"/>
          </w:tcPr>
          <w:p w14:paraId="18B714FF" w14:textId="77777777" w:rsidR="000A04AF" w:rsidRPr="00B770C6" w:rsidRDefault="000A04AF" w:rsidP="00A775C5">
            <w:pPr>
              <w:pStyle w:val="BodyText"/>
            </w:pPr>
            <w:r>
              <w:t xml:space="preserve">1 </w:t>
            </w:r>
          </w:p>
        </w:tc>
      </w:tr>
      <w:tr w:rsidR="000A04AF" w:rsidRPr="00B770C6" w14:paraId="3BA4880F" w14:textId="77777777" w:rsidTr="00A775C5">
        <w:tblPrEx>
          <w:tblLook w:val="0080" w:firstRow="0" w:lastRow="0" w:firstColumn="1" w:lastColumn="0" w:noHBand="0" w:noVBand="0"/>
        </w:tblPrEx>
        <w:trPr>
          <w:trHeight w:val="300"/>
        </w:trPr>
        <w:tc>
          <w:tcPr>
            <w:tcW w:w="2875" w:type="dxa"/>
          </w:tcPr>
          <w:p w14:paraId="0D582BF6" w14:textId="77777777" w:rsidR="000A04AF" w:rsidRDefault="000A04AF" w:rsidP="00D977C3">
            <w:pPr>
              <w:pStyle w:val="BodyText"/>
              <w:numPr>
                <w:ilvl w:val="0"/>
                <w:numId w:val="14"/>
              </w:numPr>
              <w:spacing w:line="240" w:lineRule="auto"/>
              <w:rPr>
                <w:iCs/>
              </w:rPr>
            </w:pPr>
            <w:r w:rsidRPr="00F826FE">
              <w:t>People and machine position awareness in production or logistics chain (UC 2</w:t>
            </w:r>
            <w:r>
              <w:t>)</w:t>
            </w:r>
          </w:p>
        </w:tc>
        <w:tc>
          <w:tcPr>
            <w:tcW w:w="2088" w:type="dxa"/>
          </w:tcPr>
          <w:p w14:paraId="0A9B467A" w14:textId="77777777" w:rsidR="000A04AF" w:rsidRPr="00B770C6" w:rsidRDefault="000A04AF" w:rsidP="00A775C5">
            <w:pPr>
              <w:pStyle w:val="BodyText"/>
            </w:pPr>
            <w:r>
              <w:t>0</w:t>
            </w:r>
          </w:p>
        </w:tc>
        <w:tc>
          <w:tcPr>
            <w:tcW w:w="2088" w:type="dxa"/>
          </w:tcPr>
          <w:p w14:paraId="01EB5C17" w14:textId="77777777" w:rsidR="000A04AF" w:rsidRPr="00B770C6" w:rsidRDefault="000A04AF" w:rsidP="00A775C5">
            <w:pPr>
              <w:pStyle w:val="BodyText"/>
            </w:pPr>
            <w:r>
              <w:t>5</w:t>
            </w:r>
          </w:p>
        </w:tc>
        <w:tc>
          <w:tcPr>
            <w:tcW w:w="2088" w:type="dxa"/>
          </w:tcPr>
          <w:p w14:paraId="3D388073" w14:textId="77777777" w:rsidR="000A04AF" w:rsidRPr="00B770C6" w:rsidRDefault="000A04AF" w:rsidP="00A775C5">
            <w:pPr>
              <w:pStyle w:val="BodyText"/>
            </w:pPr>
            <w:r>
              <w:t>1</w:t>
            </w:r>
          </w:p>
        </w:tc>
      </w:tr>
      <w:tr w:rsidR="000A04AF" w:rsidRPr="00B770C6" w14:paraId="0499383D" w14:textId="77777777" w:rsidTr="00A775C5">
        <w:tblPrEx>
          <w:tblLook w:val="0080" w:firstRow="0" w:lastRow="0" w:firstColumn="1" w:lastColumn="0" w:noHBand="0" w:noVBand="0"/>
        </w:tblPrEx>
        <w:trPr>
          <w:trHeight w:val="300"/>
        </w:trPr>
        <w:tc>
          <w:tcPr>
            <w:tcW w:w="2875" w:type="dxa"/>
          </w:tcPr>
          <w:p w14:paraId="32046E7B" w14:textId="77777777" w:rsidR="000A04AF" w:rsidRPr="00F826FE" w:rsidRDefault="000A04AF" w:rsidP="00D977C3">
            <w:pPr>
              <w:pStyle w:val="BodyText"/>
              <w:numPr>
                <w:ilvl w:val="0"/>
                <w:numId w:val="14"/>
              </w:numPr>
              <w:spacing w:line="240" w:lineRule="auto"/>
            </w:pPr>
            <w:r w:rsidRPr="00F826FE">
              <w:t>application of advanced maps in public safety (UC 3</w:t>
            </w:r>
            <w:r>
              <w:t>)</w:t>
            </w:r>
          </w:p>
        </w:tc>
        <w:tc>
          <w:tcPr>
            <w:tcW w:w="2088" w:type="dxa"/>
          </w:tcPr>
          <w:p w14:paraId="6F0F4603" w14:textId="77777777" w:rsidR="000A04AF" w:rsidRPr="00B770C6" w:rsidRDefault="000A04AF" w:rsidP="00A775C5">
            <w:pPr>
              <w:pStyle w:val="BodyText"/>
            </w:pPr>
            <w:r>
              <w:t>0</w:t>
            </w:r>
          </w:p>
        </w:tc>
        <w:tc>
          <w:tcPr>
            <w:tcW w:w="2088" w:type="dxa"/>
          </w:tcPr>
          <w:p w14:paraId="37FDDF6B" w14:textId="77777777" w:rsidR="000A04AF" w:rsidRPr="00B770C6" w:rsidRDefault="000A04AF" w:rsidP="00A775C5">
            <w:pPr>
              <w:pStyle w:val="BodyText"/>
            </w:pPr>
            <w:r>
              <w:t>5</w:t>
            </w:r>
          </w:p>
        </w:tc>
        <w:tc>
          <w:tcPr>
            <w:tcW w:w="2088" w:type="dxa"/>
          </w:tcPr>
          <w:p w14:paraId="2170EF4E" w14:textId="77777777" w:rsidR="000A04AF" w:rsidRPr="00B770C6" w:rsidRDefault="000A04AF" w:rsidP="00A775C5">
            <w:pPr>
              <w:pStyle w:val="BodyText"/>
            </w:pPr>
            <w:r>
              <w:t>1</w:t>
            </w:r>
          </w:p>
        </w:tc>
      </w:tr>
      <w:tr w:rsidR="000A04AF" w:rsidRPr="00B770C6" w14:paraId="146B6ACB" w14:textId="77777777" w:rsidTr="00A775C5">
        <w:tblPrEx>
          <w:tblLook w:val="0080" w:firstRow="0" w:lastRow="0" w:firstColumn="1" w:lastColumn="0" w:noHBand="0" w:noVBand="0"/>
        </w:tblPrEx>
        <w:trPr>
          <w:trHeight w:val="300"/>
        </w:trPr>
        <w:tc>
          <w:tcPr>
            <w:tcW w:w="2875" w:type="dxa"/>
          </w:tcPr>
          <w:p w14:paraId="050F38C8" w14:textId="77777777" w:rsidR="000A04AF" w:rsidRPr="00F826FE" w:rsidRDefault="000A04AF" w:rsidP="00D977C3">
            <w:pPr>
              <w:pStyle w:val="BodyText"/>
              <w:numPr>
                <w:ilvl w:val="0"/>
                <w:numId w:val="14"/>
              </w:numPr>
              <w:spacing w:line="240" w:lineRule="auto"/>
            </w:pPr>
            <w:r w:rsidRPr="00F826FE">
              <w:t>critical energy distribution (UC 4</w:t>
            </w:r>
            <w:r>
              <w:t>)</w:t>
            </w:r>
          </w:p>
        </w:tc>
        <w:tc>
          <w:tcPr>
            <w:tcW w:w="2088" w:type="dxa"/>
          </w:tcPr>
          <w:p w14:paraId="3402021C" w14:textId="77777777" w:rsidR="000A04AF" w:rsidRPr="00B770C6" w:rsidRDefault="000A04AF" w:rsidP="00A775C5">
            <w:pPr>
              <w:pStyle w:val="BodyText"/>
            </w:pPr>
            <w:r>
              <w:t>0</w:t>
            </w:r>
          </w:p>
        </w:tc>
        <w:tc>
          <w:tcPr>
            <w:tcW w:w="2088" w:type="dxa"/>
          </w:tcPr>
          <w:p w14:paraId="4C17C184" w14:textId="77777777" w:rsidR="000A04AF" w:rsidRPr="00B770C6" w:rsidRDefault="000A04AF" w:rsidP="00A775C5">
            <w:pPr>
              <w:pStyle w:val="BodyText"/>
            </w:pPr>
            <w:r>
              <w:t>5</w:t>
            </w:r>
          </w:p>
        </w:tc>
        <w:tc>
          <w:tcPr>
            <w:tcW w:w="2088" w:type="dxa"/>
          </w:tcPr>
          <w:p w14:paraId="4667BA85" w14:textId="77777777" w:rsidR="000A04AF" w:rsidRPr="00B770C6" w:rsidRDefault="000A04AF" w:rsidP="00A775C5">
            <w:pPr>
              <w:pStyle w:val="BodyText"/>
            </w:pPr>
            <w:r>
              <w:t xml:space="preserve">1 </w:t>
            </w:r>
          </w:p>
        </w:tc>
      </w:tr>
      <w:tr w:rsidR="000A04AF" w:rsidRPr="00B770C6" w14:paraId="41183B28" w14:textId="77777777" w:rsidTr="00A775C5">
        <w:tblPrEx>
          <w:tblLook w:val="0080" w:firstRow="0" w:lastRow="0" w:firstColumn="1" w:lastColumn="0" w:noHBand="0" w:noVBand="0"/>
        </w:tblPrEx>
        <w:trPr>
          <w:trHeight w:val="300"/>
        </w:trPr>
        <w:tc>
          <w:tcPr>
            <w:tcW w:w="2875" w:type="dxa"/>
          </w:tcPr>
          <w:p w14:paraId="77ECA57D" w14:textId="77777777" w:rsidR="000A04AF" w:rsidRPr="00F826FE" w:rsidRDefault="000A04AF" w:rsidP="00D977C3">
            <w:pPr>
              <w:pStyle w:val="BodyText"/>
              <w:numPr>
                <w:ilvl w:val="0"/>
                <w:numId w:val="14"/>
              </w:numPr>
              <w:spacing w:line="240" w:lineRule="auto"/>
            </w:pPr>
            <w:r w:rsidRPr="00305533">
              <w:rPr>
                <w:lang w:val="en-US"/>
              </w:rPr>
              <w:t>sensing security of people</w:t>
            </w:r>
            <w:r w:rsidRPr="00305533">
              <w:t xml:space="preserve"> (UC 5</w:t>
            </w:r>
            <w:r>
              <w:t>)</w:t>
            </w:r>
          </w:p>
        </w:tc>
        <w:tc>
          <w:tcPr>
            <w:tcW w:w="2088" w:type="dxa"/>
          </w:tcPr>
          <w:p w14:paraId="4C95B202" w14:textId="77777777" w:rsidR="000A04AF" w:rsidRPr="00B770C6" w:rsidRDefault="000A04AF" w:rsidP="00A775C5">
            <w:pPr>
              <w:pStyle w:val="BodyText"/>
            </w:pPr>
            <w:r>
              <w:t>0</w:t>
            </w:r>
          </w:p>
        </w:tc>
        <w:tc>
          <w:tcPr>
            <w:tcW w:w="2088" w:type="dxa"/>
          </w:tcPr>
          <w:p w14:paraId="25DACB79" w14:textId="77777777" w:rsidR="000A04AF" w:rsidRPr="00B770C6" w:rsidRDefault="000A04AF" w:rsidP="00A775C5">
            <w:pPr>
              <w:pStyle w:val="BodyText"/>
            </w:pPr>
            <w:r>
              <w:t>5</w:t>
            </w:r>
          </w:p>
        </w:tc>
        <w:tc>
          <w:tcPr>
            <w:tcW w:w="2088" w:type="dxa"/>
          </w:tcPr>
          <w:p w14:paraId="55BCA524" w14:textId="77777777" w:rsidR="000A04AF" w:rsidRPr="00B770C6" w:rsidRDefault="000A04AF" w:rsidP="00A775C5">
            <w:pPr>
              <w:pStyle w:val="BodyText"/>
            </w:pPr>
            <w:r>
              <w:t>1</w:t>
            </w:r>
          </w:p>
        </w:tc>
      </w:tr>
      <w:tr w:rsidR="000A04AF" w:rsidRPr="00B770C6" w14:paraId="0C96199C" w14:textId="77777777" w:rsidTr="00A775C5">
        <w:tblPrEx>
          <w:tblLook w:val="0080" w:firstRow="0" w:lastRow="0" w:firstColumn="1" w:lastColumn="0" w:noHBand="0" w:noVBand="0"/>
        </w:tblPrEx>
        <w:trPr>
          <w:trHeight w:val="300"/>
        </w:trPr>
        <w:tc>
          <w:tcPr>
            <w:tcW w:w="2875" w:type="dxa"/>
          </w:tcPr>
          <w:p w14:paraId="59A248A5" w14:textId="77777777" w:rsidR="000A04AF" w:rsidRPr="00305533" w:rsidRDefault="000A04AF" w:rsidP="00D977C3">
            <w:pPr>
              <w:pStyle w:val="BodyText"/>
              <w:numPr>
                <w:ilvl w:val="0"/>
                <w:numId w:val="14"/>
              </w:numPr>
              <w:spacing w:line="240" w:lineRule="auto"/>
              <w:rPr>
                <w:lang w:val="en-US"/>
              </w:rPr>
            </w:pPr>
            <w:proofErr w:type="spellStart"/>
            <w:r w:rsidRPr="00F826FE">
              <w:t>multirouting</w:t>
            </w:r>
            <w:proofErr w:type="spellEnd"/>
            <w:r w:rsidRPr="00F826FE">
              <w:t xml:space="preserve"> secure awareness system for </w:t>
            </w:r>
            <w:r w:rsidRPr="00F826FE">
              <w:lastRenderedPageBreak/>
              <w:t>hunting and outdoors</w:t>
            </w:r>
            <w:r>
              <w:t xml:space="preserve"> (UC 7)</w:t>
            </w:r>
          </w:p>
        </w:tc>
        <w:tc>
          <w:tcPr>
            <w:tcW w:w="2088" w:type="dxa"/>
          </w:tcPr>
          <w:p w14:paraId="41C9B6FC" w14:textId="77777777" w:rsidR="000A04AF" w:rsidRPr="00B770C6" w:rsidRDefault="000A04AF" w:rsidP="00A775C5">
            <w:pPr>
              <w:pStyle w:val="BodyText"/>
            </w:pPr>
            <w:r>
              <w:lastRenderedPageBreak/>
              <w:t>0</w:t>
            </w:r>
          </w:p>
        </w:tc>
        <w:tc>
          <w:tcPr>
            <w:tcW w:w="2088" w:type="dxa"/>
          </w:tcPr>
          <w:p w14:paraId="727DC19A" w14:textId="77777777" w:rsidR="000A04AF" w:rsidRPr="00B770C6" w:rsidRDefault="000A04AF" w:rsidP="00A775C5">
            <w:pPr>
              <w:pStyle w:val="BodyText"/>
            </w:pPr>
            <w:r>
              <w:t>5</w:t>
            </w:r>
          </w:p>
        </w:tc>
        <w:tc>
          <w:tcPr>
            <w:tcW w:w="2088" w:type="dxa"/>
          </w:tcPr>
          <w:p w14:paraId="5D792BE7" w14:textId="77777777" w:rsidR="000A04AF" w:rsidRPr="00B770C6" w:rsidRDefault="000A04AF" w:rsidP="00A775C5">
            <w:pPr>
              <w:pStyle w:val="BodyText"/>
            </w:pPr>
            <w:r>
              <w:t xml:space="preserve">1 </w:t>
            </w:r>
          </w:p>
        </w:tc>
      </w:tr>
      <w:tr w:rsidR="000A04AF" w:rsidRPr="00B770C6" w14:paraId="2455D6F2" w14:textId="77777777" w:rsidTr="00A775C5">
        <w:tblPrEx>
          <w:tblLook w:val="0080" w:firstRow="0" w:lastRow="0" w:firstColumn="1" w:lastColumn="0" w:noHBand="0" w:noVBand="0"/>
        </w:tblPrEx>
        <w:trPr>
          <w:trHeight w:val="300"/>
        </w:trPr>
        <w:tc>
          <w:tcPr>
            <w:tcW w:w="2875" w:type="dxa"/>
          </w:tcPr>
          <w:p w14:paraId="75611D3B" w14:textId="77777777" w:rsidR="000A04AF" w:rsidRPr="00F826FE" w:rsidRDefault="000A04AF" w:rsidP="00D977C3">
            <w:pPr>
              <w:pStyle w:val="BodyText"/>
              <w:numPr>
                <w:ilvl w:val="0"/>
                <w:numId w:val="14"/>
              </w:numPr>
              <w:spacing w:line="240" w:lineRule="auto"/>
            </w:pPr>
            <w:r w:rsidRPr="00F826FE">
              <w:rPr>
                <w:lang w:val="en-US"/>
              </w:rPr>
              <w:t>Secure, trustworthy, and reliable drone operation control system (UC 8</w:t>
            </w:r>
            <w:r>
              <w:t>)</w:t>
            </w:r>
          </w:p>
        </w:tc>
        <w:tc>
          <w:tcPr>
            <w:tcW w:w="2088" w:type="dxa"/>
          </w:tcPr>
          <w:p w14:paraId="29AB5D0B" w14:textId="77777777" w:rsidR="000A04AF" w:rsidRPr="00B770C6" w:rsidRDefault="000A04AF" w:rsidP="00A775C5">
            <w:pPr>
              <w:pStyle w:val="BodyText"/>
            </w:pPr>
            <w:r>
              <w:t>0</w:t>
            </w:r>
          </w:p>
        </w:tc>
        <w:tc>
          <w:tcPr>
            <w:tcW w:w="2088" w:type="dxa"/>
          </w:tcPr>
          <w:p w14:paraId="2E1D252C" w14:textId="77777777" w:rsidR="000A04AF" w:rsidRPr="00B770C6" w:rsidRDefault="000A04AF" w:rsidP="00A775C5">
            <w:pPr>
              <w:pStyle w:val="BodyText"/>
            </w:pPr>
            <w:r>
              <w:t>5</w:t>
            </w:r>
          </w:p>
        </w:tc>
        <w:tc>
          <w:tcPr>
            <w:tcW w:w="2088" w:type="dxa"/>
          </w:tcPr>
          <w:p w14:paraId="2F27C8F9" w14:textId="77777777" w:rsidR="000A04AF" w:rsidRPr="00B770C6" w:rsidRDefault="000A04AF" w:rsidP="00A775C5">
            <w:pPr>
              <w:pStyle w:val="BodyText"/>
            </w:pPr>
            <w:r>
              <w:t>1</w:t>
            </w:r>
          </w:p>
        </w:tc>
      </w:tr>
      <w:tr w:rsidR="000A04AF" w:rsidRPr="00B770C6" w14:paraId="4BABA990" w14:textId="77777777" w:rsidTr="00A775C5">
        <w:tblPrEx>
          <w:tblLook w:val="0080" w:firstRow="0" w:lastRow="0" w:firstColumn="1" w:lastColumn="0" w:noHBand="0" w:noVBand="0"/>
        </w:tblPrEx>
        <w:trPr>
          <w:trHeight w:val="300"/>
        </w:trPr>
        <w:tc>
          <w:tcPr>
            <w:tcW w:w="2875" w:type="dxa"/>
          </w:tcPr>
          <w:p w14:paraId="0C23B744" w14:textId="77777777" w:rsidR="000A04AF" w:rsidRPr="00F826FE" w:rsidRDefault="000A04AF" w:rsidP="00D977C3">
            <w:pPr>
              <w:pStyle w:val="BodyText"/>
              <w:numPr>
                <w:ilvl w:val="0"/>
                <w:numId w:val="14"/>
              </w:numPr>
              <w:spacing w:line="240" w:lineRule="auto"/>
              <w:rPr>
                <w:lang w:val="en-US"/>
              </w:rPr>
            </w:pPr>
            <w:r w:rsidRPr="2D85D026">
              <w:rPr>
                <w:rStyle w:val="normaltextrun"/>
                <w:rFonts w:cs="Arial"/>
                <w:szCs w:val="20"/>
              </w:rPr>
              <w:t>secure management of cyber physical asset (UC 9)</w:t>
            </w:r>
          </w:p>
        </w:tc>
        <w:tc>
          <w:tcPr>
            <w:tcW w:w="2088" w:type="dxa"/>
          </w:tcPr>
          <w:p w14:paraId="513A6BC4" w14:textId="77777777" w:rsidR="000A04AF" w:rsidRPr="00B770C6" w:rsidRDefault="000A04AF" w:rsidP="00A775C5">
            <w:pPr>
              <w:pStyle w:val="BodyText"/>
            </w:pPr>
            <w:r>
              <w:t>0</w:t>
            </w:r>
          </w:p>
        </w:tc>
        <w:tc>
          <w:tcPr>
            <w:tcW w:w="2088" w:type="dxa"/>
          </w:tcPr>
          <w:p w14:paraId="494523A8" w14:textId="77777777" w:rsidR="000A04AF" w:rsidRPr="00B770C6" w:rsidRDefault="000A04AF" w:rsidP="00A775C5">
            <w:pPr>
              <w:pStyle w:val="BodyText"/>
            </w:pPr>
            <w:r>
              <w:t>5</w:t>
            </w:r>
          </w:p>
        </w:tc>
        <w:tc>
          <w:tcPr>
            <w:tcW w:w="2088" w:type="dxa"/>
          </w:tcPr>
          <w:p w14:paraId="7C75BB9E" w14:textId="77777777" w:rsidR="000A04AF" w:rsidRPr="00B770C6" w:rsidRDefault="000A04AF" w:rsidP="00A775C5">
            <w:pPr>
              <w:pStyle w:val="BodyText"/>
            </w:pPr>
            <w:r>
              <w:t>1</w:t>
            </w:r>
          </w:p>
        </w:tc>
      </w:tr>
    </w:tbl>
    <w:p w14:paraId="1394DB3F" w14:textId="77777777" w:rsidR="000A04AF" w:rsidRDefault="000A04AF" w:rsidP="000A04AF">
      <w:pPr>
        <w:pStyle w:val="BodyText"/>
        <w:ind w:left="360"/>
        <w:rPr>
          <w:b/>
          <w:bCs/>
        </w:rPr>
      </w:pPr>
    </w:p>
    <w:p w14:paraId="50ABC2DF" w14:textId="77777777" w:rsidR="000A04AF" w:rsidRPr="003F30CF" w:rsidRDefault="000A04AF" w:rsidP="000A04AF">
      <w:pPr>
        <w:pStyle w:val="BodyText"/>
        <w:rPr>
          <w:b/>
          <w:bCs/>
        </w:rPr>
      </w:pPr>
      <w:r w:rsidRPr="003F30CF">
        <w:rPr>
          <w:b/>
          <w:bCs/>
        </w:rPr>
        <w:t>Metric description</w:t>
      </w:r>
      <w:r>
        <w:rPr>
          <w:b/>
          <w:bCs/>
        </w:rPr>
        <w:t xml:space="preserve"> of the Sa4CPS UC KPI</w:t>
      </w:r>
    </w:p>
    <w:p w14:paraId="685FCDAF" w14:textId="77777777" w:rsidR="000A04AF" w:rsidRDefault="000A04AF" w:rsidP="00D977C3">
      <w:pPr>
        <w:pStyle w:val="BodyText"/>
        <w:numPr>
          <w:ilvl w:val="0"/>
          <w:numId w:val="8"/>
        </w:numPr>
        <w:rPr>
          <w:lang w:val="en-US"/>
        </w:rPr>
      </w:pPr>
      <w:r>
        <w:rPr>
          <w:lang w:val="en-US"/>
        </w:rPr>
        <w:t>Use case have been described (level 0)</w:t>
      </w:r>
    </w:p>
    <w:p w14:paraId="3E62A943" w14:textId="77777777" w:rsidR="000A04AF" w:rsidRDefault="000A04AF" w:rsidP="00D977C3">
      <w:pPr>
        <w:pStyle w:val="BodyText"/>
        <w:numPr>
          <w:ilvl w:val="0"/>
          <w:numId w:val="8"/>
        </w:numPr>
        <w:rPr>
          <w:lang w:val="en-US"/>
        </w:rPr>
      </w:pPr>
      <w:r>
        <w:rPr>
          <w:lang w:val="en-US"/>
        </w:rPr>
        <w:t xml:space="preserve">At least one technology demonstration related to the use case have been </w:t>
      </w:r>
      <w:proofErr w:type="gramStart"/>
      <w:r>
        <w:rPr>
          <w:lang w:val="en-US"/>
        </w:rPr>
        <w:t>showed</w:t>
      </w:r>
      <w:proofErr w:type="gramEnd"/>
      <w:r>
        <w:rPr>
          <w:lang w:val="en-US"/>
        </w:rPr>
        <w:t xml:space="preserve"> (level 1)</w:t>
      </w:r>
    </w:p>
    <w:p w14:paraId="6A043E63" w14:textId="77777777" w:rsidR="000A04AF" w:rsidRPr="00D95811" w:rsidRDefault="000A04AF" w:rsidP="00D977C3">
      <w:pPr>
        <w:pStyle w:val="BodyText"/>
        <w:numPr>
          <w:ilvl w:val="0"/>
          <w:numId w:val="8"/>
        </w:numPr>
        <w:rPr>
          <w:lang w:val="en-US"/>
        </w:rPr>
      </w:pPr>
      <w:r>
        <w:t>Combined (at least two partners onboard) Use case demonstration showed (level 2)</w:t>
      </w:r>
    </w:p>
    <w:p w14:paraId="3FDA4E02" w14:textId="77777777" w:rsidR="000A04AF" w:rsidRPr="00D95811" w:rsidRDefault="000A04AF" w:rsidP="00D977C3">
      <w:pPr>
        <w:pStyle w:val="BodyText"/>
        <w:numPr>
          <w:ilvl w:val="0"/>
          <w:numId w:val="8"/>
        </w:numPr>
        <w:rPr>
          <w:lang w:val="en-US"/>
        </w:rPr>
      </w:pPr>
      <w:r>
        <w:t>Sa4CPS concept related innovative identified contribution showed as the part of the combined use case demonstration (level 3)</w:t>
      </w:r>
    </w:p>
    <w:p w14:paraId="34EF67BD" w14:textId="77777777" w:rsidR="000A04AF" w:rsidRPr="00D95811" w:rsidRDefault="000A04AF" w:rsidP="00D977C3">
      <w:pPr>
        <w:pStyle w:val="BodyText"/>
        <w:numPr>
          <w:ilvl w:val="0"/>
          <w:numId w:val="8"/>
        </w:numPr>
        <w:rPr>
          <w:lang w:val="en-US"/>
        </w:rPr>
      </w:pPr>
      <w:r>
        <w:t>Cross-partner situational awareness operation with innovative identified contributions for Sa4CPS concept demonstrated (level 4)</w:t>
      </w:r>
    </w:p>
    <w:p w14:paraId="5F6B7C4C" w14:textId="77777777" w:rsidR="000A04AF" w:rsidRDefault="000A04AF" w:rsidP="00D977C3">
      <w:pPr>
        <w:pStyle w:val="BodyText"/>
        <w:numPr>
          <w:ilvl w:val="1"/>
          <w:numId w:val="8"/>
        </w:numPr>
        <w:rPr>
          <w:lang w:val="en-US"/>
        </w:rPr>
      </w:pPr>
      <w:r>
        <w:rPr>
          <w:lang w:val="en-US"/>
        </w:rPr>
        <w:t>latency estimation (L = high, medium, low)</w:t>
      </w:r>
    </w:p>
    <w:p w14:paraId="398C6A1E" w14:textId="77777777" w:rsidR="000A04AF" w:rsidRDefault="000A04AF" w:rsidP="00D977C3">
      <w:pPr>
        <w:pStyle w:val="BodyText"/>
        <w:numPr>
          <w:ilvl w:val="1"/>
          <w:numId w:val="8"/>
        </w:numPr>
        <w:rPr>
          <w:lang w:val="en-US"/>
        </w:rPr>
      </w:pPr>
      <w:r>
        <w:rPr>
          <w:lang w:val="en-US"/>
        </w:rPr>
        <w:t>reliability estimation (R = high, medium, low)</w:t>
      </w:r>
    </w:p>
    <w:p w14:paraId="5ACFDA10" w14:textId="77777777" w:rsidR="000A04AF" w:rsidRPr="00972864" w:rsidRDefault="000A04AF" w:rsidP="00D977C3">
      <w:pPr>
        <w:pStyle w:val="BodyText"/>
        <w:numPr>
          <w:ilvl w:val="1"/>
          <w:numId w:val="8"/>
        </w:numPr>
        <w:rPr>
          <w:lang w:val="en-US"/>
        </w:rPr>
      </w:pPr>
      <w:r>
        <w:rPr>
          <w:lang w:val="en-US"/>
        </w:rPr>
        <w:t>security/trust level estimation (T = high, medium, low)</w:t>
      </w:r>
    </w:p>
    <w:p w14:paraId="72ED777E" w14:textId="77777777" w:rsidR="000A04AF" w:rsidRPr="00CA6DCF" w:rsidRDefault="000A04AF" w:rsidP="00D977C3">
      <w:pPr>
        <w:pStyle w:val="BodyText"/>
        <w:numPr>
          <w:ilvl w:val="0"/>
          <w:numId w:val="8"/>
        </w:numPr>
        <w:rPr>
          <w:lang w:val="en-US"/>
        </w:rPr>
      </w:pPr>
      <w:r>
        <w:rPr>
          <w:lang w:val="en-US"/>
        </w:rPr>
        <w:t>Sa4CPS story related secure situational awareness demonstration showed (level 5)</w:t>
      </w:r>
    </w:p>
    <w:p w14:paraId="1B0E1B41" w14:textId="77777777" w:rsidR="000A04AF" w:rsidRDefault="000A04AF" w:rsidP="00D977C3">
      <w:pPr>
        <w:pStyle w:val="BodyText"/>
        <w:numPr>
          <w:ilvl w:val="1"/>
          <w:numId w:val="8"/>
        </w:numPr>
        <w:rPr>
          <w:lang w:val="en-US"/>
        </w:rPr>
      </w:pPr>
      <w:r>
        <w:rPr>
          <w:lang w:val="en-US"/>
        </w:rPr>
        <w:t>latency estimation (L = high, medium, low)</w:t>
      </w:r>
    </w:p>
    <w:p w14:paraId="07385778" w14:textId="2761EE26" w:rsidR="000A04AF" w:rsidRDefault="000A04AF" w:rsidP="00D977C3">
      <w:pPr>
        <w:pStyle w:val="BodyText"/>
        <w:numPr>
          <w:ilvl w:val="1"/>
          <w:numId w:val="8"/>
        </w:numPr>
        <w:rPr>
          <w:lang w:val="en-US"/>
        </w:rPr>
      </w:pPr>
      <w:r w:rsidRPr="2AD9C0F3">
        <w:rPr>
          <w:lang w:val="en-US"/>
        </w:rPr>
        <w:t>reliability estimation</w:t>
      </w:r>
      <w:r w:rsidR="07E2E5CE" w:rsidRPr="2AD9C0F3">
        <w:rPr>
          <w:lang w:val="en-US"/>
        </w:rPr>
        <w:t xml:space="preserve"> </w:t>
      </w:r>
      <w:r w:rsidRPr="2AD9C0F3">
        <w:rPr>
          <w:lang w:val="en-US"/>
        </w:rPr>
        <w:t>(R = high, medium, low)</w:t>
      </w:r>
    </w:p>
    <w:p w14:paraId="17805BAE" w14:textId="77777777" w:rsidR="000A04AF" w:rsidRPr="00972864" w:rsidRDefault="000A04AF" w:rsidP="00D977C3">
      <w:pPr>
        <w:pStyle w:val="BodyText"/>
        <w:numPr>
          <w:ilvl w:val="1"/>
          <w:numId w:val="8"/>
        </w:numPr>
        <w:rPr>
          <w:lang w:val="en-US"/>
        </w:rPr>
      </w:pPr>
      <w:r>
        <w:rPr>
          <w:lang w:val="en-US"/>
        </w:rPr>
        <w:t>security/trust level estimation (T = high, medium, low)</w:t>
      </w:r>
    </w:p>
    <w:p w14:paraId="3249E7D2" w14:textId="77777777" w:rsidR="000A04AF" w:rsidRDefault="000A04AF" w:rsidP="000A04AF">
      <w:pPr>
        <w:pStyle w:val="BodyText"/>
        <w:ind w:left="360"/>
        <w:rPr>
          <w:b/>
          <w:bCs/>
          <w:lang w:val="en-US"/>
        </w:rPr>
      </w:pPr>
    </w:p>
    <w:p w14:paraId="1F36505B" w14:textId="77777777" w:rsidR="005C0FF1" w:rsidRDefault="005C0FF1" w:rsidP="000A04AF">
      <w:pPr>
        <w:pStyle w:val="BodyText"/>
        <w:rPr>
          <w:b/>
          <w:bCs/>
        </w:rPr>
      </w:pPr>
    </w:p>
    <w:p w14:paraId="584A3804" w14:textId="69C60D91" w:rsidR="005C0FF1" w:rsidRDefault="005C0FF1" w:rsidP="000A04AF">
      <w:pPr>
        <w:pStyle w:val="BodyText"/>
        <w:rPr>
          <w:b/>
        </w:rPr>
      </w:pPr>
      <w:r>
        <w:rPr>
          <w:b/>
        </w:rPr>
        <w:t xml:space="preserve"> </w:t>
      </w:r>
    </w:p>
    <w:p w14:paraId="584F3350" w14:textId="2ACEBD8B" w:rsidR="000A04AF" w:rsidRPr="00D36E19" w:rsidRDefault="000A04AF" w:rsidP="00180893">
      <w:pPr>
        <w:pStyle w:val="Heading3"/>
      </w:pPr>
      <w:r>
        <w:t>More detailed KPIs of each use are described in the following:</w:t>
      </w:r>
    </w:p>
    <w:p w14:paraId="71705D99" w14:textId="77777777" w:rsidR="000A04AF" w:rsidRPr="004957AC" w:rsidRDefault="000A04AF" w:rsidP="00D977C3">
      <w:pPr>
        <w:pStyle w:val="BodyText"/>
        <w:numPr>
          <w:ilvl w:val="0"/>
          <w:numId w:val="9"/>
        </w:numPr>
        <w:spacing w:after="200" w:line="276" w:lineRule="auto"/>
      </w:pPr>
      <w:r w:rsidRPr="004957AC">
        <w:rPr>
          <w:lang w:val="en-US"/>
        </w:rPr>
        <w:t xml:space="preserve">KPI </w:t>
      </w:r>
      <w:r w:rsidRPr="004957AC">
        <w:t xml:space="preserve">autonomous lightweight logistics (UC 1) </w:t>
      </w:r>
    </w:p>
    <w:p w14:paraId="7EC3B91B" w14:textId="77777777" w:rsidR="000A04AF" w:rsidRDefault="000A04AF" w:rsidP="000A04AF">
      <w:pPr>
        <w:pStyle w:val="BodyText"/>
        <w:ind w:left="720"/>
      </w:pPr>
    </w:p>
    <w:tbl>
      <w:tblPr>
        <w:tblStyle w:val="TableGrid"/>
        <w:tblW w:w="9139" w:type="dxa"/>
        <w:tblLook w:val="04A0" w:firstRow="1" w:lastRow="0" w:firstColumn="1" w:lastColumn="0" w:noHBand="0" w:noVBand="1"/>
      </w:tblPr>
      <w:tblGrid>
        <w:gridCol w:w="2875"/>
        <w:gridCol w:w="2088"/>
        <w:gridCol w:w="2088"/>
        <w:gridCol w:w="2088"/>
      </w:tblGrid>
      <w:tr w:rsidR="000A04AF" w:rsidRPr="00B770C6" w14:paraId="0D55F920" w14:textId="77777777" w:rsidTr="00A775C5">
        <w:tc>
          <w:tcPr>
            <w:tcW w:w="2875" w:type="dxa"/>
          </w:tcPr>
          <w:p w14:paraId="35A12AD5" w14:textId="77777777" w:rsidR="000A04AF" w:rsidRPr="00B770C6" w:rsidRDefault="000A04AF" w:rsidP="00A775C5">
            <w:pPr>
              <w:pStyle w:val="BodyText"/>
            </w:pPr>
            <w:r>
              <w:t>Name of the KPI</w:t>
            </w:r>
          </w:p>
        </w:tc>
        <w:tc>
          <w:tcPr>
            <w:tcW w:w="2088" w:type="dxa"/>
          </w:tcPr>
          <w:p w14:paraId="02F5081F" w14:textId="77777777" w:rsidR="000A04AF" w:rsidRPr="00B770C6" w:rsidRDefault="000A04AF" w:rsidP="00A775C5">
            <w:pPr>
              <w:pStyle w:val="BodyText"/>
              <w:jc w:val="center"/>
            </w:pPr>
            <w:r w:rsidRPr="00B770C6">
              <w:t>Initial value</w:t>
            </w:r>
          </w:p>
        </w:tc>
        <w:tc>
          <w:tcPr>
            <w:tcW w:w="2088" w:type="dxa"/>
          </w:tcPr>
          <w:p w14:paraId="0D453F78" w14:textId="77777777" w:rsidR="000A04AF" w:rsidRPr="00B770C6" w:rsidRDefault="000A04AF" w:rsidP="00A775C5">
            <w:pPr>
              <w:pStyle w:val="BodyText"/>
              <w:jc w:val="center"/>
            </w:pPr>
            <w:r w:rsidRPr="00B770C6">
              <w:t>Targeted value</w:t>
            </w:r>
          </w:p>
        </w:tc>
        <w:tc>
          <w:tcPr>
            <w:tcW w:w="2088" w:type="dxa"/>
          </w:tcPr>
          <w:p w14:paraId="34A08689" w14:textId="77777777" w:rsidR="000A04AF" w:rsidRPr="00B770C6" w:rsidRDefault="000A04AF" w:rsidP="00A775C5">
            <w:pPr>
              <w:pStyle w:val="BodyText"/>
              <w:jc w:val="center"/>
            </w:pPr>
            <w:r w:rsidRPr="00B770C6">
              <w:t>Current value</w:t>
            </w:r>
          </w:p>
        </w:tc>
      </w:tr>
      <w:tr w:rsidR="000A04AF" w:rsidRPr="00B770C6" w14:paraId="4A54AE1B" w14:textId="77777777" w:rsidTr="00A775C5">
        <w:tblPrEx>
          <w:tblLook w:val="0080" w:firstRow="0" w:lastRow="0" w:firstColumn="1" w:lastColumn="0" w:noHBand="0" w:noVBand="0"/>
        </w:tblPrEx>
        <w:tc>
          <w:tcPr>
            <w:tcW w:w="2875" w:type="dxa"/>
          </w:tcPr>
          <w:p w14:paraId="3642F02B" w14:textId="77777777" w:rsidR="000A04AF" w:rsidRPr="00697B77" w:rsidRDefault="000A04AF" w:rsidP="00A775C5">
            <w:pPr>
              <w:pStyle w:val="BodyText"/>
              <w:rPr>
                <w:iCs/>
              </w:rPr>
            </w:pPr>
            <w:r w:rsidRPr="00697B77">
              <w:rPr>
                <w:iCs/>
              </w:rPr>
              <w:t>Technology readiness level</w:t>
            </w:r>
          </w:p>
        </w:tc>
        <w:tc>
          <w:tcPr>
            <w:tcW w:w="2088" w:type="dxa"/>
          </w:tcPr>
          <w:p w14:paraId="410471E8" w14:textId="77777777" w:rsidR="000A04AF" w:rsidRPr="00B770C6" w:rsidRDefault="000A04AF" w:rsidP="00A775C5">
            <w:pPr>
              <w:pStyle w:val="BodyText"/>
            </w:pPr>
            <w:r>
              <w:t>TRL level 3</w:t>
            </w:r>
          </w:p>
        </w:tc>
        <w:tc>
          <w:tcPr>
            <w:tcW w:w="2088" w:type="dxa"/>
          </w:tcPr>
          <w:p w14:paraId="6292AFFD" w14:textId="77777777" w:rsidR="000A04AF" w:rsidRPr="00B770C6" w:rsidRDefault="000A04AF" w:rsidP="00A775C5">
            <w:pPr>
              <w:pStyle w:val="BodyText"/>
            </w:pPr>
            <w:r w:rsidRPr="00A32B82">
              <w:t>TRL level 5-6</w:t>
            </w:r>
          </w:p>
        </w:tc>
        <w:tc>
          <w:tcPr>
            <w:tcW w:w="2088" w:type="dxa"/>
          </w:tcPr>
          <w:p w14:paraId="30766D87" w14:textId="77777777" w:rsidR="000A04AF" w:rsidRPr="00B770C6" w:rsidRDefault="000A04AF" w:rsidP="00A775C5">
            <w:pPr>
              <w:pStyle w:val="BodyText"/>
            </w:pPr>
            <w:r>
              <w:t>TRL level 3</w:t>
            </w:r>
            <w:r>
              <w:rPr>
                <w:rStyle w:val="FootnoteReference"/>
              </w:rPr>
              <w:footnoteReference w:id="2"/>
            </w:r>
          </w:p>
        </w:tc>
      </w:tr>
      <w:tr w:rsidR="000A04AF" w:rsidRPr="00B770C6" w14:paraId="4841AFF3" w14:textId="77777777" w:rsidTr="00A775C5">
        <w:tblPrEx>
          <w:tblLook w:val="0080" w:firstRow="0" w:lastRow="0" w:firstColumn="1" w:lastColumn="0" w:noHBand="0" w:noVBand="0"/>
        </w:tblPrEx>
        <w:tc>
          <w:tcPr>
            <w:tcW w:w="2875" w:type="dxa"/>
          </w:tcPr>
          <w:p w14:paraId="2DA82863" w14:textId="77777777" w:rsidR="000A04AF" w:rsidRPr="00B770C6" w:rsidRDefault="000A04AF" w:rsidP="00A775C5">
            <w:pPr>
              <w:pStyle w:val="BodyText"/>
              <w:rPr>
                <w:b/>
                <w:bCs/>
              </w:rPr>
            </w:pPr>
            <w:r w:rsidRPr="00A32B82">
              <w:t>The sensor system characterizes and monitors at least 4 types of object interactions</w:t>
            </w:r>
          </w:p>
        </w:tc>
        <w:tc>
          <w:tcPr>
            <w:tcW w:w="2088" w:type="dxa"/>
          </w:tcPr>
          <w:p w14:paraId="27222AFE" w14:textId="77777777" w:rsidR="000A04AF" w:rsidRDefault="000A04AF" w:rsidP="00A775C5">
            <w:pPr>
              <w:pStyle w:val="BodyText"/>
            </w:pPr>
            <w:r>
              <w:t>0</w:t>
            </w:r>
          </w:p>
        </w:tc>
        <w:tc>
          <w:tcPr>
            <w:tcW w:w="2088" w:type="dxa"/>
          </w:tcPr>
          <w:p w14:paraId="64D8219F" w14:textId="77777777" w:rsidR="000A04AF" w:rsidRPr="00A32B82" w:rsidRDefault="000A04AF" w:rsidP="00A775C5">
            <w:pPr>
              <w:pStyle w:val="BodyText"/>
            </w:pPr>
            <w:r>
              <w:t>4</w:t>
            </w:r>
          </w:p>
        </w:tc>
        <w:tc>
          <w:tcPr>
            <w:tcW w:w="2088" w:type="dxa"/>
          </w:tcPr>
          <w:p w14:paraId="528EB850" w14:textId="77777777" w:rsidR="000A04AF" w:rsidRPr="002E2E27" w:rsidRDefault="000A04AF" w:rsidP="00A775C5">
            <w:pPr>
              <w:pStyle w:val="BodyText"/>
            </w:pPr>
            <w:r>
              <w:t>1</w:t>
            </w:r>
            <w:r>
              <w:rPr>
                <w:rStyle w:val="FootnoteReference"/>
              </w:rPr>
              <w:footnoteReference w:id="3"/>
            </w:r>
          </w:p>
        </w:tc>
      </w:tr>
      <w:tr w:rsidR="000A04AF" w:rsidRPr="00B770C6" w14:paraId="7C362D8C" w14:textId="77777777" w:rsidTr="00A775C5">
        <w:tblPrEx>
          <w:tblLook w:val="0080" w:firstRow="0" w:lastRow="0" w:firstColumn="1" w:lastColumn="0" w:noHBand="0" w:noVBand="0"/>
        </w:tblPrEx>
        <w:tc>
          <w:tcPr>
            <w:tcW w:w="2875" w:type="dxa"/>
          </w:tcPr>
          <w:p w14:paraId="1B07E3C8" w14:textId="77777777" w:rsidR="000A04AF" w:rsidRPr="00A32B82" w:rsidRDefault="000A04AF" w:rsidP="00A775C5">
            <w:pPr>
              <w:pStyle w:val="BodyText"/>
            </w:pPr>
            <w:r w:rsidRPr="00A32B82">
              <w:t>At least 2 services to prevent collision</w:t>
            </w:r>
          </w:p>
        </w:tc>
        <w:tc>
          <w:tcPr>
            <w:tcW w:w="2088" w:type="dxa"/>
          </w:tcPr>
          <w:p w14:paraId="18BA35B8" w14:textId="77777777" w:rsidR="000A04AF" w:rsidRDefault="000A04AF" w:rsidP="00A775C5">
            <w:pPr>
              <w:pStyle w:val="BodyText"/>
            </w:pPr>
            <w:r>
              <w:t>0</w:t>
            </w:r>
          </w:p>
        </w:tc>
        <w:tc>
          <w:tcPr>
            <w:tcW w:w="2088" w:type="dxa"/>
          </w:tcPr>
          <w:p w14:paraId="3AAB80F4" w14:textId="77777777" w:rsidR="000A04AF" w:rsidRDefault="000A04AF" w:rsidP="00A775C5">
            <w:pPr>
              <w:pStyle w:val="BodyText"/>
            </w:pPr>
            <w:r>
              <w:t>2</w:t>
            </w:r>
          </w:p>
        </w:tc>
        <w:tc>
          <w:tcPr>
            <w:tcW w:w="2088" w:type="dxa"/>
          </w:tcPr>
          <w:p w14:paraId="607ED174" w14:textId="77777777" w:rsidR="000A04AF" w:rsidRPr="002E2E27" w:rsidRDefault="000A04AF" w:rsidP="00A775C5">
            <w:pPr>
              <w:pStyle w:val="BodyText"/>
            </w:pPr>
            <w:r>
              <w:t>1</w:t>
            </w:r>
          </w:p>
        </w:tc>
      </w:tr>
      <w:tr w:rsidR="000A04AF" w:rsidRPr="00B770C6" w14:paraId="7ADC7ADE" w14:textId="77777777" w:rsidTr="00A775C5">
        <w:tblPrEx>
          <w:tblLook w:val="0080" w:firstRow="0" w:lastRow="0" w:firstColumn="1" w:lastColumn="0" w:noHBand="0" w:noVBand="0"/>
        </w:tblPrEx>
        <w:tc>
          <w:tcPr>
            <w:tcW w:w="2875" w:type="dxa"/>
          </w:tcPr>
          <w:p w14:paraId="457E4EF7" w14:textId="77777777" w:rsidR="000A04AF" w:rsidRPr="00A32B82" w:rsidRDefault="000A04AF" w:rsidP="00A775C5">
            <w:pPr>
              <w:pStyle w:val="BodyText"/>
            </w:pPr>
            <w:r w:rsidRPr="00A32B82">
              <w:t>Collecting data sets for 10 different object interaction features</w:t>
            </w:r>
          </w:p>
        </w:tc>
        <w:tc>
          <w:tcPr>
            <w:tcW w:w="2088" w:type="dxa"/>
          </w:tcPr>
          <w:p w14:paraId="19A8445B" w14:textId="77777777" w:rsidR="000A04AF" w:rsidRDefault="000A04AF" w:rsidP="00A775C5">
            <w:pPr>
              <w:pStyle w:val="BodyText"/>
            </w:pPr>
            <w:r>
              <w:t>2</w:t>
            </w:r>
          </w:p>
        </w:tc>
        <w:tc>
          <w:tcPr>
            <w:tcW w:w="2088" w:type="dxa"/>
          </w:tcPr>
          <w:p w14:paraId="67531CBD" w14:textId="77777777" w:rsidR="000A04AF" w:rsidRDefault="000A04AF" w:rsidP="00A775C5">
            <w:pPr>
              <w:pStyle w:val="BodyText"/>
            </w:pPr>
            <w:r>
              <w:t>10</w:t>
            </w:r>
          </w:p>
        </w:tc>
        <w:tc>
          <w:tcPr>
            <w:tcW w:w="2088" w:type="dxa"/>
          </w:tcPr>
          <w:p w14:paraId="7A827C03" w14:textId="77777777" w:rsidR="000A04AF" w:rsidRPr="002E2E27" w:rsidRDefault="000A04AF" w:rsidP="00A775C5">
            <w:pPr>
              <w:pStyle w:val="BodyText"/>
            </w:pPr>
            <w:r>
              <w:t>3</w:t>
            </w:r>
          </w:p>
        </w:tc>
      </w:tr>
      <w:tr w:rsidR="000A04AF" w:rsidRPr="00B770C6" w14:paraId="5AF4300D" w14:textId="77777777" w:rsidTr="00A775C5">
        <w:tblPrEx>
          <w:tblLook w:val="0080" w:firstRow="0" w:lastRow="0" w:firstColumn="1" w:lastColumn="0" w:noHBand="0" w:noVBand="0"/>
        </w:tblPrEx>
        <w:tc>
          <w:tcPr>
            <w:tcW w:w="2875" w:type="dxa"/>
          </w:tcPr>
          <w:p w14:paraId="7762998C" w14:textId="77777777" w:rsidR="000A04AF" w:rsidRPr="00A32B82" w:rsidRDefault="000A04AF" w:rsidP="00A775C5">
            <w:pPr>
              <w:pStyle w:val="BodyText"/>
            </w:pPr>
            <w:r w:rsidRPr="00A32B82">
              <w:t>Situation awareness model (semantic model)</w:t>
            </w:r>
          </w:p>
        </w:tc>
        <w:tc>
          <w:tcPr>
            <w:tcW w:w="2088" w:type="dxa"/>
          </w:tcPr>
          <w:p w14:paraId="1CA9764A" w14:textId="77777777" w:rsidR="000A04AF" w:rsidRDefault="000A04AF" w:rsidP="00A775C5">
            <w:pPr>
              <w:pStyle w:val="BodyText"/>
            </w:pPr>
            <w:r>
              <w:t>0</w:t>
            </w:r>
          </w:p>
        </w:tc>
        <w:tc>
          <w:tcPr>
            <w:tcW w:w="2088" w:type="dxa"/>
          </w:tcPr>
          <w:p w14:paraId="2C2BB40D" w14:textId="77777777" w:rsidR="000A04AF" w:rsidRDefault="000A04AF" w:rsidP="00A775C5">
            <w:pPr>
              <w:pStyle w:val="BodyText"/>
            </w:pPr>
            <w:r>
              <w:t>1</w:t>
            </w:r>
          </w:p>
        </w:tc>
        <w:tc>
          <w:tcPr>
            <w:tcW w:w="2088" w:type="dxa"/>
          </w:tcPr>
          <w:p w14:paraId="23A70EEC" w14:textId="77777777" w:rsidR="000A04AF" w:rsidRPr="002E2E27" w:rsidRDefault="000A04AF" w:rsidP="00A775C5">
            <w:pPr>
              <w:pStyle w:val="BodyText"/>
            </w:pPr>
            <w:r>
              <w:t>0</w:t>
            </w:r>
          </w:p>
        </w:tc>
      </w:tr>
      <w:tr w:rsidR="000A04AF" w:rsidRPr="00B770C6" w14:paraId="1A06C0F6" w14:textId="77777777" w:rsidTr="00A775C5">
        <w:tblPrEx>
          <w:tblLook w:val="0080" w:firstRow="0" w:lastRow="0" w:firstColumn="1" w:lastColumn="0" w:noHBand="0" w:noVBand="0"/>
        </w:tblPrEx>
        <w:tc>
          <w:tcPr>
            <w:tcW w:w="2875" w:type="dxa"/>
          </w:tcPr>
          <w:p w14:paraId="64E44507" w14:textId="77777777" w:rsidR="000A04AF" w:rsidRPr="00A32B82" w:rsidRDefault="000A04AF" w:rsidP="00A775C5">
            <w:pPr>
              <w:pStyle w:val="BodyText"/>
            </w:pPr>
            <w:r w:rsidRPr="00A32B82">
              <w:lastRenderedPageBreak/>
              <w:t>Contribution to academic literature</w:t>
            </w:r>
          </w:p>
        </w:tc>
        <w:tc>
          <w:tcPr>
            <w:tcW w:w="2088" w:type="dxa"/>
          </w:tcPr>
          <w:p w14:paraId="2439035F" w14:textId="77777777" w:rsidR="000A04AF" w:rsidRDefault="000A04AF" w:rsidP="00A775C5">
            <w:pPr>
              <w:pStyle w:val="BodyText"/>
            </w:pPr>
            <w:r>
              <w:t>0</w:t>
            </w:r>
          </w:p>
        </w:tc>
        <w:tc>
          <w:tcPr>
            <w:tcW w:w="2088" w:type="dxa"/>
          </w:tcPr>
          <w:p w14:paraId="3A432795" w14:textId="77777777" w:rsidR="000A04AF" w:rsidRDefault="000A04AF" w:rsidP="00A775C5">
            <w:pPr>
              <w:pStyle w:val="BodyText"/>
            </w:pPr>
            <w:r>
              <w:t>3</w:t>
            </w:r>
          </w:p>
        </w:tc>
        <w:tc>
          <w:tcPr>
            <w:tcW w:w="2088" w:type="dxa"/>
          </w:tcPr>
          <w:p w14:paraId="3D525153" w14:textId="77777777" w:rsidR="000A04AF" w:rsidRPr="002E2E27" w:rsidRDefault="000A04AF" w:rsidP="00A775C5">
            <w:pPr>
              <w:pStyle w:val="BodyText"/>
            </w:pPr>
            <w:r>
              <w:t>0</w:t>
            </w:r>
          </w:p>
        </w:tc>
      </w:tr>
      <w:tr w:rsidR="000A04AF" w:rsidRPr="00B770C6" w14:paraId="5FBABFB4" w14:textId="77777777" w:rsidTr="00A775C5">
        <w:tblPrEx>
          <w:tblLook w:val="0080" w:firstRow="0" w:lastRow="0" w:firstColumn="1" w:lastColumn="0" w:noHBand="0" w:noVBand="0"/>
        </w:tblPrEx>
        <w:tc>
          <w:tcPr>
            <w:tcW w:w="2875" w:type="dxa"/>
          </w:tcPr>
          <w:p w14:paraId="10254EC0" w14:textId="77777777" w:rsidR="000A04AF" w:rsidRPr="00A32B82" w:rsidRDefault="000A04AF" w:rsidP="00A775C5">
            <w:pPr>
              <w:pStyle w:val="BodyText"/>
            </w:pPr>
            <w:proofErr w:type="spellStart"/>
            <w:r w:rsidRPr="00A32B82">
              <w:t>Commercializable</w:t>
            </w:r>
            <w:proofErr w:type="spellEnd"/>
            <w:r w:rsidRPr="00A32B82">
              <w:t xml:space="preserve"> product</w:t>
            </w:r>
          </w:p>
        </w:tc>
        <w:tc>
          <w:tcPr>
            <w:tcW w:w="2088" w:type="dxa"/>
          </w:tcPr>
          <w:p w14:paraId="024AC3C4" w14:textId="77777777" w:rsidR="000A04AF" w:rsidRDefault="000A04AF" w:rsidP="00A775C5">
            <w:pPr>
              <w:pStyle w:val="BodyText"/>
            </w:pPr>
            <w:r>
              <w:t>0</w:t>
            </w:r>
          </w:p>
        </w:tc>
        <w:tc>
          <w:tcPr>
            <w:tcW w:w="2088" w:type="dxa"/>
          </w:tcPr>
          <w:p w14:paraId="0944E988" w14:textId="77777777" w:rsidR="000A04AF" w:rsidRDefault="000A04AF" w:rsidP="00A775C5">
            <w:pPr>
              <w:pStyle w:val="BodyText"/>
            </w:pPr>
            <w:r>
              <w:t>3</w:t>
            </w:r>
          </w:p>
        </w:tc>
        <w:tc>
          <w:tcPr>
            <w:tcW w:w="2088" w:type="dxa"/>
          </w:tcPr>
          <w:p w14:paraId="33BFCA25" w14:textId="77777777" w:rsidR="000A04AF" w:rsidRPr="002E2E27" w:rsidRDefault="000A04AF" w:rsidP="00A775C5">
            <w:pPr>
              <w:pStyle w:val="BodyText"/>
            </w:pPr>
            <w:r>
              <w:t>0</w:t>
            </w:r>
          </w:p>
        </w:tc>
      </w:tr>
      <w:tr w:rsidR="000A04AF" w:rsidRPr="00B770C6" w14:paraId="485AF770" w14:textId="77777777" w:rsidTr="00A775C5">
        <w:tblPrEx>
          <w:tblLook w:val="0080" w:firstRow="0" w:lastRow="0" w:firstColumn="1" w:lastColumn="0" w:noHBand="0" w:noVBand="0"/>
        </w:tblPrEx>
        <w:tc>
          <w:tcPr>
            <w:tcW w:w="2875" w:type="dxa"/>
          </w:tcPr>
          <w:p w14:paraId="1A5937EB" w14:textId="77777777" w:rsidR="000A04AF" w:rsidRPr="00A32B82" w:rsidRDefault="000A04AF" w:rsidP="00A775C5">
            <w:pPr>
              <w:pStyle w:val="BodyText"/>
            </w:pPr>
            <w:r w:rsidRPr="00A32B82">
              <w:t>Number of services that will run on the final platform (x-as-a-service)</w:t>
            </w:r>
          </w:p>
        </w:tc>
        <w:tc>
          <w:tcPr>
            <w:tcW w:w="2088" w:type="dxa"/>
          </w:tcPr>
          <w:p w14:paraId="6BC2F428" w14:textId="77777777" w:rsidR="000A04AF" w:rsidRDefault="000A04AF" w:rsidP="00A775C5">
            <w:pPr>
              <w:pStyle w:val="BodyText"/>
            </w:pPr>
            <w:r>
              <w:t>0</w:t>
            </w:r>
          </w:p>
        </w:tc>
        <w:tc>
          <w:tcPr>
            <w:tcW w:w="2088" w:type="dxa"/>
          </w:tcPr>
          <w:p w14:paraId="311D8ECE" w14:textId="77777777" w:rsidR="000A04AF" w:rsidRDefault="000A04AF" w:rsidP="00A775C5">
            <w:pPr>
              <w:pStyle w:val="BodyText"/>
            </w:pPr>
            <w:r>
              <w:t>9</w:t>
            </w:r>
          </w:p>
        </w:tc>
        <w:tc>
          <w:tcPr>
            <w:tcW w:w="2088" w:type="dxa"/>
          </w:tcPr>
          <w:p w14:paraId="55FC3A71" w14:textId="77777777" w:rsidR="000A04AF" w:rsidRPr="002E2E27" w:rsidRDefault="000A04AF" w:rsidP="00A775C5">
            <w:pPr>
              <w:pStyle w:val="BodyText"/>
            </w:pPr>
            <w:r>
              <w:t>0</w:t>
            </w:r>
          </w:p>
        </w:tc>
      </w:tr>
      <w:tr w:rsidR="000A04AF" w:rsidRPr="00B770C6" w14:paraId="7D619D6F" w14:textId="77777777" w:rsidTr="00A775C5">
        <w:tblPrEx>
          <w:tblLook w:val="0080" w:firstRow="0" w:lastRow="0" w:firstColumn="1" w:lastColumn="0" w:noHBand="0" w:noVBand="0"/>
        </w:tblPrEx>
        <w:tc>
          <w:tcPr>
            <w:tcW w:w="2875" w:type="dxa"/>
          </w:tcPr>
          <w:p w14:paraId="64D35D3A" w14:textId="77777777" w:rsidR="000A04AF" w:rsidRPr="00A32B82" w:rsidRDefault="000A04AF" w:rsidP="00A775C5">
            <w:pPr>
              <w:pStyle w:val="BodyText"/>
            </w:pPr>
            <w:r w:rsidRPr="00A32B82">
              <w:t>Field experimentation, demonstration and realization</w:t>
            </w:r>
          </w:p>
        </w:tc>
        <w:tc>
          <w:tcPr>
            <w:tcW w:w="2088" w:type="dxa"/>
          </w:tcPr>
          <w:p w14:paraId="1BAC563C" w14:textId="77777777" w:rsidR="000A04AF" w:rsidRDefault="000A04AF" w:rsidP="00A775C5">
            <w:pPr>
              <w:pStyle w:val="BodyText"/>
            </w:pPr>
            <w:r>
              <w:t>0</w:t>
            </w:r>
          </w:p>
        </w:tc>
        <w:tc>
          <w:tcPr>
            <w:tcW w:w="2088" w:type="dxa"/>
          </w:tcPr>
          <w:p w14:paraId="3D74FF4F" w14:textId="77777777" w:rsidR="000A04AF" w:rsidRDefault="000A04AF" w:rsidP="00A775C5">
            <w:pPr>
              <w:pStyle w:val="BodyText"/>
            </w:pPr>
            <w:r>
              <w:t>2</w:t>
            </w:r>
          </w:p>
        </w:tc>
        <w:tc>
          <w:tcPr>
            <w:tcW w:w="2088" w:type="dxa"/>
          </w:tcPr>
          <w:p w14:paraId="4C73466D" w14:textId="77777777" w:rsidR="000A04AF" w:rsidRPr="002E2E27" w:rsidRDefault="000A04AF" w:rsidP="00A775C5">
            <w:pPr>
              <w:pStyle w:val="BodyText"/>
            </w:pPr>
            <w:r>
              <w:t>1</w:t>
            </w:r>
          </w:p>
        </w:tc>
      </w:tr>
      <w:tr w:rsidR="000A04AF" w:rsidRPr="00B770C6" w14:paraId="191755D7" w14:textId="77777777" w:rsidTr="00A775C5">
        <w:tblPrEx>
          <w:tblLook w:val="0080" w:firstRow="0" w:lastRow="0" w:firstColumn="1" w:lastColumn="0" w:noHBand="0" w:noVBand="0"/>
        </w:tblPrEx>
        <w:tc>
          <w:tcPr>
            <w:tcW w:w="2875" w:type="dxa"/>
          </w:tcPr>
          <w:p w14:paraId="24E1A35D" w14:textId="77777777" w:rsidR="000A04AF" w:rsidRPr="00A32B82" w:rsidRDefault="000A04AF" w:rsidP="00A775C5">
            <w:pPr>
              <w:pStyle w:val="BodyText"/>
            </w:pPr>
            <w:r>
              <w:t>S</w:t>
            </w:r>
            <w:r w:rsidRPr="00A32B82">
              <w:t xml:space="preserve">upporting at least 4 different communication protocols (BLU, RF, </w:t>
            </w:r>
            <w:proofErr w:type="spellStart"/>
            <w:r w:rsidRPr="00A32B82">
              <w:t>OpenTreath</w:t>
            </w:r>
            <w:proofErr w:type="spellEnd"/>
            <w:r w:rsidRPr="00A32B82">
              <w:t>)</w:t>
            </w:r>
          </w:p>
        </w:tc>
        <w:tc>
          <w:tcPr>
            <w:tcW w:w="2088" w:type="dxa"/>
          </w:tcPr>
          <w:p w14:paraId="7F44D9F5" w14:textId="77777777" w:rsidR="000A04AF" w:rsidRDefault="000A04AF" w:rsidP="00A775C5">
            <w:pPr>
              <w:pStyle w:val="BodyText"/>
            </w:pPr>
            <w:r>
              <w:t>0</w:t>
            </w:r>
          </w:p>
        </w:tc>
        <w:tc>
          <w:tcPr>
            <w:tcW w:w="2088" w:type="dxa"/>
          </w:tcPr>
          <w:p w14:paraId="0F6A8E88" w14:textId="77777777" w:rsidR="000A04AF" w:rsidRDefault="000A04AF" w:rsidP="00A775C5">
            <w:pPr>
              <w:pStyle w:val="BodyText"/>
            </w:pPr>
            <w:r>
              <w:t>3</w:t>
            </w:r>
          </w:p>
        </w:tc>
        <w:tc>
          <w:tcPr>
            <w:tcW w:w="2088" w:type="dxa"/>
          </w:tcPr>
          <w:p w14:paraId="05EABB12" w14:textId="77777777" w:rsidR="000A04AF" w:rsidRPr="002E2E27" w:rsidRDefault="000A04AF" w:rsidP="00A775C5">
            <w:pPr>
              <w:pStyle w:val="BodyText"/>
            </w:pPr>
            <w:r>
              <w:t>2</w:t>
            </w:r>
            <w:r>
              <w:rPr>
                <w:rStyle w:val="FootnoteReference"/>
              </w:rPr>
              <w:footnoteReference w:id="4"/>
            </w:r>
          </w:p>
        </w:tc>
      </w:tr>
    </w:tbl>
    <w:p w14:paraId="2F44EAB4" w14:textId="77777777" w:rsidR="000A04AF" w:rsidRDefault="000A04AF" w:rsidP="000A04AF">
      <w:pPr>
        <w:pStyle w:val="BodyText"/>
      </w:pPr>
    </w:p>
    <w:p w14:paraId="01ECCDD1" w14:textId="77777777" w:rsidR="000A04AF" w:rsidRDefault="000A04AF" w:rsidP="00D977C3">
      <w:pPr>
        <w:pStyle w:val="BodyText"/>
        <w:numPr>
          <w:ilvl w:val="0"/>
          <w:numId w:val="9"/>
        </w:numPr>
        <w:spacing w:after="200" w:line="276" w:lineRule="auto"/>
      </w:pPr>
      <w:r w:rsidRPr="00F826FE">
        <w:rPr>
          <w:lang w:val="en-US"/>
        </w:rPr>
        <w:t xml:space="preserve">KPI </w:t>
      </w:r>
      <w:r w:rsidRPr="00F826FE">
        <w:t xml:space="preserve">People and </w:t>
      </w:r>
      <w:proofErr w:type="gramStart"/>
      <w:r w:rsidRPr="00F826FE">
        <w:t>machine</w:t>
      </w:r>
      <w:proofErr w:type="gramEnd"/>
      <w:r w:rsidRPr="00F826FE">
        <w:t xml:space="preserve"> position awareness in production or logistics chain (UC 2)</w:t>
      </w:r>
      <w:r>
        <w:t xml:space="preserve"> </w:t>
      </w:r>
    </w:p>
    <w:p w14:paraId="74A076E8" w14:textId="77777777" w:rsidR="000A04AF" w:rsidRPr="00F826FE" w:rsidRDefault="000A04AF" w:rsidP="000A04AF">
      <w:pPr>
        <w:pStyle w:val="ITEABodyText"/>
        <w:ind w:left="777"/>
        <w:jc w:val="both"/>
      </w:pPr>
    </w:p>
    <w:tbl>
      <w:tblPr>
        <w:tblStyle w:val="TableGrid"/>
        <w:tblW w:w="9139" w:type="dxa"/>
        <w:tblLook w:val="04A0" w:firstRow="1" w:lastRow="0" w:firstColumn="1" w:lastColumn="0" w:noHBand="0" w:noVBand="1"/>
      </w:tblPr>
      <w:tblGrid>
        <w:gridCol w:w="2875"/>
        <w:gridCol w:w="2088"/>
        <w:gridCol w:w="2088"/>
        <w:gridCol w:w="2088"/>
      </w:tblGrid>
      <w:tr w:rsidR="000A04AF" w:rsidRPr="00B770C6" w14:paraId="73A4FA2A" w14:textId="77777777" w:rsidTr="00A775C5">
        <w:tc>
          <w:tcPr>
            <w:tcW w:w="2875" w:type="dxa"/>
          </w:tcPr>
          <w:p w14:paraId="4AFE9406" w14:textId="77777777" w:rsidR="000A04AF" w:rsidRPr="00B770C6" w:rsidRDefault="000A04AF" w:rsidP="00A775C5">
            <w:pPr>
              <w:pStyle w:val="BodyText"/>
            </w:pPr>
            <w:r>
              <w:t>Name of the KPI</w:t>
            </w:r>
          </w:p>
        </w:tc>
        <w:tc>
          <w:tcPr>
            <w:tcW w:w="2088" w:type="dxa"/>
          </w:tcPr>
          <w:p w14:paraId="238190C2" w14:textId="77777777" w:rsidR="000A04AF" w:rsidRPr="00B770C6" w:rsidRDefault="000A04AF" w:rsidP="00A775C5">
            <w:pPr>
              <w:pStyle w:val="BodyText"/>
              <w:jc w:val="center"/>
            </w:pPr>
            <w:r w:rsidRPr="00B770C6">
              <w:t>Initial value</w:t>
            </w:r>
          </w:p>
        </w:tc>
        <w:tc>
          <w:tcPr>
            <w:tcW w:w="2088" w:type="dxa"/>
          </w:tcPr>
          <w:p w14:paraId="3C9B2F81" w14:textId="77777777" w:rsidR="000A04AF" w:rsidRPr="00B770C6" w:rsidRDefault="000A04AF" w:rsidP="00A775C5">
            <w:pPr>
              <w:pStyle w:val="BodyText"/>
              <w:jc w:val="center"/>
            </w:pPr>
            <w:r w:rsidRPr="00B770C6">
              <w:t>Targeted value</w:t>
            </w:r>
          </w:p>
        </w:tc>
        <w:tc>
          <w:tcPr>
            <w:tcW w:w="2088" w:type="dxa"/>
          </w:tcPr>
          <w:p w14:paraId="287A3737" w14:textId="77777777" w:rsidR="000A04AF" w:rsidRPr="00B770C6" w:rsidRDefault="000A04AF" w:rsidP="00A775C5">
            <w:pPr>
              <w:pStyle w:val="BodyText"/>
              <w:jc w:val="center"/>
            </w:pPr>
            <w:r w:rsidRPr="00B770C6">
              <w:t>Current value</w:t>
            </w:r>
          </w:p>
        </w:tc>
      </w:tr>
      <w:tr w:rsidR="000A04AF" w:rsidRPr="00B770C6" w14:paraId="0E4C634F" w14:textId="77777777" w:rsidTr="00A775C5">
        <w:tblPrEx>
          <w:tblLook w:val="0080" w:firstRow="0" w:lastRow="0" w:firstColumn="1" w:lastColumn="0" w:noHBand="0" w:noVBand="0"/>
        </w:tblPrEx>
        <w:tc>
          <w:tcPr>
            <w:tcW w:w="2875" w:type="dxa"/>
          </w:tcPr>
          <w:p w14:paraId="1B1E1E83" w14:textId="77777777" w:rsidR="000A04AF" w:rsidRPr="003443CF" w:rsidRDefault="000A04AF" w:rsidP="00A775C5">
            <w:pPr>
              <w:pStyle w:val="BodyText"/>
              <w:rPr>
                <w:i/>
                <w:u w:val="single"/>
              </w:rPr>
            </w:pPr>
            <w:r w:rsidRPr="00A32B82">
              <w:t>Human-machine anti-collision service </w:t>
            </w:r>
          </w:p>
        </w:tc>
        <w:tc>
          <w:tcPr>
            <w:tcW w:w="2088" w:type="dxa"/>
          </w:tcPr>
          <w:p w14:paraId="6D8547CD" w14:textId="77777777" w:rsidR="000A04AF" w:rsidRPr="00B770C6" w:rsidRDefault="000A04AF" w:rsidP="00A775C5">
            <w:pPr>
              <w:pStyle w:val="BodyText"/>
            </w:pPr>
            <w:r>
              <w:t>0</w:t>
            </w:r>
          </w:p>
        </w:tc>
        <w:tc>
          <w:tcPr>
            <w:tcW w:w="2088" w:type="dxa"/>
          </w:tcPr>
          <w:p w14:paraId="2D2076DD" w14:textId="77777777" w:rsidR="000A04AF" w:rsidRPr="00B770C6" w:rsidRDefault="000A04AF" w:rsidP="00A775C5">
            <w:pPr>
              <w:pStyle w:val="BodyText"/>
            </w:pPr>
            <w:r>
              <w:t>2</w:t>
            </w:r>
          </w:p>
        </w:tc>
        <w:tc>
          <w:tcPr>
            <w:tcW w:w="2088" w:type="dxa"/>
          </w:tcPr>
          <w:p w14:paraId="517CCBA2" w14:textId="77777777" w:rsidR="000A04AF" w:rsidRPr="00305533" w:rsidRDefault="000A04AF" w:rsidP="00A775C5">
            <w:pPr>
              <w:pStyle w:val="BodyText"/>
            </w:pPr>
            <w:r>
              <w:t>1</w:t>
            </w:r>
          </w:p>
          <w:p w14:paraId="3B9CED67" w14:textId="77777777" w:rsidR="000A04AF" w:rsidRPr="00305533" w:rsidRDefault="000A04AF" w:rsidP="00A775C5">
            <w:pPr>
              <w:pStyle w:val="BodyText"/>
            </w:pPr>
            <w:r>
              <w:t xml:space="preserve">Initial experiments performed processing 3D data of </w:t>
            </w:r>
            <w:proofErr w:type="spellStart"/>
            <w:r>
              <w:t>ToF</w:t>
            </w:r>
            <w:proofErr w:type="spellEnd"/>
            <w:r>
              <w:t xml:space="preserve"> camera projected in </w:t>
            </w:r>
            <w:proofErr w:type="spellStart"/>
            <w:r>
              <w:t>collored</w:t>
            </w:r>
            <w:proofErr w:type="spellEnd"/>
            <w:r>
              <w:t xml:space="preserve"> 2D visualization app </w:t>
            </w:r>
            <w:proofErr w:type="gramStart"/>
            <w:r>
              <w:t>in order to</w:t>
            </w:r>
            <w:proofErr w:type="gramEnd"/>
            <w:r>
              <w:t xml:space="preserve"> set anticollision algorithm </w:t>
            </w:r>
          </w:p>
        </w:tc>
      </w:tr>
      <w:tr w:rsidR="000A04AF" w:rsidRPr="00B770C6" w14:paraId="32AF0CCC" w14:textId="77777777" w:rsidTr="00A775C5">
        <w:tblPrEx>
          <w:tblLook w:val="0080" w:firstRow="0" w:lastRow="0" w:firstColumn="1" w:lastColumn="0" w:noHBand="0" w:noVBand="0"/>
        </w:tblPrEx>
        <w:tc>
          <w:tcPr>
            <w:tcW w:w="2875" w:type="dxa"/>
          </w:tcPr>
          <w:p w14:paraId="238A8DD7" w14:textId="77777777" w:rsidR="000A04AF" w:rsidRPr="00A32B82" w:rsidRDefault="000A04AF" w:rsidP="00A775C5">
            <w:pPr>
              <w:pStyle w:val="BodyText"/>
            </w:pPr>
            <w:r w:rsidRPr="00A32B82">
              <w:t>Robot assistance service</w:t>
            </w:r>
          </w:p>
        </w:tc>
        <w:tc>
          <w:tcPr>
            <w:tcW w:w="2088" w:type="dxa"/>
          </w:tcPr>
          <w:p w14:paraId="1570372B" w14:textId="77777777" w:rsidR="000A04AF" w:rsidRDefault="000A04AF" w:rsidP="00A775C5">
            <w:pPr>
              <w:pStyle w:val="BodyText"/>
            </w:pPr>
            <w:r>
              <w:t>0</w:t>
            </w:r>
          </w:p>
        </w:tc>
        <w:tc>
          <w:tcPr>
            <w:tcW w:w="2088" w:type="dxa"/>
          </w:tcPr>
          <w:p w14:paraId="0D0119BB" w14:textId="77777777" w:rsidR="000A04AF" w:rsidRDefault="000A04AF" w:rsidP="00A775C5">
            <w:pPr>
              <w:pStyle w:val="BodyText"/>
            </w:pPr>
            <w:r>
              <w:t>2</w:t>
            </w:r>
          </w:p>
        </w:tc>
        <w:tc>
          <w:tcPr>
            <w:tcW w:w="2088" w:type="dxa"/>
          </w:tcPr>
          <w:p w14:paraId="7E44DBBE" w14:textId="77777777" w:rsidR="000A04AF" w:rsidRPr="00305533" w:rsidRDefault="000A04AF" w:rsidP="00A775C5">
            <w:pPr>
              <w:pStyle w:val="BodyText"/>
            </w:pPr>
            <w:r w:rsidRPr="00305533">
              <w:t>0</w:t>
            </w:r>
          </w:p>
        </w:tc>
      </w:tr>
      <w:tr w:rsidR="000A04AF" w:rsidRPr="00B770C6" w14:paraId="482DE37F" w14:textId="77777777" w:rsidTr="00A775C5">
        <w:tblPrEx>
          <w:tblLook w:val="0080" w:firstRow="0" w:lastRow="0" w:firstColumn="1" w:lastColumn="0" w:noHBand="0" w:noVBand="0"/>
        </w:tblPrEx>
        <w:tc>
          <w:tcPr>
            <w:tcW w:w="2875" w:type="dxa"/>
          </w:tcPr>
          <w:p w14:paraId="008AC2DC" w14:textId="77777777" w:rsidR="000A04AF" w:rsidRPr="00A32B82" w:rsidRDefault="000A04AF" w:rsidP="00A775C5">
            <w:pPr>
              <w:pStyle w:val="BodyText"/>
            </w:pPr>
            <w:r w:rsidRPr="00A32B82">
              <w:t>Contribution to academic literature</w:t>
            </w:r>
          </w:p>
        </w:tc>
        <w:tc>
          <w:tcPr>
            <w:tcW w:w="2088" w:type="dxa"/>
          </w:tcPr>
          <w:p w14:paraId="66620FBE" w14:textId="77777777" w:rsidR="000A04AF" w:rsidRDefault="000A04AF" w:rsidP="00A775C5">
            <w:pPr>
              <w:pStyle w:val="BodyText"/>
            </w:pPr>
            <w:r>
              <w:t>0</w:t>
            </w:r>
          </w:p>
        </w:tc>
        <w:tc>
          <w:tcPr>
            <w:tcW w:w="2088" w:type="dxa"/>
          </w:tcPr>
          <w:p w14:paraId="5B02D11A" w14:textId="77777777" w:rsidR="000A04AF" w:rsidRDefault="000A04AF" w:rsidP="00A775C5">
            <w:pPr>
              <w:pStyle w:val="BodyText"/>
            </w:pPr>
            <w:r>
              <w:t>1</w:t>
            </w:r>
          </w:p>
        </w:tc>
        <w:tc>
          <w:tcPr>
            <w:tcW w:w="2088" w:type="dxa"/>
          </w:tcPr>
          <w:p w14:paraId="161CB906" w14:textId="77777777" w:rsidR="000A04AF" w:rsidRPr="00305533" w:rsidRDefault="000A04AF" w:rsidP="00A775C5">
            <w:pPr>
              <w:pStyle w:val="BodyText"/>
            </w:pPr>
            <w:r>
              <w:t>1</w:t>
            </w:r>
          </w:p>
          <w:p w14:paraId="66F2E834" w14:textId="77777777" w:rsidR="000A04AF" w:rsidRPr="00305533" w:rsidRDefault="000A04AF" w:rsidP="00A775C5">
            <w:pPr>
              <w:pStyle w:val="BodyText"/>
            </w:pPr>
            <w:r>
              <w:t>Paper in www.scitepress.org</w:t>
            </w:r>
          </w:p>
          <w:p w14:paraId="0FC3089B" w14:textId="77777777" w:rsidR="000A04AF" w:rsidRPr="00305533" w:rsidRDefault="000A04AF" w:rsidP="00A775C5">
            <w:pPr>
              <w:pStyle w:val="BodyText"/>
            </w:pPr>
            <w:r>
              <w:t>Interpreting Workflow Architectures by LLMs</w:t>
            </w:r>
          </w:p>
        </w:tc>
      </w:tr>
      <w:tr w:rsidR="000A04AF" w:rsidRPr="00B770C6" w14:paraId="2F429524" w14:textId="77777777" w:rsidTr="00A775C5">
        <w:tblPrEx>
          <w:tblLook w:val="0080" w:firstRow="0" w:lastRow="0" w:firstColumn="1" w:lastColumn="0" w:noHBand="0" w:noVBand="0"/>
        </w:tblPrEx>
        <w:tc>
          <w:tcPr>
            <w:tcW w:w="2875" w:type="dxa"/>
          </w:tcPr>
          <w:p w14:paraId="237D5A07" w14:textId="77777777" w:rsidR="000A04AF" w:rsidRPr="00A32B82" w:rsidRDefault="000A04AF" w:rsidP="00A775C5">
            <w:pPr>
              <w:pStyle w:val="BodyText"/>
            </w:pPr>
            <w:r w:rsidRPr="00A32B82">
              <w:t>Lab experimentation, demonstration and realization </w:t>
            </w:r>
          </w:p>
        </w:tc>
        <w:tc>
          <w:tcPr>
            <w:tcW w:w="2088" w:type="dxa"/>
          </w:tcPr>
          <w:p w14:paraId="1AF37EAF" w14:textId="77777777" w:rsidR="000A04AF" w:rsidRDefault="000A04AF" w:rsidP="00A775C5">
            <w:pPr>
              <w:pStyle w:val="BodyText"/>
            </w:pPr>
            <w:r>
              <w:t>0</w:t>
            </w:r>
          </w:p>
        </w:tc>
        <w:tc>
          <w:tcPr>
            <w:tcW w:w="2088" w:type="dxa"/>
          </w:tcPr>
          <w:p w14:paraId="0A4FC5A3" w14:textId="77777777" w:rsidR="000A04AF" w:rsidRDefault="000A04AF" w:rsidP="00A775C5">
            <w:pPr>
              <w:pStyle w:val="BodyText"/>
            </w:pPr>
            <w:r>
              <w:t>3</w:t>
            </w:r>
          </w:p>
        </w:tc>
        <w:tc>
          <w:tcPr>
            <w:tcW w:w="2088" w:type="dxa"/>
          </w:tcPr>
          <w:p w14:paraId="315DAB53" w14:textId="77777777" w:rsidR="000A04AF" w:rsidRPr="00305533" w:rsidRDefault="000A04AF" w:rsidP="00A775C5">
            <w:pPr>
              <w:pStyle w:val="BodyText"/>
            </w:pPr>
            <w:r w:rsidRPr="00305533">
              <w:t xml:space="preserve">1 </w:t>
            </w:r>
          </w:p>
          <w:p w14:paraId="71824FF6" w14:textId="77777777" w:rsidR="000A04AF" w:rsidRPr="00305533" w:rsidRDefault="000A04AF" w:rsidP="00A775C5">
            <w:pPr>
              <w:pStyle w:val="BodyText"/>
            </w:pPr>
            <w:r w:rsidRPr="00305533">
              <w:t>Experiments with object/hand movement detection done.</w:t>
            </w:r>
          </w:p>
        </w:tc>
      </w:tr>
      <w:tr w:rsidR="000A04AF" w:rsidRPr="00B770C6" w14:paraId="15C0F577" w14:textId="77777777" w:rsidTr="00A775C5">
        <w:tblPrEx>
          <w:tblLook w:val="0080" w:firstRow="0" w:lastRow="0" w:firstColumn="1" w:lastColumn="0" w:noHBand="0" w:noVBand="0"/>
        </w:tblPrEx>
        <w:tc>
          <w:tcPr>
            <w:tcW w:w="2875" w:type="dxa"/>
          </w:tcPr>
          <w:p w14:paraId="28605AD3" w14:textId="77777777" w:rsidR="000A04AF" w:rsidRPr="00A32B82" w:rsidRDefault="000A04AF" w:rsidP="00A775C5">
            <w:pPr>
              <w:pStyle w:val="BodyText"/>
            </w:pPr>
            <w:r w:rsidRPr="00A32B82">
              <w:lastRenderedPageBreak/>
              <w:t xml:space="preserve">Number of services </w:t>
            </w:r>
            <w:proofErr w:type="spellStart"/>
            <w:r w:rsidRPr="00A32B82">
              <w:t>w.r.t.</w:t>
            </w:r>
            <w:proofErr w:type="spellEnd"/>
            <w:r w:rsidRPr="00A32B82">
              <w:t xml:space="preserve"> SA4CPS final platform </w:t>
            </w:r>
          </w:p>
        </w:tc>
        <w:tc>
          <w:tcPr>
            <w:tcW w:w="2088" w:type="dxa"/>
          </w:tcPr>
          <w:p w14:paraId="138914D7" w14:textId="77777777" w:rsidR="000A04AF" w:rsidRDefault="000A04AF" w:rsidP="00A775C5">
            <w:pPr>
              <w:pStyle w:val="BodyText"/>
            </w:pPr>
            <w:r>
              <w:t>0</w:t>
            </w:r>
          </w:p>
        </w:tc>
        <w:tc>
          <w:tcPr>
            <w:tcW w:w="2088" w:type="dxa"/>
          </w:tcPr>
          <w:p w14:paraId="0CF13AD3" w14:textId="77777777" w:rsidR="000A04AF" w:rsidRDefault="000A04AF" w:rsidP="00A775C5">
            <w:pPr>
              <w:pStyle w:val="BodyText"/>
            </w:pPr>
            <w:r>
              <w:t>2</w:t>
            </w:r>
          </w:p>
        </w:tc>
        <w:tc>
          <w:tcPr>
            <w:tcW w:w="2088" w:type="dxa"/>
          </w:tcPr>
          <w:p w14:paraId="1D6A6568" w14:textId="77777777" w:rsidR="000A04AF" w:rsidRPr="00305533" w:rsidRDefault="000A04AF" w:rsidP="00A775C5">
            <w:pPr>
              <w:pStyle w:val="BodyText"/>
            </w:pPr>
            <w:r w:rsidRPr="00305533">
              <w:t>0</w:t>
            </w:r>
          </w:p>
        </w:tc>
      </w:tr>
    </w:tbl>
    <w:p w14:paraId="26958FED" w14:textId="77777777" w:rsidR="000A04AF" w:rsidRDefault="000A04AF" w:rsidP="000A04AF">
      <w:pPr>
        <w:pStyle w:val="ITEABodyText"/>
        <w:jc w:val="both"/>
      </w:pPr>
    </w:p>
    <w:p w14:paraId="52BF4BB1" w14:textId="77777777" w:rsidR="000A04AF" w:rsidRDefault="000A04AF" w:rsidP="00D977C3">
      <w:pPr>
        <w:pStyle w:val="BodyText"/>
        <w:numPr>
          <w:ilvl w:val="0"/>
          <w:numId w:val="9"/>
        </w:numPr>
        <w:spacing w:after="200" w:line="276" w:lineRule="auto"/>
      </w:pPr>
    </w:p>
    <w:p w14:paraId="0FC7A1EA" w14:textId="77777777" w:rsidR="000A04AF" w:rsidRDefault="000A04AF" w:rsidP="00D977C3">
      <w:pPr>
        <w:pStyle w:val="BodyText"/>
        <w:numPr>
          <w:ilvl w:val="0"/>
          <w:numId w:val="9"/>
        </w:numPr>
        <w:spacing w:after="200" w:line="276" w:lineRule="auto"/>
      </w:pPr>
      <w:r w:rsidRPr="6A1018ED">
        <w:rPr>
          <w:lang w:val="en-US"/>
        </w:rPr>
        <w:t>KPI</w:t>
      </w:r>
      <w:r>
        <w:t xml:space="preserve"> application of advanced maps in public safety (UC 3) </w:t>
      </w:r>
    </w:p>
    <w:tbl>
      <w:tblPr>
        <w:tblStyle w:val="TableGrid"/>
        <w:tblW w:w="9209" w:type="dxa"/>
        <w:tblLook w:val="04A0" w:firstRow="1" w:lastRow="0" w:firstColumn="1" w:lastColumn="0" w:noHBand="0" w:noVBand="1"/>
      </w:tblPr>
      <w:tblGrid>
        <w:gridCol w:w="2875"/>
        <w:gridCol w:w="2088"/>
        <w:gridCol w:w="2088"/>
        <w:gridCol w:w="2158"/>
      </w:tblGrid>
      <w:tr w:rsidR="000A04AF" w:rsidRPr="00B770C6" w14:paraId="33D81899" w14:textId="77777777" w:rsidTr="00A775C5">
        <w:tc>
          <w:tcPr>
            <w:tcW w:w="2875" w:type="dxa"/>
          </w:tcPr>
          <w:p w14:paraId="789B54F6" w14:textId="77777777" w:rsidR="000A04AF" w:rsidRPr="00B770C6" w:rsidRDefault="000A04AF" w:rsidP="00A775C5">
            <w:pPr>
              <w:pStyle w:val="BodyText"/>
            </w:pPr>
            <w:r>
              <w:t>Name of the KPI</w:t>
            </w:r>
          </w:p>
        </w:tc>
        <w:tc>
          <w:tcPr>
            <w:tcW w:w="2088" w:type="dxa"/>
          </w:tcPr>
          <w:p w14:paraId="7A176217" w14:textId="77777777" w:rsidR="000A04AF" w:rsidRPr="00B770C6" w:rsidRDefault="000A04AF" w:rsidP="00A775C5">
            <w:pPr>
              <w:pStyle w:val="BodyText"/>
              <w:jc w:val="center"/>
            </w:pPr>
            <w:r w:rsidRPr="00B770C6">
              <w:t>Initial value</w:t>
            </w:r>
          </w:p>
        </w:tc>
        <w:tc>
          <w:tcPr>
            <w:tcW w:w="2088" w:type="dxa"/>
          </w:tcPr>
          <w:p w14:paraId="6E1B0EF4" w14:textId="77777777" w:rsidR="000A04AF" w:rsidRPr="00B770C6" w:rsidRDefault="000A04AF" w:rsidP="00A775C5">
            <w:pPr>
              <w:pStyle w:val="BodyText"/>
              <w:jc w:val="center"/>
            </w:pPr>
            <w:r w:rsidRPr="00B770C6">
              <w:t>Targeted value</w:t>
            </w:r>
          </w:p>
        </w:tc>
        <w:tc>
          <w:tcPr>
            <w:tcW w:w="2158" w:type="dxa"/>
          </w:tcPr>
          <w:p w14:paraId="1F19978F" w14:textId="77777777" w:rsidR="000A04AF" w:rsidRPr="00B770C6" w:rsidRDefault="000A04AF" w:rsidP="00A775C5">
            <w:pPr>
              <w:pStyle w:val="BodyText"/>
              <w:jc w:val="center"/>
            </w:pPr>
            <w:r w:rsidRPr="00B770C6">
              <w:t>Current value</w:t>
            </w:r>
          </w:p>
        </w:tc>
      </w:tr>
      <w:tr w:rsidR="000A04AF" w:rsidRPr="00B770C6" w14:paraId="001E78F8" w14:textId="77777777" w:rsidTr="00A775C5">
        <w:tblPrEx>
          <w:tblLook w:val="0080" w:firstRow="0" w:lastRow="0" w:firstColumn="1" w:lastColumn="0" w:noHBand="0" w:noVBand="0"/>
        </w:tblPrEx>
        <w:tc>
          <w:tcPr>
            <w:tcW w:w="2875" w:type="dxa"/>
          </w:tcPr>
          <w:p w14:paraId="043482A6" w14:textId="77777777" w:rsidR="000A04AF" w:rsidRPr="00A32B82" w:rsidRDefault="000A04AF" w:rsidP="00A775C5">
            <w:pPr>
              <w:pStyle w:val="BodyText"/>
            </w:pPr>
            <w:r w:rsidRPr="00A32B82">
              <w:t>AI solution (number of AI application areas, e.g. image recognition)</w:t>
            </w:r>
          </w:p>
        </w:tc>
        <w:tc>
          <w:tcPr>
            <w:tcW w:w="2088" w:type="dxa"/>
          </w:tcPr>
          <w:p w14:paraId="6D84BE58" w14:textId="77777777" w:rsidR="000A04AF" w:rsidRPr="00A32B82" w:rsidRDefault="000A04AF" w:rsidP="00A775C5">
            <w:pPr>
              <w:pStyle w:val="BodyText"/>
            </w:pPr>
            <w:r w:rsidRPr="00A32B82">
              <w:t>3 application areas</w:t>
            </w:r>
          </w:p>
          <w:p w14:paraId="18871DF9" w14:textId="77777777" w:rsidR="000A04AF" w:rsidRPr="00A32B82" w:rsidRDefault="000A04AF" w:rsidP="00A775C5">
            <w:pPr>
              <w:pStyle w:val="BodyText"/>
            </w:pPr>
          </w:p>
        </w:tc>
        <w:tc>
          <w:tcPr>
            <w:tcW w:w="2088" w:type="dxa"/>
          </w:tcPr>
          <w:p w14:paraId="1295916E" w14:textId="77777777" w:rsidR="000A04AF" w:rsidRPr="00A32B82" w:rsidRDefault="000A04AF" w:rsidP="00A775C5">
            <w:pPr>
              <w:pStyle w:val="BodyText"/>
            </w:pPr>
            <w:r w:rsidRPr="00A32B82">
              <w:t>4 application areas</w:t>
            </w:r>
          </w:p>
        </w:tc>
        <w:tc>
          <w:tcPr>
            <w:tcW w:w="2158" w:type="dxa"/>
          </w:tcPr>
          <w:p w14:paraId="0EF8F6BD" w14:textId="77777777" w:rsidR="000A04AF" w:rsidRPr="00305533" w:rsidRDefault="000A04AF" w:rsidP="00A775C5">
            <w:pPr>
              <w:pStyle w:val="BodyText"/>
            </w:pPr>
            <w:r w:rsidRPr="00305533">
              <w:t>3 application areas</w:t>
            </w:r>
            <w:r w:rsidRPr="00305533">
              <w:rPr>
                <w:rStyle w:val="FootnoteReference"/>
              </w:rPr>
              <w:footnoteReference w:id="5"/>
            </w:r>
          </w:p>
        </w:tc>
      </w:tr>
      <w:tr w:rsidR="000A04AF" w:rsidRPr="00B770C6" w14:paraId="11AE8769" w14:textId="77777777" w:rsidTr="00A775C5">
        <w:tblPrEx>
          <w:tblLook w:val="0080" w:firstRow="0" w:lastRow="0" w:firstColumn="1" w:lastColumn="0" w:noHBand="0" w:noVBand="0"/>
        </w:tblPrEx>
        <w:tc>
          <w:tcPr>
            <w:tcW w:w="2875" w:type="dxa"/>
          </w:tcPr>
          <w:p w14:paraId="2C138070" w14:textId="77777777" w:rsidR="000A04AF" w:rsidRPr="00A32B82" w:rsidRDefault="000A04AF" w:rsidP="00A775C5">
            <w:pPr>
              <w:pStyle w:val="BodyText"/>
            </w:pPr>
            <w:r w:rsidRPr="00A32B82">
              <w:t>Task planning solution (number of task planning support features)</w:t>
            </w:r>
          </w:p>
        </w:tc>
        <w:tc>
          <w:tcPr>
            <w:tcW w:w="2088" w:type="dxa"/>
          </w:tcPr>
          <w:p w14:paraId="033300F7" w14:textId="77777777" w:rsidR="000A04AF" w:rsidRPr="00A32B82" w:rsidRDefault="000A04AF" w:rsidP="00A775C5">
            <w:pPr>
              <w:pStyle w:val="BodyText"/>
            </w:pPr>
            <w:r w:rsidRPr="00A32B82">
              <w:t>1 task planning features</w:t>
            </w:r>
          </w:p>
        </w:tc>
        <w:tc>
          <w:tcPr>
            <w:tcW w:w="2088" w:type="dxa"/>
          </w:tcPr>
          <w:p w14:paraId="56B8AF0A" w14:textId="77777777" w:rsidR="000A04AF" w:rsidRPr="00A32B82" w:rsidRDefault="000A04AF" w:rsidP="00A775C5">
            <w:pPr>
              <w:pStyle w:val="BodyText"/>
            </w:pPr>
            <w:r w:rsidRPr="00A32B82">
              <w:t>3 task planning features</w:t>
            </w:r>
          </w:p>
        </w:tc>
        <w:tc>
          <w:tcPr>
            <w:tcW w:w="2158" w:type="dxa"/>
          </w:tcPr>
          <w:p w14:paraId="061FEC07" w14:textId="77777777" w:rsidR="000A04AF" w:rsidRPr="00305533" w:rsidRDefault="000A04AF" w:rsidP="00A775C5">
            <w:pPr>
              <w:pStyle w:val="BodyText"/>
            </w:pPr>
            <w:r w:rsidRPr="00305533">
              <w:t>1 task planning features</w:t>
            </w:r>
            <w:r w:rsidRPr="00305533">
              <w:rPr>
                <w:rStyle w:val="FootnoteReference"/>
              </w:rPr>
              <w:footnoteReference w:id="6"/>
            </w:r>
          </w:p>
        </w:tc>
      </w:tr>
      <w:tr w:rsidR="000A04AF" w:rsidRPr="00B770C6" w14:paraId="5A5C954D" w14:textId="77777777" w:rsidTr="00A775C5">
        <w:tblPrEx>
          <w:tblLook w:val="0080" w:firstRow="0" w:lastRow="0" w:firstColumn="1" w:lastColumn="0" w:noHBand="0" w:noVBand="0"/>
        </w:tblPrEx>
        <w:tc>
          <w:tcPr>
            <w:tcW w:w="2875" w:type="dxa"/>
          </w:tcPr>
          <w:p w14:paraId="6F8D89D4" w14:textId="77777777" w:rsidR="000A04AF" w:rsidRPr="00A32B82" w:rsidRDefault="000A04AF" w:rsidP="00A775C5">
            <w:pPr>
              <w:pStyle w:val="BodyText"/>
            </w:pPr>
            <w:r w:rsidRPr="00A32B82">
              <w:t>Data anomaly alerting solution (number of alert types supported)</w:t>
            </w:r>
          </w:p>
        </w:tc>
        <w:tc>
          <w:tcPr>
            <w:tcW w:w="2088" w:type="dxa"/>
          </w:tcPr>
          <w:p w14:paraId="23ED7D2F" w14:textId="77777777" w:rsidR="000A04AF" w:rsidRPr="00A32B82" w:rsidRDefault="000A04AF" w:rsidP="00A775C5">
            <w:pPr>
              <w:pStyle w:val="BodyText"/>
            </w:pPr>
            <w:r w:rsidRPr="00A32B82">
              <w:t>0 alert types</w:t>
            </w:r>
          </w:p>
        </w:tc>
        <w:tc>
          <w:tcPr>
            <w:tcW w:w="2088" w:type="dxa"/>
          </w:tcPr>
          <w:p w14:paraId="68E82E97" w14:textId="77777777" w:rsidR="000A04AF" w:rsidRPr="00A32B82" w:rsidRDefault="000A04AF" w:rsidP="00A775C5">
            <w:pPr>
              <w:pStyle w:val="BodyText"/>
            </w:pPr>
            <w:r>
              <w:t>3</w:t>
            </w:r>
            <w:r w:rsidRPr="00A32B82">
              <w:t xml:space="preserve"> alert types</w:t>
            </w:r>
          </w:p>
        </w:tc>
        <w:tc>
          <w:tcPr>
            <w:tcW w:w="2158" w:type="dxa"/>
          </w:tcPr>
          <w:p w14:paraId="2E5051BD" w14:textId="77777777" w:rsidR="000A04AF" w:rsidRPr="00305533" w:rsidRDefault="000A04AF" w:rsidP="00A775C5">
            <w:pPr>
              <w:pStyle w:val="BodyText"/>
            </w:pPr>
            <w:r w:rsidRPr="00305533">
              <w:t>3 alert types</w:t>
            </w:r>
            <w:r w:rsidRPr="00305533">
              <w:rPr>
                <w:rStyle w:val="FootnoteReference"/>
              </w:rPr>
              <w:footnoteReference w:id="7"/>
            </w:r>
          </w:p>
        </w:tc>
      </w:tr>
    </w:tbl>
    <w:p w14:paraId="2CD89C6A" w14:textId="77777777" w:rsidR="000A04AF" w:rsidRDefault="000A04AF" w:rsidP="000A04AF">
      <w:pPr>
        <w:pStyle w:val="ITEABodyText"/>
        <w:ind w:left="720"/>
        <w:jc w:val="both"/>
      </w:pPr>
    </w:p>
    <w:p w14:paraId="0CF56880" w14:textId="77777777" w:rsidR="000A04AF" w:rsidRDefault="000A04AF" w:rsidP="000A04AF">
      <w:pPr>
        <w:pStyle w:val="ITEABodyText"/>
        <w:ind w:left="720"/>
        <w:jc w:val="both"/>
      </w:pPr>
    </w:p>
    <w:p w14:paraId="3DB6AFBF" w14:textId="77777777" w:rsidR="000A04AF" w:rsidRDefault="000A04AF" w:rsidP="00D977C3">
      <w:pPr>
        <w:pStyle w:val="BodyText"/>
        <w:numPr>
          <w:ilvl w:val="0"/>
          <w:numId w:val="9"/>
        </w:numPr>
        <w:spacing w:after="200" w:line="276" w:lineRule="auto"/>
      </w:pPr>
      <w:r w:rsidRPr="00F826FE">
        <w:rPr>
          <w:lang w:val="en-US"/>
        </w:rPr>
        <w:t xml:space="preserve">KPI </w:t>
      </w:r>
      <w:r w:rsidRPr="00F826FE">
        <w:t>critical energy distribution (UC 4)</w:t>
      </w:r>
    </w:p>
    <w:tbl>
      <w:tblPr>
        <w:tblStyle w:val="TableGrid"/>
        <w:tblW w:w="9209" w:type="dxa"/>
        <w:tblLook w:val="04A0" w:firstRow="1" w:lastRow="0" w:firstColumn="1" w:lastColumn="0" w:noHBand="0" w:noVBand="1"/>
      </w:tblPr>
      <w:tblGrid>
        <w:gridCol w:w="2875"/>
        <w:gridCol w:w="2088"/>
        <w:gridCol w:w="2088"/>
        <w:gridCol w:w="2158"/>
      </w:tblGrid>
      <w:tr w:rsidR="000A04AF" w:rsidRPr="00B770C6" w14:paraId="6CF9093E" w14:textId="77777777" w:rsidTr="00A775C5">
        <w:tc>
          <w:tcPr>
            <w:tcW w:w="2875" w:type="dxa"/>
          </w:tcPr>
          <w:p w14:paraId="24810389" w14:textId="77777777" w:rsidR="000A04AF" w:rsidRPr="00B770C6" w:rsidRDefault="000A04AF" w:rsidP="00A775C5">
            <w:pPr>
              <w:pStyle w:val="BodyText"/>
            </w:pPr>
            <w:r>
              <w:t>Name of the KPI</w:t>
            </w:r>
          </w:p>
        </w:tc>
        <w:tc>
          <w:tcPr>
            <w:tcW w:w="2088" w:type="dxa"/>
          </w:tcPr>
          <w:p w14:paraId="04716DBF" w14:textId="77777777" w:rsidR="000A04AF" w:rsidRPr="00B770C6" w:rsidRDefault="000A04AF" w:rsidP="00A775C5">
            <w:pPr>
              <w:pStyle w:val="BodyText"/>
              <w:jc w:val="center"/>
            </w:pPr>
            <w:r w:rsidRPr="00B770C6">
              <w:t>Initial value</w:t>
            </w:r>
          </w:p>
        </w:tc>
        <w:tc>
          <w:tcPr>
            <w:tcW w:w="2088" w:type="dxa"/>
          </w:tcPr>
          <w:p w14:paraId="0E8BFD19" w14:textId="77777777" w:rsidR="000A04AF" w:rsidRPr="00B770C6" w:rsidRDefault="000A04AF" w:rsidP="00A775C5">
            <w:pPr>
              <w:pStyle w:val="BodyText"/>
              <w:jc w:val="center"/>
            </w:pPr>
            <w:r w:rsidRPr="00B770C6">
              <w:t>Targeted value</w:t>
            </w:r>
          </w:p>
        </w:tc>
        <w:tc>
          <w:tcPr>
            <w:tcW w:w="2158" w:type="dxa"/>
          </w:tcPr>
          <w:p w14:paraId="2B797137" w14:textId="77777777" w:rsidR="000A04AF" w:rsidRPr="00B770C6" w:rsidRDefault="000A04AF" w:rsidP="00A775C5">
            <w:pPr>
              <w:pStyle w:val="BodyText"/>
              <w:jc w:val="center"/>
            </w:pPr>
            <w:r w:rsidRPr="00B770C6">
              <w:t>Current value</w:t>
            </w:r>
          </w:p>
        </w:tc>
      </w:tr>
      <w:tr w:rsidR="000A04AF" w:rsidRPr="00B770C6" w14:paraId="0361B642" w14:textId="77777777" w:rsidTr="00A775C5">
        <w:tblPrEx>
          <w:tblLook w:val="0080" w:firstRow="0" w:lastRow="0" w:firstColumn="1" w:lastColumn="0" w:noHBand="0" w:noVBand="0"/>
        </w:tblPrEx>
        <w:tc>
          <w:tcPr>
            <w:tcW w:w="2875" w:type="dxa"/>
          </w:tcPr>
          <w:p w14:paraId="28E48D8E" w14:textId="77777777" w:rsidR="000A04AF" w:rsidRPr="003443CF" w:rsidRDefault="000A04AF" w:rsidP="00A775C5">
            <w:pPr>
              <w:pStyle w:val="BodyText"/>
              <w:rPr>
                <w:i/>
                <w:u w:val="single"/>
              </w:rPr>
            </w:pPr>
            <w:r w:rsidRPr="00A32B82">
              <w:t>Number of consumers enrolled in flexibility program</w:t>
            </w:r>
          </w:p>
        </w:tc>
        <w:tc>
          <w:tcPr>
            <w:tcW w:w="2088" w:type="dxa"/>
          </w:tcPr>
          <w:p w14:paraId="63174824" w14:textId="77777777" w:rsidR="000A04AF" w:rsidRPr="00B770C6" w:rsidRDefault="000A04AF" w:rsidP="00A775C5">
            <w:pPr>
              <w:pStyle w:val="BodyText"/>
            </w:pPr>
            <w:r w:rsidRPr="00A32B82">
              <w:t>0</w:t>
            </w:r>
          </w:p>
        </w:tc>
        <w:tc>
          <w:tcPr>
            <w:tcW w:w="2088" w:type="dxa"/>
          </w:tcPr>
          <w:p w14:paraId="0F3778D4" w14:textId="77777777" w:rsidR="000A04AF" w:rsidRPr="00B770C6" w:rsidRDefault="000A04AF" w:rsidP="00A775C5">
            <w:pPr>
              <w:pStyle w:val="BodyText"/>
            </w:pPr>
            <w:r w:rsidRPr="00A32B82">
              <w:t>10</w:t>
            </w:r>
          </w:p>
        </w:tc>
        <w:tc>
          <w:tcPr>
            <w:tcW w:w="2158" w:type="dxa"/>
          </w:tcPr>
          <w:p w14:paraId="5E231822" w14:textId="77777777" w:rsidR="000A04AF" w:rsidRPr="00305533" w:rsidRDefault="000A04AF" w:rsidP="00A775C5">
            <w:pPr>
              <w:pStyle w:val="BodyText"/>
            </w:pPr>
            <w:r w:rsidRPr="00305533">
              <w:t>0</w:t>
            </w:r>
          </w:p>
        </w:tc>
      </w:tr>
      <w:tr w:rsidR="000A04AF" w:rsidRPr="00B770C6" w14:paraId="5E60944E" w14:textId="77777777" w:rsidTr="00A775C5">
        <w:tblPrEx>
          <w:tblLook w:val="0080" w:firstRow="0" w:lastRow="0" w:firstColumn="1" w:lastColumn="0" w:noHBand="0" w:noVBand="0"/>
        </w:tblPrEx>
        <w:tc>
          <w:tcPr>
            <w:tcW w:w="2875" w:type="dxa"/>
          </w:tcPr>
          <w:p w14:paraId="5699B6A6" w14:textId="77777777" w:rsidR="000A04AF" w:rsidRPr="00A32B82" w:rsidRDefault="000A04AF" w:rsidP="00A775C5">
            <w:pPr>
              <w:pStyle w:val="BodyText"/>
            </w:pPr>
            <w:r w:rsidRPr="00A32B82">
              <w:t>Amount of Energy transacted (kWh)</w:t>
            </w:r>
          </w:p>
        </w:tc>
        <w:tc>
          <w:tcPr>
            <w:tcW w:w="2088" w:type="dxa"/>
          </w:tcPr>
          <w:p w14:paraId="6200F2BE" w14:textId="77777777" w:rsidR="000A04AF" w:rsidRDefault="000A04AF" w:rsidP="00A775C5">
            <w:pPr>
              <w:pStyle w:val="BodyText"/>
            </w:pPr>
            <w:r w:rsidRPr="00A32B82">
              <w:t>0</w:t>
            </w:r>
          </w:p>
        </w:tc>
        <w:tc>
          <w:tcPr>
            <w:tcW w:w="2088" w:type="dxa"/>
          </w:tcPr>
          <w:p w14:paraId="596D4734" w14:textId="77777777" w:rsidR="000A04AF" w:rsidRDefault="000A04AF" w:rsidP="00A775C5">
            <w:pPr>
              <w:pStyle w:val="BodyText"/>
            </w:pPr>
            <w:r w:rsidRPr="00A32B82">
              <w:t>20</w:t>
            </w:r>
          </w:p>
        </w:tc>
        <w:tc>
          <w:tcPr>
            <w:tcW w:w="2158" w:type="dxa"/>
          </w:tcPr>
          <w:p w14:paraId="50516A1C" w14:textId="77777777" w:rsidR="000A04AF" w:rsidRPr="00305533" w:rsidRDefault="000A04AF" w:rsidP="00A775C5">
            <w:pPr>
              <w:pStyle w:val="BodyText"/>
            </w:pPr>
            <w:r w:rsidRPr="00305533">
              <w:t>0</w:t>
            </w:r>
          </w:p>
        </w:tc>
      </w:tr>
      <w:tr w:rsidR="000A04AF" w:rsidRPr="00B770C6" w14:paraId="2FA195ED" w14:textId="77777777" w:rsidTr="00A775C5">
        <w:tblPrEx>
          <w:tblLook w:val="0080" w:firstRow="0" w:lastRow="0" w:firstColumn="1" w:lastColumn="0" w:noHBand="0" w:noVBand="0"/>
        </w:tblPrEx>
        <w:tc>
          <w:tcPr>
            <w:tcW w:w="2875" w:type="dxa"/>
          </w:tcPr>
          <w:p w14:paraId="3A264FE6" w14:textId="77777777" w:rsidR="000A04AF" w:rsidRPr="00A32B82" w:rsidRDefault="000A04AF" w:rsidP="00A775C5">
            <w:pPr>
              <w:pStyle w:val="BodyText"/>
            </w:pPr>
            <w:r w:rsidRPr="00A32B82">
              <w:t>Voltage issue events number</w:t>
            </w:r>
          </w:p>
        </w:tc>
        <w:tc>
          <w:tcPr>
            <w:tcW w:w="2088" w:type="dxa"/>
          </w:tcPr>
          <w:p w14:paraId="6AD4030B" w14:textId="77777777" w:rsidR="000A04AF" w:rsidRDefault="000A04AF" w:rsidP="00A775C5">
            <w:pPr>
              <w:pStyle w:val="BodyText"/>
            </w:pPr>
            <w:r w:rsidRPr="00A32B82">
              <w:t>20</w:t>
            </w:r>
          </w:p>
        </w:tc>
        <w:tc>
          <w:tcPr>
            <w:tcW w:w="2088" w:type="dxa"/>
          </w:tcPr>
          <w:p w14:paraId="6285AAB0" w14:textId="77777777" w:rsidR="000A04AF" w:rsidRDefault="000A04AF" w:rsidP="00A775C5">
            <w:pPr>
              <w:pStyle w:val="BodyText"/>
            </w:pPr>
            <w:r w:rsidRPr="00A32B82">
              <w:t>2</w:t>
            </w:r>
          </w:p>
        </w:tc>
        <w:tc>
          <w:tcPr>
            <w:tcW w:w="2158" w:type="dxa"/>
          </w:tcPr>
          <w:p w14:paraId="3CF21F25" w14:textId="77777777" w:rsidR="000A04AF" w:rsidRPr="00305533" w:rsidRDefault="000A04AF" w:rsidP="00A775C5">
            <w:pPr>
              <w:pStyle w:val="BodyText"/>
            </w:pPr>
            <w:r w:rsidRPr="00305533">
              <w:t>20</w:t>
            </w:r>
          </w:p>
        </w:tc>
      </w:tr>
      <w:tr w:rsidR="000A04AF" w:rsidRPr="00B770C6" w14:paraId="0CABA320" w14:textId="77777777" w:rsidTr="00A775C5">
        <w:tblPrEx>
          <w:tblLook w:val="0080" w:firstRow="0" w:lastRow="0" w:firstColumn="1" w:lastColumn="0" w:noHBand="0" w:noVBand="0"/>
        </w:tblPrEx>
        <w:tc>
          <w:tcPr>
            <w:tcW w:w="2875" w:type="dxa"/>
          </w:tcPr>
          <w:p w14:paraId="65016383" w14:textId="77777777" w:rsidR="000A04AF" w:rsidRPr="00A32B82" w:rsidRDefault="000A04AF" w:rsidP="00A775C5">
            <w:pPr>
              <w:pStyle w:val="BodyText"/>
            </w:pPr>
            <w:r w:rsidRPr="00A32B82">
              <w:t>Average duration of voltage issues (min)</w:t>
            </w:r>
          </w:p>
        </w:tc>
        <w:tc>
          <w:tcPr>
            <w:tcW w:w="2088" w:type="dxa"/>
          </w:tcPr>
          <w:p w14:paraId="01537E32" w14:textId="77777777" w:rsidR="000A04AF" w:rsidRDefault="000A04AF" w:rsidP="00A775C5">
            <w:pPr>
              <w:pStyle w:val="BodyText"/>
            </w:pPr>
            <w:r w:rsidRPr="00A32B82">
              <w:t>30</w:t>
            </w:r>
          </w:p>
        </w:tc>
        <w:tc>
          <w:tcPr>
            <w:tcW w:w="2088" w:type="dxa"/>
          </w:tcPr>
          <w:p w14:paraId="7B1D0353" w14:textId="77777777" w:rsidR="000A04AF" w:rsidRDefault="000A04AF" w:rsidP="00A775C5">
            <w:pPr>
              <w:pStyle w:val="BodyText"/>
            </w:pPr>
            <w:r w:rsidRPr="00A32B82">
              <w:t>10</w:t>
            </w:r>
          </w:p>
        </w:tc>
        <w:tc>
          <w:tcPr>
            <w:tcW w:w="2158" w:type="dxa"/>
          </w:tcPr>
          <w:p w14:paraId="23158C14" w14:textId="77777777" w:rsidR="000A04AF" w:rsidRPr="00305533" w:rsidRDefault="000A04AF" w:rsidP="00A775C5">
            <w:pPr>
              <w:pStyle w:val="BodyText"/>
            </w:pPr>
            <w:r w:rsidRPr="00305533">
              <w:t>30</w:t>
            </w:r>
          </w:p>
        </w:tc>
      </w:tr>
      <w:tr w:rsidR="000A04AF" w:rsidRPr="00B770C6" w14:paraId="44CDB974" w14:textId="77777777" w:rsidTr="00A775C5">
        <w:tblPrEx>
          <w:tblLook w:val="0080" w:firstRow="0" w:lastRow="0" w:firstColumn="1" w:lastColumn="0" w:noHBand="0" w:noVBand="0"/>
        </w:tblPrEx>
        <w:tc>
          <w:tcPr>
            <w:tcW w:w="2875" w:type="dxa"/>
          </w:tcPr>
          <w:p w14:paraId="2F9DBD85" w14:textId="77777777" w:rsidR="000A04AF" w:rsidRPr="00A32B82" w:rsidRDefault="000A04AF" w:rsidP="00A775C5">
            <w:pPr>
              <w:pStyle w:val="BodyText"/>
            </w:pPr>
            <w:r w:rsidRPr="00A32B82">
              <w:t>Average time required to solve voltage issues (min)</w:t>
            </w:r>
          </w:p>
        </w:tc>
        <w:tc>
          <w:tcPr>
            <w:tcW w:w="2088" w:type="dxa"/>
          </w:tcPr>
          <w:p w14:paraId="517C6850" w14:textId="77777777" w:rsidR="000A04AF" w:rsidRDefault="000A04AF" w:rsidP="00A775C5">
            <w:pPr>
              <w:pStyle w:val="BodyText"/>
            </w:pPr>
            <w:r w:rsidRPr="00A32B82">
              <w:t>N/A</w:t>
            </w:r>
          </w:p>
        </w:tc>
        <w:tc>
          <w:tcPr>
            <w:tcW w:w="2088" w:type="dxa"/>
          </w:tcPr>
          <w:p w14:paraId="2CBAAC77" w14:textId="77777777" w:rsidR="000A04AF" w:rsidRDefault="000A04AF" w:rsidP="00A775C5">
            <w:pPr>
              <w:pStyle w:val="BodyText"/>
            </w:pPr>
            <w:r w:rsidRPr="00A32B82">
              <w:t>10</w:t>
            </w:r>
          </w:p>
        </w:tc>
        <w:tc>
          <w:tcPr>
            <w:tcW w:w="2158" w:type="dxa"/>
          </w:tcPr>
          <w:p w14:paraId="10771E2F" w14:textId="77777777" w:rsidR="000A04AF" w:rsidRPr="00305533" w:rsidRDefault="000A04AF" w:rsidP="00A775C5">
            <w:pPr>
              <w:pStyle w:val="BodyText"/>
            </w:pPr>
            <w:r w:rsidRPr="00305533">
              <w:t>N/A</w:t>
            </w:r>
          </w:p>
        </w:tc>
      </w:tr>
      <w:tr w:rsidR="000A04AF" w:rsidRPr="00B770C6" w14:paraId="20DDC270" w14:textId="77777777" w:rsidTr="00A775C5">
        <w:tblPrEx>
          <w:tblLook w:val="0080" w:firstRow="0" w:lastRow="0" w:firstColumn="1" w:lastColumn="0" w:noHBand="0" w:noVBand="0"/>
        </w:tblPrEx>
        <w:tc>
          <w:tcPr>
            <w:tcW w:w="2875" w:type="dxa"/>
          </w:tcPr>
          <w:p w14:paraId="235082D1" w14:textId="77777777" w:rsidR="000A04AF" w:rsidRPr="00A32B82" w:rsidRDefault="000A04AF" w:rsidP="00A775C5">
            <w:pPr>
              <w:pStyle w:val="BodyText"/>
            </w:pPr>
            <w:r w:rsidRPr="00A32B82">
              <w:t xml:space="preserve">Line capacity issue events number </w:t>
            </w:r>
          </w:p>
        </w:tc>
        <w:tc>
          <w:tcPr>
            <w:tcW w:w="2088" w:type="dxa"/>
          </w:tcPr>
          <w:p w14:paraId="62B74013" w14:textId="77777777" w:rsidR="000A04AF" w:rsidRDefault="000A04AF" w:rsidP="00A775C5">
            <w:pPr>
              <w:pStyle w:val="BodyText"/>
            </w:pPr>
            <w:r w:rsidRPr="00A32B82">
              <w:t>45</w:t>
            </w:r>
          </w:p>
        </w:tc>
        <w:tc>
          <w:tcPr>
            <w:tcW w:w="2088" w:type="dxa"/>
          </w:tcPr>
          <w:p w14:paraId="2B2202ED" w14:textId="77777777" w:rsidR="000A04AF" w:rsidRDefault="000A04AF" w:rsidP="00A775C5">
            <w:pPr>
              <w:pStyle w:val="BodyText"/>
            </w:pPr>
            <w:r w:rsidRPr="00A32B82">
              <w:t>5</w:t>
            </w:r>
          </w:p>
        </w:tc>
        <w:tc>
          <w:tcPr>
            <w:tcW w:w="2158" w:type="dxa"/>
          </w:tcPr>
          <w:p w14:paraId="52D718C3" w14:textId="77777777" w:rsidR="000A04AF" w:rsidRPr="00305533" w:rsidRDefault="000A04AF" w:rsidP="00A775C5">
            <w:pPr>
              <w:pStyle w:val="BodyText"/>
            </w:pPr>
            <w:r w:rsidRPr="00305533">
              <w:t>45</w:t>
            </w:r>
          </w:p>
        </w:tc>
      </w:tr>
      <w:tr w:rsidR="000A04AF" w:rsidRPr="00B770C6" w14:paraId="6E220A45" w14:textId="77777777" w:rsidTr="00A775C5">
        <w:tblPrEx>
          <w:tblLook w:val="0080" w:firstRow="0" w:lastRow="0" w:firstColumn="1" w:lastColumn="0" w:noHBand="0" w:noVBand="0"/>
        </w:tblPrEx>
        <w:tc>
          <w:tcPr>
            <w:tcW w:w="2875" w:type="dxa"/>
          </w:tcPr>
          <w:p w14:paraId="7679151B" w14:textId="77777777" w:rsidR="000A04AF" w:rsidRPr="00A32B82" w:rsidRDefault="000A04AF" w:rsidP="00A775C5">
            <w:pPr>
              <w:pStyle w:val="BodyText"/>
            </w:pPr>
            <w:r w:rsidRPr="00A32B82">
              <w:t>Average duration of line capacity issues (min)</w:t>
            </w:r>
          </w:p>
        </w:tc>
        <w:tc>
          <w:tcPr>
            <w:tcW w:w="2088" w:type="dxa"/>
          </w:tcPr>
          <w:p w14:paraId="1E2BA585" w14:textId="77777777" w:rsidR="000A04AF" w:rsidRDefault="000A04AF" w:rsidP="00A775C5">
            <w:pPr>
              <w:pStyle w:val="BodyText"/>
            </w:pPr>
            <w:r w:rsidRPr="00A32B82">
              <w:t>45</w:t>
            </w:r>
          </w:p>
        </w:tc>
        <w:tc>
          <w:tcPr>
            <w:tcW w:w="2088" w:type="dxa"/>
          </w:tcPr>
          <w:p w14:paraId="0B79AAC6" w14:textId="77777777" w:rsidR="000A04AF" w:rsidRDefault="000A04AF" w:rsidP="00A775C5">
            <w:pPr>
              <w:pStyle w:val="BodyText"/>
            </w:pPr>
            <w:r w:rsidRPr="00A32B82">
              <w:t>10</w:t>
            </w:r>
          </w:p>
        </w:tc>
        <w:tc>
          <w:tcPr>
            <w:tcW w:w="2158" w:type="dxa"/>
          </w:tcPr>
          <w:p w14:paraId="55991E08" w14:textId="77777777" w:rsidR="000A04AF" w:rsidRPr="00305533" w:rsidRDefault="000A04AF" w:rsidP="00A775C5">
            <w:pPr>
              <w:pStyle w:val="BodyText"/>
            </w:pPr>
            <w:r w:rsidRPr="00305533">
              <w:t>45</w:t>
            </w:r>
          </w:p>
        </w:tc>
      </w:tr>
      <w:tr w:rsidR="000A04AF" w:rsidRPr="00B770C6" w14:paraId="0B53C432" w14:textId="77777777" w:rsidTr="00A775C5">
        <w:tblPrEx>
          <w:tblLook w:val="0080" w:firstRow="0" w:lastRow="0" w:firstColumn="1" w:lastColumn="0" w:noHBand="0" w:noVBand="0"/>
        </w:tblPrEx>
        <w:tc>
          <w:tcPr>
            <w:tcW w:w="2875" w:type="dxa"/>
          </w:tcPr>
          <w:p w14:paraId="2AF0F274" w14:textId="77777777" w:rsidR="000A04AF" w:rsidRPr="00A32B82" w:rsidRDefault="000A04AF" w:rsidP="00A775C5">
            <w:pPr>
              <w:pStyle w:val="BodyText"/>
            </w:pPr>
            <w:r w:rsidRPr="00A32B82">
              <w:t xml:space="preserve">Average time required to solve line capacity issues </w:t>
            </w:r>
          </w:p>
        </w:tc>
        <w:tc>
          <w:tcPr>
            <w:tcW w:w="2088" w:type="dxa"/>
          </w:tcPr>
          <w:p w14:paraId="78920981" w14:textId="77777777" w:rsidR="000A04AF" w:rsidRDefault="000A04AF" w:rsidP="00A775C5">
            <w:pPr>
              <w:pStyle w:val="BodyText"/>
            </w:pPr>
            <w:r w:rsidRPr="00A32B82">
              <w:t>N/A</w:t>
            </w:r>
          </w:p>
        </w:tc>
        <w:tc>
          <w:tcPr>
            <w:tcW w:w="2088" w:type="dxa"/>
          </w:tcPr>
          <w:p w14:paraId="15839101" w14:textId="77777777" w:rsidR="000A04AF" w:rsidRDefault="000A04AF" w:rsidP="00A775C5">
            <w:pPr>
              <w:pStyle w:val="BodyText"/>
            </w:pPr>
            <w:r w:rsidRPr="00A32B82">
              <w:t>10</w:t>
            </w:r>
          </w:p>
        </w:tc>
        <w:tc>
          <w:tcPr>
            <w:tcW w:w="2158" w:type="dxa"/>
          </w:tcPr>
          <w:p w14:paraId="735E7FA5" w14:textId="77777777" w:rsidR="000A04AF" w:rsidRPr="002E2E27" w:rsidRDefault="000A04AF" w:rsidP="00A775C5">
            <w:pPr>
              <w:pStyle w:val="BodyText"/>
              <w:rPr>
                <w:highlight w:val="yellow"/>
              </w:rPr>
            </w:pPr>
            <w:r w:rsidRPr="00305533">
              <w:t>N/A</w:t>
            </w:r>
          </w:p>
        </w:tc>
      </w:tr>
    </w:tbl>
    <w:p w14:paraId="279A7155" w14:textId="77777777" w:rsidR="000A04AF" w:rsidRDefault="000A04AF" w:rsidP="000A04AF">
      <w:pPr>
        <w:pStyle w:val="ITEABodyText"/>
        <w:jc w:val="both"/>
      </w:pPr>
    </w:p>
    <w:p w14:paraId="6AFA8213" w14:textId="77777777" w:rsidR="000A04AF" w:rsidRDefault="000A04AF" w:rsidP="000A04AF">
      <w:pPr>
        <w:pStyle w:val="ITEABodyText"/>
        <w:ind w:left="720"/>
        <w:jc w:val="both"/>
      </w:pPr>
    </w:p>
    <w:p w14:paraId="275CF596" w14:textId="77777777" w:rsidR="000A04AF" w:rsidRPr="00305533" w:rsidRDefault="000A04AF" w:rsidP="00D977C3">
      <w:pPr>
        <w:pStyle w:val="BodyText"/>
        <w:numPr>
          <w:ilvl w:val="0"/>
          <w:numId w:val="10"/>
        </w:numPr>
        <w:spacing w:after="200" w:line="276" w:lineRule="auto"/>
      </w:pPr>
      <w:r w:rsidRPr="00305533">
        <w:rPr>
          <w:lang w:val="en-US"/>
        </w:rPr>
        <w:t>KPI sensing security of people</w:t>
      </w:r>
      <w:r w:rsidRPr="00305533">
        <w:t xml:space="preserve"> (UC 5) </w:t>
      </w:r>
    </w:p>
    <w:tbl>
      <w:tblPr>
        <w:tblStyle w:val="TableGrid"/>
        <w:tblW w:w="9209" w:type="dxa"/>
        <w:tblLook w:val="04A0" w:firstRow="1" w:lastRow="0" w:firstColumn="1" w:lastColumn="0" w:noHBand="0" w:noVBand="1"/>
      </w:tblPr>
      <w:tblGrid>
        <w:gridCol w:w="2875"/>
        <w:gridCol w:w="2088"/>
        <w:gridCol w:w="2088"/>
        <w:gridCol w:w="2158"/>
      </w:tblGrid>
      <w:tr w:rsidR="000A04AF" w:rsidRPr="00B770C6" w14:paraId="1926573C" w14:textId="77777777" w:rsidTr="00A775C5">
        <w:tc>
          <w:tcPr>
            <w:tcW w:w="2875" w:type="dxa"/>
          </w:tcPr>
          <w:p w14:paraId="34463783" w14:textId="77777777" w:rsidR="000A04AF" w:rsidRPr="00B770C6" w:rsidRDefault="000A04AF" w:rsidP="00A775C5">
            <w:pPr>
              <w:pStyle w:val="BodyText"/>
            </w:pPr>
            <w:r>
              <w:lastRenderedPageBreak/>
              <w:t>Name of the KPI</w:t>
            </w:r>
          </w:p>
        </w:tc>
        <w:tc>
          <w:tcPr>
            <w:tcW w:w="2088" w:type="dxa"/>
          </w:tcPr>
          <w:p w14:paraId="04CC6307" w14:textId="77777777" w:rsidR="000A04AF" w:rsidRPr="00B770C6" w:rsidRDefault="000A04AF" w:rsidP="00A775C5">
            <w:pPr>
              <w:pStyle w:val="BodyText"/>
              <w:jc w:val="center"/>
            </w:pPr>
            <w:r w:rsidRPr="00B770C6">
              <w:t>Initial value</w:t>
            </w:r>
          </w:p>
        </w:tc>
        <w:tc>
          <w:tcPr>
            <w:tcW w:w="2088" w:type="dxa"/>
          </w:tcPr>
          <w:p w14:paraId="2FFFAD21" w14:textId="77777777" w:rsidR="000A04AF" w:rsidRPr="00B770C6" w:rsidRDefault="000A04AF" w:rsidP="00A775C5">
            <w:pPr>
              <w:pStyle w:val="BodyText"/>
              <w:jc w:val="center"/>
            </w:pPr>
            <w:r w:rsidRPr="00B770C6">
              <w:t>Targeted value</w:t>
            </w:r>
          </w:p>
        </w:tc>
        <w:tc>
          <w:tcPr>
            <w:tcW w:w="2158" w:type="dxa"/>
          </w:tcPr>
          <w:p w14:paraId="7EA19D8E" w14:textId="77777777" w:rsidR="000A04AF" w:rsidRPr="00B770C6" w:rsidRDefault="000A04AF" w:rsidP="00A775C5">
            <w:pPr>
              <w:pStyle w:val="BodyText"/>
              <w:jc w:val="center"/>
            </w:pPr>
            <w:r>
              <w:t>Current value</w:t>
            </w:r>
            <w:r w:rsidRPr="14A87B3F">
              <w:rPr>
                <w:rStyle w:val="FootnoteReference"/>
              </w:rPr>
              <w:footnoteReference w:id="8"/>
            </w:r>
          </w:p>
        </w:tc>
      </w:tr>
      <w:tr w:rsidR="000A04AF" w:rsidRPr="00B770C6" w14:paraId="55706956" w14:textId="77777777" w:rsidTr="00A775C5">
        <w:tblPrEx>
          <w:tblLook w:val="0080" w:firstRow="0" w:lastRow="0" w:firstColumn="1" w:lastColumn="0" w:noHBand="0" w:noVBand="0"/>
        </w:tblPrEx>
        <w:tc>
          <w:tcPr>
            <w:tcW w:w="2875" w:type="dxa"/>
          </w:tcPr>
          <w:p w14:paraId="6EED5C01" w14:textId="77777777" w:rsidR="000A04AF" w:rsidRPr="003443CF" w:rsidRDefault="000A04AF" w:rsidP="00A775C5">
            <w:pPr>
              <w:pStyle w:val="BodyText"/>
              <w:rPr>
                <w:i/>
                <w:u w:val="single"/>
              </w:rPr>
            </w:pPr>
            <w:r w:rsidRPr="00A32B82">
              <w:t>NPS (overall measure of experience)</w:t>
            </w:r>
          </w:p>
        </w:tc>
        <w:tc>
          <w:tcPr>
            <w:tcW w:w="2088" w:type="dxa"/>
          </w:tcPr>
          <w:p w14:paraId="22EF8FF2" w14:textId="77777777" w:rsidR="000A04AF" w:rsidRPr="00B770C6" w:rsidRDefault="000A04AF" w:rsidP="00A775C5">
            <w:pPr>
              <w:pStyle w:val="BodyText"/>
            </w:pPr>
            <w:r w:rsidRPr="00A32B82">
              <w:t>49</w:t>
            </w:r>
          </w:p>
        </w:tc>
        <w:tc>
          <w:tcPr>
            <w:tcW w:w="2088" w:type="dxa"/>
          </w:tcPr>
          <w:p w14:paraId="5B71FADF" w14:textId="77777777" w:rsidR="000A04AF" w:rsidRPr="00B770C6" w:rsidRDefault="000A04AF" w:rsidP="00A775C5">
            <w:pPr>
              <w:pStyle w:val="BodyText"/>
            </w:pPr>
            <w:r w:rsidRPr="00A32B82">
              <w:t>70 (by the end of the project)</w:t>
            </w:r>
          </w:p>
        </w:tc>
        <w:tc>
          <w:tcPr>
            <w:tcW w:w="2158" w:type="dxa"/>
          </w:tcPr>
          <w:p w14:paraId="3EB2338C" w14:textId="77777777" w:rsidR="000A04AF" w:rsidRPr="002E2E27" w:rsidRDefault="000A04AF" w:rsidP="00A775C5">
            <w:pPr>
              <w:pStyle w:val="BodyText"/>
            </w:pPr>
            <w:r>
              <w:t>54</w:t>
            </w:r>
          </w:p>
        </w:tc>
      </w:tr>
      <w:tr w:rsidR="000A04AF" w:rsidRPr="00B770C6" w14:paraId="3915DEB1" w14:textId="77777777" w:rsidTr="00A775C5">
        <w:tblPrEx>
          <w:tblLook w:val="0080" w:firstRow="0" w:lastRow="0" w:firstColumn="1" w:lastColumn="0" w:noHBand="0" w:noVBand="0"/>
        </w:tblPrEx>
        <w:tc>
          <w:tcPr>
            <w:tcW w:w="2875" w:type="dxa"/>
          </w:tcPr>
          <w:p w14:paraId="5485DC29" w14:textId="77777777" w:rsidR="000A04AF" w:rsidRPr="00A32B82" w:rsidRDefault="000A04AF" w:rsidP="00A775C5">
            <w:pPr>
              <w:pStyle w:val="BodyText"/>
            </w:pPr>
            <w:r w:rsidRPr="00A32B82">
              <w:t>CES (Customer effort score)</w:t>
            </w:r>
          </w:p>
        </w:tc>
        <w:tc>
          <w:tcPr>
            <w:tcW w:w="2088" w:type="dxa"/>
          </w:tcPr>
          <w:p w14:paraId="2E5BFB85" w14:textId="77777777" w:rsidR="000A04AF" w:rsidRPr="00A32B82" w:rsidRDefault="000A04AF" w:rsidP="00A775C5">
            <w:pPr>
              <w:pStyle w:val="BodyText"/>
            </w:pPr>
            <w:r w:rsidRPr="00A32B82">
              <w:t>82%</w:t>
            </w:r>
          </w:p>
        </w:tc>
        <w:tc>
          <w:tcPr>
            <w:tcW w:w="2088" w:type="dxa"/>
          </w:tcPr>
          <w:p w14:paraId="19CCE301" w14:textId="77777777" w:rsidR="000A04AF" w:rsidRPr="00A32B82" w:rsidRDefault="000A04AF" w:rsidP="00A775C5">
            <w:pPr>
              <w:pStyle w:val="BodyText"/>
            </w:pPr>
            <w:r w:rsidRPr="00A32B82">
              <w:t>“</w:t>
            </w:r>
            <w:proofErr w:type="gramStart"/>
            <w:r w:rsidRPr="00A32B82">
              <w:t>use</w:t>
            </w:r>
            <w:proofErr w:type="gramEnd"/>
            <w:r w:rsidRPr="00A32B82">
              <w:t xml:space="preserve"> is easy” +90%</w:t>
            </w:r>
          </w:p>
        </w:tc>
        <w:tc>
          <w:tcPr>
            <w:tcW w:w="2158" w:type="dxa"/>
          </w:tcPr>
          <w:p w14:paraId="642D4DFD" w14:textId="77777777" w:rsidR="000A04AF" w:rsidRPr="002E2E27" w:rsidRDefault="000A04AF" w:rsidP="00A775C5">
            <w:pPr>
              <w:pStyle w:val="BodyText"/>
            </w:pPr>
            <w:r>
              <w:t>83%</w:t>
            </w:r>
          </w:p>
        </w:tc>
      </w:tr>
      <w:tr w:rsidR="000A04AF" w:rsidRPr="00B770C6" w14:paraId="548D175F" w14:textId="77777777" w:rsidTr="00A775C5">
        <w:tblPrEx>
          <w:tblLook w:val="0080" w:firstRow="0" w:lastRow="0" w:firstColumn="1" w:lastColumn="0" w:noHBand="0" w:noVBand="0"/>
        </w:tblPrEx>
        <w:tc>
          <w:tcPr>
            <w:tcW w:w="2875" w:type="dxa"/>
          </w:tcPr>
          <w:p w14:paraId="170D08D7" w14:textId="77777777" w:rsidR="000A04AF" w:rsidRPr="00A32B82" w:rsidRDefault="000A04AF" w:rsidP="00A775C5">
            <w:pPr>
              <w:pStyle w:val="BodyText"/>
            </w:pPr>
            <w:r w:rsidRPr="00A32B82">
              <w:t>Sense of Security (feel safe using the product)</w:t>
            </w:r>
          </w:p>
        </w:tc>
        <w:tc>
          <w:tcPr>
            <w:tcW w:w="2088" w:type="dxa"/>
          </w:tcPr>
          <w:p w14:paraId="6A18E018" w14:textId="77777777" w:rsidR="000A04AF" w:rsidRPr="00A32B82" w:rsidRDefault="000A04AF" w:rsidP="00A775C5">
            <w:pPr>
              <w:pStyle w:val="BodyText"/>
            </w:pPr>
            <w:r w:rsidRPr="00A32B82">
              <w:t>86%</w:t>
            </w:r>
          </w:p>
        </w:tc>
        <w:tc>
          <w:tcPr>
            <w:tcW w:w="2088" w:type="dxa"/>
          </w:tcPr>
          <w:p w14:paraId="5759D734" w14:textId="77777777" w:rsidR="000A04AF" w:rsidRPr="00A32B82" w:rsidRDefault="000A04AF" w:rsidP="00A775C5">
            <w:pPr>
              <w:pStyle w:val="BodyText"/>
            </w:pPr>
            <w:r w:rsidRPr="00A32B82">
              <w:t>95%</w:t>
            </w:r>
          </w:p>
        </w:tc>
        <w:tc>
          <w:tcPr>
            <w:tcW w:w="2158" w:type="dxa"/>
          </w:tcPr>
          <w:p w14:paraId="2CA1C19B" w14:textId="77777777" w:rsidR="000A04AF" w:rsidRPr="002E2E27" w:rsidRDefault="000A04AF" w:rsidP="00A775C5">
            <w:pPr>
              <w:pStyle w:val="BodyText"/>
            </w:pPr>
            <w:r>
              <w:t>86%</w:t>
            </w:r>
          </w:p>
        </w:tc>
      </w:tr>
      <w:tr w:rsidR="000A04AF" w:rsidRPr="00B770C6" w14:paraId="1894755F" w14:textId="77777777" w:rsidTr="00A775C5">
        <w:tblPrEx>
          <w:tblLook w:val="0080" w:firstRow="0" w:lastRow="0" w:firstColumn="1" w:lastColumn="0" w:noHBand="0" w:noVBand="0"/>
        </w:tblPrEx>
        <w:tc>
          <w:tcPr>
            <w:tcW w:w="2875" w:type="dxa"/>
          </w:tcPr>
          <w:p w14:paraId="43C67CF7" w14:textId="77777777" w:rsidR="000A04AF" w:rsidRPr="00A32B82" w:rsidRDefault="000A04AF" w:rsidP="00A775C5">
            <w:pPr>
              <w:pStyle w:val="BodyText"/>
            </w:pPr>
            <w:r w:rsidRPr="00A32B82">
              <w:t>Trust (trust in F-Secure)</w:t>
            </w:r>
          </w:p>
        </w:tc>
        <w:tc>
          <w:tcPr>
            <w:tcW w:w="2088" w:type="dxa"/>
          </w:tcPr>
          <w:p w14:paraId="30B4E753" w14:textId="77777777" w:rsidR="000A04AF" w:rsidRPr="00A32B82" w:rsidRDefault="000A04AF" w:rsidP="00A775C5">
            <w:pPr>
              <w:pStyle w:val="BodyText"/>
            </w:pPr>
            <w:r w:rsidRPr="00A32B82">
              <w:t>90%</w:t>
            </w:r>
          </w:p>
        </w:tc>
        <w:tc>
          <w:tcPr>
            <w:tcW w:w="2088" w:type="dxa"/>
          </w:tcPr>
          <w:p w14:paraId="271B1B98" w14:textId="77777777" w:rsidR="000A04AF" w:rsidRPr="00A32B82" w:rsidRDefault="000A04AF" w:rsidP="00A775C5">
            <w:pPr>
              <w:pStyle w:val="BodyText"/>
            </w:pPr>
            <w:r w:rsidRPr="00A32B82">
              <w:t>95%</w:t>
            </w:r>
          </w:p>
        </w:tc>
        <w:tc>
          <w:tcPr>
            <w:tcW w:w="2158" w:type="dxa"/>
          </w:tcPr>
          <w:p w14:paraId="55FE51C9" w14:textId="77777777" w:rsidR="000A04AF" w:rsidRPr="002E2E27" w:rsidRDefault="000A04AF" w:rsidP="00A775C5">
            <w:pPr>
              <w:pStyle w:val="BodyText"/>
            </w:pPr>
            <w:r>
              <w:t>91%</w:t>
            </w:r>
          </w:p>
        </w:tc>
      </w:tr>
    </w:tbl>
    <w:p w14:paraId="12677FD4" w14:textId="77777777" w:rsidR="000A04AF" w:rsidRPr="00F826FE" w:rsidRDefault="000A04AF" w:rsidP="000A04AF">
      <w:pPr>
        <w:pStyle w:val="ITEABodyText"/>
        <w:ind w:left="720"/>
        <w:jc w:val="both"/>
      </w:pPr>
    </w:p>
    <w:p w14:paraId="279F91FA" w14:textId="77777777" w:rsidR="000A04AF" w:rsidRDefault="000A04AF" w:rsidP="000A04AF">
      <w:pPr>
        <w:pStyle w:val="ITEABodyText"/>
        <w:jc w:val="both"/>
      </w:pPr>
    </w:p>
    <w:p w14:paraId="2FAFF2DF" w14:textId="77777777" w:rsidR="000A04AF" w:rsidRDefault="000A04AF" w:rsidP="00D977C3">
      <w:pPr>
        <w:pStyle w:val="BodyText"/>
        <w:numPr>
          <w:ilvl w:val="0"/>
          <w:numId w:val="11"/>
        </w:numPr>
        <w:spacing w:after="200" w:line="276" w:lineRule="auto"/>
      </w:pPr>
      <w:r w:rsidRPr="00F826FE">
        <w:rPr>
          <w:lang w:val="en-US"/>
        </w:rPr>
        <w:t xml:space="preserve">KPI </w:t>
      </w:r>
      <w:proofErr w:type="spellStart"/>
      <w:r w:rsidRPr="00F826FE">
        <w:t>multirouting</w:t>
      </w:r>
      <w:proofErr w:type="spellEnd"/>
      <w:r w:rsidRPr="00F826FE">
        <w:t xml:space="preserve"> secure awareness system for hunting and outdoors (UC 7</w:t>
      </w:r>
      <w:r w:rsidRPr="00305533">
        <w:t>) AP (</w:t>
      </w:r>
      <w:proofErr w:type="spellStart"/>
      <w:r w:rsidRPr="00305533">
        <w:t>Natlink</w:t>
      </w:r>
      <w:proofErr w:type="spellEnd"/>
      <w:r w:rsidRPr="00305533">
        <w:t>, Polar): update current value &amp; add clarification as footnotes</w:t>
      </w:r>
    </w:p>
    <w:tbl>
      <w:tblPr>
        <w:tblStyle w:val="TableGrid"/>
        <w:tblW w:w="9209" w:type="dxa"/>
        <w:tblLook w:val="04A0" w:firstRow="1" w:lastRow="0" w:firstColumn="1" w:lastColumn="0" w:noHBand="0" w:noVBand="1"/>
      </w:tblPr>
      <w:tblGrid>
        <w:gridCol w:w="5240"/>
        <w:gridCol w:w="1276"/>
        <w:gridCol w:w="1134"/>
        <w:gridCol w:w="1559"/>
      </w:tblGrid>
      <w:tr w:rsidR="000A04AF" w:rsidRPr="00B770C6" w14:paraId="59EA43EF" w14:textId="77777777" w:rsidTr="00A775C5">
        <w:tc>
          <w:tcPr>
            <w:tcW w:w="5240" w:type="dxa"/>
          </w:tcPr>
          <w:p w14:paraId="0C0520B1" w14:textId="77777777" w:rsidR="000A04AF" w:rsidRPr="00B770C6" w:rsidRDefault="000A04AF" w:rsidP="00A775C5">
            <w:pPr>
              <w:pStyle w:val="BodyText"/>
            </w:pPr>
            <w:r>
              <w:t>Name of the KPI</w:t>
            </w:r>
          </w:p>
        </w:tc>
        <w:tc>
          <w:tcPr>
            <w:tcW w:w="1276" w:type="dxa"/>
          </w:tcPr>
          <w:p w14:paraId="3BC3EB4F" w14:textId="77777777" w:rsidR="000A04AF" w:rsidRPr="00B770C6" w:rsidRDefault="000A04AF" w:rsidP="00A775C5">
            <w:pPr>
              <w:pStyle w:val="BodyText"/>
              <w:jc w:val="center"/>
            </w:pPr>
            <w:r w:rsidRPr="00B770C6">
              <w:t>Initial value</w:t>
            </w:r>
          </w:p>
        </w:tc>
        <w:tc>
          <w:tcPr>
            <w:tcW w:w="1134" w:type="dxa"/>
          </w:tcPr>
          <w:p w14:paraId="66271AB3" w14:textId="77777777" w:rsidR="000A04AF" w:rsidRPr="00B770C6" w:rsidRDefault="000A04AF" w:rsidP="00A775C5">
            <w:pPr>
              <w:pStyle w:val="BodyText"/>
              <w:jc w:val="center"/>
            </w:pPr>
            <w:r w:rsidRPr="00B770C6">
              <w:t>Targeted value</w:t>
            </w:r>
          </w:p>
        </w:tc>
        <w:tc>
          <w:tcPr>
            <w:tcW w:w="1559" w:type="dxa"/>
          </w:tcPr>
          <w:p w14:paraId="05383F8A" w14:textId="77777777" w:rsidR="000A04AF" w:rsidRPr="00B770C6" w:rsidRDefault="000A04AF" w:rsidP="00A775C5">
            <w:pPr>
              <w:pStyle w:val="BodyText"/>
              <w:jc w:val="center"/>
            </w:pPr>
            <w:r w:rsidRPr="00B770C6">
              <w:t>Current value</w:t>
            </w:r>
          </w:p>
        </w:tc>
      </w:tr>
      <w:tr w:rsidR="000A04AF" w:rsidRPr="00B770C6" w14:paraId="580FAF44" w14:textId="77777777" w:rsidTr="00A775C5">
        <w:tblPrEx>
          <w:tblLook w:val="0080" w:firstRow="0" w:lastRow="0" w:firstColumn="1" w:lastColumn="0" w:noHBand="0" w:noVBand="0"/>
        </w:tblPrEx>
        <w:tc>
          <w:tcPr>
            <w:tcW w:w="5240" w:type="dxa"/>
          </w:tcPr>
          <w:p w14:paraId="0B3D0783" w14:textId="77777777" w:rsidR="000A04AF" w:rsidRPr="003443CF" w:rsidRDefault="000A04AF" w:rsidP="00A775C5">
            <w:pPr>
              <w:pStyle w:val="BodyText"/>
              <w:rPr>
                <w:i/>
                <w:u w:val="single"/>
              </w:rPr>
            </w:pPr>
            <w:r w:rsidRPr="00A32B82">
              <w:t>Radio technology suitability tests (nr of Radio) Technologies: Bluetooth technology(</w:t>
            </w:r>
            <w:proofErr w:type="spellStart"/>
            <w:r w:rsidRPr="00A32B82">
              <w:t>ies</w:t>
            </w:r>
            <w:proofErr w:type="spellEnd"/>
            <w:r w:rsidRPr="00A32B82">
              <w:t xml:space="preserve">), CAT M1, CAT 1 bis, LoRa 500mW and 25mW, </w:t>
            </w:r>
            <w:proofErr w:type="spellStart"/>
            <w:r w:rsidRPr="00A32B82">
              <w:t>Dect</w:t>
            </w:r>
            <w:proofErr w:type="spellEnd"/>
            <w:r w:rsidRPr="00A32B82">
              <w:t xml:space="preserve"> NR+, </w:t>
            </w:r>
            <w:proofErr w:type="spellStart"/>
            <w:r w:rsidRPr="00A32B82">
              <w:t>WiFi</w:t>
            </w:r>
            <w:proofErr w:type="spellEnd"/>
          </w:p>
        </w:tc>
        <w:tc>
          <w:tcPr>
            <w:tcW w:w="1276" w:type="dxa"/>
          </w:tcPr>
          <w:p w14:paraId="3F55DE58" w14:textId="77777777" w:rsidR="000A04AF" w:rsidRPr="00B770C6" w:rsidRDefault="000A04AF" w:rsidP="00A775C5">
            <w:pPr>
              <w:pStyle w:val="BodyText"/>
            </w:pPr>
            <w:r w:rsidRPr="00A32B82">
              <w:t>1</w:t>
            </w:r>
          </w:p>
        </w:tc>
        <w:tc>
          <w:tcPr>
            <w:tcW w:w="1134" w:type="dxa"/>
          </w:tcPr>
          <w:p w14:paraId="5C3FA0D2" w14:textId="77777777" w:rsidR="000A04AF" w:rsidRPr="00B770C6" w:rsidRDefault="000A04AF" w:rsidP="00A775C5">
            <w:pPr>
              <w:pStyle w:val="BodyText"/>
            </w:pPr>
            <w:r w:rsidRPr="00A32B82">
              <w:t>7</w:t>
            </w:r>
          </w:p>
        </w:tc>
        <w:tc>
          <w:tcPr>
            <w:tcW w:w="1559" w:type="dxa"/>
          </w:tcPr>
          <w:p w14:paraId="100983BD" w14:textId="77777777" w:rsidR="000A04AF" w:rsidRPr="00305533" w:rsidRDefault="000A04AF" w:rsidP="00A775C5">
            <w:pPr>
              <w:pStyle w:val="BodyText"/>
            </w:pPr>
            <w:r w:rsidRPr="00305533">
              <w:t>6</w:t>
            </w:r>
            <w:r w:rsidRPr="00305533">
              <w:rPr>
                <w:rStyle w:val="FootnoteReference"/>
              </w:rPr>
              <w:footnoteReference w:id="9"/>
            </w:r>
          </w:p>
        </w:tc>
      </w:tr>
      <w:tr w:rsidR="000A04AF" w:rsidRPr="00B770C6" w14:paraId="6AF1CBA7" w14:textId="77777777" w:rsidTr="00A775C5">
        <w:tblPrEx>
          <w:tblLook w:val="0080" w:firstRow="0" w:lastRow="0" w:firstColumn="1" w:lastColumn="0" w:noHBand="0" w:noVBand="0"/>
        </w:tblPrEx>
        <w:tc>
          <w:tcPr>
            <w:tcW w:w="5240" w:type="dxa"/>
          </w:tcPr>
          <w:p w14:paraId="6CC3BA16" w14:textId="77777777" w:rsidR="000A04AF" w:rsidRPr="00A32B82" w:rsidRDefault="000A04AF" w:rsidP="00A775C5">
            <w:pPr>
              <w:pStyle w:val="BodyText"/>
            </w:pPr>
            <w:r w:rsidRPr="00A32B82">
              <w:t xml:space="preserve">Working prototype for </w:t>
            </w:r>
            <w:proofErr w:type="spellStart"/>
            <w:r w:rsidRPr="00A32B82">
              <w:t>Multicommunicator</w:t>
            </w:r>
            <w:proofErr w:type="spellEnd"/>
            <w:r w:rsidRPr="00A32B82">
              <w:t xml:space="preserve"> device, each of step can also have decimals, so if there are several rounds the final version gives full step. (1: components, 2: schematics, 3: PCB, 4: Mechanics, </w:t>
            </w:r>
            <w:proofErr w:type="gramStart"/>
            <w:r w:rsidRPr="00A32B82">
              <w:t>5:FW</w:t>
            </w:r>
            <w:proofErr w:type="gramEnd"/>
            <w:r w:rsidRPr="00A32B82">
              <w:t xml:space="preserve">, </w:t>
            </w:r>
            <w:proofErr w:type="gramStart"/>
            <w:r w:rsidRPr="00A32B82">
              <w:t>6.Antennas</w:t>
            </w:r>
            <w:proofErr w:type="gramEnd"/>
            <w:r w:rsidRPr="00A32B82">
              <w:t>, 7. Field test)</w:t>
            </w:r>
          </w:p>
        </w:tc>
        <w:tc>
          <w:tcPr>
            <w:tcW w:w="1276" w:type="dxa"/>
          </w:tcPr>
          <w:p w14:paraId="2BC6DDE5" w14:textId="77777777" w:rsidR="000A04AF" w:rsidRPr="00A32B82" w:rsidRDefault="000A04AF" w:rsidP="00A775C5">
            <w:pPr>
              <w:pStyle w:val="BodyText"/>
            </w:pPr>
            <w:r w:rsidRPr="00A32B82">
              <w:t>0</w:t>
            </w:r>
          </w:p>
        </w:tc>
        <w:tc>
          <w:tcPr>
            <w:tcW w:w="1134" w:type="dxa"/>
          </w:tcPr>
          <w:p w14:paraId="073B766F" w14:textId="77777777" w:rsidR="000A04AF" w:rsidRPr="00A32B82" w:rsidRDefault="000A04AF" w:rsidP="00A775C5">
            <w:pPr>
              <w:pStyle w:val="BodyText"/>
            </w:pPr>
            <w:r w:rsidRPr="00A32B82">
              <w:t>7</w:t>
            </w:r>
          </w:p>
        </w:tc>
        <w:tc>
          <w:tcPr>
            <w:tcW w:w="1559" w:type="dxa"/>
          </w:tcPr>
          <w:p w14:paraId="0F3B2471" w14:textId="77777777" w:rsidR="000A04AF" w:rsidRPr="00305533" w:rsidRDefault="000A04AF" w:rsidP="00A775C5">
            <w:pPr>
              <w:pStyle w:val="BodyText"/>
            </w:pPr>
            <w:r>
              <w:t>5</w:t>
            </w:r>
            <w:r w:rsidRPr="00305533">
              <w:rPr>
                <w:rStyle w:val="FootnoteReference"/>
              </w:rPr>
              <w:footnoteReference w:id="10"/>
            </w:r>
          </w:p>
        </w:tc>
      </w:tr>
      <w:tr w:rsidR="000A04AF" w:rsidRPr="00B770C6" w14:paraId="7894C799" w14:textId="77777777" w:rsidTr="00A775C5">
        <w:tblPrEx>
          <w:tblLook w:val="0080" w:firstRow="0" w:lastRow="0" w:firstColumn="1" w:lastColumn="0" w:noHBand="0" w:noVBand="0"/>
        </w:tblPrEx>
        <w:tc>
          <w:tcPr>
            <w:tcW w:w="5240" w:type="dxa"/>
          </w:tcPr>
          <w:p w14:paraId="591EC63E" w14:textId="77777777" w:rsidR="000A04AF" w:rsidRPr="00A32B82" w:rsidRDefault="000A04AF" w:rsidP="00A775C5">
            <w:pPr>
              <w:pStyle w:val="BodyText"/>
            </w:pPr>
            <w:r w:rsidRPr="00A32B82">
              <w:t xml:space="preserve">Working (prototype) devices to communicate with </w:t>
            </w:r>
            <w:proofErr w:type="spellStart"/>
            <w:r w:rsidRPr="00A32B82">
              <w:t>Multicommunicator</w:t>
            </w:r>
            <w:proofErr w:type="spellEnd"/>
            <w:r w:rsidRPr="00A32B82">
              <w:t xml:space="preserve"> device, via different radios</w:t>
            </w:r>
          </w:p>
        </w:tc>
        <w:tc>
          <w:tcPr>
            <w:tcW w:w="1276" w:type="dxa"/>
          </w:tcPr>
          <w:p w14:paraId="0CA82D0A" w14:textId="77777777" w:rsidR="000A04AF" w:rsidRPr="00A32B82" w:rsidRDefault="000A04AF" w:rsidP="00A775C5">
            <w:pPr>
              <w:pStyle w:val="BodyText"/>
            </w:pPr>
            <w:r w:rsidRPr="00A32B82">
              <w:t>0</w:t>
            </w:r>
          </w:p>
        </w:tc>
        <w:tc>
          <w:tcPr>
            <w:tcW w:w="1134" w:type="dxa"/>
          </w:tcPr>
          <w:p w14:paraId="2AD49D6B" w14:textId="77777777" w:rsidR="000A04AF" w:rsidRPr="00A32B82" w:rsidRDefault="000A04AF" w:rsidP="00A775C5">
            <w:pPr>
              <w:pStyle w:val="BodyText"/>
            </w:pPr>
            <w:r w:rsidRPr="00A32B82">
              <w:t>3</w:t>
            </w:r>
          </w:p>
        </w:tc>
        <w:tc>
          <w:tcPr>
            <w:tcW w:w="1559" w:type="dxa"/>
          </w:tcPr>
          <w:p w14:paraId="39A7E1F8" w14:textId="77777777" w:rsidR="000A04AF" w:rsidRPr="00305533" w:rsidRDefault="000A04AF" w:rsidP="00A775C5">
            <w:pPr>
              <w:pStyle w:val="BodyText"/>
            </w:pPr>
            <w:r>
              <w:t>3</w:t>
            </w:r>
          </w:p>
        </w:tc>
      </w:tr>
      <w:tr w:rsidR="000A04AF" w:rsidRPr="00B770C6" w14:paraId="2B541309" w14:textId="77777777" w:rsidTr="00A775C5">
        <w:tblPrEx>
          <w:tblLook w:val="0080" w:firstRow="0" w:lastRow="0" w:firstColumn="1" w:lastColumn="0" w:noHBand="0" w:noVBand="0"/>
        </w:tblPrEx>
        <w:tc>
          <w:tcPr>
            <w:tcW w:w="5240" w:type="dxa"/>
          </w:tcPr>
          <w:p w14:paraId="7EBA36FC" w14:textId="77777777" w:rsidR="000A04AF" w:rsidRPr="00A32B82" w:rsidRDefault="000A04AF" w:rsidP="00A775C5">
            <w:pPr>
              <w:pStyle w:val="BodyText"/>
            </w:pPr>
            <w:r w:rsidRPr="00A32B82">
              <w:t xml:space="preserve">New communication protocols implemented and tested, 1: basic design, </w:t>
            </w:r>
            <w:proofErr w:type="gramStart"/>
            <w:r w:rsidRPr="00A32B82">
              <w:t>2:ciphering</w:t>
            </w:r>
            <w:proofErr w:type="gramEnd"/>
            <w:r w:rsidRPr="00A32B82">
              <w:t xml:space="preserve"> ready, </w:t>
            </w:r>
            <w:proofErr w:type="gramStart"/>
            <w:r w:rsidRPr="00A32B82">
              <w:t>3:IoT</w:t>
            </w:r>
            <w:proofErr w:type="gramEnd"/>
            <w:r w:rsidRPr="00A32B82">
              <w:t xml:space="preserve"> and RF designed, </w:t>
            </w:r>
            <w:proofErr w:type="gramStart"/>
            <w:r w:rsidRPr="00A32B82">
              <w:t>4:IP</w:t>
            </w:r>
            <w:proofErr w:type="gramEnd"/>
            <w:r w:rsidRPr="00A32B82">
              <w:t xml:space="preserve"> data Routing, </w:t>
            </w:r>
            <w:proofErr w:type="gramStart"/>
            <w:r w:rsidRPr="00A32B82">
              <w:t>5:mesh</w:t>
            </w:r>
            <w:proofErr w:type="gramEnd"/>
          </w:p>
        </w:tc>
        <w:tc>
          <w:tcPr>
            <w:tcW w:w="1276" w:type="dxa"/>
          </w:tcPr>
          <w:p w14:paraId="48DC4BDF" w14:textId="77777777" w:rsidR="000A04AF" w:rsidRPr="00A32B82" w:rsidRDefault="000A04AF" w:rsidP="00A775C5">
            <w:pPr>
              <w:pStyle w:val="BodyText"/>
            </w:pPr>
            <w:r w:rsidRPr="00A32B82">
              <w:t>0</w:t>
            </w:r>
          </w:p>
        </w:tc>
        <w:tc>
          <w:tcPr>
            <w:tcW w:w="1134" w:type="dxa"/>
          </w:tcPr>
          <w:p w14:paraId="46577A43" w14:textId="77777777" w:rsidR="000A04AF" w:rsidRPr="00A32B82" w:rsidRDefault="000A04AF" w:rsidP="00A775C5">
            <w:pPr>
              <w:pStyle w:val="BodyText"/>
            </w:pPr>
            <w:r w:rsidRPr="00A32B82">
              <w:t>5</w:t>
            </w:r>
          </w:p>
        </w:tc>
        <w:tc>
          <w:tcPr>
            <w:tcW w:w="1559" w:type="dxa"/>
          </w:tcPr>
          <w:p w14:paraId="24FA246C" w14:textId="77777777" w:rsidR="000A04AF" w:rsidRPr="00305533" w:rsidRDefault="000A04AF" w:rsidP="00A775C5">
            <w:pPr>
              <w:pStyle w:val="BodyText"/>
            </w:pPr>
            <w:r>
              <w:t>3</w:t>
            </w:r>
            <w:r w:rsidRPr="00305533">
              <w:rPr>
                <w:rStyle w:val="FootnoteReference"/>
              </w:rPr>
              <w:footnoteReference w:id="11"/>
            </w:r>
          </w:p>
        </w:tc>
      </w:tr>
      <w:tr w:rsidR="000A04AF" w:rsidRPr="00B770C6" w14:paraId="6FF7CE21" w14:textId="77777777" w:rsidTr="00A775C5">
        <w:tblPrEx>
          <w:tblLook w:val="0080" w:firstRow="0" w:lastRow="0" w:firstColumn="1" w:lastColumn="0" w:noHBand="0" w:noVBand="0"/>
        </w:tblPrEx>
        <w:tc>
          <w:tcPr>
            <w:tcW w:w="5240" w:type="dxa"/>
          </w:tcPr>
          <w:p w14:paraId="536B04E7" w14:textId="77777777" w:rsidR="000A04AF" w:rsidRPr="00A32B82" w:rsidRDefault="000A04AF" w:rsidP="00A775C5">
            <w:pPr>
              <w:pStyle w:val="BodyText"/>
            </w:pPr>
            <w:proofErr w:type="spellStart"/>
            <w:r w:rsidRPr="00A32B82">
              <w:t>DigitalTwins</w:t>
            </w:r>
            <w:proofErr w:type="spellEnd"/>
            <w:r w:rsidRPr="00A32B82">
              <w:t xml:space="preserve"> (2pcs), management, statistic, client </w:t>
            </w:r>
            <w:proofErr w:type="spellStart"/>
            <w:r w:rsidRPr="00A32B82">
              <w:t>uI</w:t>
            </w:r>
            <w:proofErr w:type="spellEnd"/>
            <w:r w:rsidRPr="00A32B82">
              <w:t>, history, mapping systems implemented to support them</w:t>
            </w:r>
          </w:p>
        </w:tc>
        <w:tc>
          <w:tcPr>
            <w:tcW w:w="1276" w:type="dxa"/>
          </w:tcPr>
          <w:p w14:paraId="4BA7FA71" w14:textId="77777777" w:rsidR="000A04AF" w:rsidRPr="00A32B82" w:rsidRDefault="000A04AF" w:rsidP="00A775C5">
            <w:pPr>
              <w:pStyle w:val="BodyText"/>
            </w:pPr>
            <w:r w:rsidRPr="00A32B82">
              <w:t>0</w:t>
            </w:r>
          </w:p>
        </w:tc>
        <w:tc>
          <w:tcPr>
            <w:tcW w:w="1134" w:type="dxa"/>
          </w:tcPr>
          <w:p w14:paraId="063FA9CE" w14:textId="77777777" w:rsidR="000A04AF" w:rsidRPr="00A32B82" w:rsidRDefault="000A04AF" w:rsidP="00A775C5">
            <w:pPr>
              <w:pStyle w:val="BodyText"/>
            </w:pPr>
            <w:r w:rsidRPr="00A32B82">
              <w:t>7</w:t>
            </w:r>
          </w:p>
        </w:tc>
        <w:tc>
          <w:tcPr>
            <w:tcW w:w="1559" w:type="dxa"/>
          </w:tcPr>
          <w:p w14:paraId="5361F4C3" w14:textId="77777777" w:rsidR="000A04AF" w:rsidRPr="00305533" w:rsidRDefault="000A04AF" w:rsidP="00A775C5">
            <w:pPr>
              <w:pStyle w:val="BodyText"/>
            </w:pPr>
            <w:r>
              <w:t>2</w:t>
            </w:r>
          </w:p>
        </w:tc>
      </w:tr>
      <w:tr w:rsidR="000A04AF" w:rsidRPr="00B770C6" w14:paraId="506FFA02" w14:textId="77777777" w:rsidTr="00A775C5">
        <w:tblPrEx>
          <w:tblLook w:val="0080" w:firstRow="0" w:lastRow="0" w:firstColumn="1" w:lastColumn="0" w:noHBand="0" w:noVBand="0"/>
        </w:tblPrEx>
        <w:tc>
          <w:tcPr>
            <w:tcW w:w="5240" w:type="dxa"/>
          </w:tcPr>
          <w:p w14:paraId="10ABBA68" w14:textId="77777777" w:rsidR="000A04AF" w:rsidRPr="00A32B82" w:rsidRDefault="000A04AF" w:rsidP="00A775C5">
            <w:pPr>
              <w:pStyle w:val="BodyText"/>
            </w:pPr>
            <w:r w:rsidRPr="00A32B82">
              <w:t>Security levels implemented: (Basic encryption for all interfaces (1-3), System is handling data viewing rights / ownership changes online, without losing history from original owner (4). System is handling data viewing rights / ownership changes even there is no Internet connection (5)</w:t>
            </w:r>
          </w:p>
        </w:tc>
        <w:tc>
          <w:tcPr>
            <w:tcW w:w="1276" w:type="dxa"/>
          </w:tcPr>
          <w:p w14:paraId="271AE958" w14:textId="77777777" w:rsidR="000A04AF" w:rsidRPr="00A32B82" w:rsidRDefault="000A04AF" w:rsidP="00A775C5">
            <w:pPr>
              <w:pStyle w:val="BodyText"/>
            </w:pPr>
            <w:r w:rsidRPr="00A32B82">
              <w:t>0</w:t>
            </w:r>
          </w:p>
        </w:tc>
        <w:tc>
          <w:tcPr>
            <w:tcW w:w="1134" w:type="dxa"/>
          </w:tcPr>
          <w:p w14:paraId="4E76AC56" w14:textId="77777777" w:rsidR="000A04AF" w:rsidRPr="00A32B82" w:rsidRDefault="000A04AF" w:rsidP="00A775C5">
            <w:pPr>
              <w:pStyle w:val="BodyText"/>
            </w:pPr>
            <w:r w:rsidRPr="00A32B82">
              <w:t>5</w:t>
            </w:r>
          </w:p>
        </w:tc>
        <w:tc>
          <w:tcPr>
            <w:tcW w:w="1559" w:type="dxa"/>
          </w:tcPr>
          <w:p w14:paraId="39BE3124" w14:textId="77777777" w:rsidR="000A04AF" w:rsidRPr="00305533" w:rsidRDefault="000A04AF" w:rsidP="00A775C5">
            <w:pPr>
              <w:pStyle w:val="BodyText"/>
            </w:pPr>
            <w:r>
              <w:t>3</w:t>
            </w:r>
          </w:p>
        </w:tc>
      </w:tr>
      <w:tr w:rsidR="000A04AF" w:rsidRPr="00B770C6" w14:paraId="27A5EEB5" w14:textId="77777777" w:rsidTr="00A775C5">
        <w:tblPrEx>
          <w:tblLook w:val="0080" w:firstRow="0" w:lastRow="0" w:firstColumn="1" w:lastColumn="0" w:noHBand="0" w:noVBand="0"/>
        </w:tblPrEx>
        <w:tc>
          <w:tcPr>
            <w:tcW w:w="5240" w:type="dxa"/>
          </w:tcPr>
          <w:p w14:paraId="72D706F3" w14:textId="77777777" w:rsidR="000A04AF" w:rsidRPr="00A32B82" w:rsidRDefault="000A04AF" w:rsidP="00A775C5">
            <w:pPr>
              <w:pStyle w:val="BodyText"/>
            </w:pPr>
            <w:r w:rsidRPr="00A32B82">
              <w:t>Service usage / maturity level</w:t>
            </w:r>
            <w:r w:rsidRPr="00A32B82">
              <w:br/>
              <w:t xml:space="preserve">(1=independent devices and point to point, 2=data forwarded to next device </w:t>
            </w:r>
            <w:proofErr w:type="gramStart"/>
            <w:r w:rsidRPr="00A32B82">
              <w:t>/  server</w:t>
            </w:r>
            <w:proofErr w:type="gramEnd"/>
            <w:r w:rsidRPr="00A32B82">
              <w:t xml:space="preserve">, 3 = data used as system, 4 = system used in other Sa4CPS party / </w:t>
            </w:r>
            <w:r w:rsidRPr="00A32B82">
              <w:lastRenderedPageBreak/>
              <w:t>demo, 5 = data / system used by externals / commercial ready status)</w:t>
            </w:r>
          </w:p>
        </w:tc>
        <w:tc>
          <w:tcPr>
            <w:tcW w:w="1276" w:type="dxa"/>
          </w:tcPr>
          <w:p w14:paraId="3E328B84" w14:textId="77777777" w:rsidR="000A04AF" w:rsidRPr="00A32B82" w:rsidRDefault="000A04AF" w:rsidP="00A775C5">
            <w:pPr>
              <w:pStyle w:val="BodyText"/>
            </w:pPr>
            <w:r w:rsidRPr="00A32B82">
              <w:lastRenderedPageBreak/>
              <w:t>0</w:t>
            </w:r>
          </w:p>
        </w:tc>
        <w:tc>
          <w:tcPr>
            <w:tcW w:w="1134" w:type="dxa"/>
          </w:tcPr>
          <w:p w14:paraId="341F2EE1" w14:textId="77777777" w:rsidR="000A04AF" w:rsidRPr="00A32B82" w:rsidRDefault="000A04AF" w:rsidP="00A775C5">
            <w:pPr>
              <w:pStyle w:val="BodyText"/>
            </w:pPr>
            <w:r w:rsidRPr="00A32B82">
              <w:t>5</w:t>
            </w:r>
          </w:p>
        </w:tc>
        <w:tc>
          <w:tcPr>
            <w:tcW w:w="1559" w:type="dxa"/>
          </w:tcPr>
          <w:p w14:paraId="2B56451B" w14:textId="77777777" w:rsidR="000A04AF" w:rsidRPr="002E2E27" w:rsidRDefault="000A04AF" w:rsidP="00A775C5">
            <w:pPr>
              <w:pStyle w:val="BodyText"/>
              <w:rPr>
                <w:highlight w:val="yellow"/>
              </w:rPr>
            </w:pPr>
            <w:r>
              <w:t>2</w:t>
            </w:r>
          </w:p>
        </w:tc>
      </w:tr>
    </w:tbl>
    <w:p w14:paraId="23C35DB0" w14:textId="77777777" w:rsidR="000A04AF" w:rsidRDefault="000A04AF" w:rsidP="000A04AF">
      <w:pPr>
        <w:pStyle w:val="ITEABodyText"/>
        <w:jc w:val="both"/>
      </w:pPr>
    </w:p>
    <w:p w14:paraId="18EDEACD" w14:textId="77777777" w:rsidR="000A04AF" w:rsidRDefault="000A04AF" w:rsidP="000A04AF">
      <w:pPr>
        <w:pStyle w:val="ITEABodyText"/>
        <w:jc w:val="both"/>
      </w:pPr>
      <w:r>
        <w:t>Situational awareness system for personal and group guidance (UC7, Polar)</w:t>
      </w:r>
    </w:p>
    <w:tbl>
      <w:tblPr>
        <w:tblStyle w:val="TableGrid"/>
        <w:tblW w:w="0" w:type="auto"/>
        <w:tblLook w:val="04A0" w:firstRow="1" w:lastRow="0" w:firstColumn="1" w:lastColumn="0" w:noHBand="0" w:noVBand="1"/>
      </w:tblPr>
      <w:tblGrid>
        <w:gridCol w:w="5240"/>
        <w:gridCol w:w="1276"/>
        <w:gridCol w:w="1134"/>
        <w:gridCol w:w="1559"/>
      </w:tblGrid>
      <w:tr w:rsidR="000A04AF" w14:paraId="14737311" w14:textId="77777777" w:rsidTr="00A775C5">
        <w:trPr>
          <w:trHeight w:val="300"/>
        </w:trPr>
        <w:tc>
          <w:tcPr>
            <w:tcW w:w="5240" w:type="dxa"/>
          </w:tcPr>
          <w:p w14:paraId="7A558759" w14:textId="77777777" w:rsidR="000A04AF" w:rsidRDefault="000A04AF" w:rsidP="00A775C5">
            <w:pPr>
              <w:pStyle w:val="BodyText"/>
            </w:pPr>
            <w:r>
              <w:t>Name of the KPI</w:t>
            </w:r>
          </w:p>
        </w:tc>
        <w:tc>
          <w:tcPr>
            <w:tcW w:w="1276" w:type="dxa"/>
          </w:tcPr>
          <w:p w14:paraId="3E36491C" w14:textId="77777777" w:rsidR="000A04AF" w:rsidRDefault="000A04AF" w:rsidP="00A775C5">
            <w:pPr>
              <w:pStyle w:val="BodyText"/>
            </w:pPr>
            <w:r>
              <w:t>Initial value</w:t>
            </w:r>
          </w:p>
        </w:tc>
        <w:tc>
          <w:tcPr>
            <w:tcW w:w="1134" w:type="dxa"/>
          </w:tcPr>
          <w:p w14:paraId="439F80AD" w14:textId="77777777" w:rsidR="000A04AF" w:rsidRDefault="000A04AF" w:rsidP="00A775C5">
            <w:pPr>
              <w:pStyle w:val="BodyText"/>
            </w:pPr>
            <w:r>
              <w:t>Targeted value</w:t>
            </w:r>
          </w:p>
        </w:tc>
        <w:tc>
          <w:tcPr>
            <w:tcW w:w="1559" w:type="dxa"/>
          </w:tcPr>
          <w:p w14:paraId="59184DF4" w14:textId="77777777" w:rsidR="000A04AF" w:rsidRDefault="000A04AF" w:rsidP="00A775C5">
            <w:pPr>
              <w:pStyle w:val="BodyText"/>
            </w:pPr>
            <w:r>
              <w:t>Current value</w:t>
            </w:r>
          </w:p>
        </w:tc>
      </w:tr>
      <w:tr w:rsidR="000A04AF" w14:paraId="1056CB81" w14:textId="77777777" w:rsidTr="00A775C5">
        <w:trPr>
          <w:trHeight w:val="300"/>
        </w:trPr>
        <w:tc>
          <w:tcPr>
            <w:tcW w:w="5240" w:type="dxa"/>
          </w:tcPr>
          <w:p w14:paraId="2C121C75" w14:textId="77777777" w:rsidR="000A04AF" w:rsidRDefault="000A04AF" w:rsidP="00A775C5">
            <w:pPr>
              <w:pStyle w:val="BodyText"/>
            </w:pPr>
            <w:r>
              <w:t>Creating groups, managing members, defining permissions and user roles.</w:t>
            </w:r>
          </w:p>
          <w:p w14:paraId="4DDA80B5" w14:textId="77777777" w:rsidR="000A04AF" w:rsidRDefault="000A04AF" w:rsidP="00A775C5">
            <w:pPr>
              <w:pStyle w:val="BodyText"/>
            </w:pPr>
            <w:r>
              <w:t>Invitations to members through groups, creation of coaching and guidance relationships, and drafting agreements</w:t>
            </w:r>
          </w:p>
          <w:p w14:paraId="52886F2D" w14:textId="77777777" w:rsidR="000A04AF" w:rsidRDefault="000A04AF" w:rsidP="00A775C5">
            <w:pPr>
              <w:pStyle w:val="BodyText"/>
            </w:pPr>
            <w:r>
              <w:t>Defining users, setting goals, choosing content and plans</w:t>
            </w:r>
          </w:p>
        </w:tc>
        <w:tc>
          <w:tcPr>
            <w:tcW w:w="1276" w:type="dxa"/>
          </w:tcPr>
          <w:p w14:paraId="571DFFDE" w14:textId="77777777" w:rsidR="000A04AF" w:rsidRDefault="000A04AF" w:rsidP="00A775C5">
            <w:pPr>
              <w:pStyle w:val="BodyText"/>
            </w:pPr>
            <w:r>
              <w:t>0</w:t>
            </w:r>
          </w:p>
        </w:tc>
        <w:tc>
          <w:tcPr>
            <w:tcW w:w="1134" w:type="dxa"/>
          </w:tcPr>
          <w:p w14:paraId="34EDBE6B" w14:textId="77777777" w:rsidR="000A04AF" w:rsidRDefault="000A04AF" w:rsidP="00A775C5">
            <w:pPr>
              <w:pStyle w:val="BodyText"/>
            </w:pPr>
            <w:r>
              <w:t>1</w:t>
            </w:r>
          </w:p>
        </w:tc>
        <w:tc>
          <w:tcPr>
            <w:tcW w:w="1559" w:type="dxa"/>
          </w:tcPr>
          <w:p w14:paraId="1FAECF63" w14:textId="77777777" w:rsidR="000A04AF" w:rsidRDefault="000A04AF" w:rsidP="00A775C5">
            <w:pPr>
              <w:pStyle w:val="BodyText"/>
            </w:pPr>
            <w:r>
              <w:t>1</w:t>
            </w:r>
          </w:p>
        </w:tc>
      </w:tr>
      <w:tr w:rsidR="000A04AF" w14:paraId="4347D5D4" w14:textId="77777777" w:rsidTr="00A775C5">
        <w:trPr>
          <w:trHeight w:val="300"/>
        </w:trPr>
        <w:tc>
          <w:tcPr>
            <w:tcW w:w="5240" w:type="dxa"/>
          </w:tcPr>
          <w:p w14:paraId="6CC9D2BA" w14:textId="77777777" w:rsidR="000A04AF" w:rsidRDefault="000A04AF" w:rsidP="00A775C5">
            <w:pPr>
              <w:pStyle w:val="BodyText"/>
            </w:pPr>
            <w:r>
              <w:t xml:space="preserve">Creating groups, managing members, defining permissions and user roles.  </w:t>
            </w:r>
          </w:p>
          <w:p w14:paraId="15A6129F" w14:textId="77777777" w:rsidR="000A04AF" w:rsidRDefault="000A04AF" w:rsidP="00A775C5">
            <w:pPr>
              <w:pStyle w:val="BodyText"/>
            </w:pPr>
            <w:r>
              <w:t xml:space="preserve">Invitations to members through groups, creation of coaching and guidance relationships, and drafting agreements  </w:t>
            </w:r>
          </w:p>
          <w:p w14:paraId="1F252AB7" w14:textId="77777777" w:rsidR="000A04AF" w:rsidRDefault="000A04AF" w:rsidP="00A775C5">
            <w:pPr>
              <w:pStyle w:val="BodyText"/>
            </w:pPr>
            <w:r>
              <w:t>Defining users, setting goals, choosing content and plans</w:t>
            </w:r>
          </w:p>
        </w:tc>
        <w:tc>
          <w:tcPr>
            <w:tcW w:w="1276" w:type="dxa"/>
          </w:tcPr>
          <w:p w14:paraId="6FE476DC" w14:textId="77777777" w:rsidR="000A04AF" w:rsidRDefault="000A04AF" w:rsidP="00A775C5">
            <w:pPr>
              <w:pStyle w:val="BodyText"/>
            </w:pPr>
            <w:r>
              <w:t>0</w:t>
            </w:r>
          </w:p>
        </w:tc>
        <w:tc>
          <w:tcPr>
            <w:tcW w:w="1134" w:type="dxa"/>
          </w:tcPr>
          <w:p w14:paraId="2AB0C198" w14:textId="77777777" w:rsidR="000A04AF" w:rsidRDefault="000A04AF" w:rsidP="00A775C5">
            <w:pPr>
              <w:pStyle w:val="BodyText"/>
            </w:pPr>
            <w:r>
              <w:t>1</w:t>
            </w:r>
          </w:p>
        </w:tc>
        <w:tc>
          <w:tcPr>
            <w:tcW w:w="1559" w:type="dxa"/>
          </w:tcPr>
          <w:p w14:paraId="59FFBECE" w14:textId="77777777" w:rsidR="000A04AF" w:rsidRDefault="000A04AF" w:rsidP="00A775C5">
            <w:pPr>
              <w:pStyle w:val="BodyText"/>
            </w:pPr>
            <w:r>
              <w:t>1</w:t>
            </w:r>
          </w:p>
        </w:tc>
      </w:tr>
      <w:tr w:rsidR="000A04AF" w14:paraId="41C125C4" w14:textId="77777777" w:rsidTr="00A775C5">
        <w:trPr>
          <w:trHeight w:val="300"/>
        </w:trPr>
        <w:tc>
          <w:tcPr>
            <w:tcW w:w="5240" w:type="dxa"/>
          </w:tcPr>
          <w:p w14:paraId="35E2FC8F" w14:textId="77777777" w:rsidR="000A04AF" w:rsidRDefault="000A04AF" w:rsidP="00A775C5">
            <w:pPr>
              <w:pStyle w:val="BodyText"/>
            </w:pPr>
            <w:r>
              <w:t xml:space="preserve">Goal setting and user profiling </w:t>
            </w:r>
          </w:p>
          <w:p w14:paraId="5FFFCBEB" w14:textId="77777777" w:rsidR="000A04AF" w:rsidRDefault="000A04AF" w:rsidP="00A775C5">
            <w:pPr>
              <w:pStyle w:val="BodyText"/>
            </w:pPr>
            <w:r>
              <w:t xml:space="preserve">An annual planning "almanac" that includes periods, months, weeks, and events </w:t>
            </w:r>
          </w:p>
          <w:p w14:paraId="733EEBA2" w14:textId="77777777" w:rsidR="000A04AF" w:rsidRDefault="000A04AF" w:rsidP="00A775C5">
            <w:pPr>
              <w:pStyle w:val="BodyText"/>
            </w:pPr>
            <w:r>
              <w:t xml:space="preserve">The almanac sets limits for quantities and qualities in the content production phase (summary = plan) </w:t>
            </w:r>
          </w:p>
          <w:p w14:paraId="4FE289F5" w14:textId="77777777" w:rsidR="000A04AF" w:rsidRDefault="000A04AF" w:rsidP="00A775C5">
            <w:pPr>
              <w:pStyle w:val="BodyText"/>
            </w:pPr>
            <w:r>
              <w:t xml:space="preserve">There are data classification rules for plans and time periods for mass customization </w:t>
            </w:r>
          </w:p>
          <w:p w14:paraId="40D34941" w14:textId="77777777" w:rsidR="000A04AF" w:rsidRDefault="000A04AF" w:rsidP="00A775C5">
            <w:pPr>
              <w:pStyle w:val="BodyText"/>
            </w:pPr>
            <w:r>
              <w:t xml:space="preserve">In mass customization, members, groups and content are combined into guidance frameworks that meet the goals </w:t>
            </w:r>
          </w:p>
          <w:p w14:paraId="04AE26DF" w14:textId="77777777" w:rsidR="000A04AF" w:rsidRDefault="000A04AF" w:rsidP="00A775C5">
            <w:pPr>
              <w:pStyle w:val="BodyText"/>
            </w:pPr>
            <w:r>
              <w:t>Frameworks can be saved for reuse</w:t>
            </w:r>
          </w:p>
        </w:tc>
        <w:tc>
          <w:tcPr>
            <w:tcW w:w="1276" w:type="dxa"/>
          </w:tcPr>
          <w:p w14:paraId="2815EDD7" w14:textId="77777777" w:rsidR="000A04AF" w:rsidRDefault="000A04AF" w:rsidP="00A775C5">
            <w:pPr>
              <w:pStyle w:val="BodyText"/>
            </w:pPr>
            <w:r>
              <w:t>0</w:t>
            </w:r>
          </w:p>
        </w:tc>
        <w:tc>
          <w:tcPr>
            <w:tcW w:w="1134" w:type="dxa"/>
          </w:tcPr>
          <w:p w14:paraId="6C5206C0" w14:textId="77777777" w:rsidR="000A04AF" w:rsidRDefault="000A04AF" w:rsidP="00A775C5">
            <w:pPr>
              <w:pStyle w:val="BodyText"/>
            </w:pPr>
            <w:r>
              <w:t>1</w:t>
            </w:r>
          </w:p>
        </w:tc>
        <w:tc>
          <w:tcPr>
            <w:tcW w:w="1559" w:type="dxa"/>
          </w:tcPr>
          <w:p w14:paraId="21D9F60D" w14:textId="77777777" w:rsidR="000A04AF" w:rsidRDefault="000A04AF" w:rsidP="00A775C5">
            <w:pPr>
              <w:pStyle w:val="BodyText"/>
            </w:pPr>
            <w:r>
              <w:t>1</w:t>
            </w:r>
          </w:p>
        </w:tc>
      </w:tr>
      <w:tr w:rsidR="000A04AF" w14:paraId="21E52693" w14:textId="77777777" w:rsidTr="00A775C5">
        <w:trPr>
          <w:trHeight w:val="300"/>
        </w:trPr>
        <w:tc>
          <w:tcPr>
            <w:tcW w:w="5240" w:type="dxa"/>
          </w:tcPr>
          <w:p w14:paraId="29D2B043" w14:textId="77777777" w:rsidR="000A04AF" w:rsidRDefault="000A04AF" w:rsidP="00A775C5">
            <w:pPr>
              <w:pStyle w:val="BodyText"/>
            </w:pPr>
            <w:r>
              <w:t xml:space="preserve">Real-time monitoring (load, recovery, levels, accumulation, reference scales) </w:t>
            </w:r>
          </w:p>
          <w:p w14:paraId="12C0CEF0" w14:textId="77777777" w:rsidR="000A04AF" w:rsidRDefault="000A04AF" w:rsidP="00A775C5">
            <w:pPr>
              <w:pStyle w:val="BodyText"/>
            </w:pPr>
            <w:r>
              <w:t>Summaries: reports of individual exercises, long-term trends (numerical, graphical), target view</w:t>
            </w:r>
          </w:p>
        </w:tc>
        <w:tc>
          <w:tcPr>
            <w:tcW w:w="1276" w:type="dxa"/>
          </w:tcPr>
          <w:p w14:paraId="09CF8370" w14:textId="77777777" w:rsidR="000A04AF" w:rsidRDefault="000A04AF" w:rsidP="00A775C5">
            <w:pPr>
              <w:pStyle w:val="BodyText"/>
            </w:pPr>
            <w:r>
              <w:t>0</w:t>
            </w:r>
          </w:p>
        </w:tc>
        <w:tc>
          <w:tcPr>
            <w:tcW w:w="1134" w:type="dxa"/>
          </w:tcPr>
          <w:p w14:paraId="78F226A4" w14:textId="77777777" w:rsidR="000A04AF" w:rsidRDefault="000A04AF" w:rsidP="00A775C5">
            <w:pPr>
              <w:pStyle w:val="BodyText"/>
            </w:pPr>
            <w:r>
              <w:t>1</w:t>
            </w:r>
          </w:p>
        </w:tc>
        <w:tc>
          <w:tcPr>
            <w:tcW w:w="1559" w:type="dxa"/>
          </w:tcPr>
          <w:p w14:paraId="7CC1624D" w14:textId="77777777" w:rsidR="000A04AF" w:rsidRDefault="000A04AF" w:rsidP="00A775C5">
            <w:pPr>
              <w:pStyle w:val="BodyText"/>
            </w:pPr>
            <w:r>
              <w:t>1</w:t>
            </w:r>
          </w:p>
        </w:tc>
      </w:tr>
    </w:tbl>
    <w:p w14:paraId="6F059FF4" w14:textId="77777777" w:rsidR="000A04AF" w:rsidRDefault="000A04AF" w:rsidP="000A04AF">
      <w:pPr>
        <w:pStyle w:val="ITEABodyText"/>
        <w:jc w:val="both"/>
      </w:pPr>
    </w:p>
    <w:p w14:paraId="45D64994" w14:textId="77777777" w:rsidR="000A04AF" w:rsidRDefault="000A04AF" w:rsidP="000A04AF">
      <w:r>
        <w:t xml:space="preserve">1 = Requirements </w:t>
      </w:r>
      <w:proofErr w:type="spellStart"/>
      <w:r>
        <w:t>spesifications</w:t>
      </w:r>
      <w:proofErr w:type="spellEnd"/>
      <w:r>
        <w:t xml:space="preserve"> and preliminary UI models are created</w:t>
      </w:r>
    </w:p>
    <w:p w14:paraId="48D18902" w14:textId="77777777" w:rsidR="000A04AF" w:rsidRDefault="000A04AF" w:rsidP="000A04AF">
      <w:r>
        <w:t>2 = Architectural structure is defined ...</w:t>
      </w:r>
    </w:p>
    <w:p w14:paraId="2981EE31" w14:textId="77777777" w:rsidR="000A04AF" w:rsidRDefault="000A04AF" w:rsidP="00D977C3">
      <w:pPr>
        <w:pStyle w:val="BodyText"/>
        <w:numPr>
          <w:ilvl w:val="0"/>
          <w:numId w:val="12"/>
        </w:numPr>
        <w:spacing w:after="200" w:line="276" w:lineRule="auto"/>
      </w:pPr>
      <w:r w:rsidRPr="00F826FE">
        <w:rPr>
          <w:lang w:val="en-US"/>
        </w:rPr>
        <w:t>KPI Secure, trustworthy, and reliable drone operation control system (UC 8</w:t>
      </w:r>
      <w:r>
        <w:t>)</w:t>
      </w:r>
    </w:p>
    <w:tbl>
      <w:tblPr>
        <w:tblStyle w:val="TableGrid"/>
        <w:tblW w:w="9209" w:type="dxa"/>
        <w:tblLook w:val="04A0" w:firstRow="1" w:lastRow="0" w:firstColumn="1" w:lastColumn="0" w:noHBand="0" w:noVBand="1"/>
      </w:tblPr>
      <w:tblGrid>
        <w:gridCol w:w="4097"/>
        <w:gridCol w:w="1228"/>
        <w:gridCol w:w="2500"/>
        <w:gridCol w:w="1384"/>
      </w:tblGrid>
      <w:tr w:rsidR="000A04AF" w:rsidRPr="00B770C6" w14:paraId="072AB779" w14:textId="77777777" w:rsidTr="00A775C5">
        <w:tc>
          <w:tcPr>
            <w:tcW w:w="4673" w:type="dxa"/>
          </w:tcPr>
          <w:p w14:paraId="789B86D1" w14:textId="77777777" w:rsidR="000A04AF" w:rsidRPr="00B770C6" w:rsidRDefault="000A04AF" w:rsidP="00A775C5">
            <w:pPr>
              <w:pStyle w:val="BodyText"/>
            </w:pPr>
            <w:r>
              <w:t>Name of the KPI</w:t>
            </w:r>
          </w:p>
        </w:tc>
        <w:tc>
          <w:tcPr>
            <w:tcW w:w="344" w:type="dxa"/>
          </w:tcPr>
          <w:p w14:paraId="019008E6" w14:textId="77777777" w:rsidR="000A04AF" w:rsidRPr="00B770C6" w:rsidRDefault="000A04AF" w:rsidP="00A775C5">
            <w:pPr>
              <w:pStyle w:val="BodyText"/>
              <w:jc w:val="center"/>
            </w:pPr>
            <w:r w:rsidRPr="00B770C6">
              <w:t>Initial value</w:t>
            </w:r>
          </w:p>
        </w:tc>
        <w:tc>
          <w:tcPr>
            <w:tcW w:w="2774" w:type="dxa"/>
          </w:tcPr>
          <w:p w14:paraId="0DB21488" w14:textId="77777777" w:rsidR="000A04AF" w:rsidRPr="00B770C6" w:rsidRDefault="000A04AF" w:rsidP="00A775C5">
            <w:pPr>
              <w:pStyle w:val="BodyText"/>
              <w:jc w:val="center"/>
            </w:pPr>
            <w:r w:rsidRPr="00B770C6">
              <w:t>Targeted value</w:t>
            </w:r>
          </w:p>
        </w:tc>
        <w:tc>
          <w:tcPr>
            <w:tcW w:w="1418" w:type="dxa"/>
          </w:tcPr>
          <w:p w14:paraId="03CA68FF" w14:textId="77777777" w:rsidR="000A04AF" w:rsidRPr="00B770C6" w:rsidRDefault="000A04AF" w:rsidP="00A775C5">
            <w:pPr>
              <w:pStyle w:val="BodyText"/>
              <w:jc w:val="center"/>
            </w:pPr>
            <w:r w:rsidRPr="00B770C6">
              <w:t>Current value</w:t>
            </w:r>
          </w:p>
        </w:tc>
      </w:tr>
      <w:tr w:rsidR="000A04AF" w:rsidRPr="00B770C6" w14:paraId="7FF465B9" w14:textId="77777777" w:rsidTr="00A775C5">
        <w:tblPrEx>
          <w:tblLook w:val="0080" w:firstRow="0" w:lastRow="0" w:firstColumn="1" w:lastColumn="0" w:noHBand="0" w:noVBand="0"/>
        </w:tblPrEx>
        <w:tc>
          <w:tcPr>
            <w:tcW w:w="4673" w:type="dxa"/>
          </w:tcPr>
          <w:p w14:paraId="0CCD5AF7" w14:textId="77777777" w:rsidR="000A04AF" w:rsidRPr="003443CF" w:rsidRDefault="000A04AF" w:rsidP="00A775C5">
            <w:pPr>
              <w:pStyle w:val="BodyText"/>
              <w:rPr>
                <w:i/>
                <w:u w:val="single"/>
              </w:rPr>
            </w:pPr>
            <w:r w:rsidRPr="00A32B82">
              <w:t xml:space="preserve">Deliveries per day per pilot - this amount should increase since labour tasks are reduced, and the increased situational awareness allows for the potential </w:t>
            </w:r>
            <w:r w:rsidRPr="00A32B82">
              <w:lastRenderedPageBreak/>
              <w:t xml:space="preserve">monitoring of multiple concurrent flight operations by one pilot. </w:t>
            </w:r>
          </w:p>
        </w:tc>
        <w:tc>
          <w:tcPr>
            <w:tcW w:w="344" w:type="dxa"/>
          </w:tcPr>
          <w:p w14:paraId="3D2761D4" w14:textId="77777777" w:rsidR="000A04AF" w:rsidRPr="00B770C6" w:rsidRDefault="000A04AF" w:rsidP="00A775C5">
            <w:pPr>
              <w:pStyle w:val="BodyText"/>
            </w:pPr>
            <w:r w:rsidRPr="00A32B82">
              <w:lastRenderedPageBreak/>
              <w:t xml:space="preserve">Currently, it is estimated that a pilot </w:t>
            </w:r>
            <w:r w:rsidRPr="00A32B82">
              <w:lastRenderedPageBreak/>
              <w:t>can handle 4 to 5 deliveries a day.</w:t>
            </w:r>
          </w:p>
        </w:tc>
        <w:tc>
          <w:tcPr>
            <w:tcW w:w="2774" w:type="dxa"/>
          </w:tcPr>
          <w:p w14:paraId="2AE0C4AA" w14:textId="77777777" w:rsidR="000A04AF" w:rsidRPr="00B770C6" w:rsidRDefault="000A04AF" w:rsidP="00A775C5">
            <w:pPr>
              <w:pStyle w:val="BodyText"/>
            </w:pPr>
            <w:r w:rsidRPr="00A32B82">
              <w:lastRenderedPageBreak/>
              <w:t xml:space="preserve">ADLC aims to reach a technical and operational capability of </w:t>
            </w:r>
            <w:r w:rsidRPr="00A32B82">
              <w:lastRenderedPageBreak/>
              <w:t>25 deliveries per day per pilot.</w:t>
            </w:r>
          </w:p>
        </w:tc>
        <w:tc>
          <w:tcPr>
            <w:tcW w:w="1418" w:type="dxa"/>
          </w:tcPr>
          <w:p w14:paraId="0BE58A39" w14:textId="77777777" w:rsidR="000A04AF" w:rsidRPr="00305533" w:rsidRDefault="000A04AF" w:rsidP="00A775C5">
            <w:pPr>
              <w:pStyle w:val="BodyText"/>
            </w:pPr>
            <w:r w:rsidRPr="00305533">
              <w:lastRenderedPageBreak/>
              <w:t xml:space="preserve">Currently, it is estimated that a pilot can handle </w:t>
            </w:r>
            <w:r w:rsidRPr="00305533">
              <w:lastRenderedPageBreak/>
              <w:t>4 to 5 deliveries a day.</w:t>
            </w:r>
            <w:r w:rsidRPr="00305533">
              <w:rPr>
                <w:rStyle w:val="FootnoteReference"/>
              </w:rPr>
              <w:footnoteReference w:id="12"/>
            </w:r>
          </w:p>
        </w:tc>
      </w:tr>
      <w:tr w:rsidR="000A04AF" w:rsidRPr="00B770C6" w14:paraId="05BCDB99" w14:textId="77777777" w:rsidTr="00A775C5">
        <w:tblPrEx>
          <w:tblLook w:val="0080" w:firstRow="0" w:lastRow="0" w:firstColumn="1" w:lastColumn="0" w:noHBand="0" w:noVBand="0"/>
        </w:tblPrEx>
        <w:tc>
          <w:tcPr>
            <w:tcW w:w="4673" w:type="dxa"/>
          </w:tcPr>
          <w:p w14:paraId="5DEF732D" w14:textId="77777777" w:rsidR="000A04AF" w:rsidRPr="00A32B82" w:rsidRDefault="000A04AF" w:rsidP="00A775C5">
            <w:pPr>
              <w:pStyle w:val="BodyText"/>
            </w:pPr>
            <w:r w:rsidRPr="00A32B82">
              <w:lastRenderedPageBreak/>
              <w:t xml:space="preserve"># Incident per 100 flights - incidents are any unwanted occurrences that could have a negative impact on the safety of a flight operation. All incidents in our flight operations are recorded, so we will be able to precisely determine if there is an improvement. </w:t>
            </w:r>
          </w:p>
        </w:tc>
        <w:tc>
          <w:tcPr>
            <w:tcW w:w="344" w:type="dxa"/>
          </w:tcPr>
          <w:p w14:paraId="462260AF" w14:textId="77777777" w:rsidR="000A04AF" w:rsidRPr="00A32B82" w:rsidRDefault="000A04AF" w:rsidP="00A775C5">
            <w:pPr>
              <w:pStyle w:val="BodyText"/>
            </w:pPr>
            <w:r w:rsidRPr="00A32B82">
              <w:t>Current estimation: around 10 per hundred flights</w:t>
            </w:r>
          </w:p>
        </w:tc>
        <w:tc>
          <w:tcPr>
            <w:tcW w:w="2774" w:type="dxa"/>
          </w:tcPr>
          <w:p w14:paraId="2FE40386" w14:textId="77777777" w:rsidR="000A04AF" w:rsidRPr="00A32B82" w:rsidRDefault="000A04AF" w:rsidP="00A775C5">
            <w:pPr>
              <w:pStyle w:val="BodyText"/>
            </w:pPr>
            <w:r w:rsidRPr="00A32B82">
              <w:t>There is a high variability to such measures, and they depend on more factors than the quality of the developed situational awareness platform. However, the first measure has a direct impact on ADLC’s financial viability, and it will only be possible to increase it if it coincides with a decrease of the second.</w:t>
            </w:r>
          </w:p>
        </w:tc>
        <w:tc>
          <w:tcPr>
            <w:tcW w:w="1418" w:type="dxa"/>
          </w:tcPr>
          <w:p w14:paraId="5967FF60" w14:textId="77777777" w:rsidR="000A04AF" w:rsidRPr="00305533" w:rsidRDefault="000A04AF" w:rsidP="00A775C5">
            <w:pPr>
              <w:pStyle w:val="BodyText"/>
            </w:pPr>
            <w:r w:rsidRPr="00305533">
              <w:t>Current estimation: around 10 per hundred flights</w:t>
            </w:r>
            <w:r w:rsidRPr="00305533">
              <w:rPr>
                <w:rStyle w:val="FootnoteReference"/>
              </w:rPr>
              <w:footnoteReference w:id="13"/>
            </w:r>
          </w:p>
        </w:tc>
      </w:tr>
      <w:tr w:rsidR="000A04AF" w:rsidRPr="00B770C6" w14:paraId="58EB1591" w14:textId="77777777" w:rsidTr="00A775C5">
        <w:tblPrEx>
          <w:tblLook w:val="0080" w:firstRow="0" w:lastRow="0" w:firstColumn="1" w:lastColumn="0" w:noHBand="0" w:noVBand="0"/>
        </w:tblPrEx>
        <w:tc>
          <w:tcPr>
            <w:tcW w:w="4673" w:type="dxa"/>
          </w:tcPr>
          <w:p w14:paraId="39412844" w14:textId="77777777" w:rsidR="000A04AF" w:rsidRPr="00A32B82" w:rsidRDefault="000A04AF" w:rsidP="00A775C5">
            <w:pPr>
              <w:pStyle w:val="BodyText"/>
            </w:pPr>
            <w:r w:rsidRPr="00A32B82">
              <w:t>Time to respond to incidents. Generally, faster response prevent escalation</w:t>
            </w:r>
          </w:p>
        </w:tc>
        <w:tc>
          <w:tcPr>
            <w:tcW w:w="344" w:type="dxa"/>
          </w:tcPr>
          <w:p w14:paraId="13B28E93" w14:textId="77777777" w:rsidR="000A04AF" w:rsidRPr="00A32B82" w:rsidRDefault="000A04AF" w:rsidP="00A775C5">
            <w:pPr>
              <w:pStyle w:val="BodyText"/>
            </w:pPr>
            <w:r w:rsidRPr="00A32B82">
              <w:t>Up to 30 seconds</w:t>
            </w:r>
          </w:p>
        </w:tc>
        <w:tc>
          <w:tcPr>
            <w:tcW w:w="2774" w:type="dxa"/>
          </w:tcPr>
          <w:p w14:paraId="44145706" w14:textId="77777777" w:rsidR="000A04AF" w:rsidRPr="00A32B82" w:rsidRDefault="000A04AF" w:rsidP="00A775C5">
            <w:pPr>
              <w:pStyle w:val="BodyText"/>
            </w:pPr>
            <w:r w:rsidRPr="00A32B82">
              <w:t>Less than 5 seconds</w:t>
            </w:r>
          </w:p>
        </w:tc>
        <w:tc>
          <w:tcPr>
            <w:tcW w:w="1418" w:type="dxa"/>
          </w:tcPr>
          <w:p w14:paraId="5B5B4ECE" w14:textId="77777777" w:rsidR="000A04AF" w:rsidRPr="002E2E27" w:rsidRDefault="000A04AF" w:rsidP="00A775C5">
            <w:pPr>
              <w:pStyle w:val="BodyText"/>
              <w:rPr>
                <w:highlight w:val="yellow"/>
              </w:rPr>
            </w:pPr>
            <w:r w:rsidRPr="00305533">
              <w:t>Up to 30 seconds</w:t>
            </w:r>
            <w:r w:rsidRPr="00305533">
              <w:rPr>
                <w:rStyle w:val="FootnoteReference"/>
              </w:rPr>
              <w:footnoteReference w:id="14"/>
            </w:r>
          </w:p>
        </w:tc>
      </w:tr>
    </w:tbl>
    <w:p w14:paraId="4DA7489F" w14:textId="77777777" w:rsidR="000A04AF" w:rsidRPr="00F826FE" w:rsidRDefault="000A04AF" w:rsidP="000A04AF">
      <w:pPr>
        <w:pStyle w:val="ITEABodyText"/>
        <w:ind w:left="720"/>
        <w:jc w:val="both"/>
      </w:pPr>
    </w:p>
    <w:p w14:paraId="2599D9A6" w14:textId="77777777" w:rsidR="000A04AF" w:rsidRPr="00F826FE" w:rsidRDefault="000A04AF" w:rsidP="000A04AF">
      <w:pPr>
        <w:pStyle w:val="ITEABodyText"/>
        <w:jc w:val="both"/>
      </w:pPr>
    </w:p>
    <w:p w14:paraId="1A3F7FA3" w14:textId="77777777" w:rsidR="000A04AF" w:rsidRDefault="000A04AF" w:rsidP="000A04AF">
      <w:pPr>
        <w:pStyle w:val="ITEABodyText"/>
        <w:ind w:left="720"/>
        <w:jc w:val="both"/>
        <w:rPr>
          <w:lang w:val="en-US"/>
        </w:rPr>
      </w:pPr>
    </w:p>
    <w:p w14:paraId="11104AE3" w14:textId="77777777" w:rsidR="000A04AF" w:rsidRDefault="000A04AF" w:rsidP="00D977C3">
      <w:pPr>
        <w:pStyle w:val="BodyText"/>
        <w:numPr>
          <w:ilvl w:val="0"/>
          <w:numId w:val="13"/>
        </w:numPr>
        <w:spacing w:after="200" w:line="276" w:lineRule="auto"/>
      </w:pPr>
      <w:proofErr w:type="gramStart"/>
      <w:r w:rsidRPr="00F826FE">
        <w:rPr>
          <w:rStyle w:val="normaltextrun"/>
          <w:rFonts w:cs="Arial"/>
          <w:color w:val="000000"/>
          <w:szCs w:val="20"/>
        </w:rPr>
        <w:t>KPI :</w:t>
      </w:r>
      <w:proofErr w:type="gramEnd"/>
      <w:r w:rsidRPr="00F826FE">
        <w:rPr>
          <w:rStyle w:val="normaltextrun"/>
          <w:rFonts w:cs="Arial"/>
          <w:color w:val="000000"/>
          <w:szCs w:val="20"/>
        </w:rPr>
        <w:t xml:space="preserve"> secure management of cyber physical asset (UC 9</w:t>
      </w:r>
      <w:r w:rsidRPr="00F826FE">
        <w:t>)</w:t>
      </w:r>
      <w:r w:rsidRPr="00022F5A">
        <w:rPr>
          <w:highlight w:val="yellow"/>
        </w:rPr>
        <w:t xml:space="preserve"> </w:t>
      </w:r>
    </w:p>
    <w:tbl>
      <w:tblPr>
        <w:tblStyle w:val="TableGrid"/>
        <w:tblW w:w="9209" w:type="dxa"/>
        <w:tblLook w:val="04A0" w:firstRow="1" w:lastRow="0" w:firstColumn="1" w:lastColumn="0" w:noHBand="0" w:noVBand="1"/>
      </w:tblPr>
      <w:tblGrid>
        <w:gridCol w:w="3533"/>
        <w:gridCol w:w="1605"/>
        <w:gridCol w:w="2498"/>
        <w:gridCol w:w="1573"/>
      </w:tblGrid>
      <w:tr w:rsidR="000A04AF" w:rsidRPr="00B770C6" w14:paraId="34C7B2E3" w14:textId="77777777" w:rsidTr="00A775C5">
        <w:tc>
          <w:tcPr>
            <w:tcW w:w="3578" w:type="dxa"/>
          </w:tcPr>
          <w:p w14:paraId="3915A28F" w14:textId="77777777" w:rsidR="000A04AF" w:rsidRPr="00B770C6" w:rsidRDefault="000A04AF" w:rsidP="00A775C5">
            <w:pPr>
              <w:pStyle w:val="BodyText"/>
            </w:pPr>
            <w:r>
              <w:t>Name of the KPI</w:t>
            </w:r>
          </w:p>
        </w:tc>
        <w:tc>
          <w:tcPr>
            <w:tcW w:w="1606" w:type="dxa"/>
          </w:tcPr>
          <w:p w14:paraId="0E0A155B" w14:textId="77777777" w:rsidR="000A04AF" w:rsidRPr="00B770C6" w:rsidRDefault="000A04AF" w:rsidP="00A775C5">
            <w:pPr>
              <w:pStyle w:val="BodyText"/>
              <w:jc w:val="center"/>
            </w:pPr>
            <w:r w:rsidRPr="00B770C6">
              <w:t>Initial value</w:t>
            </w:r>
          </w:p>
        </w:tc>
        <w:tc>
          <w:tcPr>
            <w:tcW w:w="2520" w:type="dxa"/>
          </w:tcPr>
          <w:p w14:paraId="33E1E986" w14:textId="77777777" w:rsidR="000A04AF" w:rsidRPr="00B770C6" w:rsidRDefault="000A04AF" w:rsidP="00A775C5">
            <w:pPr>
              <w:pStyle w:val="BodyText"/>
              <w:jc w:val="center"/>
            </w:pPr>
            <w:r w:rsidRPr="00B770C6">
              <w:t>Targeted value</w:t>
            </w:r>
          </w:p>
        </w:tc>
        <w:tc>
          <w:tcPr>
            <w:tcW w:w="1505" w:type="dxa"/>
          </w:tcPr>
          <w:p w14:paraId="7CC88C9F" w14:textId="77777777" w:rsidR="000A04AF" w:rsidRPr="00B770C6" w:rsidRDefault="000A04AF" w:rsidP="00A775C5">
            <w:pPr>
              <w:pStyle w:val="BodyText"/>
              <w:jc w:val="center"/>
            </w:pPr>
            <w:r w:rsidRPr="00B770C6">
              <w:t>Current value</w:t>
            </w:r>
          </w:p>
        </w:tc>
      </w:tr>
      <w:tr w:rsidR="000A04AF" w:rsidRPr="00B770C6" w14:paraId="21B7F48C" w14:textId="77777777" w:rsidTr="00A775C5">
        <w:tblPrEx>
          <w:tblLook w:val="0080" w:firstRow="0" w:lastRow="0" w:firstColumn="1" w:lastColumn="0" w:noHBand="0" w:noVBand="0"/>
        </w:tblPrEx>
        <w:tc>
          <w:tcPr>
            <w:tcW w:w="3578" w:type="dxa"/>
          </w:tcPr>
          <w:p w14:paraId="6C268382" w14:textId="77777777" w:rsidR="000A04AF" w:rsidRPr="003443CF" w:rsidRDefault="000A04AF" w:rsidP="00A775C5">
            <w:pPr>
              <w:pStyle w:val="BodyText"/>
              <w:rPr>
                <w:i/>
                <w:u w:val="single"/>
              </w:rPr>
            </w:pPr>
            <w:r w:rsidRPr="00A32B82">
              <w:t xml:space="preserve">Update of the Capture server software and Capture edge and industrial device control software and parameters can be realized in a secured way. This means all measures are taken to ensure a safe state in which updates, validation and rollback is possible in case of detected problems. The validation of correct behaviour must be possible by comparing in real-time the physical behaviour to the </w:t>
            </w:r>
            <w:r w:rsidRPr="00A32B82">
              <w:lastRenderedPageBreak/>
              <w:t xml:space="preserve">simulated Digital Twin behaviour, while ensuring no physical harm can be done by unexpected actions. The measurable indicator is the demonstration of such update scenarios in </w:t>
            </w:r>
            <w:proofErr w:type="spellStart"/>
            <w:r w:rsidRPr="00A32B82">
              <w:t>Vintecc</w:t>
            </w:r>
            <w:proofErr w:type="spellEnd"/>
            <w:r w:rsidRPr="00A32B82">
              <w:t xml:space="preserve"> lab environment open to the critical remarks and investigation by the consortium partners.</w:t>
            </w:r>
          </w:p>
        </w:tc>
        <w:tc>
          <w:tcPr>
            <w:tcW w:w="1606" w:type="dxa"/>
          </w:tcPr>
          <w:p w14:paraId="1C8FF24A" w14:textId="77777777" w:rsidR="000A04AF" w:rsidRPr="00B770C6" w:rsidRDefault="000A04AF" w:rsidP="00A775C5">
            <w:pPr>
              <w:pStyle w:val="BodyText"/>
            </w:pPr>
            <w:r w:rsidRPr="00A32B82">
              <w:lastRenderedPageBreak/>
              <w:t xml:space="preserve">Capture Edge and other edge software can be updated in a Linux and Windows environment, but not in a Docker environment. Validation and </w:t>
            </w:r>
            <w:r w:rsidRPr="00A32B82">
              <w:lastRenderedPageBreak/>
              <w:t>rollbacks are done manually.</w:t>
            </w:r>
          </w:p>
        </w:tc>
        <w:tc>
          <w:tcPr>
            <w:tcW w:w="2520" w:type="dxa"/>
          </w:tcPr>
          <w:p w14:paraId="594EAF43" w14:textId="77777777" w:rsidR="000A04AF" w:rsidRPr="00B770C6" w:rsidRDefault="000A04AF" w:rsidP="00A775C5">
            <w:pPr>
              <w:pStyle w:val="BodyText"/>
            </w:pPr>
            <w:r w:rsidRPr="00A32B82">
              <w:lastRenderedPageBreak/>
              <w:t>We demonstrate we can update Capture Edge and other edge software in a container environment in a safe manner.</w:t>
            </w:r>
          </w:p>
        </w:tc>
        <w:tc>
          <w:tcPr>
            <w:tcW w:w="1505" w:type="dxa"/>
          </w:tcPr>
          <w:p w14:paraId="3AA687E3" w14:textId="77777777" w:rsidR="000A04AF" w:rsidRPr="00305533" w:rsidRDefault="000A04AF" w:rsidP="00A775C5">
            <w:pPr>
              <w:pStyle w:val="BodyText"/>
              <w:rPr>
                <w:rFonts w:eastAsia="Calibri" w:cs="Calibri"/>
                <w:color w:val="000000" w:themeColor="text1"/>
                <w:sz w:val="16"/>
                <w:szCs w:val="16"/>
              </w:rPr>
            </w:pPr>
            <w:r w:rsidRPr="00305533">
              <w:t xml:space="preserve">Windows, Linux support, partial support for Docker containers </w:t>
            </w:r>
            <w:r w:rsidRPr="00305533">
              <w:rPr>
                <w:rStyle w:val="FootnoteReference"/>
                <w:rFonts w:eastAsia="Calibri" w:cs="Calibri"/>
                <w:color w:val="000000" w:themeColor="text1"/>
                <w:sz w:val="16"/>
                <w:szCs w:val="16"/>
              </w:rPr>
              <w:footnoteReference w:id="15"/>
            </w:r>
          </w:p>
        </w:tc>
      </w:tr>
      <w:tr w:rsidR="000A04AF" w:rsidRPr="00B770C6" w14:paraId="70E36E2E" w14:textId="77777777" w:rsidTr="00A775C5">
        <w:tblPrEx>
          <w:tblLook w:val="0080" w:firstRow="0" w:lastRow="0" w:firstColumn="1" w:lastColumn="0" w:noHBand="0" w:noVBand="0"/>
        </w:tblPrEx>
        <w:tc>
          <w:tcPr>
            <w:tcW w:w="3578" w:type="dxa"/>
          </w:tcPr>
          <w:p w14:paraId="292D539C" w14:textId="77777777" w:rsidR="000A04AF" w:rsidRPr="00A32B82" w:rsidRDefault="000A04AF" w:rsidP="00A775C5">
            <w:pPr>
              <w:pStyle w:val="BodyText"/>
            </w:pPr>
            <w:r w:rsidRPr="00A32B82">
              <w:t>Total trusted access control is realised on all levels (capture server, edge controller and industrial device) avoiding any unwanted intrusion. This will be verified by an expert subcontracting organisation using all her experience to try and access on each of the possible levels to take over control. This test should be 100% successful in terms of protection.</w:t>
            </w:r>
          </w:p>
        </w:tc>
        <w:tc>
          <w:tcPr>
            <w:tcW w:w="1606" w:type="dxa"/>
          </w:tcPr>
          <w:p w14:paraId="4AED5CB7" w14:textId="77777777" w:rsidR="000A04AF" w:rsidRPr="00A32B82" w:rsidRDefault="000A04AF" w:rsidP="00A775C5">
            <w:pPr>
              <w:pStyle w:val="BodyText"/>
            </w:pPr>
            <w:r w:rsidRPr="00A32B82">
              <w:t>No expert subcontracting organisation has tested the security of remote updates.</w:t>
            </w:r>
          </w:p>
        </w:tc>
        <w:tc>
          <w:tcPr>
            <w:tcW w:w="2520" w:type="dxa"/>
          </w:tcPr>
          <w:p w14:paraId="0F0AB88B" w14:textId="77777777" w:rsidR="000A04AF" w:rsidRPr="00A32B82" w:rsidRDefault="000A04AF" w:rsidP="00A775C5">
            <w:pPr>
              <w:pStyle w:val="BodyText"/>
            </w:pPr>
            <w:r w:rsidRPr="00A32B82">
              <w:t>The expert subcontracting organisation rapports that the remote updates done by Capture are secure.</w:t>
            </w:r>
          </w:p>
        </w:tc>
        <w:tc>
          <w:tcPr>
            <w:tcW w:w="1505" w:type="dxa"/>
          </w:tcPr>
          <w:p w14:paraId="29565ABB" w14:textId="77777777" w:rsidR="000A04AF" w:rsidRPr="00305533" w:rsidRDefault="000A04AF" w:rsidP="00A775C5">
            <w:pPr>
              <w:pStyle w:val="BodyText"/>
            </w:pPr>
            <w:r w:rsidRPr="00305533">
              <w:t>No expert subcontracting organisation has tested the security of remote updates.</w:t>
            </w:r>
          </w:p>
        </w:tc>
      </w:tr>
      <w:tr w:rsidR="000A04AF" w:rsidRPr="00B770C6" w14:paraId="073F3CB3" w14:textId="77777777" w:rsidTr="00A775C5">
        <w:tblPrEx>
          <w:tblLook w:val="0080" w:firstRow="0" w:lastRow="0" w:firstColumn="1" w:lastColumn="0" w:noHBand="0" w:noVBand="0"/>
        </w:tblPrEx>
        <w:tc>
          <w:tcPr>
            <w:tcW w:w="3578" w:type="dxa"/>
          </w:tcPr>
          <w:p w14:paraId="6006C808" w14:textId="77777777" w:rsidR="000A04AF" w:rsidRPr="00A32B82" w:rsidRDefault="000A04AF" w:rsidP="00A775C5">
            <w:pPr>
              <w:pStyle w:val="BodyText"/>
            </w:pPr>
            <w:r w:rsidRPr="00A32B82">
              <w:t xml:space="preserve">Based on the results of this project </w:t>
            </w:r>
            <w:proofErr w:type="spellStart"/>
            <w:r w:rsidRPr="00A32B82">
              <w:t>Vintecc</w:t>
            </w:r>
            <w:proofErr w:type="spellEnd"/>
            <w:r w:rsidRPr="00A32B82">
              <w:t xml:space="preserve"> will define a strategy to continuously maximise its software protection against new cyber security dangers threats to be able to ensure its customers on building and maintaining safe and reliable solutions.</w:t>
            </w:r>
          </w:p>
        </w:tc>
        <w:tc>
          <w:tcPr>
            <w:tcW w:w="1606" w:type="dxa"/>
          </w:tcPr>
          <w:p w14:paraId="7F34B557" w14:textId="77777777" w:rsidR="000A04AF" w:rsidRPr="00A32B82" w:rsidRDefault="000A04AF" w:rsidP="00A775C5">
            <w:pPr>
              <w:pStyle w:val="BodyText"/>
            </w:pPr>
            <w:r w:rsidRPr="00A32B82">
              <w:t>We don’t have a general strategy to keep edge devices up to date and secure, these are done case by case.</w:t>
            </w:r>
          </w:p>
        </w:tc>
        <w:tc>
          <w:tcPr>
            <w:tcW w:w="2520" w:type="dxa"/>
          </w:tcPr>
          <w:p w14:paraId="241DD407" w14:textId="77777777" w:rsidR="000A04AF" w:rsidRPr="00A32B82" w:rsidRDefault="000A04AF" w:rsidP="00A775C5">
            <w:pPr>
              <w:pStyle w:val="BodyText"/>
            </w:pPr>
            <w:r w:rsidRPr="00A32B82">
              <w:t>We have a general strategy to keep edge devices up to date and secure.</w:t>
            </w:r>
          </w:p>
        </w:tc>
        <w:tc>
          <w:tcPr>
            <w:tcW w:w="1505" w:type="dxa"/>
          </w:tcPr>
          <w:p w14:paraId="275BC91E" w14:textId="77777777" w:rsidR="000A04AF" w:rsidRPr="00305533" w:rsidRDefault="000A04AF" w:rsidP="00A775C5">
            <w:pPr>
              <w:pStyle w:val="BodyText"/>
            </w:pPr>
            <w:r w:rsidRPr="00305533">
              <w:t xml:space="preserve">Security issues have been identified. Work has started to handle these issues. </w:t>
            </w:r>
            <w:r w:rsidRPr="00305533">
              <w:rPr>
                <w:rStyle w:val="FootnoteReference"/>
              </w:rPr>
              <w:footnoteReference w:id="16"/>
            </w:r>
          </w:p>
        </w:tc>
      </w:tr>
      <w:tr w:rsidR="000A04AF" w:rsidRPr="00B770C6" w14:paraId="172C272F" w14:textId="77777777" w:rsidTr="00A775C5">
        <w:tblPrEx>
          <w:tblLook w:val="0080" w:firstRow="0" w:lastRow="0" w:firstColumn="1" w:lastColumn="0" w:noHBand="0" w:noVBand="0"/>
        </w:tblPrEx>
        <w:tc>
          <w:tcPr>
            <w:tcW w:w="3578" w:type="dxa"/>
          </w:tcPr>
          <w:p w14:paraId="2008465E" w14:textId="77777777" w:rsidR="000A04AF" w:rsidRPr="00A32B82" w:rsidRDefault="000A04AF" w:rsidP="00A775C5">
            <w:pPr>
              <w:pStyle w:val="BodyText"/>
            </w:pPr>
            <w:proofErr w:type="spellStart"/>
            <w:r w:rsidRPr="00A32B82">
              <w:t>Vintecc</w:t>
            </w:r>
            <w:proofErr w:type="spellEnd"/>
            <w:r w:rsidRPr="00A32B82">
              <w:t xml:space="preserve"> will design and develop an architecture to embed these cyber security concepts as integrated part of its existing “capture” and “dual” framework. This should allow for automated update testing as well as safe state pre-update and post-update actions.</w:t>
            </w:r>
          </w:p>
        </w:tc>
        <w:tc>
          <w:tcPr>
            <w:tcW w:w="1606" w:type="dxa"/>
          </w:tcPr>
          <w:p w14:paraId="7880457C" w14:textId="77777777" w:rsidR="000A04AF" w:rsidRPr="00A32B82" w:rsidRDefault="000A04AF" w:rsidP="00A775C5">
            <w:pPr>
              <w:pStyle w:val="BodyText"/>
            </w:pPr>
            <w:r w:rsidRPr="00A32B82">
              <w:t xml:space="preserve">Edge updating is possible for Linux and Windows devices from the Capture cloud portal. This is not possible for container environments. We don’t have a mechanism that clearly </w:t>
            </w:r>
            <w:r w:rsidRPr="00A32B82">
              <w:lastRenderedPageBreak/>
              <w:t>indicates to the user when an update is required for security reasons.</w:t>
            </w:r>
          </w:p>
        </w:tc>
        <w:tc>
          <w:tcPr>
            <w:tcW w:w="2520" w:type="dxa"/>
          </w:tcPr>
          <w:p w14:paraId="6BF68EDF" w14:textId="77777777" w:rsidR="000A04AF" w:rsidRPr="00A32B82" w:rsidRDefault="000A04AF" w:rsidP="00A775C5">
            <w:pPr>
              <w:pStyle w:val="BodyText"/>
            </w:pPr>
            <w:r w:rsidRPr="00A32B82">
              <w:lastRenderedPageBreak/>
              <w:t>A user can update Capture Edge on all environments from the Capture portal. It is easy for the user to detect required updates, trigger the update and validate the results.</w:t>
            </w:r>
          </w:p>
        </w:tc>
        <w:tc>
          <w:tcPr>
            <w:tcW w:w="1505" w:type="dxa"/>
          </w:tcPr>
          <w:p w14:paraId="6CD3DF58" w14:textId="77777777" w:rsidR="000A04AF" w:rsidRPr="00305533" w:rsidRDefault="000A04AF" w:rsidP="00A775C5">
            <w:pPr>
              <w:pStyle w:val="BodyText"/>
            </w:pPr>
            <w:r>
              <w:t>An MVP of pre-update checks has been implemented and is currently being reviewed.</w:t>
            </w:r>
          </w:p>
        </w:tc>
      </w:tr>
    </w:tbl>
    <w:p w14:paraId="13E8056D" w14:textId="77777777" w:rsidR="000A04AF" w:rsidRPr="0060711B" w:rsidRDefault="000A04AF" w:rsidP="000A04AF">
      <w:pPr>
        <w:pStyle w:val="ITEABodyText"/>
        <w:ind w:left="720"/>
        <w:jc w:val="both"/>
      </w:pPr>
    </w:p>
    <w:p w14:paraId="51E4FDE8" w14:textId="77777777" w:rsidR="000A04AF" w:rsidRDefault="000A04AF" w:rsidP="007D7F11">
      <w:pPr>
        <w:pStyle w:val="BodyText"/>
      </w:pPr>
    </w:p>
    <w:p w14:paraId="069B3BE0" w14:textId="77777777" w:rsidR="00416354" w:rsidRDefault="00416354" w:rsidP="007D7F11">
      <w:pPr>
        <w:pStyle w:val="BodyText"/>
      </w:pPr>
    </w:p>
    <w:p w14:paraId="38764050" w14:textId="77777777" w:rsidR="00416354" w:rsidRPr="00204DDE" w:rsidRDefault="00416354" w:rsidP="007D7F11">
      <w:pPr>
        <w:pStyle w:val="BodyText"/>
      </w:pPr>
    </w:p>
    <w:p w14:paraId="6CE16FC0" w14:textId="77777777" w:rsidR="007D7F11" w:rsidRPr="00204DDE" w:rsidRDefault="007D7F11" w:rsidP="007259BC">
      <w:pPr>
        <w:pStyle w:val="BodyText"/>
      </w:pPr>
    </w:p>
    <w:p w14:paraId="10D890A2" w14:textId="79AB1A86" w:rsidR="00841C44" w:rsidRPr="00204DDE" w:rsidRDefault="00E17EBA" w:rsidP="00841C44">
      <w:pPr>
        <w:pStyle w:val="Heading1"/>
        <w:rPr>
          <w:rStyle w:val="fadeinm1hgl8"/>
          <w:bCs/>
          <w:sz w:val="22"/>
        </w:rPr>
      </w:pPr>
      <w:bookmarkStart w:id="30" w:name="_Toc202454800"/>
      <w:r>
        <w:rPr>
          <w:rStyle w:val="fadeinm1hgl8"/>
        </w:rPr>
        <w:t>D</w:t>
      </w:r>
      <w:r w:rsidR="00841C44" w:rsidRPr="00204DDE">
        <w:rPr>
          <w:rStyle w:val="fadeinm1hgl8"/>
        </w:rPr>
        <w:t>escriptions of</w:t>
      </w:r>
      <w:r w:rsidR="00EE5811" w:rsidRPr="00204DDE">
        <w:rPr>
          <w:rStyle w:val="fadeinm1hgl8"/>
        </w:rPr>
        <w:t xml:space="preserve"> </w:t>
      </w:r>
      <w:r w:rsidR="00BB7D7E">
        <w:rPr>
          <w:rStyle w:val="fadeinm1hgl8"/>
        </w:rPr>
        <w:t xml:space="preserve">contributions of each </w:t>
      </w:r>
      <w:r w:rsidR="00EE5811" w:rsidRPr="00204DDE">
        <w:rPr>
          <w:rStyle w:val="fadeinm1hgl8"/>
        </w:rPr>
        <w:t>UC’s</w:t>
      </w:r>
      <w:r w:rsidR="00841C44" w:rsidRPr="00204DDE">
        <w:rPr>
          <w:rStyle w:val="fadeinm1hgl8"/>
        </w:rPr>
        <w:t xml:space="preserve"> </w:t>
      </w:r>
      <w:r w:rsidR="00BB7D7E">
        <w:rPr>
          <w:rStyle w:val="fadeinm1hgl8"/>
        </w:rPr>
        <w:t xml:space="preserve">into the </w:t>
      </w:r>
      <w:r w:rsidR="00E249CA">
        <w:rPr>
          <w:rStyle w:val="fadeinm1hgl8"/>
        </w:rPr>
        <w:t>2nd</w:t>
      </w:r>
      <w:r w:rsidR="00177BB0" w:rsidRPr="00204DDE">
        <w:rPr>
          <w:rStyle w:val="fadeinm1hgl8"/>
        </w:rPr>
        <w:t xml:space="preserve"> </w:t>
      </w:r>
      <w:r w:rsidR="00841C44" w:rsidRPr="00204DDE">
        <w:rPr>
          <w:rStyle w:val="fadeinm1hgl8"/>
        </w:rPr>
        <w:t>year experiments and demonstrations</w:t>
      </w:r>
      <w:bookmarkEnd w:id="30"/>
    </w:p>
    <w:p w14:paraId="314EA279" w14:textId="34E59A70" w:rsidR="005D2E86" w:rsidRDefault="00244374" w:rsidP="005D2E86">
      <w:pPr>
        <w:pStyle w:val="Heading2"/>
      </w:pPr>
      <w:bookmarkStart w:id="31" w:name="_Toc202454801"/>
      <w:r w:rsidRPr="00204DDE">
        <w:rPr>
          <w:rStyle w:val="fadeinm1hgl8"/>
        </w:rPr>
        <w:t>UC 1 -</w:t>
      </w:r>
      <w:r w:rsidRPr="00204DDE">
        <w:t xml:space="preserve"> Connected &amp; Autonomous lightweight logistics for in-factory/out-factory supply chain</w:t>
      </w:r>
      <w:bookmarkEnd w:id="31"/>
    </w:p>
    <w:p w14:paraId="0209B47E" w14:textId="77777777" w:rsidR="00C87B7F" w:rsidRDefault="00C87B7F" w:rsidP="00C87B7F">
      <w:pPr>
        <w:pStyle w:val="BodyText"/>
      </w:pPr>
    </w:p>
    <w:p w14:paraId="61A31C75" w14:textId="29A465E5" w:rsidR="00E856C6" w:rsidRDefault="00507EF3" w:rsidP="00E856C6">
      <w:pPr>
        <w:pStyle w:val="Heading3"/>
      </w:pPr>
      <w:r>
        <w:t>Contribution</w:t>
      </w:r>
      <w:r w:rsidR="007C292B">
        <w:t xml:space="preserve"> to 2</w:t>
      </w:r>
      <w:r w:rsidR="007C292B" w:rsidRPr="007C292B">
        <w:rPr>
          <w:vertAlign w:val="superscript"/>
        </w:rPr>
        <w:t>nd</w:t>
      </w:r>
      <w:r w:rsidR="007C292B">
        <w:t xml:space="preserve"> year demonstration 1</w:t>
      </w:r>
    </w:p>
    <w:p w14:paraId="7473E89A" w14:textId="77777777" w:rsidR="00772CA2" w:rsidRPr="00772CA2" w:rsidRDefault="00772CA2" w:rsidP="00772CA2">
      <w:pPr>
        <w:rPr>
          <w:lang w:val="en-US"/>
        </w:rPr>
      </w:pPr>
    </w:p>
    <w:p w14:paraId="47222F12" w14:textId="77777777" w:rsidR="00AF7A8C" w:rsidRDefault="00AF7A8C" w:rsidP="00AF7A8C">
      <w:pPr>
        <w:rPr>
          <w:lang w:val="en-US"/>
        </w:rPr>
      </w:pPr>
    </w:p>
    <w:p w14:paraId="68634344" w14:textId="7746F4DA" w:rsidR="00AF7A8C" w:rsidRDefault="007C292B" w:rsidP="00AF7A8C">
      <w:pPr>
        <w:pStyle w:val="Heading3"/>
      </w:pPr>
      <w:r>
        <w:t>Discussion and estimation of the targeted KPI</w:t>
      </w:r>
    </w:p>
    <w:p w14:paraId="673EBFDD" w14:textId="77777777" w:rsidR="00772CA2" w:rsidRPr="00772CA2" w:rsidRDefault="00772CA2" w:rsidP="00772CA2">
      <w:pPr>
        <w:rPr>
          <w:lang w:val="en-US"/>
        </w:rPr>
      </w:pPr>
    </w:p>
    <w:p w14:paraId="1B3D29F2" w14:textId="77777777" w:rsidR="00E856C6" w:rsidRPr="00C87B7F" w:rsidRDefault="00E856C6" w:rsidP="00C87B7F">
      <w:pPr>
        <w:pStyle w:val="BodyText"/>
      </w:pPr>
    </w:p>
    <w:p w14:paraId="625E5011" w14:textId="67629B91" w:rsidR="00244374" w:rsidRDefault="00244374" w:rsidP="00244374">
      <w:pPr>
        <w:pStyle w:val="Heading2"/>
        <w:rPr>
          <w:szCs w:val="20"/>
        </w:rPr>
      </w:pPr>
      <w:bookmarkStart w:id="32" w:name="_Toc202454805"/>
      <w:r w:rsidRPr="00204DDE">
        <w:rPr>
          <w:rStyle w:val="fadeinm1hgl8"/>
        </w:rPr>
        <w:t>UC 2 -</w:t>
      </w:r>
      <w:r w:rsidRPr="00204DDE">
        <w:t xml:space="preserve"> </w:t>
      </w:r>
      <w:r w:rsidRPr="00204DDE">
        <w:rPr>
          <w:szCs w:val="20"/>
        </w:rPr>
        <w:t>People and machine position awareness in production or logistics area</w:t>
      </w:r>
      <w:bookmarkEnd w:id="32"/>
    </w:p>
    <w:p w14:paraId="4E4DC41B" w14:textId="7E786D7D" w:rsidR="00804EA2" w:rsidRDefault="00804EA2" w:rsidP="00804EA2">
      <w:pPr>
        <w:pStyle w:val="Heading3"/>
      </w:pPr>
      <w:r>
        <w:t>Contribution to 2</w:t>
      </w:r>
      <w:r w:rsidRPr="007C292B">
        <w:rPr>
          <w:vertAlign w:val="superscript"/>
        </w:rPr>
        <w:t>nd</w:t>
      </w:r>
      <w:r>
        <w:t xml:space="preserve"> year demonstration x</w:t>
      </w:r>
    </w:p>
    <w:p w14:paraId="18692111" w14:textId="77777777" w:rsidR="00804EA2" w:rsidRDefault="00804EA2" w:rsidP="00804EA2">
      <w:pPr>
        <w:rPr>
          <w:lang w:val="en-US"/>
        </w:rPr>
      </w:pPr>
    </w:p>
    <w:p w14:paraId="14265A2D" w14:textId="77777777" w:rsidR="00804EA2" w:rsidRPr="00AF7A8C" w:rsidRDefault="00804EA2" w:rsidP="00804EA2">
      <w:pPr>
        <w:pStyle w:val="Heading3"/>
      </w:pPr>
      <w:r>
        <w:t>Discussion and estimation of the targeted KPI</w:t>
      </w:r>
    </w:p>
    <w:p w14:paraId="1E5E3163" w14:textId="77777777" w:rsidR="00804EA2" w:rsidRPr="00C87B7F" w:rsidRDefault="00804EA2" w:rsidP="00804EA2">
      <w:pPr>
        <w:pStyle w:val="BodyText"/>
      </w:pPr>
    </w:p>
    <w:p w14:paraId="36329249" w14:textId="77777777" w:rsidR="00C87B7F" w:rsidRPr="00C87B7F" w:rsidRDefault="00C87B7F" w:rsidP="00C87B7F">
      <w:pPr>
        <w:pStyle w:val="BodyText"/>
      </w:pPr>
    </w:p>
    <w:p w14:paraId="45E6CACE" w14:textId="4CF7048F" w:rsidR="00244374" w:rsidRDefault="00244374" w:rsidP="00244374">
      <w:pPr>
        <w:pStyle w:val="Heading2"/>
        <w:rPr>
          <w:szCs w:val="20"/>
        </w:rPr>
      </w:pPr>
      <w:bookmarkStart w:id="33" w:name="_Toc202454808"/>
      <w:r w:rsidRPr="00204DDE">
        <w:rPr>
          <w:rStyle w:val="fadeinm1hgl8"/>
        </w:rPr>
        <w:t xml:space="preserve">UC 3 - </w:t>
      </w:r>
      <w:r w:rsidRPr="00204DDE">
        <w:rPr>
          <w:szCs w:val="20"/>
        </w:rPr>
        <w:t>Map at the centre of situational awareness in addition to real time video</w:t>
      </w:r>
      <w:bookmarkEnd w:id="33"/>
    </w:p>
    <w:p w14:paraId="249044BC" w14:textId="77777777" w:rsidR="00804EA2" w:rsidRDefault="00804EA2" w:rsidP="00804EA2">
      <w:pPr>
        <w:pStyle w:val="Heading3"/>
      </w:pPr>
      <w:r>
        <w:t>Contribution to 2</w:t>
      </w:r>
      <w:r w:rsidRPr="007C292B">
        <w:rPr>
          <w:vertAlign w:val="superscript"/>
        </w:rPr>
        <w:t>nd</w:t>
      </w:r>
      <w:r>
        <w:t xml:space="preserve"> year demonstration x</w:t>
      </w:r>
    </w:p>
    <w:p w14:paraId="4DA9B0B2" w14:textId="77777777" w:rsidR="00804EA2" w:rsidRDefault="00804EA2" w:rsidP="00804EA2">
      <w:pPr>
        <w:rPr>
          <w:lang w:val="en-US"/>
        </w:rPr>
      </w:pPr>
    </w:p>
    <w:p w14:paraId="54B13DB3" w14:textId="77777777" w:rsidR="00804EA2" w:rsidRPr="00AF7A8C" w:rsidRDefault="00804EA2" w:rsidP="00804EA2">
      <w:pPr>
        <w:pStyle w:val="Heading3"/>
      </w:pPr>
      <w:r>
        <w:t>Discussion and estimation of the targeted KPI</w:t>
      </w:r>
    </w:p>
    <w:p w14:paraId="2E98CE00" w14:textId="77777777" w:rsidR="00804EA2" w:rsidRPr="00804EA2" w:rsidRDefault="00804EA2" w:rsidP="00804EA2">
      <w:pPr>
        <w:pStyle w:val="BodyText"/>
        <w:rPr>
          <w:lang w:val="en-US"/>
        </w:rPr>
      </w:pPr>
    </w:p>
    <w:p w14:paraId="4BC3C465" w14:textId="77777777" w:rsidR="00C87B7F" w:rsidRPr="00C87B7F" w:rsidRDefault="00C87B7F" w:rsidP="00C87B7F">
      <w:pPr>
        <w:pStyle w:val="BodyText"/>
      </w:pPr>
    </w:p>
    <w:p w14:paraId="5E5E6915" w14:textId="77777777" w:rsidR="00C87B7F" w:rsidRPr="00C87B7F" w:rsidRDefault="00244374" w:rsidP="00244374">
      <w:pPr>
        <w:pStyle w:val="Heading2"/>
        <w:rPr>
          <w:rStyle w:val="fadeinm1hgl8"/>
          <w:szCs w:val="20"/>
        </w:rPr>
      </w:pPr>
      <w:bookmarkStart w:id="34" w:name="_Toc202454812"/>
      <w:r w:rsidRPr="00204DDE">
        <w:rPr>
          <w:rStyle w:val="fadeinm1hgl8"/>
        </w:rPr>
        <w:t>UC 4 - Critical electricity distribution grid operation in energy communities</w:t>
      </w:r>
      <w:bookmarkEnd w:id="34"/>
    </w:p>
    <w:p w14:paraId="66F86B21" w14:textId="77777777" w:rsidR="00804EA2" w:rsidRDefault="00804EA2" w:rsidP="00804EA2">
      <w:pPr>
        <w:pStyle w:val="Heading3"/>
      </w:pPr>
      <w:r>
        <w:t>Contribution to 2</w:t>
      </w:r>
      <w:r w:rsidRPr="007C292B">
        <w:rPr>
          <w:vertAlign w:val="superscript"/>
        </w:rPr>
        <w:t>nd</w:t>
      </w:r>
      <w:r>
        <w:t xml:space="preserve"> year demonstration x</w:t>
      </w:r>
    </w:p>
    <w:p w14:paraId="6332BCBC" w14:textId="77777777" w:rsidR="00804EA2" w:rsidRDefault="00804EA2" w:rsidP="00804EA2">
      <w:pPr>
        <w:rPr>
          <w:lang w:val="en-US"/>
        </w:rPr>
      </w:pPr>
    </w:p>
    <w:p w14:paraId="5DA0C48B" w14:textId="77777777" w:rsidR="00804EA2" w:rsidRPr="00AF7A8C" w:rsidRDefault="00804EA2" w:rsidP="00804EA2">
      <w:pPr>
        <w:pStyle w:val="Heading3"/>
      </w:pPr>
      <w:r>
        <w:t>Discussion and estimation of the targeted KPI</w:t>
      </w:r>
    </w:p>
    <w:p w14:paraId="7BA0E7A7" w14:textId="77777777" w:rsidR="00804EA2" w:rsidRPr="00804EA2" w:rsidRDefault="00804EA2" w:rsidP="00804EA2">
      <w:pPr>
        <w:pStyle w:val="BodyText"/>
        <w:rPr>
          <w:lang w:val="en-US"/>
        </w:rPr>
      </w:pPr>
    </w:p>
    <w:p w14:paraId="785ACC58" w14:textId="30523F98" w:rsidR="00244374" w:rsidRPr="00204DDE" w:rsidRDefault="00244374" w:rsidP="008050D8">
      <w:r w:rsidRPr="00204DDE">
        <w:t xml:space="preserve"> </w:t>
      </w:r>
    </w:p>
    <w:p w14:paraId="70B0033B" w14:textId="546E0D4C" w:rsidR="00244374" w:rsidRDefault="00244374" w:rsidP="00244374">
      <w:pPr>
        <w:pStyle w:val="Heading2"/>
        <w:rPr>
          <w:szCs w:val="20"/>
        </w:rPr>
      </w:pPr>
      <w:bookmarkStart w:id="35" w:name="_Toc202454816"/>
      <w:r w:rsidRPr="00204DDE">
        <w:rPr>
          <w:rStyle w:val="fadeinm1hgl8"/>
        </w:rPr>
        <w:lastRenderedPageBreak/>
        <w:t>UC</w:t>
      </w:r>
      <w:r w:rsidR="00CA2771" w:rsidRPr="00204DDE">
        <w:rPr>
          <w:rStyle w:val="fadeinm1hgl8"/>
        </w:rPr>
        <w:t xml:space="preserve"> 5 </w:t>
      </w:r>
      <w:r w:rsidRPr="00204DDE">
        <w:rPr>
          <w:rStyle w:val="fadeinm1hgl8"/>
        </w:rPr>
        <w:t>-</w:t>
      </w:r>
      <w:r w:rsidR="00CA2771" w:rsidRPr="00204DDE">
        <w:rPr>
          <w:rStyle w:val="fadeinm1hgl8"/>
        </w:rPr>
        <w:t xml:space="preserve"> </w:t>
      </w:r>
      <w:r w:rsidR="00CA2771" w:rsidRPr="00204DDE">
        <w:rPr>
          <w:szCs w:val="20"/>
        </w:rPr>
        <w:t>Security and location awareness of persons</w:t>
      </w:r>
      <w:bookmarkEnd w:id="35"/>
    </w:p>
    <w:p w14:paraId="66924D1A" w14:textId="77777777" w:rsidR="00804EA2" w:rsidRDefault="00804EA2" w:rsidP="00804EA2">
      <w:pPr>
        <w:pStyle w:val="Heading3"/>
      </w:pPr>
      <w:r>
        <w:t>Contribution to 2</w:t>
      </w:r>
      <w:r w:rsidRPr="007C292B">
        <w:rPr>
          <w:vertAlign w:val="superscript"/>
        </w:rPr>
        <w:t>nd</w:t>
      </w:r>
      <w:r>
        <w:t xml:space="preserve"> year demonstration x</w:t>
      </w:r>
    </w:p>
    <w:p w14:paraId="15A4CEFE" w14:textId="77777777" w:rsidR="00804EA2" w:rsidRDefault="00804EA2" w:rsidP="00804EA2">
      <w:pPr>
        <w:rPr>
          <w:lang w:val="en-US"/>
        </w:rPr>
      </w:pPr>
    </w:p>
    <w:p w14:paraId="3BA18542" w14:textId="77777777" w:rsidR="00804EA2" w:rsidRDefault="00804EA2" w:rsidP="00804EA2">
      <w:pPr>
        <w:rPr>
          <w:lang w:val="en-US"/>
        </w:rPr>
      </w:pPr>
    </w:p>
    <w:p w14:paraId="3E8204DA" w14:textId="77777777" w:rsidR="00804EA2" w:rsidRPr="00AF7A8C" w:rsidRDefault="00804EA2" w:rsidP="00804EA2">
      <w:pPr>
        <w:pStyle w:val="Heading3"/>
      </w:pPr>
      <w:r>
        <w:t>Discussion and estimation of the targeted KPI</w:t>
      </w:r>
    </w:p>
    <w:p w14:paraId="1D00EACD" w14:textId="77777777" w:rsidR="00804EA2" w:rsidRPr="00C87B7F" w:rsidRDefault="00804EA2" w:rsidP="00804EA2">
      <w:pPr>
        <w:pStyle w:val="BodyText"/>
      </w:pPr>
    </w:p>
    <w:p w14:paraId="0ADFC8FB" w14:textId="77777777" w:rsidR="00C87B7F" w:rsidRPr="00C87B7F" w:rsidRDefault="00C87B7F" w:rsidP="00C87B7F">
      <w:pPr>
        <w:pStyle w:val="BodyText"/>
      </w:pPr>
    </w:p>
    <w:p w14:paraId="01C48F10" w14:textId="1D00F69A" w:rsidR="00244374" w:rsidRPr="00204DDE" w:rsidRDefault="00244374" w:rsidP="00244374">
      <w:pPr>
        <w:pStyle w:val="Heading2"/>
        <w:rPr>
          <w:szCs w:val="20"/>
        </w:rPr>
      </w:pPr>
      <w:bookmarkStart w:id="36" w:name="_Toc202454820"/>
      <w:r w:rsidRPr="00204DDE">
        <w:rPr>
          <w:rStyle w:val="fadeinm1hgl8"/>
        </w:rPr>
        <w:t>UC</w:t>
      </w:r>
      <w:r w:rsidR="00CA2771" w:rsidRPr="00204DDE">
        <w:rPr>
          <w:rStyle w:val="fadeinm1hgl8"/>
        </w:rPr>
        <w:t xml:space="preserve"> 7 - </w:t>
      </w:r>
      <w:proofErr w:type="spellStart"/>
      <w:r w:rsidR="00CA2771" w:rsidRPr="00204DDE">
        <w:rPr>
          <w:szCs w:val="20"/>
        </w:rPr>
        <w:t>Multirouting</w:t>
      </w:r>
      <w:proofErr w:type="spellEnd"/>
      <w:r w:rsidR="00CA2771" w:rsidRPr="00204DDE">
        <w:rPr>
          <w:szCs w:val="20"/>
        </w:rPr>
        <w:t xml:space="preserve"> secure awareness system for hunting and outdoors</w:t>
      </w:r>
      <w:bookmarkEnd w:id="36"/>
    </w:p>
    <w:p w14:paraId="6FF30A19" w14:textId="77777777" w:rsidR="00804EA2" w:rsidRDefault="00804EA2" w:rsidP="00804EA2">
      <w:pPr>
        <w:pStyle w:val="Heading3"/>
      </w:pPr>
      <w:r>
        <w:t>Contribution to 2</w:t>
      </w:r>
      <w:r w:rsidRPr="007C292B">
        <w:rPr>
          <w:vertAlign w:val="superscript"/>
        </w:rPr>
        <w:t>nd</w:t>
      </w:r>
      <w:r>
        <w:t xml:space="preserve"> year demonstration x</w:t>
      </w:r>
    </w:p>
    <w:p w14:paraId="59D75D3D" w14:textId="77777777" w:rsidR="00804EA2" w:rsidRDefault="00804EA2" w:rsidP="00804EA2">
      <w:pPr>
        <w:rPr>
          <w:lang w:val="en-US"/>
        </w:rPr>
      </w:pPr>
    </w:p>
    <w:p w14:paraId="3F6335DB" w14:textId="77777777" w:rsidR="00804EA2" w:rsidRDefault="00804EA2" w:rsidP="00804EA2">
      <w:pPr>
        <w:rPr>
          <w:lang w:val="en-US"/>
        </w:rPr>
      </w:pPr>
    </w:p>
    <w:p w14:paraId="5C15E08F" w14:textId="77777777" w:rsidR="00804EA2" w:rsidRPr="00AF7A8C" w:rsidRDefault="00804EA2" w:rsidP="00804EA2">
      <w:pPr>
        <w:pStyle w:val="Heading3"/>
      </w:pPr>
      <w:r>
        <w:t>Discussion and estimation of the targeted KPI</w:t>
      </w:r>
    </w:p>
    <w:p w14:paraId="4E54AB29" w14:textId="77777777" w:rsidR="00804EA2" w:rsidRPr="00C87B7F" w:rsidRDefault="00804EA2" w:rsidP="00804EA2">
      <w:pPr>
        <w:pStyle w:val="BodyText"/>
      </w:pPr>
    </w:p>
    <w:p w14:paraId="758E75A0" w14:textId="4DDCD75D" w:rsidR="00E13E3B" w:rsidRPr="00204DDE" w:rsidRDefault="00E13E3B" w:rsidP="00367B8C">
      <w:pPr>
        <w:rPr>
          <w:lang w:eastAsia="de-DE"/>
        </w:rPr>
      </w:pPr>
    </w:p>
    <w:p w14:paraId="530BD10D" w14:textId="462E0612" w:rsidR="00244374" w:rsidRDefault="00244374" w:rsidP="00244374">
      <w:pPr>
        <w:pStyle w:val="Heading2"/>
        <w:rPr>
          <w:szCs w:val="20"/>
        </w:rPr>
      </w:pPr>
      <w:bookmarkStart w:id="37" w:name="_Toc201575200"/>
      <w:bookmarkStart w:id="38" w:name="_Toc201575272"/>
      <w:bookmarkStart w:id="39" w:name="_Toc201575343"/>
      <w:bookmarkStart w:id="40" w:name="_Toc201575201"/>
      <w:bookmarkStart w:id="41" w:name="_Toc201575273"/>
      <w:bookmarkStart w:id="42" w:name="_Toc201575344"/>
      <w:bookmarkStart w:id="43" w:name="_Toc202454825"/>
      <w:bookmarkEnd w:id="37"/>
      <w:bookmarkEnd w:id="38"/>
      <w:bookmarkEnd w:id="39"/>
      <w:bookmarkEnd w:id="40"/>
      <w:bookmarkEnd w:id="41"/>
      <w:bookmarkEnd w:id="42"/>
      <w:r w:rsidRPr="00204DDE">
        <w:rPr>
          <w:rStyle w:val="fadeinm1hgl8"/>
        </w:rPr>
        <w:t>UC</w:t>
      </w:r>
      <w:r w:rsidR="00CA2771" w:rsidRPr="00204DDE">
        <w:rPr>
          <w:rStyle w:val="fadeinm1hgl8"/>
        </w:rPr>
        <w:t xml:space="preserve"> 8 </w:t>
      </w:r>
      <w:r w:rsidRPr="00204DDE">
        <w:rPr>
          <w:rStyle w:val="fadeinm1hgl8"/>
        </w:rPr>
        <w:t>-</w:t>
      </w:r>
      <w:r w:rsidRPr="00204DDE">
        <w:rPr>
          <w:szCs w:val="20"/>
        </w:rPr>
        <w:t xml:space="preserve"> </w:t>
      </w:r>
      <w:r w:rsidR="00CA2771" w:rsidRPr="00204DDE">
        <w:rPr>
          <w:szCs w:val="20"/>
        </w:rPr>
        <w:t>Secure, trustworthy and reliable drone operation control system</w:t>
      </w:r>
      <w:bookmarkEnd w:id="43"/>
    </w:p>
    <w:p w14:paraId="644DFC92" w14:textId="77777777" w:rsidR="00804EA2" w:rsidRDefault="00804EA2" w:rsidP="00804EA2">
      <w:pPr>
        <w:pStyle w:val="Heading3"/>
      </w:pPr>
      <w:r>
        <w:t>Contribution to 2</w:t>
      </w:r>
      <w:r w:rsidRPr="007C292B">
        <w:rPr>
          <w:vertAlign w:val="superscript"/>
        </w:rPr>
        <w:t>nd</w:t>
      </w:r>
      <w:r>
        <w:t xml:space="preserve"> year demonstration x</w:t>
      </w:r>
    </w:p>
    <w:p w14:paraId="1EDF5C03" w14:textId="77777777" w:rsidR="00804EA2" w:rsidRDefault="00804EA2" w:rsidP="00804EA2">
      <w:pPr>
        <w:rPr>
          <w:lang w:val="en-US"/>
        </w:rPr>
      </w:pPr>
    </w:p>
    <w:p w14:paraId="1C3965CE" w14:textId="77777777" w:rsidR="00804EA2" w:rsidRDefault="00804EA2" w:rsidP="00804EA2">
      <w:pPr>
        <w:rPr>
          <w:lang w:val="en-US"/>
        </w:rPr>
      </w:pPr>
    </w:p>
    <w:p w14:paraId="610351EC" w14:textId="77777777" w:rsidR="00804EA2" w:rsidRPr="00AF7A8C" w:rsidRDefault="00804EA2" w:rsidP="00804EA2">
      <w:pPr>
        <w:pStyle w:val="Heading3"/>
      </w:pPr>
      <w:r>
        <w:t>Discussion and estimation of the targeted KPI</w:t>
      </w:r>
    </w:p>
    <w:p w14:paraId="576AAC84" w14:textId="77777777" w:rsidR="00804EA2" w:rsidRPr="00C87B7F" w:rsidRDefault="00804EA2" w:rsidP="00804EA2">
      <w:pPr>
        <w:pStyle w:val="BodyText"/>
      </w:pPr>
    </w:p>
    <w:p w14:paraId="4ED498FE" w14:textId="77777777" w:rsidR="00C87B7F" w:rsidRPr="00C87B7F" w:rsidRDefault="00C87B7F" w:rsidP="00C87B7F">
      <w:pPr>
        <w:pStyle w:val="BodyText"/>
      </w:pPr>
    </w:p>
    <w:p w14:paraId="4EFEE6B8" w14:textId="77777777" w:rsidR="00C87B7F" w:rsidRPr="00C87B7F" w:rsidRDefault="00244374" w:rsidP="00244374">
      <w:pPr>
        <w:pStyle w:val="Heading2"/>
        <w:rPr>
          <w:rStyle w:val="fadeinm1hgl8"/>
          <w:szCs w:val="20"/>
        </w:rPr>
      </w:pPr>
      <w:bookmarkStart w:id="44" w:name="_Toc202454829"/>
      <w:r w:rsidRPr="00204DDE">
        <w:rPr>
          <w:rStyle w:val="fadeinm1hgl8"/>
        </w:rPr>
        <w:t>UC</w:t>
      </w:r>
      <w:r w:rsidR="00CA2771" w:rsidRPr="00204DDE">
        <w:rPr>
          <w:rStyle w:val="fadeinm1hgl8"/>
        </w:rPr>
        <w:t xml:space="preserve"> 9 </w:t>
      </w:r>
      <w:r w:rsidRPr="00204DDE">
        <w:rPr>
          <w:rStyle w:val="fadeinm1hgl8"/>
        </w:rPr>
        <w:t>-</w:t>
      </w:r>
      <w:r w:rsidR="00CA2771" w:rsidRPr="00204DDE">
        <w:rPr>
          <w:rStyle w:val="fadeinm1hgl8"/>
        </w:rPr>
        <w:t xml:space="preserve"> Situational awareness and secure management of digital twin assets</w:t>
      </w:r>
      <w:bookmarkEnd w:id="44"/>
    </w:p>
    <w:p w14:paraId="5BF1D151" w14:textId="77777777" w:rsidR="00804EA2" w:rsidRDefault="00804EA2" w:rsidP="00804EA2">
      <w:pPr>
        <w:pStyle w:val="Heading3"/>
      </w:pPr>
      <w:r>
        <w:t>Contribution to 2</w:t>
      </w:r>
      <w:r w:rsidRPr="007C292B">
        <w:rPr>
          <w:vertAlign w:val="superscript"/>
        </w:rPr>
        <w:t>nd</w:t>
      </w:r>
      <w:r>
        <w:t xml:space="preserve"> year demonstration x</w:t>
      </w:r>
    </w:p>
    <w:p w14:paraId="66F7ECF6" w14:textId="77777777" w:rsidR="00804EA2" w:rsidRDefault="00804EA2" w:rsidP="00804EA2">
      <w:pPr>
        <w:rPr>
          <w:lang w:val="en-US"/>
        </w:rPr>
      </w:pPr>
    </w:p>
    <w:p w14:paraId="4533F92D" w14:textId="77777777" w:rsidR="00804EA2" w:rsidRDefault="00804EA2" w:rsidP="00804EA2">
      <w:pPr>
        <w:rPr>
          <w:lang w:val="en-US"/>
        </w:rPr>
      </w:pPr>
    </w:p>
    <w:p w14:paraId="75EB1AF8" w14:textId="77777777" w:rsidR="00804EA2" w:rsidRPr="00AF7A8C" w:rsidRDefault="00804EA2" w:rsidP="00804EA2">
      <w:pPr>
        <w:pStyle w:val="Heading3"/>
      </w:pPr>
      <w:r>
        <w:t>Discussion and estimation of the targeted KPI</w:t>
      </w:r>
    </w:p>
    <w:p w14:paraId="5776A450" w14:textId="77777777" w:rsidR="00804EA2" w:rsidRPr="00C87B7F" w:rsidRDefault="00804EA2" w:rsidP="00804EA2">
      <w:pPr>
        <w:pStyle w:val="BodyText"/>
      </w:pPr>
    </w:p>
    <w:p w14:paraId="7CE78D04" w14:textId="4CFE3332" w:rsidR="00244374" w:rsidRPr="00204DDE" w:rsidRDefault="00244374" w:rsidP="008050D8">
      <w:r w:rsidRPr="00204DDE">
        <w:t xml:space="preserve"> </w:t>
      </w:r>
    </w:p>
    <w:p w14:paraId="1DA7644E" w14:textId="23E60DB7" w:rsidR="00FB2C56" w:rsidRPr="00204DDE" w:rsidRDefault="00FB2C56" w:rsidP="00FB2C56">
      <w:pPr>
        <w:pStyle w:val="Heading2"/>
        <w:rPr>
          <w:lang w:eastAsia="de-DE"/>
        </w:rPr>
      </w:pPr>
      <w:bookmarkStart w:id="45" w:name="_Toc202454833"/>
      <w:r w:rsidRPr="00204DDE">
        <w:rPr>
          <w:rStyle w:val="fadeinm1hgl8"/>
        </w:rPr>
        <w:t xml:space="preserve">Project story </w:t>
      </w:r>
      <w:bookmarkEnd w:id="45"/>
    </w:p>
    <w:p w14:paraId="291A3580" w14:textId="77777777" w:rsidR="00804EA2" w:rsidRDefault="00804EA2" w:rsidP="00804EA2">
      <w:pPr>
        <w:pStyle w:val="Heading3"/>
      </w:pPr>
      <w:r>
        <w:t>Contribution to 2</w:t>
      </w:r>
      <w:r w:rsidRPr="007C292B">
        <w:rPr>
          <w:vertAlign w:val="superscript"/>
        </w:rPr>
        <w:t>nd</w:t>
      </w:r>
      <w:r>
        <w:t xml:space="preserve"> year demonstration x</w:t>
      </w:r>
    </w:p>
    <w:p w14:paraId="6D832E96" w14:textId="77777777" w:rsidR="00804EA2" w:rsidRDefault="00804EA2" w:rsidP="00804EA2">
      <w:pPr>
        <w:rPr>
          <w:lang w:val="en-US"/>
        </w:rPr>
      </w:pPr>
    </w:p>
    <w:p w14:paraId="2526F0E0" w14:textId="77777777" w:rsidR="00804EA2" w:rsidRDefault="00804EA2" w:rsidP="00804EA2">
      <w:pPr>
        <w:rPr>
          <w:lang w:val="en-US"/>
        </w:rPr>
      </w:pPr>
    </w:p>
    <w:p w14:paraId="61F38269" w14:textId="77777777" w:rsidR="00804EA2" w:rsidRPr="00AF7A8C" w:rsidRDefault="00804EA2" w:rsidP="00804EA2">
      <w:pPr>
        <w:pStyle w:val="Heading3"/>
      </w:pPr>
      <w:r>
        <w:t>Discussion and estimation of the targeted KPI</w:t>
      </w:r>
    </w:p>
    <w:p w14:paraId="55DEE975" w14:textId="77777777" w:rsidR="00804EA2" w:rsidRPr="00C87B7F" w:rsidRDefault="00804EA2" w:rsidP="00804EA2">
      <w:pPr>
        <w:pStyle w:val="BodyText"/>
      </w:pPr>
    </w:p>
    <w:p w14:paraId="39BFB44A" w14:textId="77777777" w:rsidR="00FB2C56" w:rsidRPr="00204DDE" w:rsidRDefault="00FB2C56" w:rsidP="00FB2C56">
      <w:pPr>
        <w:rPr>
          <w:rStyle w:val="fadeinm1hgl8"/>
          <w:rFonts w:cs="Arial"/>
          <w:szCs w:val="20"/>
          <w:highlight w:val="yellow"/>
        </w:rPr>
      </w:pPr>
    </w:p>
    <w:p w14:paraId="7C0FAA7B" w14:textId="632943E7" w:rsidR="00BB7D7E" w:rsidRDefault="00BB7D7E" w:rsidP="00BB7D7E">
      <w:pPr>
        <w:pStyle w:val="Heading1"/>
        <w:rPr>
          <w:bCs/>
          <w:kern w:val="28"/>
          <w:sz w:val="28"/>
        </w:rPr>
      </w:pPr>
      <w:r>
        <w:rPr>
          <w:bCs/>
          <w:kern w:val="28"/>
          <w:sz w:val="28"/>
        </w:rPr>
        <w:t xml:space="preserve">Description of the demonstrations </w:t>
      </w:r>
      <w:r w:rsidR="000C37ED">
        <w:rPr>
          <w:bCs/>
          <w:kern w:val="28"/>
          <w:sz w:val="28"/>
        </w:rPr>
        <w:t>to be shown in the 2</w:t>
      </w:r>
      <w:r w:rsidR="000C37ED" w:rsidRPr="000C37ED">
        <w:rPr>
          <w:bCs/>
          <w:kern w:val="28"/>
          <w:sz w:val="28"/>
          <w:vertAlign w:val="superscript"/>
        </w:rPr>
        <w:t>nd</w:t>
      </w:r>
      <w:r w:rsidR="000C37ED">
        <w:rPr>
          <w:bCs/>
          <w:kern w:val="28"/>
          <w:sz w:val="28"/>
        </w:rPr>
        <w:t xml:space="preserve"> year review</w:t>
      </w:r>
    </w:p>
    <w:p w14:paraId="3728BA91" w14:textId="77777777" w:rsidR="000C37ED" w:rsidRDefault="000C37ED" w:rsidP="000C37ED">
      <w:pPr>
        <w:pStyle w:val="BodyText"/>
      </w:pPr>
    </w:p>
    <w:p w14:paraId="3F5BE2F8" w14:textId="29BC9E42" w:rsidR="000C37ED" w:rsidRDefault="000C37ED" w:rsidP="000C37ED">
      <w:pPr>
        <w:pStyle w:val="Heading2"/>
      </w:pPr>
      <w:r>
        <w:t>Demonstration 1 &lt;add name&gt;</w:t>
      </w:r>
    </w:p>
    <w:p w14:paraId="10B02F98" w14:textId="77777777" w:rsidR="000C37ED" w:rsidRDefault="000C37ED" w:rsidP="000C37ED">
      <w:pPr>
        <w:pStyle w:val="BodyText"/>
      </w:pPr>
    </w:p>
    <w:p w14:paraId="0910B225" w14:textId="0B0BEA11" w:rsidR="000C37ED" w:rsidRDefault="000C37ED" w:rsidP="000C37ED">
      <w:pPr>
        <w:pStyle w:val="Heading2"/>
      </w:pPr>
      <w:r>
        <w:lastRenderedPageBreak/>
        <w:t>Demonstration 2 &lt;add name&gt;</w:t>
      </w:r>
    </w:p>
    <w:p w14:paraId="77854A79" w14:textId="77777777" w:rsidR="000C37ED" w:rsidRPr="000C37ED" w:rsidRDefault="000C37ED" w:rsidP="000C37ED">
      <w:pPr>
        <w:pStyle w:val="BodyText"/>
      </w:pPr>
    </w:p>
    <w:p w14:paraId="67D79687" w14:textId="25069AFA" w:rsidR="000C37ED" w:rsidRDefault="000C37ED" w:rsidP="000C37ED">
      <w:pPr>
        <w:pStyle w:val="Heading2"/>
      </w:pPr>
      <w:r>
        <w:t>Demonstration 3 &lt;add name&gt;</w:t>
      </w:r>
    </w:p>
    <w:p w14:paraId="1111CF72" w14:textId="77777777" w:rsidR="00FB2C56" w:rsidRDefault="00FB2C56" w:rsidP="00FB2C56">
      <w:pPr>
        <w:pStyle w:val="BodyText"/>
        <w:rPr>
          <w:highlight w:val="yellow"/>
        </w:rPr>
      </w:pPr>
    </w:p>
    <w:p w14:paraId="00BC99C3" w14:textId="697C6FC0" w:rsidR="000C37ED" w:rsidRDefault="000C37ED" w:rsidP="000C37ED">
      <w:pPr>
        <w:pStyle w:val="Heading2"/>
      </w:pPr>
      <w:r>
        <w:t>Demonstration n &lt;add name&gt;</w:t>
      </w:r>
    </w:p>
    <w:p w14:paraId="0AE486AF" w14:textId="77777777" w:rsidR="00BB7D7E" w:rsidRPr="00204DDE" w:rsidRDefault="00BB7D7E" w:rsidP="00FB2C56">
      <w:pPr>
        <w:pStyle w:val="BodyText"/>
        <w:rPr>
          <w:highlight w:val="yellow"/>
        </w:rPr>
      </w:pPr>
    </w:p>
    <w:p w14:paraId="06EB24A8" w14:textId="77777777" w:rsidR="007C128C" w:rsidRPr="00204DDE" w:rsidRDefault="007C128C" w:rsidP="007C128C">
      <w:pPr>
        <w:pStyle w:val="Heading1"/>
        <w:rPr>
          <w:bCs/>
          <w:kern w:val="28"/>
          <w:sz w:val="28"/>
        </w:rPr>
      </w:pPr>
      <w:bookmarkStart w:id="46" w:name="_Toc202454836"/>
      <w:r w:rsidRPr="00204DDE">
        <w:rPr>
          <w:bCs/>
          <w:kern w:val="28"/>
          <w:sz w:val="28"/>
        </w:rPr>
        <w:t>Conclusion</w:t>
      </w:r>
      <w:r w:rsidR="00D9181C" w:rsidRPr="00204DDE">
        <w:rPr>
          <w:bCs/>
          <w:kern w:val="28"/>
          <w:sz w:val="28"/>
        </w:rPr>
        <w:t>s</w:t>
      </w:r>
      <w:bookmarkEnd w:id="46"/>
    </w:p>
    <w:p w14:paraId="4B7AE630" w14:textId="3CC2ACAE" w:rsidR="002465F8" w:rsidRPr="00A8064D" w:rsidRDefault="00CE2D55" w:rsidP="002465F8">
      <w:pPr>
        <w:jc w:val="both"/>
      </w:pPr>
      <w:r w:rsidRPr="00204DDE">
        <w:t>This</w:t>
      </w:r>
    </w:p>
    <w:p w14:paraId="0CC73A5B" w14:textId="3F75AD48" w:rsidR="00A8064D" w:rsidRDefault="00A8064D" w:rsidP="00CE2D55">
      <w:pPr>
        <w:jc w:val="both"/>
      </w:pPr>
      <w:r w:rsidRPr="00A8064D">
        <w:t>.</w:t>
      </w:r>
    </w:p>
    <w:p w14:paraId="69CA2139" w14:textId="1973DBE2" w:rsidR="71E8444B" w:rsidRPr="00204DDE" w:rsidRDefault="71E8444B" w:rsidP="00CE2D55">
      <w:pPr>
        <w:jc w:val="both"/>
        <w:rPr>
          <w:rStyle w:val="fadeinm1hgl8"/>
        </w:rPr>
      </w:pPr>
      <w:r w:rsidRPr="00204DDE">
        <w:rPr>
          <w:rStyle w:val="fadeinm1hgl8"/>
        </w:rPr>
        <w:t xml:space="preserve"> </w:t>
      </w:r>
    </w:p>
    <w:p w14:paraId="3F5924E0" w14:textId="7A30D154" w:rsidR="00CE2D55" w:rsidRPr="00204DDE" w:rsidRDefault="00CE2D55" w:rsidP="00CE2D55">
      <w:pPr>
        <w:pStyle w:val="Caption"/>
        <w:keepNext/>
      </w:pPr>
      <w:bookmarkStart w:id="47" w:name="_Toc202454879"/>
      <w:r w:rsidRPr="00204DDE">
        <w:t xml:space="preserve">Table </w:t>
      </w:r>
      <w:r w:rsidRPr="00204DDE">
        <w:fldChar w:fldCharType="begin"/>
      </w:r>
      <w:r w:rsidRPr="00204DDE">
        <w:instrText xml:space="preserve"> SEQ Table \* ARABIC </w:instrText>
      </w:r>
      <w:r w:rsidRPr="00204DDE">
        <w:fldChar w:fldCharType="separate"/>
      </w:r>
      <w:r w:rsidR="000F4AF6">
        <w:rPr>
          <w:noProof/>
        </w:rPr>
        <w:t>36</w:t>
      </w:r>
      <w:r w:rsidRPr="00204DDE">
        <w:fldChar w:fldCharType="end"/>
      </w:r>
      <w:r w:rsidRPr="00204DDE">
        <w:t>. 1st Year Experiment &amp; Demo Summary</w:t>
      </w:r>
      <w:bookmarkEnd w:id="47"/>
    </w:p>
    <w:tbl>
      <w:tblPr>
        <w:tblStyle w:val="GridTable5Dark"/>
        <w:tblW w:w="9601" w:type="dxa"/>
        <w:tblLayout w:type="fixed"/>
        <w:tblLook w:val="04A0" w:firstRow="1" w:lastRow="0" w:firstColumn="1" w:lastColumn="0" w:noHBand="0" w:noVBand="1"/>
      </w:tblPr>
      <w:tblGrid>
        <w:gridCol w:w="1274"/>
        <w:gridCol w:w="1600"/>
        <w:gridCol w:w="1657"/>
        <w:gridCol w:w="5070"/>
      </w:tblGrid>
      <w:tr w:rsidR="00CE2D55" w:rsidRPr="00204DDE" w14:paraId="3A7A0AB1" w14:textId="77777777" w:rsidTr="005D2E86">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74" w:type="dxa"/>
            <w:shd w:val="clear" w:color="auto" w:fill="D6E3BC" w:themeFill="accent3" w:themeFillTint="66"/>
          </w:tcPr>
          <w:p w14:paraId="3066179F" w14:textId="39A18B57" w:rsidR="00CE2D55" w:rsidRPr="00204DDE" w:rsidRDefault="00CE2D55" w:rsidP="00CE2D55">
            <w:pPr>
              <w:pStyle w:val="NormalWeb"/>
              <w:jc w:val="center"/>
              <w:rPr>
                <w:rFonts w:ascii="Arial" w:hAnsi="Arial" w:cs="Arial"/>
                <w:sz w:val="20"/>
                <w:szCs w:val="20"/>
                <w:lang w:val="en-GB" w:eastAsia="en-US"/>
              </w:rPr>
            </w:pPr>
            <w:r w:rsidRPr="00204DDE">
              <w:rPr>
                <w:rFonts w:ascii="Arial" w:hAnsi="Arial" w:cs="Arial"/>
                <w:sz w:val="20"/>
                <w:szCs w:val="20"/>
                <w:lang w:val="en-GB" w:eastAsia="en-US"/>
              </w:rPr>
              <w:t>Use Case</w:t>
            </w:r>
          </w:p>
        </w:tc>
        <w:tc>
          <w:tcPr>
            <w:tcW w:w="1600" w:type="dxa"/>
            <w:shd w:val="clear" w:color="auto" w:fill="D6E3BC" w:themeFill="accent3" w:themeFillTint="66"/>
          </w:tcPr>
          <w:p w14:paraId="3FD1FAA4" w14:textId="3EE8A66F" w:rsidR="00CE2D55" w:rsidRPr="00204DDE" w:rsidRDefault="00CE2D55" w:rsidP="00CE2D55">
            <w:pPr>
              <w:pStyle w:val="NormalWeb"/>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Number of Experiments</w:t>
            </w:r>
          </w:p>
        </w:tc>
        <w:tc>
          <w:tcPr>
            <w:tcW w:w="1657" w:type="dxa"/>
            <w:shd w:val="clear" w:color="auto" w:fill="D6E3BC" w:themeFill="accent3" w:themeFillTint="66"/>
          </w:tcPr>
          <w:p w14:paraId="60DB4B84" w14:textId="1EBA5FF9" w:rsidR="00CE2D55" w:rsidRPr="00204DDE" w:rsidRDefault="00CE2D55" w:rsidP="00CE2D55">
            <w:pPr>
              <w:pStyle w:val="NormalWeb"/>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Number of Demo</w:t>
            </w:r>
            <w:r w:rsidR="005D2E86" w:rsidRPr="00204DDE">
              <w:rPr>
                <w:rFonts w:ascii="Arial" w:hAnsi="Arial" w:cs="Arial"/>
                <w:sz w:val="20"/>
                <w:szCs w:val="20"/>
                <w:lang w:val="en-GB" w:eastAsia="en-US"/>
              </w:rPr>
              <w:t>s</w:t>
            </w:r>
          </w:p>
        </w:tc>
        <w:tc>
          <w:tcPr>
            <w:tcW w:w="5070" w:type="dxa"/>
            <w:shd w:val="clear" w:color="auto" w:fill="D6E3BC" w:themeFill="accent3" w:themeFillTint="66"/>
          </w:tcPr>
          <w:p w14:paraId="7B81B7ED" w14:textId="28E42E21" w:rsidR="00CE2D55" w:rsidRPr="00204DDE" w:rsidRDefault="00CE2D55" w:rsidP="00CE2D55">
            <w:pPr>
              <w:pStyle w:val="NormalWeb"/>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Focus Area</w:t>
            </w:r>
          </w:p>
        </w:tc>
      </w:tr>
    </w:tbl>
    <w:p w14:paraId="0C0D3F98" w14:textId="77777777" w:rsidR="00CE2D55" w:rsidRPr="00204DDE" w:rsidRDefault="00CE2D55" w:rsidP="00CE2D55">
      <w:pPr>
        <w:pStyle w:val="BodyText"/>
      </w:pPr>
    </w:p>
    <w:p w14:paraId="7D8DD8A1" w14:textId="47435121" w:rsidR="71E8444B" w:rsidRPr="00204DDE" w:rsidRDefault="71E8444B" w:rsidP="00CE2D55">
      <w:pPr>
        <w:jc w:val="both"/>
        <w:rPr>
          <w:rStyle w:val="fadeinm1hgl8"/>
        </w:rPr>
      </w:pPr>
      <w:r w:rsidRPr="00204DDE">
        <w:rPr>
          <w:rStyle w:val="fadeinm1hgl8"/>
        </w:rPr>
        <w:t>The outcomes).</w:t>
      </w:r>
    </w:p>
    <w:p w14:paraId="1C4DD9AB" w14:textId="77777777" w:rsidR="006D4176" w:rsidRPr="00204DDE" w:rsidRDefault="006D4176" w:rsidP="006D4176">
      <w:pPr>
        <w:pStyle w:val="BodyText"/>
      </w:pPr>
    </w:p>
    <w:p w14:paraId="06EB24AC" w14:textId="3C05088E" w:rsidR="008E3FBC" w:rsidRPr="00204DDE" w:rsidRDefault="008E3FBC" w:rsidP="07913895">
      <w:pPr>
        <w:ind w:left="709"/>
        <w:rPr>
          <w:spacing w:val="4"/>
        </w:rPr>
      </w:pPr>
    </w:p>
    <w:p w14:paraId="06EB24AD" w14:textId="77777777" w:rsidR="008E3FBC" w:rsidRPr="00204DDE" w:rsidRDefault="008E3FBC" w:rsidP="008E3FBC">
      <w:pPr>
        <w:pStyle w:val="Heading1"/>
        <w:rPr>
          <w:bCs/>
          <w:kern w:val="28"/>
          <w:sz w:val="28"/>
        </w:rPr>
      </w:pPr>
      <w:bookmarkStart w:id="48" w:name="_Toc202454837"/>
      <w:r w:rsidRPr="00204DDE">
        <w:rPr>
          <w:bCs/>
          <w:kern w:val="28"/>
          <w:sz w:val="28"/>
        </w:rPr>
        <w:t>References</w:t>
      </w:r>
      <w:bookmarkEnd w:id="48"/>
    </w:p>
    <w:p w14:paraId="06EB24AE" w14:textId="33BAAED7" w:rsidR="00E65F79" w:rsidRPr="00204DDE" w:rsidRDefault="003B2D74" w:rsidP="003B2D74">
      <w:pPr>
        <w:pStyle w:val="references"/>
        <w:numPr>
          <w:ilvl w:val="0"/>
          <w:numId w:val="0"/>
        </w:numPr>
        <w:snapToGrid w:val="0"/>
        <w:ind w:left="360" w:hanging="360"/>
        <w:rPr>
          <w:rFonts w:ascii="Arial" w:hAnsi="Arial" w:cs="Arial"/>
          <w:sz w:val="20"/>
          <w:szCs w:val="20"/>
          <w:lang w:val="en-GB"/>
        </w:rPr>
      </w:pPr>
      <w:r w:rsidRPr="2AD9C0F3">
        <w:rPr>
          <w:rFonts w:ascii="Arial" w:hAnsi="Arial" w:cs="Arial"/>
          <w:sz w:val="20"/>
          <w:szCs w:val="20"/>
          <w:lang w:val="en-GB"/>
        </w:rPr>
        <w:t>No references have been used in this document.</w:t>
      </w:r>
      <w:r w:rsidR="4E5D7E2C" w:rsidRPr="2AD9C0F3">
        <w:rPr>
          <w:rFonts w:ascii="Arial" w:hAnsi="Arial" w:cs="Arial"/>
          <w:sz w:val="20"/>
          <w:szCs w:val="20"/>
          <w:lang w:val="en-GB"/>
        </w:rPr>
        <w:t xml:space="preserve"> </w:t>
      </w:r>
    </w:p>
    <w:p w14:paraId="06EB24AF" w14:textId="77777777" w:rsidR="00C52DAC" w:rsidRPr="00204DDE" w:rsidRDefault="00C52DAC" w:rsidP="00F33256">
      <w:pPr>
        <w:pStyle w:val="references"/>
        <w:numPr>
          <w:ilvl w:val="0"/>
          <w:numId w:val="0"/>
        </w:numPr>
        <w:ind w:left="360"/>
        <w:rPr>
          <w:noProof/>
          <w:lang w:val="en-GB"/>
        </w:rPr>
      </w:pPr>
    </w:p>
    <w:sectPr w:rsidR="00C52DAC" w:rsidRPr="00204DDE" w:rsidSect="005D2393">
      <w:headerReference w:type="even" r:id="rId16"/>
      <w:type w:val="continuous"/>
      <w:pgSz w:w="11906" w:h="16838" w:code="9"/>
      <w:pgMar w:top="2410" w:right="851" w:bottom="1560" w:left="1361" w:header="851" w:footer="61"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F69CD" w14:textId="77777777" w:rsidR="00E22FEA" w:rsidRPr="009D63D3" w:rsidRDefault="00E22FEA">
      <w:r w:rsidRPr="009D63D3">
        <w:separator/>
      </w:r>
    </w:p>
    <w:p w14:paraId="5DAADF66" w14:textId="77777777" w:rsidR="00E22FEA" w:rsidRPr="009D63D3" w:rsidRDefault="00E22FEA"/>
  </w:endnote>
  <w:endnote w:type="continuationSeparator" w:id="0">
    <w:p w14:paraId="341195EF" w14:textId="77777777" w:rsidR="00E22FEA" w:rsidRPr="009D63D3" w:rsidRDefault="00E22FEA">
      <w:r w:rsidRPr="009D63D3">
        <w:continuationSeparator/>
      </w:r>
    </w:p>
    <w:p w14:paraId="21B1C093" w14:textId="77777777" w:rsidR="00E22FEA" w:rsidRPr="009D63D3" w:rsidRDefault="00E22FEA"/>
  </w:endnote>
  <w:endnote w:type="continuationNotice" w:id="1">
    <w:p w14:paraId="12EABF89" w14:textId="77777777" w:rsidR="00E22FEA" w:rsidRPr="009D63D3" w:rsidRDefault="00E22F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Cuerpo en alfabeto compl">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08" w:type="dxa"/>
      <w:tblInd w:w="3420" w:type="dxa"/>
      <w:tblLayout w:type="fixed"/>
      <w:tblLook w:val="01E0" w:firstRow="1" w:lastRow="1" w:firstColumn="1" w:lastColumn="1" w:noHBand="0" w:noVBand="0"/>
    </w:tblPr>
    <w:tblGrid>
      <w:gridCol w:w="581"/>
      <w:gridCol w:w="292"/>
      <w:gridCol w:w="292"/>
      <w:gridCol w:w="292"/>
      <w:gridCol w:w="4951"/>
    </w:tblGrid>
    <w:tr w:rsidR="00BB6884" w:rsidRPr="009D63D3" w14:paraId="06EB24BE" w14:textId="77777777" w:rsidTr="00262EE8">
      <w:tc>
        <w:tcPr>
          <w:tcW w:w="581" w:type="dxa"/>
        </w:tcPr>
        <w:p w14:paraId="06EB24B9" w14:textId="77777777" w:rsidR="00BB6884" w:rsidRPr="009D63D3" w:rsidRDefault="00BB6884" w:rsidP="00262EE8">
          <w:pPr>
            <w:pStyle w:val="Headertext"/>
            <w:tabs>
              <w:tab w:val="left" w:pos="5954"/>
            </w:tabs>
            <w:ind w:left="-284" w:right="-284"/>
            <w:jc w:val="center"/>
            <w:rPr>
              <w:color w:val="000000"/>
              <w:sz w:val="16"/>
              <w:szCs w:val="16"/>
            </w:rPr>
          </w:pPr>
          <w:r w:rsidRPr="009D63D3">
            <w:rPr>
              <w:color w:val="000000"/>
              <w:sz w:val="16"/>
              <w:szCs w:val="16"/>
            </w:rPr>
            <w:t>Page</w:t>
          </w:r>
        </w:p>
      </w:tc>
      <w:tc>
        <w:tcPr>
          <w:tcW w:w="292" w:type="dxa"/>
        </w:tcPr>
        <w:p w14:paraId="06EB24BA" w14:textId="41ED791E" w:rsidR="00BB6884" w:rsidRPr="009D63D3" w:rsidRDefault="00BB6884" w:rsidP="00262EE8">
          <w:pPr>
            <w:pStyle w:val="Headertext"/>
            <w:tabs>
              <w:tab w:val="left" w:pos="5954"/>
            </w:tabs>
            <w:ind w:left="-284" w:right="-284"/>
            <w:jc w:val="center"/>
            <w:rPr>
              <w:color w:val="000000"/>
              <w:sz w:val="16"/>
              <w:szCs w:val="16"/>
            </w:rPr>
          </w:pPr>
          <w:r w:rsidRPr="009D63D3">
            <w:rPr>
              <w:rStyle w:val="PageNumber"/>
              <w:rFonts w:cs="Times New Roman"/>
              <w:sz w:val="16"/>
              <w:szCs w:val="16"/>
            </w:rPr>
            <w:fldChar w:fldCharType="begin"/>
          </w:r>
          <w:r w:rsidRPr="009D63D3">
            <w:rPr>
              <w:rStyle w:val="PageNumber"/>
              <w:rFonts w:cs="Times New Roman"/>
              <w:sz w:val="16"/>
              <w:szCs w:val="16"/>
            </w:rPr>
            <w:instrText xml:space="preserve"> PAGE </w:instrText>
          </w:r>
          <w:r w:rsidRPr="009D63D3">
            <w:rPr>
              <w:rStyle w:val="PageNumber"/>
              <w:rFonts w:cs="Times New Roman"/>
              <w:sz w:val="16"/>
              <w:szCs w:val="16"/>
            </w:rPr>
            <w:fldChar w:fldCharType="separate"/>
          </w:r>
          <w:r w:rsidR="00B81A65" w:rsidRPr="009D63D3">
            <w:rPr>
              <w:rStyle w:val="PageNumber"/>
              <w:rFonts w:cs="Times New Roman"/>
              <w:sz w:val="16"/>
              <w:szCs w:val="16"/>
            </w:rPr>
            <w:t>2</w:t>
          </w:r>
          <w:r w:rsidRPr="009D63D3">
            <w:rPr>
              <w:rStyle w:val="PageNumber"/>
              <w:rFonts w:cs="Times New Roman"/>
              <w:sz w:val="16"/>
              <w:szCs w:val="16"/>
            </w:rPr>
            <w:fldChar w:fldCharType="end"/>
          </w:r>
        </w:p>
      </w:tc>
      <w:tc>
        <w:tcPr>
          <w:tcW w:w="292" w:type="dxa"/>
        </w:tcPr>
        <w:p w14:paraId="06EB24BB" w14:textId="77777777" w:rsidR="00BB6884" w:rsidRPr="009D63D3" w:rsidRDefault="00BB6884" w:rsidP="00262EE8">
          <w:pPr>
            <w:pStyle w:val="Headertext"/>
            <w:tabs>
              <w:tab w:val="left" w:pos="5954"/>
            </w:tabs>
            <w:ind w:left="-284" w:right="-284"/>
            <w:jc w:val="center"/>
            <w:rPr>
              <w:color w:val="000000"/>
              <w:sz w:val="16"/>
              <w:szCs w:val="16"/>
            </w:rPr>
          </w:pPr>
          <w:r w:rsidRPr="009D63D3">
            <w:rPr>
              <w:color w:val="000000"/>
              <w:sz w:val="16"/>
              <w:szCs w:val="16"/>
            </w:rPr>
            <w:t>of</w:t>
          </w:r>
        </w:p>
      </w:tc>
      <w:tc>
        <w:tcPr>
          <w:tcW w:w="292" w:type="dxa"/>
        </w:tcPr>
        <w:p w14:paraId="06EB24BC" w14:textId="60CD97A4" w:rsidR="00BB6884" w:rsidRPr="009D63D3" w:rsidRDefault="00B81A65" w:rsidP="00262EE8">
          <w:pPr>
            <w:pStyle w:val="Headertext"/>
            <w:tabs>
              <w:tab w:val="left" w:pos="5954"/>
            </w:tabs>
            <w:ind w:left="-284" w:right="-284"/>
            <w:jc w:val="center"/>
            <w:rPr>
              <w:color w:val="000000"/>
              <w:sz w:val="16"/>
              <w:szCs w:val="16"/>
            </w:rPr>
          </w:pPr>
          <w:fldSimple w:instr="NUMPAGES   \* MERGEFORMAT">
            <w:r w:rsidRPr="009D63D3">
              <w:rPr>
                <w:color w:val="003300"/>
                <w:sz w:val="16"/>
                <w:szCs w:val="16"/>
              </w:rPr>
              <w:t>8</w:t>
            </w:r>
          </w:fldSimple>
        </w:p>
      </w:tc>
      <w:tc>
        <w:tcPr>
          <w:tcW w:w="4951" w:type="dxa"/>
        </w:tcPr>
        <w:p w14:paraId="06EB24BD" w14:textId="77777777" w:rsidR="00BB6884" w:rsidRPr="009D63D3" w:rsidRDefault="00BB6884" w:rsidP="00262EE8">
          <w:pPr>
            <w:pStyle w:val="Headertext"/>
            <w:tabs>
              <w:tab w:val="left" w:pos="5954"/>
            </w:tabs>
            <w:ind w:right="-108"/>
            <w:jc w:val="right"/>
            <w:rPr>
              <w:color w:val="000000"/>
              <w:sz w:val="16"/>
              <w:szCs w:val="16"/>
            </w:rPr>
          </w:pPr>
        </w:p>
      </w:tc>
    </w:tr>
  </w:tbl>
  <w:p w14:paraId="06EB24BF" w14:textId="77777777" w:rsidR="00BB6884" w:rsidRPr="009D63D3" w:rsidRDefault="00BB6884" w:rsidP="007D2EC8">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C1" w14:textId="5BAE879B" w:rsidR="00BB6884" w:rsidRPr="009D63D3" w:rsidRDefault="00BB6884" w:rsidP="00926E65">
    <w:pPr>
      <w:rPr>
        <w:color w:val="009900"/>
        <w:szCs w:val="18"/>
      </w:rPr>
    </w:pPr>
    <w:r w:rsidRPr="009D63D3">
      <w:rPr>
        <w:color w:val="009900"/>
        <w:szCs w:val="18"/>
      </w:rPr>
      <w:t xml:space="preserve">This document will be treated as strictly confidential. It will not be disclosed to anybody </w:t>
    </w:r>
    <w:proofErr w:type="gramStart"/>
    <w:r w:rsidRPr="009D63D3">
      <w:rPr>
        <w:color w:val="009900"/>
        <w:szCs w:val="18"/>
      </w:rPr>
      <w:t>not having</w:t>
    </w:r>
    <w:proofErr w:type="gramEnd"/>
    <w:r w:rsidRPr="009D63D3">
      <w:rPr>
        <w:color w:val="009900"/>
        <w:szCs w:val="18"/>
      </w:rPr>
      <w:t xml:space="preserve"> signed the ITEA / ITEA </w:t>
    </w:r>
    <w:r w:rsidR="00515DCD" w:rsidRPr="009D63D3">
      <w:rPr>
        <w:color w:val="009900"/>
        <w:szCs w:val="18"/>
      </w:rPr>
      <w:t>4</w:t>
    </w:r>
    <w:r w:rsidRPr="009D63D3">
      <w:rPr>
        <w:color w:val="009900"/>
        <w:szCs w:val="18"/>
      </w:rPr>
      <w:t xml:space="preserve"> Declaration of Non-Disclosure.</w:t>
    </w:r>
  </w:p>
  <w:p w14:paraId="06EB24C2" w14:textId="77777777" w:rsidR="00BB6884" w:rsidRPr="009D63D3" w:rsidRDefault="00BB6884" w:rsidP="00254E5F">
    <w:pPr>
      <w:pStyle w:val="BodyText"/>
    </w:pPr>
  </w:p>
  <w:p w14:paraId="06EB24C3" w14:textId="77777777" w:rsidR="00BB6884" w:rsidRPr="009D63D3" w:rsidRDefault="00BB6884" w:rsidP="00254E5F">
    <w:pPr>
      <w:pStyle w:val="Footer"/>
      <w:tabs>
        <w:tab w:val="center" w:pos="43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967C2" w14:textId="77777777" w:rsidR="00E22FEA" w:rsidRPr="009D63D3" w:rsidRDefault="00E22FEA">
      <w:r w:rsidRPr="009D63D3">
        <w:separator/>
      </w:r>
    </w:p>
    <w:p w14:paraId="6B2E7210" w14:textId="77777777" w:rsidR="00E22FEA" w:rsidRPr="009D63D3" w:rsidRDefault="00E22FEA"/>
  </w:footnote>
  <w:footnote w:type="continuationSeparator" w:id="0">
    <w:p w14:paraId="364E9384" w14:textId="77777777" w:rsidR="00E22FEA" w:rsidRPr="009D63D3" w:rsidRDefault="00E22FEA">
      <w:r w:rsidRPr="009D63D3">
        <w:continuationSeparator/>
      </w:r>
    </w:p>
    <w:p w14:paraId="7F7DF083" w14:textId="77777777" w:rsidR="00E22FEA" w:rsidRPr="009D63D3" w:rsidRDefault="00E22FEA"/>
  </w:footnote>
  <w:footnote w:type="continuationNotice" w:id="1">
    <w:p w14:paraId="719E4ED5" w14:textId="77777777" w:rsidR="00E22FEA" w:rsidRPr="009D63D3" w:rsidRDefault="00E22FEA"/>
  </w:footnote>
  <w:footnote w:id="2">
    <w:p w14:paraId="4E467EC8" w14:textId="77777777" w:rsidR="000A04AF" w:rsidRPr="00D00AD6" w:rsidRDefault="000A04AF" w:rsidP="000A04AF">
      <w:pPr>
        <w:pStyle w:val="FootnoteText"/>
      </w:pPr>
      <w:r>
        <w:rPr>
          <w:rStyle w:val="FootnoteReference"/>
        </w:rPr>
        <w:footnoteRef/>
      </w:r>
      <w:r>
        <w:t xml:space="preserve"> Alpata has reported that their parts are already in the TRL level 5, because dummy datasets used for software tests.</w:t>
      </w:r>
    </w:p>
  </w:footnote>
  <w:footnote w:id="3">
    <w:p w14:paraId="017AAB15" w14:textId="77777777" w:rsidR="000A04AF" w:rsidRPr="007C0D5B" w:rsidRDefault="000A04AF" w:rsidP="000A04AF">
      <w:pPr>
        <w:pStyle w:val="FootnoteText"/>
      </w:pPr>
      <w:r>
        <w:rPr>
          <w:rStyle w:val="FootnoteReference"/>
        </w:rPr>
        <w:footnoteRef/>
      </w:r>
      <w:r>
        <w:t xml:space="preserve"> Alpata has reported 3 object interaction types (pallet, box, person).</w:t>
      </w:r>
    </w:p>
  </w:footnote>
  <w:footnote w:id="4">
    <w:p w14:paraId="5A01F1BC" w14:textId="77777777" w:rsidR="000A04AF" w:rsidRPr="00305533" w:rsidRDefault="000A04AF" w:rsidP="000A04AF">
      <w:pPr>
        <w:pStyle w:val="FootnoteText"/>
      </w:pPr>
      <w:r>
        <w:rPr>
          <w:rStyle w:val="FootnoteReference"/>
        </w:rPr>
        <w:footnoteRef/>
      </w:r>
      <w:r>
        <w:t xml:space="preserve"> HTTP and MQTT are supported.</w:t>
      </w:r>
    </w:p>
  </w:footnote>
  <w:footnote w:id="5">
    <w:p w14:paraId="17A3A07A" w14:textId="77777777" w:rsidR="000A04AF" w:rsidRDefault="000A04AF" w:rsidP="000A04AF">
      <w:pPr>
        <w:pStyle w:val="FootnoteText"/>
      </w:pPr>
      <w:r w:rsidRPr="14A87B3F">
        <w:rPr>
          <w:rStyle w:val="FootnoteReference"/>
        </w:rPr>
        <w:footnoteRef/>
      </w:r>
      <w:r>
        <w:t>Based on video feed: object detection &amp; classification, object localization, automated alarms if ”object“ inside geofence area(s)</w:t>
      </w:r>
    </w:p>
  </w:footnote>
  <w:footnote w:id="6">
    <w:p w14:paraId="7B502BD4" w14:textId="77777777" w:rsidR="000A04AF" w:rsidRDefault="000A04AF" w:rsidP="000A04AF">
      <w:pPr>
        <w:pStyle w:val="FootnoteText"/>
      </w:pPr>
      <w:r w:rsidRPr="14A87B3F">
        <w:rPr>
          <w:rStyle w:val="FootnoteReference"/>
        </w:rPr>
        <w:footnoteRef/>
      </w:r>
      <w:r>
        <w:t xml:space="preserve"> ”Go and check the area.” - message if objects seen at unauthorized areas.</w:t>
      </w:r>
    </w:p>
  </w:footnote>
  <w:footnote w:id="7">
    <w:p w14:paraId="4DAE571B" w14:textId="77777777" w:rsidR="000A04AF" w:rsidRDefault="000A04AF" w:rsidP="000A04AF">
      <w:pPr>
        <w:pStyle w:val="FootnoteText"/>
      </w:pPr>
      <w:r w:rsidRPr="14A87B3F">
        <w:rPr>
          <w:rStyle w:val="FootnoteReference"/>
        </w:rPr>
        <w:footnoteRef/>
      </w:r>
      <w:r>
        <w:t xml:space="preserve"> GPS coordinates on satellite image, Image data of an object, alert message how to react  </w:t>
      </w:r>
    </w:p>
  </w:footnote>
  <w:footnote w:id="8">
    <w:p w14:paraId="345080A6" w14:textId="77777777" w:rsidR="000A04AF" w:rsidRDefault="000A04AF" w:rsidP="000A04AF">
      <w:pPr>
        <w:pStyle w:val="FootnoteText"/>
      </w:pPr>
      <w:r w:rsidRPr="14A87B3F">
        <w:rPr>
          <w:rStyle w:val="FootnoteReference"/>
        </w:rPr>
        <w:footnoteRef/>
      </w:r>
      <w:r>
        <w:t xml:space="preserve"> Current value is based on F-Secure's user experience metrics in June 2025</w:t>
      </w:r>
    </w:p>
  </w:footnote>
  <w:footnote w:id="9">
    <w:p w14:paraId="0F6431FB" w14:textId="77777777" w:rsidR="000A04AF" w:rsidRPr="003B279B" w:rsidRDefault="000A04AF" w:rsidP="000A04AF">
      <w:pPr>
        <w:pStyle w:val="FootnoteText"/>
        <w:rPr>
          <w:lang w:val="en-US"/>
        </w:rPr>
      </w:pPr>
      <w:r>
        <w:rPr>
          <w:rStyle w:val="FootnoteReference"/>
        </w:rPr>
        <w:footnoteRef/>
      </w:r>
      <w:r>
        <w:t xml:space="preserve"> BT tested, CAT M1 tested, CAT 1 bis partly tested, LoRa 500mW and 25mW tested, DectNR+ tested, WiFi studied.</w:t>
      </w:r>
    </w:p>
  </w:footnote>
  <w:footnote w:id="10">
    <w:p w14:paraId="11DE1D37" w14:textId="77777777" w:rsidR="000A04AF" w:rsidRPr="002619BF" w:rsidRDefault="000A04AF" w:rsidP="000A04AF">
      <w:pPr>
        <w:pStyle w:val="FootnoteText"/>
        <w:rPr>
          <w:lang w:val="en-US"/>
        </w:rPr>
      </w:pPr>
      <w:r>
        <w:rPr>
          <w:rStyle w:val="FootnoteReference"/>
        </w:rPr>
        <w:footnoteRef/>
      </w:r>
      <w:r>
        <w:t xml:space="preserve"> 0,5 </w:t>
      </w:r>
      <w:r w:rsidRPr="002619BF">
        <w:rPr>
          <w:lang w:val="en-US"/>
        </w:rPr>
        <w:t>Initial c</w:t>
      </w:r>
      <w:r>
        <w:rPr>
          <w:lang w:val="en-US"/>
        </w:rPr>
        <w:t>omponents selected, 0,5 Initial schematic done, 0,5 PCB layout design done, 0,5 ID design done, 1 Antenna study done</w:t>
      </w:r>
    </w:p>
  </w:footnote>
  <w:footnote w:id="11">
    <w:p w14:paraId="11136ED8" w14:textId="77777777" w:rsidR="000A04AF" w:rsidRPr="00DE7A9C" w:rsidRDefault="000A04AF" w:rsidP="000A04AF">
      <w:pPr>
        <w:pStyle w:val="FootnoteText"/>
        <w:rPr>
          <w:lang w:val="en-US"/>
        </w:rPr>
      </w:pPr>
      <w:r>
        <w:rPr>
          <w:rStyle w:val="FootnoteReference"/>
        </w:rPr>
        <w:footnoteRef/>
      </w:r>
      <w:r>
        <w:t xml:space="preserve"> </w:t>
      </w:r>
      <w:r w:rsidRPr="00DE7A9C">
        <w:rPr>
          <w:lang w:val="en-US"/>
        </w:rPr>
        <w:t>Basic d</w:t>
      </w:r>
      <w:r>
        <w:rPr>
          <w:lang w:val="en-US"/>
        </w:rPr>
        <w:t>esign and ciphering design done</w:t>
      </w:r>
    </w:p>
  </w:footnote>
  <w:footnote w:id="12">
    <w:p w14:paraId="31902039" w14:textId="77777777" w:rsidR="000A04AF" w:rsidRDefault="000A04AF" w:rsidP="000A04AF">
      <w:pPr>
        <w:pStyle w:val="FootnoteText"/>
      </w:pPr>
      <w:r>
        <w:rPr>
          <w:rStyle w:val="FootnoteReference"/>
        </w:rPr>
        <w:footnoteRef/>
      </w:r>
      <w:r>
        <w:t xml:space="preserve"> This value has not changed since the beginning of the project as the initial platform is not yet sufficiently mature to be used in-flight yet. It is expected that an initial version of the platform will start being used in operations in H1 2026.</w:t>
      </w:r>
    </w:p>
  </w:footnote>
  <w:footnote w:id="13">
    <w:p w14:paraId="0130F6B0" w14:textId="77777777" w:rsidR="000A04AF" w:rsidRDefault="000A04AF" w:rsidP="000A04AF">
      <w:pPr>
        <w:pStyle w:val="FootnoteText"/>
      </w:pPr>
      <w:r>
        <w:rPr>
          <w:rStyle w:val="FootnoteReference"/>
        </w:rPr>
        <w:footnoteRef/>
      </w:r>
      <w:r>
        <w:t xml:space="preserve"> Same as footnote above.</w:t>
      </w:r>
    </w:p>
  </w:footnote>
  <w:footnote w:id="14">
    <w:p w14:paraId="4E747875" w14:textId="77777777" w:rsidR="000A04AF" w:rsidRDefault="000A04AF" w:rsidP="000A04AF">
      <w:pPr>
        <w:pStyle w:val="FootnoteText"/>
      </w:pPr>
      <w:r>
        <w:rPr>
          <w:rStyle w:val="FootnoteReference"/>
        </w:rPr>
        <w:footnoteRef/>
      </w:r>
      <w:r>
        <w:t xml:space="preserve"> Same as footnote above</w:t>
      </w:r>
    </w:p>
  </w:footnote>
  <w:footnote w:id="15">
    <w:p w14:paraId="653DF506" w14:textId="77777777" w:rsidR="000A04AF" w:rsidRDefault="000A04AF" w:rsidP="000A04AF">
      <w:pPr>
        <w:pStyle w:val="FootnoteText"/>
      </w:pPr>
      <w:r w:rsidRPr="54694134">
        <w:rPr>
          <w:rStyle w:val="FootnoteReference"/>
        </w:rPr>
        <w:footnoteRef/>
      </w:r>
      <w:r>
        <w:t xml:space="preserve"> Windows and Linux environments can be updated using the Capture platform. Docker containers can be updated through the Balena platform.</w:t>
      </w:r>
    </w:p>
  </w:footnote>
  <w:footnote w:id="16">
    <w:p w14:paraId="14EDC84A" w14:textId="77777777" w:rsidR="000A04AF" w:rsidRDefault="000A04AF" w:rsidP="000A04AF">
      <w:pPr>
        <w:pStyle w:val="FootnoteText"/>
      </w:pPr>
      <w:r w:rsidRPr="54694134">
        <w:rPr>
          <w:rStyle w:val="FootnoteReference"/>
        </w:rPr>
        <w:footnoteRef/>
      </w:r>
      <w:r>
        <w:t xml:space="preserve"> ISO27001 certification is work in progress. We use the ISO requirements to identify security issues with Capture Edge.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B8" w14:textId="6C1A4CA5" w:rsidR="00BB6884" w:rsidRPr="009D63D3" w:rsidRDefault="00720AB4" w:rsidP="007D2EC8">
    <w:pPr>
      <w:pStyle w:val="Headertext"/>
      <w:tabs>
        <w:tab w:val="left" w:pos="5954"/>
      </w:tabs>
      <w:rPr>
        <w:sz w:val="32"/>
        <w:szCs w:val="32"/>
      </w:rPr>
    </w:pPr>
    <w:r w:rsidRPr="009D63D3">
      <w:rPr>
        <w:noProof/>
        <w:sz w:val="32"/>
        <w:szCs w:val="32"/>
        <w:lang w:eastAsia="fi-FI"/>
      </w:rPr>
      <mc:AlternateContent>
        <mc:Choice Requires="wps">
          <w:drawing>
            <wp:anchor distT="0" distB="0" distL="114300" distR="114300" simplePos="0" relativeHeight="251658240" behindDoc="0" locked="0" layoutInCell="1" allowOverlap="1" wp14:anchorId="06EB24C6" wp14:editId="57ADF561">
              <wp:simplePos x="0" y="0"/>
              <wp:positionH relativeFrom="column">
                <wp:posOffset>3879215</wp:posOffset>
              </wp:positionH>
              <wp:positionV relativeFrom="paragraph">
                <wp:posOffset>-272415</wp:posOffset>
              </wp:positionV>
              <wp:extent cx="2456180" cy="763270"/>
              <wp:effectExtent l="2540" t="3810" r="381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6180" cy="763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EB24CC" w14:textId="392A7C60" w:rsidR="00357692" w:rsidRPr="009D63D3" w:rsidRDefault="00357692">
                          <w:r w:rsidRPr="009D63D3">
                            <w:t>W</w:t>
                          </w:r>
                          <w:r w:rsidR="00940C20" w:rsidRPr="009D63D3">
                            <w:t>P</w:t>
                          </w:r>
                          <w:r w:rsidR="00FC10F4" w:rsidRPr="009D63D3">
                            <w:t>6</w:t>
                          </w:r>
                          <w:r w:rsidR="00940C20" w:rsidRPr="009D63D3">
                            <w:t xml:space="preserve"> Deliverable D</w:t>
                          </w:r>
                          <w:r w:rsidR="00FC10F4" w:rsidRPr="009D63D3">
                            <w:t>6</w:t>
                          </w:r>
                          <w:r w:rsidR="00940C20" w:rsidRPr="009D63D3">
                            <w:t>.</w:t>
                          </w:r>
                          <w:r w:rsidR="00FC10F4" w:rsidRPr="009D63D3">
                            <w:t>1</w:t>
                          </w:r>
                        </w:p>
                        <w:p w14:paraId="3E287E48" w14:textId="671CCF90" w:rsidR="00940C20" w:rsidRPr="009D63D3" w:rsidRDefault="00940C20" w:rsidP="00357692">
                          <w:pPr>
                            <w:pStyle w:val="BodyText"/>
                            <w:rPr>
                              <w:b/>
                              <w:color w:val="009F47"/>
                            </w:rPr>
                          </w:pPr>
                          <w:r w:rsidRPr="009D63D3">
                            <w:rPr>
                              <w:b/>
                              <w:color w:val="009F47"/>
                            </w:rPr>
                            <w:t>ITEA</w:t>
                          </w:r>
                          <w:r w:rsidR="00EF6E1E" w:rsidRPr="009D63D3">
                            <w:rPr>
                              <w:b/>
                              <w:color w:val="009F47"/>
                            </w:rPr>
                            <w:t>4</w:t>
                          </w:r>
                          <w:r w:rsidRPr="009D63D3">
                            <w:rPr>
                              <w:b/>
                              <w:color w:val="009F47"/>
                            </w:rPr>
                            <w:t xml:space="preserve"> </w:t>
                          </w:r>
                          <w:r w:rsidR="00EF6E1E" w:rsidRPr="009D63D3">
                            <w:rPr>
                              <w:b/>
                              <w:color w:val="009F47"/>
                            </w:rPr>
                            <w:t>22</w:t>
                          </w:r>
                          <w:r w:rsidRPr="009D63D3">
                            <w:rPr>
                              <w:b/>
                              <w:color w:val="009F47"/>
                            </w:rPr>
                            <w:t>00</w:t>
                          </w:r>
                          <w:r w:rsidR="00EF6E1E" w:rsidRPr="009D63D3">
                            <w:rPr>
                              <w:b/>
                              <w:color w:val="009F47"/>
                            </w:rPr>
                            <w:t>7</w:t>
                          </w:r>
                          <w:r w:rsidRPr="009D63D3">
                            <w:rPr>
                              <w:b/>
                              <w:color w:val="009F47"/>
                            </w:rPr>
                            <w:t xml:space="preserve"> </w:t>
                          </w:r>
                          <w:r w:rsidR="00EF6E1E" w:rsidRPr="009D63D3">
                            <w:rPr>
                              <w:b/>
                              <w:color w:val="009F47"/>
                            </w:rPr>
                            <w:t>Sa4</w:t>
                          </w:r>
                          <w:r w:rsidRPr="009D63D3">
                            <w:rPr>
                              <w:b/>
                              <w:color w:val="009F47"/>
                            </w:rPr>
                            <w:t>CPS project</w:t>
                          </w:r>
                        </w:p>
                        <w:p w14:paraId="06EB24CF" w14:textId="69C4CE3A" w:rsidR="00357692" w:rsidRPr="009D63D3" w:rsidRDefault="00357692" w:rsidP="00357692">
                          <w:pPr>
                            <w:pStyle w:val="BodyText"/>
                          </w:pPr>
                          <w:r w:rsidRPr="009D63D3">
                            <w:rPr>
                              <w:i/>
                            </w:rPr>
                            <w:t>Project partner confidential</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xmlns:arto="http://schemas.microsoft.com/office/word/2006/arto" xmlns:a14="http://schemas.microsoft.com/office/drawing/2010/main" xmlns:a="http://schemas.openxmlformats.org/drawingml/2006/main">
          <w:pict w14:anchorId="0C3AA5DB">
            <v:shapetype id="_x0000_t202" coordsize="21600,21600" o:spt="202" path="m,l,21600r21600,l21600,xe" w14:anchorId="06EB24C6">
              <v:stroke joinstyle="miter"/>
              <v:path gradientshapeok="t" o:connecttype="rect"/>
            </v:shapetype>
            <v:shape id="Text Box 2" style="position:absolute;margin-left:305.45pt;margin-top:-21.45pt;width:193.4pt;height:60.1pt;z-index:2516582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">
              <v:textbox style="mso-fit-shape-to-text:t">
                <w:txbxContent>
                  <w:p w:rsidRPr="009D63D3" w:rsidR="00357692" w:rsidRDefault="00357692" w14:paraId="76BE0434" w14:textId="392A7C60">
                    <w:r w:rsidRPr="009D63D3">
                      <w:t>W</w:t>
                    </w:r>
                    <w:r w:rsidRPr="009D63D3" w:rsidR="00940C20">
                      <w:t>P</w:t>
                    </w:r>
                    <w:r w:rsidRPr="009D63D3" w:rsidR="00FC10F4">
                      <w:t>6</w:t>
                    </w:r>
                    <w:r w:rsidRPr="009D63D3" w:rsidR="00940C20">
                      <w:t xml:space="preserve"> Deliverable D</w:t>
                    </w:r>
                    <w:r w:rsidRPr="009D63D3" w:rsidR="00FC10F4">
                      <w:t>6</w:t>
                    </w:r>
                    <w:r w:rsidRPr="009D63D3" w:rsidR="00940C20">
                      <w:t>.</w:t>
                    </w:r>
                    <w:r w:rsidRPr="009D63D3" w:rsidR="00FC10F4">
                      <w:t>1</w:t>
                    </w:r>
                  </w:p>
                  <w:p w:rsidRPr="009D63D3" w:rsidR="00940C20" w:rsidP="00357692" w:rsidRDefault="00940C20" w14:paraId="1B230670" w14:textId="671CCF90">
                    <w:pPr>
                      <w:pStyle w:val="BodyText"/>
                      <w:rPr>
                        <w:b/>
                        <w:color w:val="009F47"/>
                      </w:rPr>
                    </w:pPr>
                    <w:r w:rsidRPr="009D63D3">
                      <w:rPr>
                        <w:b/>
                        <w:color w:val="009F47"/>
                      </w:rPr>
                      <w:t>ITEA</w:t>
                    </w:r>
                    <w:r w:rsidRPr="009D63D3" w:rsidR="00EF6E1E">
                      <w:rPr>
                        <w:b/>
                        <w:color w:val="009F47"/>
                      </w:rPr>
                      <w:t>4</w:t>
                    </w:r>
                    <w:r w:rsidRPr="009D63D3">
                      <w:rPr>
                        <w:b/>
                        <w:color w:val="009F47"/>
                      </w:rPr>
                      <w:t xml:space="preserve"> </w:t>
                    </w:r>
                    <w:r w:rsidRPr="009D63D3" w:rsidR="00EF6E1E">
                      <w:rPr>
                        <w:b/>
                        <w:color w:val="009F47"/>
                      </w:rPr>
                      <w:t>22</w:t>
                    </w:r>
                    <w:r w:rsidRPr="009D63D3">
                      <w:rPr>
                        <w:b/>
                        <w:color w:val="009F47"/>
                      </w:rPr>
                      <w:t>00</w:t>
                    </w:r>
                    <w:r w:rsidRPr="009D63D3" w:rsidR="00EF6E1E">
                      <w:rPr>
                        <w:b/>
                        <w:color w:val="009F47"/>
                      </w:rPr>
                      <w:t>7</w:t>
                    </w:r>
                    <w:r w:rsidRPr="009D63D3">
                      <w:rPr>
                        <w:b/>
                        <w:color w:val="009F47"/>
                      </w:rPr>
                      <w:t xml:space="preserve"> </w:t>
                    </w:r>
                    <w:r w:rsidRPr="009D63D3" w:rsidR="00EF6E1E">
                      <w:rPr>
                        <w:b/>
                        <w:color w:val="009F47"/>
                      </w:rPr>
                      <w:t>Sa4</w:t>
                    </w:r>
                    <w:r w:rsidRPr="009D63D3">
                      <w:rPr>
                        <w:b/>
                        <w:color w:val="009F47"/>
                      </w:rPr>
                      <w:t>CPS project</w:t>
                    </w:r>
                  </w:p>
                  <w:p w:rsidRPr="009D63D3" w:rsidR="00357692" w:rsidP="00357692" w:rsidRDefault="00357692" w14:paraId="690F954D" w14:textId="69C4CE3A">
                    <w:pPr>
                      <w:pStyle w:val="BodyText"/>
                    </w:pPr>
                    <w:r w:rsidRPr="009D63D3">
                      <w:rPr>
                        <w:i/>
                      </w:rPr>
                      <w:t>Project partner confidential</w:t>
                    </w:r>
                  </w:p>
                </w:txbxContent>
              </v:textbox>
            </v:shape>
          </w:pict>
        </mc:Fallback>
      </mc:AlternateContent>
    </w:r>
    <w:r w:rsidR="00BB6884" w:rsidRPr="009D63D3">
      <w:rPr>
        <w:sz w:val="32"/>
        <w:szCs w:val="3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0168" w14:textId="34DE02EF" w:rsidR="00940C20" w:rsidRPr="009D63D3" w:rsidRDefault="00940C20">
    <w:pPr>
      <w:tabs>
        <w:tab w:val="left" w:pos="1440"/>
        <w:tab w:val="left" w:pos="3420"/>
        <w:tab w:val="left" w:pos="4984"/>
        <w:tab w:val="left" w:pos="6300"/>
        <w:tab w:val="left" w:pos="7251"/>
      </w:tabs>
      <w:rPr>
        <w:rFonts w:ascii="Times New Roman" w:hAnsi="Times New Roman"/>
        <w:color w:val="1F497D"/>
        <w:sz w:val="40"/>
        <w:szCs w:val="40"/>
        <w:lang w:eastAsia="fi-FI"/>
      </w:rPr>
    </w:pPr>
    <w:r w:rsidRPr="009D63D3">
      <w:rPr>
        <w:rFonts w:ascii="Times New Roman" w:hAnsi="Times New Roman"/>
        <w:color w:val="1F497D"/>
        <w:sz w:val="40"/>
        <w:szCs w:val="40"/>
        <w:lang w:eastAsia="fi-FI"/>
      </w:rPr>
      <w:t>ITEA</w:t>
    </w:r>
    <w:r w:rsidR="005E0C9C" w:rsidRPr="009D63D3">
      <w:rPr>
        <w:rFonts w:ascii="Times New Roman" w:hAnsi="Times New Roman"/>
        <w:color w:val="1F497D"/>
        <w:sz w:val="40"/>
        <w:szCs w:val="40"/>
        <w:lang w:eastAsia="fi-FI"/>
      </w:rPr>
      <w:t>4</w:t>
    </w:r>
    <w:r w:rsidRPr="009D63D3">
      <w:rPr>
        <w:rFonts w:ascii="Times New Roman" w:hAnsi="Times New Roman"/>
        <w:color w:val="1F497D"/>
        <w:sz w:val="40"/>
        <w:szCs w:val="40"/>
        <w:lang w:eastAsia="fi-FI"/>
      </w:rPr>
      <w:t xml:space="preserve"> </w:t>
    </w:r>
    <w:r w:rsidR="00411A54" w:rsidRPr="009D63D3">
      <w:rPr>
        <w:rFonts w:ascii="Times New Roman" w:hAnsi="Times New Roman"/>
        <w:color w:val="1F497D"/>
        <w:sz w:val="40"/>
        <w:szCs w:val="40"/>
        <w:lang w:eastAsia="fi-FI"/>
      </w:rPr>
      <w:t>22007</w:t>
    </w:r>
    <w:r w:rsidRPr="009D63D3">
      <w:rPr>
        <w:rFonts w:ascii="Times New Roman" w:hAnsi="Times New Roman"/>
        <w:color w:val="1F497D"/>
        <w:sz w:val="40"/>
        <w:szCs w:val="40"/>
        <w:lang w:eastAsia="fi-FI"/>
      </w:rPr>
      <w:t xml:space="preserve"> </w:t>
    </w:r>
    <w:r w:rsidR="00411A54" w:rsidRPr="009D63D3">
      <w:rPr>
        <w:rFonts w:ascii="Times New Roman" w:hAnsi="Times New Roman"/>
        <w:color w:val="1F497D"/>
        <w:sz w:val="40"/>
        <w:szCs w:val="40"/>
        <w:lang w:eastAsia="fi-FI"/>
      </w:rPr>
      <w:tab/>
    </w:r>
    <w:r w:rsidR="007A77AE" w:rsidRPr="009D63D3">
      <w:rPr>
        <w:rFonts w:ascii="Times New Roman" w:hAnsi="Times New Roman"/>
        <w:color w:val="1F497D"/>
        <w:sz w:val="40"/>
        <w:szCs w:val="40"/>
        <w:lang w:eastAsia="fi-FI"/>
      </w:rPr>
      <w:tab/>
    </w:r>
    <w:r w:rsidR="007A77AE" w:rsidRPr="009D63D3">
      <w:rPr>
        <w:rFonts w:ascii="Times New Roman" w:hAnsi="Times New Roman"/>
        <w:color w:val="1F497D"/>
        <w:sz w:val="40"/>
        <w:szCs w:val="40"/>
        <w:lang w:eastAsia="fi-FI"/>
      </w:rPr>
      <w:tab/>
    </w:r>
    <w:r w:rsidR="007A77AE" w:rsidRPr="009D63D3">
      <w:rPr>
        <w:rFonts w:ascii="Times New Roman" w:hAnsi="Times New Roman"/>
        <w:noProof/>
        <w:color w:val="1F497D"/>
        <w:sz w:val="40"/>
        <w:szCs w:val="40"/>
        <w:lang w:eastAsia="fi-FI"/>
      </w:rPr>
      <w:drawing>
        <wp:inline distT="0" distB="0" distL="0" distR="0" wp14:anchorId="28D80741" wp14:editId="029B048F">
          <wp:extent cx="1752031" cy="426328"/>
          <wp:effectExtent l="0" t="0" r="635" b="0"/>
          <wp:docPr id="651802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6147" cy="432196"/>
                  </a:xfrm>
                  <a:prstGeom prst="rect">
                    <a:avLst/>
                  </a:prstGeom>
                  <a:noFill/>
                </pic:spPr>
              </pic:pic>
            </a:graphicData>
          </a:graphic>
        </wp:inline>
      </w:drawing>
    </w:r>
    <w:r w:rsidR="00411A54" w:rsidRPr="009D63D3">
      <w:rPr>
        <w:rFonts w:ascii="Times New Roman" w:hAnsi="Times New Roman"/>
        <w:color w:val="1F497D"/>
        <w:sz w:val="40"/>
        <w:szCs w:val="40"/>
        <w:lang w:eastAsia="fi-FI"/>
      </w:rPr>
      <w:tab/>
    </w:r>
  </w:p>
  <w:p w14:paraId="06EB24C0" w14:textId="4D6ECEBA" w:rsidR="00BB6884" w:rsidRPr="009D63D3" w:rsidRDefault="00411A54">
    <w:pPr>
      <w:tabs>
        <w:tab w:val="left" w:pos="1440"/>
        <w:tab w:val="left" w:pos="3420"/>
        <w:tab w:val="left" w:pos="4984"/>
        <w:tab w:val="left" w:pos="6300"/>
        <w:tab w:val="left" w:pos="7251"/>
      </w:tabs>
      <w:rPr>
        <w:rFonts w:ascii="Times New Roman" w:hAnsi="Times New Roman"/>
        <w:sz w:val="40"/>
        <w:szCs w:val="40"/>
      </w:rPr>
    </w:pPr>
    <w:r w:rsidRPr="009D63D3">
      <w:rPr>
        <w:rFonts w:ascii="Times New Roman" w:hAnsi="Times New Roman"/>
        <w:color w:val="1F497D"/>
        <w:sz w:val="40"/>
        <w:szCs w:val="40"/>
        <w:lang w:eastAsia="fi-FI"/>
      </w:rPr>
      <w:t>Sa4</w:t>
    </w:r>
    <w:r w:rsidR="00940C20" w:rsidRPr="009D63D3">
      <w:rPr>
        <w:rFonts w:ascii="Times New Roman" w:hAnsi="Times New Roman"/>
        <w:color w:val="1F497D"/>
        <w:sz w:val="40"/>
        <w:szCs w:val="40"/>
        <w:lang w:eastAsia="fi-FI"/>
      </w:rPr>
      <w:t>CPS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C4" w14:textId="77777777" w:rsidR="00BB6884" w:rsidRPr="009D63D3" w:rsidRDefault="00BB6884"/>
</w:hdr>
</file>

<file path=word/intelligence2.xml><?xml version="1.0" encoding="utf-8"?>
<int2:intelligence xmlns:int2="http://schemas.microsoft.com/office/intelligence/2020/intelligence" xmlns:oel="http://schemas.microsoft.com/office/2019/extlst">
  <int2:observations>
    <int2:textHash int2:hashCode="dqUFCR8v7+Yg0P" int2:id="zdZPx8v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30C6"/>
    <w:multiLevelType w:val="hybridMultilevel"/>
    <w:tmpl w:val="A252C796"/>
    <w:lvl w:ilvl="0" w:tplc="952A0FB6">
      <w:start w:val="5"/>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 w15:restartNumberingAfterBreak="0">
    <w:nsid w:val="0AB74A95"/>
    <w:multiLevelType w:val="hybridMultilevel"/>
    <w:tmpl w:val="57688B50"/>
    <w:lvl w:ilvl="0" w:tplc="040B0017">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14332AA6"/>
    <w:multiLevelType w:val="hybridMultilevel"/>
    <w:tmpl w:val="C446251E"/>
    <w:lvl w:ilvl="0" w:tplc="BC0EDF90">
      <w:start w:val="7"/>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 w15:restartNumberingAfterBreak="0">
    <w:nsid w:val="2026060E"/>
    <w:multiLevelType w:val="multilevel"/>
    <w:tmpl w:val="2FBEF73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267F0F42"/>
    <w:multiLevelType w:val="hybridMultilevel"/>
    <w:tmpl w:val="C5723C74"/>
    <w:lvl w:ilvl="0" w:tplc="040B0017">
      <w:start w:val="1"/>
      <w:numFmt w:val="lowerLetter"/>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5" w15:restartNumberingAfterBreak="0">
    <w:nsid w:val="302125F0"/>
    <w:multiLevelType w:val="hybridMultilevel"/>
    <w:tmpl w:val="D5BC272A"/>
    <w:lvl w:ilvl="0" w:tplc="040B0001">
      <w:start w:val="1"/>
      <w:numFmt w:val="bullet"/>
      <w:lvlText w:val=""/>
      <w:lvlJc w:val="left"/>
      <w:pPr>
        <w:ind w:left="777" w:hanging="360"/>
      </w:pPr>
      <w:rPr>
        <w:rFonts w:ascii="Symbol" w:hAnsi="Symbol" w:hint="default"/>
      </w:rPr>
    </w:lvl>
    <w:lvl w:ilvl="1" w:tplc="040B0003">
      <w:start w:val="1"/>
      <w:numFmt w:val="bullet"/>
      <w:lvlText w:val="o"/>
      <w:lvlJc w:val="left"/>
      <w:pPr>
        <w:ind w:left="1497" w:hanging="360"/>
      </w:pPr>
      <w:rPr>
        <w:rFonts w:ascii="Courier New" w:hAnsi="Courier New" w:cs="Courier New" w:hint="default"/>
      </w:rPr>
    </w:lvl>
    <w:lvl w:ilvl="2" w:tplc="040B0005" w:tentative="1">
      <w:start w:val="1"/>
      <w:numFmt w:val="bullet"/>
      <w:lvlText w:val=""/>
      <w:lvlJc w:val="left"/>
      <w:pPr>
        <w:ind w:left="2217" w:hanging="360"/>
      </w:pPr>
      <w:rPr>
        <w:rFonts w:ascii="Wingdings" w:hAnsi="Wingdings" w:hint="default"/>
      </w:rPr>
    </w:lvl>
    <w:lvl w:ilvl="3" w:tplc="040B0001" w:tentative="1">
      <w:start w:val="1"/>
      <w:numFmt w:val="bullet"/>
      <w:lvlText w:val=""/>
      <w:lvlJc w:val="left"/>
      <w:pPr>
        <w:ind w:left="2937" w:hanging="360"/>
      </w:pPr>
      <w:rPr>
        <w:rFonts w:ascii="Symbol" w:hAnsi="Symbol" w:hint="default"/>
      </w:rPr>
    </w:lvl>
    <w:lvl w:ilvl="4" w:tplc="040B0003" w:tentative="1">
      <w:start w:val="1"/>
      <w:numFmt w:val="bullet"/>
      <w:lvlText w:val="o"/>
      <w:lvlJc w:val="left"/>
      <w:pPr>
        <w:ind w:left="3657" w:hanging="360"/>
      </w:pPr>
      <w:rPr>
        <w:rFonts w:ascii="Courier New" w:hAnsi="Courier New" w:cs="Courier New" w:hint="default"/>
      </w:rPr>
    </w:lvl>
    <w:lvl w:ilvl="5" w:tplc="040B0005" w:tentative="1">
      <w:start w:val="1"/>
      <w:numFmt w:val="bullet"/>
      <w:lvlText w:val=""/>
      <w:lvlJc w:val="left"/>
      <w:pPr>
        <w:ind w:left="4377" w:hanging="360"/>
      </w:pPr>
      <w:rPr>
        <w:rFonts w:ascii="Wingdings" w:hAnsi="Wingdings" w:hint="default"/>
      </w:rPr>
    </w:lvl>
    <w:lvl w:ilvl="6" w:tplc="040B0001" w:tentative="1">
      <w:start w:val="1"/>
      <w:numFmt w:val="bullet"/>
      <w:lvlText w:val=""/>
      <w:lvlJc w:val="left"/>
      <w:pPr>
        <w:ind w:left="5097" w:hanging="360"/>
      </w:pPr>
      <w:rPr>
        <w:rFonts w:ascii="Symbol" w:hAnsi="Symbol" w:hint="default"/>
      </w:rPr>
    </w:lvl>
    <w:lvl w:ilvl="7" w:tplc="040B0003" w:tentative="1">
      <w:start w:val="1"/>
      <w:numFmt w:val="bullet"/>
      <w:lvlText w:val="o"/>
      <w:lvlJc w:val="left"/>
      <w:pPr>
        <w:ind w:left="5817" w:hanging="360"/>
      </w:pPr>
      <w:rPr>
        <w:rFonts w:ascii="Courier New" w:hAnsi="Courier New" w:cs="Courier New" w:hint="default"/>
      </w:rPr>
    </w:lvl>
    <w:lvl w:ilvl="8" w:tplc="040B0005" w:tentative="1">
      <w:start w:val="1"/>
      <w:numFmt w:val="bullet"/>
      <w:lvlText w:val=""/>
      <w:lvlJc w:val="left"/>
      <w:pPr>
        <w:ind w:left="6537" w:hanging="360"/>
      </w:pPr>
      <w:rPr>
        <w:rFonts w:ascii="Wingdings" w:hAnsi="Wingdings" w:hint="default"/>
      </w:rPr>
    </w:lvl>
  </w:abstractNum>
  <w:abstractNum w:abstractNumId="6"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8844E33"/>
    <w:multiLevelType w:val="hybridMultilevel"/>
    <w:tmpl w:val="9EF82D1C"/>
    <w:lvl w:ilvl="0" w:tplc="0A84AA7E">
      <w:start w:val="8"/>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8" w15:restartNumberingAfterBreak="0">
    <w:nsid w:val="42B612F8"/>
    <w:multiLevelType w:val="hybridMultilevel"/>
    <w:tmpl w:val="B734BBFC"/>
    <w:lvl w:ilvl="0" w:tplc="87DC83DE">
      <w:start w:val="6"/>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9" w15:restartNumberingAfterBreak="0">
    <w:nsid w:val="51097CCF"/>
    <w:multiLevelType w:val="hybridMultilevel"/>
    <w:tmpl w:val="13307DF4"/>
    <w:lvl w:ilvl="0" w:tplc="4880EAF6">
      <w:start w:val="1"/>
      <w:numFmt w:val="bullet"/>
      <w:pStyle w:val="bullets"/>
      <w:lvlText w:val="▪"/>
      <w:lvlJc w:val="left"/>
      <w:pPr>
        <w:tabs>
          <w:tab w:val="num" w:pos="624"/>
        </w:tabs>
        <w:ind w:left="624" w:hanging="267"/>
      </w:pPr>
      <w:rPr>
        <w:rFonts w:ascii="Arial" w:hAnsi="Arial" w:hint="default"/>
        <w:b w:val="0"/>
        <w:i w:val="0"/>
        <w:sz w:val="20"/>
        <w:szCs w:val="20"/>
      </w:rPr>
    </w:lvl>
    <w:lvl w:ilvl="1" w:tplc="040B0019" w:tentative="1">
      <w:start w:val="1"/>
      <w:numFmt w:val="bullet"/>
      <w:lvlText w:val="o"/>
      <w:lvlJc w:val="left"/>
      <w:pPr>
        <w:tabs>
          <w:tab w:val="num" w:pos="1440"/>
        </w:tabs>
        <w:ind w:left="1440" w:hanging="360"/>
      </w:pPr>
      <w:rPr>
        <w:rFonts w:ascii="Courier New" w:hAnsi="Courier New" w:cs="Courier New" w:hint="default"/>
      </w:rPr>
    </w:lvl>
    <w:lvl w:ilvl="2" w:tplc="040B001B" w:tentative="1">
      <w:start w:val="1"/>
      <w:numFmt w:val="bullet"/>
      <w:lvlText w:val=""/>
      <w:lvlJc w:val="left"/>
      <w:pPr>
        <w:tabs>
          <w:tab w:val="num" w:pos="2160"/>
        </w:tabs>
        <w:ind w:left="2160" w:hanging="360"/>
      </w:pPr>
      <w:rPr>
        <w:rFonts w:ascii="Wingdings" w:hAnsi="Wingdings" w:hint="default"/>
      </w:rPr>
    </w:lvl>
    <w:lvl w:ilvl="3" w:tplc="040B000F" w:tentative="1">
      <w:start w:val="1"/>
      <w:numFmt w:val="bullet"/>
      <w:lvlText w:val=""/>
      <w:lvlJc w:val="left"/>
      <w:pPr>
        <w:tabs>
          <w:tab w:val="num" w:pos="2880"/>
        </w:tabs>
        <w:ind w:left="2880" w:hanging="360"/>
      </w:pPr>
      <w:rPr>
        <w:rFonts w:ascii="Symbol" w:hAnsi="Symbol" w:hint="default"/>
      </w:rPr>
    </w:lvl>
    <w:lvl w:ilvl="4" w:tplc="040B0019" w:tentative="1">
      <w:start w:val="1"/>
      <w:numFmt w:val="bullet"/>
      <w:lvlText w:val="o"/>
      <w:lvlJc w:val="left"/>
      <w:pPr>
        <w:tabs>
          <w:tab w:val="num" w:pos="3600"/>
        </w:tabs>
        <w:ind w:left="3600" w:hanging="360"/>
      </w:pPr>
      <w:rPr>
        <w:rFonts w:ascii="Courier New" w:hAnsi="Courier New" w:cs="Courier New" w:hint="default"/>
      </w:rPr>
    </w:lvl>
    <w:lvl w:ilvl="5" w:tplc="040B001B" w:tentative="1">
      <w:start w:val="1"/>
      <w:numFmt w:val="bullet"/>
      <w:lvlText w:val=""/>
      <w:lvlJc w:val="left"/>
      <w:pPr>
        <w:tabs>
          <w:tab w:val="num" w:pos="4320"/>
        </w:tabs>
        <w:ind w:left="4320" w:hanging="360"/>
      </w:pPr>
      <w:rPr>
        <w:rFonts w:ascii="Wingdings" w:hAnsi="Wingdings" w:hint="default"/>
      </w:rPr>
    </w:lvl>
    <w:lvl w:ilvl="6" w:tplc="040B000F" w:tentative="1">
      <w:start w:val="1"/>
      <w:numFmt w:val="bullet"/>
      <w:lvlText w:val=""/>
      <w:lvlJc w:val="left"/>
      <w:pPr>
        <w:tabs>
          <w:tab w:val="num" w:pos="5040"/>
        </w:tabs>
        <w:ind w:left="5040" w:hanging="360"/>
      </w:pPr>
      <w:rPr>
        <w:rFonts w:ascii="Symbol" w:hAnsi="Symbol" w:hint="default"/>
      </w:rPr>
    </w:lvl>
    <w:lvl w:ilvl="7" w:tplc="040B0019" w:tentative="1">
      <w:start w:val="1"/>
      <w:numFmt w:val="bullet"/>
      <w:lvlText w:val="o"/>
      <w:lvlJc w:val="left"/>
      <w:pPr>
        <w:tabs>
          <w:tab w:val="num" w:pos="5760"/>
        </w:tabs>
        <w:ind w:left="5760" w:hanging="360"/>
      </w:pPr>
      <w:rPr>
        <w:rFonts w:ascii="Courier New" w:hAnsi="Courier New" w:cs="Courier New" w:hint="default"/>
      </w:rPr>
    </w:lvl>
    <w:lvl w:ilvl="8" w:tplc="040B001B"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2CA544A"/>
    <w:multiLevelType w:val="singleLevel"/>
    <w:tmpl w:val="0D3C1AB2"/>
    <w:lvl w:ilvl="0">
      <w:start w:val="1"/>
      <w:numFmt w:val="decimal"/>
      <w:pStyle w:val="references"/>
      <w:lvlText w:val="[%1]"/>
      <w:lvlJc w:val="left"/>
      <w:pPr>
        <w:tabs>
          <w:tab w:val="num" w:pos="360"/>
        </w:tabs>
        <w:ind w:left="360" w:hanging="360"/>
      </w:pPr>
      <w:rPr>
        <w:rFonts w:ascii="Times New Roman" w:eastAsia="MS Mincho" w:hAnsi="Times New Roman" w:hint="default"/>
        <w:b w:val="0"/>
        <w:i w:val="0"/>
        <w:snapToGrid/>
        <w:color w:val="auto"/>
        <w:spacing w:val="0"/>
        <w:w w:val="100"/>
        <w:kern w:val="0"/>
        <w:position w:val="0"/>
        <w:sz w:val="18"/>
        <w:szCs w:val="18"/>
        <w:u w:val="none"/>
        <w:effect w:val="none"/>
        <w:em w:val="none"/>
      </w:rPr>
    </w:lvl>
  </w:abstractNum>
  <w:abstractNum w:abstractNumId="11" w15:restartNumberingAfterBreak="0">
    <w:nsid w:val="54E05672"/>
    <w:multiLevelType w:val="multilevel"/>
    <w:tmpl w:val="47887AF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558E6859"/>
    <w:multiLevelType w:val="hybridMultilevel"/>
    <w:tmpl w:val="5E0A41FA"/>
    <w:lvl w:ilvl="0" w:tplc="1D000E78">
      <w:start w:val="1"/>
      <w:numFmt w:val="bullet"/>
      <w:pStyle w:val="subbullet"/>
      <w:lvlText w:val="-"/>
      <w:lvlJc w:val="left"/>
      <w:pPr>
        <w:tabs>
          <w:tab w:val="num" w:pos="907"/>
        </w:tabs>
        <w:ind w:left="907" w:hanging="283"/>
      </w:pPr>
      <w:rPr>
        <w:rFonts w:ascii="Arial" w:hAnsi="Arial" w:hint="default"/>
        <w:b w:val="0"/>
        <w:i w:val="0"/>
        <w:sz w:val="20"/>
        <w:szCs w:val="20"/>
      </w:rPr>
    </w:lvl>
    <w:lvl w:ilvl="1" w:tplc="8B5837E4" w:tentative="1">
      <w:start w:val="1"/>
      <w:numFmt w:val="bullet"/>
      <w:lvlText w:val="o"/>
      <w:lvlJc w:val="left"/>
      <w:pPr>
        <w:tabs>
          <w:tab w:val="num" w:pos="1440"/>
        </w:tabs>
        <w:ind w:left="1440" w:hanging="360"/>
      </w:pPr>
      <w:rPr>
        <w:rFonts w:ascii="Courier New" w:hAnsi="Courier New" w:cs="Courier New" w:hint="default"/>
      </w:rPr>
    </w:lvl>
    <w:lvl w:ilvl="2" w:tplc="9D9E37F8" w:tentative="1">
      <w:start w:val="1"/>
      <w:numFmt w:val="bullet"/>
      <w:lvlText w:val=""/>
      <w:lvlJc w:val="left"/>
      <w:pPr>
        <w:tabs>
          <w:tab w:val="num" w:pos="2160"/>
        </w:tabs>
        <w:ind w:left="2160" w:hanging="360"/>
      </w:pPr>
      <w:rPr>
        <w:rFonts w:ascii="Wingdings" w:hAnsi="Wingdings" w:hint="default"/>
      </w:rPr>
    </w:lvl>
    <w:lvl w:ilvl="3" w:tplc="A7A2A6CC" w:tentative="1">
      <w:start w:val="1"/>
      <w:numFmt w:val="bullet"/>
      <w:lvlText w:val=""/>
      <w:lvlJc w:val="left"/>
      <w:pPr>
        <w:tabs>
          <w:tab w:val="num" w:pos="2880"/>
        </w:tabs>
        <w:ind w:left="2880" w:hanging="360"/>
      </w:pPr>
      <w:rPr>
        <w:rFonts w:ascii="Symbol" w:hAnsi="Symbol" w:hint="default"/>
      </w:rPr>
    </w:lvl>
    <w:lvl w:ilvl="4" w:tplc="9294C866" w:tentative="1">
      <w:start w:val="1"/>
      <w:numFmt w:val="bullet"/>
      <w:lvlText w:val="o"/>
      <w:lvlJc w:val="left"/>
      <w:pPr>
        <w:tabs>
          <w:tab w:val="num" w:pos="3600"/>
        </w:tabs>
        <w:ind w:left="3600" w:hanging="360"/>
      </w:pPr>
      <w:rPr>
        <w:rFonts w:ascii="Courier New" w:hAnsi="Courier New" w:cs="Courier New" w:hint="default"/>
      </w:rPr>
    </w:lvl>
    <w:lvl w:ilvl="5" w:tplc="83BC4B98" w:tentative="1">
      <w:start w:val="1"/>
      <w:numFmt w:val="bullet"/>
      <w:lvlText w:val=""/>
      <w:lvlJc w:val="left"/>
      <w:pPr>
        <w:tabs>
          <w:tab w:val="num" w:pos="4320"/>
        </w:tabs>
        <w:ind w:left="4320" w:hanging="360"/>
      </w:pPr>
      <w:rPr>
        <w:rFonts w:ascii="Wingdings" w:hAnsi="Wingdings" w:hint="default"/>
      </w:rPr>
    </w:lvl>
    <w:lvl w:ilvl="6" w:tplc="99DAE488" w:tentative="1">
      <w:start w:val="1"/>
      <w:numFmt w:val="bullet"/>
      <w:lvlText w:val=""/>
      <w:lvlJc w:val="left"/>
      <w:pPr>
        <w:tabs>
          <w:tab w:val="num" w:pos="5040"/>
        </w:tabs>
        <w:ind w:left="5040" w:hanging="360"/>
      </w:pPr>
      <w:rPr>
        <w:rFonts w:ascii="Symbol" w:hAnsi="Symbol" w:hint="default"/>
      </w:rPr>
    </w:lvl>
    <w:lvl w:ilvl="7" w:tplc="F3106112" w:tentative="1">
      <w:start w:val="1"/>
      <w:numFmt w:val="bullet"/>
      <w:lvlText w:val="o"/>
      <w:lvlJc w:val="left"/>
      <w:pPr>
        <w:tabs>
          <w:tab w:val="num" w:pos="5760"/>
        </w:tabs>
        <w:ind w:left="5760" w:hanging="360"/>
      </w:pPr>
      <w:rPr>
        <w:rFonts w:ascii="Courier New" w:hAnsi="Courier New" w:cs="Courier New" w:hint="default"/>
      </w:rPr>
    </w:lvl>
    <w:lvl w:ilvl="8" w:tplc="74B003E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8021CE4"/>
    <w:multiLevelType w:val="hybridMultilevel"/>
    <w:tmpl w:val="EBF604E4"/>
    <w:lvl w:ilvl="0" w:tplc="98BCEBDE">
      <w:start w:val="1"/>
      <w:numFmt w:val="decimal"/>
      <w:pStyle w:val="Numbers"/>
      <w:lvlText w:val="%1."/>
      <w:lvlJc w:val="left"/>
      <w:pPr>
        <w:tabs>
          <w:tab w:val="num" w:pos="624"/>
        </w:tabs>
        <w:ind w:left="624" w:hanging="267"/>
      </w:pPr>
      <w:rPr>
        <w:rFonts w:hint="default"/>
        <w:b w:val="0"/>
        <w:i w:val="0"/>
        <w:sz w:val="20"/>
        <w:szCs w:val="20"/>
      </w:r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num w:numId="1" w16cid:durableId="37047073">
    <w:abstractNumId w:val="11"/>
  </w:num>
  <w:num w:numId="2" w16cid:durableId="829441175">
    <w:abstractNumId w:val="13"/>
  </w:num>
  <w:num w:numId="3" w16cid:durableId="553539659">
    <w:abstractNumId w:val="12"/>
  </w:num>
  <w:num w:numId="4" w16cid:durableId="439840831">
    <w:abstractNumId w:val="9"/>
  </w:num>
  <w:num w:numId="5" w16cid:durableId="1763140306">
    <w:abstractNumId w:val="3"/>
  </w:num>
  <w:num w:numId="6" w16cid:durableId="69667836">
    <w:abstractNumId w:val="6"/>
  </w:num>
  <w:num w:numId="7" w16cid:durableId="2018922067">
    <w:abstractNumId w:val="10"/>
  </w:num>
  <w:num w:numId="8" w16cid:durableId="1679237396">
    <w:abstractNumId w:val="5"/>
  </w:num>
  <w:num w:numId="9" w16cid:durableId="379984984">
    <w:abstractNumId w:val="1"/>
  </w:num>
  <w:num w:numId="10" w16cid:durableId="353001284">
    <w:abstractNumId w:val="0"/>
  </w:num>
  <w:num w:numId="11" w16cid:durableId="764155723">
    <w:abstractNumId w:val="8"/>
  </w:num>
  <w:num w:numId="12" w16cid:durableId="49420803">
    <w:abstractNumId w:val="2"/>
  </w:num>
  <w:num w:numId="13" w16cid:durableId="1288126052">
    <w:abstractNumId w:val="7"/>
  </w:num>
  <w:num w:numId="14" w16cid:durableId="398409707">
    <w:abstractNumId w:val="4"/>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tvakoski Juhani">
    <w15:presenceInfo w15:providerId="AD" w15:userId="S::Juhani.Latvakoski@vtt.fi::6e48b997-39a1-4b9d-941c-05ad5c5881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A8D"/>
    <w:rsid w:val="00000001"/>
    <w:rsid w:val="00000794"/>
    <w:rsid w:val="00002992"/>
    <w:rsid w:val="0000445C"/>
    <w:rsid w:val="000046BE"/>
    <w:rsid w:val="000055D8"/>
    <w:rsid w:val="00006341"/>
    <w:rsid w:val="00006855"/>
    <w:rsid w:val="00011101"/>
    <w:rsid w:val="00011DC1"/>
    <w:rsid w:val="0001227C"/>
    <w:rsid w:val="00012DB8"/>
    <w:rsid w:val="00013ECE"/>
    <w:rsid w:val="0001471C"/>
    <w:rsid w:val="000161B8"/>
    <w:rsid w:val="000172F6"/>
    <w:rsid w:val="00020189"/>
    <w:rsid w:val="00021D70"/>
    <w:rsid w:val="00022E24"/>
    <w:rsid w:val="00022FDC"/>
    <w:rsid w:val="00026723"/>
    <w:rsid w:val="000278AA"/>
    <w:rsid w:val="0003101F"/>
    <w:rsid w:val="000311B0"/>
    <w:rsid w:val="00031293"/>
    <w:rsid w:val="000327B4"/>
    <w:rsid w:val="0003330B"/>
    <w:rsid w:val="00033FF7"/>
    <w:rsid w:val="00034037"/>
    <w:rsid w:val="000344DC"/>
    <w:rsid w:val="00034D68"/>
    <w:rsid w:val="00037FE7"/>
    <w:rsid w:val="0004346C"/>
    <w:rsid w:val="00046FFA"/>
    <w:rsid w:val="00050173"/>
    <w:rsid w:val="00050779"/>
    <w:rsid w:val="000507AA"/>
    <w:rsid w:val="000517FE"/>
    <w:rsid w:val="00054EC4"/>
    <w:rsid w:val="000558C5"/>
    <w:rsid w:val="00055DFA"/>
    <w:rsid w:val="00056D79"/>
    <w:rsid w:val="0005744E"/>
    <w:rsid w:val="00057772"/>
    <w:rsid w:val="00057A52"/>
    <w:rsid w:val="0006092D"/>
    <w:rsid w:val="000637E3"/>
    <w:rsid w:val="00063879"/>
    <w:rsid w:val="00063D09"/>
    <w:rsid w:val="00064018"/>
    <w:rsid w:val="000641CF"/>
    <w:rsid w:val="00067A6B"/>
    <w:rsid w:val="00067CD8"/>
    <w:rsid w:val="00070049"/>
    <w:rsid w:val="0007201F"/>
    <w:rsid w:val="00072245"/>
    <w:rsid w:val="00072D6C"/>
    <w:rsid w:val="0007343C"/>
    <w:rsid w:val="00073818"/>
    <w:rsid w:val="00077020"/>
    <w:rsid w:val="00077299"/>
    <w:rsid w:val="0007747E"/>
    <w:rsid w:val="000778C0"/>
    <w:rsid w:val="00080B2D"/>
    <w:rsid w:val="000819EA"/>
    <w:rsid w:val="000827CB"/>
    <w:rsid w:val="0008347A"/>
    <w:rsid w:val="00083C14"/>
    <w:rsid w:val="000848E5"/>
    <w:rsid w:val="00084A40"/>
    <w:rsid w:val="00086B31"/>
    <w:rsid w:val="000903E2"/>
    <w:rsid w:val="000917BF"/>
    <w:rsid w:val="00091ADB"/>
    <w:rsid w:val="00091D9A"/>
    <w:rsid w:val="0009208E"/>
    <w:rsid w:val="00095B85"/>
    <w:rsid w:val="0009659A"/>
    <w:rsid w:val="000A04AF"/>
    <w:rsid w:val="000A5343"/>
    <w:rsid w:val="000A66B5"/>
    <w:rsid w:val="000A788B"/>
    <w:rsid w:val="000B0C31"/>
    <w:rsid w:val="000B2232"/>
    <w:rsid w:val="000B2428"/>
    <w:rsid w:val="000B31AC"/>
    <w:rsid w:val="000B36CB"/>
    <w:rsid w:val="000C167F"/>
    <w:rsid w:val="000C1B0B"/>
    <w:rsid w:val="000C2C6B"/>
    <w:rsid w:val="000C37ED"/>
    <w:rsid w:val="000C3A2B"/>
    <w:rsid w:val="000C4526"/>
    <w:rsid w:val="000C6826"/>
    <w:rsid w:val="000C6BB5"/>
    <w:rsid w:val="000C70EA"/>
    <w:rsid w:val="000D04AC"/>
    <w:rsid w:val="000D0AF7"/>
    <w:rsid w:val="000D248E"/>
    <w:rsid w:val="000D289D"/>
    <w:rsid w:val="000D2CB8"/>
    <w:rsid w:val="000D2D71"/>
    <w:rsid w:val="000D396E"/>
    <w:rsid w:val="000D3BFC"/>
    <w:rsid w:val="000D584D"/>
    <w:rsid w:val="000D7B1B"/>
    <w:rsid w:val="000E1CF9"/>
    <w:rsid w:val="000E4900"/>
    <w:rsid w:val="000F095F"/>
    <w:rsid w:val="000F1B93"/>
    <w:rsid w:val="000F1C28"/>
    <w:rsid w:val="000F24D3"/>
    <w:rsid w:val="000F2524"/>
    <w:rsid w:val="000F26F4"/>
    <w:rsid w:val="000F300A"/>
    <w:rsid w:val="000F4AF6"/>
    <w:rsid w:val="000F5A61"/>
    <w:rsid w:val="000F7A7D"/>
    <w:rsid w:val="001029E9"/>
    <w:rsid w:val="001039FD"/>
    <w:rsid w:val="00103AA3"/>
    <w:rsid w:val="00105A2A"/>
    <w:rsid w:val="001104F7"/>
    <w:rsid w:val="0011050C"/>
    <w:rsid w:val="0011149C"/>
    <w:rsid w:val="0011294F"/>
    <w:rsid w:val="001136A1"/>
    <w:rsid w:val="001148FD"/>
    <w:rsid w:val="00115545"/>
    <w:rsid w:val="001165A2"/>
    <w:rsid w:val="00117263"/>
    <w:rsid w:val="00117AC5"/>
    <w:rsid w:val="0012076E"/>
    <w:rsid w:val="00120C1B"/>
    <w:rsid w:val="00121002"/>
    <w:rsid w:val="00124364"/>
    <w:rsid w:val="00125CB4"/>
    <w:rsid w:val="001267A5"/>
    <w:rsid w:val="00127103"/>
    <w:rsid w:val="00127691"/>
    <w:rsid w:val="0013021A"/>
    <w:rsid w:val="00132C03"/>
    <w:rsid w:val="00135BA8"/>
    <w:rsid w:val="001374EB"/>
    <w:rsid w:val="00137AB4"/>
    <w:rsid w:val="00140443"/>
    <w:rsid w:val="001431F7"/>
    <w:rsid w:val="00146E1F"/>
    <w:rsid w:val="00146F04"/>
    <w:rsid w:val="00147936"/>
    <w:rsid w:val="001523FC"/>
    <w:rsid w:val="00152AF6"/>
    <w:rsid w:val="001532DD"/>
    <w:rsid w:val="001534D5"/>
    <w:rsid w:val="0015618E"/>
    <w:rsid w:val="001567F4"/>
    <w:rsid w:val="001632D7"/>
    <w:rsid w:val="00163B8C"/>
    <w:rsid w:val="0016403A"/>
    <w:rsid w:val="001658A8"/>
    <w:rsid w:val="00165D7D"/>
    <w:rsid w:val="0016699D"/>
    <w:rsid w:val="00170869"/>
    <w:rsid w:val="00171B5D"/>
    <w:rsid w:val="00172174"/>
    <w:rsid w:val="00172EA9"/>
    <w:rsid w:val="00173A10"/>
    <w:rsid w:val="00173D92"/>
    <w:rsid w:val="00174318"/>
    <w:rsid w:val="001743BB"/>
    <w:rsid w:val="00176995"/>
    <w:rsid w:val="001770E2"/>
    <w:rsid w:val="00177289"/>
    <w:rsid w:val="00177793"/>
    <w:rsid w:val="00177BB0"/>
    <w:rsid w:val="00180543"/>
    <w:rsid w:val="00180893"/>
    <w:rsid w:val="00182E77"/>
    <w:rsid w:val="00184255"/>
    <w:rsid w:val="001847D8"/>
    <w:rsid w:val="00186E4D"/>
    <w:rsid w:val="00187613"/>
    <w:rsid w:val="001879B2"/>
    <w:rsid w:val="00190849"/>
    <w:rsid w:val="0019160B"/>
    <w:rsid w:val="00191B8A"/>
    <w:rsid w:val="001932EA"/>
    <w:rsid w:val="00193A57"/>
    <w:rsid w:val="00194648"/>
    <w:rsid w:val="00196662"/>
    <w:rsid w:val="00196EA6"/>
    <w:rsid w:val="00197B4F"/>
    <w:rsid w:val="001A05A9"/>
    <w:rsid w:val="001A075D"/>
    <w:rsid w:val="001A0AC4"/>
    <w:rsid w:val="001A2455"/>
    <w:rsid w:val="001B0870"/>
    <w:rsid w:val="001B0A42"/>
    <w:rsid w:val="001B1864"/>
    <w:rsid w:val="001B376A"/>
    <w:rsid w:val="001B6410"/>
    <w:rsid w:val="001B754E"/>
    <w:rsid w:val="001C05E6"/>
    <w:rsid w:val="001C1EF3"/>
    <w:rsid w:val="001C34E7"/>
    <w:rsid w:val="001C47FC"/>
    <w:rsid w:val="001C5164"/>
    <w:rsid w:val="001C57AD"/>
    <w:rsid w:val="001C60D6"/>
    <w:rsid w:val="001C622F"/>
    <w:rsid w:val="001C724B"/>
    <w:rsid w:val="001C7BD4"/>
    <w:rsid w:val="001C7CB6"/>
    <w:rsid w:val="001D116E"/>
    <w:rsid w:val="001D3093"/>
    <w:rsid w:val="001D73C7"/>
    <w:rsid w:val="001D7BEA"/>
    <w:rsid w:val="001E04A1"/>
    <w:rsid w:val="001E3A43"/>
    <w:rsid w:val="001E5262"/>
    <w:rsid w:val="001E6465"/>
    <w:rsid w:val="001E666F"/>
    <w:rsid w:val="001E6F9C"/>
    <w:rsid w:val="001F224C"/>
    <w:rsid w:val="001F2DB7"/>
    <w:rsid w:val="001F4DAB"/>
    <w:rsid w:val="001F5462"/>
    <w:rsid w:val="001F5CE6"/>
    <w:rsid w:val="00200BBE"/>
    <w:rsid w:val="00201F7A"/>
    <w:rsid w:val="00201F89"/>
    <w:rsid w:val="00204BC2"/>
    <w:rsid w:val="00204DDE"/>
    <w:rsid w:val="00205380"/>
    <w:rsid w:val="00206C70"/>
    <w:rsid w:val="00206E6A"/>
    <w:rsid w:val="002075DA"/>
    <w:rsid w:val="00207D94"/>
    <w:rsid w:val="0021028A"/>
    <w:rsid w:val="002108FF"/>
    <w:rsid w:val="00210BAC"/>
    <w:rsid w:val="00211204"/>
    <w:rsid w:val="00211268"/>
    <w:rsid w:val="00211422"/>
    <w:rsid w:val="002127F0"/>
    <w:rsid w:val="002128E7"/>
    <w:rsid w:val="0021307C"/>
    <w:rsid w:val="00213672"/>
    <w:rsid w:val="00214A47"/>
    <w:rsid w:val="0021575E"/>
    <w:rsid w:val="00217D40"/>
    <w:rsid w:val="00217F44"/>
    <w:rsid w:val="00221BCF"/>
    <w:rsid w:val="0022259C"/>
    <w:rsid w:val="002227F7"/>
    <w:rsid w:val="0022285D"/>
    <w:rsid w:val="00225B55"/>
    <w:rsid w:val="00227377"/>
    <w:rsid w:val="00233A7C"/>
    <w:rsid w:val="00233AA8"/>
    <w:rsid w:val="00233AB7"/>
    <w:rsid w:val="00233D90"/>
    <w:rsid w:val="002342D5"/>
    <w:rsid w:val="002347B8"/>
    <w:rsid w:val="0023560C"/>
    <w:rsid w:val="00237A0B"/>
    <w:rsid w:val="00237E42"/>
    <w:rsid w:val="00240146"/>
    <w:rsid w:val="00240DCB"/>
    <w:rsid w:val="00242115"/>
    <w:rsid w:val="00242988"/>
    <w:rsid w:val="00243C8C"/>
    <w:rsid w:val="00244374"/>
    <w:rsid w:val="00245871"/>
    <w:rsid w:val="002461B9"/>
    <w:rsid w:val="00246540"/>
    <w:rsid w:val="002465F8"/>
    <w:rsid w:val="00246ED0"/>
    <w:rsid w:val="002502A9"/>
    <w:rsid w:val="00250603"/>
    <w:rsid w:val="0025162C"/>
    <w:rsid w:val="00252233"/>
    <w:rsid w:val="00252401"/>
    <w:rsid w:val="00254AF9"/>
    <w:rsid w:val="00254E5F"/>
    <w:rsid w:val="00255884"/>
    <w:rsid w:val="002564BB"/>
    <w:rsid w:val="00256B33"/>
    <w:rsid w:val="00256CF1"/>
    <w:rsid w:val="00257E35"/>
    <w:rsid w:val="00262EE8"/>
    <w:rsid w:val="002652E2"/>
    <w:rsid w:val="00266C3E"/>
    <w:rsid w:val="00267545"/>
    <w:rsid w:val="00274162"/>
    <w:rsid w:val="00275D6F"/>
    <w:rsid w:val="002800D6"/>
    <w:rsid w:val="00282328"/>
    <w:rsid w:val="002837EA"/>
    <w:rsid w:val="00283DA8"/>
    <w:rsid w:val="00283F6E"/>
    <w:rsid w:val="00284087"/>
    <w:rsid w:val="0028427E"/>
    <w:rsid w:val="00285C39"/>
    <w:rsid w:val="00285CF2"/>
    <w:rsid w:val="00286840"/>
    <w:rsid w:val="00287F29"/>
    <w:rsid w:val="00287F55"/>
    <w:rsid w:val="00291DA8"/>
    <w:rsid w:val="002923A1"/>
    <w:rsid w:val="00292817"/>
    <w:rsid w:val="00292ED3"/>
    <w:rsid w:val="00292FEE"/>
    <w:rsid w:val="00296D17"/>
    <w:rsid w:val="002971AF"/>
    <w:rsid w:val="002A02F4"/>
    <w:rsid w:val="002A39A5"/>
    <w:rsid w:val="002A4066"/>
    <w:rsid w:val="002A438A"/>
    <w:rsid w:val="002A5F69"/>
    <w:rsid w:val="002A76DD"/>
    <w:rsid w:val="002A7F96"/>
    <w:rsid w:val="002B0DBD"/>
    <w:rsid w:val="002B0F5F"/>
    <w:rsid w:val="002B1253"/>
    <w:rsid w:val="002B1310"/>
    <w:rsid w:val="002B197F"/>
    <w:rsid w:val="002B3EA4"/>
    <w:rsid w:val="002B4788"/>
    <w:rsid w:val="002B4D91"/>
    <w:rsid w:val="002B559E"/>
    <w:rsid w:val="002B7113"/>
    <w:rsid w:val="002B7FD8"/>
    <w:rsid w:val="002C0239"/>
    <w:rsid w:val="002C1636"/>
    <w:rsid w:val="002C3A92"/>
    <w:rsid w:val="002C428B"/>
    <w:rsid w:val="002C496D"/>
    <w:rsid w:val="002C4B3C"/>
    <w:rsid w:val="002C5E31"/>
    <w:rsid w:val="002C5E8A"/>
    <w:rsid w:val="002D0C12"/>
    <w:rsid w:val="002D108D"/>
    <w:rsid w:val="002D475C"/>
    <w:rsid w:val="002D4914"/>
    <w:rsid w:val="002D71EC"/>
    <w:rsid w:val="002D744B"/>
    <w:rsid w:val="002E07AB"/>
    <w:rsid w:val="002E29C2"/>
    <w:rsid w:val="002E3A62"/>
    <w:rsid w:val="002E628C"/>
    <w:rsid w:val="002F059D"/>
    <w:rsid w:val="002F260F"/>
    <w:rsid w:val="002F2E54"/>
    <w:rsid w:val="002F357F"/>
    <w:rsid w:val="002F4068"/>
    <w:rsid w:val="002F725F"/>
    <w:rsid w:val="00305835"/>
    <w:rsid w:val="00305A30"/>
    <w:rsid w:val="00305B89"/>
    <w:rsid w:val="003075BA"/>
    <w:rsid w:val="00310183"/>
    <w:rsid w:val="00310B84"/>
    <w:rsid w:val="003110FB"/>
    <w:rsid w:val="00311F64"/>
    <w:rsid w:val="003123C5"/>
    <w:rsid w:val="00312467"/>
    <w:rsid w:val="00312D90"/>
    <w:rsid w:val="003136BF"/>
    <w:rsid w:val="003138AE"/>
    <w:rsid w:val="00314697"/>
    <w:rsid w:val="003169A5"/>
    <w:rsid w:val="00316A6B"/>
    <w:rsid w:val="003178DD"/>
    <w:rsid w:val="00321BD8"/>
    <w:rsid w:val="00322CE3"/>
    <w:rsid w:val="00324B41"/>
    <w:rsid w:val="00325B32"/>
    <w:rsid w:val="003261C4"/>
    <w:rsid w:val="00326EE7"/>
    <w:rsid w:val="0033074A"/>
    <w:rsid w:val="00331ADF"/>
    <w:rsid w:val="00331BA9"/>
    <w:rsid w:val="00333380"/>
    <w:rsid w:val="0034208A"/>
    <w:rsid w:val="003435B4"/>
    <w:rsid w:val="003439A5"/>
    <w:rsid w:val="00343AE1"/>
    <w:rsid w:val="00344AA7"/>
    <w:rsid w:val="00344B4B"/>
    <w:rsid w:val="00346E62"/>
    <w:rsid w:val="003501FA"/>
    <w:rsid w:val="00350CC6"/>
    <w:rsid w:val="00350FFC"/>
    <w:rsid w:val="00351DF2"/>
    <w:rsid w:val="00352C39"/>
    <w:rsid w:val="00354A1B"/>
    <w:rsid w:val="00354FD3"/>
    <w:rsid w:val="00357284"/>
    <w:rsid w:val="00357692"/>
    <w:rsid w:val="00357C9B"/>
    <w:rsid w:val="00360388"/>
    <w:rsid w:val="00361691"/>
    <w:rsid w:val="00361D92"/>
    <w:rsid w:val="00364797"/>
    <w:rsid w:val="00365AC6"/>
    <w:rsid w:val="003679A7"/>
    <w:rsid w:val="00367B8C"/>
    <w:rsid w:val="00372D71"/>
    <w:rsid w:val="003740FC"/>
    <w:rsid w:val="00377CF0"/>
    <w:rsid w:val="00380218"/>
    <w:rsid w:val="0038230F"/>
    <w:rsid w:val="00383070"/>
    <w:rsid w:val="0038498B"/>
    <w:rsid w:val="00385143"/>
    <w:rsid w:val="003852B2"/>
    <w:rsid w:val="00385823"/>
    <w:rsid w:val="0038632E"/>
    <w:rsid w:val="00387C10"/>
    <w:rsid w:val="00390D6C"/>
    <w:rsid w:val="00391FB1"/>
    <w:rsid w:val="00392A97"/>
    <w:rsid w:val="003A0E85"/>
    <w:rsid w:val="003A343C"/>
    <w:rsid w:val="003A6DDF"/>
    <w:rsid w:val="003A703C"/>
    <w:rsid w:val="003A7846"/>
    <w:rsid w:val="003A793B"/>
    <w:rsid w:val="003A7D33"/>
    <w:rsid w:val="003B1DBF"/>
    <w:rsid w:val="003B1E06"/>
    <w:rsid w:val="003B223A"/>
    <w:rsid w:val="003B2C01"/>
    <w:rsid w:val="003B2D74"/>
    <w:rsid w:val="003B3248"/>
    <w:rsid w:val="003B3D51"/>
    <w:rsid w:val="003B6961"/>
    <w:rsid w:val="003B703D"/>
    <w:rsid w:val="003C0481"/>
    <w:rsid w:val="003C0E22"/>
    <w:rsid w:val="003C0F36"/>
    <w:rsid w:val="003C1CDC"/>
    <w:rsid w:val="003C203E"/>
    <w:rsid w:val="003C4256"/>
    <w:rsid w:val="003C4F57"/>
    <w:rsid w:val="003C4FE9"/>
    <w:rsid w:val="003C593D"/>
    <w:rsid w:val="003C5E3B"/>
    <w:rsid w:val="003C60F9"/>
    <w:rsid w:val="003D1915"/>
    <w:rsid w:val="003D33B7"/>
    <w:rsid w:val="003D44D0"/>
    <w:rsid w:val="003D5D92"/>
    <w:rsid w:val="003E0576"/>
    <w:rsid w:val="003E1A77"/>
    <w:rsid w:val="003E2234"/>
    <w:rsid w:val="003E28B0"/>
    <w:rsid w:val="003E4876"/>
    <w:rsid w:val="003E48B3"/>
    <w:rsid w:val="003E4DC2"/>
    <w:rsid w:val="003E64C4"/>
    <w:rsid w:val="003E6A64"/>
    <w:rsid w:val="003F11A2"/>
    <w:rsid w:val="003F37EB"/>
    <w:rsid w:val="003F422C"/>
    <w:rsid w:val="003F45B9"/>
    <w:rsid w:val="003F57BA"/>
    <w:rsid w:val="00400BB7"/>
    <w:rsid w:val="00402765"/>
    <w:rsid w:val="00403595"/>
    <w:rsid w:val="00403834"/>
    <w:rsid w:val="004046F0"/>
    <w:rsid w:val="00404924"/>
    <w:rsid w:val="00404D08"/>
    <w:rsid w:val="00404EFD"/>
    <w:rsid w:val="0040677C"/>
    <w:rsid w:val="0040677F"/>
    <w:rsid w:val="00411A54"/>
    <w:rsid w:val="00412CA5"/>
    <w:rsid w:val="00412E9C"/>
    <w:rsid w:val="00412ED0"/>
    <w:rsid w:val="004147D0"/>
    <w:rsid w:val="00415471"/>
    <w:rsid w:val="00415733"/>
    <w:rsid w:val="00416354"/>
    <w:rsid w:val="00424781"/>
    <w:rsid w:val="00426541"/>
    <w:rsid w:val="00427DC8"/>
    <w:rsid w:val="004331A2"/>
    <w:rsid w:val="004357C4"/>
    <w:rsid w:val="004370EC"/>
    <w:rsid w:val="00442585"/>
    <w:rsid w:val="0044583F"/>
    <w:rsid w:val="004468B3"/>
    <w:rsid w:val="0044761E"/>
    <w:rsid w:val="00450DCE"/>
    <w:rsid w:val="00452E44"/>
    <w:rsid w:val="00452FC2"/>
    <w:rsid w:val="0045307E"/>
    <w:rsid w:val="00453AF0"/>
    <w:rsid w:val="004544EC"/>
    <w:rsid w:val="0045478D"/>
    <w:rsid w:val="00457791"/>
    <w:rsid w:val="00457BB9"/>
    <w:rsid w:val="004603E0"/>
    <w:rsid w:val="0046051E"/>
    <w:rsid w:val="0046079B"/>
    <w:rsid w:val="0046100F"/>
    <w:rsid w:val="0046140F"/>
    <w:rsid w:val="004615AE"/>
    <w:rsid w:val="004619D7"/>
    <w:rsid w:val="00462558"/>
    <w:rsid w:val="00462B95"/>
    <w:rsid w:val="0046455C"/>
    <w:rsid w:val="00464626"/>
    <w:rsid w:val="004667C3"/>
    <w:rsid w:val="004677E2"/>
    <w:rsid w:val="00467E51"/>
    <w:rsid w:val="00471CA3"/>
    <w:rsid w:val="00472553"/>
    <w:rsid w:val="00472AA0"/>
    <w:rsid w:val="00473D57"/>
    <w:rsid w:val="00475BB8"/>
    <w:rsid w:val="00477B97"/>
    <w:rsid w:val="00480178"/>
    <w:rsid w:val="004816E1"/>
    <w:rsid w:val="00481D0F"/>
    <w:rsid w:val="00481EAC"/>
    <w:rsid w:val="00482082"/>
    <w:rsid w:val="00482176"/>
    <w:rsid w:val="00484CA4"/>
    <w:rsid w:val="00487401"/>
    <w:rsid w:val="00487E87"/>
    <w:rsid w:val="00490252"/>
    <w:rsid w:val="00492111"/>
    <w:rsid w:val="00497DBE"/>
    <w:rsid w:val="004A05DA"/>
    <w:rsid w:val="004A0E32"/>
    <w:rsid w:val="004A17CB"/>
    <w:rsid w:val="004A2824"/>
    <w:rsid w:val="004A3571"/>
    <w:rsid w:val="004A4BB6"/>
    <w:rsid w:val="004A5AA8"/>
    <w:rsid w:val="004A5EB0"/>
    <w:rsid w:val="004A6691"/>
    <w:rsid w:val="004A67B5"/>
    <w:rsid w:val="004B0BC4"/>
    <w:rsid w:val="004B110F"/>
    <w:rsid w:val="004B2996"/>
    <w:rsid w:val="004B3413"/>
    <w:rsid w:val="004B5769"/>
    <w:rsid w:val="004B7AA8"/>
    <w:rsid w:val="004B7AE6"/>
    <w:rsid w:val="004C0009"/>
    <w:rsid w:val="004C1845"/>
    <w:rsid w:val="004C1B22"/>
    <w:rsid w:val="004C2FDA"/>
    <w:rsid w:val="004C332B"/>
    <w:rsid w:val="004C5E43"/>
    <w:rsid w:val="004C6CC6"/>
    <w:rsid w:val="004C7100"/>
    <w:rsid w:val="004D0110"/>
    <w:rsid w:val="004D0C72"/>
    <w:rsid w:val="004D13AB"/>
    <w:rsid w:val="004D166B"/>
    <w:rsid w:val="004D31D7"/>
    <w:rsid w:val="004D3DC5"/>
    <w:rsid w:val="004D401F"/>
    <w:rsid w:val="004E236A"/>
    <w:rsid w:val="004E6583"/>
    <w:rsid w:val="004E65B8"/>
    <w:rsid w:val="004E661D"/>
    <w:rsid w:val="004E7B6A"/>
    <w:rsid w:val="004F01EB"/>
    <w:rsid w:val="004F1230"/>
    <w:rsid w:val="004F1861"/>
    <w:rsid w:val="004F1FDA"/>
    <w:rsid w:val="004F2DAF"/>
    <w:rsid w:val="004F4D2C"/>
    <w:rsid w:val="004F5D82"/>
    <w:rsid w:val="004F74DA"/>
    <w:rsid w:val="004F7E69"/>
    <w:rsid w:val="00500342"/>
    <w:rsid w:val="00500909"/>
    <w:rsid w:val="00501C3F"/>
    <w:rsid w:val="00501D10"/>
    <w:rsid w:val="00501F59"/>
    <w:rsid w:val="00502447"/>
    <w:rsid w:val="00506065"/>
    <w:rsid w:val="00506CED"/>
    <w:rsid w:val="00507EF3"/>
    <w:rsid w:val="005110A5"/>
    <w:rsid w:val="005110B0"/>
    <w:rsid w:val="00511D1A"/>
    <w:rsid w:val="005136FD"/>
    <w:rsid w:val="005150D7"/>
    <w:rsid w:val="00515CF0"/>
    <w:rsid w:val="00515DCD"/>
    <w:rsid w:val="00515EDD"/>
    <w:rsid w:val="00516616"/>
    <w:rsid w:val="0051714B"/>
    <w:rsid w:val="005203F8"/>
    <w:rsid w:val="00520EA7"/>
    <w:rsid w:val="00524AB5"/>
    <w:rsid w:val="00524CD0"/>
    <w:rsid w:val="005258C0"/>
    <w:rsid w:val="0052690D"/>
    <w:rsid w:val="00527CE2"/>
    <w:rsid w:val="00530D02"/>
    <w:rsid w:val="00530F74"/>
    <w:rsid w:val="005315B1"/>
    <w:rsid w:val="0053298C"/>
    <w:rsid w:val="00532A4E"/>
    <w:rsid w:val="00536860"/>
    <w:rsid w:val="00536E06"/>
    <w:rsid w:val="00537A8F"/>
    <w:rsid w:val="00541E6B"/>
    <w:rsid w:val="00542DF1"/>
    <w:rsid w:val="00545B4D"/>
    <w:rsid w:val="00546693"/>
    <w:rsid w:val="005468A3"/>
    <w:rsid w:val="00546ACB"/>
    <w:rsid w:val="00546E54"/>
    <w:rsid w:val="005475D4"/>
    <w:rsid w:val="00550AD7"/>
    <w:rsid w:val="00550BEB"/>
    <w:rsid w:val="00550DC4"/>
    <w:rsid w:val="00550EB2"/>
    <w:rsid w:val="005520A8"/>
    <w:rsid w:val="0055509B"/>
    <w:rsid w:val="005552CC"/>
    <w:rsid w:val="005557F7"/>
    <w:rsid w:val="00556F74"/>
    <w:rsid w:val="00561321"/>
    <w:rsid w:val="00561B86"/>
    <w:rsid w:val="005675A5"/>
    <w:rsid w:val="00570B9A"/>
    <w:rsid w:val="0057123F"/>
    <w:rsid w:val="00572C50"/>
    <w:rsid w:val="00572E1D"/>
    <w:rsid w:val="00572E3F"/>
    <w:rsid w:val="00572EDE"/>
    <w:rsid w:val="00573BF3"/>
    <w:rsid w:val="0057482E"/>
    <w:rsid w:val="0057494E"/>
    <w:rsid w:val="0057667F"/>
    <w:rsid w:val="005770B4"/>
    <w:rsid w:val="0057770E"/>
    <w:rsid w:val="00577AB5"/>
    <w:rsid w:val="00581661"/>
    <w:rsid w:val="00581AAA"/>
    <w:rsid w:val="005823A3"/>
    <w:rsid w:val="00583CCB"/>
    <w:rsid w:val="00584856"/>
    <w:rsid w:val="00584F7A"/>
    <w:rsid w:val="0059209A"/>
    <w:rsid w:val="00595A5B"/>
    <w:rsid w:val="005A1117"/>
    <w:rsid w:val="005A116F"/>
    <w:rsid w:val="005A31EB"/>
    <w:rsid w:val="005A45DC"/>
    <w:rsid w:val="005A70F7"/>
    <w:rsid w:val="005A7494"/>
    <w:rsid w:val="005B0FDF"/>
    <w:rsid w:val="005B1FE4"/>
    <w:rsid w:val="005B343E"/>
    <w:rsid w:val="005B3602"/>
    <w:rsid w:val="005B3F4E"/>
    <w:rsid w:val="005B4EB9"/>
    <w:rsid w:val="005B6A70"/>
    <w:rsid w:val="005B6B4C"/>
    <w:rsid w:val="005B6F1C"/>
    <w:rsid w:val="005B784C"/>
    <w:rsid w:val="005C07FD"/>
    <w:rsid w:val="005C0FF1"/>
    <w:rsid w:val="005C2727"/>
    <w:rsid w:val="005C2FC0"/>
    <w:rsid w:val="005C31A9"/>
    <w:rsid w:val="005C3237"/>
    <w:rsid w:val="005C38E8"/>
    <w:rsid w:val="005C41A6"/>
    <w:rsid w:val="005C47E5"/>
    <w:rsid w:val="005C65D8"/>
    <w:rsid w:val="005C66D9"/>
    <w:rsid w:val="005C6965"/>
    <w:rsid w:val="005C78F8"/>
    <w:rsid w:val="005C7D9F"/>
    <w:rsid w:val="005D1324"/>
    <w:rsid w:val="005D1C42"/>
    <w:rsid w:val="005D1DCD"/>
    <w:rsid w:val="005D21CB"/>
    <w:rsid w:val="005D2393"/>
    <w:rsid w:val="005D282E"/>
    <w:rsid w:val="005D2E86"/>
    <w:rsid w:val="005D3FCE"/>
    <w:rsid w:val="005D5EA2"/>
    <w:rsid w:val="005D7BB7"/>
    <w:rsid w:val="005E09A3"/>
    <w:rsid w:val="005E0C9C"/>
    <w:rsid w:val="005E1524"/>
    <w:rsid w:val="005E2BFD"/>
    <w:rsid w:val="005E343D"/>
    <w:rsid w:val="005E469C"/>
    <w:rsid w:val="005E72A2"/>
    <w:rsid w:val="005E78FC"/>
    <w:rsid w:val="005F0638"/>
    <w:rsid w:val="005F07BE"/>
    <w:rsid w:val="005F2A05"/>
    <w:rsid w:val="005F2B1F"/>
    <w:rsid w:val="005F31A5"/>
    <w:rsid w:val="005F3A92"/>
    <w:rsid w:val="005F3E45"/>
    <w:rsid w:val="005F4099"/>
    <w:rsid w:val="005F5C5B"/>
    <w:rsid w:val="005F688C"/>
    <w:rsid w:val="00600828"/>
    <w:rsid w:val="0060156A"/>
    <w:rsid w:val="006015E0"/>
    <w:rsid w:val="00601B19"/>
    <w:rsid w:val="00602316"/>
    <w:rsid w:val="00602E8F"/>
    <w:rsid w:val="00604B39"/>
    <w:rsid w:val="006058ED"/>
    <w:rsid w:val="00605F2C"/>
    <w:rsid w:val="006102DB"/>
    <w:rsid w:val="00610738"/>
    <w:rsid w:val="0061264F"/>
    <w:rsid w:val="00613A1D"/>
    <w:rsid w:val="006148CD"/>
    <w:rsid w:val="006176ED"/>
    <w:rsid w:val="00617CE4"/>
    <w:rsid w:val="00620624"/>
    <w:rsid w:val="006214C9"/>
    <w:rsid w:val="00621F2E"/>
    <w:rsid w:val="00621FBF"/>
    <w:rsid w:val="006232FE"/>
    <w:rsid w:val="006251E4"/>
    <w:rsid w:val="006261AF"/>
    <w:rsid w:val="00627B43"/>
    <w:rsid w:val="00630592"/>
    <w:rsid w:val="00630C3C"/>
    <w:rsid w:val="0063197F"/>
    <w:rsid w:val="00632841"/>
    <w:rsid w:val="00633D49"/>
    <w:rsid w:val="00634248"/>
    <w:rsid w:val="00634436"/>
    <w:rsid w:val="006346DD"/>
    <w:rsid w:val="0063542D"/>
    <w:rsid w:val="0063651A"/>
    <w:rsid w:val="0063666F"/>
    <w:rsid w:val="0063791F"/>
    <w:rsid w:val="0064034A"/>
    <w:rsid w:val="00640F33"/>
    <w:rsid w:val="0064314B"/>
    <w:rsid w:val="00644CD5"/>
    <w:rsid w:val="006461D8"/>
    <w:rsid w:val="0064694C"/>
    <w:rsid w:val="00646D3D"/>
    <w:rsid w:val="00647B4F"/>
    <w:rsid w:val="00650D78"/>
    <w:rsid w:val="00650E84"/>
    <w:rsid w:val="00651307"/>
    <w:rsid w:val="00651BA8"/>
    <w:rsid w:val="0065241D"/>
    <w:rsid w:val="0065324F"/>
    <w:rsid w:val="00653364"/>
    <w:rsid w:val="006535CA"/>
    <w:rsid w:val="00655C91"/>
    <w:rsid w:val="00655F0F"/>
    <w:rsid w:val="00656E89"/>
    <w:rsid w:val="006575AD"/>
    <w:rsid w:val="00657B07"/>
    <w:rsid w:val="00660E85"/>
    <w:rsid w:val="00661CB2"/>
    <w:rsid w:val="00662B68"/>
    <w:rsid w:val="006632CD"/>
    <w:rsid w:val="0066474A"/>
    <w:rsid w:val="00664992"/>
    <w:rsid w:val="00665E04"/>
    <w:rsid w:val="00665F98"/>
    <w:rsid w:val="00666389"/>
    <w:rsid w:val="00666733"/>
    <w:rsid w:val="006669EF"/>
    <w:rsid w:val="00667033"/>
    <w:rsid w:val="00667903"/>
    <w:rsid w:val="0067092F"/>
    <w:rsid w:val="00670FF9"/>
    <w:rsid w:val="00672539"/>
    <w:rsid w:val="00672F7A"/>
    <w:rsid w:val="00672F89"/>
    <w:rsid w:val="00673737"/>
    <w:rsid w:val="006738DC"/>
    <w:rsid w:val="00675A59"/>
    <w:rsid w:val="006767B3"/>
    <w:rsid w:val="00676E52"/>
    <w:rsid w:val="006819F5"/>
    <w:rsid w:val="00684B34"/>
    <w:rsid w:val="00686BF7"/>
    <w:rsid w:val="006879EB"/>
    <w:rsid w:val="00691E74"/>
    <w:rsid w:val="00693BB9"/>
    <w:rsid w:val="00693CA7"/>
    <w:rsid w:val="006945DA"/>
    <w:rsid w:val="00697D4E"/>
    <w:rsid w:val="006A24A0"/>
    <w:rsid w:val="006A3495"/>
    <w:rsid w:val="006A44AD"/>
    <w:rsid w:val="006A6865"/>
    <w:rsid w:val="006A687C"/>
    <w:rsid w:val="006A6B17"/>
    <w:rsid w:val="006B0279"/>
    <w:rsid w:val="006B033B"/>
    <w:rsid w:val="006B217B"/>
    <w:rsid w:val="006B3084"/>
    <w:rsid w:val="006B3BF6"/>
    <w:rsid w:val="006B3DDB"/>
    <w:rsid w:val="006B5143"/>
    <w:rsid w:val="006B6369"/>
    <w:rsid w:val="006B72F2"/>
    <w:rsid w:val="006B7CA1"/>
    <w:rsid w:val="006C10A1"/>
    <w:rsid w:val="006C14A4"/>
    <w:rsid w:val="006C17A6"/>
    <w:rsid w:val="006C4144"/>
    <w:rsid w:val="006C4FF3"/>
    <w:rsid w:val="006C5A9F"/>
    <w:rsid w:val="006C5EC1"/>
    <w:rsid w:val="006D038C"/>
    <w:rsid w:val="006D0E43"/>
    <w:rsid w:val="006D1D0B"/>
    <w:rsid w:val="006D34A4"/>
    <w:rsid w:val="006D38BF"/>
    <w:rsid w:val="006D4176"/>
    <w:rsid w:val="006D599D"/>
    <w:rsid w:val="006D76D0"/>
    <w:rsid w:val="006D7CDF"/>
    <w:rsid w:val="006E0522"/>
    <w:rsid w:val="006E0A03"/>
    <w:rsid w:val="006E1050"/>
    <w:rsid w:val="006E3A80"/>
    <w:rsid w:val="006E573F"/>
    <w:rsid w:val="006E7B76"/>
    <w:rsid w:val="006E7BCE"/>
    <w:rsid w:val="006E7F5B"/>
    <w:rsid w:val="006F1000"/>
    <w:rsid w:val="006F144F"/>
    <w:rsid w:val="006F32E3"/>
    <w:rsid w:val="006F3D35"/>
    <w:rsid w:val="007010B3"/>
    <w:rsid w:val="007030A5"/>
    <w:rsid w:val="007043FF"/>
    <w:rsid w:val="00704D0C"/>
    <w:rsid w:val="00704D71"/>
    <w:rsid w:val="00704E2B"/>
    <w:rsid w:val="00706B3E"/>
    <w:rsid w:val="00707E41"/>
    <w:rsid w:val="00710C0C"/>
    <w:rsid w:val="007118F2"/>
    <w:rsid w:val="0071331F"/>
    <w:rsid w:val="007149EE"/>
    <w:rsid w:val="00715D36"/>
    <w:rsid w:val="00720AB4"/>
    <w:rsid w:val="00720AFE"/>
    <w:rsid w:val="00720C72"/>
    <w:rsid w:val="0072192F"/>
    <w:rsid w:val="0072490A"/>
    <w:rsid w:val="007253F9"/>
    <w:rsid w:val="007259BC"/>
    <w:rsid w:val="00726609"/>
    <w:rsid w:val="00726FFD"/>
    <w:rsid w:val="00727664"/>
    <w:rsid w:val="00730456"/>
    <w:rsid w:val="007327A3"/>
    <w:rsid w:val="0073293F"/>
    <w:rsid w:val="00734E09"/>
    <w:rsid w:val="0073570D"/>
    <w:rsid w:val="00735EA2"/>
    <w:rsid w:val="007370DF"/>
    <w:rsid w:val="00737B97"/>
    <w:rsid w:val="0074045A"/>
    <w:rsid w:val="00741A52"/>
    <w:rsid w:val="007422DB"/>
    <w:rsid w:val="00745A0E"/>
    <w:rsid w:val="0074662E"/>
    <w:rsid w:val="00746B20"/>
    <w:rsid w:val="00751515"/>
    <w:rsid w:val="00753331"/>
    <w:rsid w:val="00755783"/>
    <w:rsid w:val="007557E7"/>
    <w:rsid w:val="00757442"/>
    <w:rsid w:val="00757548"/>
    <w:rsid w:val="007604C0"/>
    <w:rsid w:val="00760713"/>
    <w:rsid w:val="00760E52"/>
    <w:rsid w:val="00761565"/>
    <w:rsid w:val="0076158A"/>
    <w:rsid w:val="007617CF"/>
    <w:rsid w:val="00761BCC"/>
    <w:rsid w:val="007625F4"/>
    <w:rsid w:val="00764258"/>
    <w:rsid w:val="00765C0F"/>
    <w:rsid w:val="00765C55"/>
    <w:rsid w:val="007662F5"/>
    <w:rsid w:val="00766465"/>
    <w:rsid w:val="0076722C"/>
    <w:rsid w:val="00767B44"/>
    <w:rsid w:val="00770557"/>
    <w:rsid w:val="00770801"/>
    <w:rsid w:val="007709E4"/>
    <w:rsid w:val="00770AD0"/>
    <w:rsid w:val="00770DB9"/>
    <w:rsid w:val="00772CA2"/>
    <w:rsid w:val="00772CA4"/>
    <w:rsid w:val="0077324B"/>
    <w:rsid w:val="007740C1"/>
    <w:rsid w:val="00774719"/>
    <w:rsid w:val="00774D3F"/>
    <w:rsid w:val="0077545D"/>
    <w:rsid w:val="00775890"/>
    <w:rsid w:val="00776054"/>
    <w:rsid w:val="0077606D"/>
    <w:rsid w:val="007769E8"/>
    <w:rsid w:val="00776A44"/>
    <w:rsid w:val="00776C6E"/>
    <w:rsid w:val="0077DCA9"/>
    <w:rsid w:val="00781D54"/>
    <w:rsid w:val="0078299D"/>
    <w:rsid w:val="007841DE"/>
    <w:rsid w:val="007846B1"/>
    <w:rsid w:val="00784F98"/>
    <w:rsid w:val="00785F4F"/>
    <w:rsid w:val="00791A09"/>
    <w:rsid w:val="00792483"/>
    <w:rsid w:val="007945AA"/>
    <w:rsid w:val="007965AA"/>
    <w:rsid w:val="007A0F62"/>
    <w:rsid w:val="007A1370"/>
    <w:rsid w:val="007A1402"/>
    <w:rsid w:val="007A3851"/>
    <w:rsid w:val="007A3A34"/>
    <w:rsid w:val="007A5251"/>
    <w:rsid w:val="007A77AE"/>
    <w:rsid w:val="007B0003"/>
    <w:rsid w:val="007B1389"/>
    <w:rsid w:val="007B1B2F"/>
    <w:rsid w:val="007B5034"/>
    <w:rsid w:val="007C128C"/>
    <w:rsid w:val="007C292B"/>
    <w:rsid w:val="007C4684"/>
    <w:rsid w:val="007C76EF"/>
    <w:rsid w:val="007D00DB"/>
    <w:rsid w:val="007D07A6"/>
    <w:rsid w:val="007D127C"/>
    <w:rsid w:val="007D2B29"/>
    <w:rsid w:val="007D2EC8"/>
    <w:rsid w:val="007D3A8D"/>
    <w:rsid w:val="007D59C9"/>
    <w:rsid w:val="007D5BEB"/>
    <w:rsid w:val="007D62E2"/>
    <w:rsid w:val="007D6B16"/>
    <w:rsid w:val="007D79F7"/>
    <w:rsid w:val="007D7F11"/>
    <w:rsid w:val="007E07DC"/>
    <w:rsid w:val="007E0963"/>
    <w:rsid w:val="007E0B8C"/>
    <w:rsid w:val="007E0C08"/>
    <w:rsid w:val="007E1353"/>
    <w:rsid w:val="007E1505"/>
    <w:rsid w:val="007E202C"/>
    <w:rsid w:val="007E3870"/>
    <w:rsid w:val="007E3BBA"/>
    <w:rsid w:val="007E5F06"/>
    <w:rsid w:val="007F1A1F"/>
    <w:rsid w:val="007F2341"/>
    <w:rsid w:val="007F2B9E"/>
    <w:rsid w:val="007F36A4"/>
    <w:rsid w:val="007F6862"/>
    <w:rsid w:val="007F6F41"/>
    <w:rsid w:val="007F7004"/>
    <w:rsid w:val="007F7FC7"/>
    <w:rsid w:val="00800A46"/>
    <w:rsid w:val="00802C8F"/>
    <w:rsid w:val="008043EB"/>
    <w:rsid w:val="00804EA2"/>
    <w:rsid w:val="008050D8"/>
    <w:rsid w:val="008055A8"/>
    <w:rsid w:val="00805F93"/>
    <w:rsid w:val="0080628F"/>
    <w:rsid w:val="00807365"/>
    <w:rsid w:val="00814F65"/>
    <w:rsid w:val="00817C82"/>
    <w:rsid w:val="00817C8E"/>
    <w:rsid w:val="00817EA6"/>
    <w:rsid w:val="00817F4E"/>
    <w:rsid w:val="0082028E"/>
    <w:rsid w:val="00821320"/>
    <w:rsid w:val="0082275F"/>
    <w:rsid w:val="00822FB5"/>
    <w:rsid w:val="0082459C"/>
    <w:rsid w:val="00825DE6"/>
    <w:rsid w:val="008267BC"/>
    <w:rsid w:val="0082789D"/>
    <w:rsid w:val="0083011E"/>
    <w:rsid w:val="008303BD"/>
    <w:rsid w:val="00830585"/>
    <w:rsid w:val="00831002"/>
    <w:rsid w:val="008337CA"/>
    <w:rsid w:val="00834711"/>
    <w:rsid w:val="008354F1"/>
    <w:rsid w:val="00835F14"/>
    <w:rsid w:val="00836093"/>
    <w:rsid w:val="00840D84"/>
    <w:rsid w:val="00841C44"/>
    <w:rsid w:val="00843179"/>
    <w:rsid w:val="00843582"/>
    <w:rsid w:val="0084472B"/>
    <w:rsid w:val="008456F5"/>
    <w:rsid w:val="008465EC"/>
    <w:rsid w:val="00846BD7"/>
    <w:rsid w:val="008478CF"/>
    <w:rsid w:val="0084798D"/>
    <w:rsid w:val="0085180D"/>
    <w:rsid w:val="0085323F"/>
    <w:rsid w:val="00853B9A"/>
    <w:rsid w:val="00853E65"/>
    <w:rsid w:val="00853F04"/>
    <w:rsid w:val="00854AAC"/>
    <w:rsid w:val="0085645B"/>
    <w:rsid w:val="0086048B"/>
    <w:rsid w:val="00863100"/>
    <w:rsid w:val="00863256"/>
    <w:rsid w:val="00864F14"/>
    <w:rsid w:val="00865CF0"/>
    <w:rsid w:val="00865F24"/>
    <w:rsid w:val="00866712"/>
    <w:rsid w:val="00867981"/>
    <w:rsid w:val="008715D8"/>
    <w:rsid w:val="00871D8A"/>
    <w:rsid w:val="00872702"/>
    <w:rsid w:val="008731B4"/>
    <w:rsid w:val="0087619D"/>
    <w:rsid w:val="008777C8"/>
    <w:rsid w:val="00877DC7"/>
    <w:rsid w:val="00880CC0"/>
    <w:rsid w:val="00881F18"/>
    <w:rsid w:val="008825D9"/>
    <w:rsid w:val="008832A7"/>
    <w:rsid w:val="00884099"/>
    <w:rsid w:val="008846B6"/>
    <w:rsid w:val="00884E19"/>
    <w:rsid w:val="00884E68"/>
    <w:rsid w:val="00886636"/>
    <w:rsid w:val="008912E3"/>
    <w:rsid w:val="00895937"/>
    <w:rsid w:val="00896FC1"/>
    <w:rsid w:val="00897087"/>
    <w:rsid w:val="008A07AB"/>
    <w:rsid w:val="008A0C38"/>
    <w:rsid w:val="008A111D"/>
    <w:rsid w:val="008A30D7"/>
    <w:rsid w:val="008A5229"/>
    <w:rsid w:val="008A6090"/>
    <w:rsid w:val="008A6575"/>
    <w:rsid w:val="008A754B"/>
    <w:rsid w:val="008B1715"/>
    <w:rsid w:val="008B1D75"/>
    <w:rsid w:val="008B2DA6"/>
    <w:rsid w:val="008B426A"/>
    <w:rsid w:val="008B4409"/>
    <w:rsid w:val="008B654A"/>
    <w:rsid w:val="008B6EDA"/>
    <w:rsid w:val="008B74B3"/>
    <w:rsid w:val="008C041D"/>
    <w:rsid w:val="008C11C3"/>
    <w:rsid w:val="008C138E"/>
    <w:rsid w:val="008C2001"/>
    <w:rsid w:val="008C289F"/>
    <w:rsid w:val="008C2D4A"/>
    <w:rsid w:val="008C3CF3"/>
    <w:rsid w:val="008C4D5B"/>
    <w:rsid w:val="008C5144"/>
    <w:rsid w:val="008C54CE"/>
    <w:rsid w:val="008C673A"/>
    <w:rsid w:val="008C7A0F"/>
    <w:rsid w:val="008D00F9"/>
    <w:rsid w:val="008D271D"/>
    <w:rsid w:val="008D3315"/>
    <w:rsid w:val="008D4DC7"/>
    <w:rsid w:val="008D5FF2"/>
    <w:rsid w:val="008D602A"/>
    <w:rsid w:val="008D60C1"/>
    <w:rsid w:val="008D7178"/>
    <w:rsid w:val="008D7572"/>
    <w:rsid w:val="008E0D1D"/>
    <w:rsid w:val="008E1BA9"/>
    <w:rsid w:val="008E270F"/>
    <w:rsid w:val="008E3FBC"/>
    <w:rsid w:val="008E596F"/>
    <w:rsid w:val="008E7714"/>
    <w:rsid w:val="008F0674"/>
    <w:rsid w:val="008F1E76"/>
    <w:rsid w:val="008F29BF"/>
    <w:rsid w:val="008F2A12"/>
    <w:rsid w:val="008F4DD9"/>
    <w:rsid w:val="008F5758"/>
    <w:rsid w:val="008F75E6"/>
    <w:rsid w:val="00900CE4"/>
    <w:rsid w:val="009011BA"/>
    <w:rsid w:val="009015A3"/>
    <w:rsid w:val="00901C0A"/>
    <w:rsid w:val="00903BE9"/>
    <w:rsid w:val="00906776"/>
    <w:rsid w:val="009070CC"/>
    <w:rsid w:val="0090720F"/>
    <w:rsid w:val="00910CA9"/>
    <w:rsid w:val="00911844"/>
    <w:rsid w:val="009129F4"/>
    <w:rsid w:val="00912CCB"/>
    <w:rsid w:val="00912DAA"/>
    <w:rsid w:val="00915C6E"/>
    <w:rsid w:val="00916E1B"/>
    <w:rsid w:val="00920086"/>
    <w:rsid w:val="00920585"/>
    <w:rsid w:val="00921E1F"/>
    <w:rsid w:val="00922CC5"/>
    <w:rsid w:val="00922EE8"/>
    <w:rsid w:val="00922F35"/>
    <w:rsid w:val="009239A9"/>
    <w:rsid w:val="00924039"/>
    <w:rsid w:val="00924780"/>
    <w:rsid w:val="00926E65"/>
    <w:rsid w:val="009305DB"/>
    <w:rsid w:val="0093126A"/>
    <w:rsid w:val="009314D6"/>
    <w:rsid w:val="00932213"/>
    <w:rsid w:val="00933232"/>
    <w:rsid w:val="0093414D"/>
    <w:rsid w:val="009346A5"/>
    <w:rsid w:val="009354BB"/>
    <w:rsid w:val="00940C20"/>
    <w:rsid w:val="00940D99"/>
    <w:rsid w:val="00942B59"/>
    <w:rsid w:val="0094543E"/>
    <w:rsid w:val="009502DF"/>
    <w:rsid w:val="009505D7"/>
    <w:rsid w:val="009506A7"/>
    <w:rsid w:val="009525C4"/>
    <w:rsid w:val="00952BA4"/>
    <w:rsid w:val="00954F9B"/>
    <w:rsid w:val="009558A8"/>
    <w:rsid w:val="00956683"/>
    <w:rsid w:val="009573B8"/>
    <w:rsid w:val="00957838"/>
    <w:rsid w:val="00957E4A"/>
    <w:rsid w:val="00960100"/>
    <w:rsid w:val="00960312"/>
    <w:rsid w:val="009606FB"/>
    <w:rsid w:val="00960A7A"/>
    <w:rsid w:val="0096527C"/>
    <w:rsid w:val="009655AA"/>
    <w:rsid w:val="00970035"/>
    <w:rsid w:val="00970CA7"/>
    <w:rsid w:val="00971489"/>
    <w:rsid w:val="00972C7A"/>
    <w:rsid w:val="009731AC"/>
    <w:rsid w:val="009735D5"/>
    <w:rsid w:val="00974906"/>
    <w:rsid w:val="00974FD5"/>
    <w:rsid w:val="009750FD"/>
    <w:rsid w:val="0098256E"/>
    <w:rsid w:val="00982C36"/>
    <w:rsid w:val="00983CF9"/>
    <w:rsid w:val="00984ECB"/>
    <w:rsid w:val="00985939"/>
    <w:rsid w:val="009874E9"/>
    <w:rsid w:val="00987877"/>
    <w:rsid w:val="009904D6"/>
    <w:rsid w:val="00992480"/>
    <w:rsid w:val="009936BD"/>
    <w:rsid w:val="009949F9"/>
    <w:rsid w:val="00997495"/>
    <w:rsid w:val="0099764D"/>
    <w:rsid w:val="00997EB5"/>
    <w:rsid w:val="009A3D75"/>
    <w:rsid w:val="009A568B"/>
    <w:rsid w:val="009A5ADF"/>
    <w:rsid w:val="009A6AD0"/>
    <w:rsid w:val="009A716E"/>
    <w:rsid w:val="009A730C"/>
    <w:rsid w:val="009B0BAC"/>
    <w:rsid w:val="009B177A"/>
    <w:rsid w:val="009B1DCE"/>
    <w:rsid w:val="009B2FD1"/>
    <w:rsid w:val="009B452F"/>
    <w:rsid w:val="009B4E7D"/>
    <w:rsid w:val="009B5BF2"/>
    <w:rsid w:val="009B72BD"/>
    <w:rsid w:val="009B7531"/>
    <w:rsid w:val="009C0988"/>
    <w:rsid w:val="009C285D"/>
    <w:rsid w:val="009C28E5"/>
    <w:rsid w:val="009C2CC2"/>
    <w:rsid w:val="009C2CD8"/>
    <w:rsid w:val="009C2D54"/>
    <w:rsid w:val="009C3A2C"/>
    <w:rsid w:val="009C3C34"/>
    <w:rsid w:val="009C4988"/>
    <w:rsid w:val="009C50B2"/>
    <w:rsid w:val="009C5EF4"/>
    <w:rsid w:val="009C65BC"/>
    <w:rsid w:val="009C670E"/>
    <w:rsid w:val="009D00A3"/>
    <w:rsid w:val="009D06AF"/>
    <w:rsid w:val="009D1BF7"/>
    <w:rsid w:val="009D2377"/>
    <w:rsid w:val="009D2765"/>
    <w:rsid w:val="009D38E8"/>
    <w:rsid w:val="009D433F"/>
    <w:rsid w:val="009D5056"/>
    <w:rsid w:val="009D5705"/>
    <w:rsid w:val="009D5ED1"/>
    <w:rsid w:val="009D5F78"/>
    <w:rsid w:val="009D63D3"/>
    <w:rsid w:val="009D7B51"/>
    <w:rsid w:val="009E00BE"/>
    <w:rsid w:val="009E081B"/>
    <w:rsid w:val="009E1646"/>
    <w:rsid w:val="009E311C"/>
    <w:rsid w:val="009E3B53"/>
    <w:rsid w:val="009E43F6"/>
    <w:rsid w:val="009E63B2"/>
    <w:rsid w:val="009E6B4E"/>
    <w:rsid w:val="009E6C61"/>
    <w:rsid w:val="009E7207"/>
    <w:rsid w:val="009F0488"/>
    <w:rsid w:val="009F0870"/>
    <w:rsid w:val="009F0B3D"/>
    <w:rsid w:val="009F0E2B"/>
    <w:rsid w:val="009F6123"/>
    <w:rsid w:val="00A005FC"/>
    <w:rsid w:val="00A00CC2"/>
    <w:rsid w:val="00A02388"/>
    <w:rsid w:val="00A030A1"/>
    <w:rsid w:val="00A0385F"/>
    <w:rsid w:val="00A056FB"/>
    <w:rsid w:val="00A057ED"/>
    <w:rsid w:val="00A10358"/>
    <w:rsid w:val="00A10B07"/>
    <w:rsid w:val="00A10DFD"/>
    <w:rsid w:val="00A12435"/>
    <w:rsid w:val="00A130F6"/>
    <w:rsid w:val="00A1371A"/>
    <w:rsid w:val="00A1395B"/>
    <w:rsid w:val="00A14766"/>
    <w:rsid w:val="00A14E4A"/>
    <w:rsid w:val="00A15349"/>
    <w:rsid w:val="00A167D4"/>
    <w:rsid w:val="00A21254"/>
    <w:rsid w:val="00A21D8E"/>
    <w:rsid w:val="00A21E64"/>
    <w:rsid w:val="00A21F2A"/>
    <w:rsid w:val="00A234F5"/>
    <w:rsid w:val="00A24BEE"/>
    <w:rsid w:val="00A25B38"/>
    <w:rsid w:val="00A25FB9"/>
    <w:rsid w:val="00A2684F"/>
    <w:rsid w:val="00A2721C"/>
    <w:rsid w:val="00A30DA4"/>
    <w:rsid w:val="00A31115"/>
    <w:rsid w:val="00A31613"/>
    <w:rsid w:val="00A34B57"/>
    <w:rsid w:val="00A34FFF"/>
    <w:rsid w:val="00A37868"/>
    <w:rsid w:val="00A408C5"/>
    <w:rsid w:val="00A41898"/>
    <w:rsid w:val="00A41AC6"/>
    <w:rsid w:val="00A43613"/>
    <w:rsid w:val="00A44244"/>
    <w:rsid w:val="00A44331"/>
    <w:rsid w:val="00A444E9"/>
    <w:rsid w:val="00A4793D"/>
    <w:rsid w:val="00A51556"/>
    <w:rsid w:val="00A544D0"/>
    <w:rsid w:val="00A54D5B"/>
    <w:rsid w:val="00A55218"/>
    <w:rsid w:val="00A556B5"/>
    <w:rsid w:val="00A559F3"/>
    <w:rsid w:val="00A55D21"/>
    <w:rsid w:val="00A56491"/>
    <w:rsid w:val="00A6157E"/>
    <w:rsid w:val="00A61CD0"/>
    <w:rsid w:val="00A620BE"/>
    <w:rsid w:val="00A626CA"/>
    <w:rsid w:val="00A62FEB"/>
    <w:rsid w:val="00A64321"/>
    <w:rsid w:val="00A656C6"/>
    <w:rsid w:val="00A65A24"/>
    <w:rsid w:val="00A67656"/>
    <w:rsid w:val="00A67919"/>
    <w:rsid w:val="00A67C04"/>
    <w:rsid w:val="00A67FBE"/>
    <w:rsid w:val="00A71AC7"/>
    <w:rsid w:val="00A72D59"/>
    <w:rsid w:val="00A74845"/>
    <w:rsid w:val="00A75440"/>
    <w:rsid w:val="00A7715E"/>
    <w:rsid w:val="00A775C5"/>
    <w:rsid w:val="00A777FB"/>
    <w:rsid w:val="00A8064D"/>
    <w:rsid w:val="00A81D1E"/>
    <w:rsid w:val="00A82754"/>
    <w:rsid w:val="00A82F98"/>
    <w:rsid w:val="00A84A6E"/>
    <w:rsid w:val="00A84C7A"/>
    <w:rsid w:val="00A85303"/>
    <w:rsid w:val="00A85717"/>
    <w:rsid w:val="00A860FC"/>
    <w:rsid w:val="00A90C36"/>
    <w:rsid w:val="00A90E30"/>
    <w:rsid w:val="00A94544"/>
    <w:rsid w:val="00A9466E"/>
    <w:rsid w:val="00A95441"/>
    <w:rsid w:val="00AA03DC"/>
    <w:rsid w:val="00AA0C4D"/>
    <w:rsid w:val="00AA1B20"/>
    <w:rsid w:val="00AA24D4"/>
    <w:rsid w:val="00AA25F2"/>
    <w:rsid w:val="00AA36C7"/>
    <w:rsid w:val="00AA4A15"/>
    <w:rsid w:val="00AA6CF0"/>
    <w:rsid w:val="00AA765C"/>
    <w:rsid w:val="00AB179B"/>
    <w:rsid w:val="00AB2643"/>
    <w:rsid w:val="00AB2E2A"/>
    <w:rsid w:val="00AB6996"/>
    <w:rsid w:val="00AB6E37"/>
    <w:rsid w:val="00AC36F5"/>
    <w:rsid w:val="00AC4C08"/>
    <w:rsid w:val="00AC4CC9"/>
    <w:rsid w:val="00AC5333"/>
    <w:rsid w:val="00AC56AF"/>
    <w:rsid w:val="00AD0953"/>
    <w:rsid w:val="00AD3FAE"/>
    <w:rsid w:val="00AD4095"/>
    <w:rsid w:val="00AD47E0"/>
    <w:rsid w:val="00AD4AA1"/>
    <w:rsid w:val="00AD5549"/>
    <w:rsid w:val="00AD5E81"/>
    <w:rsid w:val="00AD72E2"/>
    <w:rsid w:val="00AE1B5E"/>
    <w:rsid w:val="00AE1DE6"/>
    <w:rsid w:val="00AE2E64"/>
    <w:rsid w:val="00AE2EE9"/>
    <w:rsid w:val="00AE40AB"/>
    <w:rsid w:val="00AE4D0E"/>
    <w:rsid w:val="00AE5D11"/>
    <w:rsid w:val="00AE7465"/>
    <w:rsid w:val="00AE76E5"/>
    <w:rsid w:val="00AF11A7"/>
    <w:rsid w:val="00AF1296"/>
    <w:rsid w:val="00AF1B7C"/>
    <w:rsid w:val="00AF35FD"/>
    <w:rsid w:val="00AF5F8B"/>
    <w:rsid w:val="00AF6558"/>
    <w:rsid w:val="00AF75C3"/>
    <w:rsid w:val="00AF7A8C"/>
    <w:rsid w:val="00B00020"/>
    <w:rsid w:val="00B01919"/>
    <w:rsid w:val="00B02000"/>
    <w:rsid w:val="00B03675"/>
    <w:rsid w:val="00B042F2"/>
    <w:rsid w:val="00B0561B"/>
    <w:rsid w:val="00B068AC"/>
    <w:rsid w:val="00B06D1D"/>
    <w:rsid w:val="00B07D6C"/>
    <w:rsid w:val="00B1032A"/>
    <w:rsid w:val="00B1042D"/>
    <w:rsid w:val="00B121FE"/>
    <w:rsid w:val="00B14334"/>
    <w:rsid w:val="00B1457C"/>
    <w:rsid w:val="00B15883"/>
    <w:rsid w:val="00B1629E"/>
    <w:rsid w:val="00B1739F"/>
    <w:rsid w:val="00B216DD"/>
    <w:rsid w:val="00B21F95"/>
    <w:rsid w:val="00B22387"/>
    <w:rsid w:val="00B22BA6"/>
    <w:rsid w:val="00B23D6C"/>
    <w:rsid w:val="00B255A1"/>
    <w:rsid w:val="00B26325"/>
    <w:rsid w:val="00B26B09"/>
    <w:rsid w:val="00B31BE9"/>
    <w:rsid w:val="00B33384"/>
    <w:rsid w:val="00B3353A"/>
    <w:rsid w:val="00B3383A"/>
    <w:rsid w:val="00B33D88"/>
    <w:rsid w:val="00B36D4B"/>
    <w:rsid w:val="00B37607"/>
    <w:rsid w:val="00B41DB7"/>
    <w:rsid w:val="00B42DD1"/>
    <w:rsid w:val="00B4558C"/>
    <w:rsid w:val="00B47D86"/>
    <w:rsid w:val="00B47F82"/>
    <w:rsid w:val="00B52EA9"/>
    <w:rsid w:val="00B55611"/>
    <w:rsid w:val="00B55721"/>
    <w:rsid w:val="00B56460"/>
    <w:rsid w:val="00B56633"/>
    <w:rsid w:val="00B569A7"/>
    <w:rsid w:val="00B56DF1"/>
    <w:rsid w:val="00B57648"/>
    <w:rsid w:val="00B579D7"/>
    <w:rsid w:val="00B60B99"/>
    <w:rsid w:val="00B62058"/>
    <w:rsid w:val="00B62AF2"/>
    <w:rsid w:val="00B6557C"/>
    <w:rsid w:val="00B66058"/>
    <w:rsid w:val="00B70480"/>
    <w:rsid w:val="00B71BE8"/>
    <w:rsid w:val="00B71F09"/>
    <w:rsid w:val="00B72EAA"/>
    <w:rsid w:val="00B73654"/>
    <w:rsid w:val="00B73E6D"/>
    <w:rsid w:val="00B74173"/>
    <w:rsid w:val="00B748DE"/>
    <w:rsid w:val="00B752F8"/>
    <w:rsid w:val="00B754DB"/>
    <w:rsid w:val="00B76487"/>
    <w:rsid w:val="00B769C8"/>
    <w:rsid w:val="00B76BFA"/>
    <w:rsid w:val="00B77227"/>
    <w:rsid w:val="00B77496"/>
    <w:rsid w:val="00B774B3"/>
    <w:rsid w:val="00B81A65"/>
    <w:rsid w:val="00B82CB6"/>
    <w:rsid w:val="00B833FB"/>
    <w:rsid w:val="00B8372B"/>
    <w:rsid w:val="00B848A0"/>
    <w:rsid w:val="00B877B5"/>
    <w:rsid w:val="00B87BD5"/>
    <w:rsid w:val="00B87CA9"/>
    <w:rsid w:val="00B9050E"/>
    <w:rsid w:val="00B90A76"/>
    <w:rsid w:val="00B912FE"/>
    <w:rsid w:val="00B9266E"/>
    <w:rsid w:val="00B936C0"/>
    <w:rsid w:val="00B945A9"/>
    <w:rsid w:val="00B957CD"/>
    <w:rsid w:val="00B9580F"/>
    <w:rsid w:val="00B9590A"/>
    <w:rsid w:val="00BA204B"/>
    <w:rsid w:val="00BA207D"/>
    <w:rsid w:val="00BA37A2"/>
    <w:rsid w:val="00BA4687"/>
    <w:rsid w:val="00BA4AB1"/>
    <w:rsid w:val="00BA57F1"/>
    <w:rsid w:val="00BA6728"/>
    <w:rsid w:val="00BA6BDD"/>
    <w:rsid w:val="00BA7141"/>
    <w:rsid w:val="00BB01E8"/>
    <w:rsid w:val="00BB033E"/>
    <w:rsid w:val="00BB11A6"/>
    <w:rsid w:val="00BB2AED"/>
    <w:rsid w:val="00BB2D69"/>
    <w:rsid w:val="00BB4830"/>
    <w:rsid w:val="00BB5928"/>
    <w:rsid w:val="00BB5B8D"/>
    <w:rsid w:val="00BB6884"/>
    <w:rsid w:val="00BB7B0A"/>
    <w:rsid w:val="00BB7D7E"/>
    <w:rsid w:val="00BB7EA9"/>
    <w:rsid w:val="00BC0456"/>
    <w:rsid w:val="00BC06AF"/>
    <w:rsid w:val="00BC15C4"/>
    <w:rsid w:val="00BC1D37"/>
    <w:rsid w:val="00BC3541"/>
    <w:rsid w:val="00BC666C"/>
    <w:rsid w:val="00BC6C62"/>
    <w:rsid w:val="00BD151B"/>
    <w:rsid w:val="00BD230E"/>
    <w:rsid w:val="00BD2C9E"/>
    <w:rsid w:val="00BD3439"/>
    <w:rsid w:val="00BD5219"/>
    <w:rsid w:val="00BD5322"/>
    <w:rsid w:val="00BD5AD8"/>
    <w:rsid w:val="00BD6D55"/>
    <w:rsid w:val="00BD75F0"/>
    <w:rsid w:val="00BE1C9D"/>
    <w:rsid w:val="00BE2CFE"/>
    <w:rsid w:val="00BE2F18"/>
    <w:rsid w:val="00BE2F62"/>
    <w:rsid w:val="00BE2FE5"/>
    <w:rsid w:val="00BE4E70"/>
    <w:rsid w:val="00BE6206"/>
    <w:rsid w:val="00BE6357"/>
    <w:rsid w:val="00BE6F3C"/>
    <w:rsid w:val="00BE7303"/>
    <w:rsid w:val="00BE7E92"/>
    <w:rsid w:val="00BE7F2D"/>
    <w:rsid w:val="00BF1800"/>
    <w:rsid w:val="00BF1981"/>
    <w:rsid w:val="00BF4141"/>
    <w:rsid w:val="00BF4AB0"/>
    <w:rsid w:val="00BF742F"/>
    <w:rsid w:val="00C02313"/>
    <w:rsid w:val="00C0577D"/>
    <w:rsid w:val="00C05A7B"/>
    <w:rsid w:val="00C069B5"/>
    <w:rsid w:val="00C06E82"/>
    <w:rsid w:val="00C07672"/>
    <w:rsid w:val="00C10C3D"/>
    <w:rsid w:val="00C113BE"/>
    <w:rsid w:val="00C11476"/>
    <w:rsid w:val="00C11B50"/>
    <w:rsid w:val="00C13AA8"/>
    <w:rsid w:val="00C144FB"/>
    <w:rsid w:val="00C14581"/>
    <w:rsid w:val="00C15BFF"/>
    <w:rsid w:val="00C17224"/>
    <w:rsid w:val="00C20548"/>
    <w:rsid w:val="00C22235"/>
    <w:rsid w:val="00C22A5E"/>
    <w:rsid w:val="00C24157"/>
    <w:rsid w:val="00C2498D"/>
    <w:rsid w:val="00C25090"/>
    <w:rsid w:val="00C2547F"/>
    <w:rsid w:val="00C25781"/>
    <w:rsid w:val="00C25E24"/>
    <w:rsid w:val="00C32EE0"/>
    <w:rsid w:val="00C33430"/>
    <w:rsid w:val="00C37701"/>
    <w:rsid w:val="00C40268"/>
    <w:rsid w:val="00C41329"/>
    <w:rsid w:val="00C42878"/>
    <w:rsid w:val="00C42B2C"/>
    <w:rsid w:val="00C445FF"/>
    <w:rsid w:val="00C45275"/>
    <w:rsid w:val="00C47602"/>
    <w:rsid w:val="00C52DAC"/>
    <w:rsid w:val="00C533A2"/>
    <w:rsid w:val="00C55211"/>
    <w:rsid w:val="00C55219"/>
    <w:rsid w:val="00C55441"/>
    <w:rsid w:val="00C55AEC"/>
    <w:rsid w:val="00C55FD8"/>
    <w:rsid w:val="00C56450"/>
    <w:rsid w:val="00C56CBA"/>
    <w:rsid w:val="00C57563"/>
    <w:rsid w:val="00C6101F"/>
    <w:rsid w:val="00C6138A"/>
    <w:rsid w:val="00C63B97"/>
    <w:rsid w:val="00C6408E"/>
    <w:rsid w:val="00C6458F"/>
    <w:rsid w:val="00C661A7"/>
    <w:rsid w:val="00C66B4B"/>
    <w:rsid w:val="00C66CB4"/>
    <w:rsid w:val="00C6786B"/>
    <w:rsid w:val="00C6790C"/>
    <w:rsid w:val="00C7110F"/>
    <w:rsid w:val="00C71757"/>
    <w:rsid w:val="00C73891"/>
    <w:rsid w:val="00C75E54"/>
    <w:rsid w:val="00C76CAC"/>
    <w:rsid w:val="00C822A7"/>
    <w:rsid w:val="00C82F33"/>
    <w:rsid w:val="00C83C41"/>
    <w:rsid w:val="00C84693"/>
    <w:rsid w:val="00C8717B"/>
    <w:rsid w:val="00C874F2"/>
    <w:rsid w:val="00C87B7F"/>
    <w:rsid w:val="00C87F91"/>
    <w:rsid w:val="00C910BE"/>
    <w:rsid w:val="00C925DF"/>
    <w:rsid w:val="00C927AE"/>
    <w:rsid w:val="00C94EAE"/>
    <w:rsid w:val="00C97555"/>
    <w:rsid w:val="00CA004C"/>
    <w:rsid w:val="00CA128F"/>
    <w:rsid w:val="00CA1C08"/>
    <w:rsid w:val="00CA2234"/>
    <w:rsid w:val="00CA2771"/>
    <w:rsid w:val="00CA2D2D"/>
    <w:rsid w:val="00CA444F"/>
    <w:rsid w:val="00CA4C61"/>
    <w:rsid w:val="00CA628A"/>
    <w:rsid w:val="00CA77A1"/>
    <w:rsid w:val="00CB3640"/>
    <w:rsid w:val="00CB45DD"/>
    <w:rsid w:val="00CC4590"/>
    <w:rsid w:val="00CC6F42"/>
    <w:rsid w:val="00CC769B"/>
    <w:rsid w:val="00CD00E5"/>
    <w:rsid w:val="00CD0BE5"/>
    <w:rsid w:val="00CD29C1"/>
    <w:rsid w:val="00CD2B32"/>
    <w:rsid w:val="00CD3D3B"/>
    <w:rsid w:val="00CD5E08"/>
    <w:rsid w:val="00CD5EE4"/>
    <w:rsid w:val="00CD688C"/>
    <w:rsid w:val="00CD7F47"/>
    <w:rsid w:val="00CE0153"/>
    <w:rsid w:val="00CE0A96"/>
    <w:rsid w:val="00CE12ED"/>
    <w:rsid w:val="00CE13BA"/>
    <w:rsid w:val="00CE1528"/>
    <w:rsid w:val="00CE1B68"/>
    <w:rsid w:val="00CE2C32"/>
    <w:rsid w:val="00CE2D55"/>
    <w:rsid w:val="00CE3368"/>
    <w:rsid w:val="00CE3E7E"/>
    <w:rsid w:val="00CE421A"/>
    <w:rsid w:val="00CE42BF"/>
    <w:rsid w:val="00CE5964"/>
    <w:rsid w:val="00CE5E0D"/>
    <w:rsid w:val="00CE6709"/>
    <w:rsid w:val="00CE6993"/>
    <w:rsid w:val="00CE736F"/>
    <w:rsid w:val="00CF1807"/>
    <w:rsid w:val="00CF40C6"/>
    <w:rsid w:val="00CF58C7"/>
    <w:rsid w:val="00CF6D40"/>
    <w:rsid w:val="00D01D5A"/>
    <w:rsid w:val="00D01DEF"/>
    <w:rsid w:val="00D03BC3"/>
    <w:rsid w:val="00D05EA6"/>
    <w:rsid w:val="00D06CDC"/>
    <w:rsid w:val="00D1239F"/>
    <w:rsid w:val="00D125BA"/>
    <w:rsid w:val="00D12D3A"/>
    <w:rsid w:val="00D16B59"/>
    <w:rsid w:val="00D17923"/>
    <w:rsid w:val="00D2015D"/>
    <w:rsid w:val="00D2049A"/>
    <w:rsid w:val="00D25E57"/>
    <w:rsid w:val="00D27408"/>
    <w:rsid w:val="00D275FA"/>
    <w:rsid w:val="00D30C51"/>
    <w:rsid w:val="00D30D8C"/>
    <w:rsid w:val="00D317FF"/>
    <w:rsid w:val="00D32622"/>
    <w:rsid w:val="00D33E77"/>
    <w:rsid w:val="00D35602"/>
    <w:rsid w:val="00D36DE8"/>
    <w:rsid w:val="00D37968"/>
    <w:rsid w:val="00D37E11"/>
    <w:rsid w:val="00D406B3"/>
    <w:rsid w:val="00D42A03"/>
    <w:rsid w:val="00D444D1"/>
    <w:rsid w:val="00D446DC"/>
    <w:rsid w:val="00D44A97"/>
    <w:rsid w:val="00D45FD0"/>
    <w:rsid w:val="00D46F95"/>
    <w:rsid w:val="00D47AC6"/>
    <w:rsid w:val="00D51884"/>
    <w:rsid w:val="00D52B37"/>
    <w:rsid w:val="00D53B6B"/>
    <w:rsid w:val="00D53FAD"/>
    <w:rsid w:val="00D55CB5"/>
    <w:rsid w:val="00D55E98"/>
    <w:rsid w:val="00D57062"/>
    <w:rsid w:val="00D57329"/>
    <w:rsid w:val="00D605F9"/>
    <w:rsid w:val="00D60F0A"/>
    <w:rsid w:val="00D61A0F"/>
    <w:rsid w:val="00D64441"/>
    <w:rsid w:val="00D648FE"/>
    <w:rsid w:val="00D6492B"/>
    <w:rsid w:val="00D64DBD"/>
    <w:rsid w:val="00D65EE0"/>
    <w:rsid w:val="00D665FD"/>
    <w:rsid w:val="00D70974"/>
    <w:rsid w:val="00D7459E"/>
    <w:rsid w:val="00D745E1"/>
    <w:rsid w:val="00D750A0"/>
    <w:rsid w:val="00D80CBF"/>
    <w:rsid w:val="00D820F2"/>
    <w:rsid w:val="00D82A3E"/>
    <w:rsid w:val="00D84834"/>
    <w:rsid w:val="00D84BA8"/>
    <w:rsid w:val="00D85889"/>
    <w:rsid w:val="00D85DDE"/>
    <w:rsid w:val="00D85E69"/>
    <w:rsid w:val="00D861EE"/>
    <w:rsid w:val="00D86CF1"/>
    <w:rsid w:val="00D9181C"/>
    <w:rsid w:val="00D91AB4"/>
    <w:rsid w:val="00D91BF9"/>
    <w:rsid w:val="00D929A4"/>
    <w:rsid w:val="00D95275"/>
    <w:rsid w:val="00D954B2"/>
    <w:rsid w:val="00D95C7C"/>
    <w:rsid w:val="00D97304"/>
    <w:rsid w:val="00D977C3"/>
    <w:rsid w:val="00D97C59"/>
    <w:rsid w:val="00DA013A"/>
    <w:rsid w:val="00DA2370"/>
    <w:rsid w:val="00DA2A79"/>
    <w:rsid w:val="00DA4312"/>
    <w:rsid w:val="00DA4380"/>
    <w:rsid w:val="00DA4672"/>
    <w:rsid w:val="00DA5A34"/>
    <w:rsid w:val="00DA5F4F"/>
    <w:rsid w:val="00DA6CC0"/>
    <w:rsid w:val="00DA72B1"/>
    <w:rsid w:val="00DA7B98"/>
    <w:rsid w:val="00DA7BE7"/>
    <w:rsid w:val="00DB1926"/>
    <w:rsid w:val="00DB53C6"/>
    <w:rsid w:val="00DB5A0E"/>
    <w:rsid w:val="00DB6741"/>
    <w:rsid w:val="00DB7527"/>
    <w:rsid w:val="00DB7F22"/>
    <w:rsid w:val="00DC1F6F"/>
    <w:rsid w:val="00DC35EA"/>
    <w:rsid w:val="00DC3E81"/>
    <w:rsid w:val="00DC4B36"/>
    <w:rsid w:val="00DC59D4"/>
    <w:rsid w:val="00DC6AE3"/>
    <w:rsid w:val="00DD14A4"/>
    <w:rsid w:val="00DD1D31"/>
    <w:rsid w:val="00DD339A"/>
    <w:rsid w:val="00DD36C3"/>
    <w:rsid w:val="00DD7924"/>
    <w:rsid w:val="00DE0680"/>
    <w:rsid w:val="00DE0B4F"/>
    <w:rsid w:val="00DE249A"/>
    <w:rsid w:val="00DE4403"/>
    <w:rsid w:val="00DE47D2"/>
    <w:rsid w:val="00DE586A"/>
    <w:rsid w:val="00DE686B"/>
    <w:rsid w:val="00DE74B7"/>
    <w:rsid w:val="00DF0D5F"/>
    <w:rsid w:val="00DF1EBC"/>
    <w:rsid w:val="00DF3574"/>
    <w:rsid w:val="00DF4076"/>
    <w:rsid w:val="00DF4134"/>
    <w:rsid w:val="00DF486F"/>
    <w:rsid w:val="00DF57D2"/>
    <w:rsid w:val="00DF64D8"/>
    <w:rsid w:val="00DF6683"/>
    <w:rsid w:val="00DF6A98"/>
    <w:rsid w:val="00DF6AE1"/>
    <w:rsid w:val="00DF6E3D"/>
    <w:rsid w:val="00DF7FF5"/>
    <w:rsid w:val="00E0016D"/>
    <w:rsid w:val="00E00221"/>
    <w:rsid w:val="00E02DBF"/>
    <w:rsid w:val="00E049B9"/>
    <w:rsid w:val="00E04A8C"/>
    <w:rsid w:val="00E04A9B"/>
    <w:rsid w:val="00E07893"/>
    <w:rsid w:val="00E07F23"/>
    <w:rsid w:val="00E13287"/>
    <w:rsid w:val="00E13E3B"/>
    <w:rsid w:val="00E17344"/>
    <w:rsid w:val="00E17EBA"/>
    <w:rsid w:val="00E22FEA"/>
    <w:rsid w:val="00E23138"/>
    <w:rsid w:val="00E231B5"/>
    <w:rsid w:val="00E237E5"/>
    <w:rsid w:val="00E249CA"/>
    <w:rsid w:val="00E26DBD"/>
    <w:rsid w:val="00E27FA5"/>
    <w:rsid w:val="00E32042"/>
    <w:rsid w:val="00E33871"/>
    <w:rsid w:val="00E36AC5"/>
    <w:rsid w:val="00E3781D"/>
    <w:rsid w:val="00E404BB"/>
    <w:rsid w:val="00E422D1"/>
    <w:rsid w:val="00E426A9"/>
    <w:rsid w:val="00E43FC8"/>
    <w:rsid w:val="00E44876"/>
    <w:rsid w:val="00E44C3C"/>
    <w:rsid w:val="00E450C9"/>
    <w:rsid w:val="00E45CAC"/>
    <w:rsid w:val="00E45F59"/>
    <w:rsid w:val="00E479D2"/>
    <w:rsid w:val="00E519FF"/>
    <w:rsid w:val="00E5233A"/>
    <w:rsid w:val="00E53FAE"/>
    <w:rsid w:val="00E5403B"/>
    <w:rsid w:val="00E542B7"/>
    <w:rsid w:val="00E54F7F"/>
    <w:rsid w:val="00E5569C"/>
    <w:rsid w:val="00E55763"/>
    <w:rsid w:val="00E55D15"/>
    <w:rsid w:val="00E576A1"/>
    <w:rsid w:val="00E6160D"/>
    <w:rsid w:val="00E6216E"/>
    <w:rsid w:val="00E6326D"/>
    <w:rsid w:val="00E648C9"/>
    <w:rsid w:val="00E65F79"/>
    <w:rsid w:val="00E66006"/>
    <w:rsid w:val="00E66950"/>
    <w:rsid w:val="00E7046D"/>
    <w:rsid w:val="00E72007"/>
    <w:rsid w:val="00E75A6F"/>
    <w:rsid w:val="00E765E3"/>
    <w:rsid w:val="00E76F36"/>
    <w:rsid w:val="00E77955"/>
    <w:rsid w:val="00E77FB6"/>
    <w:rsid w:val="00E8166C"/>
    <w:rsid w:val="00E831C9"/>
    <w:rsid w:val="00E83EEA"/>
    <w:rsid w:val="00E843A1"/>
    <w:rsid w:val="00E856C6"/>
    <w:rsid w:val="00E87267"/>
    <w:rsid w:val="00E90926"/>
    <w:rsid w:val="00E90DB5"/>
    <w:rsid w:val="00E915A9"/>
    <w:rsid w:val="00E919CE"/>
    <w:rsid w:val="00E933AF"/>
    <w:rsid w:val="00E935CF"/>
    <w:rsid w:val="00E93B41"/>
    <w:rsid w:val="00E9480C"/>
    <w:rsid w:val="00E9504C"/>
    <w:rsid w:val="00E958F6"/>
    <w:rsid w:val="00E959DC"/>
    <w:rsid w:val="00E96A2E"/>
    <w:rsid w:val="00E96F78"/>
    <w:rsid w:val="00EA1D96"/>
    <w:rsid w:val="00EA2288"/>
    <w:rsid w:val="00EA24E8"/>
    <w:rsid w:val="00EA2C69"/>
    <w:rsid w:val="00EA4D0A"/>
    <w:rsid w:val="00EA589A"/>
    <w:rsid w:val="00EA58C6"/>
    <w:rsid w:val="00EA5D32"/>
    <w:rsid w:val="00EB0B2E"/>
    <w:rsid w:val="00EB16CE"/>
    <w:rsid w:val="00EB4519"/>
    <w:rsid w:val="00EC0379"/>
    <w:rsid w:val="00EC084F"/>
    <w:rsid w:val="00EC0ED9"/>
    <w:rsid w:val="00EC21F5"/>
    <w:rsid w:val="00EC2308"/>
    <w:rsid w:val="00EC42AE"/>
    <w:rsid w:val="00EC436A"/>
    <w:rsid w:val="00EC4B2A"/>
    <w:rsid w:val="00EC545A"/>
    <w:rsid w:val="00EC555B"/>
    <w:rsid w:val="00EC5C58"/>
    <w:rsid w:val="00EC6C9C"/>
    <w:rsid w:val="00EC6FCF"/>
    <w:rsid w:val="00EC71DE"/>
    <w:rsid w:val="00ED0287"/>
    <w:rsid w:val="00ED032D"/>
    <w:rsid w:val="00ED043F"/>
    <w:rsid w:val="00ED0C96"/>
    <w:rsid w:val="00ED13C7"/>
    <w:rsid w:val="00ED13F0"/>
    <w:rsid w:val="00ED1B69"/>
    <w:rsid w:val="00ED2366"/>
    <w:rsid w:val="00ED2725"/>
    <w:rsid w:val="00ED34F5"/>
    <w:rsid w:val="00ED3A60"/>
    <w:rsid w:val="00ED407B"/>
    <w:rsid w:val="00ED4DB7"/>
    <w:rsid w:val="00ED5B48"/>
    <w:rsid w:val="00ED7B52"/>
    <w:rsid w:val="00EE129C"/>
    <w:rsid w:val="00EE1569"/>
    <w:rsid w:val="00EE40DD"/>
    <w:rsid w:val="00EE5811"/>
    <w:rsid w:val="00EF0584"/>
    <w:rsid w:val="00EF12AA"/>
    <w:rsid w:val="00EF1450"/>
    <w:rsid w:val="00EF44E4"/>
    <w:rsid w:val="00EF4918"/>
    <w:rsid w:val="00EF63E6"/>
    <w:rsid w:val="00EF6E1E"/>
    <w:rsid w:val="00EF7E4C"/>
    <w:rsid w:val="00F007F1"/>
    <w:rsid w:val="00F04F37"/>
    <w:rsid w:val="00F05435"/>
    <w:rsid w:val="00F1113C"/>
    <w:rsid w:val="00F12412"/>
    <w:rsid w:val="00F129FB"/>
    <w:rsid w:val="00F1304F"/>
    <w:rsid w:val="00F15F2B"/>
    <w:rsid w:val="00F15F81"/>
    <w:rsid w:val="00F200EB"/>
    <w:rsid w:val="00F2101D"/>
    <w:rsid w:val="00F27437"/>
    <w:rsid w:val="00F3078D"/>
    <w:rsid w:val="00F30936"/>
    <w:rsid w:val="00F3171E"/>
    <w:rsid w:val="00F32CA1"/>
    <w:rsid w:val="00F331AD"/>
    <w:rsid w:val="00F33256"/>
    <w:rsid w:val="00F336CA"/>
    <w:rsid w:val="00F356A8"/>
    <w:rsid w:val="00F37AB7"/>
    <w:rsid w:val="00F37C94"/>
    <w:rsid w:val="00F4022D"/>
    <w:rsid w:val="00F44E8F"/>
    <w:rsid w:val="00F44F2E"/>
    <w:rsid w:val="00F46900"/>
    <w:rsid w:val="00F46B60"/>
    <w:rsid w:val="00F4747A"/>
    <w:rsid w:val="00F50E41"/>
    <w:rsid w:val="00F51B1C"/>
    <w:rsid w:val="00F52719"/>
    <w:rsid w:val="00F5316E"/>
    <w:rsid w:val="00F53217"/>
    <w:rsid w:val="00F54099"/>
    <w:rsid w:val="00F54F57"/>
    <w:rsid w:val="00F5515C"/>
    <w:rsid w:val="00F5535F"/>
    <w:rsid w:val="00F55552"/>
    <w:rsid w:val="00F56D68"/>
    <w:rsid w:val="00F60FAD"/>
    <w:rsid w:val="00F6257C"/>
    <w:rsid w:val="00F62B26"/>
    <w:rsid w:val="00F6342C"/>
    <w:rsid w:val="00F6374F"/>
    <w:rsid w:val="00F6531E"/>
    <w:rsid w:val="00F65700"/>
    <w:rsid w:val="00F66608"/>
    <w:rsid w:val="00F6782A"/>
    <w:rsid w:val="00F67A6D"/>
    <w:rsid w:val="00F71081"/>
    <w:rsid w:val="00F719BF"/>
    <w:rsid w:val="00F72C75"/>
    <w:rsid w:val="00F72DCC"/>
    <w:rsid w:val="00F73915"/>
    <w:rsid w:val="00F74599"/>
    <w:rsid w:val="00F75AFB"/>
    <w:rsid w:val="00F76719"/>
    <w:rsid w:val="00F8171E"/>
    <w:rsid w:val="00F83890"/>
    <w:rsid w:val="00F842A8"/>
    <w:rsid w:val="00F84FBF"/>
    <w:rsid w:val="00F87CE2"/>
    <w:rsid w:val="00F90437"/>
    <w:rsid w:val="00F90671"/>
    <w:rsid w:val="00F90BA9"/>
    <w:rsid w:val="00F90C0C"/>
    <w:rsid w:val="00F90D0B"/>
    <w:rsid w:val="00F93CAE"/>
    <w:rsid w:val="00F93D1E"/>
    <w:rsid w:val="00F9490A"/>
    <w:rsid w:val="00F95C29"/>
    <w:rsid w:val="00FA06AD"/>
    <w:rsid w:val="00FA42FD"/>
    <w:rsid w:val="00FA475A"/>
    <w:rsid w:val="00FA604F"/>
    <w:rsid w:val="00FAD222"/>
    <w:rsid w:val="00FB16F3"/>
    <w:rsid w:val="00FB29CB"/>
    <w:rsid w:val="00FB2C56"/>
    <w:rsid w:val="00FB31BB"/>
    <w:rsid w:val="00FB3600"/>
    <w:rsid w:val="00FB40AF"/>
    <w:rsid w:val="00FB413D"/>
    <w:rsid w:val="00FB435A"/>
    <w:rsid w:val="00FB4662"/>
    <w:rsid w:val="00FB5208"/>
    <w:rsid w:val="00FB6DB6"/>
    <w:rsid w:val="00FB7CA1"/>
    <w:rsid w:val="00FC0AA9"/>
    <w:rsid w:val="00FC10F4"/>
    <w:rsid w:val="00FC1CF3"/>
    <w:rsid w:val="00FC75E8"/>
    <w:rsid w:val="00FC7641"/>
    <w:rsid w:val="00FC7E7F"/>
    <w:rsid w:val="00FD179E"/>
    <w:rsid w:val="00FD31BC"/>
    <w:rsid w:val="00FD335C"/>
    <w:rsid w:val="00FD3D9D"/>
    <w:rsid w:val="00FD42DA"/>
    <w:rsid w:val="00FD4E63"/>
    <w:rsid w:val="00FD59F4"/>
    <w:rsid w:val="00FD6A97"/>
    <w:rsid w:val="00FD6B21"/>
    <w:rsid w:val="00FD7BDD"/>
    <w:rsid w:val="00FD7D46"/>
    <w:rsid w:val="00FE3387"/>
    <w:rsid w:val="00FE36E3"/>
    <w:rsid w:val="00FE37D0"/>
    <w:rsid w:val="00FE59DD"/>
    <w:rsid w:val="00FE7593"/>
    <w:rsid w:val="00FE7697"/>
    <w:rsid w:val="00FF0032"/>
    <w:rsid w:val="00FF037F"/>
    <w:rsid w:val="00FF2471"/>
    <w:rsid w:val="00FF3C3D"/>
    <w:rsid w:val="00FF47E0"/>
    <w:rsid w:val="00FF4853"/>
    <w:rsid w:val="00FF5B81"/>
    <w:rsid w:val="00FF623D"/>
    <w:rsid w:val="00FF6374"/>
    <w:rsid w:val="00FF64F3"/>
    <w:rsid w:val="00FF6AA4"/>
    <w:rsid w:val="00FF725A"/>
    <w:rsid w:val="0114367D"/>
    <w:rsid w:val="012258D1"/>
    <w:rsid w:val="012DE48A"/>
    <w:rsid w:val="015BE754"/>
    <w:rsid w:val="0169599E"/>
    <w:rsid w:val="016E9AF0"/>
    <w:rsid w:val="018D2A82"/>
    <w:rsid w:val="018FA906"/>
    <w:rsid w:val="01BD27AC"/>
    <w:rsid w:val="01DACA6F"/>
    <w:rsid w:val="01FAA5FB"/>
    <w:rsid w:val="0212E044"/>
    <w:rsid w:val="0222C2A0"/>
    <w:rsid w:val="02818228"/>
    <w:rsid w:val="029DEAED"/>
    <w:rsid w:val="02B4D9CC"/>
    <w:rsid w:val="02C0EDE5"/>
    <w:rsid w:val="02C76B64"/>
    <w:rsid w:val="02DA1DD2"/>
    <w:rsid w:val="02DEB1E7"/>
    <w:rsid w:val="034523DF"/>
    <w:rsid w:val="03A4E417"/>
    <w:rsid w:val="03C6CE0D"/>
    <w:rsid w:val="03D6FF83"/>
    <w:rsid w:val="03DC500C"/>
    <w:rsid w:val="0406178F"/>
    <w:rsid w:val="0442D57D"/>
    <w:rsid w:val="04A2D89A"/>
    <w:rsid w:val="04EF70AF"/>
    <w:rsid w:val="05222382"/>
    <w:rsid w:val="05370141"/>
    <w:rsid w:val="0543A152"/>
    <w:rsid w:val="05682ECD"/>
    <w:rsid w:val="05813801"/>
    <w:rsid w:val="0590A4F4"/>
    <w:rsid w:val="05A7AF73"/>
    <w:rsid w:val="05D1FD1F"/>
    <w:rsid w:val="05E5FA75"/>
    <w:rsid w:val="060B5B95"/>
    <w:rsid w:val="062C4911"/>
    <w:rsid w:val="063664A6"/>
    <w:rsid w:val="064FD347"/>
    <w:rsid w:val="0660267B"/>
    <w:rsid w:val="067F7832"/>
    <w:rsid w:val="06986E70"/>
    <w:rsid w:val="06A79D0C"/>
    <w:rsid w:val="06BE5085"/>
    <w:rsid w:val="07086072"/>
    <w:rsid w:val="0714C63A"/>
    <w:rsid w:val="071B129C"/>
    <w:rsid w:val="0777BFE8"/>
    <w:rsid w:val="07913895"/>
    <w:rsid w:val="0792FCBC"/>
    <w:rsid w:val="079771DE"/>
    <w:rsid w:val="07E2E5CE"/>
    <w:rsid w:val="0837699F"/>
    <w:rsid w:val="089ECDFE"/>
    <w:rsid w:val="08A22708"/>
    <w:rsid w:val="08A29EF1"/>
    <w:rsid w:val="08E1AC64"/>
    <w:rsid w:val="08FAC98A"/>
    <w:rsid w:val="0910B7B7"/>
    <w:rsid w:val="092C9D76"/>
    <w:rsid w:val="0931EBA5"/>
    <w:rsid w:val="093FC872"/>
    <w:rsid w:val="09758000"/>
    <w:rsid w:val="098680F6"/>
    <w:rsid w:val="099EF4FD"/>
    <w:rsid w:val="0A059837"/>
    <w:rsid w:val="0A56976E"/>
    <w:rsid w:val="0AF408D2"/>
    <w:rsid w:val="0B2E7A17"/>
    <w:rsid w:val="0B315EB7"/>
    <w:rsid w:val="0B53EF4D"/>
    <w:rsid w:val="0B5EF236"/>
    <w:rsid w:val="0B7B3192"/>
    <w:rsid w:val="0B8E8099"/>
    <w:rsid w:val="0C044664"/>
    <w:rsid w:val="0C233AE4"/>
    <w:rsid w:val="0C6833EA"/>
    <w:rsid w:val="0C81834A"/>
    <w:rsid w:val="0CFC2F3D"/>
    <w:rsid w:val="0D19CA16"/>
    <w:rsid w:val="0D3ABED2"/>
    <w:rsid w:val="0D421766"/>
    <w:rsid w:val="0D70A6D6"/>
    <w:rsid w:val="0D821B4A"/>
    <w:rsid w:val="0D97C67C"/>
    <w:rsid w:val="0DBDC23E"/>
    <w:rsid w:val="0DCFEF9B"/>
    <w:rsid w:val="0DE3652F"/>
    <w:rsid w:val="0E04ABDD"/>
    <w:rsid w:val="0E08E4C3"/>
    <w:rsid w:val="0E3564C8"/>
    <w:rsid w:val="0F2B27A8"/>
    <w:rsid w:val="0F69BA2F"/>
    <w:rsid w:val="0F716263"/>
    <w:rsid w:val="0F766945"/>
    <w:rsid w:val="0F7BB0C3"/>
    <w:rsid w:val="0FB95BD5"/>
    <w:rsid w:val="10339F34"/>
    <w:rsid w:val="1060632F"/>
    <w:rsid w:val="10970034"/>
    <w:rsid w:val="10A8E82F"/>
    <w:rsid w:val="10E36646"/>
    <w:rsid w:val="10EAFD5F"/>
    <w:rsid w:val="11CCCB58"/>
    <w:rsid w:val="11EFAC35"/>
    <w:rsid w:val="11F8A489"/>
    <w:rsid w:val="123412BA"/>
    <w:rsid w:val="1263D4BE"/>
    <w:rsid w:val="12803E24"/>
    <w:rsid w:val="12D50724"/>
    <w:rsid w:val="12E9B1E5"/>
    <w:rsid w:val="13005B4A"/>
    <w:rsid w:val="13091D45"/>
    <w:rsid w:val="133E3E16"/>
    <w:rsid w:val="135E3E5D"/>
    <w:rsid w:val="1363E15B"/>
    <w:rsid w:val="13924D05"/>
    <w:rsid w:val="13C2EC8B"/>
    <w:rsid w:val="13CAC47A"/>
    <w:rsid w:val="13FED066"/>
    <w:rsid w:val="14126D61"/>
    <w:rsid w:val="14363BE3"/>
    <w:rsid w:val="14A062CB"/>
    <w:rsid w:val="14BD45F8"/>
    <w:rsid w:val="1504786D"/>
    <w:rsid w:val="1507178D"/>
    <w:rsid w:val="1512D3E4"/>
    <w:rsid w:val="15282F25"/>
    <w:rsid w:val="1534C474"/>
    <w:rsid w:val="15371755"/>
    <w:rsid w:val="154E4B0B"/>
    <w:rsid w:val="1556ECFF"/>
    <w:rsid w:val="158372F3"/>
    <w:rsid w:val="15900368"/>
    <w:rsid w:val="15CE5893"/>
    <w:rsid w:val="15E26087"/>
    <w:rsid w:val="15EAB6C5"/>
    <w:rsid w:val="15F61015"/>
    <w:rsid w:val="15F6A314"/>
    <w:rsid w:val="164C955B"/>
    <w:rsid w:val="16A2D155"/>
    <w:rsid w:val="16A78960"/>
    <w:rsid w:val="16B78C31"/>
    <w:rsid w:val="16F7793A"/>
    <w:rsid w:val="16FF75C5"/>
    <w:rsid w:val="17052A3A"/>
    <w:rsid w:val="1744520B"/>
    <w:rsid w:val="17648EA2"/>
    <w:rsid w:val="17F3C979"/>
    <w:rsid w:val="18092747"/>
    <w:rsid w:val="1884B21F"/>
    <w:rsid w:val="1891D10A"/>
    <w:rsid w:val="1892CBB2"/>
    <w:rsid w:val="189E6327"/>
    <w:rsid w:val="18EAC695"/>
    <w:rsid w:val="18F65E2C"/>
    <w:rsid w:val="18FA4C0D"/>
    <w:rsid w:val="19574E77"/>
    <w:rsid w:val="1995AEB2"/>
    <w:rsid w:val="19C1837E"/>
    <w:rsid w:val="19E1FD7E"/>
    <w:rsid w:val="1A3C96DE"/>
    <w:rsid w:val="1A437473"/>
    <w:rsid w:val="1A4F5CF6"/>
    <w:rsid w:val="1A541BC1"/>
    <w:rsid w:val="1A7A0703"/>
    <w:rsid w:val="1AC4BD7D"/>
    <w:rsid w:val="1ACB0B8C"/>
    <w:rsid w:val="1AD59117"/>
    <w:rsid w:val="1AE78CBE"/>
    <w:rsid w:val="1AEF22DC"/>
    <w:rsid w:val="1B15321E"/>
    <w:rsid w:val="1B277FA6"/>
    <w:rsid w:val="1B3C3153"/>
    <w:rsid w:val="1B464FCB"/>
    <w:rsid w:val="1B569C04"/>
    <w:rsid w:val="1B5F88B0"/>
    <w:rsid w:val="1B8265D2"/>
    <w:rsid w:val="1B853D6F"/>
    <w:rsid w:val="1B97E9BF"/>
    <w:rsid w:val="1C16B904"/>
    <w:rsid w:val="1C320459"/>
    <w:rsid w:val="1C3EDF07"/>
    <w:rsid w:val="1C5169D8"/>
    <w:rsid w:val="1C60821F"/>
    <w:rsid w:val="1C8BED47"/>
    <w:rsid w:val="1C8EAE05"/>
    <w:rsid w:val="1CE52BEC"/>
    <w:rsid w:val="1D1B502D"/>
    <w:rsid w:val="1D1DB050"/>
    <w:rsid w:val="1DBD1A3A"/>
    <w:rsid w:val="1DD8CF77"/>
    <w:rsid w:val="1DD99F83"/>
    <w:rsid w:val="1DFE5084"/>
    <w:rsid w:val="1E0BEA66"/>
    <w:rsid w:val="1E211214"/>
    <w:rsid w:val="1E3C31A5"/>
    <w:rsid w:val="1E5A3CCE"/>
    <w:rsid w:val="1E6D95D2"/>
    <w:rsid w:val="1E78AAA2"/>
    <w:rsid w:val="1E8139E9"/>
    <w:rsid w:val="1E89C530"/>
    <w:rsid w:val="1E8E1DC1"/>
    <w:rsid w:val="1E964F29"/>
    <w:rsid w:val="1E994A39"/>
    <w:rsid w:val="1EA8B79D"/>
    <w:rsid w:val="1EE9A024"/>
    <w:rsid w:val="1EEC0FA9"/>
    <w:rsid w:val="1F05D50D"/>
    <w:rsid w:val="1F2ED3BC"/>
    <w:rsid w:val="1F4CCEA2"/>
    <w:rsid w:val="1F98FA32"/>
    <w:rsid w:val="1FC7B73E"/>
    <w:rsid w:val="1FCD349E"/>
    <w:rsid w:val="20428B48"/>
    <w:rsid w:val="2050CD7E"/>
    <w:rsid w:val="2051E982"/>
    <w:rsid w:val="2073E290"/>
    <w:rsid w:val="20B2A051"/>
    <w:rsid w:val="20EB3776"/>
    <w:rsid w:val="20EEFCD9"/>
    <w:rsid w:val="2118C39B"/>
    <w:rsid w:val="213147F3"/>
    <w:rsid w:val="215FCC82"/>
    <w:rsid w:val="217A769B"/>
    <w:rsid w:val="21B1B0D2"/>
    <w:rsid w:val="21CB44FB"/>
    <w:rsid w:val="22081B52"/>
    <w:rsid w:val="2211DF67"/>
    <w:rsid w:val="22429E99"/>
    <w:rsid w:val="2245F655"/>
    <w:rsid w:val="22921D03"/>
    <w:rsid w:val="2294EDA1"/>
    <w:rsid w:val="2299340D"/>
    <w:rsid w:val="237FDCDA"/>
    <w:rsid w:val="23835959"/>
    <w:rsid w:val="238707F5"/>
    <w:rsid w:val="2394B160"/>
    <w:rsid w:val="239BB90C"/>
    <w:rsid w:val="23D59790"/>
    <w:rsid w:val="240C64DE"/>
    <w:rsid w:val="243F8B2E"/>
    <w:rsid w:val="244A8A51"/>
    <w:rsid w:val="24547068"/>
    <w:rsid w:val="24606F94"/>
    <w:rsid w:val="24802FBD"/>
    <w:rsid w:val="24A1ABA6"/>
    <w:rsid w:val="24A90304"/>
    <w:rsid w:val="24B8602C"/>
    <w:rsid w:val="24BA32AC"/>
    <w:rsid w:val="24C3215C"/>
    <w:rsid w:val="2502792F"/>
    <w:rsid w:val="250535A3"/>
    <w:rsid w:val="2514C864"/>
    <w:rsid w:val="25203319"/>
    <w:rsid w:val="254EEBEC"/>
    <w:rsid w:val="2565210E"/>
    <w:rsid w:val="2566673F"/>
    <w:rsid w:val="258EF2FB"/>
    <w:rsid w:val="25E044C4"/>
    <w:rsid w:val="25E1E7DF"/>
    <w:rsid w:val="25E84168"/>
    <w:rsid w:val="26578592"/>
    <w:rsid w:val="265ABD3B"/>
    <w:rsid w:val="2670FC15"/>
    <w:rsid w:val="268D0185"/>
    <w:rsid w:val="27041C81"/>
    <w:rsid w:val="271F7D23"/>
    <w:rsid w:val="274C3D32"/>
    <w:rsid w:val="27614F2F"/>
    <w:rsid w:val="27711993"/>
    <w:rsid w:val="2790A8E0"/>
    <w:rsid w:val="279A07CE"/>
    <w:rsid w:val="27C65C04"/>
    <w:rsid w:val="2836CC90"/>
    <w:rsid w:val="28745451"/>
    <w:rsid w:val="28B420CA"/>
    <w:rsid w:val="28C3FAFA"/>
    <w:rsid w:val="28F0D395"/>
    <w:rsid w:val="294D77E9"/>
    <w:rsid w:val="2954E68B"/>
    <w:rsid w:val="295DEA00"/>
    <w:rsid w:val="2972C7C1"/>
    <w:rsid w:val="29778435"/>
    <w:rsid w:val="297AC8AB"/>
    <w:rsid w:val="2998A2E0"/>
    <w:rsid w:val="29AF47EC"/>
    <w:rsid w:val="29BF860E"/>
    <w:rsid w:val="29D987E4"/>
    <w:rsid w:val="2A013CF7"/>
    <w:rsid w:val="2A1185AE"/>
    <w:rsid w:val="2A22A9B5"/>
    <w:rsid w:val="2A423558"/>
    <w:rsid w:val="2A4A1CB5"/>
    <w:rsid w:val="2A6A7397"/>
    <w:rsid w:val="2A911F3A"/>
    <w:rsid w:val="2AAC13AD"/>
    <w:rsid w:val="2AD9C0F3"/>
    <w:rsid w:val="2AFA4AAB"/>
    <w:rsid w:val="2B54385A"/>
    <w:rsid w:val="2BC2A38F"/>
    <w:rsid w:val="2BEFF95F"/>
    <w:rsid w:val="2C1EF8C7"/>
    <w:rsid w:val="2C3F17B6"/>
    <w:rsid w:val="2C7D92A8"/>
    <w:rsid w:val="2C89CF44"/>
    <w:rsid w:val="2C9653F1"/>
    <w:rsid w:val="2C979AF7"/>
    <w:rsid w:val="2CA517FD"/>
    <w:rsid w:val="2D001ADF"/>
    <w:rsid w:val="2D1A89BB"/>
    <w:rsid w:val="2D351E80"/>
    <w:rsid w:val="2D6BB9FC"/>
    <w:rsid w:val="2D7D16ED"/>
    <w:rsid w:val="2DBC1706"/>
    <w:rsid w:val="2E39F570"/>
    <w:rsid w:val="2F31BEFA"/>
    <w:rsid w:val="2F7FC518"/>
    <w:rsid w:val="2F835D56"/>
    <w:rsid w:val="2FB5B2A3"/>
    <w:rsid w:val="2FC5D188"/>
    <w:rsid w:val="2FCBBFE7"/>
    <w:rsid w:val="3027C3E7"/>
    <w:rsid w:val="303E2E08"/>
    <w:rsid w:val="3046E11B"/>
    <w:rsid w:val="305D9369"/>
    <w:rsid w:val="307DAAE7"/>
    <w:rsid w:val="309EA7FA"/>
    <w:rsid w:val="30BA8360"/>
    <w:rsid w:val="30BFDF07"/>
    <w:rsid w:val="30E93B53"/>
    <w:rsid w:val="311F9FCD"/>
    <w:rsid w:val="31A97D4B"/>
    <w:rsid w:val="31B7466F"/>
    <w:rsid w:val="31BDFAC9"/>
    <w:rsid w:val="31FA6ECB"/>
    <w:rsid w:val="321FA7D7"/>
    <w:rsid w:val="323C2FE3"/>
    <w:rsid w:val="32581D8D"/>
    <w:rsid w:val="32723B77"/>
    <w:rsid w:val="32748FF1"/>
    <w:rsid w:val="32A1C70E"/>
    <w:rsid w:val="32A7C251"/>
    <w:rsid w:val="32C75E05"/>
    <w:rsid w:val="32E3D127"/>
    <w:rsid w:val="3340C3AE"/>
    <w:rsid w:val="33664DA1"/>
    <w:rsid w:val="339613BC"/>
    <w:rsid w:val="33D5A9F4"/>
    <w:rsid w:val="33EBD806"/>
    <w:rsid w:val="344CD5B6"/>
    <w:rsid w:val="348EB77F"/>
    <w:rsid w:val="34A3FBBA"/>
    <w:rsid w:val="34B64A7C"/>
    <w:rsid w:val="34D72E6A"/>
    <w:rsid w:val="34EDBC50"/>
    <w:rsid w:val="34F80A93"/>
    <w:rsid w:val="34FCE81A"/>
    <w:rsid w:val="3504F784"/>
    <w:rsid w:val="351ECE94"/>
    <w:rsid w:val="35296803"/>
    <w:rsid w:val="352BF726"/>
    <w:rsid w:val="3567A312"/>
    <w:rsid w:val="35B5BD8F"/>
    <w:rsid w:val="35ECCD3A"/>
    <w:rsid w:val="35F40786"/>
    <w:rsid w:val="36091FE8"/>
    <w:rsid w:val="362EC254"/>
    <w:rsid w:val="364B5500"/>
    <w:rsid w:val="3699B686"/>
    <w:rsid w:val="36A625FB"/>
    <w:rsid w:val="36C6CD28"/>
    <w:rsid w:val="37161427"/>
    <w:rsid w:val="374A5305"/>
    <w:rsid w:val="374D5F2A"/>
    <w:rsid w:val="375F895E"/>
    <w:rsid w:val="3762E831"/>
    <w:rsid w:val="37F6F357"/>
    <w:rsid w:val="3809E7AE"/>
    <w:rsid w:val="38531734"/>
    <w:rsid w:val="38658EB4"/>
    <w:rsid w:val="387F6E14"/>
    <w:rsid w:val="38B72F8F"/>
    <w:rsid w:val="38BA4EE5"/>
    <w:rsid w:val="391B8291"/>
    <w:rsid w:val="3957B121"/>
    <w:rsid w:val="395E382C"/>
    <w:rsid w:val="39BF11C9"/>
    <w:rsid w:val="39DC90B2"/>
    <w:rsid w:val="39ED1AE5"/>
    <w:rsid w:val="39F3FB4D"/>
    <w:rsid w:val="3A52CE5A"/>
    <w:rsid w:val="3A5A50E7"/>
    <w:rsid w:val="3AA2DDA3"/>
    <w:rsid w:val="3AC658E6"/>
    <w:rsid w:val="3AD7A692"/>
    <w:rsid w:val="3AFB43AA"/>
    <w:rsid w:val="3B2986B7"/>
    <w:rsid w:val="3B417AD5"/>
    <w:rsid w:val="3B4374DB"/>
    <w:rsid w:val="3B56F92C"/>
    <w:rsid w:val="3B724B1F"/>
    <w:rsid w:val="3B750B71"/>
    <w:rsid w:val="3C0B07EA"/>
    <w:rsid w:val="3C220C28"/>
    <w:rsid w:val="3C4044F9"/>
    <w:rsid w:val="3C4E5634"/>
    <w:rsid w:val="3C6E17A4"/>
    <w:rsid w:val="3C7313D9"/>
    <w:rsid w:val="3CF3CAD3"/>
    <w:rsid w:val="3D59D950"/>
    <w:rsid w:val="3D90E993"/>
    <w:rsid w:val="3DC0AA81"/>
    <w:rsid w:val="3DC1B7E6"/>
    <w:rsid w:val="3EB06EDF"/>
    <w:rsid w:val="3EC43DF7"/>
    <w:rsid w:val="3ED4B26E"/>
    <w:rsid w:val="3F145C2C"/>
    <w:rsid w:val="3F19FC46"/>
    <w:rsid w:val="3F6E2C9E"/>
    <w:rsid w:val="3F7324BC"/>
    <w:rsid w:val="3FF5765D"/>
    <w:rsid w:val="4054944F"/>
    <w:rsid w:val="40555A55"/>
    <w:rsid w:val="4064D72D"/>
    <w:rsid w:val="4064F535"/>
    <w:rsid w:val="4079359C"/>
    <w:rsid w:val="40880643"/>
    <w:rsid w:val="40E5F0C1"/>
    <w:rsid w:val="416086CA"/>
    <w:rsid w:val="41A0D25E"/>
    <w:rsid w:val="41A4FE02"/>
    <w:rsid w:val="41DB8491"/>
    <w:rsid w:val="425C2CE6"/>
    <w:rsid w:val="42960617"/>
    <w:rsid w:val="42A8645C"/>
    <w:rsid w:val="4308EDEA"/>
    <w:rsid w:val="43288CAF"/>
    <w:rsid w:val="435D310F"/>
    <w:rsid w:val="436F74BE"/>
    <w:rsid w:val="43A767F6"/>
    <w:rsid w:val="43B13109"/>
    <w:rsid w:val="43C4D182"/>
    <w:rsid w:val="441A9EF0"/>
    <w:rsid w:val="44275F7C"/>
    <w:rsid w:val="44278B39"/>
    <w:rsid w:val="4443A634"/>
    <w:rsid w:val="449A93FD"/>
    <w:rsid w:val="44B011E2"/>
    <w:rsid w:val="44CFBD04"/>
    <w:rsid w:val="44E9E44B"/>
    <w:rsid w:val="44FD1D30"/>
    <w:rsid w:val="451E411D"/>
    <w:rsid w:val="452DBB4F"/>
    <w:rsid w:val="45B84F6D"/>
    <w:rsid w:val="45DB5568"/>
    <w:rsid w:val="45F6031E"/>
    <w:rsid w:val="460348C5"/>
    <w:rsid w:val="460B29DE"/>
    <w:rsid w:val="46275913"/>
    <w:rsid w:val="4636F0A2"/>
    <w:rsid w:val="466F453A"/>
    <w:rsid w:val="46704771"/>
    <w:rsid w:val="4677B25E"/>
    <w:rsid w:val="46A6BD11"/>
    <w:rsid w:val="46C27761"/>
    <w:rsid w:val="47007CFD"/>
    <w:rsid w:val="477A2213"/>
    <w:rsid w:val="477B73B5"/>
    <w:rsid w:val="479C6762"/>
    <w:rsid w:val="47C7CCA2"/>
    <w:rsid w:val="4802AF6F"/>
    <w:rsid w:val="482126BF"/>
    <w:rsid w:val="4825DE1C"/>
    <w:rsid w:val="485124D3"/>
    <w:rsid w:val="489EDC52"/>
    <w:rsid w:val="48A380C1"/>
    <w:rsid w:val="48F154DB"/>
    <w:rsid w:val="493ACCB7"/>
    <w:rsid w:val="49584AD8"/>
    <w:rsid w:val="495F9BA3"/>
    <w:rsid w:val="49713FA5"/>
    <w:rsid w:val="497C7D0E"/>
    <w:rsid w:val="4985AC1A"/>
    <w:rsid w:val="499EE393"/>
    <w:rsid w:val="49A0BA80"/>
    <w:rsid w:val="49B244D6"/>
    <w:rsid w:val="49CF0E74"/>
    <w:rsid w:val="49D4E7AD"/>
    <w:rsid w:val="49F43BC8"/>
    <w:rsid w:val="49FD5643"/>
    <w:rsid w:val="49FD85AF"/>
    <w:rsid w:val="4A029409"/>
    <w:rsid w:val="4A08E358"/>
    <w:rsid w:val="4A1613B8"/>
    <w:rsid w:val="4A1DDE62"/>
    <w:rsid w:val="4A3D68F3"/>
    <w:rsid w:val="4A5F6671"/>
    <w:rsid w:val="4ABF5EA9"/>
    <w:rsid w:val="4AC42896"/>
    <w:rsid w:val="4B0685BE"/>
    <w:rsid w:val="4B2BBB7F"/>
    <w:rsid w:val="4B5B4451"/>
    <w:rsid w:val="4B98AB7D"/>
    <w:rsid w:val="4BCFDF78"/>
    <w:rsid w:val="4C023744"/>
    <w:rsid w:val="4C0836C0"/>
    <w:rsid w:val="4C62EEED"/>
    <w:rsid w:val="4C90109B"/>
    <w:rsid w:val="4C9C9FDF"/>
    <w:rsid w:val="4CBEF7E3"/>
    <w:rsid w:val="4CC46CEF"/>
    <w:rsid w:val="4CCF1629"/>
    <w:rsid w:val="4CD6024A"/>
    <w:rsid w:val="4D02F897"/>
    <w:rsid w:val="4D2BE839"/>
    <w:rsid w:val="4D4C148A"/>
    <w:rsid w:val="4D524B32"/>
    <w:rsid w:val="4D7DB180"/>
    <w:rsid w:val="4DC6A0C2"/>
    <w:rsid w:val="4DCD61F2"/>
    <w:rsid w:val="4DEF953D"/>
    <w:rsid w:val="4E112AD4"/>
    <w:rsid w:val="4E2E0389"/>
    <w:rsid w:val="4E486A8E"/>
    <w:rsid w:val="4E5D7E2C"/>
    <w:rsid w:val="4E6F1EF3"/>
    <w:rsid w:val="4EB2644F"/>
    <w:rsid w:val="4EB42418"/>
    <w:rsid w:val="4EB4B2DA"/>
    <w:rsid w:val="4EE3F1BD"/>
    <w:rsid w:val="4EFDE1C3"/>
    <w:rsid w:val="4F00D173"/>
    <w:rsid w:val="4F29F454"/>
    <w:rsid w:val="4FB758D0"/>
    <w:rsid w:val="4FD70A94"/>
    <w:rsid w:val="4FFF28B5"/>
    <w:rsid w:val="50314F8C"/>
    <w:rsid w:val="505E2F6D"/>
    <w:rsid w:val="5067BC2E"/>
    <w:rsid w:val="50836015"/>
    <w:rsid w:val="5101AF83"/>
    <w:rsid w:val="5103EADE"/>
    <w:rsid w:val="51340621"/>
    <w:rsid w:val="514D3BFF"/>
    <w:rsid w:val="515586AE"/>
    <w:rsid w:val="517389A0"/>
    <w:rsid w:val="51CF075A"/>
    <w:rsid w:val="5211A51D"/>
    <w:rsid w:val="5215932A"/>
    <w:rsid w:val="52230538"/>
    <w:rsid w:val="52278F14"/>
    <w:rsid w:val="523BEB20"/>
    <w:rsid w:val="52641075"/>
    <w:rsid w:val="52C54E03"/>
    <w:rsid w:val="52D54E18"/>
    <w:rsid w:val="534C3533"/>
    <w:rsid w:val="5385349C"/>
    <w:rsid w:val="53902EC2"/>
    <w:rsid w:val="5394B641"/>
    <w:rsid w:val="53A33460"/>
    <w:rsid w:val="5400E341"/>
    <w:rsid w:val="5420BB45"/>
    <w:rsid w:val="543BEBE8"/>
    <w:rsid w:val="545A809F"/>
    <w:rsid w:val="549B5268"/>
    <w:rsid w:val="54B1D071"/>
    <w:rsid w:val="54CABAC7"/>
    <w:rsid w:val="54D79A08"/>
    <w:rsid w:val="54DC0696"/>
    <w:rsid w:val="54EF7AFB"/>
    <w:rsid w:val="5552981D"/>
    <w:rsid w:val="5598A86E"/>
    <w:rsid w:val="55CF329A"/>
    <w:rsid w:val="560D2BD3"/>
    <w:rsid w:val="56259678"/>
    <w:rsid w:val="5628D1EE"/>
    <w:rsid w:val="567A3324"/>
    <w:rsid w:val="56B5B1F6"/>
    <w:rsid w:val="56D5A7AA"/>
    <w:rsid w:val="56DB65FC"/>
    <w:rsid w:val="56F3512C"/>
    <w:rsid w:val="56F36C8E"/>
    <w:rsid w:val="56F73125"/>
    <w:rsid w:val="5718C697"/>
    <w:rsid w:val="571D9F83"/>
    <w:rsid w:val="572DA37F"/>
    <w:rsid w:val="5754E509"/>
    <w:rsid w:val="5759A5FB"/>
    <w:rsid w:val="577C849A"/>
    <w:rsid w:val="577D3561"/>
    <w:rsid w:val="578DAF8C"/>
    <w:rsid w:val="5806A6ED"/>
    <w:rsid w:val="58109015"/>
    <w:rsid w:val="58391F8E"/>
    <w:rsid w:val="585F3293"/>
    <w:rsid w:val="58762E57"/>
    <w:rsid w:val="58CB33CD"/>
    <w:rsid w:val="58DB2ABE"/>
    <w:rsid w:val="58FC1857"/>
    <w:rsid w:val="593CB52F"/>
    <w:rsid w:val="5940FFAE"/>
    <w:rsid w:val="59A914BE"/>
    <w:rsid w:val="59D9C4BE"/>
    <w:rsid w:val="59F716B4"/>
    <w:rsid w:val="59F79C03"/>
    <w:rsid w:val="59FC7F9E"/>
    <w:rsid w:val="59FF1A8B"/>
    <w:rsid w:val="5A1CBFBB"/>
    <w:rsid w:val="5A452506"/>
    <w:rsid w:val="5A50B5AD"/>
    <w:rsid w:val="5A65A7EA"/>
    <w:rsid w:val="5A74A829"/>
    <w:rsid w:val="5A8AEB21"/>
    <w:rsid w:val="5AEAACED"/>
    <w:rsid w:val="5AEABF3F"/>
    <w:rsid w:val="5B307ECE"/>
    <w:rsid w:val="5B50F0AA"/>
    <w:rsid w:val="5B6C0BB2"/>
    <w:rsid w:val="5B704886"/>
    <w:rsid w:val="5B7CF5A3"/>
    <w:rsid w:val="5B9B881C"/>
    <w:rsid w:val="5BA34581"/>
    <w:rsid w:val="5BF532DF"/>
    <w:rsid w:val="5C1C0AE8"/>
    <w:rsid w:val="5C539A09"/>
    <w:rsid w:val="5C57CEBC"/>
    <w:rsid w:val="5C79D384"/>
    <w:rsid w:val="5CA2183A"/>
    <w:rsid w:val="5CFBA77F"/>
    <w:rsid w:val="5D113EEB"/>
    <w:rsid w:val="5D421FE8"/>
    <w:rsid w:val="5D70A952"/>
    <w:rsid w:val="5D84669F"/>
    <w:rsid w:val="5DB94ED2"/>
    <w:rsid w:val="5DDC36F2"/>
    <w:rsid w:val="5E0E25BE"/>
    <w:rsid w:val="5E2F9E81"/>
    <w:rsid w:val="5E3381BB"/>
    <w:rsid w:val="5E552C13"/>
    <w:rsid w:val="5E634EE7"/>
    <w:rsid w:val="5E6DFF55"/>
    <w:rsid w:val="5E708AB0"/>
    <w:rsid w:val="5EFAAA1B"/>
    <w:rsid w:val="5F33993B"/>
    <w:rsid w:val="5F3FBDFB"/>
    <w:rsid w:val="5FA21872"/>
    <w:rsid w:val="5FA961B0"/>
    <w:rsid w:val="5FB26D7A"/>
    <w:rsid w:val="5FB35B2C"/>
    <w:rsid w:val="5FD65620"/>
    <w:rsid w:val="5FD95EDC"/>
    <w:rsid w:val="5FE5CED9"/>
    <w:rsid w:val="5FFA3C57"/>
    <w:rsid w:val="6030F65A"/>
    <w:rsid w:val="60358243"/>
    <w:rsid w:val="604748E2"/>
    <w:rsid w:val="60540E5B"/>
    <w:rsid w:val="6058C507"/>
    <w:rsid w:val="608D416B"/>
    <w:rsid w:val="60E95881"/>
    <w:rsid w:val="61279C54"/>
    <w:rsid w:val="613F2F36"/>
    <w:rsid w:val="6164FF6D"/>
    <w:rsid w:val="61A49DC1"/>
    <w:rsid w:val="61CBE4A5"/>
    <w:rsid w:val="62441CA0"/>
    <w:rsid w:val="62534B5E"/>
    <w:rsid w:val="62E8ECD7"/>
    <w:rsid w:val="6303C1F9"/>
    <w:rsid w:val="631FB881"/>
    <w:rsid w:val="633A7631"/>
    <w:rsid w:val="636906D6"/>
    <w:rsid w:val="639C0FAE"/>
    <w:rsid w:val="63D4069F"/>
    <w:rsid w:val="63F15C11"/>
    <w:rsid w:val="6423C15C"/>
    <w:rsid w:val="642FE3A7"/>
    <w:rsid w:val="644AB9CA"/>
    <w:rsid w:val="645B5543"/>
    <w:rsid w:val="648CAD54"/>
    <w:rsid w:val="649C67FC"/>
    <w:rsid w:val="64B888F9"/>
    <w:rsid w:val="64CFF11A"/>
    <w:rsid w:val="64D994F9"/>
    <w:rsid w:val="64DE87CF"/>
    <w:rsid w:val="64F333DD"/>
    <w:rsid w:val="64F338DC"/>
    <w:rsid w:val="656AA08D"/>
    <w:rsid w:val="657E1C06"/>
    <w:rsid w:val="65BF691E"/>
    <w:rsid w:val="65D30231"/>
    <w:rsid w:val="65E42349"/>
    <w:rsid w:val="66026139"/>
    <w:rsid w:val="660BD969"/>
    <w:rsid w:val="662BC5E2"/>
    <w:rsid w:val="663CF1E2"/>
    <w:rsid w:val="66541A09"/>
    <w:rsid w:val="666F08F8"/>
    <w:rsid w:val="666F1C1D"/>
    <w:rsid w:val="6674115E"/>
    <w:rsid w:val="6677EB4C"/>
    <w:rsid w:val="6687D7DE"/>
    <w:rsid w:val="668B1551"/>
    <w:rsid w:val="668E20EB"/>
    <w:rsid w:val="66BAB18D"/>
    <w:rsid w:val="66C394DC"/>
    <w:rsid w:val="66D47B24"/>
    <w:rsid w:val="6725096D"/>
    <w:rsid w:val="6735544A"/>
    <w:rsid w:val="67425D3F"/>
    <w:rsid w:val="6750C76D"/>
    <w:rsid w:val="67515F27"/>
    <w:rsid w:val="67A23950"/>
    <w:rsid w:val="67AB0405"/>
    <w:rsid w:val="6818DA05"/>
    <w:rsid w:val="681DD02D"/>
    <w:rsid w:val="686BCAC4"/>
    <w:rsid w:val="6877D382"/>
    <w:rsid w:val="68D86946"/>
    <w:rsid w:val="690E0242"/>
    <w:rsid w:val="69185B72"/>
    <w:rsid w:val="6924A0CA"/>
    <w:rsid w:val="692C1F00"/>
    <w:rsid w:val="692EC694"/>
    <w:rsid w:val="69538A0B"/>
    <w:rsid w:val="697740E4"/>
    <w:rsid w:val="6978B54F"/>
    <w:rsid w:val="69824A4D"/>
    <w:rsid w:val="6988556E"/>
    <w:rsid w:val="69A12BD1"/>
    <w:rsid w:val="69F497D8"/>
    <w:rsid w:val="6A34791C"/>
    <w:rsid w:val="6A4E90F4"/>
    <w:rsid w:val="6A783547"/>
    <w:rsid w:val="6AA54866"/>
    <w:rsid w:val="6ACC1ED4"/>
    <w:rsid w:val="6B28B6A3"/>
    <w:rsid w:val="6B2C2C9C"/>
    <w:rsid w:val="6B3A9747"/>
    <w:rsid w:val="6B3C4937"/>
    <w:rsid w:val="6B5835A6"/>
    <w:rsid w:val="6B62E771"/>
    <w:rsid w:val="6B915A5D"/>
    <w:rsid w:val="6B9D87E1"/>
    <w:rsid w:val="6BAA4CAB"/>
    <w:rsid w:val="6BC9CA83"/>
    <w:rsid w:val="6BF6CDBB"/>
    <w:rsid w:val="6C097D21"/>
    <w:rsid w:val="6C4B8B33"/>
    <w:rsid w:val="6C4E4955"/>
    <w:rsid w:val="6CB4D163"/>
    <w:rsid w:val="6CCD47A0"/>
    <w:rsid w:val="6CE741DA"/>
    <w:rsid w:val="6CF769E3"/>
    <w:rsid w:val="6D132D44"/>
    <w:rsid w:val="6D1567D5"/>
    <w:rsid w:val="6D18DF83"/>
    <w:rsid w:val="6D6173B8"/>
    <w:rsid w:val="6D66A955"/>
    <w:rsid w:val="6DAF0329"/>
    <w:rsid w:val="6DBAE4C1"/>
    <w:rsid w:val="6DC5C0B0"/>
    <w:rsid w:val="6DCE4610"/>
    <w:rsid w:val="6E3A585A"/>
    <w:rsid w:val="6EBCA51D"/>
    <w:rsid w:val="6EDB01A4"/>
    <w:rsid w:val="6EDF6246"/>
    <w:rsid w:val="6F060D9C"/>
    <w:rsid w:val="6F5689E6"/>
    <w:rsid w:val="6F5E0711"/>
    <w:rsid w:val="6FC43168"/>
    <w:rsid w:val="6FEC6DAD"/>
    <w:rsid w:val="7009863D"/>
    <w:rsid w:val="70920761"/>
    <w:rsid w:val="7096DDA2"/>
    <w:rsid w:val="70B3F38F"/>
    <w:rsid w:val="70D31B09"/>
    <w:rsid w:val="7121C7E2"/>
    <w:rsid w:val="712D9D78"/>
    <w:rsid w:val="712DEE34"/>
    <w:rsid w:val="716F0D65"/>
    <w:rsid w:val="7174779F"/>
    <w:rsid w:val="7186E723"/>
    <w:rsid w:val="71B2323E"/>
    <w:rsid w:val="71B84E62"/>
    <w:rsid w:val="71E8444B"/>
    <w:rsid w:val="71E878F2"/>
    <w:rsid w:val="725D823D"/>
    <w:rsid w:val="72657206"/>
    <w:rsid w:val="7265BC76"/>
    <w:rsid w:val="72B74777"/>
    <w:rsid w:val="72C1C050"/>
    <w:rsid w:val="72C2FA7D"/>
    <w:rsid w:val="72E2B632"/>
    <w:rsid w:val="732CDBC9"/>
    <w:rsid w:val="7341EDF7"/>
    <w:rsid w:val="738D55E5"/>
    <w:rsid w:val="73B94D84"/>
    <w:rsid w:val="73C13E9F"/>
    <w:rsid w:val="73CEDE42"/>
    <w:rsid w:val="73FD6F26"/>
    <w:rsid w:val="741E30AF"/>
    <w:rsid w:val="7457B708"/>
    <w:rsid w:val="748A8A69"/>
    <w:rsid w:val="7511D10F"/>
    <w:rsid w:val="755EDDCA"/>
    <w:rsid w:val="75B1DA48"/>
    <w:rsid w:val="75CBA0A7"/>
    <w:rsid w:val="75CC65EB"/>
    <w:rsid w:val="75E1A0D2"/>
    <w:rsid w:val="761AD642"/>
    <w:rsid w:val="7648B149"/>
    <w:rsid w:val="76521B8E"/>
    <w:rsid w:val="766D0AE0"/>
    <w:rsid w:val="76A10419"/>
    <w:rsid w:val="76A5A6D3"/>
    <w:rsid w:val="76C1EAAB"/>
    <w:rsid w:val="76DF41F4"/>
    <w:rsid w:val="76FDCFF5"/>
    <w:rsid w:val="77005B91"/>
    <w:rsid w:val="774301CF"/>
    <w:rsid w:val="778B7071"/>
    <w:rsid w:val="77996BC4"/>
    <w:rsid w:val="77B28B55"/>
    <w:rsid w:val="77D722D1"/>
    <w:rsid w:val="77FE7672"/>
    <w:rsid w:val="78087D33"/>
    <w:rsid w:val="78286473"/>
    <w:rsid w:val="7835B9F9"/>
    <w:rsid w:val="783DDCF7"/>
    <w:rsid w:val="7863E3C8"/>
    <w:rsid w:val="7867E74C"/>
    <w:rsid w:val="78A85531"/>
    <w:rsid w:val="78C64111"/>
    <w:rsid w:val="78CDA7C5"/>
    <w:rsid w:val="78F03A8F"/>
    <w:rsid w:val="78FD2B23"/>
    <w:rsid w:val="795ACA3F"/>
    <w:rsid w:val="796C41B1"/>
    <w:rsid w:val="796CE16B"/>
    <w:rsid w:val="799629D3"/>
    <w:rsid w:val="79C93901"/>
    <w:rsid w:val="7A7AF35A"/>
    <w:rsid w:val="7A8176AA"/>
    <w:rsid w:val="7AC2C7CE"/>
    <w:rsid w:val="7AF93A99"/>
    <w:rsid w:val="7B89D088"/>
    <w:rsid w:val="7B8D966E"/>
    <w:rsid w:val="7BA0472C"/>
    <w:rsid w:val="7BADE3F6"/>
    <w:rsid w:val="7BD3E14B"/>
    <w:rsid w:val="7BDFD8C3"/>
    <w:rsid w:val="7C28D34A"/>
    <w:rsid w:val="7C54D463"/>
    <w:rsid w:val="7C57890E"/>
    <w:rsid w:val="7C7A07B8"/>
    <w:rsid w:val="7C83F6F8"/>
    <w:rsid w:val="7C913E94"/>
    <w:rsid w:val="7CA835E6"/>
    <w:rsid w:val="7CAB0378"/>
    <w:rsid w:val="7CACA871"/>
    <w:rsid w:val="7CB003F3"/>
    <w:rsid w:val="7CD884AA"/>
    <w:rsid w:val="7D004B24"/>
    <w:rsid w:val="7D087374"/>
    <w:rsid w:val="7D137E62"/>
    <w:rsid w:val="7D146082"/>
    <w:rsid w:val="7D199BFA"/>
    <w:rsid w:val="7D3C723A"/>
    <w:rsid w:val="7D55F820"/>
    <w:rsid w:val="7D660AF2"/>
    <w:rsid w:val="7D6D4C02"/>
    <w:rsid w:val="7DA77DDA"/>
    <w:rsid w:val="7DB853C1"/>
    <w:rsid w:val="7E1EE271"/>
    <w:rsid w:val="7E409A6E"/>
    <w:rsid w:val="7E5A4B2E"/>
    <w:rsid w:val="7E75B7AA"/>
    <w:rsid w:val="7E8887BD"/>
    <w:rsid w:val="7E923E5E"/>
    <w:rsid w:val="7EA5CC48"/>
    <w:rsid w:val="7EC019B1"/>
    <w:rsid w:val="7EFFA8C1"/>
    <w:rsid w:val="7F04BC61"/>
    <w:rsid w:val="7F6343AB"/>
    <w:rsid w:val="7FAE9CBD"/>
    <w:rsid w:val="7FD061BC"/>
    <w:rsid w:val="7FEFAA4B"/>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EB2478"/>
  <w15:docId w15:val="{0B6AB326-3A1A-4EFA-ABEC-95333C39D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rsid w:val="00CE2D55"/>
    <w:rPr>
      <w:rFonts w:ascii="Arial" w:hAnsi="Arial"/>
      <w:szCs w:val="24"/>
      <w:lang w:val="en-GB" w:eastAsia="nl-NL"/>
    </w:rPr>
  </w:style>
  <w:style w:type="paragraph" w:styleId="Heading1">
    <w:name w:val="heading 1"/>
    <w:basedOn w:val="Normal"/>
    <w:next w:val="BodyText"/>
    <w:link w:val="Heading1Char"/>
    <w:uiPriority w:val="99"/>
    <w:qFormat/>
    <w:rsid w:val="0046140F"/>
    <w:pPr>
      <w:keepNext/>
      <w:numPr>
        <w:numId w:val="5"/>
      </w:numPr>
      <w:tabs>
        <w:tab w:val="left" w:pos="5040"/>
        <w:tab w:val="left" w:pos="7200"/>
      </w:tabs>
      <w:spacing w:after="120" w:line="312" w:lineRule="auto"/>
      <w:outlineLvl w:val="0"/>
    </w:pPr>
    <w:rPr>
      <w:b/>
      <w:spacing w:val="4"/>
      <w:sz w:val="24"/>
    </w:rPr>
  </w:style>
  <w:style w:type="paragraph" w:styleId="Heading2">
    <w:name w:val="heading 2"/>
    <w:basedOn w:val="BodyText"/>
    <w:next w:val="BodyText"/>
    <w:link w:val="Heading2Char"/>
    <w:uiPriority w:val="99"/>
    <w:qFormat/>
    <w:rsid w:val="0046140F"/>
    <w:pPr>
      <w:keepNext/>
      <w:numPr>
        <w:ilvl w:val="1"/>
        <w:numId w:val="5"/>
      </w:numPr>
      <w:spacing w:after="120"/>
      <w:outlineLvl w:val="1"/>
    </w:pPr>
    <w:rPr>
      <w:b/>
      <w:bCs/>
      <w:sz w:val="22"/>
    </w:rPr>
  </w:style>
  <w:style w:type="paragraph" w:styleId="Heading3">
    <w:name w:val="heading 3"/>
    <w:basedOn w:val="Normal"/>
    <w:next w:val="Normal"/>
    <w:link w:val="Heading3Char"/>
    <w:uiPriority w:val="99"/>
    <w:qFormat/>
    <w:rsid w:val="0046140F"/>
    <w:pPr>
      <w:keepNext/>
      <w:numPr>
        <w:ilvl w:val="2"/>
        <w:numId w:val="5"/>
      </w:numPr>
      <w:spacing w:after="120"/>
      <w:outlineLvl w:val="2"/>
    </w:pPr>
    <w:rPr>
      <w:b/>
      <w:iCs/>
      <w:lang w:val="en-US"/>
    </w:rPr>
  </w:style>
  <w:style w:type="paragraph" w:styleId="Heading4">
    <w:name w:val="heading 4"/>
    <w:basedOn w:val="Heading3"/>
    <w:next w:val="Normal"/>
    <w:link w:val="Heading4Char"/>
    <w:qFormat/>
    <w:rsid w:val="00CE6709"/>
    <w:pPr>
      <w:numPr>
        <w:ilvl w:val="3"/>
      </w:numPr>
      <w:outlineLvl w:val="3"/>
    </w:pPr>
    <w:rPr>
      <w:i/>
    </w:rPr>
  </w:style>
  <w:style w:type="paragraph" w:styleId="Heading5">
    <w:name w:val="heading 5"/>
    <w:basedOn w:val="Normal"/>
    <w:next w:val="Normal"/>
    <w:qFormat/>
    <w:rsid w:val="008D00F9"/>
    <w:pPr>
      <w:keepNext/>
      <w:numPr>
        <w:ilvl w:val="4"/>
        <w:numId w:val="1"/>
      </w:numPr>
      <w:outlineLvl w:val="4"/>
    </w:pPr>
  </w:style>
  <w:style w:type="paragraph" w:styleId="Heading6">
    <w:name w:val="heading 6"/>
    <w:basedOn w:val="Normal"/>
    <w:next w:val="Normal"/>
    <w:qFormat/>
    <w:rsid w:val="008D00F9"/>
    <w:pPr>
      <w:keepNext/>
      <w:numPr>
        <w:ilvl w:val="5"/>
        <w:numId w:val="1"/>
      </w:numPr>
      <w:outlineLvl w:val="5"/>
    </w:pPr>
    <w:rPr>
      <w:bCs/>
    </w:rPr>
  </w:style>
  <w:style w:type="paragraph" w:styleId="Heading7">
    <w:name w:val="heading 7"/>
    <w:basedOn w:val="Normal"/>
    <w:next w:val="Normal"/>
    <w:qFormat/>
    <w:rsid w:val="008D00F9"/>
    <w:pPr>
      <w:keepNext/>
      <w:numPr>
        <w:ilvl w:val="6"/>
        <w:numId w:val="1"/>
      </w:numPr>
      <w:outlineLvl w:val="6"/>
    </w:pPr>
  </w:style>
  <w:style w:type="paragraph" w:styleId="Heading8">
    <w:name w:val="heading 8"/>
    <w:basedOn w:val="Normal"/>
    <w:next w:val="Normal"/>
    <w:qFormat/>
    <w:rsid w:val="008D00F9"/>
    <w:pPr>
      <w:keepNext/>
      <w:numPr>
        <w:ilvl w:val="7"/>
        <w:numId w:val="1"/>
      </w:numPr>
      <w:outlineLvl w:val="7"/>
    </w:pPr>
  </w:style>
  <w:style w:type="paragraph" w:styleId="Heading9">
    <w:name w:val="heading 9"/>
    <w:basedOn w:val="Normal"/>
    <w:next w:val="Normal"/>
    <w:qFormat/>
    <w:rsid w:val="008D00F9"/>
    <w:pPr>
      <w:keepNext/>
      <w:widowControl w:val="0"/>
      <w:numPr>
        <w:ilvl w:val="8"/>
        <w:numId w:val="1"/>
      </w:numPr>
      <w:outlineLvl w:val="8"/>
    </w:pPr>
    <w:rPr>
      <w:kern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0A5343"/>
    <w:pPr>
      <w:spacing w:line="288" w:lineRule="auto"/>
    </w:pPr>
    <w:rPr>
      <w:rFonts w:ascii="Arial" w:hAnsi="Arial"/>
      <w:spacing w:val="4"/>
      <w:szCs w:val="24"/>
      <w:lang w:val="en-GB" w:eastAsia="nl-NL"/>
    </w:rPr>
  </w:style>
  <w:style w:type="paragraph" w:customStyle="1" w:styleId="dottedline">
    <w:name w:val="dotted line"/>
    <w:basedOn w:val="BodyText"/>
    <w:next w:val="BodyText"/>
    <w:link w:val="dottedlineChar"/>
    <w:rsid w:val="009B72BD"/>
    <w:rPr>
      <w:spacing w:val="30"/>
      <w:sz w:val="24"/>
    </w:rPr>
  </w:style>
  <w:style w:type="paragraph" w:customStyle="1" w:styleId="Numbers">
    <w:name w:val="Numbers"/>
    <w:basedOn w:val="bullets"/>
    <w:next w:val="BodyText"/>
    <w:rsid w:val="00D70974"/>
    <w:pPr>
      <w:numPr>
        <w:numId w:val="2"/>
      </w:numPr>
      <w:tabs>
        <w:tab w:val="clear" w:pos="624"/>
        <w:tab w:val="num" w:pos="360"/>
      </w:tabs>
      <w:ind w:left="0" w:firstLine="0"/>
    </w:pPr>
  </w:style>
  <w:style w:type="paragraph" w:styleId="Header">
    <w:name w:val="header"/>
    <w:basedOn w:val="Normal"/>
    <w:rsid w:val="00487401"/>
    <w:pPr>
      <w:tabs>
        <w:tab w:val="center" w:pos="4819"/>
        <w:tab w:val="right" w:pos="9638"/>
      </w:tabs>
    </w:pPr>
  </w:style>
  <w:style w:type="character" w:customStyle="1" w:styleId="BodyTextChar">
    <w:name w:val="Body Text Char"/>
    <w:link w:val="BodyText"/>
    <w:rsid w:val="000A5343"/>
    <w:rPr>
      <w:rFonts w:ascii="Arial" w:hAnsi="Arial"/>
      <w:spacing w:val="4"/>
      <w:szCs w:val="24"/>
      <w:lang w:val="en-GB" w:eastAsia="nl-NL" w:bidi="ar-SA"/>
    </w:rPr>
  </w:style>
  <w:style w:type="paragraph" w:customStyle="1" w:styleId="Onderkantformulier">
    <w:name w:val="Onderkant formulier"/>
    <w:basedOn w:val="Normal"/>
    <w:next w:val="Normal"/>
    <w:hidden/>
    <w:rsid w:val="009B72BD"/>
    <w:pPr>
      <w:pBdr>
        <w:top w:val="single" w:sz="6" w:space="1" w:color="auto"/>
      </w:pBdr>
      <w:jc w:val="center"/>
    </w:pPr>
    <w:rPr>
      <w:rFonts w:cs="Arial"/>
      <w:vanish/>
      <w:sz w:val="16"/>
      <w:szCs w:val="16"/>
    </w:rPr>
  </w:style>
  <w:style w:type="paragraph" w:customStyle="1" w:styleId="Bovenkantformulier">
    <w:name w:val="Bovenkant formulier"/>
    <w:basedOn w:val="Normal"/>
    <w:next w:val="Normal"/>
    <w:hidden/>
    <w:rsid w:val="009B72BD"/>
    <w:pPr>
      <w:pBdr>
        <w:bottom w:val="single" w:sz="6" w:space="1" w:color="auto"/>
      </w:pBdr>
      <w:jc w:val="center"/>
    </w:pPr>
    <w:rPr>
      <w:rFonts w:cs="Arial"/>
      <w:vanish/>
      <w:sz w:val="16"/>
      <w:szCs w:val="16"/>
    </w:rPr>
  </w:style>
  <w:style w:type="paragraph" w:styleId="Footer">
    <w:name w:val="footer"/>
    <w:basedOn w:val="Normal"/>
    <w:rsid w:val="008C289F"/>
    <w:pPr>
      <w:tabs>
        <w:tab w:val="center" w:pos="4153"/>
        <w:tab w:val="right" w:pos="8306"/>
      </w:tabs>
      <w:spacing w:line="264" w:lineRule="auto"/>
      <w:jc w:val="right"/>
    </w:pPr>
    <w:rPr>
      <w:spacing w:val="4"/>
      <w:sz w:val="16"/>
    </w:rPr>
  </w:style>
  <w:style w:type="paragraph" w:customStyle="1" w:styleId="subbullet">
    <w:name w:val="subbullet"/>
    <w:basedOn w:val="bullets"/>
    <w:next w:val="BodyText"/>
    <w:link w:val="subbulletChar"/>
    <w:rsid w:val="00D70974"/>
    <w:pPr>
      <w:numPr>
        <w:numId w:val="3"/>
      </w:numPr>
      <w:tabs>
        <w:tab w:val="left" w:pos="7938"/>
      </w:tabs>
    </w:pPr>
  </w:style>
  <w:style w:type="paragraph" w:customStyle="1" w:styleId="Documentsubtitle">
    <w:name w:val="Document subtitle"/>
    <w:basedOn w:val="BodyText"/>
    <w:rsid w:val="008D00F9"/>
    <w:rPr>
      <w:sz w:val="28"/>
    </w:rPr>
  </w:style>
  <w:style w:type="paragraph" w:styleId="z-BottomofForm">
    <w:name w:val="HTML Bottom of Form"/>
    <w:basedOn w:val="Normal"/>
    <w:next w:val="Normal"/>
    <w:hidden/>
    <w:rsid w:val="009B72BD"/>
    <w:pPr>
      <w:pBdr>
        <w:top w:val="single" w:sz="6" w:space="1" w:color="auto"/>
      </w:pBdr>
      <w:jc w:val="center"/>
    </w:pPr>
    <w:rPr>
      <w:rFonts w:cs="Arial"/>
      <w:vanish/>
      <w:sz w:val="16"/>
      <w:szCs w:val="16"/>
    </w:rPr>
  </w:style>
  <w:style w:type="paragraph" w:styleId="z-TopofForm">
    <w:name w:val="HTML Top of Form"/>
    <w:basedOn w:val="Normal"/>
    <w:next w:val="Normal"/>
    <w:hidden/>
    <w:rsid w:val="009B72BD"/>
    <w:pPr>
      <w:pBdr>
        <w:bottom w:val="single" w:sz="6" w:space="1" w:color="auto"/>
      </w:pBdr>
      <w:jc w:val="center"/>
    </w:pPr>
    <w:rPr>
      <w:rFonts w:cs="Arial"/>
      <w:vanish/>
      <w:sz w:val="16"/>
      <w:szCs w:val="16"/>
    </w:rPr>
  </w:style>
  <w:style w:type="paragraph" w:customStyle="1" w:styleId="bullets">
    <w:name w:val="bullets"/>
    <w:basedOn w:val="BodyText"/>
    <w:next w:val="BodyText"/>
    <w:link w:val="bulletsCharChar"/>
    <w:rsid w:val="00D70974"/>
    <w:pPr>
      <w:numPr>
        <w:numId w:val="4"/>
      </w:numPr>
      <w:tabs>
        <w:tab w:val="clear" w:pos="624"/>
        <w:tab w:val="num" w:pos="360"/>
      </w:tabs>
      <w:ind w:left="0" w:firstLine="0"/>
    </w:pPr>
  </w:style>
  <w:style w:type="character" w:customStyle="1" w:styleId="bulletsCharChar">
    <w:name w:val="bullets Char Char"/>
    <w:basedOn w:val="BodyTextChar"/>
    <w:link w:val="bullets"/>
    <w:rsid w:val="00D70974"/>
    <w:rPr>
      <w:rFonts w:ascii="Arial" w:hAnsi="Arial"/>
      <w:spacing w:val="4"/>
      <w:szCs w:val="24"/>
      <w:lang w:val="en-GB" w:eastAsia="nl-NL" w:bidi="ar-SA"/>
    </w:rPr>
  </w:style>
  <w:style w:type="character" w:styleId="FollowedHyperlink">
    <w:name w:val="FollowedHyperlink"/>
    <w:rsid w:val="00524CD0"/>
    <w:rPr>
      <w:rFonts w:ascii="Arial" w:hAnsi="Arial"/>
      <w:color w:val="800080"/>
      <w:spacing w:val="4"/>
      <w:w w:val="100"/>
      <w:sz w:val="20"/>
      <w:szCs w:val="20"/>
      <w:u w:val="single"/>
    </w:rPr>
  </w:style>
  <w:style w:type="character" w:styleId="Hyperlink">
    <w:name w:val="Hyperlink"/>
    <w:uiPriority w:val="99"/>
    <w:rsid w:val="006D1D0B"/>
    <w:rPr>
      <w:rFonts w:ascii="Arial" w:hAnsi="Arial"/>
      <w:color w:val="0000FF"/>
      <w:spacing w:val="4"/>
      <w:w w:val="100"/>
      <w:position w:val="0"/>
      <w:sz w:val="20"/>
      <w:szCs w:val="20"/>
      <w:u w:val="single"/>
    </w:rPr>
  </w:style>
  <w:style w:type="paragraph" w:styleId="BalloonText">
    <w:name w:val="Balloon Text"/>
    <w:basedOn w:val="Normal"/>
    <w:semiHidden/>
    <w:rsid w:val="00C73891"/>
    <w:rPr>
      <w:rFonts w:ascii="Tahoma" w:hAnsi="Tahoma" w:cs="Tahoma"/>
      <w:sz w:val="16"/>
      <w:szCs w:val="16"/>
    </w:rPr>
  </w:style>
  <w:style w:type="character" w:customStyle="1" w:styleId="dottedlineChar">
    <w:name w:val="dotted line Char"/>
    <w:link w:val="dottedline"/>
    <w:rsid w:val="00CC4590"/>
    <w:rPr>
      <w:rFonts w:ascii="Arial" w:hAnsi="Arial"/>
      <w:spacing w:val="30"/>
      <w:sz w:val="24"/>
      <w:szCs w:val="24"/>
      <w:lang w:val="en-GB" w:eastAsia="nl-NL" w:bidi="ar-SA"/>
    </w:rPr>
  </w:style>
  <w:style w:type="character" w:customStyle="1" w:styleId="subbulletChar">
    <w:name w:val="subbullet Char"/>
    <w:basedOn w:val="bulletsCharChar"/>
    <w:link w:val="subbullet"/>
    <w:rsid w:val="00D70974"/>
    <w:rPr>
      <w:rFonts w:ascii="Arial" w:hAnsi="Arial"/>
      <w:spacing w:val="4"/>
      <w:szCs w:val="24"/>
      <w:lang w:val="en-GB" w:eastAsia="nl-NL" w:bidi="ar-SA"/>
    </w:rPr>
  </w:style>
  <w:style w:type="paragraph" w:styleId="FootnoteText">
    <w:name w:val="footnote text"/>
    <w:basedOn w:val="BodyText"/>
    <w:link w:val="FootnoteTextChar"/>
    <w:uiPriority w:val="99"/>
    <w:semiHidden/>
    <w:rsid w:val="009E43F6"/>
    <w:pPr>
      <w:spacing w:line="264" w:lineRule="auto"/>
      <w:ind w:left="113" w:hanging="113"/>
    </w:pPr>
    <w:rPr>
      <w:sz w:val="16"/>
    </w:rPr>
  </w:style>
  <w:style w:type="character" w:styleId="FootnoteReference">
    <w:name w:val="footnote reference"/>
    <w:uiPriority w:val="99"/>
    <w:semiHidden/>
    <w:rsid w:val="00BE7E92"/>
    <w:rPr>
      <w:vertAlign w:val="superscript"/>
    </w:rPr>
  </w:style>
  <w:style w:type="paragraph" w:customStyle="1" w:styleId="Linespace">
    <w:name w:val="Linespace"/>
    <w:basedOn w:val="BodyText"/>
    <w:uiPriority w:val="99"/>
    <w:rsid w:val="00CE5964"/>
    <w:pPr>
      <w:spacing w:line="240" w:lineRule="auto"/>
      <w:jc w:val="both"/>
    </w:pPr>
    <w:rPr>
      <w:szCs w:val="16"/>
    </w:rPr>
  </w:style>
  <w:style w:type="paragraph" w:customStyle="1" w:styleId="Headertext">
    <w:name w:val="Header text"/>
    <w:basedOn w:val="BodyText"/>
    <w:rsid w:val="00B37607"/>
    <w:pPr>
      <w:spacing w:line="264" w:lineRule="auto"/>
    </w:pPr>
    <w:rPr>
      <w:rFonts w:cs="Arial"/>
      <w:sz w:val="18"/>
    </w:rPr>
  </w:style>
  <w:style w:type="paragraph" w:customStyle="1" w:styleId="DocumentTitle">
    <w:name w:val="Document Title"/>
    <w:basedOn w:val="BodyText"/>
    <w:rsid w:val="004B3413"/>
    <w:pPr>
      <w:tabs>
        <w:tab w:val="left" w:pos="5040"/>
        <w:tab w:val="left" w:pos="7200"/>
      </w:tabs>
    </w:pPr>
    <w:rPr>
      <w:b/>
      <w:color w:val="009F47"/>
      <w:sz w:val="40"/>
    </w:rPr>
  </w:style>
  <w:style w:type="paragraph" w:customStyle="1" w:styleId="Guidelinestext">
    <w:name w:val="Guidelines text"/>
    <w:basedOn w:val="BodyText"/>
    <w:link w:val="GuidelinestextCharChar"/>
    <w:rsid w:val="004667C3"/>
    <w:rPr>
      <w:i/>
      <w:iCs/>
      <w:sz w:val="19"/>
    </w:rPr>
  </w:style>
  <w:style w:type="character" w:customStyle="1" w:styleId="GuidelinestextCharChar">
    <w:name w:val="Guidelines text Char Char"/>
    <w:link w:val="Guidelinestext"/>
    <w:rsid w:val="004667C3"/>
    <w:rPr>
      <w:rFonts w:ascii="Arial" w:hAnsi="Arial"/>
      <w:i/>
      <w:iCs/>
      <w:spacing w:val="4"/>
      <w:sz w:val="19"/>
      <w:szCs w:val="24"/>
      <w:lang w:val="en-GB" w:eastAsia="nl-NL" w:bidi="ar-SA"/>
    </w:rPr>
  </w:style>
  <w:style w:type="paragraph" w:customStyle="1" w:styleId="Guidelinesbullets">
    <w:name w:val="Guidelines bullets"/>
    <w:basedOn w:val="bullets"/>
    <w:rsid w:val="004667C3"/>
    <w:rPr>
      <w:i/>
      <w:sz w:val="19"/>
    </w:rPr>
  </w:style>
  <w:style w:type="paragraph" w:styleId="TOC2">
    <w:name w:val="toc 2"/>
    <w:basedOn w:val="BodyText"/>
    <w:next w:val="BodyText"/>
    <w:autoRedefine/>
    <w:uiPriority w:val="39"/>
    <w:rsid w:val="00287F55"/>
    <w:pPr>
      <w:tabs>
        <w:tab w:val="left" w:pos="475"/>
        <w:tab w:val="left" w:pos="1008"/>
        <w:tab w:val="left" w:pos="1120"/>
        <w:tab w:val="right" w:leader="dot" w:pos="9696"/>
      </w:tabs>
      <w:spacing w:line="240" w:lineRule="auto"/>
      <w:ind w:left="476"/>
      <w:jc w:val="both"/>
    </w:pPr>
    <w:rPr>
      <w:i/>
      <w:iCs/>
      <w:noProof/>
      <w:szCs w:val="22"/>
    </w:rPr>
  </w:style>
  <w:style w:type="paragraph" w:styleId="TOC1">
    <w:name w:val="toc 1"/>
    <w:basedOn w:val="BodyText"/>
    <w:next w:val="BodyText"/>
    <w:autoRedefine/>
    <w:uiPriority w:val="39"/>
    <w:rsid w:val="00287F55"/>
    <w:pPr>
      <w:tabs>
        <w:tab w:val="left" w:pos="475"/>
        <w:tab w:val="right" w:leader="dot" w:pos="9696"/>
      </w:tabs>
      <w:spacing w:before="100" w:line="240" w:lineRule="auto"/>
      <w:jc w:val="both"/>
    </w:pPr>
    <w:rPr>
      <w:b/>
      <w:bCs/>
      <w:noProof/>
      <w:szCs w:val="16"/>
    </w:rPr>
  </w:style>
  <w:style w:type="paragraph" w:styleId="TOC3">
    <w:name w:val="toc 3"/>
    <w:basedOn w:val="TOC2"/>
    <w:next w:val="Normal"/>
    <w:autoRedefine/>
    <w:uiPriority w:val="39"/>
    <w:rsid w:val="00836093"/>
    <w:pPr>
      <w:tabs>
        <w:tab w:val="clear" w:pos="475"/>
        <w:tab w:val="clear" w:pos="1120"/>
        <w:tab w:val="left" w:pos="1668"/>
        <w:tab w:val="left" w:pos="1872"/>
      </w:tabs>
      <w:ind w:left="1008"/>
    </w:pPr>
  </w:style>
  <w:style w:type="paragraph" w:customStyle="1" w:styleId="tablecontents">
    <w:name w:val="table contents"/>
    <w:basedOn w:val="Normal"/>
    <w:uiPriority w:val="99"/>
    <w:rsid w:val="00057772"/>
    <w:pPr>
      <w:widowControl w:val="0"/>
    </w:pPr>
    <w:rPr>
      <w:color w:val="000000"/>
      <w:spacing w:val="4"/>
      <w:sz w:val="18"/>
      <w:szCs w:val="20"/>
      <w:lang w:eastAsia="de-DE"/>
    </w:rPr>
  </w:style>
  <w:style w:type="character" w:customStyle="1" w:styleId="Heading2Char">
    <w:name w:val="Heading 2 Char"/>
    <w:link w:val="Heading2"/>
    <w:uiPriority w:val="99"/>
    <w:rsid w:val="0046140F"/>
    <w:rPr>
      <w:rFonts w:ascii="Arial" w:hAnsi="Arial"/>
      <w:b/>
      <w:bCs/>
      <w:spacing w:val="4"/>
      <w:sz w:val="22"/>
      <w:szCs w:val="24"/>
      <w:lang w:val="en-GB" w:eastAsia="nl-NL"/>
    </w:rPr>
  </w:style>
  <w:style w:type="paragraph" w:customStyle="1" w:styleId="tablecontentsheading">
    <w:name w:val="table contents heading"/>
    <w:basedOn w:val="Normal"/>
    <w:rsid w:val="00471CA3"/>
    <w:pPr>
      <w:widowControl w:val="0"/>
    </w:pPr>
    <w:rPr>
      <w:b/>
      <w:spacing w:val="4"/>
      <w:szCs w:val="20"/>
      <w:lang w:eastAsia="de-DE"/>
    </w:rPr>
  </w:style>
  <w:style w:type="paragraph" w:customStyle="1" w:styleId="tablecontentsPA">
    <w:name w:val="table contents PA"/>
    <w:basedOn w:val="tablecontents"/>
    <w:rsid w:val="005E78FC"/>
    <w:rPr>
      <w:sz w:val="17"/>
    </w:rPr>
  </w:style>
  <w:style w:type="character" w:styleId="PageNumber">
    <w:name w:val="page number"/>
    <w:basedOn w:val="DefaultParagraphFont"/>
    <w:rsid w:val="004A3571"/>
  </w:style>
  <w:style w:type="character" w:customStyle="1" w:styleId="FootnoteTextChar">
    <w:name w:val="Footnote Text Char"/>
    <w:link w:val="FootnoteText"/>
    <w:uiPriority w:val="99"/>
    <w:rsid w:val="009E43F6"/>
    <w:rPr>
      <w:rFonts w:ascii="Arial" w:hAnsi="Arial"/>
      <w:spacing w:val="4"/>
      <w:sz w:val="16"/>
      <w:szCs w:val="24"/>
      <w:lang w:val="en-GB" w:eastAsia="nl-NL" w:bidi="ar-SA"/>
    </w:rPr>
  </w:style>
  <w:style w:type="paragraph" w:customStyle="1" w:styleId="Titlefrontpage">
    <w:name w:val="Title front page"/>
    <w:basedOn w:val="Normal"/>
    <w:rsid w:val="00926E65"/>
    <w:pPr>
      <w:widowControl w:val="0"/>
      <w:jc w:val="both"/>
    </w:pPr>
    <w:rPr>
      <w:b/>
      <w:snapToGrid w:val="0"/>
      <w:color w:val="009F47"/>
      <w:spacing w:val="4"/>
      <w:sz w:val="40"/>
      <w:szCs w:val="20"/>
      <w:lang w:eastAsia="de-DE"/>
    </w:rPr>
  </w:style>
  <w:style w:type="character" w:customStyle="1" w:styleId="Heading3Char">
    <w:name w:val="Heading 3 Char"/>
    <w:link w:val="Heading3"/>
    <w:uiPriority w:val="99"/>
    <w:locked/>
    <w:rsid w:val="00211422"/>
    <w:rPr>
      <w:rFonts w:ascii="Arial" w:hAnsi="Arial"/>
      <w:b/>
      <w:iCs/>
      <w:szCs w:val="24"/>
      <w:lang w:val="en-US" w:eastAsia="nl-NL"/>
    </w:rPr>
  </w:style>
  <w:style w:type="paragraph" w:customStyle="1" w:styleId="ESHeading">
    <w:name w:val="ES Heading"/>
    <w:basedOn w:val="Heading1"/>
    <w:uiPriority w:val="99"/>
    <w:rsid w:val="00926E65"/>
    <w:pPr>
      <w:pageBreakBefore/>
      <w:widowControl w:val="0"/>
      <w:numPr>
        <w:numId w:val="0"/>
      </w:numPr>
      <w:tabs>
        <w:tab w:val="clear" w:pos="5040"/>
        <w:tab w:val="clear" w:pos="7200"/>
      </w:tabs>
      <w:spacing w:before="80" w:after="240" w:line="240" w:lineRule="auto"/>
      <w:jc w:val="both"/>
    </w:pPr>
    <w:rPr>
      <w:snapToGrid w:val="0"/>
      <w:kern w:val="28"/>
      <w:sz w:val="28"/>
      <w:szCs w:val="20"/>
      <w:lang w:val="en-US" w:eastAsia="de-DE"/>
    </w:rPr>
  </w:style>
  <w:style w:type="paragraph" w:customStyle="1" w:styleId="Guidelinetext">
    <w:name w:val="Guideline text"/>
    <w:basedOn w:val="Normal"/>
    <w:rsid w:val="00926E65"/>
    <w:pPr>
      <w:spacing w:line="288" w:lineRule="auto"/>
      <w:jc w:val="both"/>
    </w:pPr>
    <w:rPr>
      <w:i/>
      <w:snapToGrid w:val="0"/>
      <w:spacing w:val="4"/>
      <w:szCs w:val="20"/>
      <w:lang w:eastAsia="de-DE"/>
    </w:rPr>
  </w:style>
  <w:style w:type="character" w:styleId="CommentReference">
    <w:name w:val="annotation reference"/>
    <w:semiHidden/>
    <w:rsid w:val="00710C0C"/>
    <w:rPr>
      <w:sz w:val="16"/>
      <w:szCs w:val="16"/>
    </w:rPr>
  </w:style>
  <w:style w:type="paragraph" w:styleId="CommentText">
    <w:name w:val="annotation text"/>
    <w:basedOn w:val="Normal"/>
    <w:link w:val="CommentTextChar"/>
    <w:semiHidden/>
    <w:rsid w:val="00710C0C"/>
    <w:rPr>
      <w:szCs w:val="20"/>
    </w:rPr>
  </w:style>
  <w:style w:type="paragraph" w:styleId="CommentSubject">
    <w:name w:val="annotation subject"/>
    <w:basedOn w:val="CommentText"/>
    <w:next w:val="CommentText"/>
    <w:semiHidden/>
    <w:rsid w:val="00710C0C"/>
    <w:rPr>
      <w:b/>
      <w:bCs/>
    </w:rPr>
  </w:style>
  <w:style w:type="table" w:styleId="TableGrid">
    <w:name w:val="Table Grid"/>
    <w:basedOn w:val="TableNormal"/>
    <w:rsid w:val="00254E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WHYLESS_caption,Légende french Char,Légende french Char Char Char,Légende french,Légende french Car,kuvateksti,Abb,TEAADS Table,Figure/Table Caption,Epígrafe Car + Centered,Epígrafe Car"/>
    <w:basedOn w:val="Normal"/>
    <w:next w:val="Normal"/>
    <w:link w:val="CaptionChar"/>
    <w:uiPriority w:val="35"/>
    <w:unhideWhenUsed/>
    <w:qFormat/>
    <w:rsid w:val="00211422"/>
    <w:pPr>
      <w:spacing w:after="200"/>
    </w:pPr>
    <w:rPr>
      <w:b/>
      <w:bCs/>
      <w:color w:val="4F81BD"/>
      <w:sz w:val="18"/>
      <w:szCs w:val="18"/>
    </w:rPr>
  </w:style>
  <w:style w:type="paragraph" w:styleId="ListParagraph">
    <w:name w:val="List Paragraph"/>
    <w:basedOn w:val="Normal"/>
    <w:uiPriority w:val="34"/>
    <w:qFormat/>
    <w:rsid w:val="00F2101D"/>
    <w:pPr>
      <w:spacing w:after="200" w:line="276" w:lineRule="auto"/>
      <w:ind w:left="720"/>
      <w:contextualSpacing/>
    </w:pPr>
    <w:rPr>
      <w:rFonts w:ascii="Calibri" w:hAnsi="Calibri"/>
      <w:sz w:val="22"/>
      <w:szCs w:val="22"/>
      <w:lang w:val="fr-FR" w:eastAsia="fr-FR"/>
    </w:rPr>
  </w:style>
  <w:style w:type="character" w:customStyle="1" w:styleId="Heading1Char">
    <w:name w:val="Heading 1 Char"/>
    <w:link w:val="Heading1"/>
    <w:uiPriority w:val="99"/>
    <w:rsid w:val="00022E24"/>
    <w:rPr>
      <w:rFonts w:ascii="Arial" w:hAnsi="Arial"/>
      <w:b/>
      <w:spacing w:val="4"/>
      <w:sz w:val="24"/>
      <w:szCs w:val="24"/>
      <w:lang w:val="en-GB" w:eastAsia="nl-NL"/>
    </w:rPr>
  </w:style>
  <w:style w:type="paragraph" w:styleId="NormalWeb">
    <w:name w:val="Normal (Web)"/>
    <w:basedOn w:val="Normal"/>
    <w:uiPriority w:val="99"/>
    <w:unhideWhenUsed/>
    <w:qFormat/>
    <w:rsid w:val="00B9266E"/>
    <w:pPr>
      <w:spacing w:before="100" w:beforeAutospacing="1" w:after="100" w:afterAutospacing="1"/>
    </w:pPr>
    <w:rPr>
      <w:rFonts w:ascii="Times New Roman" w:hAnsi="Times New Roman"/>
      <w:sz w:val="24"/>
      <w:lang w:val="es-ES" w:eastAsia="es-ES"/>
    </w:rPr>
  </w:style>
  <w:style w:type="character" w:customStyle="1" w:styleId="apple-converted-space">
    <w:name w:val="apple-converted-space"/>
    <w:basedOn w:val="DefaultParagraphFont"/>
    <w:rsid w:val="00B9266E"/>
  </w:style>
  <w:style w:type="paragraph" w:customStyle="1" w:styleId="bulletlist">
    <w:name w:val="bullet list"/>
    <w:basedOn w:val="BodyText"/>
    <w:rsid w:val="008E3FBC"/>
    <w:pPr>
      <w:numPr>
        <w:numId w:val="6"/>
      </w:numPr>
      <w:spacing w:line="240" w:lineRule="auto"/>
      <w:jc w:val="both"/>
    </w:pPr>
    <w:rPr>
      <w:rFonts w:ascii="Times New Roman" w:hAnsi="Times New Roman"/>
      <w:spacing w:val="0"/>
      <w:szCs w:val="20"/>
      <w:lang w:val="en-US" w:eastAsia="en-US"/>
    </w:rPr>
  </w:style>
  <w:style w:type="paragraph" w:customStyle="1" w:styleId="references">
    <w:name w:val="references"/>
    <w:rsid w:val="008E3FBC"/>
    <w:pPr>
      <w:numPr>
        <w:numId w:val="7"/>
      </w:numPr>
      <w:jc w:val="both"/>
    </w:pPr>
    <w:rPr>
      <w:sz w:val="18"/>
      <w:szCs w:val="18"/>
      <w:lang w:val="en-US" w:eastAsia="en-US"/>
    </w:rPr>
  </w:style>
  <w:style w:type="paragraph" w:customStyle="1" w:styleId="Normal1">
    <w:name w:val="Normal1"/>
    <w:rsid w:val="009D00A3"/>
    <w:pPr>
      <w:spacing w:line="276" w:lineRule="auto"/>
    </w:pPr>
    <w:rPr>
      <w:rFonts w:ascii="Arial" w:eastAsia="Arial" w:hAnsi="Arial" w:cs="Arial"/>
      <w:color w:val="000000"/>
      <w:sz w:val="22"/>
      <w:szCs w:val="22"/>
    </w:rPr>
  </w:style>
  <w:style w:type="paragraph" w:customStyle="1" w:styleId="Subtitlefrontpage">
    <w:name w:val="Sub title front page"/>
    <w:basedOn w:val="Titlefrontpage"/>
    <w:rsid w:val="00A61CD0"/>
    <w:rPr>
      <w:b w:val="0"/>
      <w:color w:val="auto"/>
      <w:sz w:val="28"/>
    </w:rPr>
  </w:style>
  <w:style w:type="character" w:styleId="Emphasis">
    <w:name w:val="Emphasis"/>
    <w:basedOn w:val="DefaultParagraphFont"/>
    <w:uiPriority w:val="20"/>
    <w:qFormat/>
    <w:rsid w:val="007B1B2F"/>
    <w:rPr>
      <w:i/>
      <w:iCs/>
    </w:rPr>
  </w:style>
  <w:style w:type="paragraph" w:customStyle="1" w:styleId="BodyTextHeading1and2">
    <w:name w:val="Body Text Heading 1 and 2"/>
    <w:link w:val="BodyTextHeading1and2Char"/>
    <w:uiPriority w:val="99"/>
    <w:rsid w:val="004D31D7"/>
    <w:pPr>
      <w:spacing w:after="120"/>
      <w:ind w:left="1080"/>
    </w:pPr>
    <w:rPr>
      <w:rFonts w:ascii="Arial" w:hAnsi="Arial"/>
      <w:szCs w:val="24"/>
      <w:lang w:val="en-US" w:eastAsia="en-US"/>
    </w:rPr>
  </w:style>
  <w:style w:type="character" w:customStyle="1" w:styleId="BodyTextHeading1and2Char">
    <w:name w:val="Body Text Heading 1 and 2 Char"/>
    <w:basedOn w:val="DefaultParagraphFont"/>
    <w:link w:val="BodyTextHeading1and2"/>
    <w:uiPriority w:val="99"/>
    <w:locked/>
    <w:rsid w:val="004D31D7"/>
    <w:rPr>
      <w:rFonts w:ascii="Arial" w:hAnsi="Arial"/>
      <w:szCs w:val="24"/>
      <w:lang w:val="en-US" w:eastAsia="en-US"/>
    </w:rPr>
  </w:style>
  <w:style w:type="paragraph" w:customStyle="1" w:styleId="Style-2">
    <w:name w:val="Style-2"/>
    <w:rsid w:val="00C33430"/>
  </w:style>
  <w:style w:type="paragraph" w:customStyle="1" w:styleId="Style-3">
    <w:name w:val="Style-3"/>
    <w:rsid w:val="00C33430"/>
  </w:style>
  <w:style w:type="paragraph" w:customStyle="1" w:styleId="Style-1">
    <w:name w:val="Style-1"/>
    <w:rsid w:val="00C20548"/>
  </w:style>
  <w:style w:type="character" w:customStyle="1" w:styleId="hps">
    <w:name w:val="hps"/>
    <w:basedOn w:val="DefaultParagraphFont"/>
    <w:rsid w:val="00D64441"/>
  </w:style>
  <w:style w:type="paragraph" w:styleId="Revision">
    <w:name w:val="Revision"/>
    <w:hidden/>
    <w:uiPriority w:val="99"/>
    <w:semiHidden/>
    <w:rsid w:val="008C3CF3"/>
    <w:rPr>
      <w:rFonts w:ascii="Arial" w:hAnsi="Arial"/>
      <w:szCs w:val="24"/>
      <w:lang w:val="en-GB" w:eastAsia="nl-NL"/>
    </w:rPr>
  </w:style>
  <w:style w:type="paragraph" w:styleId="Bibliography">
    <w:name w:val="Bibliography"/>
    <w:basedOn w:val="Normal"/>
    <w:next w:val="Normal"/>
    <w:uiPriority w:val="37"/>
    <w:unhideWhenUsed/>
    <w:rsid w:val="006819F5"/>
    <w:rPr>
      <w:rFonts w:ascii="Times New Roman" w:eastAsiaTheme="minorHAnsi" w:hAnsi="Times New Roman"/>
      <w:sz w:val="24"/>
      <w:lang w:val="en-US" w:eastAsia="en-US"/>
    </w:rPr>
  </w:style>
  <w:style w:type="character" w:customStyle="1" w:styleId="CaptionChar">
    <w:name w:val="Caption Char"/>
    <w:aliases w:val="cap Char,WHYLESS_caption Char,Légende french Char Char,Légende french Char Char Char Char,Légende french Char1,Légende french Car Char,kuvateksti Char,Abb Char,TEAADS Table Char,Figure/Table Caption Char,Epígrafe Car + Centered Char"/>
    <w:link w:val="Caption"/>
    <w:uiPriority w:val="35"/>
    <w:rsid w:val="00282328"/>
    <w:rPr>
      <w:rFonts w:ascii="Arial" w:hAnsi="Arial"/>
      <w:b/>
      <w:bCs/>
      <w:color w:val="4F81BD"/>
      <w:sz w:val="18"/>
      <w:szCs w:val="18"/>
      <w:lang w:val="en-GB" w:eastAsia="nl-NL"/>
    </w:rPr>
  </w:style>
  <w:style w:type="paragraph" w:customStyle="1" w:styleId="Footnote">
    <w:name w:val="Footnote"/>
    <w:basedOn w:val="Normal"/>
    <w:next w:val="Normal"/>
    <w:uiPriority w:val="99"/>
    <w:rsid w:val="0065241D"/>
    <w:pPr>
      <w:widowControl w:val="0"/>
      <w:autoSpaceDE w:val="0"/>
      <w:autoSpaceDN w:val="0"/>
      <w:adjustRightInd w:val="0"/>
    </w:pPr>
    <w:rPr>
      <w:rFonts w:ascii="Times New Roman" w:eastAsiaTheme="minorEastAsia" w:hAnsi="Times New Roman"/>
      <w:sz w:val="24"/>
      <w:lang w:eastAsia="it-IT"/>
    </w:rPr>
  </w:style>
  <w:style w:type="paragraph" w:styleId="TableofFigures">
    <w:name w:val="table of figures"/>
    <w:basedOn w:val="Normal"/>
    <w:next w:val="Normal"/>
    <w:uiPriority w:val="99"/>
    <w:unhideWhenUsed/>
    <w:rsid w:val="008B1D75"/>
  </w:style>
  <w:style w:type="table" w:customStyle="1" w:styleId="ITEATable1">
    <w:name w:val="ITEA_Table1"/>
    <w:basedOn w:val="TableNormal"/>
    <w:next w:val="MediumShading1-Accent2"/>
    <w:uiPriority w:val="63"/>
    <w:rsid w:val="00244374"/>
    <w:pPr>
      <w:spacing w:before="60" w:after="60"/>
      <w:ind w:left="57" w:right="57"/>
    </w:pPr>
    <w:rPr>
      <w:rFonts w:ascii="Arial" w:eastAsia="Calibri" w:hAnsi="Arial" w:cs="Arial"/>
      <w:szCs w:val="22"/>
      <w:lang w:val="nl-NL" w:eastAsia="en-US"/>
    </w:rPr>
    <w:tblPr>
      <w:tblStyleRowBandSize w:val="1"/>
      <w:jc w:val="center"/>
      <w:tblBorders>
        <w:top w:val="single" w:sz="4" w:space="0" w:color="808080"/>
        <w:bottom w:val="single" w:sz="4" w:space="0" w:color="808080"/>
      </w:tblBorders>
      <w:tblCellMar>
        <w:top w:w="85" w:type="dxa"/>
        <w:bottom w:w="85" w:type="dxa"/>
      </w:tblCellMar>
    </w:tblPr>
    <w:trPr>
      <w:jc w:val="center"/>
    </w:trPr>
    <w:tcPr>
      <w:shd w:val="clear" w:color="auto" w:fill="FFFFFF"/>
    </w:tcPr>
    <w:tblStylePr w:type="firstRow">
      <w:pPr>
        <w:wordWrap/>
        <w:spacing w:before="0" w:beforeAutospacing="0" w:after="0" w:afterAutospacing="0" w:line="240" w:lineRule="auto"/>
        <w:jc w:val="left"/>
      </w:pPr>
      <w:rPr>
        <w:rFonts w:ascii="Arial" w:hAnsi="Arial"/>
        <w:b w:val="0"/>
        <w:bCs/>
        <w:i w:val="0"/>
        <w:color w:val="auto"/>
        <w:sz w:val="22"/>
        <w:u w:val="none"/>
      </w:rPr>
    </w:tblStylePr>
    <w:tblStylePr w:type="lastRow">
      <w:pPr>
        <w:spacing w:before="0" w:after="0" w:line="240" w:lineRule="auto"/>
      </w:pPr>
      <w:rPr>
        <w:b w:val="0"/>
        <w:bCs/>
      </w:rPr>
      <w:tblPr>
        <w:tblCellMar>
          <w:top w:w="142" w:type="dxa"/>
          <w:left w:w="108" w:type="dxa"/>
          <w:bottom w:w="142" w:type="dxa"/>
          <w:right w:w="108" w:type="dxa"/>
        </w:tblCellMar>
      </w:tblPr>
      <w:tcPr>
        <w:tcBorders>
          <w:top w:val="single" w:sz="18" w:space="0" w:color="808080"/>
          <w:left w:val="nil"/>
          <w:bottom w:val="single" w:sz="4" w:space="0" w:color="808080"/>
          <w:right w:val="nil"/>
          <w:insideH w:val="nil"/>
          <w:insideV w:val="single" w:sz="4" w:space="0" w:color="808080"/>
          <w:tl2br w:val="nil"/>
          <w:tr2bl w:val="nil"/>
        </w:tcBorders>
        <w:shd w:val="clear" w:color="auto" w:fill="A7D8B8"/>
      </w:tcPr>
    </w:tblStylePr>
    <w:tblStylePr w:type="firstCol">
      <w:pPr>
        <w:jc w:val="left"/>
      </w:pPr>
      <w:rPr>
        <w:rFonts w:ascii="Arial" w:hAnsi="Arial"/>
        <w:b w:val="0"/>
        <w:bCs/>
        <w:sz w:val="20"/>
      </w:rPr>
      <w:tblPr/>
      <w:tcPr>
        <w:tcBorders>
          <w:top w:val="single" w:sz="4" w:space="0" w:color="808080"/>
          <w:left w:val="nil"/>
          <w:bottom w:val="single" w:sz="4" w:space="0" w:color="808080"/>
          <w:right w:val="single" w:sz="18" w:space="0" w:color="808080"/>
          <w:insideH w:val="nil"/>
          <w:insideV w:val="nil"/>
          <w:tl2br w:val="nil"/>
          <w:tr2bl w:val="nil"/>
        </w:tcBorders>
        <w:shd w:val="clear" w:color="auto" w:fill="E1E1E1"/>
      </w:tcPr>
    </w:tblStylePr>
    <w:tblStylePr w:type="lastCol">
      <w:rPr>
        <w:rFonts w:ascii="Arial" w:hAnsi="Arial"/>
        <w:b w:val="0"/>
        <w:bCs/>
        <w:sz w:val="20"/>
      </w:rPr>
      <w:tblPr/>
      <w:tcPr>
        <w:tcBorders>
          <w:top w:val="single" w:sz="4" w:space="0" w:color="808080"/>
          <w:left w:val="single" w:sz="18" w:space="0" w:color="808080"/>
          <w:bottom w:val="single" w:sz="4" w:space="0" w:color="808080"/>
          <w:right w:val="nil"/>
          <w:insideH w:val="nil"/>
          <w:insideV w:val="nil"/>
          <w:tl2br w:val="nil"/>
          <w:tr2bl w:val="nil"/>
        </w:tcBorders>
        <w:shd w:val="clear" w:color="auto" w:fill="E1E1E1"/>
      </w:tcPr>
    </w:tblStylePr>
    <w:tblStylePr w:type="band1Horz">
      <w:tblPr/>
      <w:tcPr>
        <w:tcBorders>
          <w:top w:val="single" w:sz="4" w:space="0" w:color="A6A6A6"/>
          <w:left w:val="nil"/>
          <w:bottom w:val="single" w:sz="4" w:space="0" w:color="A6A6A6"/>
          <w:right w:val="nil"/>
          <w:insideH w:val="nil"/>
          <w:insideV w:val="single" w:sz="4" w:space="0" w:color="A6A6A6"/>
          <w:tl2br w:val="nil"/>
          <w:tr2bl w:val="nil"/>
        </w:tcBorders>
        <w:shd w:val="clear" w:color="auto" w:fill="F9F9F9"/>
      </w:tcPr>
    </w:tblStylePr>
    <w:tblStylePr w:type="band2Horz">
      <w:tblPr/>
      <w:tcPr>
        <w:tcBorders>
          <w:top w:val="single" w:sz="4" w:space="0" w:color="A6A6A6"/>
          <w:left w:val="nil"/>
          <w:bottom w:val="single" w:sz="4" w:space="0" w:color="A6A6A6"/>
          <w:right w:val="nil"/>
          <w:insideH w:val="nil"/>
          <w:insideV w:val="single" w:sz="4" w:space="0" w:color="BFBFBF"/>
          <w:tl2br w:val="nil"/>
          <w:tr2bl w:val="nil"/>
        </w:tcBorders>
        <w:shd w:val="clear" w:color="auto" w:fill="FFFFFF"/>
      </w:tcPr>
    </w:tblStylePr>
    <w:tblStylePr w:type="seCell">
      <w:tblPr/>
      <w:tcPr>
        <w:tcBorders>
          <w:top w:val="single" w:sz="18" w:space="0" w:color="808080"/>
          <w:left w:val="single" w:sz="4" w:space="0" w:color="808080"/>
          <w:bottom w:val="single" w:sz="4" w:space="0" w:color="808080"/>
          <w:right w:val="nil"/>
          <w:insideH w:val="nil"/>
          <w:insideV w:val="nil"/>
          <w:tl2br w:val="nil"/>
          <w:tr2bl w:val="nil"/>
        </w:tcBorders>
        <w:shd w:val="clear" w:color="auto" w:fill="A7D8B8"/>
      </w:tcPr>
    </w:tblStylePr>
  </w:style>
  <w:style w:type="table" w:styleId="MediumShading1-Accent2">
    <w:name w:val="Medium Shading 1 Accent 2"/>
    <w:aliases w:val="ITEA_Table"/>
    <w:basedOn w:val="TableNormal"/>
    <w:uiPriority w:val="63"/>
    <w:unhideWhenUsed/>
    <w:rsid w:val="0024437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character" w:customStyle="1" w:styleId="fadeinm1hgl8">
    <w:name w:val="_fadein_m1hgl_8"/>
    <w:basedOn w:val="DefaultParagraphFont"/>
    <w:rsid w:val="00244374"/>
  </w:style>
  <w:style w:type="table" w:styleId="GridTable5Dark">
    <w:name w:val="Grid Table 5 Dark"/>
    <w:aliases w:val="USWA"/>
    <w:basedOn w:val="TableNormal"/>
    <w:uiPriority w:val="50"/>
    <w:rsid w:val="00DC3E81"/>
    <w:pPr>
      <w:spacing w:before="40" w:after="40"/>
    </w:pPr>
    <w:rPr>
      <w:rFonts w:asciiTheme="minorHAnsi" w:eastAsiaTheme="minorHAnsi" w:hAnsiTheme="minorHAnsi" w:cs="Arial (Cuerpo en alfabeto compl"/>
      <w:sz w:val="22"/>
      <w:szCs w:val="24"/>
      <w:lang w:val="en-US" w:eastAsia="en-US"/>
    </w:rPr>
    <w:tblPr>
      <w:tblStyleRowBandSize w:val="1"/>
      <w:tblStyleColBandSize w:val="1"/>
      <w:tblBorders>
        <w:top w:val="single" w:sz="4" w:space="0" w:color="4A442A" w:themeColor="background2" w:themeShade="40"/>
        <w:left w:val="single" w:sz="4" w:space="0" w:color="4A442A" w:themeColor="background2" w:themeShade="40"/>
        <w:bottom w:val="single" w:sz="4" w:space="0" w:color="4A442A" w:themeColor="background2" w:themeShade="40"/>
        <w:right w:val="single" w:sz="4" w:space="0" w:color="4A442A" w:themeColor="background2" w:themeShade="40"/>
        <w:insideH w:val="single" w:sz="4" w:space="0" w:color="4A442A" w:themeColor="background2" w:themeShade="40"/>
        <w:insideV w:val="single" w:sz="4" w:space="0" w:color="4A442A" w:themeColor="background2" w:themeShade="40"/>
      </w:tblBorders>
    </w:tblPr>
    <w:tcPr>
      <w:shd w:val="clear" w:color="auto" w:fill="auto"/>
      <w:vAlign w:val="center"/>
    </w:tcPr>
    <w:tblStylePr w:type="firstRow">
      <w:pPr>
        <w:wordWrap/>
        <w:spacing w:beforeLines="0" w:before="40" w:beforeAutospacing="0" w:afterLines="0" w:after="40" w:afterAutospacing="0" w:line="240" w:lineRule="auto"/>
        <w:jc w:val="left"/>
      </w:pPr>
      <w:rPr>
        <w:rFonts w:asciiTheme="minorHAnsi" w:hAnsiTheme="minorHAnsi"/>
        <w:b/>
        <w:bCs/>
        <w:color w:val="000000" w:themeColor="text1"/>
        <w:sz w:val="24"/>
      </w:rPr>
      <w:tblPr/>
      <w:tcPr>
        <w:shd w:val="clear" w:color="auto" w:fill="B6DDE8" w:themeFill="accent5" w:themeFillTint="66"/>
      </w:tcPr>
    </w:tblStylePr>
    <w:tblStylePr w:type="lastRow">
      <w:rPr>
        <w:b w:val="0"/>
        <w:bCs/>
        <w:color w:val="auto"/>
      </w:rPr>
      <w:tblPr/>
      <w:tcPr>
        <w:tcBorders>
          <w:bottom w:val="single" w:sz="18" w:space="0" w:color="000000" w:themeColor="text1"/>
        </w:tcBorders>
        <w:shd w:val="clear" w:color="auto" w:fill="auto"/>
      </w:tcPr>
    </w:tblStylePr>
    <w:tblStylePr w:type="firstCol">
      <w:rPr>
        <w:rFonts w:asciiTheme="minorHAnsi" w:hAnsiTheme="minorHAnsi"/>
        <w:b w:val="0"/>
        <w:bCs/>
        <w:color w:val="auto"/>
        <w:sz w:val="24"/>
      </w:rPr>
    </w:tblStylePr>
    <w:tblStylePr w:type="lastCol">
      <w:rPr>
        <w:rFonts w:asciiTheme="minorHAnsi" w:hAnsiTheme="minorHAnsi"/>
        <w:b w:val="0"/>
        <w:bCs/>
        <w:color w:val="auto"/>
        <w:sz w:val="22"/>
      </w:rPr>
    </w:tblStylePr>
  </w:style>
  <w:style w:type="character" w:customStyle="1" w:styleId="Heading4Char">
    <w:name w:val="Heading 4 Char"/>
    <w:basedOn w:val="DefaultParagraphFont"/>
    <w:link w:val="Heading4"/>
    <w:rsid w:val="00F4022D"/>
    <w:rPr>
      <w:rFonts w:ascii="Arial" w:hAnsi="Arial"/>
      <w:b/>
      <w:i/>
      <w:iCs/>
      <w:szCs w:val="24"/>
      <w:lang w:val="en-US" w:eastAsia="nl-NL"/>
    </w:rPr>
  </w:style>
  <w:style w:type="character" w:customStyle="1" w:styleId="CommentTextChar">
    <w:name w:val="Comment Text Char"/>
    <w:basedOn w:val="DefaultParagraphFont"/>
    <w:link w:val="CommentText"/>
    <w:semiHidden/>
    <w:rsid w:val="00CE2D55"/>
    <w:rPr>
      <w:rFonts w:ascii="Arial" w:hAnsi="Arial"/>
      <w:lang w:val="en-GB" w:eastAsia="nl-NL"/>
    </w:rPr>
  </w:style>
  <w:style w:type="paragraph" w:customStyle="1" w:styleId="ITEABodyText">
    <w:name w:val="ITEA_BodyText"/>
    <w:basedOn w:val="BodyText"/>
    <w:link w:val="ITEABodyTextCar"/>
    <w:qFormat/>
    <w:rsid w:val="000A04AF"/>
    <w:rPr>
      <w:rFonts w:asciiTheme="minorHAnsi" w:hAnsiTheme="minorHAnsi"/>
      <w:color w:val="000000" w:themeColor="text1"/>
      <w:sz w:val="22"/>
    </w:rPr>
  </w:style>
  <w:style w:type="character" w:customStyle="1" w:styleId="ITEABodyTextCar">
    <w:name w:val="ITEA_BodyText Car"/>
    <w:basedOn w:val="BodyTextChar"/>
    <w:link w:val="ITEABodyText"/>
    <w:rsid w:val="000A04AF"/>
    <w:rPr>
      <w:rFonts w:asciiTheme="minorHAnsi" w:hAnsiTheme="minorHAnsi"/>
      <w:color w:val="000000" w:themeColor="text1"/>
      <w:spacing w:val="4"/>
      <w:sz w:val="22"/>
      <w:szCs w:val="24"/>
      <w:lang w:val="en-GB" w:eastAsia="nl-NL" w:bidi="ar-SA"/>
    </w:rPr>
  </w:style>
  <w:style w:type="character" w:customStyle="1" w:styleId="normaltextrun">
    <w:name w:val="normaltextrun"/>
    <w:basedOn w:val="DefaultParagraphFont"/>
    <w:rsid w:val="000A0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31206">
      <w:bodyDiv w:val="1"/>
      <w:marLeft w:val="0"/>
      <w:marRight w:val="0"/>
      <w:marTop w:val="0"/>
      <w:marBottom w:val="0"/>
      <w:divBdr>
        <w:top w:val="none" w:sz="0" w:space="0" w:color="auto"/>
        <w:left w:val="none" w:sz="0" w:space="0" w:color="auto"/>
        <w:bottom w:val="none" w:sz="0" w:space="0" w:color="auto"/>
        <w:right w:val="none" w:sz="0" w:space="0" w:color="auto"/>
      </w:divBdr>
    </w:div>
    <w:div w:id="188376600">
      <w:bodyDiv w:val="1"/>
      <w:marLeft w:val="0"/>
      <w:marRight w:val="0"/>
      <w:marTop w:val="0"/>
      <w:marBottom w:val="0"/>
      <w:divBdr>
        <w:top w:val="none" w:sz="0" w:space="0" w:color="auto"/>
        <w:left w:val="none" w:sz="0" w:space="0" w:color="auto"/>
        <w:bottom w:val="none" w:sz="0" w:space="0" w:color="auto"/>
        <w:right w:val="none" w:sz="0" w:space="0" w:color="auto"/>
      </w:divBdr>
    </w:div>
    <w:div w:id="337542856">
      <w:bodyDiv w:val="1"/>
      <w:marLeft w:val="0"/>
      <w:marRight w:val="0"/>
      <w:marTop w:val="0"/>
      <w:marBottom w:val="0"/>
      <w:divBdr>
        <w:top w:val="none" w:sz="0" w:space="0" w:color="auto"/>
        <w:left w:val="none" w:sz="0" w:space="0" w:color="auto"/>
        <w:bottom w:val="none" w:sz="0" w:space="0" w:color="auto"/>
        <w:right w:val="none" w:sz="0" w:space="0" w:color="auto"/>
      </w:divBdr>
      <w:divsChild>
        <w:div w:id="364840800">
          <w:marLeft w:val="1166"/>
          <w:marRight w:val="0"/>
          <w:marTop w:val="0"/>
          <w:marBottom w:val="0"/>
          <w:divBdr>
            <w:top w:val="none" w:sz="0" w:space="0" w:color="auto"/>
            <w:left w:val="none" w:sz="0" w:space="0" w:color="auto"/>
            <w:bottom w:val="none" w:sz="0" w:space="0" w:color="auto"/>
            <w:right w:val="none" w:sz="0" w:space="0" w:color="auto"/>
          </w:divBdr>
        </w:div>
        <w:div w:id="1186752507">
          <w:marLeft w:val="446"/>
          <w:marRight w:val="0"/>
          <w:marTop w:val="0"/>
          <w:marBottom w:val="0"/>
          <w:divBdr>
            <w:top w:val="none" w:sz="0" w:space="0" w:color="auto"/>
            <w:left w:val="none" w:sz="0" w:space="0" w:color="auto"/>
            <w:bottom w:val="none" w:sz="0" w:space="0" w:color="auto"/>
            <w:right w:val="none" w:sz="0" w:space="0" w:color="auto"/>
          </w:divBdr>
        </w:div>
      </w:divsChild>
    </w:div>
    <w:div w:id="408885257">
      <w:bodyDiv w:val="1"/>
      <w:marLeft w:val="0"/>
      <w:marRight w:val="0"/>
      <w:marTop w:val="0"/>
      <w:marBottom w:val="0"/>
      <w:divBdr>
        <w:top w:val="none" w:sz="0" w:space="0" w:color="auto"/>
        <w:left w:val="none" w:sz="0" w:space="0" w:color="auto"/>
        <w:bottom w:val="none" w:sz="0" w:space="0" w:color="auto"/>
        <w:right w:val="none" w:sz="0" w:space="0" w:color="auto"/>
      </w:divBdr>
    </w:div>
    <w:div w:id="660934377">
      <w:bodyDiv w:val="1"/>
      <w:marLeft w:val="0"/>
      <w:marRight w:val="0"/>
      <w:marTop w:val="0"/>
      <w:marBottom w:val="0"/>
      <w:divBdr>
        <w:top w:val="none" w:sz="0" w:space="0" w:color="auto"/>
        <w:left w:val="none" w:sz="0" w:space="0" w:color="auto"/>
        <w:bottom w:val="none" w:sz="0" w:space="0" w:color="auto"/>
        <w:right w:val="none" w:sz="0" w:space="0" w:color="auto"/>
      </w:divBdr>
    </w:div>
    <w:div w:id="721294375">
      <w:bodyDiv w:val="1"/>
      <w:marLeft w:val="0"/>
      <w:marRight w:val="0"/>
      <w:marTop w:val="0"/>
      <w:marBottom w:val="0"/>
      <w:divBdr>
        <w:top w:val="none" w:sz="0" w:space="0" w:color="auto"/>
        <w:left w:val="none" w:sz="0" w:space="0" w:color="auto"/>
        <w:bottom w:val="none" w:sz="0" w:space="0" w:color="auto"/>
        <w:right w:val="none" w:sz="0" w:space="0" w:color="auto"/>
      </w:divBdr>
    </w:div>
    <w:div w:id="884565854">
      <w:bodyDiv w:val="1"/>
      <w:marLeft w:val="0"/>
      <w:marRight w:val="0"/>
      <w:marTop w:val="0"/>
      <w:marBottom w:val="0"/>
      <w:divBdr>
        <w:top w:val="none" w:sz="0" w:space="0" w:color="auto"/>
        <w:left w:val="none" w:sz="0" w:space="0" w:color="auto"/>
        <w:bottom w:val="none" w:sz="0" w:space="0" w:color="auto"/>
        <w:right w:val="none" w:sz="0" w:space="0" w:color="auto"/>
      </w:divBdr>
    </w:div>
    <w:div w:id="927032404">
      <w:bodyDiv w:val="1"/>
      <w:marLeft w:val="0"/>
      <w:marRight w:val="0"/>
      <w:marTop w:val="0"/>
      <w:marBottom w:val="0"/>
      <w:divBdr>
        <w:top w:val="none" w:sz="0" w:space="0" w:color="auto"/>
        <w:left w:val="none" w:sz="0" w:space="0" w:color="auto"/>
        <w:bottom w:val="none" w:sz="0" w:space="0" w:color="auto"/>
        <w:right w:val="none" w:sz="0" w:space="0" w:color="auto"/>
      </w:divBdr>
    </w:div>
    <w:div w:id="958999284">
      <w:bodyDiv w:val="1"/>
      <w:marLeft w:val="0"/>
      <w:marRight w:val="0"/>
      <w:marTop w:val="0"/>
      <w:marBottom w:val="0"/>
      <w:divBdr>
        <w:top w:val="none" w:sz="0" w:space="0" w:color="auto"/>
        <w:left w:val="none" w:sz="0" w:space="0" w:color="auto"/>
        <w:bottom w:val="none" w:sz="0" w:space="0" w:color="auto"/>
        <w:right w:val="none" w:sz="0" w:space="0" w:color="auto"/>
      </w:divBdr>
    </w:div>
    <w:div w:id="1100879758">
      <w:bodyDiv w:val="1"/>
      <w:marLeft w:val="0"/>
      <w:marRight w:val="0"/>
      <w:marTop w:val="0"/>
      <w:marBottom w:val="0"/>
      <w:divBdr>
        <w:top w:val="none" w:sz="0" w:space="0" w:color="auto"/>
        <w:left w:val="none" w:sz="0" w:space="0" w:color="auto"/>
        <w:bottom w:val="none" w:sz="0" w:space="0" w:color="auto"/>
        <w:right w:val="none" w:sz="0" w:space="0" w:color="auto"/>
      </w:divBdr>
    </w:div>
    <w:div w:id="1170146437">
      <w:bodyDiv w:val="1"/>
      <w:marLeft w:val="0"/>
      <w:marRight w:val="0"/>
      <w:marTop w:val="0"/>
      <w:marBottom w:val="0"/>
      <w:divBdr>
        <w:top w:val="none" w:sz="0" w:space="0" w:color="auto"/>
        <w:left w:val="none" w:sz="0" w:space="0" w:color="auto"/>
        <w:bottom w:val="none" w:sz="0" w:space="0" w:color="auto"/>
        <w:right w:val="none" w:sz="0" w:space="0" w:color="auto"/>
      </w:divBdr>
    </w:div>
    <w:div w:id="1289361871">
      <w:bodyDiv w:val="1"/>
      <w:marLeft w:val="0"/>
      <w:marRight w:val="0"/>
      <w:marTop w:val="0"/>
      <w:marBottom w:val="0"/>
      <w:divBdr>
        <w:top w:val="none" w:sz="0" w:space="0" w:color="auto"/>
        <w:left w:val="none" w:sz="0" w:space="0" w:color="auto"/>
        <w:bottom w:val="none" w:sz="0" w:space="0" w:color="auto"/>
        <w:right w:val="none" w:sz="0" w:space="0" w:color="auto"/>
      </w:divBdr>
      <w:divsChild>
        <w:div w:id="1925451672">
          <w:marLeft w:val="68"/>
          <w:marRight w:val="0"/>
          <w:marTop w:val="11"/>
          <w:marBottom w:val="11"/>
          <w:divBdr>
            <w:top w:val="none" w:sz="0" w:space="0" w:color="auto"/>
            <w:left w:val="none" w:sz="0" w:space="0" w:color="auto"/>
            <w:bottom w:val="none" w:sz="0" w:space="0" w:color="auto"/>
            <w:right w:val="none" w:sz="0" w:space="0" w:color="auto"/>
          </w:divBdr>
        </w:div>
      </w:divsChild>
    </w:div>
    <w:div w:id="1360542620">
      <w:bodyDiv w:val="1"/>
      <w:marLeft w:val="0"/>
      <w:marRight w:val="0"/>
      <w:marTop w:val="0"/>
      <w:marBottom w:val="0"/>
      <w:divBdr>
        <w:top w:val="none" w:sz="0" w:space="0" w:color="auto"/>
        <w:left w:val="none" w:sz="0" w:space="0" w:color="auto"/>
        <w:bottom w:val="none" w:sz="0" w:space="0" w:color="auto"/>
        <w:right w:val="none" w:sz="0" w:space="0" w:color="auto"/>
      </w:divBdr>
    </w:div>
    <w:div w:id="1430354297">
      <w:bodyDiv w:val="1"/>
      <w:marLeft w:val="0"/>
      <w:marRight w:val="0"/>
      <w:marTop w:val="0"/>
      <w:marBottom w:val="0"/>
      <w:divBdr>
        <w:top w:val="none" w:sz="0" w:space="0" w:color="auto"/>
        <w:left w:val="none" w:sz="0" w:space="0" w:color="auto"/>
        <w:bottom w:val="none" w:sz="0" w:space="0" w:color="auto"/>
        <w:right w:val="none" w:sz="0" w:space="0" w:color="auto"/>
      </w:divBdr>
    </w:div>
    <w:div w:id="1536458113">
      <w:bodyDiv w:val="1"/>
      <w:marLeft w:val="0"/>
      <w:marRight w:val="0"/>
      <w:marTop w:val="0"/>
      <w:marBottom w:val="0"/>
      <w:divBdr>
        <w:top w:val="none" w:sz="0" w:space="0" w:color="auto"/>
        <w:left w:val="none" w:sz="0" w:space="0" w:color="auto"/>
        <w:bottom w:val="none" w:sz="0" w:space="0" w:color="auto"/>
        <w:right w:val="none" w:sz="0" w:space="0" w:color="auto"/>
      </w:divBdr>
    </w:div>
    <w:div w:id="1634603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f0eec29-5b59-42d4-b14c-83db5fd944f4">
      <Terms xmlns="http://schemas.microsoft.com/office/infopath/2007/PartnerControls"/>
    </lcf76f155ced4ddcb4097134ff3c332f>
    <TaxCatchAll xmlns="38eb9bcd-b5b1-4fa4-ba51-e2162eaf929d" xsi:nil="true"/>
  </documentManagement>
</p:properties>
</file>

<file path=customXml/item2.xml><?xml version="1.0" encoding="utf-8"?>
<b:Sources xmlns:b="http://schemas.openxmlformats.org/officeDocument/2006/bibliography" xmlns="http://schemas.openxmlformats.org/officeDocument/2006/bibliography" SelectedStyle="\APA.XSL" StyleName="APA">
  <b:Source>
    <b:Tag>ASV</b:Tag>
    <b:SourceType>Report</b:SourceType>
    <b:Guid>{8A83B341-53D9-4CB3-BAC4-2F139FB0ACCE}</b:Guid>
    <b:Author>
      <b:Author>
        <b:NameList>
          <b:Person>
            <b:Last>A.S. Vedamuthu</b:Last>
            <b:First>D.</b:First>
            <b:Middle>Orchard, F. Hirsch, M. Hondo, P. Yendluri, T. Boubez, and Ü. Yalçinalp, "Web Services Policy 1.5 - Primer," W3C Working Draft, 2007.</b:Middle>
          </b:Person>
        </b:NameList>
      </b:Author>
    </b:Author>
    <b:RefOrder>8</b:RefOrder>
  </b:Source>
  <b:Source xmlns:b="http://schemas.openxmlformats.org/officeDocument/2006/bibliography">
    <b:Tag>6lowpan</b:Tag>
    <b:SourceType>Misc</b:SourceType>
    <b:Guid>{9207D6D2-FA99-4D8E-B41F-DDAC493ED2A0}</b:Guid>
    <b:Title>6lowpan</b:Title>
    <b:PublicationTitle>IETF RFC 6282</b:PublicationTitle>
    <b:RefOrder>1</b:RefOrder>
  </b:Source>
  <b:Source>
    <b:Tag>rpl</b:Tag>
    <b:SourceType>Misc</b:SourceType>
    <b:Guid>{CFCC09B9-7CE6-40B4-91EE-F2439C7AD00B}</b:Guid>
    <b:Title>rpl</b:Title>
    <b:PublicationTitle>IETF RFC 6550</b:PublicationTitle>
    <b:RefOrder>2</b:RefOrder>
  </b:Source>
  <b:Source>
    <b:Tag>coap</b:Tag>
    <b:SourceType>Misc</b:SourceType>
    <b:Guid>{5531FB2F-BA0A-44E9-A226-65650AA6B564}</b:Guid>
    <b:Title>coap</b:Title>
    <b:PublicationTitle>IETF: Constrained Application Protocol (CoAP) draft-ietf-core-coap-18</b:PublicationTitle>
    <b:RefOrder>3</b:RefOrder>
  </b:Source>
  <b:Source>
    <b:Tag>deluge</b:Tag>
    <b:SourceType>Misc</b:SourceType>
    <b:Guid>{1C66E986-1816-473F-A565-5B0B7C4E8DBC}</b:Guid>
    <b:Title>deluge</b:Title>
    <b:PublicationTitle>A. Chlipala, J. Hui, and G. Tolle. Deluge: Data dissemination for network reprogramming at scale</b:PublicationTitle>
    <b:RefOrder>4</b:RefOrder>
  </b:Source>
  <b:Source>
    <b:Tag>mpl</b:Tag>
    <b:SourceType>Misc</b:SourceType>
    <b:Guid>{9EAC7163-0686-46A7-8955-C0907098F3B8}</b:Guid>
    <b:Title>mpl</b:Title>
    <b:PublicationTitle>IETF Draft: Multicast Protocol for Low power and Lossy Networks (MPL) draft-ietf-roll-trickle-mcast-05</b:PublicationTitle>
    <b:RefOrder>5</b:RefOrder>
  </b:Source>
  <b:Source>
    <b:Tag>trickle</b:Tag>
    <b:SourceType>Misc</b:SourceType>
    <b:Guid>{B88C80FC-FD73-4A82-B017-F4E7C7247E53}</b:Guid>
    <b:Title>trickle</b:Title>
    <b:PublicationTitle>IETF: RFC 6206</b:PublicationTitle>
    <b:RefOrder>6</b:RefOrder>
  </b:Source>
  <b:Source>
    <b:Tag>mpleval</b:Tag>
    <b:SourceType>Misc</b:SourceType>
    <b:Guid>{9BF44337-A700-454A-99E8-412D23AB1D77}</b:Guid>
    <b:Title>IETF draft: Preliminary results about MPL performance evaluation, draft-roux-roll-mpl-eval-00.txt</b:Title>
    <b:RefOrder>7</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A175AC24A9E146906CBB9030A9FE5A" ma:contentTypeVersion="15" ma:contentTypeDescription="Create a new document." ma:contentTypeScope="" ma:versionID="b9f3e06a23a99cf8916905bc8bb737d0">
  <xsd:schema xmlns:xsd="http://www.w3.org/2001/XMLSchema" xmlns:xs="http://www.w3.org/2001/XMLSchema" xmlns:p="http://schemas.microsoft.com/office/2006/metadata/properties" xmlns:ns2="7f0eec29-5b59-42d4-b14c-83db5fd944f4" xmlns:ns3="38eb9bcd-b5b1-4fa4-ba51-e2162eaf929d" targetNamespace="http://schemas.microsoft.com/office/2006/metadata/properties" ma:root="true" ma:fieldsID="0a4936d58dcacd2567f6b0bb61f67817" ns2:_="" ns3:_="">
    <xsd:import namespace="7f0eec29-5b59-42d4-b14c-83db5fd944f4"/>
    <xsd:import namespace="38eb9bcd-b5b1-4fa4-ba51-e2162eaf929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eec29-5b59-42d4-b14c-83db5fd944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1220a57-3561-4c6c-81d9-ab175e5725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eb9bcd-b5b1-4fa4-ba51-e2162eaf929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a172185-8307-40f2-845e-67f5fb79856a}" ma:internalName="TaxCatchAll" ma:showField="CatchAllData" ma:web="38eb9bcd-b5b1-4fa4-ba51-e2162eaf92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594314-9A8C-424D-BC7D-4F88073C73B8}">
  <ds:schemaRefs>
    <ds:schemaRef ds:uri="http://schemas.microsoft.com/office/2006/metadata/properties"/>
    <ds:schemaRef ds:uri="http://schemas.microsoft.com/office/infopath/2007/PartnerControls"/>
    <ds:schemaRef ds:uri="7f0eec29-5b59-42d4-b14c-83db5fd944f4"/>
    <ds:schemaRef ds:uri="38eb9bcd-b5b1-4fa4-ba51-e2162eaf929d"/>
  </ds:schemaRefs>
</ds:datastoreItem>
</file>

<file path=customXml/itemProps2.xml><?xml version="1.0" encoding="utf-8"?>
<ds:datastoreItem xmlns:ds="http://schemas.openxmlformats.org/officeDocument/2006/customXml" ds:itemID="{0DD0BF6A-A5E5-4A4A-9686-DB3F7247EEBF}">
  <ds:schemaRefs>
    <ds:schemaRef ds:uri="http://schemas.openxmlformats.org/officeDocument/2006/bibliography"/>
  </ds:schemaRefs>
</ds:datastoreItem>
</file>

<file path=customXml/itemProps3.xml><?xml version="1.0" encoding="utf-8"?>
<ds:datastoreItem xmlns:ds="http://schemas.openxmlformats.org/officeDocument/2006/customXml" ds:itemID="{50E05E5E-2EDC-4A1B-B535-D18DEF641685}">
  <ds:schemaRefs>
    <ds:schemaRef ds:uri="http://schemas.microsoft.com/sharepoint/v3/contenttype/forms"/>
  </ds:schemaRefs>
</ds:datastoreItem>
</file>

<file path=customXml/itemProps4.xml><?xml version="1.0" encoding="utf-8"?>
<ds:datastoreItem xmlns:ds="http://schemas.openxmlformats.org/officeDocument/2006/customXml" ds:itemID="{5BFCC526-0D6F-4F04-A3C7-156769E59B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eec29-5b59-42d4-b14c-83db5fd944f4"/>
    <ds:schemaRef ds:uri="38eb9bcd-b5b1-4fa4-ba51-e2162eaf9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5847</Words>
  <Characters>31869</Characters>
  <Application>Microsoft Office Word</Application>
  <DocSecurity>0</DocSecurity>
  <Lines>1327</Lines>
  <Paragraphs>739</Paragraphs>
  <ScaleCrop>false</ScaleCrop>
  <Company>.</Company>
  <LinksUpToDate>false</LinksUpToDate>
  <CharactersWithSpaces>36977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ITEA Office</dc:title>
  <dc:subject/>
  <dc:creator>avdlinde</dc:creator>
  <cp:keywords/>
  <cp:lastModifiedBy>Latvakoski Juhani</cp:lastModifiedBy>
  <cp:revision>47</cp:revision>
  <cp:lastPrinted>2025-07-04T00:06:00Z</cp:lastPrinted>
  <dcterms:created xsi:type="dcterms:W3CDTF">2025-07-04T00:06:00Z</dcterms:created>
  <dcterms:modified xsi:type="dcterms:W3CDTF">2026-04-16T10:08:00Z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0x01010081A175AC24A9E146906CBB9030A9FE5A</vt:lpwstr>
  </property>
  <property fmtid="{D5CDD505-2E9C-101B-9397-08002B2CF9AE}" pid="4" name="MediaServiceImageTags">
    <vt:lpwstr/>
  </property>
  <property fmtid="{D5CDD505-2E9C-101B-9397-08002B2CF9AE}" pid="5" name="docLang">
    <vt:lpwstr>en</vt:lpwstr>
  </property>
</Properties>
</file>
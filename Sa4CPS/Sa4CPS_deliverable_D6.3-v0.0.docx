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04DDE" w:rsidR="009D5056" w:rsidP="008D00F9" w:rsidRDefault="009D5056" w14:paraId="06EB2478" w14:textId="77777777">
      <w:pPr>
        <w:outlineLvl w:val="0"/>
        <w:sectPr w:rsidRPr="00204DDE" w:rsidR="009D5056" w:rsidSect="00254E5F">
          <w:headerReference w:type="default" r:id="rId11"/>
          <w:footerReference w:type="default" r:id="rId12"/>
          <w:headerReference w:type="first" r:id="rId13"/>
          <w:footerReference w:type="first" r:id="rId14"/>
          <w:pgSz w:w="11906" w:h="16838" w:orient="portrait" w:code="9"/>
          <w:pgMar w:top="2693" w:right="851" w:bottom="794" w:left="1361" w:header="851" w:footer="0" w:gutter="0"/>
          <w:pgNumType w:start="1"/>
          <w:cols w:space="720"/>
          <w:titlePg/>
          <w:docGrid w:linePitch="360"/>
        </w:sectPr>
      </w:pPr>
    </w:p>
    <w:p w:rsidRPr="00204DDE" w:rsidR="00926E65" w:rsidP="00926E65" w:rsidRDefault="00227377" w14:paraId="06EB2479" w14:textId="1A2E6F80">
      <w:pPr>
        <w:pStyle w:val="Titlefrontpage"/>
      </w:pPr>
      <w:r w:rsidRPr="00204DDE">
        <w:t>WP</w:t>
      </w:r>
      <w:r w:rsidRPr="00204DDE" w:rsidR="00244374">
        <w:t>6</w:t>
      </w:r>
      <w:r w:rsidRPr="00204DDE">
        <w:t xml:space="preserve"> Deliverable </w:t>
      </w:r>
      <w:r w:rsidRPr="00204DDE" w:rsidR="00244374">
        <w:t>6</w:t>
      </w:r>
      <w:r w:rsidRPr="00204DDE" w:rsidR="00BB6884">
        <w:t>.</w:t>
      </w:r>
      <w:r w:rsidR="00225B55">
        <w:t>3</w:t>
      </w:r>
    </w:p>
    <w:p w:rsidRPr="00204DDE" w:rsidR="004B3413" w:rsidP="00A61CD0" w:rsidRDefault="00244374" w14:paraId="06EB247A" w14:textId="468A4FF7">
      <w:pPr>
        <w:pStyle w:val="Titlefrontpage"/>
      </w:pPr>
      <w:r w:rsidRPr="00204DDE">
        <w:t xml:space="preserve">Plan and descriptions of the </w:t>
      </w:r>
      <w:r w:rsidR="00225B55">
        <w:t>2nd</w:t>
      </w:r>
      <w:r w:rsidRPr="00204DDE">
        <w:t xml:space="preserve"> year experiments and demonstrations</w:t>
      </w:r>
    </w:p>
    <w:p w:rsidRPr="00204DDE" w:rsidR="00926E65" w:rsidP="00926E65" w:rsidRDefault="00926E65" w14:paraId="06EB247B" w14:textId="77777777">
      <w:pPr>
        <w:rPr>
          <w:sz w:val="16"/>
        </w:rPr>
      </w:pPr>
    </w:p>
    <w:p w:rsidRPr="00204DDE" w:rsidR="00227377" w:rsidP="00926E65" w:rsidRDefault="00227377" w14:paraId="06EB247C" w14:textId="77777777"/>
    <w:p w:rsidRPr="00204DDE" w:rsidR="00227377" w:rsidP="00227377" w:rsidRDefault="00EF6E1E" w14:paraId="06EB247D" w14:textId="71D9DF18">
      <w:pPr>
        <w:pStyle w:val="Titlefrontpage"/>
      </w:pPr>
      <w:r w:rsidRPr="00204DDE">
        <w:t>Sa4</w:t>
      </w:r>
      <w:r w:rsidRPr="00204DDE" w:rsidR="00940C20">
        <w:t>CPS</w:t>
      </w:r>
    </w:p>
    <w:p w:rsidRPr="00204DDE" w:rsidR="00227377" w:rsidP="00A61CD0" w:rsidRDefault="00F331AD" w14:paraId="06EB247E" w14:textId="1C4CD4BC">
      <w:pPr>
        <w:pStyle w:val="Titlefrontpage"/>
      </w:pPr>
      <w:r w:rsidRPr="00204DDE">
        <w:t xml:space="preserve">ITEA </w:t>
      </w:r>
      <w:r w:rsidRPr="00204DDE" w:rsidR="00EF6E1E">
        <w:t>4</w:t>
      </w:r>
      <w:r w:rsidRPr="00204DDE">
        <w:t xml:space="preserve"> </w:t>
      </w:r>
      <w:r w:rsidRPr="00204DDE" w:rsidR="00EF6E1E">
        <w:t>22</w:t>
      </w:r>
      <w:r w:rsidRPr="00204DDE" w:rsidR="00484CA4">
        <w:t>0</w:t>
      </w:r>
      <w:r w:rsidRPr="00204DDE" w:rsidR="00940C20">
        <w:t>0</w:t>
      </w:r>
      <w:r w:rsidRPr="00204DDE" w:rsidR="00EF6E1E">
        <w:t>7</w:t>
      </w:r>
    </w:p>
    <w:p w:rsidRPr="00204DDE" w:rsidR="00A61CD0" w:rsidP="00A61CD0" w:rsidRDefault="00A61CD0" w14:paraId="06EB247F" w14:textId="77777777">
      <w:pPr>
        <w:pStyle w:val="Titlefrontpage"/>
      </w:pPr>
    </w:p>
    <w:p w:rsidRPr="00204DDE" w:rsidR="00A61CD0" w:rsidP="00A61CD0" w:rsidRDefault="00A61CD0" w14:paraId="06EB2480" w14:textId="77777777">
      <w:pPr>
        <w:pStyle w:val="Titlefrontpage"/>
      </w:pPr>
    </w:p>
    <w:p w:rsidRPr="00204DDE" w:rsidR="00A61CD0" w:rsidP="00A61CD0" w:rsidRDefault="00A61CD0" w14:paraId="06EB2481" w14:textId="44082D35">
      <w:pPr>
        <w:pStyle w:val="Subtitlefrontpage"/>
      </w:pPr>
      <w:r w:rsidRPr="00204DDE">
        <w:t xml:space="preserve">Status: </w:t>
      </w:r>
      <w:r w:rsidR="00225B55">
        <w:t>Draft</w:t>
      </w:r>
    </w:p>
    <w:p w:rsidRPr="00204DDE" w:rsidR="00A61CD0" w:rsidP="00A61CD0" w:rsidRDefault="00A61CD0" w14:paraId="06EB2482" w14:textId="77777777">
      <w:pPr>
        <w:pStyle w:val="Titlefrontpage"/>
      </w:pPr>
    </w:p>
    <w:p w:rsidRPr="00204DDE" w:rsidR="00A61CD0" w:rsidP="00A61CD0" w:rsidRDefault="00A61CD0" w14:paraId="06EB2483" w14:textId="77777777">
      <w:pPr>
        <w:pStyle w:val="Subtitlefrontpage"/>
      </w:pPr>
    </w:p>
    <w:p w:rsidRPr="00204DDE" w:rsidR="00A61CD0" w:rsidP="00A61CD0" w:rsidRDefault="00A61CD0" w14:paraId="06EB2484" w14:textId="77777777">
      <w:pPr>
        <w:pStyle w:val="Documentsubtitle"/>
        <w:jc w:val="both"/>
        <w:rPr>
          <w:spacing w:val="30"/>
          <w:sz w:val="24"/>
        </w:rPr>
      </w:pPr>
      <w:r w:rsidRPr="00204DDE">
        <w:rPr>
          <w:rStyle w:val="dottedlineChar"/>
        </w:rPr>
        <w:t>••••••••••••••••••••••••••••••••••••••••••••••••••••••</w:t>
      </w:r>
    </w:p>
    <w:p w:rsidRPr="00204DDE" w:rsidR="00952BA4" w:rsidP="00A61CD0" w:rsidRDefault="00647B4F" w14:paraId="06EB2485" w14:textId="21909268">
      <w:pPr>
        <w:pStyle w:val="BodyText"/>
      </w:pPr>
      <w:r w:rsidRPr="00204DDE">
        <w:t xml:space="preserve">Edited by </w:t>
      </w:r>
      <w:r w:rsidRPr="00204DDE" w:rsidR="00244374">
        <w:t>Dilara Bayar (ACD)</w:t>
      </w:r>
    </w:p>
    <w:p w:rsidRPr="00204DDE" w:rsidR="00640F33" w:rsidP="00640F33" w:rsidRDefault="00640F33" w14:paraId="06EB2486" w14:textId="77777777">
      <w:pPr>
        <w:pStyle w:val="BodyText"/>
      </w:pPr>
    </w:p>
    <w:p w:rsidRPr="00204DDE" w:rsidR="00640F33" w:rsidP="00A61CD0" w:rsidRDefault="00640F33" w14:paraId="06EB2487" w14:textId="77777777">
      <w:pPr>
        <w:pStyle w:val="BodyText"/>
      </w:pPr>
    </w:p>
    <w:p w:rsidRPr="00204DDE" w:rsidR="00B4558C" w:rsidP="00952BA4" w:rsidRDefault="00B4558C" w14:paraId="06EB2488" w14:textId="424D6158">
      <w:pPr>
        <w:pStyle w:val="BodyText"/>
        <w:tabs>
          <w:tab w:val="left" w:pos="8730"/>
        </w:tabs>
        <w:spacing w:line="276" w:lineRule="auto"/>
        <w:jc w:val="both"/>
      </w:pPr>
      <w:r w:rsidRPr="00204DDE">
        <w:t xml:space="preserve">Including contributions from: </w:t>
      </w:r>
    </w:p>
    <w:p w:rsidR="00244374" w:rsidP="00952BA4" w:rsidRDefault="44E9E44B" w14:paraId="7552FEF3" w14:textId="7C825DF7">
      <w:pPr>
        <w:pStyle w:val="BodyText"/>
        <w:tabs>
          <w:tab w:val="left" w:pos="8730"/>
        </w:tabs>
        <w:spacing w:line="276" w:lineRule="auto"/>
        <w:jc w:val="both"/>
      </w:pPr>
      <w:r w:rsidRPr="00204DDE">
        <w:t>Dilara Bayar (ACD)</w:t>
      </w:r>
    </w:p>
    <w:p w:rsidRPr="00204DDE" w:rsidR="00B55611" w:rsidP="00952BA4" w:rsidRDefault="00B55611" w14:paraId="183DBEA5" w14:textId="065E1901">
      <w:pPr>
        <w:pStyle w:val="BodyText"/>
        <w:tabs>
          <w:tab w:val="left" w:pos="8730"/>
        </w:tabs>
        <w:spacing w:line="276" w:lineRule="auto"/>
        <w:jc w:val="both"/>
      </w:pPr>
      <w:r>
        <w:t xml:space="preserve">Ali </w:t>
      </w:r>
      <w:proofErr w:type="spellStart"/>
      <w:r>
        <w:t>Kafalı</w:t>
      </w:r>
      <w:proofErr w:type="spellEnd"/>
      <w:r>
        <w:t xml:space="preserve"> (ACD)</w:t>
      </w:r>
    </w:p>
    <w:p w:rsidR="509BA2C5" w:rsidP="2E5508A9" w:rsidRDefault="509BA2C5" w14:paraId="5F4CBE9A" w14:textId="3DCD64BC">
      <w:pPr>
        <w:pStyle w:val="BodyText"/>
        <w:tabs>
          <w:tab w:val="left" w:pos="8730"/>
        </w:tabs>
        <w:spacing w:line="276" w:lineRule="auto"/>
        <w:jc w:val="both"/>
      </w:pPr>
      <w:r>
        <w:t>Muhammed Özberk (ACD)</w:t>
      </w:r>
    </w:p>
    <w:p w:rsidRPr="007C7198" w:rsidR="30BA8360" w:rsidP="1C3EDF07" w:rsidRDefault="509BA2C5" w14:paraId="7AB2D1EC" w14:textId="636D2BB9">
      <w:pPr>
        <w:pStyle w:val="BodyText"/>
        <w:tabs>
          <w:tab w:val="left" w:pos="8730"/>
        </w:tabs>
        <w:spacing w:line="276" w:lineRule="auto"/>
        <w:jc w:val="both"/>
        <w:rPr>
          <w:lang w:val="fi-FI"/>
        </w:rPr>
      </w:pPr>
      <w:proofErr w:type="spellStart"/>
      <w:r w:rsidRPr="007C7198">
        <w:rPr>
          <w:lang w:val="fi-FI"/>
        </w:rPr>
        <w:t>Edanur</w:t>
      </w:r>
      <w:proofErr w:type="spellEnd"/>
      <w:r w:rsidRPr="007C7198">
        <w:rPr>
          <w:lang w:val="fi-FI"/>
        </w:rPr>
        <w:t xml:space="preserve"> </w:t>
      </w:r>
      <w:proofErr w:type="spellStart"/>
      <w:r w:rsidRPr="007C7198">
        <w:rPr>
          <w:lang w:val="fi-FI"/>
        </w:rPr>
        <w:t>B</w:t>
      </w:r>
      <w:r w:rsidRPr="007C7198" w:rsidR="30BA8360">
        <w:rPr>
          <w:lang w:val="fi-FI"/>
        </w:rPr>
        <w:t>a</w:t>
      </w:r>
      <w:r w:rsidRPr="007C7198" w:rsidR="3FA6D7A8">
        <w:rPr>
          <w:lang w:val="fi-FI"/>
        </w:rPr>
        <w:t>lkış</w:t>
      </w:r>
      <w:proofErr w:type="spellEnd"/>
      <w:r w:rsidRPr="007C7198" w:rsidR="30BA8360">
        <w:rPr>
          <w:lang w:val="fi-FI"/>
        </w:rPr>
        <w:t xml:space="preserve"> (Inovasyon)</w:t>
      </w:r>
    </w:p>
    <w:p w:rsidRPr="00225B55" w:rsidR="00B4558C" w:rsidP="00B4558C" w:rsidRDefault="1B8265D2" w14:paraId="06EB2489" w14:textId="35262ECA">
      <w:pPr>
        <w:pStyle w:val="BodyText"/>
        <w:spacing w:line="276" w:lineRule="auto"/>
        <w:rPr>
          <w:lang w:val="fi-FI"/>
        </w:rPr>
      </w:pPr>
      <w:r w:rsidRPr="00225B55">
        <w:rPr>
          <w:lang w:val="fi-FI"/>
        </w:rPr>
        <w:t>Miikka Salminen (</w:t>
      </w:r>
      <w:proofErr w:type="spellStart"/>
      <w:r w:rsidRPr="00225B55">
        <w:rPr>
          <w:lang w:val="fi-FI"/>
        </w:rPr>
        <w:t>Modirum</w:t>
      </w:r>
      <w:proofErr w:type="spellEnd"/>
      <w:r w:rsidRPr="00225B55">
        <w:rPr>
          <w:lang w:val="fi-FI"/>
        </w:rPr>
        <w:t xml:space="preserve"> </w:t>
      </w:r>
      <w:proofErr w:type="spellStart"/>
      <w:r w:rsidRPr="00225B55">
        <w:rPr>
          <w:lang w:val="fi-FI"/>
        </w:rPr>
        <w:t>Gespi</w:t>
      </w:r>
      <w:proofErr w:type="spellEnd"/>
      <w:r w:rsidRPr="00225B55">
        <w:rPr>
          <w:lang w:val="fi-FI"/>
        </w:rPr>
        <w:t>)</w:t>
      </w:r>
    </w:p>
    <w:p w:rsidRPr="00204DDE" w:rsidR="5AEAACED" w:rsidP="578DAF8C" w:rsidRDefault="5AEAACED" w14:paraId="1F336C55" w14:textId="0DBC994F">
      <w:pPr>
        <w:pStyle w:val="BodyText"/>
        <w:spacing w:line="276" w:lineRule="auto"/>
      </w:pPr>
      <w:r w:rsidRPr="00204DDE">
        <w:t>Mika Mononen (</w:t>
      </w:r>
      <w:proofErr w:type="spellStart"/>
      <w:r w:rsidRPr="00204DDE">
        <w:t>Modirum</w:t>
      </w:r>
      <w:proofErr w:type="spellEnd"/>
      <w:r w:rsidRPr="00204DDE">
        <w:t xml:space="preserve"> </w:t>
      </w:r>
      <w:proofErr w:type="spellStart"/>
      <w:r w:rsidRPr="00204DDE">
        <w:t>Gespi</w:t>
      </w:r>
      <w:proofErr w:type="spellEnd"/>
      <w:r w:rsidRPr="00204DDE">
        <w:t>)</w:t>
      </w:r>
    </w:p>
    <w:p w:rsidRPr="00204DDE" w:rsidR="00026723" w:rsidP="00B4558C" w:rsidRDefault="00026723" w14:paraId="4D8B6974" w14:textId="2AD1AA59">
      <w:pPr>
        <w:pStyle w:val="BodyText"/>
        <w:spacing w:line="276" w:lineRule="auto"/>
      </w:pPr>
      <w:r w:rsidRPr="00204DDE">
        <w:t>Grégoire Moreau (ADLC)</w:t>
      </w:r>
    </w:p>
    <w:p w:rsidRPr="007C76EF" w:rsidR="00244374" w:rsidP="00B4558C" w:rsidRDefault="1DD8CF77" w14:paraId="1D50F477" w14:textId="3D10019D">
      <w:pPr>
        <w:pStyle w:val="BodyText"/>
        <w:spacing w:line="276" w:lineRule="auto"/>
        <w:rPr>
          <w:lang w:val="pt-BR"/>
        </w:rPr>
      </w:pPr>
      <w:r w:rsidRPr="007C76EF">
        <w:rPr>
          <w:lang w:val="pt-BR"/>
        </w:rPr>
        <w:t>Pedro Faria (ISEP)</w:t>
      </w:r>
    </w:p>
    <w:p w:rsidRPr="00352C39" w:rsidR="13924D05" w:rsidP="13924D05" w:rsidRDefault="17648EA2" w14:paraId="775878AC" w14:textId="4AA96541">
      <w:pPr>
        <w:pStyle w:val="BodyText"/>
        <w:spacing w:line="276" w:lineRule="auto"/>
        <w:rPr>
          <w:lang w:val="nl-NL"/>
        </w:rPr>
      </w:pPr>
      <w:r w:rsidRPr="00352C39">
        <w:rPr>
          <w:lang w:val="nl-NL"/>
        </w:rPr>
        <w:t>Luis Gomes (ISEP)</w:t>
      </w:r>
    </w:p>
    <w:p w:rsidRPr="00352C39" w:rsidR="009C5EF4" w:rsidP="00B4558C" w:rsidRDefault="009C5EF4" w14:paraId="5C9A4713" w14:textId="6874C715">
      <w:pPr>
        <w:pStyle w:val="BodyText"/>
        <w:spacing w:line="276" w:lineRule="auto"/>
        <w:rPr>
          <w:lang w:val="nl-NL"/>
        </w:rPr>
      </w:pPr>
      <w:r w:rsidRPr="00352C39">
        <w:rPr>
          <w:lang w:val="nl-NL"/>
        </w:rPr>
        <w:t>Ibrahim Arif (ERARGE)</w:t>
      </w:r>
    </w:p>
    <w:p w:rsidRPr="007C76EF" w:rsidR="2B54385A" w:rsidP="28745451" w:rsidRDefault="6D66A955" w14:paraId="69D524C5" w14:textId="6D36BFAA">
      <w:pPr>
        <w:pStyle w:val="BodyText"/>
        <w:spacing w:line="276" w:lineRule="auto"/>
        <w:rPr>
          <w:lang w:val="pt-BR"/>
        </w:rPr>
      </w:pPr>
      <w:r w:rsidRPr="007C76EF">
        <w:rPr>
          <w:lang w:val="pt-BR"/>
        </w:rPr>
        <w:t>Lander Vanhaverbeke</w:t>
      </w:r>
      <w:r w:rsidRPr="007C76EF" w:rsidR="497C7D0E">
        <w:rPr>
          <w:lang w:val="pt-BR"/>
        </w:rPr>
        <w:t xml:space="preserve"> (Vintecc)</w:t>
      </w:r>
    </w:p>
    <w:p w:rsidRPr="00225B55" w:rsidR="71E878F2" w:rsidP="7BADE3F6" w:rsidRDefault="4308EDEA" w14:paraId="3F64C4AA" w14:textId="2FBE6BAF">
      <w:pPr>
        <w:pStyle w:val="BodyText"/>
        <w:spacing w:line="276" w:lineRule="auto"/>
        <w:rPr>
          <w:lang w:val="fi-FI"/>
        </w:rPr>
      </w:pPr>
      <w:r w:rsidRPr="00225B55">
        <w:rPr>
          <w:lang w:val="fi-FI"/>
        </w:rPr>
        <w:t>Annika Pylväläinen (</w:t>
      </w:r>
      <w:proofErr w:type="spellStart"/>
      <w:r w:rsidRPr="00225B55">
        <w:rPr>
          <w:lang w:val="fi-FI"/>
        </w:rPr>
        <w:t>Enerim</w:t>
      </w:r>
      <w:proofErr w:type="spellEnd"/>
      <w:r w:rsidRPr="00225B55">
        <w:rPr>
          <w:lang w:val="fi-FI"/>
        </w:rPr>
        <w:t>)</w:t>
      </w:r>
    </w:p>
    <w:p w:rsidRPr="00352C39" w:rsidR="00B73654" w:rsidP="6B5835A6" w:rsidRDefault="2D351E80" w14:paraId="5906DE4E" w14:textId="1F81CEEC">
      <w:pPr>
        <w:pStyle w:val="BodyText"/>
        <w:spacing w:line="276" w:lineRule="auto"/>
        <w:rPr>
          <w:lang w:val="de-DE"/>
        </w:rPr>
      </w:pPr>
      <w:r w:rsidRPr="00352C39">
        <w:rPr>
          <w:lang w:val="de-DE"/>
        </w:rPr>
        <w:t>Tuuli Lindroos (F-Secure)</w:t>
      </w:r>
    </w:p>
    <w:p w:rsidRPr="00225B55" w:rsidR="1E8E1DC1" w:rsidP="4F29F454" w:rsidRDefault="1E8E1DC1" w14:paraId="771CC7FB" w14:textId="4FA5941E">
      <w:pPr>
        <w:pStyle w:val="BodyText"/>
        <w:spacing w:line="276" w:lineRule="auto"/>
        <w:rPr>
          <w:lang w:val="de-DE"/>
        </w:rPr>
      </w:pPr>
      <w:r w:rsidRPr="00225B55">
        <w:rPr>
          <w:lang w:val="de-DE"/>
        </w:rPr>
        <w:t>Sini Olkanen (F-Secure)</w:t>
      </w:r>
    </w:p>
    <w:p w:rsidRPr="00352C39" w:rsidR="2299340D" w:rsidP="6B5835A6" w:rsidRDefault="2299340D" w14:paraId="1E7A68D0" w14:textId="4EC7C618">
      <w:pPr>
        <w:pStyle w:val="BodyText"/>
        <w:spacing w:line="276" w:lineRule="auto"/>
        <w:rPr>
          <w:lang w:val="de-DE"/>
        </w:rPr>
      </w:pPr>
      <w:r w:rsidRPr="00352C39">
        <w:rPr>
          <w:lang w:val="de-DE"/>
        </w:rPr>
        <w:t>Jiří Havlík (IMA)</w:t>
      </w:r>
    </w:p>
    <w:p w:rsidRPr="00352C39" w:rsidR="2299340D" w:rsidP="6B5835A6" w:rsidRDefault="2299340D" w14:paraId="1F367E4B" w14:textId="31CB2E0B">
      <w:pPr>
        <w:pStyle w:val="BodyText"/>
        <w:spacing w:line="276" w:lineRule="auto"/>
        <w:rPr>
          <w:lang w:val="de-DE"/>
        </w:rPr>
      </w:pPr>
      <w:r w:rsidRPr="00352C39">
        <w:rPr>
          <w:lang w:val="de-DE"/>
        </w:rPr>
        <w:t>Tomáš Bureš (CUNI)</w:t>
      </w:r>
    </w:p>
    <w:p w:rsidRPr="007C7198" w:rsidR="000F26F4" w:rsidP="6B5835A6" w:rsidRDefault="000F26F4" w14:paraId="5679FE2A" w14:textId="7A419454">
      <w:pPr>
        <w:pStyle w:val="BodyText"/>
        <w:spacing w:line="276" w:lineRule="auto"/>
        <w:rPr>
          <w:ins w:author="Feyza Nur Genç" w:date="2026-05-07T14:51:00Z" w16du:dateUtc="2026-05-07T14:51:54Z" w:id="0"/>
          <w:lang w:val="fi-FI"/>
        </w:rPr>
      </w:pPr>
      <w:r w:rsidRPr="007C76EF">
        <w:rPr>
          <w:lang w:val="de-DE"/>
        </w:rPr>
        <w:t>Juhani Latvakoski (VTT)</w:t>
      </w:r>
    </w:p>
    <w:p w:rsidRPr="003B38B1" w:rsidR="43034814" w:rsidP="73A71450" w:rsidRDefault="43034814" w14:paraId="119F1D47" w14:textId="614C4485">
      <w:pPr>
        <w:pStyle w:val="BodyText"/>
        <w:spacing w:line="276" w:lineRule="auto"/>
        <w:rPr>
          <w:ins w:author="Feyza Nur Genç" w:date="2026-05-07T14:52:00Z" w16du:dateUtc="2026-05-07T14:52:04Z" w:id="1"/>
          <w:lang w:val="fi-FI"/>
        </w:rPr>
      </w:pPr>
      <w:ins w:author="Feyza Nur Genç" w:date="2026-05-07T14:51:00Z" w16du:dateUtc="2026-05-07T14:51:59Z" w:id="2">
        <w:r w:rsidRPr="73A71450">
          <w:rPr>
            <w:lang w:val="de-DE"/>
          </w:rPr>
          <w:t>Feyza Nur Genç</w:t>
        </w:r>
      </w:ins>
      <w:ins w:author="Feyza Nur Genç" w:date="2026-05-07T14:52:00Z" w16du:dateUtc="2026-05-07T14:52:01Z" w:id="3">
        <w:r w:rsidRPr="73A71450">
          <w:rPr>
            <w:lang w:val="de-DE"/>
          </w:rPr>
          <w:t xml:space="preserve"> (Alpata)</w:t>
        </w:r>
      </w:ins>
    </w:p>
    <w:p w:rsidRPr="007C7198" w:rsidR="43034814" w:rsidP="73A71450" w:rsidRDefault="43034814" w14:paraId="169F59DD" w14:textId="431A867B">
      <w:pPr>
        <w:pStyle w:val="BodyText"/>
        <w:spacing w:line="276" w:lineRule="auto"/>
      </w:pPr>
      <w:ins w:author="Feyza Nur Genç" w:date="2026-05-07T14:52:00Z" w16du:dateUtc="2026-05-07T14:52:10Z" w:id="4">
        <w:r w:rsidRPr="73A71450">
          <w:rPr>
            <w:lang w:val="de-DE"/>
          </w:rPr>
          <w:t>Yasemin Eker (Alpata)</w:t>
        </w:r>
      </w:ins>
    </w:p>
    <w:p w:rsidRPr="00352C39" w:rsidR="008C289F" w:rsidP="008C289F" w:rsidRDefault="008C289F" w14:paraId="06EB2496" w14:textId="77777777">
      <w:pPr>
        <w:pStyle w:val="BodyText"/>
        <w:rPr>
          <w:lang w:val="de-DE"/>
        </w:rPr>
      </w:pPr>
    </w:p>
    <w:p w:rsidR="00926E65" w:rsidP="00926E65" w:rsidRDefault="00C55AEC" w14:paraId="06EB2498" w14:textId="1DDD9E5C">
      <w:pPr>
        <w:rPr>
          <w:b/>
          <w:bCs/>
        </w:rPr>
      </w:pPr>
      <w:r w:rsidRPr="007C76EF">
        <w:rPr>
          <w:lang w:val="de-DE"/>
        </w:rPr>
        <w:br w:type="page"/>
      </w:r>
      <w:r w:rsidRPr="00204DDE" w:rsidR="00926E65">
        <w:rPr>
          <w:b/>
          <w:bCs/>
        </w:rPr>
        <w:t>TABLE OF CONTENT</w:t>
      </w:r>
      <w:bookmarkStart w:name="_Toc448903945" w:id="5"/>
      <w:bookmarkStart w:name="_Toc450645653" w:id="6"/>
      <w:r w:rsidRPr="00204DDE" w:rsidR="00926E65">
        <w:rPr>
          <w:b/>
          <w:bCs/>
        </w:rPr>
        <w:t>S</w:t>
      </w:r>
    </w:p>
    <w:p w:rsidRPr="008354F1" w:rsidR="008354F1" w:rsidP="008354F1" w:rsidRDefault="008354F1" w14:paraId="28FDB261" w14:textId="77777777">
      <w:pPr>
        <w:pStyle w:val="BodyText"/>
      </w:pPr>
    </w:p>
    <w:p w:rsidR="007C76EF" w:rsidP="18FA4C0D" w:rsidRDefault="007C76EF" w14:paraId="40E451C4" w14:textId="742FFC6E">
      <w:pPr>
        <w:pStyle w:val="TOC1"/>
        <w:tabs>
          <w:tab w:val="clear" w:pos="9696"/>
          <w:tab w:val="left" w:pos="390"/>
          <w:tab w:val="right" w:leader="dot" w:pos="9690"/>
        </w:tabs>
        <w:rPr>
          <w:rFonts w:asciiTheme="minorHAnsi" w:hAnsiTheme="minorHAnsi" w:eastAsiaTheme="minorEastAsia" w:cstheme="minorBidi"/>
          <w:b w:val="0"/>
          <w:bCs w:val="0"/>
          <w:spacing w:val="0"/>
          <w:kern w:val="2"/>
          <w:sz w:val="24"/>
          <w:szCs w:val="24"/>
          <w:lang w:val="tr-TR" w:eastAsia="tr-TR"/>
          <w14:ligatures w14:val="standardContextual"/>
        </w:rPr>
      </w:pPr>
      <w:r>
        <w:fldChar w:fldCharType="begin"/>
      </w:r>
      <w:r w:rsidR="00825DE6">
        <w:instrText>TOC \z \u</w:instrText>
      </w:r>
      <w:r>
        <w:fldChar w:fldCharType="separate"/>
      </w:r>
      <w:r w:rsidR="18FA4C0D">
        <w:t>1</w:t>
      </w:r>
      <w:r w:rsidR="00825DE6">
        <w:tab/>
      </w:r>
      <w:r w:rsidR="18FA4C0D">
        <w:t>Introduction</w:t>
      </w:r>
      <w:r w:rsidR="00825DE6">
        <w:tab/>
      </w:r>
      <w:r w:rsidR="00825DE6">
        <w:fldChar w:fldCharType="begin"/>
      </w:r>
      <w:r w:rsidR="00825DE6">
        <w:instrText>PAGEREF  \h</w:instrText>
      </w:r>
      <w:r w:rsidR="00825DE6">
        <w:fldChar w:fldCharType="separate"/>
      </w:r>
      <w:r w:rsidR="18FA4C0D">
        <w:t>5</w:t>
      </w:r>
      <w:r w:rsidR="00825DE6">
        <w:fldChar w:fldCharType="end"/>
      </w:r>
    </w:p>
    <w:p w:rsidR="007C76EF" w:rsidP="18FA4C0D" w:rsidRDefault="18FA4C0D" w14:paraId="1221A1A0" w14:textId="48BC80F6">
      <w:pPr>
        <w:pStyle w:val="TOC1"/>
        <w:tabs>
          <w:tab w:val="clear" w:pos="9696"/>
          <w:tab w:val="left" w:pos="390"/>
          <w:tab w:val="right" w:leader="dot" w:pos="9690"/>
        </w:tabs>
        <w:rPr>
          <w:rFonts w:asciiTheme="minorHAnsi" w:hAnsiTheme="minorHAnsi" w:eastAsiaTheme="minorEastAsia" w:cstheme="minorBidi"/>
          <w:b w:val="0"/>
          <w:bCs w:val="0"/>
          <w:spacing w:val="0"/>
          <w:kern w:val="2"/>
          <w:sz w:val="24"/>
          <w:szCs w:val="24"/>
          <w:lang w:val="tr-TR" w:eastAsia="tr-TR"/>
          <w14:ligatures w14:val="standardContextual"/>
        </w:rPr>
      </w:pPr>
      <w:r>
        <w:t>2</w:t>
      </w:r>
      <w:r w:rsidR="007C76EF">
        <w:tab/>
      </w:r>
      <w:r>
        <w:t>Methodology &amp; Roadmap</w:t>
      </w:r>
      <w:r w:rsidR="007C76EF">
        <w:tab/>
      </w:r>
      <w:r w:rsidR="007C76EF">
        <w:fldChar w:fldCharType="begin"/>
      </w:r>
      <w:r w:rsidR="007C76EF">
        <w:instrText>PAGEREF  \h</w:instrText>
      </w:r>
      <w:r w:rsidR="007C76EF">
        <w:fldChar w:fldCharType="separate"/>
      </w:r>
      <w:r>
        <w:t>6</w:t>
      </w:r>
      <w:r w:rsidR="007C76EF">
        <w:fldChar w:fldCharType="end"/>
      </w:r>
    </w:p>
    <w:p w:rsidR="007C76EF" w:rsidP="18FA4C0D" w:rsidRDefault="18FA4C0D" w14:paraId="2F422D4D" w14:textId="18B0B32B">
      <w:pPr>
        <w:pStyle w:val="TOC1"/>
        <w:tabs>
          <w:tab w:val="clear" w:pos="9696"/>
          <w:tab w:val="left" w:pos="390"/>
          <w:tab w:val="right" w:leader="dot" w:pos="9690"/>
        </w:tabs>
        <w:rPr>
          <w:rFonts w:asciiTheme="minorHAnsi" w:hAnsiTheme="minorHAnsi" w:eastAsiaTheme="minorEastAsia" w:cstheme="minorBidi"/>
          <w:b w:val="0"/>
          <w:bCs w:val="0"/>
          <w:spacing w:val="0"/>
          <w:kern w:val="2"/>
          <w:sz w:val="24"/>
          <w:szCs w:val="24"/>
          <w:lang w:val="tr-TR" w:eastAsia="tr-TR"/>
          <w14:ligatures w14:val="standardContextual"/>
        </w:rPr>
      </w:pPr>
      <w:r>
        <w:t>3</w:t>
      </w:r>
      <w:r w:rsidR="007C76EF">
        <w:tab/>
      </w:r>
      <w:r>
        <w:t>Targeted business impacts and key performance indicators of the use cases</w:t>
      </w:r>
      <w:r w:rsidR="007C76EF">
        <w:tab/>
      </w:r>
      <w:r w:rsidR="007C76EF">
        <w:fldChar w:fldCharType="begin"/>
      </w:r>
      <w:r w:rsidR="007C76EF">
        <w:instrText>PAGEREF  \h</w:instrText>
      </w:r>
      <w:r w:rsidR="007C76EF">
        <w:fldChar w:fldCharType="separate"/>
      </w:r>
      <w:r>
        <w:t>6</w:t>
      </w:r>
      <w:r w:rsidR="007C76EF">
        <w:fldChar w:fldCharType="end"/>
      </w:r>
    </w:p>
    <w:p w:rsidR="007C76EF" w:rsidP="18FA4C0D" w:rsidRDefault="18FA4C0D" w14:paraId="18D0A2F7" w14:textId="067CE880">
      <w:pPr>
        <w:pStyle w:val="TOC2"/>
        <w:tabs>
          <w:tab w:val="clear" w:pos="9696"/>
          <w:tab w:val="left" w:pos="600"/>
          <w:tab w:val="right" w:leader="dot" w:pos="9690"/>
        </w:tabs>
        <w:rPr>
          <w:rFonts w:asciiTheme="minorHAnsi" w:hAnsiTheme="minorHAnsi" w:eastAsiaTheme="minorEastAsia" w:cstheme="minorBidi"/>
          <w:spacing w:val="0"/>
          <w:kern w:val="2"/>
          <w:sz w:val="24"/>
          <w:szCs w:val="24"/>
          <w:lang w:val="tr-TR" w:eastAsia="tr-TR"/>
          <w14:ligatures w14:val="standardContextual"/>
        </w:rPr>
      </w:pPr>
      <w:r>
        <w:t>3.1</w:t>
      </w:r>
      <w:r w:rsidR="007C76EF">
        <w:tab/>
      </w:r>
      <w:r>
        <w:t>Targeted business impacts of the use cases</w:t>
      </w:r>
      <w:r w:rsidR="007C76EF">
        <w:tab/>
      </w:r>
      <w:r w:rsidR="007C76EF">
        <w:fldChar w:fldCharType="begin"/>
      </w:r>
      <w:r w:rsidR="007C76EF">
        <w:instrText>PAGEREF  \h</w:instrText>
      </w:r>
      <w:r w:rsidR="007C76EF">
        <w:fldChar w:fldCharType="separate"/>
      </w:r>
      <w:r>
        <w:t>7</w:t>
      </w:r>
      <w:r w:rsidR="007C76EF">
        <w:fldChar w:fldCharType="end"/>
      </w:r>
    </w:p>
    <w:p w:rsidR="007C76EF" w:rsidP="18FA4C0D" w:rsidRDefault="18FA4C0D" w14:paraId="170895DB" w14:textId="2D38E656">
      <w:pPr>
        <w:pStyle w:val="TOC2"/>
        <w:tabs>
          <w:tab w:val="clear" w:pos="9696"/>
          <w:tab w:val="left" w:pos="600"/>
          <w:tab w:val="right" w:leader="dot" w:pos="9690"/>
        </w:tabs>
        <w:rPr>
          <w:rFonts w:asciiTheme="minorHAnsi" w:hAnsiTheme="minorHAnsi" w:eastAsiaTheme="minorEastAsia" w:cstheme="minorBidi"/>
          <w:spacing w:val="0"/>
          <w:kern w:val="2"/>
          <w:sz w:val="24"/>
          <w:szCs w:val="24"/>
          <w:lang w:val="tr-TR" w:eastAsia="tr-TR"/>
          <w14:ligatures w14:val="standardContextual"/>
        </w:rPr>
      </w:pPr>
      <w:r>
        <w:t>3.2</w:t>
      </w:r>
      <w:r w:rsidR="007C76EF">
        <w:tab/>
      </w:r>
      <w:r>
        <w:t>Key performance indicators of the use cases</w:t>
      </w:r>
      <w:r w:rsidR="007C76EF">
        <w:tab/>
      </w:r>
      <w:r w:rsidR="007C76EF">
        <w:fldChar w:fldCharType="begin"/>
      </w:r>
      <w:r w:rsidR="007C76EF">
        <w:instrText>PAGEREF  \h</w:instrText>
      </w:r>
      <w:r w:rsidR="007C76EF">
        <w:fldChar w:fldCharType="separate"/>
      </w:r>
      <w:r>
        <w:t>11</w:t>
      </w:r>
      <w:r w:rsidR="007C76EF">
        <w:fldChar w:fldCharType="end"/>
      </w:r>
    </w:p>
    <w:p w:rsidR="007C76EF" w:rsidP="18FA4C0D" w:rsidRDefault="18FA4C0D" w14:paraId="3F69A7E8" w14:textId="19F5D670">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3.2.1</w:t>
      </w:r>
      <w:r w:rsidR="007C76EF">
        <w:tab/>
      </w:r>
      <w:r>
        <w:t>Shared KPI for all of the use cases</w:t>
      </w:r>
      <w:r w:rsidR="007C76EF">
        <w:tab/>
      </w:r>
      <w:r w:rsidR="007C76EF">
        <w:fldChar w:fldCharType="begin"/>
      </w:r>
      <w:r w:rsidR="007C76EF">
        <w:instrText>PAGEREF  \h</w:instrText>
      </w:r>
      <w:r w:rsidR="007C76EF">
        <w:fldChar w:fldCharType="separate"/>
      </w:r>
      <w:r>
        <w:t>11</w:t>
      </w:r>
      <w:r w:rsidR="007C76EF">
        <w:fldChar w:fldCharType="end"/>
      </w:r>
    </w:p>
    <w:p w:rsidR="007C76EF" w:rsidP="18FA4C0D" w:rsidRDefault="18FA4C0D" w14:paraId="535B55B5" w14:textId="0D92DEC8">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3.2.2</w:t>
      </w:r>
      <w:r w:rsidR="007C76EF">
        <w:tab/>
      </w:r>
      <w:r>
        <w:t>More detailed KPIs of each use are described in the following:</w:t>
      </w:r>
      <w:r w:rsidR="007C76EF">
        <w:tab/>
      </w:r>
      <w:r w:rsidR="007C76EF">
        <w:fldChar w:fldCharType="begin"/>
      </w:r>
      <w:r w:rsidR="007C76EF">
        <w:instrText>PAGEREF  \h</w:instrText>
      </w:r>
      <w:r w:rsidR="007C76EF">
        <w:fldChar w:fldCharType="separate"/>
      </w:r>
      <w:r>
        <w:t>12</w:t>
      </w:r>
      <w:r w:rsidR="007C76EF">
        <w:fldChar w:fldCharType="end"/>
      </w:r>
    </w:p>
    <w:p w:rsidR="007C76EF" w:rsidP="18FA4C0D" w:rsidRDefault="18FA4C0D" w14:paraId="71F3E634" w14:textId="5D730BFE">
      <w:pPr>
        <w:pStyle w:val="TOC1"/>
        <w:tabs>
          <w:tab w:val="clear" w:pos="9696"/>
          <w:tab w:val="right" w:leader="dot" w:pos="9690"/>
        </w:tabs>
        <w:rPr>
          <w:rFonts w:asciiTheme="minorHAnsi" w:hAnsiTheme="minorHAnsi" w:eastAsiaTheme="minorEastAsia" w:cstheme="minorBidi"/>
          <w:spacing w:val="0"/>
          <w:kern w:val="2"/>
          <w:sz w:val="24"/>
          <w:szCs w:val="24"/>
          <w:lang w:val="tr-TR" w:eastAsia="tr-TR"/>
          <w14:ligatures w14:val="standardContextual"/>
        </w:rPr>
      </w:pPr>
      <w:r>
        <w:t>4</w:t>
      </w:r>
      <w:r w:rsidR="007C76EF">
        <w:tab/>
      </w:r>
      <w:r>
        <w:t>Descriptions of contributions of each UC’s into the 2nd year experiments and demonstrations</w:t>
      </w:r>
      <w:r w:rsidR="007C76EF">
        <w:tab/>
      </w:r>
      <w:r w:rsidR="007C76EF">
        <w:fldChar w:fldCharType="begin"/>
      </w:r>
      <w:r w:rsidR="007C76EF">
        <w:instrText>PAGEREF  \h</w:instrText>
      </w:r>
      <w:r w:rsidR="007C76EF">
        <w:fldChar w:fldCharType="separate"/>
      </w:r>
      <w:r>
        <w:t>19</w:t>
      </w:r>
      <w:r w:rsidR="007C76EF">
        <w:fldChar w:fldCharType="end"/>
      </w:r>
    </w:p>
    <w:p w:rsidR="007C76EF" w:rsidP="18FA4C0D" w:rsidRDefault="18FA4C0D" w14:paraId="34D356D9" w14:textId="509D95D1">
      <w:pPr>
        <w:pStyle w:val="TOC2"/>
        <w:tabs>
          <w:tab w:val="clear" w:pos="9696"/>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4.1</w:t>
      </w:r>
      <w:r w:rsidR="007C76EF">
        <w:tab/>
      </w:r>
      <w:r>
        <w:t>UC 1 - Connected &amp; Autonomous lightweight logistics for in-factory/out-factory supply chain</w:t>
      </w:r>
      <w:r w:rsidR="007C76EF">
        <w:tab/>
      </w:r>
      <w:r w:rsidR="007C76EF">
        <w:fldChar w:fldCharType="begin"/>
      </w:r>
      <w:r w:rsidR="007C76EF">
        <w:instrText>PAGEREF  \h</w:instrText>
      </w:r>
      <w:r w:rsidR="007C76EF">
        <w:fldChar w:fldCharType="separate"/>
      </w:r>
      <w:r>
        <w:t>19</w:t>
      </w:r>
      <w:r w:rsidR="007C76EF">
        <w:fldChar w:fldCharType="end"/>
      </w:r>
    </w:p>
    <w:p w:rsidR="007C76EF" w:rsidP="18FA4C0D" w:rsidRDefault="18FA4C0D" w14:paraId="2AB78359" w14:textId="5B2DBD85">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4.1.1</w:t>
      </w:r>
      <w:r w:rsidR="007C76EF">
        <w:tab/>
      </w:r>
      <w:r>
        <w:t>Contribution to 2nd year demonstration 1</w:t>
      </w:r>
      <w:r w:rsidR="007C76EF">
        <w:tab/>
      </w:r>
      <w:r w:rsidR="007C76EF">
        <w:fldChar w:fldCharType="begin"/>
      </w:r>
      <w:r w:rsidR="007C76EF">
        <w:instrText>PAGEREF  \h</w:instrText>
      </w:r>
      <w:r w:rsidR="007C76EF">
        <w:fldChar w:fldCharType="separate"/>
      </w:r>
      <w:r>
        <w:t>19</w:t>
      </w:r>
      <w:r w:rsidR="007C76EF">
        <w:fldChar w:fldCharType="end"/>
      </w:r>
    </w:p>
    <w:p w:rsidR="007C76EF" w:rsidP="18FA4C0D" w:rsidRDefault="18FA4C0D" w14:paraId="5D36AFDE" w14:textId="1BB86E9F">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4.1.2</w:t>
      </w:r>
      <w:r w:rsidR="007C76EF">
        <w:tab/>
      </w:r>
      <w:r>
        <w:t>Discussion and estimation of the targeted KPI</w:t>
      </w:r>
      <w:r w:rsidR="007C76EF">
        <w:tab/>
      </w:r>
      <w:r w:rsidR="007C76EF">
        <w:fldChar w:fldCharType="begin"/>
      </w:r>
      <w:r w:rsidR="007C76EF">
        <w:instrText>PAGEREF  \h</w:instrText>
      </w:r>
      <w:r w:rsidR="007C76EF">
        <w:fldChar w:fldCharType="separate"/>
      </w:r>
      <w:r>
        <w:t>19</w:t>
      </w:r>
      <w:r w:rsidR="007C76EF">
        <w:fldChar w:fldCharType="end"/>
      </w:r>
    </w:p>
    <w:p w:rsidR="007C76EF" w:rsidP="18FA4C0D" w:rsidRDefault="18FA4C0D" w14:paraId="1605BCE1" w14:textId="12B8E88A">
      <w:pPr>
        <w:pStyle w:val="TOC2"/>
        <w:tabs>
          <w:tab w:val="clear" w:pos="9696"/>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4.2</w:t>
      </w:r>
      <w:r w:rsidR="007C76EF">
        <w:tab/>
      </w:r>
      <w:r>
        <w:t>UC 2 - People and machine position awareness in production or logistics area</w:t>
      </w:r>
      <w:r w:rsidR="007C76EF">
        <w:tab/>
      </w:r>
      <w:r w:rsidR="007C76EF">
        <w:fldChar w:fldCharType="begin"/>
      </w:r>
      <w:r w:rsidR="007C76EF">
        <w:instrText>PAGEREF  \h</w:instrText>
      </w:r>
      <w:r w:rsidR="007C76EF">
        <w:fldChar w:fldCharType="separate"/>
      </w:r>
      <w:r>
        <w:t>19</w:t>
      </w:r>
      <w:r w:rsidR="007C76EF">
        <w:fldChar w:fldCharType="end"/>
      </w:r>
    </w:p>
    <w:p w:rsidR="007C76EF" w:rsidP="18FA4C0D" w:rsidRDefault="18FA4C0D" w14:paraId="752BC66C" w14:textId="4183ED97">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4.2.1</w:t>
      </w:r>
      <w:r w:rsidR="007C76EF">
        <w:tab/>
      </w:r>
      <w:r>
        <w:t>Contribution to 2nd year demonstration x</w:t>
      </w:r>
      <w:r w:rsidR="007C76EF">
        <w:tab/>
      </w:r>
      <w:r w:rsidR="007C76EF">
        <w:fldChar w:fldCharType="begin"/>
      </w:r>
      <w:r w:rsidR="007C76EF">
        <w:instrText>PAGEREF  \h</w:instrText>
      </w:r>
      <w:r w:rsidR="007C76EF">
        <w:fldChar w:fldCharType="separate"/>
      </w:r>
      <w:r>
        <w:t>19</w:t>
      </w:r>
      <w:r w:rsidR="007C76EF">
        <w:fldChar w:fldCharType="end"/>
      </w:r>
    </w:p>
    <w:p w:rsidR="007C76EF" w:rsidP="18FA4C0D" w:rsidRDefault="18FA4C0D" w14:paraId="2B681067" w14:textId="0CB35268">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4.2.2</w:t>
      </w:r>
      <w:r w:rsidR="007C76EF">
        <w:tab/>
      </w:r>
      <w:r>
        <w:t>Discussion and estimation of the targeted KPI</w:t>
      </w:r>
      <w:r w:rsidR="007C76EF">
        <w:tab/>
      </w:r>
      <w:r w:rsidR="007C76EF">
        <w:fldChar w:fldCharType="begin"/>
      </w:r>
      <w:r w:rsidR="007C76EF">
        <w:instrText>PAGEREF  \h</w:instrText>
      </w:r>
      <w:r w:rsidR="007C76EF">
        <w:fldChar w:fldCharType="separate"/>
      </w:r>
      <w:r>
        <w:t>19</w:t>
      </w:r>
      <w:r w:rsidR="007C76EF">
        <w:fldChar w:fldCharType="end"/>
      </w:r>
    </w:p>
    <w:p w:rsidR="007C76EF" w:rsidP="18FA4C0D" w:rsidRDefault="18FA4C0D" w14:paraId="5249F9F0" w14:textId="751344AE">
      <w:pPr>
        <w:pStyle w:val="TOC2"/>
        <w:tabs>
          <w:tab w:val="clear" w:pos="9696"/>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4.3</w:t>
      </w:r>
      <w:r w:rsidR="007C76EF">
        <w:tab/>
      </w:r>
      <w:r>
        <w:t>UC 3 - Map at the centre of situational awareness in addition to real time video</w:t>
      </w:r>
      <w:r w:rsidR="007C76EF">
        <w:tab/>
      </w:r>
      <w:r w:rsidR="007C76EF">
        <w:fldChar w:fldCharType="begin"/>
      </w:r>
      <w:r w:rsidR="007C76EF">
        <w:instrText>PAGEREF  \h</w:instrText>
      </w:r>
      <w:r w:rsidR="007C76EF">
        <w:fldChar w:fldCharType="separate"/>
      </w:r>
      <w:r>
        <w:t>19</w:t>
      </w:r>
      <w:r w:rsidR="007C76EF">
        <w:fldChar w:fldCharType="end"/>
      </w:r>
    </w:p>
    <w:p w:rsidR="007C76EF" w:rsidP="18FA4C0D" w:rsidRDefault="18FA4C0D" w14:paraId="7B0640B4" w14:textId="1F309003">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4.3.1</w:t>
      </w:r>
      <w:r w:rsidR="007C76EF">
        <w:tab/>
      </w:r>
      <w:r>
        <w:t>Contribution to 2nd year demonstration x</w:t>
      </w:r>
      <w:r w:rsidR="007C76EF">
        <w:tab/>
      </w:r>
      <w:r w:rsidR="007C76EF">
        <w:fldChar w:fldCharType="begin"/>
      </w:r>
      <w:r w:rsidR="007C76EF">
        <w:instrText>PAGEREF  \h</w:instrText>
      </w:r>
      <w:r w:rsidR="007C76EF">
        <w:fldChar w:fldCharType="separate"/>
      </w:r>
      <w:r>
        <w:t>19</w:t>
      </w:r>
      <w:r w:rsidR="007C76EF">
        <w:fldChar w:fldCharType="end"/>
      </w:r>
    </w:p>
    <w:p w:rsidR="007C76EF" w:rsidP="18FA4C0D" w:rsidRDefault="18FA4C0D" w14:paraId="39ED3566" w14:textId="5276248B">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4.3.2</w:t>
      </w:r>
      <w:r w:rsidR="007C76EF">
        <w:tab/>
      </w:r>
      <w:r>
        <w:t>Discussion and estimation of the targeted KPI</w:t>
      </w:r>
      <w:r w:rsidR="007C76EF">
        <w:tab/>
      </w:r>
      <w:r w:rsidR="007C76EF">
        <w:fldChar w:fldCharType="begin"/>
      </w:r>
      <w:r w:rsidR="007C76EF">
        <w:instrText>PAGEREF  \h</w:instrText>
      </w:r>
      <w:r w:rsidR="007C76EF">
        <w:fldChar w:fldCharType="separate"/>
      </w:r>
      <w:r>
        <w:t>19</w:t>
      </w:r>
      <w:r w:rsidR="007C76EF">
        <w:fldChar w:fldCharType="end"/>
      </w:r>
    </w:p>
    <w:p w:rsidR="007C76EF" w:rsidP="18FA4C0D" w:rsidRDefault="18FA4C0D" w14:paraId="5C265535" w14:textId="1ECD5E4B">
      <w:pPr>
        <w:pStyle w:val="TOC2"/>
        <w:tabs>
          <w:tab w:val="clear" w:pos="9696"/>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4.4</w:t>
      </w:r>
      <w:r w:rsidR="007C76EF">
        <w:tab/>
      </w:r>
      <w:r>
        <w:t>UC 4 - Critical electricity distribution grid operation in energy communities</w:t>
      </w:r>
      <w:r w:rsidR="007C76EF">
        <w:tab/>
      </w:r>
      <w:r w:rsidR="007C76EF">
        <w:fldChar w:fldCharType="begin"/>
      </w:r>
      <w:r w:rsidR="007C76EF">
        <w:instrText>PAGEREF  \h</w:instrText>
      </w:r>
      <w:r w:rsidR="007C76EF">
        <w:fldChar w:fldCharType="separate"/>
      </w:r>
      <w:r>
        <w:t>19</w:t>
      </w:r>
      <w:r w:rsidR="007C76EF">
        <w:fldChar w:fldCharType="end"/>
      </w:r>
    </w:p>
    <w:p w:rsidR="007C76EF" w:rsidP="18FA4C0D" w:rsidRDefault="18FA4C0D" w14:paraId="459FB336" w14:textId="0CE7F201">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4.4.1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1AAAFA1B" w14:textId="113A6912">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4.4.2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2C49AF55" w14:textId="2D43468B">
      <w:pPr>
        <w:pStyle w:val="TOC2"/>
        <w:tabs>
          <w:tab w:val="clear" w:pos="9696"/>
          <w:tab w:val="left" w:pos="600"/>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4.5</w:t>
      </w:r>
      <w:r w:rsidR="007C76EF">
        <w:tab/>
      </w:r>
      <w:r>
        <w:t>UC 5 - Security and location awareness of persons</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21D81B55" w14:textId="544A8F47">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4.5.1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7A9D6258" w14:textId="4BDC3798">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4.5.2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02D2BB57" w14:textId="2E0639E0">
      <w:pPr>
        <w:pStyle w:val="TOC2"/>
        <w:tabs>
          <w:tab w:val="clear" w:pos="9696"/>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4.6</w:t>
      </w:r>
      <w:r w:rsidR="007C76EF">
        <w:tab/>
      </w:r>
      <w:r>
        <w:t>UC 7 - Multirouting secure awareness system for hunting and outdoors</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6969A556" w14:textId="30C50249">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4.6.1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14F8BEF2" w14:textId="3270D5FF">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4.6.2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25C20735" w14:textId="32C4CA30">
      <w:pPr>
        <w:pStyle w:val="TOC2"/>
        <w:tabs>
          <w:tab w:val="clear" w:pos="9696"/>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4.7</w:t>
      </w:r>
      <w:r w:rsidR="007C76EF">
        <w:tab/>
      </w:r>
      <w:r>
        <w:t>UC 8 - Secure, trustworthy and reliable drone operation control system</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1F9B4610" w14:textId="35195FDF">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4.7.1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22DB8412" w14:textId="2BEDF050">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4.7.2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5A66591D" w14:textId="53647EC0">
      <w:pPr>
        <w:pStyle w:val="TOC2"/>
        <w:tabs>
          <w:tab w:val="clear" w:pos="9696"/>
          <w:tab w:val="left" w:pos="600"/>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4.8</w:t>
      </w:r>
      <w:r w:rsidR="007C76EF">
        <w:tab/>
      </w:r>
      <w:r>
        <w:t>UC 9 - Situational awareness and secure management of digital twin assets</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23759EAE" w14:textId="7B5A80E4">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4.8.1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72553753" w14:textId="005ADDC6">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4.8.2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4A385B3F" w14:textId="5E73CBC9">
      <w:pPr>
        <w:pStyle w:val="TOC2"/>
        <w:tabs>
          <w:tab w:val="clear" w:pos="9696"/>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4.9</w:t>
      </w:r>
      <w:r w:rsidR="007C76EF">
        <w:tab/>
      </w:r>
      <w:r>
        <w:t>Project story</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6F114F88" w14:textId="27135BE3">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4.9.1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062517D6" w14:textId="477DE421">
      <w:pPr>
        <w:pStyle w:val="TOC3"/>
        <w:tabs>
          <w:tab w:val="clear" w:pos="1872"/>
          <w:tab w:val="left" w:pos="1860"/>
        </w:tabs>
        <w:rPr>
          <w:rFonts w:asciiTheme="minorHAnsi" w:hAnsiTheme="minorHAnsi" w:eastAsiaTheme="minorEastAsia" w:cstheme="minorBidi"/>
          <w:i w:val="0"/>
          <w:iCs w:val="0"/>
          <w:spacing w:val="0"/>
          <w:kern w:val="2"/>
          <w:sz w:val="24"/>
          <w:szCs w:val="24"/>
          <w:lang w:val="tr-TR" w:eastAsia="tr-TR"/>
          <w14:ligatures w14:val="standardContextual"/>
        </w:rPr>
      </w:pPr>
      <w:r>
        <w:t>4.9.2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581010EE" w14:textId="4A1ABF6F">
      <w:pPr>
        <w:pStyle w:val="TOC1"/>
        <w:tabs>
          <w:tab w:val="clear" w:pos="9696"/>
          <w:tab w:val="right" w:leader="dot" w:pos="9690"/>
        </w:tabs>
        <w:rPr>
          <w:rFonts w:asciiTheme="minorHAnsi" w:hAnsiTheme="minorHAnsi" w:eastAsiaTheme="minorEastAsia" w:cstheme="minorBidi"/>
          <w:spacing w:val="0"/>
          <w:kern w:val="2"/>
          <w:sz w:val="24"/>
          <w:szCs w:val="24"/>
          <w:lang w:val="tr-TR" w:eastAsia="tr-TR"/>
          <w14:ligatures w14:val="standardContextual"/>
        </w:rPr>
      </w:pPr>
      <w:r>
        <w:t>5</w:t>
      </w:r>
      <w:r w:rsidR="007C76EF">
        <w:tab/>
      </w:r>
      <w:r>
        <w:t>Description of the demonstrations to be shown in the 2nd year review</w:t>
      </w:r>
      <w:r w:rsidR="007C76EF">
        <w:tab/>
      </w:r>
      <w:r w:rsidR="007C76EF">
        <w:fldChar w:fldCharType="begin"/>
      </w:r>
      <w:r w:rsidR="007C76EF">
        <w:instrText>PAGEREF  \h</w:instrText>
      </w:r>
      <w:r w:rsidR="007C76EF">
        <w:fldChar w:fldCharType="separate"/>
      </w:r>
      <w:r>
        <w:t>20</w:t>
      </w:r>
      <w:r w:rsidR="007C76EF">
        <w:fldChar w:fldCharType="end"/>
      </w:r>
    </w:p>
    <w:p w:rsidR="007C76EF" w:rsidP="18FA4C0D" w:rsidRDefault="18FA4C0D" w14:paraId="7B667065" w14:textId="330BAEC8">
      <w:pPr>
        <w:pStyle w:val="TOC2"/>
        <w:tabs>
          <w:tab w:val="clear" w:pos="9696"/>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5.1</w:t>
      </w:r>
      <w:r w:rsidR="007C76EF">
        <w:tab/>
      </w:r>
      <w:r>
        <w:t>Demonstration 1 &lt;add name&gt;</w:t>
      </w:r>
      <w:r w:rsidR="007C76EF">
        <w:tab/>
      </w:r>
      <w:r w:rsidR="007C76EF">
        <w:fldChar w:fldCharType="begin"/>
      </w:r>
      <w:r w:rsidR="007C76EF">
        <w:instrText>PAGEREF  \h</w:instrText>
      </w:r>
      <w:r w:rsidR="007C76EF">
        <w:fldChar w:fldCharType="separate"/>
      </w:r>
      <w:r>
        <w:t>21</w:t>
      </w:r>
      <w:r w:rsidR="007C76EF">
        <w:fldChar w:fldCharType="end"/>
      </w:r>
    </w:p>
    <w:p w:rsidR="007C76EF" w:rsidP="18FA4C0D" w:rsidRDefault="18FA4C0D" w14:paraId="23F2CF26" w14:textId="1F60D013">
      <w:pPr>
        <w:pStyle w:val="TOC2"/>
        <w:tabs>
          <w:tab w:val="clear" w:pos="9696"/>
          <w:tab w:val="left" w:pos="600"/>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5.2</w:t>
      </w:r>
      <w:r w:rsidR="007C76EF">
        <w:tab/>
      </w:r>
      <w:r>
        <w:t>Demonstration 2 &lt;add name&gt;</w:t>
      </w:r>
      <w:r w:rsidR="007C76EF">
        <w:tab/>
      </w:r>
      <w:r w:rsidR="007C76EF">
        <w:fldChar w:fldCharType="begin"/>
      </w:r>
      <w:r w:rsidR="007C76EF">
        <w:instrText>PAGEREF  \h</w:instrText>
      </w:r>
      <w:r w:rsidR="007C76EF">
        <w:fldChar w:fldCharType="separate"/>
      </w:r>
      <w:r>
        <w:t>21</w:t>
      </w:r>
      <w:r w:rsidR="007C76EF">
        <w:fldChar w:fldCharType="end"/>
      </w:r>
    </w:p>
    <w:p w:rsidR="007C76EF" w:rsidP="18FA4C0D" w:rsidRDefault="18FA4C0D" w14:paraId="3501B368" w14:textId="5F4F9DB4">
      <w:pPr>
        <w:pStyle w:val="TOC2"/>
        <w:tabs>
          <w:tab w:val="clear" w:pos="9696"/>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5.3</w:t>
      </w:r>
      <w:r w:rsidR="007C76EF">
        <w:tab/>
      </w:r>
      <w:r>
        <w:t>Demonstration 3 &lt;add  name&gt;</w:t>
      </w:r>
      <w:r w:rsidR="007C76EF">
        <w:tab/>
      </w:r>
      <w:r w:rsidR="007C76EF">
        <w:fldChar w:fldCharType="begin"/>
      </w:r>
      <w:r w:rsidR="007C76EF">
        <w:instrText>PAGEREF  \h</w:instrText>
      </w:r>
      <w:r w:rsidR="007C76EF">
        <w:fldChar w:fldCharType="separate"/>
      </w:r>
      <w:r>
        <w:t>21</w:t>
      </w:r>
      <w:r w:rsidR="007C76EF">
        <w:fldChar w:fldCharType="end"/>
      </w:r>
    </w:p>
    <w:p w:rsidR="007C76EF" w:rsidP="18FA4C0D" w:rsidRDefault="18FA4C0D" w14:paraId="1D4C6504" w14:textId="647FA096">
      <w:pPr>
        <w:pStyle w:val="TOC2"/>
        <w:tabs>
          <w:tab w:val="clear" w:pos="9696"/>
          <w:tab w:val="right" w:leader="dot" w:pos="9690"/>
        </w:tabs>
        <w:rPr>
          <w:rFonts w:asciiTheme="minorHAnsi" w:hAnsiTheme="minorHAnsi" w:eastAsiaTheme="minorEastAsia" w:cstheme="minorBidi"/>
          <w:i w:val="0"/>
          <w:iCs w:val="0"/>
          <w:spacing w:val="0"/>
          <w:kern w:val="2"/>
          <w:sz w:val="24"/>
          <w:szCs w:val="24"/>
          <w:lang w:val="tr-TR" w:eastAsia="tr-TR"/>
          <w14:ligatures w14:val="standardContextual"/>
        </w:rPr>
      </w:pPr>
      <w:r>
        <w:t>5.4</w:t>
      </w:r>
      <w:r w:rsidR="007C76EF">
        <w:tab/>
      </w:r>
      <w:r>
        <w:t>Demonstration n &lt;add name&gt;</w:t>
      </w:r>
      <w:r w:rsidR="007C76EF">
        <w:tab/>
      </w:r>
      <w:r w:rsidR="007C76EF">
        <w:fldChar w:fldCharType="begin"/>
      </w:r>
      <w:r w:rsidR="007C76EF">
        <w:instrText>PAGEREF  \h</w:instrText>
      </w:r>
      <w:r w:rsidR="007C76EF">
        <w:fldChar w:fldCharType="separate"/>
      </w:r>
      <w:r>
        <w:t>21</w:t>
      </w:r>
      <w:r w:rsidR="007C76EF">
        <w:fldChar w:fldCharType="end"/>
      </w:r>
    </w:p>
    <w:p w:rsidR="007C76EF" w:rsidP="18FA4C0D" w:rsidRDefault="18FA4C0D" w14:paraId="16CC01D4" w14:textId="1602195D">
      <w:pPr>
        <w:pStyle w:val="TOC1"/>
        <w:tabs>
          <w:tab w:val="clear" w:pos="9696"/>
          <w:tab w:val="left" w:pos="390"/>
          <w:tab w:val="right" w:leader="dot" w:pos="9690"/>
        </w:tabs>
        <w:rPr>
          <w:rFonts w:asciiTheme="minorHAnsi" w:hAnsiTheme="minorHAnsi" w:eastAsiaTheme="minorEastAsia" w:cstheme="minorBidi"/>
          <w:b w:val="0"/>
          <w:bCs w:val="0"/>
          <w:spacing w:val="0"/>
          <w:kern w:val="2"/>
          <w:sz w:val="24"/>
          <w:szCs w:val="24"/>
          <w:lang w:val="tr-TR" w:eastAsia="tr-TR"/>
          <w14:ligatures w14:val="standardContextual"/>
        </w:rPr>
      </w:pPr>
      <w:r>
        <w:t>6</w:t>
      </w:r>
      <w:r w:rsidR="007C76EF">
        <w:tab/>
      </w:r>
      <w:r>
        <w:t>Conclusions</w:t>
      </w:r>
      <w:r w:rsidR="007C76EF">
        <w:tab/>
      </w:r>
      <w:r w:rsidR="007C76EF">
        <w:fldChar w:fldCharType="begin"/>
      </w:r>
      <w:r w:rsidR="007C76EF">
        <w:instrText>PAGEREF  \h</w:instrText>
      </w:r>
      <w:r w:rsidR="007C76EF">
        <w:fldChar w:fldCharType="separate"/>
      </w:r>
      <w:r>
        <w:t>21</w:t>
      </w:r>
      <w:r w:rsidR="007C76EF">
        <w:fldChar w:fldCharType="end"/>
      </w:r>
    </w:p>
    <w:p w:rsidR="007C76EF" w:rsidP="18FA4C0D" w:rsidRDefault="18FA4C0D" w14:paraId="2B6EDE69" w14:textId="2C16B4BA">
      <w:pPr>
        <w:pStyle w:val="TOC1"/>
        <w:tabs>
          <w:tab w:val="clear" w:pos="9696"/>
          <w:tab w:val="left" w:pos="390"/>
          <w:tab w:val="right" w:leader="dot" w:pos="9690"/>
        </w:tabs>
        <w:rPr>
          <w:rFonts w:asciiTheme="minorHAnsi" w:hAnsiTheme="minorHAnsi" w:eastAsiaTheme="minorEastAsia" w:cstheme="minorBidi"/>
          <w:b w:val="0"/>
          <w:bCs w:val="0"/>
          <w:spacing w:val="0"/>
          <w:kern w:val="2"/>
          <w:sz w:val="24"/>
          <w:szCs w:val="24"/>
          <w:lang w:val="tr-TR" w:eastAsia="tr-TR"/>
          <w14:ligatures w14:val="standardContextual"/>
        </w:rPr>
      </w:pPr>
      <w:r>
        <w:t>7</w:t>
      </w:r>
      <w:r w:rsidR="007C76EF">
        <w:tab/>
      </w:r>
      <w:r>
        <w:t>References</w:t>
      </w:r>
      <w:r w:rsidR="007C76EF">
        <w:tab/>
      </w:r>
      <w:r w:rsidR="007C76EF">
        <w:fldChar w:fldCharType="begin"/>
      </w:r>
      <w:r w:rsidR="007C76EF">
        <w:instrText>PAGEREF  \h</w:instrText>
      </w:r>
      <w:r w:rsidR="007C76EF">
        <w:fldChar w:fldCharType="separate"/>
      </w:r>
      <w:r>
        <w:t>21</w:t>
      </w:r>
      <w:r w:rsidR="007C76EF">
        <w:fldChar w:fldCharType="end"/>
      </w:r>
      <w:r w:rsidR="007C76EF">
        <w:fldChar w:fldCharType="end"/>
      </w:r>
    </w:p>
    <w:p w:rsidRPr="00204DDE" w:rsidR="008B1D75" w:rsidP="008B1D75" w:rsidRDefault="008B1D75" w14:paraId="5003A580" w14:textId="5757250E">
      <w:pPr>
        <w:pStyle w:val="TableofFigures"/>
        <w:tabs>
          <w:tab w:val="right" w:leader="dot" w:pos="9684"/>
        </w:tabs>
        <w:rPr>
          <w:caps/>
        </w:rPr>
      </w:pPr>
      <w:bookmarkStart w:name="_Toc471724420" w:id="7"/>
      <w:bookmarkStart w:name="_Toc471724553" w:id="8"/>
      <w:bookmarkStart w:name="_Toc471785672" w:id="9"/>
      <w:bookmarkStart w:name="_Toc423847464" w:id="10"/>
      <w:bookmarkStart w:name="_Toc436476113" w:id="11"/>
      <w:bookmarkStart w:name="_Toc465144237" w:id="12"/>
      <w:bookmarkStart w:name="_Toc465144483" w:id="13"/>
      <w:bookmarkStart w:name="_Toc465144910" w:id="14"/>
      <w:bookmarkEnd w:id="5"/>
      <w:bookmarkEnd w:id="6"/>
    </w:p>
    <w:p w:rsidRPr="007C76EF" w:rsidR="008B1D75" w:rsidP="007C76EF" w:rsidRDefault="008B1D75" w14:paraId="3D36E2C1" w14:textId="673510E1">
      <w:pPr>
        <w:pStyle w:val="BodyText"/>
      </w:pPr>
      <w:r w:rsidRPr="00204DDE">
        <w:br w:type="page"/>
      </w:r>
      <w:r w:rsidRPr="00204DDE">
        <w:rPr>
          <w:b/>
          <w:caps/>
        </w:rPr>
        <w:t>TABLE OF FIGURES</w:t>
      </w:r>
    </w:p>
    <w:p w:rsidRPr="008354F1" w:rsidR="008354F1" w:rsidP="008354F1" w:rsidRDefault="008354F1" w14:paraId="781F7CE9" w14:textId="77777777"/>
    <w:p w:rsidR="000F2E01" w:rsidRDefault="008B426A" w14:paraId="1D69B843" w14:textId="4DDEED7A">
      <w:pPr>
        <w:pStyle w:val="TableofFigures"/>
        <w:tabs>
          <w:tab w:val="right" w:leader="dot" w:pos="9684"/>
        </w:tabs>
        <w:rPr>
          <w:rFonts w:asciiTheme="minorHAnsi" w:hAnsiTheme="minorHAnsi" w:eastAsiaTheme="minorEastAsia" w:cstheme="minorBidi"/>
          <w:noProof/>
          <w:kern w:val="2"/>
          <w:sz w:val="24"/>
          <w:lang w:val="tr-TR" w:eastAsia="ja-JP"/>
          <w14:ligatures w14:val="standardContextual"/>
        </w:rPr>
      </w:pPr>
      <w:r w:rsidRPr="00204DDE">
        <w:rPr>
          <w:sz w:val="22"/>
          <w:szCs w:val="22"/>
        </w:rPr>
        <w:fldChar w:fldCharType="begin"/>
      </w:r>
      <w:r w:rsidRPr="00204DDE">
        <w:rPr>
          <w:sz w:val="22"/>
          <w:szCs w:val="22"/>
        </w:rPr>
        <w:instrText xml:space="preserve"> TOC \h \z \c "Figure" </w:instrText>
      </w:r>
      <w:r w:rsidRPr="00204DDE">
        <w:rPr>
          <w:sz w:val="22"/>
          <w:szCs w:val="22"/>
        </w:rPr>
        <w:fldChar w:fldCharType="separate"/>
      </w:r>
      <w:hyperlink w:history="1" w:anchor="_Toc227718555">
        <w:r w:rsidRPr="00865DE0" w:rsidR="000F2E01">
          <w:rPr>
            <w:rStyle w:val="Hyperlink"/>
            <w:noProof/>
          </w:rPr>
          <w:t>Figure 15. The schedule of the Sa4CPS project.</w:t>
        </w:r>
        <w:r w:rsidR="000F2E01">
          <w:rPr>
            <w:noProof/>
            <w:webHidden/>
          </w:rPr>
          <w:tab/>
        </w:r>
        <w:r w:rsidR="000F2E01">
          <w:rPr>
            <w:noProof/>
            <w:webHidden/>
          </w:rPr>
          <w:fldChar w:fldCharType="begin"/>
        </w:r>
        <w:r w:rsidR="000F2E01">
          <w:rPr>
            <w:noProof/>
            <w:webHidden/>
          </w:rPr>
          <w:instrText xml:space="preserve"> PAGEREF _Toc227718555 \h </w:instrText>
        </w:r>
        <w:r w:rsidR="000F2E01">
          <w:rPr>
            <w:noProof/>
            <w:webHidden/>
          </w:rPr>
        </w:r>
        <w:r w:rsidR="000F2E01">
          <w:rPr>
            <w:noProof/>
            <w:webHidden/>
          </w:rPr>
          <w:fldChar w:fldCharType="separate"/>
        </w:r>
        <w:r w:rsidR="000F2E01">
          <w:rPr>
            <w:noProof/>
            <w:webHidden/>
          </w:rPr>
          <w:t>6</w:t>
        </w:r>
        <w:r w:rsidR="000F2E01">
          <w:rPr>
            <w:noProof/>
            <w:webHidden/>
          </w:rPr>
          <w:fldChar w:fldCharType="end"/>
        </w:r>
      </w:hyperlink>
    </w:p>
    <w:p w:rsidRPr="00204DDE" w:rsidR="008B1D75" w:rsidP="008B1D75" w:rsidRDefault="008B426A" w14:paraId="1DFB8401" w14:textId="7BCE9D3B">
      <w:pPr>
        <w:spacing w:line="360" w:lineRule="auto"/>
        <w:rPr>
          <w:sz w:val="22"/>
          <w:szCs w:val="22"/>
        </w:rPr>
      </w:pPr>
      <w:r w:rsidRPr="00204DDE">
        <w:rPr>
          <w:sz w:val="22"/>
          <w:szCs w:val="22"/>
        </w:rPr>
        <w:fldChar w:fldCharType="end"/>
      </w:r>
    </w:p>
    <w:p w:rsidR="008B426A" w:rsidP="008B426A" w:rsidRDefault="008B426A" w14:paraId="132364F4" w14:textId="5FA7A2B5">
      <w:pPr>
        <w:pStyle w:val="BodyText"/>
        <w:rPr>
          <w:b/>
          <w:caps/>
        </w:rPr>
      </w:pPr>
      <w:r w:rsidRPr="00204DDE">
        <w:rPr>
          <w:b/>
          <w:caps/>
        </w:rPr>
        <w:t>List OF TABLES</w:t>
      </w:r>
    </w:p>
    <w:p w:rsidR="008B426A" w:rsidP="79903BA3" w:rsidRDefault="008B426A" w14:paraId="3EF0D03A" w14:textId="48036F4F">
      <w:pPr>
        <w:pStyle w:val="TableofFigures"/>
        <w:tabs>
          <w:tab w:val="right" w:leader="dot" w:pos="9684"/>
        </w:tabs>
        <w:rPr>
          <w:rFonts w:asciiTheme="minorHAnsi" w:hAnsiTheme="minorHAnsi" w:eastAsiaTheme="minorEastAsia" w:cstheme="minorBidi"/>
          <w:noProof/>
          <w:sz w:val="24"/>
          <w:lang w:val="tr-TR" w:eastAsia="ja-JP"/>
        </w:rPr>
      </w:pPr>
      <w:r w:rsidRPr="00204DDE">
        <w:fldChar w:fldCharType="begin"/>
      </w:r>
      <w:r>
        <w:instrText xml:space="preserve"> TOC \h \z \c "Table" </w:instrText>
      </w:r>
      <w:r w:rsidRPr="00204DDE">
        <w:fldChar w:fldCharType="separate"/>
      </w:r>
      <w:hyperlink w:anchor="_Toc227718549">
        <w:r w:rsidRPr="79903BA3" w:rsidR="00500C8A">
          <w:rPr>
            <w:rStyle w:val="Hyperlink"/>
            <w:noProof/>
          </w:rPr>
          <w:t>Table 36. 1st Year Experiment &amp; Demo Summary</w:t>
        </w:r>
        <w:r>
          <w:tab/>
        </w:r>
        <w:r w:rsidRPr="79903BA3">
          <w:rPr>
            <w:noProof/>
          </w:rPr>
          <w:fldChar w:fldCharType="begin"/>
        </w:r>
        <w:r w:rsidRPr="79903BA3">
          <w:rPr>
            <w:noProof/>
          </w:rPr>
          <w:instrText xml:space="preserve"> PAGEREF _Toc227718549 \h </w:instrText>
        </w:r>
        <w:r w:rsidRPr="79903BA3">
          <w:rPr>
            <w:noProof/>
          </w:rPr>
        </w:r>
        <w:r w:rsidRPr="79903BA3">
          <w:rPr>
            <w:noProof/>
          </w:rPr>
          <w:fldChar w:fldCharType="separate"/>
        </w:r>
        <w:r w:rsidRPr="79903BA3" w:rsidR="00500C8A">
          <w:rPr>
            <w:noProof/>
          </w:rPr>
          <w:t>23</w:t>
        </w:r>
        <w:r w:rsidRPr="79903BA3">
          <w:rPr>
            <w:noProof/>
          </w:rPr>
          <w:fldChar w:fldCharType="end"/>
        </w:r>
      </w:hyperlink>
    </w:p>
    <w:p w:rsidRPr="00204DDE" w:rsidR="008354F1" w:rsidP="79903BA3" w:rsidRDefault="008354F1" w14:paraId="342AADA0" w14:textId="5B0F4D83">
      <w:pPr>
        <w:pStyle w:val="BodyText"/>
        <w:rPr>
          <w:b/>
          <w:bCs/>
          <w:caps/>
        </w:rPr>
      </w:pPr>
    </w:p>
    <w:p w:rsidRPr="00204DDE" w:rsidR="008B426A" w:rsidP="008B426A" w:rsidRDefault="008B426A" w14:paraId="24DF887C" w14:textId="40761157">
      <w:pPr>
        <w:pStyle w:val="BodyText"/>
      </w:pPr>
      <w:r w:rsidRPr="00204DDE">
        <w:fldChar w:fldCharType="end"/>
      </w:r>
    </w:p>
    <w:p w:rsidRPr="00204DDE" w:rsidR="008B1D75" w:rsidP="008B1D75" w:rsidRDefault="008B1D75" w14:paraId="5503EAC3" w14:textId="77777777">
      <w:pPr>
        <w:pStyle w:val="ESHeading"/>
        <w:rPr>
          <w:lang w:val="en-GB"/>
        </w:rPr>
      </w:pPr>
      <w:bookmarkStart w:name="_Toc312317876" w:id="15"/>
      <w:bookmarkStart w:name="_Toc202454796" w:id="16"/>
      <w:r w:rsidRPr="00204DDE">
        <w:rPr>
          <w:lang w:val="en-GB"/>
        </w:rPr>
        <w:t>Abstract</w:t>
      </w:r>
      <w:bookmarkEnd w:id="15"/>
      <w:bookmarkEnd w:id="16"/>
    </w:p>
    <w:p w:rsidR="00DB6741" w:rsidP="07913895" w:rsidRDefault="16A78960" w14:paraId="78E9E842" w14:textId="77777777">
      <w:pPr>
        <w:spacing w:line="259" w:lineRule="auto"/>
        <w:jc w:val="both"/>
        <w:rPr>
          <w:rStyle w:val="fadeinm1hgl8"/>
        </w:rPr>
      </w:pPr>
      <w:r w:rsidRPr="00204DDE">
        <w:rPr>
          <w:rStyle w:val="fadeinm1hgl8"/>
        </w:rPr>
        <w:t xml:space="preserve">This deliverable document, </w:t>
      </w:r>
      <w:r w:rsidRPr="00204DDE">
        <w:rPr>
          <w:rStyle w:val="fadeinm1hgl8"/>
          <w:i/>
          <w:iCs/>
        </w:rPr>
        <w:t>D6.1</w:t>
      </w:r>
      <w:r w:rsidRPr="00204DDE" w:rsidR="72C2FA7D">
        <w:rPr>
          <w:rStyle w:val="fadeinm1hgl8"/>
          <w:i/>
          <w:iCs/>
        </w:rPr>
        <w:t xml:space="preserve">: </w:t>
      </w:r>
      <w:r w:rsidRPr="00204DDE">
        <w:rPr>
          <w:rStyle w:val="fadeinm1hgl8"/>
          <w:i/>
          <w:iCs/>
        </w:rPr>
        <w:t>Plan and descriptions of the 1st year experiments and demonstrations</w:t>
      </w:r>
      <w:r w:rsidRPr="00204DDE">
        <w:rPr>
          <w:rStyle w:val="fadeinm1hgl8"/>
        </w:rPr>
        <w:t xml:space="preserve">, presents the planning and technical descriptions of the first-year experiments and demonstrations carried out in the context of Sa4CPS. Derived from the use cases defined in WP1 and refined through the architectural and technical work packages (WP2–WP5), the described experiments and demonstrations aim to validate key aspects of the Sa4CPS concept, including real-time situational awareness, secure communications, and adaptive cybersecurity mechanisms. </w:t>
      </w:r>
    </w:p>
    <w:p w:rsidR="00DB6741" w:rsidP="07913895" w:rsidRDefault="00DB6741" w14:paraId="0DBBEE9A" w14:textId="77777777">
      <w:pPr>
        <w:spacing w:line="259" w:lineRule="auto"/>
        <w:jc w:val="both"/>
        <w:rPr>
          <w:rStyle w:val="fadeinm1hgl8"/>
        </w:rPr>
      </w:pPr>
    </w:p>
    <w:p w:rsidRPr="00204DDE" w:rsidR="008B1D75" w:rsidP="07913895" w:rsidRDefault="00BB7B0A" w14:paraId="1CA73521" w14:textId="3F3E8FCF">
      <w:pPr>
        <w:spacing w:line="259" w:lineRule="auto"/>
        <w:jc w:val="both"/>
        <w:rPr>
          <w:rStyle w:val="fadeinm1hgl8"/>
        </w:rPr>
      </w:pPr>
      <w:r w:rsidRPr="00BB7B0A">
        <w:rPr>
          <w:rStyle w:val="fadeinm1hgl8"/>
        </w:rPr>
        <w:t>Each use case (UC1-UC9) outlines its planned experimental setup and demonstration goals, supported by relevant technological components from earlier work packages. In addition, a project-level hybrid simulation</w:t>
      </w:r>
      <w:r>
        <w:rPr>
          <w:rStyle w:val="fadeinm1hgl8"/>
        </w:rPr>
        <w:t xml:space="preserve"> </w:t>
      </w:r>
      <w:r w:rsidR="001F224C">
        <w:rPr>
          <w:rStyle w:val="fadeinm1hgl8"/>
        </w:rPr>
        <w:t>-</w:t>
      </w:r>
      <w:r w:rsidRPr="00BB7B0A">
        <w:rPr>
          <w:rStyle w:val="fadeinm1hgl8"/>
        </w:rPr>
        <w:t>based experiment simulating the operation of the Sa4CPS concept in a port environment is also planned.</w:t>
      </w:r>
      <w:r w:rsidRPr="00204DDE" w:rsidR="16A78960">
        <w:rPr>
          <w:rStyle w:val="fadeinm1hgl8"/>
        </w:rPr>
        <w:t xml:space="preserve"> These activities serve as the foundation for the continued experimental iterations and evaluation tasks in the upcoming phases (T6.2</w:t>
      </w:r>
      <w:r w:rsidRPr="00204DDE" w:rsidR="48A380C1">
        <w:rPr>
          <w:rStyle w:val="fadeinm1hgl8"/>
        </w:rPr>
        <w:t>-</w:t>
      </w:r>
      <w:r w:rsidRPr="00204DDE" w:rsidR="16A78960">
        <w:rPr>
          <w:rStyle w:val="fadeinm1hgl8"/>
        </w:rPr>
        <w:t>T6.4</w:t>
      </w:r>
      <w:r w:rsidRPr="00204DDE" w:rsidR="00DB5A0E">
        <w:rPr>
          <w:rStyle w:val="fadeinm1hgl8"/>
        </w:rPr>
        <w:t>) and</w:t>
      </w:r>
      <w:r w:rsidRPr="00204DDE" w:rsidR="16A78960">
        <w:rPr>
          <w:rStyle w:val="fadeinm1hgl8"/>
        </w:rPr>
        <w:t xml:space="preserve"> provide critical insights for both technological validation and stakeholder engagement.</w:t>
      </w:r>
    </w:p>
    <w:p w:rsidRPr="00204DDE" w:rsidR="008B1D75" w:rsidP="008B1D75" w:rsidRDefault="008B1D75" w14:paraId="2D562712" w14:textId="28B6D788">
      <w:pPr>
        <w:pStyle w:val="BodyText"/>
        <w:jc w:val="both"/>
      </w:pPr>
      <w:bookmarkStart w:name="OLE_LINK4" w:id="17"/>
      <w:bookmarkStart w:name="OLE_LINK5" w:id="18"/>
    </w:p>
    <w:p w:rsidRPr="00204DDE" w:rsidR="008B1D75" w:rsidP="008B1D75" w:rsidRDefault="008B1D75" w14:paraId="5D2598A8" w14:textId="77777777">
      <w:pPr>
        <w:pStyle w:val="ESHeading"/>
        <w:rPr>
          <w:lang w:val="en-GB"/>
        </w:rPr>
      </w:pPr>
      <w:bookmarkStart w:name="_Toc312317877" w:id="19"/>
      <w:bookmarkStart w:name="_Toc202454797" w:id="20"/>
      <w:r w:rsidRPr="00204DDE">
        <w:rPr>
          <w:lang w:val="en-GB"/>
        </w:rPr>
        <w:t>List of Abbreviations</w:t>
      </w:r>
      <w:bookmarkEnd w:id="19"/>
      <w:bookmarkEnd w:id="20"/>
      <w:r w:rsidRPr="00204DDE">
        <w:rPr>
          <w:lang w:val="en-GB"/>
        </w:rPr>
        <w:t xml:space="preserve"> </w:t>
      </w:r>
    </w:p>
    <w:tbl>
      <w:tblPr>
        <w:tblW w:w="0" w:type="auto"/>
        <w:tblInd w:w="108" w:type="dxa"/>
        <w:tblLook w:val="01E0" w:firstRow="1" w:lastRow="1" w:firstColumn="1" w:lastColumn="1" w:noHBand="0" w:noVBand="0"/>
      </w:tblPr>
      <w:tblGrid>
        <w:gridCol w:w="2340"/>
        <w:gridCol w:w="6840"/>
      </w:tblGrid>
      <w:tr w:rsidRPr="00204DDE" w:rsidR="008B1D75" w:rsidTr="07913895" w14:paraId="07E8255D" w14:textId="77777777">
        <w:tc>
          <w:tcPr>
            <w:tcW w:w="2340" w:type="dxa"/>
          </w:tcPr>
          <w:bookmarkEnd w:id="17"/>
          <w:bookmarkEnd w:id="18"/>
          <w:p w:rsidRPr="00204DDE" w:rsidR="008B1D75" w:rsidP="00900CE4" w:rsidRDefault="008B1D75" w14:paraId="065E4AF0" w14:textId="77777777">
            <w:pPr>
              <w:pStyle w:val="tablecontents"/>
              <w:spacing w:before="48" w:beforeLines="20" w:after="48" w:afterLines="20"/>
              <w:rPr>
                <w:b/>
                <w:sz w:val="24"/>
                <w:szCs w:val="24"/>
              </w:rPr>
            </w:pPr>
            <w:r w:rsidRPr="00204DDE">
              <w:rPr>
                <w:b/>
                <w:sz w:val="24"/>
                <w:szCs w:val="24"/>
              </w:rPr>
              <w:t>Abbreviation</w:t>
            </w:r>
          </w:p>
        </w:tc>
        <w:tc>
          <w:tcPr>
            <w:tcW w:w="6840" w:type="dxa"/>
          </w:tcPr>
          <w:p w:rsidRPr="00204DDE" w:rsidR="008B1D75" w:rsidP="00900CE4" w:rsidRDefault="008B1D75" w14:paraId="6A6D8DDC" w14:textId="77777777">
            <w:pPr>
              <w:pStyle w:val="tablecontents"/>
              <w:spacing w:before="48" w:beforeLines="20" w:after="48" w:afterLines="20"/>
              <w:rPr>
                <w:b/>
                <w:sz w:val="24"/>
                <w:szCs w:val="24"/>
              </w:rPr>
            </w:pPr>
            <w:r w:rsidRPr="00204DDE">
              <w:rPr>
                <w:b/>
                <w:sz w:val="24"/>
                <w:szCs w:val="24"/>
              </w:rPr>
              <w:t>Explanation</w:t>
            </w:r>
          </w:p>
        </w:tc>
      </w:tr>
      <w:tr w:rsidRPr="00204DDE" w:rsidR="008B1D75" w:rsidTr="07913895" w14:paraId="23BFDB9A" w14:textId="77777777">
        <w:tc>
          <w:tcPr>
            <w:tcW w:w="2340" w:type="dxa"/>
          </w:tcPr>
          <w:p w:rsidRPr="00204DDE" w:rsidR="07913895" w:rsidP="07913895" w:rsidRDefault="07913895" w14:paraId="63E4F8B3" w14:textId="6FC2AAD2">
            <w:pPr>
              <w:spacing w:before="48" w:after="48" w:line="276" w:lineRule="auto"/>
            </w:pPr>
            <w:r w:rsidRPr="00204DDE">
              <w:rPr>
                <w:rFonts w:eastAsia="Arial" w:cs="Arial"/>
                <w:color w:val="000000" w:themeColor="text1"/>
                <w:sz w:val="18"/>
                <w:szCs w:val="18"/>
              </w:rPr>
              <w:t>AI</w:t>
            </w:r>
          </w:p>
        </w:tc>
        <w:tc>
          <w:tcPr>
            <w:tcW w:w="6840" w:type="dxa"/>
          </w:tcPr>
          <w:p w:rsidRPr="00204DDE" w:rsidR="07913895" w:rsidP="07913895" w:rsidRDefault="07913895" w14:paraId="24534784" w14:textId="591FCF34">
            <w:pPr>
              <w:spacing w:before="48" w:after="48" w:line="276" w:lineRule="auto"/>
            </w:pPr>
            <w:r w:rsidRPr="00204DDE">
              <w:rPr>
                <w:rFonts w:eastAsia="Arial" w:cs="Arial"/>
                <w:color w:val="000000" w:themeColor="text1"/>
                <w:sz w:val="18"/>
                <w:szCs w:val="18"/>
              </w:rPr>
              <w:t>Artificial Intelligence</w:t>
            </w:r>
          </w:p>
        </w:tc>
      </w:tr>
      <w:tr w:rsidRPr="00204DDE" w:rsidR="008B1D75" w:rsidTr="07913895" w14:paraId="5FE7D5A9" w14:textId="77777777">
        <w:tc>
          <w:tcPr>
            <w:tcW w:w="2340" w:type="dxa"/>
          </w:tcPr>
          <w:p w:rsidRPr="00204DDE" w:rsidR="07913895" w:rsidP="07913895" w:rsidRDefault="07913895" w14:paraId="232BEA96" w14:textId="32AFAF13">
            <w:pPr>
              <w:spacing w:before="48" w:after="48" w:line="276" w:lineRule="auto"/>
            </w:pPr>
            <w:r w:rsidRPr="00204DDE">
              <w:rPr>
                <w:rFonts w:eastAsia="Arial" w:cs="Arial"/>
                <w:color w:val="000000" w:themeColor="text1"/>
                <w:sz w:val="18"/>
                <w:szCs w:val="18"/>
              </w:rPr>
              <w:t>API</w:t>
            </w:r>
          </w:p>
        </w:tc>
        <w:tc>
          <w:tcPr>
            <w:tcW w:w="6840" w:type="dxa"/>
          </w:tcPr>
          <w:p w:rsidRPr="00204DDE" w:rsidR="07913895" w:rsidP="07913895" w:rsidRDefault="07913895" w14:paraId="191B6178" w14:textId="05014030">
            <w:pPr>
              <w:spacing w:before="48" w:after="48" w:line="276" w:lineRule="auto"/>
            </w:pPr>
            <w:r w:rsidRPr="00204DDE">
              <w:rPr>
                <w:rFonts w:eastAsia="Arial" w:cs="Arial"/>
                <w:color w:val="000000" w:themeColor="text1"/>
                <w:sz w:val="18"/>
                <w:szCs w:val="18"/>
              </w:rPr>
              <w:t>Application Programming Interface</w:t>
            </w:r>
          </w:p>
        </w:tc>
      </w:tr>
      <w:tr w:rsidRPr="00204DDE" w:rsidR="008B1D75" w:rsidTr="07913895" w14:paraId="231D1ADF" w14:textId="77777777">
        <w:tc>
          <w:tcPr>
            <w:tcW w:w="2340" w:type="dxa"/>
          </w:tcPr>
          <w:p w:rsidRPr="00204DDE" w:rsidR="07913895" w:rsidP="07913895" w:rsidRDefault="07913895" w14:paraId="47FFC06D" w14:textId="353347B1">
            <w:pPr>
              <w:spacing w:before="48" w:after="48" w:line="276" w:lineRule="auto"/>
            </w:pPr>
            <w:r w:rsidRPr="00204DDE">
              <w:rPr>
                <w:rFonts w:eastAsia="Arial" w:cs="Arial"/>
                <w:color w:val="000000" w:themeColor="text1"/>
                <w:sz w:val="18"/>
                <w:szCs w:val="18"/>
              </w:rPr>
              <w:t>BVLOS</w:t>
            </w:r>
          </w:p>
        </w:tc>
        <w:tc>
          <w:tcPr>
            <w:tcW w:w="6840" w:type="dxa"/>
          </w:tcPr>
          <w:p w:rsidRPr="00204DDE" w:rsidR="07913895" w:rsidP="07913895" w:rsidRDefault="07913895" w14:paraId="54E30A84" w14:textId="78098BE0">
            <w:pPr>
              <w:spacing w:before="48" w:after="48" w:line="276" w:lineRule="auto"/>
            </w:pPr>
            <w:r w:rsidRPr="00204DDE">
              <w:rPr>
                <w:rFonts w:eastAsia="Arial" w:cs="Arial"/>
                <w:color w:val="000000" w:themeColor="text1"/>
                <w:sz w:val="18"/>
                <w:szCs w:val="18"/>
              </w:rPr>
              <w:t>Beyond Visual Line of Sight</w:t>
            </w:r>
          </w:p>
        </w:tc>
      </w:tr>
      <w:tr w:rsidRPr="00204DDE" w:rsidR="008B1D75" w:rsidTr="07913895" w14:paraId="0A78835A" w14:textId="77777777">
        <w:tc>
          <w:tcPr>
            <w:tcW w:w="2340" w:type="dxa"/>
          </w:tcPr>
          <w:p w:rsidRPr="00204DDE" w:rsidR="07913895" w:rsidP="07913895" w:rsidRDefault="07913895" w14:paraId="2BD90BDA" w14:textId="47EB4299">
            <w:pPr>
              <w:spacing w:before="48" w:after="48" w:line="276" w:lineRule="auto"/>
            </w:pPr>
            <w:r w:rsidRPr="00204DDE">
              <w:rPr>
                <w:rFonts w:eastAsia="Arial" w:cs="Arial"/>
                <w:color w:val="000000" w:themeColor="text1"/>
                <w:sz w:val="18"/>
                <w:szCs w:val="18"/>
              </w:rPr>
              <w:t>CIS</w:t>
            </w:r>
          </w:p>
        </w:tc>
        <w:tc>
          <w:tcPr>
            <w:tcW w:w="6840" w:type="dxa"/>
          </w:tcPr>
          <w:p w:rsidRPr="00204DDE" w:rsidR="07913895" w:rsidP="07913895" w:rsidRDefault="07913895" w14:paraId="2C6962E1" w14:textId="10CFB14C">
            <w:pPr>
              <w:spacing w:before="48" w:after="48" w:line="276" w:lineRule="auto"/>
            </w:pPr>
            <w:r w:rsidRPr="00204DDE">
              <w:rPr>
                <w:rFonts w:eastAsia="Arial" w:cs="Arial"/>
                <w:color w:val="000000" w:themeColor="text1"/>
                <w:sz w:val="18"/>
                <w:szCs w:val="18"/>
              </w:rPr>
              <w:t>Customer Information System</w:t>
            </w:r>
          </w:p>
        </w:tc>
      </w:tr>
      <w:tr w:rsidRPr="00204DDE" w:rsidR="008B1D75" w:rsidTr="07913895" w14:paraId="30BD7605" w14:textId="77777777">
        <w:tc>
          <w:tcPr>
            <w:tcW w:w="2340" w:type="dxa"/>
          </w:tcPr>
          <w:p w:rsidRPr="00204DDE" w:rsidR="07913895" w:rsidP="07913895" w:rsidRDefault="07913895" w14:paraId="2B3C4117" w14:textId="646C55A9">
            <w:pPr>
              <w:spacing w:before="48" w:after="48" w:line="276" w:lineRule="auto"/>
            </w:pPr>
            <w:r w:rsidRPr="00204DDE">
              <w:rPr>
                <w:rFonts w:eastAsia="Arial" w:cs="Arial"/>
                <w:color w:val="000000" w:themeColor="text1"/>
                <w:sz w:val="18"/>
                <w:szCs w:val="18"/>
              </w:rPr>
              <w:t>CPS</w:t>
            </w:r>
          </w:p>
        </w:tc>
        <w:tc>
          <w:tcPr>
            <w:tcW w:w="6840" w:type="dxa"/>
          </w:tcPr>
          <w:p w:rsidRPr="00204DDE" w:rsidR="07913895" w:rsidP="07913895" w:rsidRDefault="07913895" w14:paraId="40DE6A27" w14:textId="726C3E1E">
            <w:pPr>
              <w:spacing w:before="48" w:after="48" w:line="276" w:lineRule="auto"/>
            </w:pPr>
            <w:r w:rsidRPr="00204DDE">
              <w:rPr>
                <w:rFonts w:eastAsia="Arial" w:cs="Arial"/>
                <w:color w:val="000000" w:themeColor="text1"/>
                <w:sz w:val="18"/>
                <w:szCs w:val="18"/>
              </w:rPr>
              <w:t>Cyber-Physical System</w:t>
            </w:r>
          </w:p>
        </w:tc>
      </w:tr>
      <w:tr w:rsidRPr="00204DDE" w:rsidR="008B1D75" w:rsidTr="07913895" w14:paraId="0502DCC9" w14:textId="77777777">
        <w:tc>
          <w:tcPr>
            <w:tcW w:w="2340" w:type="dxa"/>
          </w:tcPr>
          <w:p w:rsidRPr="00204DDE" w:rsidR="07913895" w:rsidP="07913895" w:rsidRDefault="07913895" w14:paraId="58F8DE3E" w14:textId="73D92115">
            <w:pPr>
              <w:spacing w:before="48" w:after="48" w:line="276" w:lineRule="auto"/>
            </w:pPr>
            <w:r w:rsidRPr="00204DDE">
              <w:rPr>
                <w:rFonts w:eastAsia="Arial" w:cs="Arial"/>
                <w:color w:val="000000" w:themeColor="text1"/>
                <w:sz w:val="18"/>
                <w:szCs w:val="18"/>
              </w:rPr>
              <w:t>DSO</w:t>
            </w:r>
          </w:p>
        </w:tc>
        <w:tc>
          <w:tcPr>
            <w:tcW w:w="6840" w:type="dxa"/>
          </w:tcPr>
          <w:p w:rsidRPr="00204DDE" w:rsidR="07913895" w:rsidP="07913895" w:rsidRDefault="07913895" w14:paraId="21E18618" w14:textId="3EB79056">
            <w:pPr>
              <w:spacing w:before="48" w:after="48" w:line="276" w:lineRule="auto"/>
            </w:pPr>
            <w:r w:rsidRPr="00204DDE">
              <w:rPr>
                <w:rFonts w:eastAsia="Arial" w:cs="Arial"/>
                <w:color w:val="000000" w:themeColor="text1"/>
                <w:sz w:val="18"/>
                <w:szCs w:val="18"/>
              </w:rPr>
              <w:t>Distribution System Operator</w:t>
            </w:r>
          </w:p>
        </w:tc>
      </w:tr>
      <w:tr w:rsidRPr="00204DDE" w:rsidR="07913895" w:rsidTr="07913895" w14:paraId="728FC65F" w14:textId="77777777">
        <w:trPr>
          <w:trHeight w:val="300"/>
        </w:trPr>
        <w:tc>
          <w:tcPr>
            <w:tcW w:w="2340" w:type="dxa"/>
          </w:tcPr>
          <w:p w:rsidRPr="00204DDE" w:rsidR="07913895" w:rsidP="07913895" w:rsidRDefault="07913895" w14:paraId="2EFE5862" w14:textId="523FE88D">
            <w:pPr>
              <w:spacing w:before="48" w:after="48" w:line="276" w:lineRule="auto"/>
            </w:pPr>
            <w:r w:rsidRPr="00204DDE">
              <w:rPr>
                <w:rFonts w:eastAsia="Arial" w:cs="Arial"/>
                <w:color w:val="000000" w:themeColor="text1"/>
                <w:sz w:val="18"/>
                <w:szCs w:val="18"/>
              </w:rPr>
              <w:t>FTP</w:t>
            </w:r>
          </w:p>
        </w:tc>
        <w:tc>
          <w:tcPr>
            <w:tcW w:w="6840" w:type="dxa"/>
          </w:tcPr>
          <w:p w:rsidRPr="00204DDE" w:rsidR="07913895" w:rsidP="07913895" w:rsidRDefault="07913895" w14:paraId="207DFBEB" w14:textId="533F3F13">
            <w:pPr>
              <w:spacing w:before="48" w:after="48" w:line="276" w:lineRule="auto"/>
            </w:pPr>
            <w:r w:rsidRPr="00204DDE">
              <w:rPr>
                <w:rFonts w:eastAsia="Arial" w:cs="Arial"/>
                <w:color w:val="000000" w:themeColor="text1"/>
                <w:sz w:val="18"/>
                <w:szCs w:val="18"/>
              </w:rPr>
              <w:t>File Transfer Protocol</w:t>
            </w:r>
          </w:p>
        </w:tc>
      </w:tr>
      <w:tr w:rsidRPr="00204DDE" w:rsidR="07913895" w:rsidTr="07913895" w14:paraId="78E24B62" w14:textId="77777777">
        <w:trPr>
          <w:trHeight w:val="300"/>
        </w:trPr>
        <w:tc>
          <w:tcPr>
            <w:tcW w:w="2340" w:type="dxa"/>
          </w:tcPr>
          <w:p w:rsidRPr="00204DDE" w:rsidR="07913895" w:rsidP="07913895" w:rsidRDefault="07913895" w14:paraId="721FCD11" w14:textId="05033597">
            <w:pPr>
              <w:spacing w:before="48" w:after="48" w:line="276" w:lineRule="auto"/>
            </w:pPr>
            <w:r w:rsidRPr="00204DDE">
              <w:rPr>
                <w:rFonts w:eastAsia="Arial" w:cs="Arial"/>
                <w:color w:val="000000" w:themeColor="text1"/>
                <w:sz w:val="18"/>
                <w:szCs w:val="18"/>
              </w:rPr>
              <w:t>HMI</w:t>
            </w:r>
          </w:p>
        </w:tc>
        <w:tc>
          <w:tcPr>
            <w:tcW w:w="6840" w:type="dxa"/>
          </w:tcPr>
          <w:p w:rsidRPr="00204DDE" w:rsidR="07913895" w:rsidP="07913895" w:rsidRDefault="07913895" w14:paraId="57321FF6" w14:textId="7F85694F">
            <w:pPr>
              <w:spacing w:before="48" w:after="48" w:line="276" w:lineRule="auto"/>
            </w:pPr>
            <w:r w:rsidRPr="00204DDE">
              <w:rPr>
                <w:rFonts w:eastAsia="Arial" w:cs="Arial"/>
                <w:color w:val="000000" w:themeColor="text1"/>
                <w:sz w:val="18"/>
                <w:szCs w:val="18"/>
              </w:rPr>
              <w:t>Human-Machine Interface</w:t>
            </w:r>
          </w:p>
        </w:tc>
      </w:tr>
      <w:tr w:rsidRPr="00204DDE" w:rsidR="07913895" w:rsidTr="07913895" w14:paraId="25B01083" w14:textId="77777777">
        <w:trPr>
          <w:trHeight w:val="300"/>
        </w:trPr>
        <w:tc>
          <w:tcPr>
            <w:tcW w:w="2340" w:type="dxa"/>
          </w:tcPr>
          <w:p w:rsidRPr="00204DDE" w:rsidR="07913895" w:rsidP="07913895" w:rsidRDefault="07913895" w14:paraId="4C8A92DB" w14:textId="0AB82873">
            <w:pPr>
              <w:spacing w:before="48" w:after="48" w:line="276" w:lineRule="auto"/>
            </w:pPr>
            <w:r w:rsidRPr="00204DDE">
              <w:rPr>
                <w:rFonts w:eastAsia="Arial" w:cs="Arial"/>
                <w:color w:val="000000" w:themeColor="text1"/>
                <w:sz w:val="18"/>
                <w:szCs w:val="18"/>
              </w:rPr>
              <w:t>IoT</w:t>
            </w:r>
          </w:p>
        </w:tc>
        <w:tc>
          <w:tcPr>
            <w:tcW w:w="6840" w:type="dxa"/>
          </w:tcPr>
          <w:p w:rsidRPr="00204DDE" w:rsidR="07913895" w:rsidP="07913895" w:rsidRDefault="07913895" w14:paraId="5ADE9D33" w14:textId="42D37FBF">
            <w:pPr>
              <w:spacing w:before="48" w:after="48" w:line="276" w:lineRule="auto"/>
            </w:pPr>
            <w:r w:rsidRPr="00204DDE">
              <w:rPr>
                <w:rFonts w:eastAsia="Arial" w:cs="Arial"/>
                <w:color w:val="000000" w:themeColor="text1"/>
                <w:sz w:val="18"/>
                <w:szCs w:val="18"/>
              </w:rPr>
              <w:t>Internet of Things</w:t>
            </w:r>
          </w:p>
        </w:tc>
      </w:tr>
      <w:tr w:rsidRPr="00204DDE" w:rsidR="07913895" w:rsidTr="07913895" w14:paraId="6C383704" w14:textId="77777777">
        <w:trPr>
          <w:trHeight w:val="300"/>
        </w:trPr>
        <w:tc>
          <w:tcPr>
            <w:tcW w:w="2340" w:type="dxa"/>
          </w:tcPr>
          <w:p w:rsidRPr="00204DDE" w:rsidR="07913895" w:rsidP="07913895" w:rsidRDefault="07913895" w14:paraId="034BFF27" w14:textId="3BD9FBFE">
            <w:pPr>
              <w:spacing w:before="48" w:after="48" w:line="276" w:lineRule="auto"/>
            </w:pPr>
            <w:r w:rsidRPr="00204DDE">
              <w:rPr>
                <w:rFonts w:eastAsia="Arial" w:cs="Arial"/>
                <w:color w:val="000000" w:themeColor="text1"/>
                <w:sz w:val="18"/>
                <w:szCs w:val="18"/>
              </w:rPr>
              <w:t>LoRa</w:t>
            </w:r>
          </w:p>
        </w:tc>
        <w:tc>
          <w:tcPr>
            <w:tcW w:w="6840" w:type="dxa"/>
          </w:tcPr>
          <w:p w:rsidRPr="00204DDE" w:rsidR="07913895" w:rsidP="07913895" w:rsidRDefault="07913895" w14:paraId="21285580" w14:textId="743BB5EE">
            <w:pPr>
              <w:spacing w:before="48" w:after="48" w:line="276" w:lineRule="auto"/>
            </w:pPr>
            <w:r w:rsidRPr="00204DDE">
              <w:rPr>
                <w:rFonts w:eastAsia="Arial" w:cs="Arial"/>
                <w:color w:val="000000" w:themeColor="text1"/>
                <w:sz w:val="18"/>
                <w:szCs w:val="18"/>
              </w:rPr>
              <w:t>Long Range (wireless communication technology)</w:t>
            </w:r>
          </w:p>
        </w:tc>
      </w:tr>
      <w:tr w:rsidRPr="00204DDE" w:rsidR="07913895" w:rsidTr="07913895" w14:paraId="08A1D27E" w14:textId="77777777">
        <w:trPr>
          <w:trHeight w:val="300"/>
        </w:trPr>
        <w:tc>
          <w:tcPr>
            <w:tcW w:w="2340" w:type="dxa"/>
          </w:tcPr>
          <w:p w:rsidRPr="00204DDE" w:rsidR="07913895" w:rsidP="07913895" w:rsidRDefault="07913895" w14:paraId="246863AC" w14:textId="4516E38E">
            <w:pPr>
              <w:spacing w:before="48" w:after="48" w:line="276" w:lineRule="auto"/>
            </w:pPr>
            <w:r w:rsidRPr="00204DDE">
              <w:rPr>
                <w:rFonts w:eastAsia="Arial" w:cs="Arial"/>
                <w:color w:val="000000" w:themeColor="text1"/>
                <w:sz w:val="18"/>
                <w:szCs w:val="18"/>
              </w:rPr>
              <w:t>ML</w:t>
            </w:r>
          </w:p>
        </w:tc>
        <w:tc>
          <w:tcPr>
            <w:tcW w:w="6840" w:type="dxa"/>
          </w:tcPr>
          <w:p w:rsidRPr="00204DDE" w:rsidR="07913895" w:rsidP="07913895" w:rsidRDefault="07913895" w14:paraId="18E1EC94" w14:textId="651A1320">
            <w:pPr>
              <w:spacing w:before="48" w:after="48" w:line="276" w:lineRule="auto"/>
            </w:pPr>
            <w:r w:rsidRPr="00204DDE">
              <w:rPr>
                <w:rFonts w:eastAsia="Arial" w:cs="Arial"/>
                <w:color w:val="000000" w:themeColor="text1"/>
                <w:sz w:val="18"/>
                <w:szCs w:val="18"/>
              </w:rPr>
              <w:t>Machine Learning</w:t>
            </w:r>
          </w:p>
        </w:tc>
      </w:tr>
      <w:tr w:rsidRPr="00204DDE" w:rsidR="07913895" w:rsidTr="07913895" w14:paraId="66B86D3E" w14:textId="77777777">
        <w:trPr>
          <w:trHeight w:val="300"/>
        </w:trPr>
        <w:tc>
          <w:tcPr>
            <w:tcW w:w="2340" w:type="dxa"/>
          </w:tcPr>
          <w:p w:rsidRPr="00204DDE" w:rsidR="07913895" w:rsidP="07913895" w:rsidRDefault="07913895" w14:paraId="62C02AB7" w14:textId="562C01B9">
            <w:pPr>
              <w:spacing w:before="48" w:after="48" w:line="276" w:lineRule="auto"/>
            </w:pPr>
            <w:r w:rsidRPr="00204DDE">
              <w:rPr>
                <w:rFonts w:eastAsia="Arial" w:cs="Arial"/>
                <w:color w:val="000000" w:themeColor="text1"/>
                <w:sz w:val="18"/>
                <w:szCs w:val="18"/>
              </w:rPr>
              <w:t>PHM</w:t>
            </w:r>
          </w:p>
        </w:tc>
        <w:tc>
          <w:tcPr>
            <w:tcW w:w="6840" w:type="dxa"/>
          </w:tcPr>
          <w:p w:rsidRPr="00204DDE" w:rsidR="07913895" w:rsidP="07913895" w:rsidRDefault="07913895" w14:paraId="3A56B820" w14:textId="3F2E4DDC">
            <w:pPr>
              <w:spacing w:before="48" w:after="48" w:line="276" w:lineRule="auto"/>
            </w:pPr>
            <w:r w:rsidRPr="00204DDE">
              <w:rPr>
                <w:rFonts w:eastAsia="Arial" w:cs="Arial"/>
                <w:color w:val="000000" w:themeColor="text1"/>
                <w:sz w:val="18"/>
                <w:szCs w:val="18"/>
              </w:rPr>
              <w:t>Prognostics and Health Management</w:t>
            </w:r>
          </w:p>
        </w:tc>
      </w:tr>
      <w:tr w:rsidRPr="00204DDE" w:rsidR="07913895" w:rsidTr="07913895" w14:paraId="50A151E6" w14:textId="77777777">
        <w:trPr>
          <w:trHeight w:val="300"/>
        </w:trPr>
        <w:tc>
          <w:tcPr>
            <w:tcW w:w="2340" w:type="dxa"/>
          </w:tcPr>
          <w:p w:rsidRPr="00204DDE" w:rsidR="07913895" w:rsidP="07913895" w:rsidRDefault="07913895" w14:paraId="08B60FBE" w14:textId="54197FE9">
            <w:pPr>
              <w:spacing w:before="48" w:after="48" w:line="276" w:lineRule="auto"/>
            </w:pPr>
            <w:r w:rsidRPr="00204DDE">
              <w:rPr>
                <w:rFonts w:eastAsia="Arial" w:cs="Arial"/>
                <w:color w:val="000000" w:themeColor="text1"/>
                <w:sz w:val="18"/>
                <w:szCs w:val="18"/>
              </w:rPr>
              <w:t>REST API</w:t>
            </w:r>
          </w:p>
        </w:tc>
        <w:tc>
          <w:tcPr>
            <w:tcW w:w="6840" w:type="dxa"/>
          </w:tcPr>
          <w:p w:rsidRPr="00204DDE" w:rsidR="07913895" w:rsidP="07913895" w:rsidRDefault="07913895" w14:paraId="71351670" w14:textId="41C25EA5">
            <w:pPr>
              <w:spacing w:before="48" w:after="48" w:line="276" w:lineRule="auto"/>
            </w:pPr>
            <w:r w:rsidRPr="00204DDE">
              <w:rPr>
                <w:rFonts w:eastAsia="Arial" w:cs="Arial"/>
                <w:color w:val="000000" w:themeColor="text1"/>
                <w:sz w:val="18"/>
                <w:szCs w:val="18"/>
              </w:rPr>
              <w:t>Representational State Transfer Application Programming Interface</w:t>
            </w:r>
          </w:p>
        </w:tc>
      </w:tr>
      <w:tr w:rsidRPr="00204DDE" w:rsidR="07913895" w:rsidTr="07913895" w14:paraId="28EFE3C3" w14:textId="77777777">
        <w:trPr>
          <w:trHeight w:val="300"/>
        </w:trPr>
        <w:tc>
          <w:tcPr>
            <w:tcW w:w="2340" w:type="dxa"/>
          </w:tcPr>
          <w:p w:rsidRPr="00204DDE" w:rsidR="07913895" w:rsidP="07913895" w:rsidRDefault="07913895" w14:paraId="6F360191" w14:textId="07003479">
            <w:pPr>
              <w:spacing w:before="48" w:after="48" w:line="276" w:lineRule="auto"/>
            </w:pPr>
            <w:proofErr w:type="spellStart"/>
            <w:r w:rsidRPr="00204DDE">
              <w:rPr>
                <w:rFonts w:eastAsia="Arial" w:cs="Arial"/>
                <w:color w:val="000000" w:themeColor="text1"/>
                <w:sz w:val="18"/>
                <w:szCs w:val="18"/>
              </w:rPr>
              <w:t>ToF</w:t>
            </w:r>
            <w:proofErr w:type="spellEnd"/>
          </w:p>
        </w:tc>
        <w:tc>
          <w:tcPr>
            <w:tcW w:w="6840" w:type="dxa"/>
          </w:tcPr>
          <w:p w:rsidRPr="00204DDE" w:rsidR="07913895" w:rsidP="07913895" w:rsidRDefault="07913895" w14:paraId="5FA923C6" w14:textId="14E77C59">
            <w:pPr>
              <w:spacing w:before="48" w:after="48" w:line="276" w:lineRule="auto"/>
            </w:pPr>
            <w:r w:rsidRPr="00204DDE">
              <w:rPr>
                <w:rFonts w:eastAsia="Arial" w:cs="Arial"/>
                <w:color w:val="000000" w:themeColor="text1"/>
                <w:sz w:val="18"/>
                <w:szCs w:val="18"/>
              </w:rPr>
              <w:t>Time of Flight</w:t>
            </w:r>
          </w:p>
        </w:tc>
      </w:tr>
      <w:tr w:rsidRPr="00204DDE" w:rsidR="07913895" w:rsidTr="07913895" w14:paraId="0B604B75" w14:textId="77777777">
        <w:trPr>
          <w:trHeight w:val="300"/>
        </w:trPr>
        <w:tc>
          <w:tcPr>
            <w:tcW w:w="2340" w:type="dxa"/>
          </w:tcPr>
          <w:p w:rsidRPr="00204DDE" w:rsidR="07913895" w:rsidP="07913895" w:rsidRDefault="07913895" w14:paraId="26CC4F3E" w14:textId="5A322556">
            <w:pPr>
              <w:spacing w:before="48" w:after="48" w:line="276" w:lineRule="auto"/>
            </w:pPr>
            <w:r w:rsidRPr="00204DDE">
              <w:rPr>
                <w:rFonts w:eastAsia="Arial" w:cs="Arial"/>
                <w:color w:val="000000" w:themeColor="text1"/>
                <w:sz w:val="18"/>
                <w:szCs w:val="18"/>
              </w:rPr>
              <w:t>UC</w:t>
            </w:r>
          </w:p>
        </w:tc>
        <w:tc>
          <w:tcPr>
            <w:tcW w:w="6840" w:type="dxa"/>
          </w:tcPr>
          <w:p w:rsidRPr="00204DDE" w:rsidR="07913895" w:rsidP="07913895" w:rsidRDefault="07913895" w14:paraId="3665FF36" w14:textId="365D11E4">
            <w:pPr>
              <w:spacing w:before="48" w:after="48" w:line="276" w:lineRule="auto"/>
            </w:pPr>
            <w:r w:rsidRPr="00204DDE">
              <w:rPr>
                <w:rFonts w:eastAsia="Arial" w:cs="Arial"/>
                <w:color w:val="000000" w:themeColor="text1"/>
                <w:sz w:val="18"/>
                <w:szCs w:val="18"/>
              </w:rPr>
              <w:t>Use Case</w:t>
            </w:r>
          </w:p>
        </w:tc>
      </w:tr>
      <w:tr w:rsidRPr="00204DDE" w:rsidR="07913895" w:rsidTr="07913895" w14:paraId="42DF6805" w14:textId="77777777">
        <w:trPr>
          <w:trHeight w:val="300"/>
        </w:trPr>
        <w:tc>
          <w:tcPr>
            <w:tcW w:w="2340" w:type="dxa"/>
          </w:tcPr>
          <w:p w:rsidRPr="00204DDE" w:rsidR="07913895" w:rsidP="07913895" w:rsidRDefault="07913895" w14:paraId="6CC967D6" w14:textId="09F85962">
            <w:pPr>
              <w:spacing w:before="48" w:after="48" w:line="276" w:lineRule="auto"/>
            </w:pPr>
            <w:r w:rsidRPr="00204DDE">
              <w:rPr>
                <w:rFonts w:eastAsia="Arial" w:cs="Arial"/>
                <w:color w:val="000000" w:themeColor="text1"/>
                <w:sz w:val="18"/>
                <w:szCs w:val="18"/>
              </w:rPr>
              <w:t>WP</w:t>
            </w:r>
          </w:p>
        </w:tc>
        <w:tc>
          <w:tcPr>
            <w:tcW w:w="6840" w:type="dxa"/>
          </w:tcPr>
          <w:p w:rsidRPr="00204DDE" w:rsidR="07913895" w:rsidP="07913895" w:rsidRDefault="07913895" w14:paraId="3FDBB9DB" w14:textId="1F03D13A">
            <w:pPr>
              <w:spacing w:before="48" w:after="48" w:line="276" w:lineRule="auto"/>
            </w:pPr>
            <w:r w:rsidRPr="00204DDE">
              <w:rPr>
                <w:rFonts w:eastAsia="Arial" w:cs="Arial"/>
                <w:color w:val="000000" w:themeColor="text1"/>
                <w:sz w:val="18"/>
                <w:szCs w:val="18"/>
              </w:rPr>
              <w:t>Work Package</w:t>
            </w:r>
          </w:p>
        </w:tc>
      </w:tr>
      <w:tr w:rsidRPr="00204DDE" w:rsidR="07913895" w:rsidTr="07913895" w14:paraId="7390758B" w14:textId="77777777">
        <w:trPr>
          <w:trHeight w:val="300"/>
        </w:trPr>
        <w:tc>
          <w:tcPr>
            <w:tcW w:w="2340" w:type="dxa"/>
          </w:tcPr>
          <w:p w:rsidRPr="00204DDE" w:rsidR="07913895" w:rsidP="07913895" w:rsidRDefault="07913895" w14:paraId="02CB61E4" w14:textId="6550343A">
            <w:pPr>
              <w:spacing w:before="48" w:after="48" w:line="276" w:lineRule="auto"/>
            </w:pPr>
            <w:r w:rsidRPr="00204DDE">
              <w:rPr>
                <w:rFonts w:eastAsia="Arial" w:cs="Arial"/>
                <w:color w:val="000000" w:themeColor="text1"/>
                <w:sz w:val="18"/>
                <w:szCs w:val="18"/>
              </w:rPr>
              <w:t>XAI</w:t>
            </w:r>
          </w:p>
        </w:tc>
        <w:tc>
          <w:tcPr>
            <w:tcW w:w="6840" w:type="dxa"/>
          </w:tcPr>
          <w:p w:rsidRPr="00204DDE" w:rsidR="07913895" w:rsidP="07913895" w:rsidRDefault="07913895" w14:paraId="72B46475" w14:textId="0570DE33">
            <w:pPr>
              <w:spacing w:before="48" w:after="48" w:line="276" w:lineRule="auto"/>
            </w:pPr>
            <w:r w:rsidRPr="00204DDE">
              <w:rPr>
                <w:rFonts w:eastAsia="Arial" w:cs="Arial"/>
                <w:color w:val="000000" w:themeColor="text1"/>
                <w:sz w:val="18"/>
                <w:szCs w:val="18"/>
              </w:rPr>
              <w:t>Explainable Artificial Intelligence</w:t>
            </w:r>
          </w:p>
        </w:tc>
      </w:tr>
    </w:tbl>
    <w:p w:rsidRPr="00204DDE" w:rsidR="001532DD" w:rsidP="000344DC" w:rsidRDefault="001532DD" w14:paraId="06EB24A1" w14:textId="77777777">
      <w:pPr>
        <w:pStyle w:val="BodyText"/>
        <w:spacing w:line="276" w:lineRule="auto"/>
        <w:jc w:val="both"/>
      </w:pPr>
    </w:p>
    <w:p w:rsidRPr="00204DDE" w:rsidR="000517FE" w:rsidP="000344DC" w:rsidRDefault="000517FE" w14:paraId="06EB24A2" w14:textId="77777777">
      <w:pPr>
        <w:pStyle w:val="BodyText"/>
        <w:spacing w:line="276" w:lineRule="auto"/>
        <w:jc w:val="both"/>
      </w:pPr>
    </w:p>
    <w:p w:rsidRPr="00204DDE" w:rsidR="00E32042" w:rsidRDefault="00E32042" w14:paraId="06EB24A3" w14:textId="77777777">
      <w:pPr>
        <w:rPr>
          <w:spacing w:val="4"/>
          <w:highlight w:val="yellow"/>
        </w:rPr>
      </w:pPr>
      <w:r w:rsidRPr="00204DDE">
        <w:rPr>
          <w:highlight w:val="yellow"/>
        </w:rPr>
        <w:br w:type="page"/>
      </w:r>
    </w:p>
    <w:p w:rsidRPr="00204DDE" w:rsidR="00C445FF" w:rsidP="009D63D3" w:rsidRDefault="00DC4B36" w14:paraId="06EB24A4" w14:textId="77777777">
      <w:pPr>
        <w:pStyle w:val="Heading1"/>
      </w:pPr>
      <w:bookmarkStart w:name="_Toc202454798" w:id="21"/>
      <w:bookmarkEnd w:id="7"/>
      <w:bookmarkEnd w:id="8"/>
      <w:bookmarkEnd w:id="9"/>
      <w:bookmarkEnd w:id="10"/>
      <w:bookmarkEnd w:id="11"/>
      <w:bookmarkEnd w:id="12"/>
      <w:bookmarkEnd w:id="13"/>
      <w:bookmarkEnd w:id="14"/>
      <w:r w:rsidRPr="00204DDE">
        <w:t>Introduction</w:t>
      </w:r>
      <w:bookmarkEnd w:id="21"/>
    </w:p>
    <w:p w:rsidRPr="00204DDE" w:rsidR="005C7D9F" w:rsidP="005C7D9F" w:rsidRDefault="00DC3E81" w14:paraId="32340278" w14:textId="5FE73689">
      <w:pPr>
        <w:pStyle w:val="BodyText"/>
        <w:jc w:val="both"/>
        <w:rPr>
          <w:rStyle w:val="fadeinm1hgl8"/>
        </w:rPr>
      </w:pPr>
      <w:r w:rsidRPr="00204DDE">
        <w:t>This document</w:t>
      </w:r>
    </w:p>
    <w:p w:rsidRPr="00204DDE" w:rsidR="00DC3E81" w:rsidP="07913895" w:rsidRDefault="7E8887BD" w14:paraId="091D8942" w14:textId="56550E43">
      <w:pPr>
        <w:spacing w:line="259" w:lineRule="auto"/>
        <w:jc w:val="both"/>
        <w:rPr>
          <w:rStyle w:val="fadeinm1hgl8"/>
        </w:rPr>
      </w:pPr>
      <w:r w:rsidRPr="00204DDE">
        <w:rPr>
          <w:rStyle w:val="fadeinm1hgl8"/>
        </w:rPr>
        <w:t>).</w:t>
      </w:r>
    </w:p>
    <w:p w:rsidRPr="00204DDE" w:rsidR="00C57563" w:rsidP="00C57563" w:rsidRDefault="00C57563" w14:paraId="56B3E6B4" w14:textId="77777777">
      <w:pPr>
        <w:pStyle w:val="BodyText"/>
      </w:pPr>
    </w:p>
    <w:p w:rsidRPr="00204DDE" w:rsidR="00244374" w:rsidP="009D63D3" w:rsidRDefault="303E2E08" w14:paraId="757E65CC" w14:textId="0B4BB0B7">
      <w:pPr>
        <w:pStyle w:val="Heading1"/>
      </w:pPr>
      <w:bookmarkStart w:name="_Toc202454799" w:id="22"/>
      <w:r w:rsidRPr="00204DDE">
        <w:t xml:space="preserve">Methodology </w:t>
      </w:r>
      <w:r w:rsidRPr="00204DDE" w:rsidR="02C0EDE5">
        <w:t>&amp; Roadmap</w:t>
      </w:r>
      <w:bookmarkEnd w:id="22"/>
    </w:p>
    <w:p w:rsidR="00536E06" w:rsidP="007259BC" w:rsidRDefault="00536E06" w14:paraId="729C5CF3" w14:textId="77777777">
      <w:pPr>
        <w:pStyle w:val="BodyText"/>
      </w:pPr>
    </w:p>
    <w:p w:rsidR="00666389" w:rsidP="00666389" w:rsidRDefault="00666389" w14:paraId="3C2EFC59" w14:textId="77777777">
      <w:pPr>
        <w:pStyle w:val="BodyText"/>
      </w:pPr>
      <w:ins w:author="Latvakoski Juhani" w:date="2024-09-24T15:13:00Z" w:id="23">
        <w:r>
          <w:rPr>
            <w:noProof/>
          </w:rPr>
          <w:drawing>
            <wp:inline distT="0" distB="0" distL="0" distR="0" wp14:anchorId="48765A62" wp14:editId="7F764E9E">
              <wp:extent cx="5762534" cy="3108960"/>
              <wp:effectExtent l="0" t="0" r="0" b="0"/>
              <wp:docPr id="205208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1381" cy="3113733"/>
                      </a:xfrm>
                      <a:prstGeom prst="rect">
                        <a:avLst/>
                      </a:prstGeom>
                      <a:noFill/>
                    </pic:spPr>
                  </pic:pic>
                </a:graphicData>
              </a:graphic>
            </wp:inline>
          </w:drawing>
        </w:r>
      </w:ins>
    </w:p>
    <w:p w:rsidRPr="00A75D76" w:rsidR="00666389" w:rsidP="00666389" w:rsidRDefault="00666389" w14:paraId="7193A6E4" w14:textId="77777777">
      <w:pPr>
        <w:pStyle w:val="Caption"/>
        <w:rPr>
          <w:color w:val="000000" w:themeColor="text1"/>
        </w:rPr>
      </w:pPr>
      <w:bookmarkStart w:name="_Ref126657220" w:id="24"/>
      <w:bookmarkStart w:name="_Toc227718555" w:id="25"/>
      <w:r w:rsidRPr="00A75D76">
        <w:rPr>
          <w:color w:val="000000" w:themeColor="text1"/>
        </w:rPr>
        <w:t xml:space="preserve">Figure </w:t>
      </w:r>
      <w:r w:rsidRPr="00A75D76">
        <w:rPr>
          <w:color w:val="000000" w:themeColor="text1"/>
        </w:rPr>
        <w:fldChar w:fldCharType="begin"/>
      </w:r>
      <w:r w:rsidRPr="00A75D76">
        <w:rPr>
          <w:color w:val="000000" w:themeColor="text1"/>
        </w:rPr>
        <w:instrText xml:space="preserve"> SEQ Figure \* ARABIC </w:instrText>
      </w:r>
      <w:r w:rsidRPr="00A75D76">
        <w:rPr>
          <w:color w:val="000000" w:themeColor="text1"/>
        </w:rPr>
        <w:fldChar w:fldCharType="separate"/>
      </w:r>
      <w:r>
        <w:rPr>
          <w:noProof/>
          <w:color w:val="000000" w:themeColor="text1"/>
        </w:rPr>
        <w:t>15</w:t>
      </w:r>
      <w:r w:rsidRPr="00A75D76">
        <w:rPr>
          <w:color w:val="000000" w:themeColor="text1"/>
        </w:rPr>
        <w:fldChar w:fldCharType="end"/>
      </w:r>
      <w:bookmarkEnd w:id="24"/>
      <w:r w:rsidRPr="00A75D76">
        <w:rPr>
          <w:color w:val="000000" w:themeColor="text1"/>
        </w:rPr>
        <w:t>. The schedule of the Sa4CPS project.</w:t>
      </w:r>
      <w:bookmarkEnd w:id="25"/>
    </w:p>
    <w:p w:rsidR="00666389" w:rsidP="007259BC" w:rsidRDefault="00666389" w14:paraId="7AE19C1D" w14:textId="77777777">
      <w:pPr>
        <w:pStyle w:val="BodyText"/>
      </w:pPr>
    </w:p>
    <w:tbl>
      <w:tblPr>
        <w:tblStyle w:val="MediumShading1-Accent2"/>
        <w:tblW w:w="0" w:type="dxa"/>
        <w:tblLayout w:type="fixed"/>
        <w:tblLook w:val="0420" w:firstRow="1" w:lastRow="0" w:firstColumn="0" w:lastColumn="0" w:noHBand="0" w:noVBand="1"/>
      </w:tblPr>
      <w:tblGrid>
        <w:gridCol w:w="2330"/>
        <w:gridCol w:w="2330"/>
        <w:gridCol w:w="2331"/>
        <w:gridCol w:w="2331"/>
      </w:tblGrid>
      <w:tr w:rsidR="00E17EBA" w:rsidTr="00A775C5" w14:paraId="5A1C716E" w14:textId="77777777">
        <w:trPr>
          <w:cnfStyle w:val="100000000000" w:firstRow="1" w:lastRow="0" w:firstColumn="0" w:lastColumn="0" w:oddVBand="0" w:evenVBand="0" w:oddHBand="0" w:evenHBand="0" w:firstRowFirstColumn="0" w:firstRowLastColumn="0" w:lastRowFirstColumn="0" w:lastRowLastColumn="0"/>
        </w:trPr>
        <w:tc>
          <w:tcPr>
            <w:tcW w:w="2330" w:type="dxa"/>
            <w:tcMar>
              <w:top w:w="85" w:type="dxa"/>
              <w:left w:w="108" w:type="dxa"/>
              <w:bottom w:w="85" w:type="dxa"/>
              <w:right w:w="108" w:type="dxa"/>
            </w:tcMar>
            <w:hideMark/>
          </w:tcPr>
          <w:p w:rsidR="00E17EBA" w:rsidP="00A775C5" w:rsidRDefault="00E17EBA" w14:paraId="349E28E8" w14:textId="77777777">
            <w:pPr>
              <w:pStyle w:val="ITEABodyText"/>
            </w:pPr>
            <w:r>
              <w:t>MS6</w:t>
            </w:r>
          </w:p>
        </w:tc>
        <w:tc>
          <w:tcPr>
            <w:tcW w:w="2330" w:type="dxa"/>
            <w:tcMar>
              <w:top w:w="85" w:type="dxa"/>
              <w:left w:w="108" w:type="dxa"/>
              <w:bottom w:w="85" w:type="dxa"/>
              <w:right w:w="108" w:type="dxa"/>
            </w:tcMar>
            <w:hideMark/>
          </w:tcPr>
          <w:p w:rsidR="00E17EBA" w:rsidP="00A775C5" w:rsidRDefault="00E17EBA" w14:paraId="329419FC" w14:textId="77777777">
            <w:pPr>
              <w:pStyle w:val="ITEABodyText"/>
            </w:pPr>
            <w:r>
              <w:t>Preliminary designs of the concept enablers</w:t>
            </w:r>
          </w:p>
        </w:tc>
        <w:tc>
          <w:tcPr>
            <w:tcW w:w="2331" w:type="dxa"/>
            <w:tcMar>
              <w:top w:w="85" w:type="dxa"/>
              <w:left w:w="108" w:type="dxa"/>
              <w:bottom w:w="85" w:type="dxa"/>
              <w:right w:w="108" w:type="dxa"/>
            </w:tcMar>
            <w:hideMark/>
          </w:tcPr>
          <w:p w:rsidR="00E17EBA" w:rsidP="00A775C5" w:rsidRDefault="00E17EBA" w14:paraId="76B599E2" w14:textId="77777777">
            <w:pPr>
              <w:pStyle w:val="ITEABodyText"/>
            </w:pPr>
            <w:r>
              <w:t>The technical has been designed</w:t>
            </w:r>
          </w:p>
        </w:tc>
        <w:tc>
          <w:tcPr>
            <w:tcW w:w="2331" w:type="dxa"/>
            <w:tcMar>
              <w:top w:w="85" w:type="dxa"/>
              <w:left w:w="108" w:type="dxa"/>
              <w:bottom w:w="85" w:type="dxa"/>
              <w:right w:w="108" w:type="dxa"/>
            </w:tcMar>
            <w:hideMark/>
          </w:tcPr>
          <w:p w:rsidR="00E17EBA" w:rsidP="00A775C5" w:rsidRDefault="00E17EBA" w14:paraId="2FDD5BED" w14:textId="77777777">
            <w:pPr>
              <w:pStyle w:val="ITEABodyText"/>
            </w:pPr>
            <w:ins w:author="Latvakoski Juhani" w:date="2024-09-20T16:32:00Z" w:id="26">
              <w:r>
                <w:t xml:space="preserve">MS0 + 18m </w:t>
              </w:r>
            </w:ins>
            <w:del w:author="Latvakoski Juhani" w:date="2024-09-20T16:32:00Z" w:id="27">
              <w:r w:rsidDel="00BC2F96">
                <w:delText>m21</w:delText>
              </w:r>
            </w:del>
            <w:r>
              <w:t xml:space="preserve"> (</w:t>
            </w:r>
            <w:del w:author="Latvakoski Juhani" w:date="2024-09-20T16:32:00Z" w:id="28">
              <w:r w:rsidDel="00BC2F96">
                <w:delText xml:space="preserve">~sep </w:delText>
              </w:r>
            </w:del>
            <w:ins w:author="Latvakoski Juhani" w:date="2024-09-20T16:32:00Z" w:id="29">
              <w:r>
                <w:t xml:space="preserve">may </w:t>
              </w:r>
            </w:ins>
            <w:r>
              <w:t>202</w:t>
            </w:r>
            <w:ins w:author="Latvakoski Juhani" w:date="2024-09-20T16:32:00Z" w:id="30">
              <w:r>
                <w:t>6</w:t>
              </w:r>
            </w:ins>
            <w:del w:author="Latvakoski Juhani" w:date="2024-09-20T16:32:00Z" w:id="31">
              <w:r w:rsidDel="00BC2F96">
                <w:delText>5</w:delText>
              </w:r>
            </w:del>
            <w:r>
              <w:t>)</w:t>
            </w:r>
          </w:p>
        </w:tc>
      </w:tr>
      <w:tr w:rsidR="00E17EBA" w:rsidTr="00A775C5" w14:paraId="038FB47C" w14:textId="77777777">
        <w:trPr>
          <w:cnfStyle w:val="000000100000" w:firstRow="0" w:lastRow="0" w:firstColumn="0" w:lastColumn="0" w:oddVBand="0" w:evenVBand="0" w:oddHBand="1" w:evenHBand="0" w:firstRowFirstColumn="0" w:firstRowLastColumn="0" w:lastRowFirstColumn="0" w:lastRowLastColumn="0"/>
        </w:trPr>
        <w:tc>
          <w:tcPr>
            <w:tcW w:w="2330" w:type="dxa"/>
            <w:tcMar>
              <w:top w:w="85" w:type="dxa"/>
              <w:left w:w="108" w:type="dxa"/>
              <w:bottom w:w="85" w:type="dxa"/>
              <w:right w:w="108" w:type="dxa"/>
            </w:tcMar>
            <w:hideMark/>
          </w:tcPr>
          <w:p w:rsidR="00E17EBA" w:rsidP="00A775C5" w:rsidRDefault="00E17EBA" w14:paraId="10387D1A" w14:textId="77777777">
            <w:pPr>
              <w:pStyle w:val="ITEABodyText"/>
            </w:pPr>
            <w:r>
              <w:t>MS7</w:t>
            </w:r>
          </w:p>
        </w:tc>
        <w:tc>
          <w:tcPr>
            <w:tcW w:w="2330" w:type="dxa"/>
            <w:tcMar>
              <w:top w:w="85" w:type="dxa"/>
              <w:left w:w="108" w:type="dxa"/>
              <w:bottom w:w="85" w:type="dxa"/>
              <w:right w:w="108" w:type="dxa"/>
            </w:tcMar>
            <w:hideMark/>
          </w:tcPr>
          <w:p w:rsidR="00E17EBA" w:rsidP="00A775C5" w:rsidRDefault="00E17EBA" w14:paraId="622416C0" w14:textId="77777777">
            <w:pPr>
              <w:pStyle w:val="ITEABodyText"/>
            </w:pPr>
            <w:r>
              <w:t>Experiments v2.0 - use cases</w:t>
            </w:r>
          </w:p>
        </w:tc>
        <w:tc>
          <w:tcPr>
            <w:tcW w:w="2331" w:type="dxa"/>
            <w:tcMar>
              <w:top w:w="85" w:type="dxa"/>
              <w:left w:w="108" w:type="dxa"/>
              <w:bottom w:w="85" w:type="dxa"/>
              <w:right w:w="108" w:type="dxa"/>
            </w:tcMar>
            <w:hideMark/>
          </w:tcPr>
          <w:p w:rsidR="00E17EBA" w:rsidP="00A775C5" w:rsidRDefault="00E17EBA" w14:paraId="1D89A875" w14:textId="77777777">
            <w:pPr>
              <w:pStyle w:val="ITEABodyText"/>
              <w:rPr>
                <w:rFonts w:ascii="Calibri" w:hAnsi="Calibri" w:eastAsia="Calibri" w:cs="Calibri"/>
                <w:b/>
                <w:bCs/>
                <w:sz w:val="24"/>
                <w:u w:val="single"/>
              </w:rPr>
            </w:pPr>
            <w:r w:rsidRPr="0EFC06E9">
              <w:rPr>
                <w:rFonts w:ascii="Calibri" w:hAnsi="Calibri" w:eastAsia="Calibri" w:cs="Calibri"/>
                <w:b/>
                <w:bCs/>
                <w:sz w:val="24"/>
                <w:u w:val="single"/>
              </w:rPr>
              <w:t>Year 2: targeted for UC demonstrations &amp; designs</w:t>
            </w:r>
          </w:p>
          <w:p w:rsidR="00E17EBA" w:rsidP="00A775C5" w:rsidRDefault="00E17EBA" w14:paraId="451048C6" w14:textId="77777777">
            <w:pPr>
              <w:pStyle w:val="ITEABodyText"/>
            </w:pPr>
            <w:r>
              <w:rPr>
                <w:rFonts w:ascii="Calibri" w:hAnsi="Calibri" w:eastAsia="Calibri" w:cs="Calibri"/>
                <w:sz w:val="24"/>
              </w:rPr>
              <w:t>Checkpoint of the KPIs status, main focus on use cases.</w:t>
            </w:r>
          </w:p>
        </w:tc>
        <w:tc>
          <w:tcPr>
            <w:tcW w:w="2331" w:type="dxa"/>
            <w:tcMar>
              <w:top w:w="85" w:type="dxa"/>
              <w:left w:w="108" w:type="dxa"/>
              <w:bottom w:w="85" w:type="dxa"/>
              <w:right w:w="108" w:type="dxa"/>
            </w:tcMar>
            <w:hideMark/>
          </w:tcPr>
          <w:p w:rsidR="00E17EBA" w:rsidP="00A775C5" w:rsidRDefault="00E17EBA" w14:paraId="1CC4BD95" w14:textId="77777777">
            <w:pPr>
              <w:pStyle w:val="ITEABodyText"/>
            </w:pPr>
            <w:del w:author="Latvakoski Juhani" w:date="2024-09-20T16:32:00Z" w:id="32">
              <w:r w:rsidDel="00BC2F96">
                <w:delText xml:space="preserve">m27 </w:delText>
              </w:r>
            </w:del>
            <w:r>
              <w:t>(MS0 + 24m)</w:t>
            </w:r>
          </w:p>
          <w:p w:rsidR="00E17EBA" w:rsidP="00A775C5" w:rsidRDefault="00E17EBA" w14:paraId="42A9B4F3" w14:textId="77777777">
            <w:pPr>
              <w:pStyle w:val="ITEABodyText"/>
            </w:pPr>
            <w:r>
              <w:t>(</w:t>
            </w:r>
            <w:proofErr w:type="spellStart"/>
            <w:del w:author="Latvakoski Juhani" w:date="2024-09-20T16:32:00Z" w:id="33">
              <w:r w:rsidDel="00F611BF">
                <w:delText xml:space="preserve">~mar </w:delText>
              </w:r>
            </w:del>
            <w:ins w:author="Latvakoski Juhani" w:date="2024-09-20T16:34:00Z" w:id="34">
              <w:r>
                <w:t>sep</w:t>
              </w:r>
            </w:ins>
            <w:proofErr w:type="spellEnd"/>
            <w:ins w:author="Latvakoski Juhani" w:date="2024-09-20T16:32:00Z" w:id="35">
              <w:r>
                <w:t xml:space="preserve"> </w:t>
              </w:r>
            </w:ins>
            <w:r>
              <w:t>2026)</w:t>
            </w:r>
          </w:p>
        </w:tc>
      </w:tr>
    </w:tbl>
    <w:p w:rsidR="00E17EBA" w:rsidP="007259BC" w:rsidRDefault="00E17EBA" w14:paraId="6DD58D64" w14:textId="77777777">
      <w:pPr>
        <w:pStyle w:val="BodyText"/>
      </w:pPr>
    </w:p>
    <w:p w:rsidR="00416354" w:rsidP="007259BC" w:rsidRDefault="00416354" w14:paraId="2A1411E4" w14:textId="77777777">
      <w:pPr>
        <w:pStyle w:val="BodyText"/>
      </w:pPr>
    </w:p>
    <w:p w:rsidR="008050D8" w:rsidP="007259BC" w:rsidRDefault="008050D8" w14:paraId="6E118D37" w14:textId="77777777">
      <w:pPr>
        <w:pStyle w:val="BodyText"/>
      </w:pPr>
    </w:p>
    <w:p w:rsidR="00853E65" w:rsidP="007259BC" w:rsidRDefault="000D2D71" w14:paraId="064F1B98" w14:textId="42A0009A">
      <w:pPr>
        <w:pStyle w:val="BodyText"/>
      </w:pPr>
      <w:r>
        <w:t>&lt;add here a figure explaining, the linkage between the WP, UC outputs with the demonstrators&gt;</w:t>
      </w:r>
    </w:p>
    <w:p w:rsidR="00853E65" w:rsidP="007259BC" w:rsidRDefault="00853E65" w14:paraId="0393023D" w14:textId="77777777">
      <w:pPr>
        <w:pStyle w:val="BodyText"/>
      </w:pPr>
    </w:p>
    <w:p w:rsidR="008050D8" w:rsidP="007259BC" w:rsidRDefault="008050D8" w14:paraId="0B15147C" w14:textId="77777777">
      <w:pPr>
        <w:pStyle w:val="BodyText"/>
      </w:pPr>
    </w:p>
    <w:p w:rsidR="007D7F11" w:rsidP="007D7F11" w:rsidRDefault="004D0110" w14:paraId="3EAFCB68" w14:textId="58D29EDF">
      <w:pPr>
        <w:pStyle w:val="Heading1"/>
      </w:pPr>
      <w:r>
        <w:t>Targeted business impacts and k</w:t>
      </w:r>
      <w:r w:rsidR="007D7F11">
        <w:t xml:space="preserve">ey performance indicators </w:t>
      </w:r>
      <w:r>
        <w:t>of the use cases</w:t>
      </w:r>
    </w:p>
    <w:p w:rsidR="004D0110" w:rsidP="004D0110" w:rsidRDefault="004D0110" w14:paraId="788B0E2E" w14:textId="77777777">
      <w:pPr>
        <w:pStyle w:val="BodyText"/>
      </w:pPr>
    </w:p>
    <w:p w:rsidR="004D0110" w:rsidP="00807365" w:rsidRDefault="00807365" w14:paraId="26864C2B" w14:textId="6E035442">
      <w:pPr>
        <w:pStyle w:val="Heading2"/>
      </w:pPr>
      <w:r>
        <w:t>Targeted business impacts</w:t>
      </w:r>
      <w:r w:rsidR="00357C9B">
        <w:t xml:space="preserve"> of the use cases</w:t>
      </w:r>
    </w:p>
    <w:p w:rsidR="00807365" w:rsidP="00807365" w:rsidRDefault="00807365" w14:paraId="31C2057C" w14:textId="77777777">
      <w:pPr>
        <w:pStyle w:val="BodyText"/>
      </w:pPr>
    </w:p>
    <w:p w:rsidR="00807365" w:rsidP="00807365" w:rsidRDefault="00807365" w14:paraId="2ABDF016" w14:textId="42C0AFDA">
      <w:pPr>
        <w:pStyle w:val="BodyText"/>
      </w:pPr>
      <w:r>
        <w:t>xxx</w:t>
      </w:r>
    </w:p>
    <w:p w:rsidRPr="00B770C6" w:rsidR="00357C9B" w:rsidP="00357C9B" w:rsidRDefault="00357C9B" w14:paraId="007E2035" w14:textId="77777777">
      <w:pPr>
        <w:pStyle w:val="BodyText"/>
      </w:pPr>
    </w:p>
    <w:tbl>
      <w:tblPr>
        <w:tblStyle w:val="TableGrid"/>
        <w:tblW w:w="0" w:type="auto"/>
        <w:tblLook w:val="0080" w:firstRow="0" w:lastRow="0" w:firstColumn="1" w:lastColumn="0" w:noHBand="0" w:noVBand="0"/>
      </w:tblPr>
      <w:tblGrid>
        <w:gridCol w:w="9060"/>
      </w:tblGrid>
      <w:tr w:rsidRPr="00B770C6" w:rsidR="00357C9B" w:rsidTr="00A775C5" w14:paraId="63346545" w14:textId="77777777">
        <w:tc>
          <w:tcPr>
            <w:tcW w:w="9060" w:type="dxa"/>
          </w:tcPr>
          <w:p w:rsidRPr="00B770C6" w:rsidR="00357C9B" w:rsidP="00A775C5" w:rsidRDefault="00357C9B" w14:paraId="01A64868" w14:textId="10EF329A">
            <w:pPr>
              <w:pStyle w:val="BodyText"/>
              <w:jc w:val="center"/>
              <w:rPr>
                <w:b/>
                <w:bCs/>
              </w:rPr>
            </w:pPr>
            <w:r w:rsidRPr="00B770C6">
              <w:rPr>
                <w:b/>
                <w:bCs/>
              </w:rPr>
              <w:t xml:space="preserve">1. </w:t>
            </w:r>
            <w:r>
              <w:rPr>
                <w:b/>
                <w:bCs/>
              </w:rPr>
              <w:t>Business impacts in logistics</w:t>
            </w:r>
            <w:r w:rsidR="00AA03DC">
              <w:rPr>
                <w:b/>
                <w:bCs/>
              </w:rPr>
              <w:t xml:space="preserve"> – UC1 connected &amp; autonomous lightweight logistics</w:t>
            </w:r>
          </w:p>
        </w:tc>
      </w:tr>
    </w:tbl>
    <w:p w:rsidR="00357C9B" w:rsidP="00357C9B" w:rsidRDefault="00357C9B" w14:paraId="6C1DE2D6" w14:textId="77777777">
      <w:pPr>
        <w:pStyle w:val="BodyText"/>
        <w:rPr>
          <w:b/>
          <w:bCs/>
          <w:i/>
          <w:iCs/>
        </w:rPr>
      </w:pPr>
    </w:p>
    <w:p w:rsidRPr="00B770C6" w:rsidR="00357C9B" w:rsidP="00357C9B" w:rsidRDefault="00357C9B" w14:paraId="51942A5F" w14:textId="77777777">
      <w:pPr>
        <w:pStyle w:val="BodyText"/>
        <w:jc w:val="both"/>
      </w:pPr>
      <w:r w:rsidRPr="00B770C6">
        <w:rPr>
          <w:b/>
          <w:bCs/>
          <w:i/>
          <w:iCs/>
        </w:rPr>
        <w:t>Short description</w:t>
      </w:r>
      <w:r w:rsidRPr="00B770C6">
        <w:t xml:space="preserve">: </w:t>
      </w:r>
      <w:r>
        <w:t>The purpose of a traceability system is to track where a product is and where it goes along the supply chain (SC). End-to-end supply chain traceability enables organizations in the supply chain network to respond to volatile demand. Automotive SC is a specialized production-distribution chain that includes a comprehensive combination of participants and processes. In recent years, new tools have been developed to improve SC transparency, visibility, and traceability. Traditional central server-client technical solutions cannot meet expectations in terms of data integrity, confidentiality, system flexibility and adaptability. Via applying Sa4CPS concept solutions the following targeted business impacts are focused: Increase of Direct sales of component solutions, direct selling as a whole system, system as a service sales, and consulting and systems engineering services.</w:t>
      </w:r>
    </w:p>
    <w:p w:rsidR="00357C9B" w:rsidP="00357C9B" w:rsidRDefault="00357C9B" w14:paraId="6967EB71" w14:textId="77777777">
      <w:pPr>
        <w:pStyle w:val="BodyText"/>
        <w:rPr>
          <w:b/>
          <w:bCs/>
          <w:i/>
          <w:iCs/>
        </w:rPr>
      </w:pPr>
    </w:p>
    <w:p w:rsidRPr="005C1C78" w:rsidR="00357C9B" w:rsidP="00357C9B" w:rsidRDefault="00357C9B" w14:paraId="3C2A5774" w14:textId="1A5FD480">
      <w:pPr>
        <w:pStyle w:val="BodyText"/>
      </w:pPr>
      <w:r w:rsidRPr="005C1C78">
        <w:rPr>
          <w:b/>
          <w:bCs/>
          <w:i/>
          <w:iCs/>
        </w:rPr>
        <w:t>Main contributors</w:t>
      </w:r>
      <w:r w:rsidRPr="005C1C78">
        <w:t xml:space="preserve">: ACD, Alpata, </w:t>
      </w:r>
      <w:proofErr w:type="spellStart"/>
      <w:r w:rsidRPr="005C1C78">
        <w:t>Erarge</w:t>
      </w:r>
      <w:proofErr w:type="spellEnd"/>
      <w:r w:rsidRPr="005C1C78">
        <w:t>, Inovasyon, Otokar</w:t>
      </w:r>
    </w:p>
    <w:p w:rsidR="00357C9B" w:rsidP="00357C9B" w:rsidRDefault="00357C9B" w14:paraId="424634AE" w14:textId="77777777">
      <w:pPr>
        <w:pStyle w:val="BodyText"/>
        <w:rPr>
          <w:b/>
          <w:bCs/>
          <w:i/>
          <w:iCs/>
        </w:rPr>
      </w:pPr>
    </w:p>
    <w:p w:rsidRPr="005C1C78" w:rsidR="00357C9B" w:rsidP="00357C9B" w:rsidRDefault="00357C9B" w14:paraId="3F69C7EB" w14:textId="63AB6B74">
      <w:pPr>
        <w:pStyle w:val="BodyText"/>
      </w:pPr>
      <w:r w:rsidRPr="005C1C78">
        <w:rPr>
          <w:b/>
          <w:bCs/>
          <w:i/>
          <w:iCs/>
        </w:rPr>
        <w:t>Market / competitors</w:t>
      </w:r>
      <w:r w:rsidRPr="005C1C78">
        <w:t>:</w:t>
      </w:r>
    </w:p>
    <w:p w:rsidR="00357C9B" w:rsidP="00357C9B" w:rsidRDefault="00357C9B" w14:paraId="582766D9" w14:textId="77777777">
      <w:pPr>
        <w:pStyle w:val="BodyText"/>
      </w:pPr>
      <w:r w:rsidRPr="005C1C78">
        <w:t xml:space="preserve">According to the study carried by </w:t>
      </w:r>
      <w:proofErr w:type="spellStart"/>
      <w:r w:rsidRPr="005C1C78">
        <w:t>AlliedMarket</w:t>
      </w:r>
      <w:proofErr w:type="spellEnd"/>
      <w:r w:rsidRPr="005C1C78">
        <w:t xml:space="preserve"> Research  [19], the global automotive logistics market was valued at $241.7 billion in 2021, and is projected to reach $433.6 billion by 2031, growing at a CAGR of 6.1% from 2022 to 2031.</w:t>
      </w:r>
    </w:p>
    <w:p w:rsidR="000C70EA" w:rsidP="00357C9B" w:rsidRDefault="000C70EA" w14:paraId="4848280F" w14:textId="77777777">
      <w:pPr>
        <w:pStyle w:val="BodyText"/>
      </w:pPr>
    </w:p>
    <w:p w:rsidRPr="005C1C78" w:rsidR="000C70EA" w:rsidP="000C70EA" w:rsidRDefault="000C70EA" w14:paraId="45BA76DB" w14:textId="1FCE14AF">
      <w:pPr>
        <w:pStyle w:val="BodyText"/>
      </w:pPr>
      <w:r>
        <w:rPr>
          <w:b/>
          <w:bCs/>
          <w:i/>
          <w:iCs/>
        </w:rPr>
        <w:t xml:space="preserve">Planned </w:t>
      </w:r>
      <w:r w:rsidR="00D97C59">
        <w:rPr>
          <w:b/>
          <w:bCs/>
          <w:i/>
          <w:iCs/>
        </w:rPr>
        <w:t>results</w:t>
      </w:r>
      <w:r w:rsidRPr="005C1C78">
        <w:t>:</w:t>
      </w:r>
    </w:p>
    <w:p w:rsidR="000C70EA" w:rsidP="2E5508A9" w:rsidRDefault="3C2997F9" w14:paraId="12CA4F4F" w14:textId="687B9B1E">
      <w:pPr>
        <w:spacing w:before="240" w:after="240"/>
        <w:jc w:val="both"/>
      </w:pPr>
      <w:r w:rsidRPr="2E5508A9">
        <w:t xml:space="preserve">The second-year demonstration of UC1 will present the contributions of ACD, Inovasyon and Otokar not as separate demonstrations, but as a unified and integrated use case for in-factory logistics. This integrated demonstration will be based on the factory map, operational area information and in-factory logistics data to be provided by Otokar. Using this map and operational data, Inovasyon will update the digital twin environment representing forklift/AMR operations and will display logistics movements, task flows, route information, pick-up/drop-off </w:t>
      </w:r>
      <w:proofErr w:type="spellStart"/>
      <w:r w:rsidRPr="2E5508A9">
        <w:t>behavior</w:t>
      </w:r>
      <w:proofErr w:type="spellEnd"/>
      <w:r w:rsidRPr="2E5508A9">
        <w:t xml:space="preserve"> and vehicle states in the digital environment. ACD will make the outputs from this digital twin and related data flows visible to the operator through the </w:t>
      </w:r>
      <w:proofErr w:type="spellStart"/>
      <w:r w:rsidRPr="2E5508A9">
        <w:t>VigilMesh</w:t>
      </w:r>
      <w:proofErr w:type="spellEnd"/>
      <w:r w:rsidRPr="2E5508A9">
        <w:t xml:space="preserve"> platform.</w:t>
      </w:r>
    </w:p>
    <w:p w:rsidR="000C70EA" w:rsidP="2E5508A9" w:rsidRDefault="3C2997F9" w14:paraId="40AAA19B" w14:textId="3A693B13">
      <w:pPr>
        <w:spacing w:before="240" w:after="240"/>
        <w:jc w:val="both"/>
      </w:pPr>
      <w:r w:rsidRPr="2E5508A9">
        <w:t xml:space="preserve">The main objective of the unified demonstration is to represent realistic in-factory logistics data from Otokar in the digital twin environment and to make this representation monitorable, </w:t>
      </w:r>
      <w:proofErr w:type="spellStart"/>
      <w:r w:rsidRPr="2E5508A9">
        <w:t>analyzable</w:t>
      </w:r>
      <w:proofErr w:type="spellEnd"/>
      <w:r w:rsidRPr="2E5508A9">
        <w:t xml:space="preserve"> and capable of supporting operational decision-making through the </w:t>
      </w:r>
      <w:proofErr w:type="spellStart"/>
      <w:r w:rsidRPr="2E5508A9">
        <w:t>VigilMesh</w:t>
      </w:r>
      <w:proofErr w:type="spellEnd"/>
      <w:r w:rsidRPr="2E5508A9">
        <w:t xml:space="preserve"> platform. Within this scope, the platform will display vehicle task status, operational area, communication source, battery indicators, historical operation data, dashboard outputs and PHM analyses together. PHM functions will not be presented as a separate demonstration, but as a page and analysis component of the </w:t>
      </w:r>
      <w:proofErr w:type="spellStart"/>
      <w:r w:rsidRPr="2E5508A9">
        <w:t>VigilMesh</w:t>
      </w:r>
      <w:proofErr w:type="spellEnd"/>
      <w:r w:rsidRPr="2E5508A9">
        <w:t xml:space="preserve"> platform.</w:t>
      </w:r>
    </w:p>
    <w:p w:rsidR="000C70EA" w:rsidP="2E5508A9" w:rsidRDefault="3C2997F9" w14:paraId="0770598D" w14:textId="7AD87891">
      <w:pPr>
        <w:spacing w:before="240" w:after="240"/>
        <w:jc w:val="both"/>
      </w:pPr>
      <w:r w:rsidRPr="2E5508A9">
        <w:t xml:space="preserve">The 5G communication aspect will also be connected to this integrated scenario through the digital twin. In addition to, or instead of, the physical 5G/Wi-Fi handover scenario, communication conditions and connection sources will be simulated in the digital twin environment. Wi-Fi and 5G connection statuses, continuity of data flow and the active communication source will be visualized on </w:t>
      </w:r>
      <w:proofErr w:type="spellStart"/>
      <w:r w:rsidRPr="2E5508A9">
        <w:t>VigilMesh</w:t>
      </w:r>
      <w:proofErr w:type="spellEnd"/>
      <w:r w:rsidRPr="2E5508A9">
        <w:t>. This approach will enable not only the movement and task status of mobile logistics assets, but also their communication resilience and operational health status to be monitored within the same operator platform.</w:t>
      </w:r>
    </w:p>
    <w:p w:rsidR="000C70EA" w:rsidP="2E5508A9" w:rsidRDefault="3C2997F9" w14:paraId="557B358E" w14:textId="2E52E601">
      <w:pPr>
        <w:spacing w:before="240" w:after="240"/>
        <w:jc w:val="both"/>
      </w:pPr>
      <w:r w:rsidRPr="2E5508A9">
        <w:t xml:space="preserve">This unified demo supports UC1’s objective of connected and autonomous lightweight logistics in in-factory logistics. The demonstration will show an integrated data flow extending from map and operational data to the digital twin, from the digital twin to the </w:t>
      </w:r>
      <w:proofErr w:type="spellStart"/>
      <w:r w:rsidRPr="2E5508A9">
        <w:t>VigilMesh</w:t>
      </w:r>
      <w:proofErr w:type="spellEnd"/>
      <w:r w:rsidRPr="2E5508A9">
        <w:t xml:space="preserve"> platform, and from the platform to operator awareness through PHM and dashboard outputs.</w:t>
      </w:r>
    </w:p>
    <w:p w:rsidR="000C70EA" w:rsidP="00357C9B" w:rsidRDefault="000C70EA" w14:paraId="0915211B" w14:textId="69FF45E9">
      <w:pPr>
        <w:pStyle w:val="BodyText"/>
      </w:pPr>
    </w:p>
    <w:p w:rsidRPr="00B770C6" w:rsidR="00357C9B" w:rsidP="00357C9B" w:rsidRDefault="00357C9B" w14:paraId="5B804A33" w14:textId="77777777">
      <w:pPr>
        <w:pStyle w:val="BodyText"/>
      </w:pPr>
    </w:p>
    <w:tbl>
      <w:tblPr>
        <w:tblStyle w:val="TableGrid"/>
        <w:tblW w:w="0" w:type="auto"/>
        <w:tblLook w:val="0080" w:firstRow="0" w:lastRow="0" w:firstColumn="1" w:lastColumn="0" w:noHBand="0" w:noVBand="0"/>
      </w:tblPr>
      <w:tblGrid>
        <w:gridCol w:w="9060"/>
      </w:tblGrid>
      <w:tr w:rsidRPr="00B770C6" w:rsidR="00357C9B" w:rsidTr="00A775C5" w14:paraId="21288DC0" w14:textId="77777777">
        <w:tc>
          <w:tcPr>
            <w:tcW w:w="9060" w:type="dxa"/>
          </w:tcPr>
          <w:p w:rsidRPr="00B770C6" w:rsidR="00357C9B" w:rsidP="00A775C5" w:rsidRDefault="00357C9B" w14:paraId="7AA182EC" w14:textId="64011296">
            <w:pPr>
              <w:pStyle w:val="BodyText"/>
              <w:jc w:val="center"/>
              <w:rPr>
                <w:b/>
                <w:bCs/>
              </w:rPr>
            </w:pPr>
            <w:r w:rsidRPr="00B770C6">
              <w:rPr>
                <w:b/>
                <w:bCs/>
              </w:rPr>
              <w:t xml:space="preserve">2. </w:t>
            </w:r>
            <w:r>
              <w:rPr>
                <w:b/>
                <w:bCs/>
              </w:rPr>
              <w:t>Business impacts of positioning in production or logistics area</w:t>
            </w:r>
            <w:r w:rsidR="00AA03DC">
              <w:rPr>
                <w:b/>
                <w:bCs/>
              </w:rPr>
              <w:t xml:space="preserve"> </w:t>
            </w:r>
            <w:r w:rsidR="00FB29CB">
              <w:rPr>
                <w:b/>
                <w:bCs/>
              </w:rPr>
              <w:t>–</w:t>
            </w:r>
            <w:r w:rsidR="00AA03DC">
              <w:rPr>
                <w:b/>
                <w:bCs/>
              </w:rPr>
              <w:t xml:space="preserve"> </w:t>
            </w:r>
            <w:r w:rsidR="00FB29CB">
              <w:rPr>
                <w:b/>
                <w:bCs/>
              </w:rPr>
              <w:t>UC2 people and machine position awareness</w:t>
            </w:r>
          </w:p>
        </w:tc>
      </w:tr>
    </w:tbl>
    <w:p w:rsidR="00357C9B" w:rsidP="00357C9B" w:rsidRDefault="00357C9B" w14:paraId="2BD2B586" w14:textId="77777777">
      <w:pPr>
        <w:jc w:val="both"/>
      </w:pPr>
      <w:r w:rsidRPr="00B770C6">
        <w:rPr>
          <w:b/>
          <w:bCs/>
          <w:i/>
          <w:iCs/>
        </w:rPr>
        <w:t>Short description</w:t>
      </w:r>
      <w:r w:rsidRPr="00B770C6">
        <w:t xml:space="preserve">: </w:t>
      </w:r>
      <w:r>
        <w:t>Rapidly changing production is reflected in an advanced interaction among humans and machines (HM). The systems will create living and dynamically changing organism composed of a new specialized sensor technologies supported by AI components. Project concept will be done through a design, development, and implementation an AI based sensor system for a monitoring of an interaction among humans and machines within production site. An early alert service for collision avoidance will be developed, data sets acquisition process for objects (HM) featuring will take place, and a novel situation aware digital twin services provided. The targeted business impacts related to variability and smoothness of the production process, efficiency improvements via position awareness services of all process components, improved human safety and cost savings.</w:t>
      </w:r>
    </w:p>
    <w:p w:rsidR="00D97C59" w:rsidP="00357C9B" w:rsidRDefault="00D97C59" w14:paraId="3267E7E6" w14:textId="77777777">
      <w:pPr>
        <w:pStyle w:val="BodyText"/>
        <w:rPr>
          <w:b/>
          <w:bCs/>
          <w:i/>
          <w:iCs/>
        </w:rPr>
      </w:pPr>
    </w:p>
    <w:p w:rsidRPr="00B770C6" w:rsidR="00357C9B" w:rsidP="00357C9B" w:rsidRDefault="00357C9B" w14:paraId="4D8AA70D" w14:textId="73CA4938">
      <w:pPr>
        <w:pStyle w:val="BodyText"/>
      </w:pPr>
      <w:r w:rsidRPr="00B770C6">
        <w:rPr>
          <w:b/>
          <w:bCs/>
          <w:i/>
          <w:iCs/>
        </w:rPr>
        <w:t>Main contributors</w:t>
      </w:r>
      <w:r w:rsidRPr="00B770C6">
        <w:t xml:space="preserve">: </w:t>
      </w:r>
      <w:r>
        <w:t>IMA, Cuni</w:t>
      </w:r>
    </w:p>
    <w:p w:rsidR="00D97C59" w:rsidP="00357C9B" w:rsidRDefault="00D97C59" w14:paraId="22410E13" w14:textId="77777777">
      <w:pPr>
        <w:pStyle w:val="BodyText"/>
        <w:rPr>
          <w:b/>
          <w:bCs/>
          <w:i/>
          <w:iCs/>
        </w:rPr>
      </w:pPr>
    </w:p>
    <w:p w:rsidRPr="00B770C6" w:rsidR="00357C9B" w:rsidP="00357C9B" w:rsidRDefault="00357C9B" w14:paraId="5B37819A" w14:textId="57383473">
      <w:pPr>
        <w:pStyle w:val="BodyText"/>
      </w:pPr>
      <w:r w:rsidRPr="00B770C6">
        <w:rPr>
          <w:b/>
          <w:bCs/>
          <w:i/>
          <w:iCs/>
        </w:rPr>
        <w:t>Market / competitors</w:t>
      </w:r>
      <w:r w:rsidRPr="00B770C6">
        <w:t>:</w:t>
      </w:r>
    </w:p>
    <w:p w:rsidR="00D97C59" w:rsidP="00357C9B" w:rsidRDefault="00D97C59" w14:paraId="1F1B1C15" w14:textId="77777777">
      <w:pPr>
        <w:pStyle w:val="BodyText"/>
        <w:jc w:val="both"/>
      </w:pPr>
    </w:p>
    <w:p w:rsidRPr="00B770C6" w:rsidR="00357C9B" w:rsidP="00357C9B" w:rsidRDefault="00357C9B" w14:paraId="7B73CFA7" w14:textId="34C5B0C4">
      <w:pPr>
        <w:pStyle w:val="BodyText"/>
        <w:jc w:val="both"/>
      </w:pPr>
      <w:r>
        <w:t>Considering the new company business strategy after acquisition of IMA by automotive enterprise, IMA will pursue an effort to exploit the project results within company products development. Exploitation focus will aim at specific industrial automation, objects monitoring and tracking and at utilization of project results within production ecosystems. New generation of subsystem components, tested on prototypes, will help IMA to have a system implementing new components for security and object monitoring at the production site. The competitiveness of IMA company will be increased.</w:t>
      </w:r>
    </w:p>
    <w:p w:rsidR="00357C9B" w:rsidP="00357C9B" w:rsidRDefault="00357C9B" w14:paraId="24F22A4A" w14:textId="77777777">
      <w:pPr>
        <w:pStyle w:val="BodyText"/>
      </w:pPr>
    </w:p>
    <w:p w:rsidR="00D97C59" w:rsidP="00D97C59" w:rsidRDefault="00D97C59" w14:paraId="45B546D8" w14:textId="77777777">
      <w:pPr>
        <w:pStyle w:val="BodyText"/>
      </w:pPr>
    </w:p>
    <w:p w:rsidRPr="005C1C78" w:rsidR="00D97C59" w:rsidP="00D97C59" w:rsidRDefault="00D97C59" w14:paraId="566BB7FD" w14:textId="77777777">
      <w:pPr>
        <w:pStyle w:val="BodyText"/>
      </w:pPr>
      <w:r>
        <w:rPr>
          <w:b/>
          <w:bCs/>
          <w:i/>
          <w:iCs/>
        </w:rPr>
        <w:t>Planned results</w:t>
      </w:r>
      <w:r w:rsidRPr="005C1C78">
        <w:t>:</w:t>
      </w:r>
    </w:p>
    <w:p w:rsidR="00D97C59" w:rsidP="00D97C59" w:rsidRDefault="00D97C59" w14:paraId="7D7E57D9" w14:textId="77777777">
      <w:pPr>
        <w:pStyle w:val="BodyText"/>
      </w:pPr>
    </w:p>
    <w:p w:rsidRPr="00B770C6" w:rsidR="00D97C59" w:rsidP="00357C9B" w:rsidRDefault="00D97C59" w14:paraId="775CFF26" w14:textId="77777777">
      <w:pPr>
        <w:pStyle w:val="BodyText"/>
      </w:pPr>
    </w:p>
    <w:tbl>
      <w:tblPr>
        <w:tblStyle w:val="TableGrid"/>
        <w:tblW w:w="0" w:type="auto"/>
        <w:tblLook w:val="0080" w:firstRow="0" w:lastRow="0" w:firstColumn="1" w:lastColumn="0" w:noHBand="0" w:noVBand="0"/>
      </w:tblPr>
      <w:tblGrid>
        <w:gridCol w:w="9060"/>
      </w:tblGrid>
      <w:tr w:rsidRPr="00B770C6" w:rsidR="00357C9B" w:rsidTr="6738733C" w14:paraId="1BEB7694" w14:textId="77777777">
        <w:tc>
          <w:tcPr>
            <w:tcW w:w="9060" w:type="dxa"/>
          </w:tcPr>
          <w:p w:rsidRPr="00B770C6" w:rsidR="00357C9B" w:rsidP="00A775C5" w:rsidRDefault="00357C9B" w14:paraId="794D0CA8" w14:textId="7B867FDA">
            <w:pPr>
              <w:pStyle w:val="BodyText"/>
              <w:jc w:val="center"/>
              <w:rPr>
                <w:b/>
                <w:bCs/>
              </w:rPr>
            </w:pPr>
            <w:r w:rsidRPr="6738733C">
              <w:rPr>
                <w:b/>
                <w:bCs/>
              </w:rPr>
              <w:t>3. Business impacts via application of advanced maps in various situations</w:t>
            </w:r>
            <w:r w:rsidRPr="6738733C" w:rsidR="00FB29CB">
              <w:rPr>
                <w:b/>
                <w:bCs/>
              </w:rPr>
              <w:t xml:space="preserve"> – UC</w:t>
            </w:r>
            <w:r w:rsidRPr="6738733C" w:rsidR="01B56762">
              <w:rPr>
                <w:b/>
                <w:bCs/>
              </w:rPr>
              <w:t>3</w:t>
            </w:r>
            <w:r w:rsidRPr="6738733C" w:rsidR="00FB29CB">
              <w:rPr>
                <w:b/>
                <w:bCs/>
              </w:rPr>
              <w:t xml:space="preserve"> Map at the centre of situational awareness</w:t>
            </w:r>
          </w:p>
        </w:tc>
      </w:tr>
    </w:tbl>
    <w:p w:rsidR="00FB29CB" w:rsidP="00357C9B" w:rsidRDefault="00FB29CB" w14:paraId="2A59EDB6" w14:textId="77777777">
      <w:pPr>
        <w:pStyle w:val="BodyText"/>
        <w:jc w:val="both"/>
        <w:rPr>
          <w:b/>
          <w:bCs/>
          <w:i/>
          <w:iCs/>
        </w:rPr>
      </w:pPr>
    </w:p>
    <w:p w:rsidRPr="00B770C6" w:rsidR="00357C9B" w:rsidP="00357C9B" w:rsidRDefault="00357C9B" w14:paraId="3330D4D2" w14:textId="1BDDE2FE">
      <w:pPr>
        <w:pStyle w:val="BodyText"/>
        <w:jc w:val="both"/>
      </w:pPr>
      <w:r w:rsidRPr="00B770C6">
        <w:rPr>
          <w:b/>
          <w:bCs/>
          <w:i/>
          <w:iCs/>
        </w:rPr>
        <w:t>Short description</w:t>
      </w:r>
      <w:r w:rsidRPr="00B770C6">
        <w:t xml:space="preserve">: </w:t>
      </w:r>
      <w:r>
        <w:t xml:space="preserve">Dynamic and complex situations in public safety cases, such as e.g. firefighting, require informative representation of the situation to the end users. Therefore, advanced maps, including information related to real-time videos, sensors, and devices geolocated, are focused. The </w:t>
      </w:r>
      <w:proofErr w:type="spellStart"/>
      <w:r>
        <w:t>targed</w:t>
      </w:r>
      <w:proofErr w:type="spellEnd"/>
      <w:r>
        <w:t xml:space="preserve"> impact is to enhance first responders' safety and operational efficiency via improved situational awareness</w:t>
      </w:r>
      <w:r>
        <w:rPr>
          <w:u w:val="single"/>
        </w:rPr>
        <w:t>.</w:t>
      </w:r>
    </w:p>
    <w:p w:rsidR="00FB29CB" w:rsidP="00357C9B" w:rsidRDefault="00FB29CB" w14:paraId="6063C817" w14:textId="77777777">
      <w:pPr>
        <w:pStyle w:val="BodyText"/>
        <w:rPr>
          <w:b/>
          <w:bCs/>
          <w:i/>
          <w:iCs/>
        </w:rPr>
      </w:pPr>
    </w:p>
    <w:p w:rsidRPr="00B770C6" w:rsidR="00357C9B" w:rsidP="00357C9B" w:rsidRDefault="00357C9B" w14:paraId="736159F2" w14:textId="0DAA7C00">
      <w:pPr>
        <w:pStyle w:val="BodyText"/>
      </w:pPr>
      <w:r w:rsidRPr="14A87B3F">
        <w:rPr>
          <w:b/>
          <w:bCs/>
          <w:i/>
          <w:iCs/>
        </w:rPr>
        <w:t>Main contributors</w:t>
      </w:r>
      <w:r>
        <w:t xml:space="preserve">: </w:t>
      </w:r>
      <w:proofErr w:type="spellStart"/>
      <w:r>
        <w:t>Modirum</w:t>
      </w:r>
      <w:proofErr w:type="spellEnd"/>
      <w:r>
        <w:t xml:space="preserve"> | </w:t>
      </w:r>
      <w:proofErr w:type="spellStart"/>
      <w:r>
        <w:t>Gespi</w:t>
      </w:r>
      <w:proofErr w:type="spellEnd"/>
      <w:r>
        <w:t xml:space="preserve">, </w:t>
      </w:r>
      <w:proofErr w:type="spellStart"/>
      <w:r>
        <w:t>Natlink</w:t>
      </w:r>
      <w:proofErr w:type="spellEnd"/>
      <w:r>
        <w:t>, Polar</w:t>
      </w:r>
    </w:p>
    <w:p w:rsidR="00FB29CB" w:rsidP="00357C9B" w:rsidRDefault="00FB29CB" w14:paraId="702A8716" w14:textId="77777777">
      <w:pPr>
        <w:pStyle w:val="BodyText"/>
        <w:rPr>
          <w:b/>
          <w:bCs/>
          <w:i/>
          <w:iCs/>
        </w:rPr>
      </w:pPr>
    </w:p>
    <w:p w:rsidRPr="00B770C6" w:rsidR="00357C9B" w:rsidP="00357C9B" w:rsidRDefault="00357C9B" w14:paraId="78C49B10" w14:textId="6F000E1E">
      <w:pPr>
        <w:pStyle w:val="BodyText"/>
      </w:pPr>
      <w:r w:rsidRPr="00B770C6">
        <w:rPr>
          <w:b/>
          <w:bCs/>
          <w:i/>
          <w:iCs/>
        </w:rPr>
        <w:t>Market / competitors</w:t>
      </w:r>
      <w:r w:rsidRPr="00B770C6">
        <w:t>:</w:t>
      </w:r>
    </w:p>
    <w:p w:rsidR="00357C9B" w:rsidP="00357C9B" w:rsidRDefault="00357C9B" w14:paraId="297DA249" w14:textId="77777777">
      <w:pPr>
        <w:jc w:val="both"/>
      </w:pPr>
      <w:r>
        <w:t xml:space="preserve">The ITEA Sa4CPS provides </w:t>
      </w:r>
      <w:proofErr w:type="spellStart"/>
      <w:r>
        <w:t>Modirum</w:t>
      </w:r>
      <w:proofErr w:type="spellEnd"/>
      <w:r>
        <w:t xml:space="preserve"> | Gespi’s software systems an expansion of situational awareness from IoT-environments. From the program we gain a capability to integrate the information from IoT-devices to our C2-systems with high level of security. We also can improve our AI-capabilities through the information and provide better understanding of the situation to our critical infrastructure customers. The features and understanding of the IoT-environments open us new opportunities within different authorities and provides us new ways of using our systems in cross-domain environments with multiple authorities. The program will improve our competitiveness with the critical communications and situational awareness customers.</w:t>
      </w:r>
    </w:p>
    <w:p w:rsidR="00D97C59" w:rsidP="00D97C59" w:rsidRDefault="00D97C59" w14:paraId="2014566E" w14:textId="77777777">
      <w:pPr>
        <w:pStyle w:val="BodyText"/>
      </w:pPr>
    </w:p>
    <w:p w:rsidR="00D97C59" w:rsidP="00D97C59" w:rsidRDefault="00D97C59" w14:paraId="57BD149C" w14:textId="77777777">
      <w:pPr>
        <w:pStyle w:val="BodyText"/>
      </w:pPr>
    </w:p>
    <w:p w:rsidRPr="005C1C78" w:rsidR="00D97C59" w:rsidP="00D97C59" w:rsidRDefault="00D97C59" w14:paraId="0BCC9152" w14:textId="77777777">
      <w:pPr>
        <w:pStyle w:val="BodyText"/>
      </w:pPr>
      <w:r>
        <w:rPr>
          <w:b/>
          <w:bCs/>
          <w:i/>
          <w:iCs/>
        </w:rPr>
        <w:t>Planned results</w:t>
      </w:r>
      <w:r w:rsidRPr="005C1C78">
        <w:t>:</w:t>
      </w:r>
    </w:p>
    <w:p w:rsidR="00D97C59" w:rsidP="00D97C59" w:rsidRDefault="00D97C59" w14:paraId="41EFB8CD" w14:textId="77777777">
      <w:pPr>
        <w:pStyle w:val="BodyText"/>
      </w:pPr>
    </w:p>
    <w:p w:rsidR="00D97C59" w:rsidP="00D97C59" w:rsidRDefault="00D97C59" w14:paraId="30841F9A" w14:textId="77777777">
      <w:pPr>
        <w:pStyle w:val="BodyText"/>
      </w:pPr>
    </w:p>
    <w:p w:rsidRPr="00D97C59" w:rsidR="00D97C59" w:rsidP="00D97C59" w:rsidRDefault="00D97C59" w14:paraId="2732B2D8" w14:textId="77777777">
      <w:pPr>
        <w:pStyle w:val="BodyText"/>
      </w:pPr>
    </w:p>
    <w:tbl>
      <w:tblPr>
        <w:tblStyle w:val="TableGrid"/>
        <w:tblW w:w="0" w:type="auto"/>
        <w:tblLook w:val="0080" w:firstRow="0" w:lastRow="0" w:firstColumn="1" w:lastColumn="0" w:noHBand="0" w:noVBand="0"/>
      </w:tblPr>
      <w:tblGrid>
        <w:gridCol w:w="9060"/>
      </w:tblGrid>
      <w:tr w:rsidRPr="00B770C6" w:rsidR="00357C9B" w:rsidTr="00A775C5" w14:paraId="29671839" w14:textId="77777777">
        <w:tc>
          <w:tcPr>
            <w:tcW w:w="9060" w:type="dxa"/>
          </w:tcPr>
          <w:p w:rsidRPr="00B770C6" w:rsidR="00357C9B" w:rsidP="00A775C5" w:rsidRDefault="00357C9B" w14:paraId="53C78C88" w14:textId="51C93E0E">
            <w:pPr>
              <w:pStyle w:val="BodyText"/>
              <w:jc w:val="center"/>
              <w:rPr>
                <w:b/>
                <w:bCs/>
              </w:rPr>
            </w:pPr>
            <w:r w:rsidRPr="00B770C6">
              <w:rPr>
                <w:b/>
                <w:bCs/>
              </w:rPr>
              <w:t xml:space="preserve">4. </w:t>
            </w:r>
            <w:r>
              <w:rPr>
                <w:b/>
                <w:bCs/>
              </w:rPr>
              <w:t>Business impacts in critical energy distribution</w:t>
            </w:r>
            <w:r w:rsidR="00FB29CB">
              <w:rPr>
                <w:b/>
                <w:bCs/>
              </w:rPr>
              <w:t xml:space="preserve"> – UC4 </w:t>
            </w:r>
            <w:r w:rsidR="00FF725A">
              <w:rPr>
                <w:b/>
                <w:bCs/>
              </w:rPr>
              <w:t>critical energy distribution grid operation</w:t>
            </w:r>
          </w:p>
        </w:tc>
      </w:tr>
    </w:tbl>
    <w:p w:rsidRPr="00B770C6" w:rsidR="00357C9B" w:rsidP="00357C9B" w:rsidRDefault="00357C9B" w14:paraId="7318FBE0" w14:textId="77777777">
      <w:pPr>
        <w:pStyle w:val="BodyText"/>
        <w:jc w:val="both"/>
      </w:pPr>
      <w:r w:rsidRPr="389F87AE">
        <w:rPr>
          <w:b/>
          <w:bCs/>
          <w:i/>
          <w:iCs/>
        </w:rPr>
        <w:t>Short description</w:t>
      </w:r>
      <w:r>
        <w:t xml:space="preserve">: The aim is to develop novel solutions related to distributed AI, explainable Ai and digital twins, and apply them in making situational awareness smarter. In addition, federated learning models are applied for energy communities. Targeted business impact is related to arising efficiency and smartness of energy flexibility services and optimization of the usage of energy resources. </w:t>
      </w:r>
      <w:r w:rsidRPr="0C45372A">
        <w:t>In addition, aligning these technologies with modern web application paradigms enables the development of interoperable, stakeholder-oriented platforms that support more efficient energy flexibility services and optimized resource usage, thereby accelerating a robust and transparent green energy transition.</w:t>
      </w:r>
    </w:p>
    <w:p w:rsidR="00D97C59" w:rsidP="00357C9B" w:rsidRDefault="00D97C59" w14:paraId="6CCEDCEC" w14:textId="77777777">
      <w:pPr>
        <w:pStyle w:val="BodyText"/>
        <w:rPr>
          <w:b/>
          <w:bCs/>
          <w:i/>
          <w:iCs/>
        </w:rPr>
      </w:pPr>
    </w:p>
    <w:p w:rsidRPr="00B770C6" w:rsidR="00357C9B" w:rsidP="00357C9B" w:rsidRDefault="00357C9B" w14:paraId="2083B0EB" w14:textId="195F01A5">
      <w:pPr>
        <w:pStyle w:val="BodyText"/>
      </w:pPr>
      <w:r w:rsidRPr="00B770C6">
        <w:rPr>
          <w:b/>
          <w:bCs/>
          <w:i/>
          <w:iCs/>
        </w:rPr>
        <w:t>Main contributors</w:t>
      </w:r>
      <w:r w:rsidRPr="00B770C6">
        <w:t xml:space="preserve">: </w:t>
      </w:r>
      <w:r>
        <w:t xml:space="preserve">CEL, </w:t>
      </w:r>
      <w:proofErr w:type="spellStart"/>
      <w:r>
        <w:t>Digitalmente</w:t>
      </w:r>
      <w:proofErr w:type="spellEnd"/>
      <w:r>
        <w:t xml:space="preserve">, </w:t>
      </w:r>
      <w:proofErr w:type="spellStart"/>
      <w:r>
        <w:t>Enerim</w:t>
      </w:r>
      <w:proofErr w:type="spellEnd"/>
      <w:r>
        <w:t>, ISEP</w:t>
      </w:r>
    </w:p>
    <w:p w:rsidR="00D97C59" w:rsidP="00357C9B" w:rsidRDefault="00D97C59" w14:paraId="297C1C86" w14:textId="77777777">
      <w:pPr>
        <w:pStyle w:val="BodyText"/>
        <w:rPr>
          <w:b/>
          <w:bCs/>
          <w:i/>
          <w:iCs/>
        </w:rPr>
      </w:pPr>
    </w:p>
    <w:p w:rsidRPr="005C1C78" w:rsidR="00357C9B" w:rsidP="00357C9B" w:rsidRDefault="00357C9B" w14:paraId="7726FA9D" w14:textId="14520450">
      <w:pPr>
        <w:pStyle w:val="BodyText"/>
      </w:pPr>
      <w:r w:rsidRPr="005C1C78">
        <w:rPr>
          <w:b/>
          <w:bCs/>
          <w:i/>
          <w:iCs/>
        </w:rPr>
        <w:t>Market / competitors</w:t>
      </w:r>
      <w:r w:rsidRPr="005C1C78">
        <w:t>:</w:t>
      </w:r>
    </w:p>
    <w:p w:rsidR="00D97C59" w:rsidP="00357C9B" w:rsidRDefault="00D97C59" w14:paraId="46A71EB6" w14:textId="77777777">
      <w:pPr>
        <w:pStyle w:val="BodyText"/>
        <w:jc w:val="both"/>
      </w:pPr>
    </w:p>
    <w:p w:rsidR="00357C9B" w:rsidP="00357C9B" w:rsidRDefault="00357C9B" w14:paraId="2D6951AC" w14:textId="30584DA2">
      <w:pPr>
        <w:pStyle w:val="BodyText"/>
        <w:jc w:val="both"/>
      </w:pPr>
      <w:r w:rsidRPr="005C1C78">
        <w:t>The UC result is related to energy communities and all the related players, including consumers, prosumers, energy vehicle charging points, distribution system operators, and flexibility aggregators.  In Portugal, there is not much competition as the market is just emerging where IT services companies are adapting their solutions to energy communities and flexibility provision.</w:t>
      </w:r>
      <w:r>
        <w:t xml:space="preserve"> </w:t>
      </w:r>
    </w:p>
    <w:p w:rsidR="00D97C59" w:rsidP="00357C9B" w:rsidRDefault="00D97C59" w14:paraId="32E2E1F3" w14:textId="77777777">
      <w:pPr>
        <w:pStyle w:val="BodyText"/>
        <w:jc w:val="both"/>
      </w:pPr>
    </w:p>
    <w:p w:rsidR="00D97C59" w:rsidP="00D97C59" w:rsidRDefault="00D97C59" w14:paraId="269DCC79" w14:textId="77777777">
      <w:pPr>
        <w:pStyle w:val="BodyText"/>
      </w:pPr>
    </w:p>
    <w:p w:rsidRPr="005C1C78" w:rsidR="00D97C59" w:rsidP="00D97C59" w:rsidRDefault="00D97C59" w14:paraId="0EBA0CB6" w14:textId="77777777">
      <w:pPr>
        <w:pStyle w:val="BodyText"/>
      </w:pPr>
      <w:r>
        <w:rPr>
          <w:b/>
          <w:bCs/>
          <w:i/>
          <w:iCs/>
        </w:rPr>
        <w:t>Planned results</w:t>
      </w:r>
      <w:r w:rsidRPr="005C1C78">
        <w:t>:</w:t>
      </w:r>
    </w:p>
    <w:p w:rsidR="00D97C59" w:rsidP="00D97C59" w:rsidRDefault="00D97C59" w14:paraId="128651ED" w14:textId="77777777">
      <w:pPr>
        <w:pStyle w:val="BodyText"/>
      </w:pPr>
    </w:p>
    <w:p w:rsidRPr="00B770C6" w:rsidR="00D97C59" w:rsidP="00357C9B" w:rsidRDefault="00D97C59" w14:paraId="1E2C5AA2" w14:textId="77777777">
      <w:pPr>
        <w:pStyle w:val="BodyText"/>
        <w:jc w:val="both"/>
      </w:pPr>
    </w:p>
    <w:tbl>
      <w:tblPr>
        <w:tblStyle w:val="TableGrid"/>
        <w:tblW w:w="0" w:type="auto"/>
        <w:tblLook w:val="0080" w:firstRow="0" w:lastRow="0" w:firstColumn="1" w:lastColumn="0" w:noHBand="0" w:noVBand="0"/>
      </w:tblPr>
      <w:tblGrid>
        <w:gridCol w:w="9060"/>
      </w:tblGrid>
      <w:tr w:rsidRPr="00B770C6" w:rsidR="00357C9B" w:rsidTr="00A775C5" w14:paraId="082E9F8E" w14:textId="77777777">
        <w:tc>
          <w:tcPr>
            <w:tcW w:w="9060" w:type="dxa"/>
          </w:tcPr>
          <w:p w:rsidRPr="00B770C6" w:rsidR="00357C9B" w:rsidP="00A775C5" w:rsidRDefault="00357C9B" w14:paraId="3C6EF80B" w14:textId="77777777">
            <w:pPr>
              <w:pStyle w:val="BodyText"/>
              <w:jc w:val="center"/>
              <w:rPr>
                <w:b/>
                <w:bCs/>
              </w:rPr>
            </w:pPr>
            <w:r>
              <w:rPr>
                <w:b/>
                <w:bCs/>
              </w:rPr>
              <w:t>5</w:t>
            </w:r>
            <w:r w:rsidRPr="00B770C6">
              <w:rPr>
                <w:b/>
                <w:bCs/>
              </w:rPr>
              <w:t xml:space="preserve">. </w:t>
            </w:r>
            <w:r>
              <w:rPr>
                <w:b/>
                <w:bCs/>
              </w:rPr>
              <w:t xml:space="preserve">Business impacts of sensing security situation for people </w:t>
            </w:r>
          </w:p>
        </w:tc>
      </w:tr>
    </w:tbl>
    <w:p w:rsidRPr="00B770C6" w:rsidR="00357C9B" w:rsidP="00357C9B" w:rsidRDefault="00357C9B" w14:paraId="7FABD117" w14:textId="77777777">
      <w:pPr>
        <w:pStyle w:val="BodyText"/>
        <w:jc w:val="both"/>
      </w:pPr>
      <w:r w:rsidRPr="3BC292A9">
        <w:rPr>
          <w:b/>
          <w:bCs/>
          <w:i/>
          <w:iCs/>
        </w:rPr>
        <w:t>Short description</w:t>
      </w:r>
      <w:r>
        <w:t xml:space="preserve">: The aim is to provide comprehensive and adaptive security solutions that safeguard users in various digital and physical environments. F-Secure advanced system is designed to ensure users digital safety through three key features. Situation-aware protection activates during critical moments, such as online banking sessions or when connecting to unsecured </w:t>
      </w:r>
      <w:proofErr w:type="spellStart"/>
      <w:r>
        <w:t>WiFi</w:t>
      </w:r>
      <w:proofErr w:type="spellEnd"/>
      <w:r>
        <w:t xml:space="preserve"> networks, providing heightened security during high-risk activities. Context-aware protection adapts to your changing protection needs, adjusting security measures based on your context, influenced by long-term system behaviour. Lastly, our guidance feature anticipates potential risks and offers proactive user guidance to navigate and mitigate these threats effectively. </w:t>
      </w:r>
    </w:p>
    <w:p w:rsidR="00D97C59" w:rsidP="00357C9B" w:rsidRDefault="00D97C59" w14:paraId="2B1DA192" w14:textId="77777777">
      <w:pPr>
        <w:pStyle w:val="BodyText"/>
        <w:rPr>
          <w:b/>
          <w:bCs/>
          <w:i/>
          <w:iCs/>
        </w:rPr>
      </w:pPr>
    </w:p>
    <w:p w:rsidRPr="00B770C6" w:rsidR="00357C9B" w:rsidP="00357C9B" w:rsidRDefault="00357C9B" w14:paraId="7D815CA2" w14:textId="43C657A8">
      <w:pPr>
        <w:pStyle w:val="BodyText"/>
      </w:pPr>
      <w:r w:rsidRPr="00B770C6">
        <w:rPr>
          <w:b/>
          <w:bCs/>
          <w:i/>
          <w:iCs/>
        </w:rPr>
        <w:t>Main contributors</w:t>
      </w:r>
      <w:r w:rsidRPr="00B770C6">
        <w:t xml:space="preserve">: </w:t>
      </w:r>
      <w:r>
        <w:t>F-Secure</w:t>
      </w:r>
    </w:p>
    <w:p w:rsidR="00D97C59" w:rsidP="00357C9B" w:rsidRDefault="00D97C59" w14:paraId="77E1A066" w14:textId="77777777">
      <w:pPr>
        <w:pStyle w:val="BodyText"/>
        <w:jc w:val="both"/>
        <w:rPr>
          <w:b/>
          <w:bCs/>
          <w:i/>
          <w:iCs/>
        </w:rPr>
      </w:pPr>
    </w:p>
    <w:p w:rsidRPr="00B770C6" w:rsidR="00357C9B" w:rsidP="00357C9B" w:rsidRDefault="00357C9B" w14:paraId="66CBA7AA" w14:textId="2ACC3A34">
      <w:pPr>
        <w:pStyle w:val="BodyText"/>
        <w:jc w:val="both"/>
      </w:pPr>
      <w:r w:rsidRPr="3BC292A9">
        <w:rPr>
          <w:b/>
          <w:bCs/>
          <w:i/>
          <w:iCs/>
        </w:rPr>
        <w:t>Market / competitors</w:t>
      </w:r>
      <w:r>
        <w:t xml:space="preserve">: The global cybersecurity market is rapidly growing, driven by rising cyber threats and digital transformation. In 2024, global information security spending is projected to reach $184 billion. The European market is also expanding, with estimates between $60 billion and $75.4 billion, growing at a CAGR of 8.5% to 12.3% through 2030. </w:t>
      </w:r>
    </w:p>
    <w:p w:rsidR="00357C9B" w:rsidP="00357C9B" w:rsidRDefault="00357C9B" w14:paraId="2DEC057E" w14:textId="77777777">
      <w:pPr>
        <w:pStyle w:val="BodyText"/>
      </w:pPr>
      <w:r>
        <w:t>Competitors: Bitdefender, Trend Micro, McAfee</w:t>
      </w:r>
    </w:p>
    <w:p w:rsidR="00D97C59" w:rsidP="00357C9B" w:rsidRDefault="00D97C59" w14:paraId="7267A4F4" w14:textId="77777777">
      <w:pPr>
        <w:pStyle w:val="BodyText"/>
      </w:pPr>
    </w:p>
    <w:p w:rsidR="00D97C59" w:rsidP="00D97C59" w:rsidRDefault="00D97C59" w14:paraId="1324CC29" w14:textId="77777777">
      <w:pPr>
        <w:pStyle w:val="BodyText"/>
      </w:pPr>
    </w:p>
    <w:p w:rsidRPr="005C1C78" w:rsidR="00D97C59" w:rsidP="00D97C59" w:rsidRDefault="00D97C59" w14:paraId="05B8FA38" w14:textId="77777777">
      <w:pPr>
        <w:pStyle w:val="BodyText"/>
      </w:pPr>
      <w:r>
        <w:rPr>
          <w:b/>
          <w:bCs/>
          <w:i/>
          <w:iCs/>
        </w:rPr>
        <w:t>Planned results</w:t>
      </w:r>
      <w:r w:rsidRPr="005C1C78">
        <w:t>:</w:t>
      </w:r>
    </w:p>
    <w:p w:rsidR="00D97C59" w:rsidP="00D97C59" w:rsidRDefault="00D97C59" w14:paraId="2463E819" w14:textId="77777777">
      <w:pPr>
        <w:pStyle w:val="BodyText"/>
      </w:pPr>
    </w:p>
    <w:p w:rsidRPr="00B770C6" w:rsidR="00D97C59" w:rsidP="00357C9B" w:rsidRDefault="00D97C59" w14:paraId="06EED317" w14:textId="77777777">
      <w:pPr>
        <w:pStyle w:val="BodyText"/>
      </w:pPr>
    </w:p>
    <w:tbl>
      <w:tblPr>
        <w:tblStyle w:val="TableGrid"/>
        <w:tblW w:w="0" w:type="auto"/>
        <w:tblLook w:val="0080" w:firstRow="0" w:lastRow="0" w:firstColumn="1" w:lastColumn="0" w:noHBand="0" w:noVBand="0"/>
      </w:tblPr>
      <w:tblGrid>
        <w:gridCol w:w="9060"/>
      </w:tblGrid>
      <w:tr w:rsidRPr="00B770C6" w:rsidR="00357C9B" w:rsidTr="00A775C5" w14:paraId="318B75F2" w14:textId="77777777">
        <w:tc>
          <w:tcPr>
            <w:tcW w:w="9060" w:type="dxa"/>
          </w:tcPr>
          <w:p w:rsidRPr="00B770C6" w:rsidR="00357C9B" w:rsidP="00A775C5" w:rsidRDefault="00357C9B" w14:paraId="529B795B" w14:textId="77777777">
            <w:pPr>
              <w:pStyle w:val="BodyText"/>
              <w:jc w:val="center"/>
              <w:rPr>
                <w:b/>
                <w:bCs/>
              </w:rPr>
            </w:pPr>
            <w:r>
              <w:rPr>
                <w:b/>
                <w:bCs/>
              </w:rPr>
              <w:t>6</w:t>
            </w:r>
            <w:r w:rsidRPr="00B770C6">
              <w:rPr>
                <w:b/>
                <w:bCs/>
              </w:rPr>
              <w:t xml:space="preserve">. </w:t>
            </w:r>
            <w:r>
              <w:rPr>
                <w:b/>
                <w:bCs/>
              </w:rPr>
              <w:t xml:space="preserve">Business impacts of </w:t>
            </w:r>
            <w:proofErr w:type="spellStart"/>
            <w:r>
              <w:rPr>
                <w:b/>
                <w:bCs/>
              </w:rPr>
              <w:t>multirouting</w:t>
            </w:r>
            <w:proofErr w:type="spellEnd"/>
            <w:r>
              <w:rPr>
                <w:b/>
                <w:bCs/>
              </w:rPr>
              <w:t xml:space="preserve"> secure awareness for hunting and outdoors</w:t>
            </w:r>
          </w:p>
        </w:tc>
      </w:tr>
    </w:tbl>
    <w:p w:rsidRPr="00B770C6" w:rsidR="00357C9B" w:rsidP="00357C9B" w:rsidRDefault="00357C9B" w14:paraId="4E388F3E" w14:textId="77777777">
      <w:pPr>
        <w:pStyle w:val="BodyText"/>
        <w:jc w:val="both"/>
      </w:pPr>
      <w:r w:rsidRPr="00B770C6">
        <w:rPr>
          <w:b/>
          <w:bCs/>
          <w:i/>
          <w:iCs/>
        </w:rPr>
        <w:t>Short description</w:t>
      </w:r>
      <w:r w:rsidRPr="00B770C6">
        <w:t xml:space="preserve">: </w:t>
      </w:r>
      <w:r>
        <w:t xml:space="preserve">The energy efficiency, security, safety and interoperability of data sharing are focused. The aim is to bring </w:t>
      </w:r>
      <w:r>
        <w:rPr>
          <w:szCs w:val="20"/>
        </w:rPr>
        <w:t>connectivity and awareness into area where is bad mobile phone coverage or no coverage at all, by utilizing different radio technologies, devices and utilizing devices of other brands.</w:t>
      </w:r>
    </w:p>
    <w:p w:rsidRPr="005C1C78" w:rsidR="00357C9B" w:rsidP="00357C9B" w:rsidRDefault="00357C9B" w14:paraId="6ADC1E8E" w14:textId="77777777">
      <w:pPr>
        <w:pStyle w:val="BodyText"/>
      </w:pPr>
      <w:r w:rsidRPr="005C1C78">
        <w:rPr>
          <w:b/>
          <w:bCs/>
          <w:i/>
          <w:iCs/>
        </w:rPr>
        <w:t>Main contributors</w:t>
      </w:r>
      <w:r w:rsidRPr="005C1C78">
        <w:t xml:space="preserve">: </w:t>
      </w:r>
      <w:proofErr w:type="spellStart"/>
      <w:r w:rsidRPr="005C1C78">
        <w:t>Natlink</w:t>
      </w:r>
      <w:proofErr w:type="spellEnd"/>
      <w:r w:rsidRPr="005C1C78">
        <w:t>, Polar</w:t>
      </w:r>
    </w:p>
    <w:p w:rsidRPr="005C1C78" w:rsidR="00357C9B" w:rsidP="00357C9B" w:rsidRDefault="00357C9B" w14:paraId="198D100B" w14:textId="77777777">
      <w:pPr>
        <w:pStyle w:val="BodyText"/>
      </w:pPr>
      <w:r w:rsidRPr="005C1C78">
        <w:rPr>
          <w:b/>
          <w:bCs/>
          <w:i/>
          <w:iCs/>
        </w:rPr>
        <w:t>Market / competitors</w:t>
      </w:r>
      <w:r w:rsidRPr="005C1C78">
        <w:t>:</w:t>
      </w:r>
    </w:p>
    <w:p w:rsidRPr="005C1C78" w:rsidR="00357C9B" w:rsidP="00357C9B" w:rsidRDefault="00357C9B" w14:paraId="53AD438C" w14:textId="77777777">
      <w:pPr>
        <w:pStyle w:val="BodyText"/>
        <w:rPr>
          <w:szCs w:val="20"/>
        </w:rPr>
      </w:pPr>
      <w:r w:rsidRPr="005C1C78">
        <w:t>38 M€ in 5 years. Starting from 4 M€ and ending to 12 M€</w:t>
      </w:r>
    </w:p>
    <w:p w:rsidR="00357C9B" w:rsidP="00357C9B" w:rsidRDefault="00357C9B" w14:paraId="39052BA0" w14:textId="77777777">
      <w:pPr>
        <w:pStyle w:val="BodyText"/>
        <w:rPr>
          <w:highlight w:val="yellow"/>
        </w:rPr>
      </w:pPr>
      <w:r>
        <w:t xml:space="preserve">According to the customer surveys done Jan 2025 for </w:t>
      </w:r>
      <w:proofErr w:type="spellStart"/>
      <w:r>
        <w:t>Natlink’s</w:t>
      </w:r>
      <w:proofErr w:type="spellEnd"/>
      <w:r>
        <w:t xml:space="preserve"> customers, problems in mobile phone network coverage and data connection reliability are top 3 issues in all researched countries (Finland, Sweden, Norway, France). There are no real solutions for improving this. There are direct radios like Garmin, but not tools that are made for hunting groups and apps.  Research and solution created in the project, gives possibility to help much the problem.</w:t>
      </w:r>
    </w:p>
    <w:p w:rsidR="00357C9B" w:rsidP="00357C9B" w:rsidRDefault="00357C9B" w14:paraId="166763D5" w14:textId="77777777">
      <w:pPr>
        <w:spacing w:before="120" w:after="120" w:line="360" w:lineRule="auto"/>
        <w:jc w:val="both"/>
        <w:rPr>
          <w:rFonts w:eastAsia="Arial" w:cs="Arial"/>
          <w:szCs w:val="20"/>
        </w:rPr>
      </w:pPr>
      <w:r w:rsidRPr="6A1018ED">
        <w:rPr>
          <w:rFonts w:eastAsia="Arial" w:cs="Arial"/>
          <w:szCs w:val="20"/>
        </w:rPr>
        <w:t>For 50 years, Polar Electro has been manufacturing wearable devices for measuring heart rate in the B2C market segment. Over the past 10 years, competition in the B2C segments has intensified so much that Polar Electro's market share has gradually decreased to four percent. For this reason, Polar Electro will focus on B2B segments where the service business increases the productivity and profitability of human work. It is possible to monitor people's well-being, health and functional capacity in real time and 24/7 and optimize operations based on biometric data so that profitability and productivity can be improved. The advantages of Polar Electro are the versatility of wearable devices, scalability for different uses, and data services for real-time and post-processing of data and operational control. The Wellness, Health, Medical and Security segments have the above-mentioned based on the huge turnover potential just by considering care services for the elderly and the treatment of depression in working-age people in a pre- and post-clinical setting.</w:t>
      </w:r>
    </w:p>
    <w:p w:rsidR="00D97C59" w:rsidP="00D97C59" w:rsidRDefault="00D97C59" w14:paraId="0DA388D5" w14:textId="77777777">
      <w:pPr>
        <w:pStyle w:val="BodyText"/>
      </w:pPr>
    </w:p>
    <w:p w:rsidRPr="005C1C78" w:rsidR="00D97C59" w:rsidP="00D97C59" w:rsidRDefault="00D97C59" w14:paraId="55C50667" w14:textId="77777777">
      <w:pPr>
        <w:pStyle w:val="BodyText"/>
      </w:pPr>
      <w:r>
        <w:rPr>
          <w:b/>
          <w:bCs/>
          <w:i/>
          <w:iCs/>
        </w:rPr>
        <w:t>Planned results</w:t>
      </w:r>
      <w:r w:rsidRPr="005C1C78">
        <w:t>:</w:t>
      </w:r>
    </w:p>
    <w:p w:rsidR="00D97C59" w:rsidP="00D97C59" w:rsidRDefault="00D97C59" w14:paraId="02939203" w14:textId="77777777">
      <w:pPr>
        <w:pStyle w:val="BodyText"/>
      </w:pPr>
    </w:p>
    <w:p w:rsidR="00357C9B" w:rsidP="00357C9B" w:rsidRDefault="00357C9B" w14:paraId="176D9987" w14:textId="77777777">
      <w:pPr>
        <w:pStyle w:val="BodyText"/>
        <w:rPr>
          <w:highlight w:val="yellow"/>
        </w:rPr>
      </w:pPr>
    </w:p>
    <w:p w:rsidR="00D97C59" w:rsidP="00357C9B" w:rsidRDefault="00D97C59" w14:paraId="3882D148" w14:textId="77777777">
      <w:pPr>
        <w:pStyle w:val="BodyText"/>
        <w:rPr>
          <w:highlight w:val="yellow"/>
        </w:rPr>
      </w:pPr>
    </w:p>
    <w:tbl>
      <w:tblPr>
        <w:tblStyle w:val="TableGrid"/>
        <w:tblW w:w="0" w:type="auto"/>
        <w:tblLook w:val="0080" w:firstRow="0" w:lastRow="0" w:firstColumn="1" w:lastColumn="0" w:noHBand="0" w:noVBand="0"/>
      </w:tblPr>
      <w:tblGrid>
        <w:gridCol w:w="9060"/>
      </w:tblGrid>
      <w:tr w:rsidRPr="00B770C6" w:rsidR="00357C9B" w:rsidTr="00A775C5" w14:paraId="53612977" w14:textId="77777777">
        <w:tc>
          <w:tcPr>
            <w:tcW w:w="9060" w:type="dxa"/>
          </w:tcPr>
          <w:p w:rsidRPr="00B770C6" w:rsidR="00357C9B" w:rsidP="00A775C5" w:rsidRDefault="00357C9B" w14:paraId="62A79DE4" w14:textId="77777777">
            <w:pPr>
              <w:pStyle w:val="BodyText"/>
              <w:jc w:val="center"/>
              <w:rPr>
                <w:b/>
                <w:bCs/>
              </w:rPr>
            </w:pPr>
            <w:r>
              <w:rPr>
                <w:b/>
                <w:bCs/>
              </w:rPr>
              <w:t>7</w:t>
            </w:r>
            <w:r w:rsidRPr="00B770C6">
              <w:rPr>
                <w:b/>
                <w:bCs/>
              </w:rPr>
              <w:t xml:space="preserve">. </w:t>
            </w:r>
            <w:r>
              <w:rPr>
                <w:b/>
                <w:bCs/>
              </w:rPr>
              <w:t>Business impacts of secure, trustworthy and reliable drone operations</w:t>
            </w:r>
          </w:p>
        </w:tc>
      </w:tr>
    </w:tbl>
    <w:p w:rsidR="00357C9B" w:rsidP="00357C9B" w:rsidRDefault="00357C9B" w14:paraId="51809AD0" w14:textId="77777777">
      <w:pPr>
        <w:jc w:val="both"/>
      </w:pPr>
      <w:r w:rsidRPr="00B770C6">
        <w:rPr>
          <w:b/>
          <w:bCs/>
          <w:i/>
          <w:iCs/>
        </w:rPr>
        <w:t>Short description</w:t>
      </w:r>
      <w:r w:rsidRPr="00B770C6">
        <w:t xml:space="preserve">: </w:t>
      </w:r>
      <w:r>
        <w:t>The development of</w:t>
      </w:r>
      <w:r>
        <w:rPr>
          <w:rFonts w:cs="Arial"/>
        </w:rPr>
        <w:t xml:space="preserve"> a</w:t>
      </w:r>
      <w:r w:rsidRPr="008A0278">
        <w:rPr>
          <w:rFonts w:cs="Arial"/>
        </w:rPr>
        <w:t xml:space="preserve"> secure, trustworthy, resilient, and reliable operation control system for drone</w:t>
      </w:r>
      <w:r>
        <w:rPr>
          <w:rFonts w:cs="Arial"/>
        </w:rPr>
        <w:t>s</w:t>
      </w:r>
      <w:r w:rsidRPr="008A0278">
        <w:rPr>
          <w:rFonts w:cs="Arial"/>
        </w:rPr>
        <w:t xml:space="preserve"> that </w:t>
      </w:r>
      <w:r w:rsidRPr="008A0278">
        <w:rPr>
          <w:rFonts w:eastAsia="Calibri" w:cs="Arial"/>
        </w:rPr>
        <w:t>keeps humans, infrastructure, and the physical autonomous systems safe</w:t>
      </w:r>
      <w:r>
        <w:rPr>
          <w:rFonts w:cs="Arial"/>
          <w:b/>
          <w:bCs/>
        </w:rPr>
        <w:t xml:space="preserve">. </w:t>
      </w:r>
      <w:r>
        <w:rPr>
          <w:rFonts w:cs="Arial"/>
        </w:rPr>
        <w:t>This enables the switch from drone operations within visual line of sight of a pilot to the remote control of a large fleet of autonomous drones through automated systems and a small team of operators, leading to the profitable use of drones in civil drone operations. This is in line with the vision of the European Aviation Safety Agency (that creates rules for drone operations in the EU), and could lead to the creation of standards in the future</w:t>
      </w:r>
      <w:r>
        <w:rPr>
          <w:szCs w:val="20"/>
        </w:rPr>
        <w:t xml:space="preserve">. The targeted business impact arise from </w:t>
      </w:r>
      <w:r>
        <w:t>the development of a highly secure and reliable drone operations control system will lead to a fast scale-up of ADLC’s transportation service, and could make it a leader in the drone transportation industry. Further, it could reduce the costs linked to ADLC’s operations, improving its profitability, and enabling the access to more complex situations for its service.</w:t>
      </w:r>
    </w:p>
    <w:p w:rsidR="00D97C59" w:rsidP="00357C9B" w:rsidRDefault="00D97C59" w14:paraId="44A32065" w14:textId="77777777">
      <w:pPr>
        <w:pStyle w:val="BodyText"/>
        <w:rPr>
          <w:b/>
          <w:bCs/>
          <w:i/>
          <w:iCs/>
        </w:rPr>
      </w:pPr>
    </w:p>
    <w:p w:rsidRPr="00282805" w:rsidR="00357C9B" w:rsidP="00357C9B" w:rsidRDefault="00357C9B" w14:paraId="4DBFFC92" w14:textId="1CC1749B">
      <w:pPr>
        <w:pStyle w:val="BodyText"/>
      </w:pPr>
      <w:r w:rsidRPr="00282805">
        <w:rPr>
          <w:b/>
          <w:bCs/>
          <w:i/>
          <w:iCs/>
        </w:rPr>
        <w:t>Main contributors</w:t>
      </w:r>
      <w:r w:rsidRPr="00282805">
        <w:t>: ADLC</w:t>
      </w:r>
    </w:p>
    <w:p w:rsidR="00D97C59" w:rsidP="00357C9B" w:rsidRDefault="00D97C59" w14:paraId="4F98915E" w14:textId="77777777">
      <w:pPr>
        <w:pStyle w:val="BodyText"/>
        <w:rPr>
          <w:b/>
          <w:bCs/>
          <w:i/>
          <w:iCs/>
        </w:rPr>
      </w:pPr>
    </w:p>
    <w:p w:rsidRPr="00282805" w:rsidR="00357C9B" w:rsidP="00357C9B" w:rsidRDefault="00357C9B" w14:paraId="5949532A" w14:textId="411EA479">
      <w:pPr>
        <w:pStyle w:val="BodyText"/>
      </w:pPr>
      <w:r w:rsidRPr="00282805">
        <w:rPr>
          <w:b/>
          <w:bCs/>
          <w:i/>
          <w:iCs/>
        </w:rPr>
        <w:t>Market / competitors</w:t>
      </w:r>
      <w:r w:rsidRPr="00282805">
        <w:t>:</w:t>
      </w:r>
    </w:p>
    <w:p w:rsidR="00357C9B" w:rsidP="00357C9B" w:rsidRDefault="00357C9B" w14:paraId="6D086233" w14:textId="77777777">
      <w:pPr>
        <w:pStyle w:val="BodyText"/>
        <w:jc w:val="both"/>
      </w:pPr>
      <w:r>
        <w:t xml:space="preserve">The drone logistics market is still nascent and there are very few companies worldwide offering daily delivery services using drones. Most companies operating in this area are currently focused on B2C last mile delivery (i.e. Delivering e-commerce small packages or meals to the homes of private individuals). Such companies, which include Wing (owned by Alphabet/Google), Manna Drone Delivery, Zipline,… are typically building an hyper-optimized solution for their specific use case and the suburban environments on which they are focused, from the airframe, to the loading mechanism, to the control system. In contrast, ADLC is aiming to delivering transport services in various complex environments (offshore, petrochemical ports,…) for industrial use cases. As a result, it will tend to use a much larger variety of drone systems, and fly in many different environments leading to the need for a centralised platform presenting information in a similar way no matter the location or drone system. In this market segment, a few companies are slowly emerging, and ADLC could consider licensing out the developed operations control software to them in the future. </w:t>
      </w:r>
      <w:r w:rsidRPr="00282805">
        <w:t>As a result, ADLC expects to grow to a team of more than 10 FTEs in 2027, with a revenue forecast of 10 M€.</w:t>
      </w:r>
    </w:p>
    <w:p w:rsidR="00D97C59" w:rsidP="00357C9B" w:rsidRDefault="00D97C59" w14:paraId="0AB5E87C" w14:textId="77777777">
      <w:pPr>
        <w:pStyle w:val="BodyText"/>
        <w:jc w:val="both"/>
      </w:pPr>
    </w:p>
    <w:p w:rsidR="00D97C59" w:rsidP="00D97C59" w:rsidRDefault="00D97C59" w14:paraId="6B35972A" w14:textId="77777777">
      <w:pPr>
        <w:pStyle w:val="BodyText"/>
      </w:pPr>
    </w:p>
    <w:p w:rsidRPr="005C1C78" w:rsidR="00D97C59" w:rsidP="00D97C59" w:rsidRDefault="00D97C59" w14:paraId="01F529B0" w14:textId="77777777">
      <w:pPr>
        <w:pStyle w:val="BodyText"/>
      </w:pPr>
      <w:r>
        <w:rPr>
          <w:b/>
          <w:bCs/>
          <w:i/>
          <w:iCs/>
        </w:rPr>
        <w:t>Planned results</w:t>
      </w:r>
      <w:r w:rsidRPr="005C1C78">
        <w:t>:</w:t>
      </w:r>
    </w:p>
    <w:p w:rsidR="00D97C59" w:rsidP="00D97C59" w:rsidRDefault="00D97C59" w14:paraId="354CE921" w14:textId="77777777">
      <w:pPr>
        <w:pStyle w:val="BodyText"/>
      </w:pPr>
    </w:p>
    <w:p w:rsidRPr="00B770C6" w:rsidR="00D97C59" w:rsidP="00357C9B" w:rsidRDefault="00D97C59" w14:paraId="6629C348" w14:textId="77777777">
      <w:pPr>
        <w:pStyle w:val="BodyText"/>
        <w:jc w:val="both"/>
      </w:pPr>
    </w:p>
    <w:tbl>
      <w:tblPr>
        <w:tblStyle w:val="TableGrid"/>
        <w:tblW w:w="0" w:type="auto"/>
        <w:tblLook w:val="0080" w:firstRow="0" w:lastRow="0" w:firstColumn="1" w:lastColumn="0" w:noHBand="0" w:noVBand="0"/>
      </w:tblPr>
      <w:tblGrid>
        <w:gridCol w:w="9060"/>
      </w:tblGrid>
      <w:tr w:rsidRPr="00B770C6" w:rsidR="00357C9B" w:rsidTr="00A775C5" w14:paraId="6851C752" w14:textId="77777777">
        <w:tc>
          <w:tcPr>
            <w:tcW w:w="9060" w:type="dxa"/>
          </w:tcPr>
          <w:p w:rsidRPr="00B770C6" w:rsidR="00357C9B" w:rsidP="00A775C5" w:rsidRDefault="00357C9B" w14:paraId="75AC269A" w14:textId="77777777">
            <w:pPr>
              <w:pStyle w:val="BodyText"/>
              <w:jc w:val="center"/>
              <w:rPr>
                <w:b/>
                <w:bCs/>
              </w:rPr>
            </w:pPr>
            <w:r>
              <w:rPr>
                <w:b/>
                <w:bCs/>
              </w:rPr>
              <w:t>8</w:t>
            </w:r>
            <w:r w:rsidRPr="00B770C6">
              <w:rPr>
                <w:b/>
                <w:bCs/>
              </w:rPr>
              <w:t xml:space="preserve">. </w:t>
            </w:r>
            <w:r>
              <w:rPr>
                <w:b/>
                <w:bCs/>
              </w:rPr>
              <w:t xml:space="preserve">Business impacts of </w:t>
            </w:r>
            <w:r w:rsidRPr="00C52B92">
              <w:rPr>
                <w:b/>
                <w:bCs/>
                <w:lang w:val="en-US"/>
              </w:rPr>
              <w:t>secure-situational awareness and trustworthy management of cyber physical assets</w:t>
            </w:r>
          </w:p>
        </w:tc>
      </w:tr>
    </w:tbl>
    <w:p w:rsidR="00357C9B" w:rsidP="00357C9B" w:rsidRDefault="00357C9B" w14:paraId="24588BDA" w14:textId="77777777">
      <w:pPr>
        <w:jc w:val="both"/>
      </w:pPr>
      <w:r w:rsidRPr="00B770C6">
        <w:rPr>
          <w:b/>
          <w:bCs/>
          <w:i/>
          <w:iCs/>
        </w:rPr>
        <w:t>Short description</w:t>
      </w:r>
      <w:r w:rsidRPr="00B770C6">
        <w:t xml:space="preserve">: </w:t>
      </w:r>
      <w:r>
        <w:t xml:space="preserve">The plan is to focus to R&amp;D of </w:t>
      </w:r>
      <w:r>
        <w:rPr>
          <w:rFonts w:cs="Arial"/>
        </w:rPr>
        <w:t>a</w:t>
      </w:r>
      <w:r w:rsidRPr="008A0278">
        <w:rPr>
          <w:rFonts w:cs="Arial"/>
        </w:rPr>
        <w:t xml:space="preserve"> secure</w:t>
      </w:r>
      <w:r>
        <w:rPr>
          <w:rFonts w:cs="Arial"/>
        </w:rPr>
        <w:t xml:space="preserve"> parameter and software update mechanism</w:t>
      </w:r>
      <w:r w:rsidRPr="008A0278">
        <w:rPr>
          <w:rFonts w:cs="Arial"/>
        </w:rPr>
        <w:t xml:space="preserve"> that </w:t>
      </w:r>
      <w:r w:rsidRPr="008A0278">
        <w:rPr>
          <w:rFonts w:eastAsia="Calibri" w:cs="Arial"/>
        </w:rPr>
        <w:t xml:space="preserve">keeps humans, infrastructure, and the </w:t>
      </w:r>
      <w:r>
        <w:rPr>
          <w:rFonts w:eastAsia="Calibri" w:cs="Arial"/>
        </w:rPr>
        <w:t>connected</w:t>
      </w:r>
      <w:r w:rsidRPr="008A0278">
        <w:rPr>
          <w:rFonts w:eastAsia="Calibri" w:cs="Arial"/>
        </w:rPr>
        <w:t xml:space="preserve"> autonomous systems safe</w:t>
      </w:r>
      <w:r>
        <w:t>. In automobile industry, over the air software updates are common. Take Tesla as an example. Industry is more cautious as a complete factory/production can depend on the stability of a machine. Our solution connects machines to a central cloud platform. Having the ability to change parameters and update software of smart assets (smart production lines, smart co-working systems, vision systems and robots) in a safe and secure way will allow production companies, machine builders and integrators to operate their machines in a more optimal way.</w:t>
      </w:r>
    </w:p>
    <w:p w:rsidR="00E856C6" w:rsidP="00357C9B" w:rsidRDefault="00E856C6" w14:paraId="5E6F8FE5" w14:textId="77777777">
      <w:pPr>
        <w:pStyle w:val="BodyText"/>
        <w:rPr>
          <w:b/>
          <w:bCs/>
          <w:i/>
          <w:iCs/>
        </w:rPr>
      </w:pPr>
    </w:p>
    <w:p w:rsidRPr="00B770C6" w:rsidR="00357C9B" w:rsidP="00357C9B" w:rsidRDefault="00357C9B" w14:paraId="73F9F5B8" w14:textId="2A28130C">
      <w:pPr>
        <w:pStyle w:val="BodyText"/>
      </w:pPr>
      <w:r w:rsidRPr="00B770C6">
        <w:rPr>
          <w:b/>
          <w:bCs/>
          <w:i/>
          <w:iCs/>
        </w:rPr>
        <w:t>Main contributors</w:t>
      </w:r>
      <w:r w:rsidRPr="00B770C6">
        <w:t xml:space="preserve">: </w:t>
      </w:r>
      <w:proofErr w:type="spellStart"/>
      <w:r>
        <w:t>Vintecc</w:t>
      </w:r>
      <w:proofErr w:type="spellEnd"/>
    </w:p>
    <w:p w:rsidR="00E856C6" w:rsidP="00357C9B" w:rsidRDefault="00E856C6" w14:paraId="309CF4FB" w14:textId="77777777">
      <w:pPr>
        <w:pStyle w:val="BodyText"/>
        <w:rPr>
          <w:b/>
          <w:bCs/>
          <w:i/>
          <w:iCs/>
        </w:rPr>
      </w:pPr>
    </w:p>
    <w:p w:rsidRPr="00B770C6" w:rsidR="00357C9B" w:rsidP="00357C9B" w:rsidRDefault="00357C9B" w14:paraId="575497A4" w14:textId="78F02A8A">
      <w:pPr>
        <w:pStyle w:val="BodyText"/>
      </w:pPr>
      <w:r w:rsidRPr="00B770C6">
        <w:rPr>
          <w:b/>
          <w:bCs/>
          <w:i/>
          <w:iCs/>
        </w:rPr>
        <w:t>Market / competitors</w:t>
      </w:r>
      <w:r w:rsidRPr="00B770C6">
        <w:t>:</w:t>
      </w:r>
    </w:p>
    <w:p w:rsidRPr="00B770C6" w:rsidR="00357C9B" w:rsidP="00357C9B" w:rsidRDefault="00357C9B" w14:paraId="634A5BE6" w14:textId="286542FA">
      <w:pPr>
        <w:jc w:val="both"/>
      </w:pPr>
      <w:r>
        <w:t xml:space="preserve">The European market for industrial remote monitoring and control reached €6 billion in 2024 and is projected to grow to €9 billion by 2030. This growth is further accelerated by heightened concerns around cybersecurity, fuelled by the unstable geopolitical landscape, mandatory compliance requirements (such as NIS2), and a growing market demand for certifications like ISO 27001. Consequently, industrial organizations are increasingly prioritizing cybersecurity investments, with situation awareness and secure remote update capabilities playing a critical role in mitigating risks and ensuring operational resilience. </w:t>
      </w:r>
      <w:proofErr w:type="spellStart"/>
      <w:r>
        <w:t>Vintecc</w:t>
      </w:r>
      <w:proofErr w:type="spellEnd"/>
      <w:r>
        <w:t xml:space="preserve"> partners with 9altitudes and Squadron to deploy Capture with the situational aware capabilities all over Europe.</w:t>
      </w:r>
    </w:p>
    <w:p w:rsidR="00357C9B" w:rsidP="00807365" w:rsidRDefault="00357C9B" w14:paraId="11C65380" w14:textId="77777777">
      <w:pPr>
        <w:pStyle w:val="BodyText"/>
      </w:pPr>
    </w:p>
    <w:p w:rsidR="00E856C6" w:rsidP="00E856C6" w:rsidRDefault="00E856C6" w14:paraId="3EA4F3BE" w14:textId="77777777">
      <w:pPr>
        <w:pStyle w:val="BodyText"/>
      </w:pPr>
    </w:p>
    <w:p w:rsidRPr="005C1C78" w:rsidR="00E856C6" w:rsidP="00E856C6" w:rsidRDefault="00E856C6" w14:paraId="592797FD" w14:textId="77777777">
      <w:pPr>
        <w:pStyle w:val="BodyText"/>
      </w:pPr>
      <w:r>
        <w:rPr>
          <w:b/>
          <w:bCs/>
          <w:i/>
          <w:iCs/>
        </w:rPr>
        <w:t>Planned results</w:t>
      </w:r>
      <w:r w:rsidRPr="005C1C78">
        <w:t>:</w:t>
      </w:r>
    </w:p>
    <w:p w:rsidR="00E856C6" w:rsidP="00E856C6" w:rsidRDefault="00E856C6" w14:paraId="5EFEA830" w14:textId="77777777">
      <w:pPr>
        <w:pStyle w:val="BodyText"/>
      </w:pPr>
    </w:p>
    <w:p w:rsidR="00E856C6" w:rsidP="00807365" w:rsidRDefault="00E856C6" w14:paraId="11B7437E" w14:textId="77777777">
      <w:pPr>
        <w:pStyle w:val="BodyText"/>
      </w:pPr>
    </w:p>
    <w:p w:rsidR="00807365" w:rsidP="00807365" w:rsidRDefault="00807365" w14:paraId="780E4039" w14:textId="77777777">
      <w:pPr>
        <w:pStyle w:val="BodyText"/>
      </w:pPr>
    </w:p>
    <w:p w:rsidR="00807365" w:rsidP="00807365" w:rsidRDefault="00807365" w14:paraId="2B682FFB" w14:textId="5BB9B8FE">
      <w:pPr>
        <w:pStyle w:val="Heading2"/>
      </w:pPr>
      <w:r>
        <w:t>Key performance indicators of the use cases</w:t>
      </w:r>
    </w:p>
    <w:p w:rsidR="00807365" w:rsidP="00807365" w:rsidRDefault="00807365" w14:paraId="7506E36E" w14:textId="77777777">
      <w:pPr>
        <w:pStyle w:val="BodyText"/>
      </w:pPr>
    </w:p>
    <w:p w:rsidR="007D7F11" w:rsidP="007D7F11" w:rsidRDefault="00807365" w14:paraId="791B3942" w14:textId="427B14D3">
      <w:pPr>
        <w:pStyle w:val="BodyText"/>
      </w:pPr>
      <w:proofErr w:type="spellStart"/>
      <w:r>
        <w:t>yyy</w:t>
      </w:r>
      <w:proofErr w:type="spellEnd"/>
    </w:p>
    <w:p w:rsidR="00416354" w:rsidP="007D7F11" w:rsidRDefault="00416354" w14:paraId="7572EC61" w14:textId="77777777">
      <w:pPr>
        <w:pStyle w:val="BodyText"/>
      </w:pPr>
    </w:p>
    <w:p w:rsidRPr="00D95811" w:rsidR="000A04AF" w:rsidP="005C0FF1" w:rsidRDefault="005C0FF1" w14:paraId="2AC4892D" w14:textId="414E7DE6">
      <w:pPr>
        <w:pStyle w:val="Heading3"/>
        <w:rPr>
          <w:bCs/>
        </w:rPr>
      </w:pPr>
      <w:r>
        <w:t>Shared KPI for all of the use cases</w:t>
      </w:r>
      <w:r w:rsidR="000A04AF">
        <w:t xml:space="preserve"> </w:t>
      </w:r>
    </w:p>
    <w:p w:rsidR="000A04AF" w:rsidP="000A04AF" w:rsidRDefault="000A04AF" w14:paraId="50CF5D56" w14:textId="77777777">
      <w:pPr>
        <w:pStyle w:val="BodyText"/>
        <w:ind w:left="360"/>
        <w:rPr>
          <w:b/>
          <w:bCs/>
        </w:rPr>
      </w:pPr>
    </w:p>
    <w:tbl>
      <w:tblPr>
        <w:tblStyle w:val="TableGrid"/>
        <w:tblW w:w="9139" w:type="dxa"/>
        <w:tblLook w:val="04A0" w:firstRow="1" w:lastRow="0" w:firstColumn="1" w:lastColumn="0" w:noHBand="0" w:noVBand="1"/>
      </w:tblPr>
      <w:tblGrid>
        <w:gridCol w:w="2875"/>
        <w:gridCol w:w="2088"/>
        <w:gridCol w:w="2088"/>
        <w:gridCol w:w="2088"/>
      </w:tblGrid>
      <w:tr w:rsidRPr="00B770C6" w:rsidR="000A04AF" w:rsidTr="00A775C5" w14:paraId="0D310043" w14:textId="77777777">
        <w:trPr>
          <w:trHeight w:val="300"/>
        </w:trPr>
        <w:tc>
          <w:tcPr>
            <w:tcW w:w="2875" w:type="dxa"/>
          </w:tcPr>
          <w:p w:rsidRPr="00B770C6" w:rsidR="000A04AF" w:rsidP="00A775C5" w:rsidRDefault="000A04AF" w14:paraId="3E3C8BDA" w14:textId="77777777">
            <w:pPr>
              <w:pStyle w:val="BodyText"/>
            </w:pPr>
            <w:r>
              <w:t>Name of the KPI: Sa4CPS UC KPI</w:t>
            </w:r>
          </w:p>
        </w:tc>
        <w:tc>
          <w:tcPr>
            <w:tcW w:w="2088" w:type="dxa"/>
          </w:tcPr>
          <w:p w:rsidRPr="00B770C6" w:rsidR="000A04AF" w:rsidP="00A775C5" w:rsidRDefault="000A04AF" w14:paraId="33CDFB58" w14:textId="77777777">
            <w:pPr>
              <w:pStyle w:val="BodyText"/>
              <w:jc w:val="center"/>
            </w:pPr>
            <w:r w:rsidRPr="00B770C6">
              <w:t>Initial value</w:t>
            </w:r>
          </w:p>
        </w:tc>
        <w:tc>
          <w:tcPr>
            <w:tcW w:w="2088" w:type="dxa"/>
          </w:tcPr>
          <w:p w:rsidRPr="00B770C6" w:rsidR="000A04AF" w:rsidP="00A775C5" w:rsidRDefault="000A04AF" w14:paraId="00302DF3" w14:textId="77777777">
            <w:pPr>
              <w:pStyle w:val="BodyText"/>
              <w:jc w:val="center"/>
            </w:pPr>
            <w:r w:rsidRPr="00B770C6">
              <w:t>Targeted value</w:t>
            </w:r>
          </w:p>
        </w:tc>
        <w:tc>
          <w:tcPr>
            <w:tcW w:w="2088" w:type="dxa"/>
          </w:tcPr>
          <w:p w:rsidRPr="00B770C6" w:rsidR="000A04AF" w:rsidP="00A775C5" w:rsidRDefault="000A04AF" w14:paraId="535F619F" w14:textId="77777777">
            <w:pPr>
              <w:pStyle w:val="BodyText"/>
              <w:jc w:val="center"/>
            </w:pPr>
            <w:r w:rsidRPr="00B770C6">
              <w:t>Current value</w:t>
            </w:r>
          </w:p>
        </w:tc>
      </w:tr>
      <w:tr w:rsidRPr="00B770C6" w:rsidR="000A04AF" w:rsidTr="00A775C5" w14:paraId="42AD4C62" w14:textId="77777777">
        <w:tblPrEx>
          <w:tblLook w:val="0080" w:firstRow="0" w:lastRow="0" w:firstColumn="1" w:lastColumn="0" w:noHBand="0" w:noVBand="0"/>
        </w:tblPrEx>
        <w:trPr>
          <w:trHeight w:val="300"/>
        </w:trPr>
        <w:tc>
          <w:tcPr>
            <w:tcW w:w="2875" w:type="dxa"/>
          </w:tcPr>
          <w:p w:rsidRPr="00697B77" w:rsidR="000A04AF" w:rsidP="00D977C3" w:rsidRDefault="000A04AF" w14:paraId="2BE3B0A1" w14:textId="77777777">
            <w:pPr>
              <w:pStyle w:val="BodyText"/>
              <w:numPr>
                <w:ilvl w:val="0"/>
                <w:numId w:val="24"/>
              </w:numPr>
              <w:spacing w:line="240" w:lineRule="auto"/>
              <w:rPr>
                <w:iCs/>
              </w:rPr>
            </w:pPr>
            <w:r>
              <w:rPr>
                <w:iCs/>
              </w:rPr>
              <w:t>Autonomous lightweight logistics (UC1)</w:t>
            </w:r>
          </w:p>
        </w:tc>
        <w:tc>
          <w:tcPr>
            <w:tcW w:w="2088" w:type="dxa"/>
          </w:tcPr>
          <w:p w:rsidRPr="00B770C6" w:rsidR="000A04AF" w:rsidP="00A775C5" w:rsidRDefault="000A04AF" w14:paraId="58FBE35C" w14:textId="77777777">
            <w:pPr>
              <w:pStyle w:val="BodyText"/>
            </w:pPr>
            <w:r>
              <w:t>0</w:t>
            </w:r>
          </w:p>
        </w:tc>
        <w:tc>
          <w:tcPr>
            <w:tcW w:w="2088" w:type="dxa"/>
          </w:tcPr>
          <w:p w:rsidRPr="00B770C6" w:rsidR="000A04AF" w:rsidP="00A775C5" w:rsidRDefault="000A04AF" w14:paraId="524E1637" w14:textId="77777777">
            <w:pPr>
              <w:pStyle w:val="BodyText"/>
            </w:pPr>
            <w:r>
              <w:t>5</w:t>
            </w:r>
          </w:p>
        </w:tc>
        <w:tc>
          <w:tcPr>
            <w:tcW w:w="2088" w:type="dxa"/>
          </w:tcPr>
          <w:p w:rsidRPr="00B770C6" w:rsidR="000A04AF" w:rsidP="00A775C5" w:rsidRDefault="000A04AF" w14:paraId="18B714FF" w14:textId="77777777">
            <w:pPr>
              <w:pStyle w:val="BodyText"/>
            </w:pPr>
            <w:r>
              <w:t xml:space="preserve">1 </w:t>
            </w:r>
          </w:p>
        </w:tc>
      </w:tr>
      <w:tr w:rsidRPr="00B770C6" w:rsidR="000A04AF" w:rsidTr="00A775C5" w14:paraId="3BA4880F" w14:textId="77777777">
        <w:tblPrEx>
          <w:tblLook w:val="0080" w:firstRow="0" w:lastRow="0" w:firstColumn="1" w:lastColumn="0" w:noHBand="0" w:noVBand="0"/>
        </w:tblPrEx>
        <w:trPr>
          <w:trHeight w:val="300"/>
        </w:trPr>
        <w:tc>
          <w:tcPr>
            <w:tcW w:w="2875" w:type="dxa"/>
          </w:tcPr>
          <w:p w:rsidR="000A04AF" w:rsidP="00D977C3" w:rsidRDefault="000A04AF" w14:paraId="0D582BF6" w14:textId="77777777">
            <w:pPr>
              <w:pStyle w:val="BodyText"/>
              <w:numPr>
                <w:ilvl w:val="0"/>
                <w:numId w:val="24"/>
              </w:numPr>
              <w:spacing w:line="240" w:lineRule="auto"/>
              <w:rPr>
                <w:iCs/>
              </w:rPr>
            </w:pPr>
            <w:r w:rsidRPr="00F826FE">
              <w:t>People and machine position awareness in production or logistics chain (UC 2</w:t>
            </w:r>
            <w:r>
              <w:t>)</w:t>
            </w:r>
          </w:p>
        </w:tc>
        <w:tc>
          <w:tcPr>
            <w:tcW w:w="2088" w:type="dxa"/>
          </w:tcPr>
          <w:p w:rsidRPr="00B770C6" w:rsidR="000A04AF" w:rsidP="00A775C5" w:rsidRDefault="000A04AF" w14:paraId="0A9B467A" w14:textId="77777777">
            <w:pPr>
              <w:pStyle w:val="BodyText"/>
            </w:pPr>
            <w:r>
              <w:t>0</w:t>
            </w:r>
          </w:p>
        </w:tc>
        <w:tc>
          <w:tcPr>
            <w:tcW w:w="2088" w:type="dxa"/>
          </w:tcPr>
          <w:p w:rsidRPr="00B770C6" w:rsidR="000A04AF" w:rsidP="00A775C5" w:rsidRDefault="000A04AF" w14:paraId="01EB5C17" w14:textId="77777777">
            <w:pPr>
              <w:pStyle w:val="BodyText"/>
            </w:pPr>
            <w:r>
              <w:t>5</w:t>
            </w:r>
          </w:p>
        </w:tc>
        <w:tc>
          <w:tcPr>
            <w:tcW w:w="2088" w:type="dxa"/>
          </w:tcPr>
          <w:p w:rsidRPr="00B770C6" w:rsidR="000A04AF" w:rsidP="00A775C5" w:rsidRDefault="000A04AF" w14:paraId="3D388073" w14:textId="77777777">
            <w:pPr>
              <w:pStyle w:val="BodyText"/>
            </w:pPr>
            <w:r>
              <w:t>1</w:t>
            </w:r>
          </w:p>
        </w:tc>
      </w:tr>
      <w:tr w:rsidRPr="00B770C6" w:rsidR="000A04AF" w:rsidTr="00A775C5" w14:paraId="0499383D" w14:textId="77777777">
        <w:tblPrEx>
          <w:tblLook w:val="0080" w:firstRow="0" w:lastRow="0" w:firstColumn="1" w:lastColumn="0" w:noHBand="0" w:noVBand="0"/>
        </w:tblPrEx>
        <w:trPr>
          <w:trHeight w:val="300"/>
        </w:trPr>
        <w:tc>
          <w:tcPr>
            <w:tcW w:w="2875" w:type="dxa"/>
          </w:tcPr>
          <w:p w:rsidRPr="00F826FE" w:rsidR="000A04AF" w:rsidP="00D977C3" w:rsidRDefault="000A04AF" w14:paraId="32046E7B" w14:textId="77777777">
            <w:pPr>
              <w:pStyle w:val="BodyText"/>
              <w:numPr>
                <w:ilvl w:val="0"/>
                <w:numId w:val="24"/>
              </w:numPr>
              <w:spacing w:line="240" w:lineRule="auto"/>
            </w:pPr>
            <w:r w:rsidRPr="00F826FE">
              <w:t>application of advanced maps in public safety (UC 3</w:t>
            </w:r>
            <w:r>
              <w:t>)</w:t>
            </w:r>
          </w:p>
        </w:tc>
        <w:tc>
          <w:tcPr>
            <w:tcW w:w="2088" w:type="dxa"/>
          </w:tcPr>
          <w:p w:rsidRPr="00B770C6" w:rsidR="000A04AF" w:rsidP="00A775C5" w:rsidRDefault="000A04AF" w14:paraId="6F0F4603" w14:textId="77777777">
            <w:pPr>
              <w:pStyle w:val="BodyText"/>
            </w:pPr>
            <w:r>
              <w:t>0</w:t>
            </w:r>
          </w:p>
        </w:tc>
        <w:tc>
          <w:tcPr>
            <w:tcW w:w="2088" w:type="dxa"/>
          </w:tcPr>
          <w:p w:rsidRPr="00B770C6" w:rsidR="000A04AF" w:rsidP="00A775C5" w:rsidRDefault="000A04AF" w14:paraId="37FDDF6B" w14:textId="77777777">
            <w:pPr>
              <w:pStyle w:val="BodyText"/>
            </w:pPr>
            <w:r>
              <w:t>5</w:t>
            </w:r>
          </w:p>
        </w:tc>
        <w:tc>
          <w:tcPr>
            <w:tcW w:w="2088" w:type="dxa"/>
          </w:tcPr>
          <w:p w:rsidRPr="00B770C6" w:rsidR="000A04AF" w:rsidP="00A775C5" w:rsidRDefault="000A04AF" w14:paraId="2170EF4E" w14:textId="77777777">
            <w:pPr>
              <w:pStyle w:val="BodyText"/>
            </w:pPr>
            <w:r>
              <w:t>1</w:t>
            </w:r>
          </w:p>
        </w:tc>
      </w:tr>
      <w:tr w:rsidRPr="00B770C6" w:rsidR="000A04AF" w:rsidTr="00A775C5" w14:paraId="146B6ACB" w14:textId="77777777">
        <w:tblPrEx>
          <w:tblLook w:val="0080" w:firstRow="0" w:lastRow="0" w:firstColumn="1" w:lastColumn="0" w:noHBand="0" w:noVBand="0"/>
        </w:tblPrEx>
        <w:trPr>
          <w:trHeight w:val="300"/>
        </w:trPr>
        <w:tc>
          <w:tcPr>
            <w:tcW w:w="2875" w:type="dxa"/>
          </w:tcPr>
          <w:p w:rsidRPr="00F826FE" w:rsidR="000A04AF" w:rsidP="00D977C3" w:rsidRDefault="000A04AF" w14:paraId="050F38C8" w14:textId="77777777">
            <w:pPr>
              <w:pStyle w:val="BodyText"/>
              <w:numPr>
                <w:ilvl w:val="0"/>
                <w:numId w:val="24"/>
              </w:numPr>
              <w:spacing w:line="240" w:lineRule="auto"/>
            </w:pPr>
            <w:r w:rsidRPr="00F826FE">
              <w:t>critical energy distribution (UC 4</w:t>
            </w:r>
            <w:r>
              <w:t>)</w:t>
            </w:r>
          </w:p>
        </w:tc>
        <w:tc>
          <w:tcPr>
            <w:tcW w:w="2088" w:type="dxa"/>
          </w:tcPr>
          <w:p w:rsidRPr="00B770C6" w:rsidR="000A04AF" w:rsidP="00A775C5" w:rsidRDefault="000A04AF" w14:paraId="3402021C" w14:textId="77777777">
            <w:pPr>
              <w:pStyle w:val="BodyText"/>
            </w:pPr>
            <w:r>
              <w:t>0</w:t>
            </w:r>
          </w:p>
        </w:tc>
        <w:tc>
          <w:tcPr>
            <w:tcW w:w="2088" w:type="dxa"/>
          </w:tcPr>
          <w:p w:rsidRPr="00B770C6" w:rsidR="000A04AF" w:rsidP="00A775C5" w:rsidRDefault="000A04AF" w14:paraId="4C17C184" w14:textId="77777777">
            <w:pPr>
              <w:pStyle w:val="BodyText"/>
            </w:pPr>
            <w:r>
              <w:t>5</w:t>
            </w:r>
          </w:p>
        </w:tc>
        <w:tc>
          <w:tcPr>
            <w:tcW w:w="2088" w:type="dxa"/>
          </w:tcPr>
          <w:p w:rsidRPr="00B770C6" w:rsidR="000A04AF" w:rsidP="00A775C5" w:rsidRDefault="000A04AF" w14:paraId="4667BA85" w14:textId="77777777">
            <w:pPr>
              <w:pStyle w:val="BodyText"/>
            </w:pPr>
            <w:r>
              <w:t xml:space="preserve">1 </w:t>
            </w:r>
          </w:p>
        </w:tc>
      </w:tr>
      <w:tr w:rsidRPr="00B770C6" w:rsidR="000A04AF" w:rsidTr="00A775C5" w14:paraId="41183B28" w14:textId="77777777">
        <w:tblPrEx>
          <w:tblLook w:val="0080" w:firstRow="0" w:lastRow="0" w:firstColumn="1" w:lastColumn="0" w:noHBand="0" w:noVBand="0"/>
        </w:tblPrEx>
        <w:trPr>
          <w:trHeight w:val="300"/>
        </w:trPr>
        <w:tc>
          <w:tcPr>
            <w:tcW w:w="2875" w:type="dxa"/>
          </w:tcPr>
          <w:p w:rsidRPr="00F826FE" w:rsidR="000A04AF" w:rsidP="00D977C3" w:rsidRDefault="000A04AF" w14:paraId="77ECA57D" w14:textId="77777777">
            <w:pPr>
              <w:pStyle w:val="BodyText"/>
              <w:numPr>
                <w:ilvl w:val="0"/>
                <w:numId w:val="24"/>
              </w:numPr>
              <w:spacing w:line="240" w:lineRule="auto"/>
            </w:pPr>
            <w:r w:rsidRPr="00305533">
              <w:rPr>
                <w:lang w:val="en-US"/>
              </w:rPr>
              <w:t>sensing security of people</w:t>
            </w:r>
            <w:r w:rsidRPr="00305533">
              <w:t xml:space="preserve"> (UC 5</w:t>
            </w:r>
            <w:r>
              <w:t>)</w:t>
            </w:r>
          </w:p>
        </w:tc>
        <w:tc>
          <w:tcPr>
            <w:tcW w:w="2088" w:type="dxa"/>
          </w:tcPr>
          <w:p w:rsidRPr="00B770C6" w:rsidR="000A04AF" w:rsidP="00A775C5" w:rsidRDefault="000A04AF" w14:paraId="4C95B202" w14:textId="77777777">
            <w:pPr>
              <w:pStyle w:val="BodyText"/>
            </w:pPr>
            <w:r>
              <w:t>0</w:t>
            </w:r>
          </w:p>
        </w:tc>
        <w:tc>
          <w:tcPr>
            <w:tcW w:w="2088" w:type="dxa"/>
          </w:tcPr>
          <w:p w:rsidRPr="00B770C6" w:rsidR="000A04AF" w:rsidP="00A775C5" w:rsidRDefault="000A04AF" w14:paraId="25DACB79" w14:textId="77777777">
            <w:pPr>
              <w:pStyle w:val="BodyText"/>
            </w:pPr>
            <w:r>
              <w:t>5</w:t>
            </w:r>
          </w:p>
        </w:tc>
        <w:tc>
          <w:tcPr>
            <w:tcW w:w="2088" w:type="dxa"/>
          </w:tcPr>
          <w:p w:rsidRPr="00B770C6" w:rsidR="000A04AF" w:rsidP="00A775C5" w:rsidRDefault="000A04AF" w14:paraId="55BCA524" w14:textId="77777777">
            <w:pPr>
              <w:pStyle w:val="BodyText"/>
            </w:pPr>
            <w:r>
              <w:t>1</w:t>
            </w:r>
          </w:p>
        </w:tc>
      </w:tr>
      <w:tr w:rsidRPr="00B770C6" w:rsidR="000A04AF" w:rsidTr="00A775C5" w14:paraId="0C96199C" w14:textId="77777777">
        <w:tblPrEx>
          <w:tblLook w:val="0080" w:firstRow="0" w:lastRow="0" w:firstColumn="1" w:lastColumn="0" w:noHBand="0" w:noVBand="0"/>
        </w:tblPrEx>
        <w:trPr>
          <w:trHeight w:val="300"/>
        </w:trPr>
        <w:tc>
          <w:tcPr>
            <w:tcW w:w="2875" w:type="dxa"/>
          </w:tcPr>
          <w:p w:rsidRPr="00305533" w:rsidR="000A04AF" w:rsidP="00D977C3" w:rsidRDefault="000A04AF" w14:paraId="59A248A5" w14:textId="77777777">
            <w:pPr>
              <w:pStyle w:val="BodyText"/>
              <w:numPr>
                <w:ilvl w:val="0"/>
                <w:numId w:val="24"/>
              </w:numPr>
              <w:spacing w:line="240" w:lineRule="auto"/>
              <w:rPr>
                <w:lang w:val="en-US"/>
              </w:rPr>
            </w:pPr>
            <w:proofErr w:type="spellStart"/>
            <w:r w:rsidRPr="00F826FE">
              <w:t>multirouting</w:t>
            </w:r>
            <w:proofErr w:type="spellEnd"/>
            <w:r w:rsidRPr="00F826FE">
              <w:t xml:space="preserve"> secure awareness system for hunting and outdoors</w:t>
            </w:r>
            <w:r>
              <w:t xml:space="preserve"> (UC 7)</w:t>
            </w:r>
          </w:p>
        </w:tc>
        <w:tc>
          <w:tcPr>
            <w:tcW w:w="2088" w:type="dxa"/>
          </w:tcPr>
          <w:p w:rsidRPr="00B770C6" w:rsidR="000A04AF" w:rsidP="00A775C5" w:rsidRDefault="000A04AF" w14:paraId="41C9B6FC" w14:textId="77777777">
            <w:pPr>
              <w:pStyle w:val="BodyText"/>
            </w:pPr>
            <w:r>
              <w:t>0</w:t>
            </w:r>
          </w:p>
        </w:tc>
        <w:tc>
          <w:tcPr>
            <w:tcW w:w="2088" w:type="dxa"/>
          </w:tcPr>
          <w:p w:rsidRPr="00B770C6" w:rsidR="000A04AF" w:rsidP="00A775C5" w:rsidRDefault="000A04AF" w14:paraId="727DC19A" w14:textId="77777777">
            <w:pPr>
              <w:pStyle w:val="BodyText"/>
            </w:pPr>
            <w:r>
              <w:t>5</w:t>
            </w:r>
          </w:p>
        </w:tc>
        <w:tc>
          <w:tcPr>
            <w:tcW w:w="2088" w:type="dxa"/>
          </w:tcPr>
          <w:p w:rsidRPr="00B770C6" w:rsidR="000A04AF" w:rsidP="00A775C5" w:rsidRDefault="000A04AF" w14:paraId="5D792BE7" w14:textId="77777777">
            <w:pPr>
              <w:pStyle w:val="BodyText"/>
            </w:pPr>
            <w:r>
              <w:t xml:space="preserve">1 </w:t>
            </w:r>
          </w:p>
        </w:tc>
      </w:tr>
      <w:tr w:rsidRPr="00B770C6" w:rsidR="000A04AF" w:rsidTr="00A775C5" w14:paraId="2455D6F2" w14:textId="77777777">
        <w:tblPrEx>
          <w:tblLook w:val="0080" w:firstRow="0" w:lastRow="0" w:firstColumn="1" w:lastColumn="0" w:noHBand="0" w:noVBand="0"/>
        </w:tblPrEx>
        <w:trPr>
          <w:trHeight w:val="300"/>
        </w:trPr>
        <w:tc>
          <w:tcPr>
            <w:tcW w:w="2875" w:type="dxa"/>
          </w:tcPr>
          <w:p w:rsidRPr="00F826FE" w:rsidR="000A04AF" w:rsidP="00D977C3" w:rsidRDefault="000A04AF" w14:paraId="75611D3B" w14:textId="77777777">
            <w:pPr>
              <w:pStyle w:val="BodyText"/>
              <w:numPr>
                <w:ilvl w:val="0"/>
                <w:numId w:val="24"/>
              </w:numPr>
              <w:spacing w:line="240" w:lineRule="auto"/>
            </w:pPr>
            <w:r w:rsidRPr="00F826FE">
              <w:rPr>
                <w:lang w:val="en-US"/>
              </w:rPr>
              <w:t>Secure, trustworthy, and reliable drone operation control system (UC 8</w:t>
            </w:r>
            <w:r>
              <w:t>)</w:t>
            </w:r>
          </w:p>
        </w:tc>
        <w:tc>
          <w:tcPr>
            <w:tcW w:w="2088" w:type="dxa"/>
          </w:tcPr>
          <w:p w:rsidRPr="00B770C6" w:rsidR="000A04AF" w:rsidP="00A775C5" w:rsidRDefault="000A04AF" w14:paraId="29AB5D0B" w14:textId="77777777">
            <w:pPr>
              <w:pStyle w:val="BodyText"/>
            </w:pPr>
            <w:r>
              <w:t>0</w:t>
            </w:r>
          </w:p>
        </w:tc>
        <w:tc>
          <w:tcPr>
            <w:tcW w:w="2088" w:type="dxa"/>
          </w:tcPr>
          <w:p w:rsidRPr="00B770C6" w:rsidR="000A04AF" w:rsidP="00A775C5" w:rsidRDefault="000A04AF" w14:paraId="2E1D252C" w14:textId="77777777">
            <w:pPr>
              <w:pStyle w:val="BodyText"/>
            </w:pPr>
            <w:r>
              <w:t>5</w:t>
            </w:r>
          </w:p>
        </w:tc>
        <w:tc>
          <w:tcPr>
            <w:tcW w:w="2088" w:type="dxa"/>
          </w:tcPr>
          <w:p w:rsidRPr="00B770C6" w:rsidR="000A04AF" w:rsidP="00A775C5" w:rsidRDefault="000A04AF" w14:paraId="2F27C8F9" w14:textId="77777777">
            <w:pPr>
              <w:pStyle w:val="BodyText"/>
            </w:pPr>
            <w:r>
              <w:t>1</w:t>
            </w:r>
          </w:p>
        </w:tc>
      </w:tr>
      <w:tr w:rsidRPr="00B770C6" w:rsidR="000A04AF" w:rsidTr="00A775C5" w14:paraId="4BABA990" w14:textId="77777777">
        <w:tblPrEx>
          <w:tblLook w:val="0080" w:firstRow="0" w:lastRow="0" w:firstColumn="1" w:lastColumn="0" w:noHBand="0" w:noVBand="0"/>
        </w:tblPrEx>
        <w:trPr>
          <w:trHeight w:val="300"/>
        </w:trPr>
        <w:tc>
          <w:tcPr>
            <w:tcW w:w="2875" w:type="dxa"/>
          </w:tcPr>
          <w:p w:rsidRPr="00F826FE" w:rsidR="000A04AF" w:rsidP="00D977C3" w:rsidRDefault="000A04AF" w14:paraId="0C23B744" w14:textId="77777777">
            <w:pPr>
              <w:pStyle w:val="BodyText"/>
              <w:numPr>
                <w:ilvl w:val="0"/>
                <w:numId w:val="24"/>
              </w:numPr>
              <w:spacing w:line="240" w:lineRule="auto"/>
              <w:rPr>
                <w:lang w:val="en-US"/>
              </w:rPr>
            </w:pPr>
            <w:r w:rsidRPr="2D85D026">
              <w:rPr>
                <w:rStyle w:val="normaltextrun"/>
                <w:rFonts w:cs="Arial"/>
                <w:szCs w:val="20"/>
              </w:rPr>
              <w:t>secure management of cyber physical asset (UC 9)</w:t>
            </w:r>
          </w:p>
        </w:tc>
        <w:tc>
          <w:tcPr>
            <w:tcW w:w="2088" w:type="dxa"/>
          </w:tcPr>
          <w:p w:rsidRPr="00B770C6" w:rsidR="000A04AF" w:rsidP="00A775C5" w:rsidRDefault="000A04AF" w14:paraId="513A6BC4" w14:textId="77777777">
            <w:pPr>
              <w:pStyle w:val="BodyText"/>
            </w:pPr>
            <w:r>
              <w:t>0</w:t>
            </w:r>
          </w:p>
        </w:tc>
        <w:tc>
          <w:tcPr>
            <w:tcW w:w="2088" w:type="dxa"/>
          </w:tcPr>
          <w:p w:rsidRPr="00B770C6" w:rsidR="000A04AF" w:rsidP="00A775C5" w:rsidRDefault="000A04AF" w14:paraId="494523A8" w14:textId="77777777">
            <w:pPr>
              <w:pStyle w:val="BodyText"/>
            </w:pPr>
            <w:r>
              <w:t>5</w:t>
            </w:r>
          </w:p>
        </w:tc>
        <w:tc>
          <w:tcPr>
            <w:tcW w:w="2088" w:type="dxa"/>
          </w:tcPr>
          <w:p w:rsidRPr="00B770C6" w:rsidR="000A04AF" w:rsidP="00A775C5" w:rsidRDefault="000A04AF" w14:paraId="7C75BB9E" w14:textId="77777777">
            <w:pPr>
              <w:pStyle w:val="BodyText"/>
            </w:pPr>
            <w:r>
              <w:t>1</w:t>
            </w:r>
          </w:p>
        </w:tc>
      </w:tr>
    </w:tbl>
    <w:p w:rsidR="000A04AF" w:rsidP="000A04AF" w:rsidRDefault="000A04AF" w14:paraId="1394DB3F" w14:textId="77777777">
      <w:pPr>
        <w:pStyle w:val="BodyText"/>
        <w:ind w:left="360"/>
        <w:rPr>
          <w:b/>
          <w:bCs/>
        </w:rPr>
      </w:pPr>
    </w:p>
    <w:p w:rsidRPr="003F30CF" w:rsidR="000A04AF" w:rsidP="000A04AF" w:rsidRDefault="000A04AF" w14:paraId="50ABC2DF" w14:textId="77777777">
      <w:pPr>
        <w:pStyle w:val="BodyText"/>
        <w:rPr>
          <w:b/>
          <w:bCs/>
        </w:rPr>
      </w:pPr>
      <w:r w:rsidRPr="003F30CF">
        <w:rPr>
          <w:b/>
          <w:bCs/>
        </w:rPr>
        <w:t>Metric description</w:t>
      </w:r>
      <w:r>
        <w:rPr>
          <w:b/>
          <w:bCs/>
        </w:rPr>
        <w:t xml:space="preserve"> of the Sa4CPS UC KPI</w:t>
      </w:r>
    </w:p>
    <w:p w:rsidR="000A04AF" w:rsidP="00D977C3" w:rsidRDefault="000A04AF" w14:paraId="685FCDAF" w14:textId="77777777">
      <w:pPr>
        <w:pStyle w:val="BodyText"/>
        <w:numPr>
          <w:ilvl w:val="0"/>
          <w:numId w:val="18"/>
        </w:numPr>
        <w:rPr>
          <w:lang w:val="en-US"/>
        </w:rPr>
      </w:pPr>
      <w:r>
        <w:rPr>
          <w:lang w:val="en-US"/>
        </w:rPr>
        <w:t>Use case have been described (level 0)</w:t>
      </w:r>
    </w:p>
    <w:p w:rsidR="000A04AF" w:rsidP="00D977C3" w:rsidRDefault="000A04AF" w14:paraId="3E62A943" w14:textId="77777777">
      <w:pPr>
        <w:pStyle w:val="BodyText"/>
        <w:numPr>
          <w:ilvl w:val="0"/>
          <w:numId w:val="18"/>
        </w:numPr>
        <w:rPr>
          <w:lang w:val="en-US"/>
        </w:rPr>
      </w:pPr>
      <w:r>
        <w:rPr>
          <w:lang w:val="en-US"/>
        </w:rPr>
        <w:t>At least one technology demonstration related to the use case have been showed (level 1)</w:t>
      </w:r>
    </w:p>
    <w:p w:rsidRPr="00D95811" w:rsidR="000A04AF" w:rsidP="00D977C3" w:rsidRDefault="000A04AF" w14:paraId="6A043E63" w14:textId="77777777">
      <w:pPr>
        <w:pStyle w:val="BodyText"/>
        <w:numPr>
          <w:ilvl w:val="0"/>
          <w:numId w:val="18"/>
        </w:numPr>
        <w:rPr>
          <w:lang w:val="en-US"/>
        </w:rPr>
      </w:pPr>
      <w:r>
        <w:t>Combined (at least two partners onboard) Use case demonstration showed (level 2)</w:t>
      </w:r>
    </w:p>
    <w:p w:rsidRPr="00D95811" w:rsidR="000A04AF" w:rsidP="00D977C3" w:rsidRDefault="000A04AF" w14:paraId="3FDA4E02" w14:textId="77777777">
      <w:pPr>
        <w:pStyle w:val="BodyText"/>
        <w:numPr>
          <w:ilvl w:val="0"/>
          <w:numId w:val="18"/>
        </w:numPr>
        <w:rPr>
          <w:lang w:val="en-US"/>
        </w:rPr>
      </w:pPr>
      <w:r>
        <w:t>Sa4CPS concept related innovative identified contribution showed as the part of the combined use case demonstration (level 3)</w:t>
      </w:r>
    </w:p>
    <w:p w:rsidRPr="00D95811" w:rsidR="000A04AF" w:rsidP="00D977C3" w:rsidRDefault="000A04AF" w14:paraId="34EF67BD" w14:textId="77777777">
      <w:pPr>
        <w:pStyle w:val="BodyText"/>
        <w:numPr>
          <w:ilvl w:val="0"/>
          <w:numId w:val="18"/>
        </w:numPr>
        <w:rPr>
          <w:lang w:val="en-US"/>
        </w:rPr>
      </w:pPr>
      <w:r>
        <w:t>Cross-partner situational awareness operation with innovative identified contributions for Sa4CPS concept demonstrated (level 4)</w:t>
      </w:r>
    </w:p>
    <w:p w:rsidR="000A04AF" w:rsidP="00D977C3" w:rsidRDefault="000A04AF" w14:paraId="5F6B7C4C" w14:textId="77777777">
      <w:pPr>
        <w:pStyle w:val="BodyText"/>
        <w:numPr>
          <w:ilvl w:val="1"/>
          <w:numId w:val="18"/>
        </w:numPr>
        <w:rPr>
          <w:lang w:val="en-US"/>
        </w:rPr>
      </w:pPr>
      <w:r>
        <w:rPr>
          <w:lang w:val="en-US"/>
        </w:rPr>
        <w:t>latency estimation (L = high, medium, low)</w:t>
      </w:r>
    </w:p>
    <w:p w:rsidR="000A04AF" w:rsidP="00D977C3" w:rsidRDefault="000A04AF" w14:paraId="398C6A1E" w14:textId="77777777">
      <w:pPr>
        <w:pStyle w:val="BodyText"/>
        <w:numPr>
          <w:ilvl w:val="1"/>
          <w:numId w:val="18"/>
        </w:numPr>
        <w:rPr>
          <w:lang w:val="en-US"/>
        </w:rPr>
      </w:pPr>
      <w:r>
        <w:rPr>
          <w:lang w:val="en-US"/>
        </w:rPr>
        <w:t>reliability estimation (R = high, medium, low)</w:t>
      </w:r>
    </w:p>
    <w:p w:rsidRPr="00972864" w:rsidR="000A04AF" w:rsidP="00D977C3" w:rsidRDefault="000A04AF" w14:paraId="5ACFDA10" w14:textId="77777777">
      <w:pPr>
        <w:pStyle w:val="BodyText"/>
        <w:numPr>
          <w:ilvl w:val="1"/>
          <w:numId w:val="18"/>
        </w:numPr>
        <w:rPr>
          <w:lang w:val="en-US"/>
        </w:rPr>
      </w:pPr>
      <w:r>
        <w:rPr>
          <w:lang w:val="en-US"/>
        </w:rPr>
        <w:t>security/trust level estimation (T = high, medium, low)</w:t>
      </w:r>
    </w:p>
    <w:p w:rsidRPr="00CA6DCF" w:rsidR="000A04AF" w:rsidP="00D977C3" w:rsidRDefault="000A04AF" w14:paraId="72ED777E" w14:textId="77777777">
      <w:pPr>
        <w:pStyle w:val="BodyText"/>
        <w:numPr>
          <w:ilvl w:val="0"/>
          <w:numId w:val="18"/>
        </w:numPr>
        <w:rPr>
          <w:lang w:val="en-US"/>
        </w:rPr>
      </w:pPr>
      <w:r>
        <w:rPr>
          <w:lang w:val="en-US"/>
        </w:rPr>
        <w:t>Sa4CPS story related secure situational awareness demonstration showed (level 5)</w:t>
      </w:r>
    </w:p>
    <w:p w:rsidR="000A04AF" w:rsidP="00D977C3" w:rsidRDefault="000A04AF" w14:paraId="1B0E1B41" w14:textId="77777777">
      <w:pPr>
        <w:pStyle w:val="BodyText"/>
        <w:numPr>
          <w:ilvl w:val="1"/>
          <w:numId w:val="18"/>
        </w:numPr>
        <w:rPr>
          <w:lang w:val="en-US"/>
        </w:rPr>
      </w:pPr>
      <w:r>
        <w:rPr>
          <w:lang w:val="en-US"/>
        </w:rPr>
        <w:t>latency estimation (L = high, medium, low)</w:t>
      </w:r>
    </w:p>
    <w:p w:rsidR="000A04AF" w:rsidP="00D977C3" w:rsidRDefault="000A04AF" w14:paraId="07385778" w14:textId="2761EE26">
      <w:pPr>
        <w:pStyle w:val="BodyText"/>
        <w:numPr>
          <w:ilvl w:val="1"/>
          <w:numId w:val="18"/>
        </w:numPr>
        <w:rPr>
          <w:lang w:val="en-US"/>
        </w:rPr>
      </w:pPr>
      <w:r w:rsidRPr="2AD9C0F3">
        <w:rPr>
          <w:lang w:val="en-US"/>
        </w:rPr>
        <w:t>reliability estimation</w:t>
      </w:r>
      <w:r w:rsidRPr="2AD9C0F3" w:rsidR="07E2E5CE">
        <w:rPr>
          <w:lang w:val="en-US"/>
        </w:rPr>
        <w:t xml:space="preserve"> </w:t>
      </w:r>
      <w:r w:rsidRPr="2AD9C0F3">
        <w:rPr>
          <w:lang w:val="en-US"/>
        </w:rPr>
        <w:t>(R = high, medium, low)</w:t>
      </w:r>
    </w:p>
    <w:p w:rsidRPr="00972864" w:rsidR="000A04AF" w:rsidP="00D977C3" w:rsidRDefault="000A04AF" w14:paraId="17805BAE" w14:textId="77777777">
      <w:pPr>
        <w:pStyle w:val="BodyText"/>
        <w:numPr>
          <w:ilvl w:val="1"/>
          <w:numId w:val="18"/>
        </w:numPr>
        <w:rPr>
          <w:lang w:val="en-US"/>
        </w:rPr>
      </w:pPr>
      <w:r>
        <w:rPr>
          <w:lang w:val="en-US"/>
        </w:rPr>
        <w:t>security/trust level estimation (T = high, medium, low)</w:t>
      </w:r>
    </w:p>
    <w:p w:rsidR="000A04AF" w:rsidP="000A04AF" w:rsidRDefault="000A04AF" w14:paraId="3249E7D2" w14:textId="77777777">
      <w:pPr>
        <w:pStyle w:val="BodyText"/>
        <w:ind w:left="360"/>
        <w:rPr>
          <w:b/>
          <w:bCs/>
          <w:lang w:val="en-US"/>
        </w:rPr>
      </w:pPr>
    </w:p>
    <w:p w:rsidR="005C0FF1" w:rsidP="000A04AF" w:rsidRDefault="005C0FF1" w14:paraId="1F36505B" w14:textId="77777777">
      <w:pPr>
        <w:pStyle w:val="BodyText"/>
        <w:rPr>
          <w:b/>
          <w:bCs/>
        </w:rPr>
      </w:pPr>
    </w:p>
    <w:p w:rsidR="005C0FF1" w:rsidP="000A04AF" w:rsidRDefault="005C0FF1" w14:paraId="584A3804" w14:textId="69C60D91">
      <w:pPr>
        <w:pStyle w:val="BodyText"/>
        <w:rPr>
          <w:b/>
        </w:rPr>
      </w:pPr>
      <w:r>
        <w:rPr>
          <w:b/>
        </w:rPr>
        <w:t xml:space="preserve"> </w:t>
      </w:r>
    </w:p>
    <w:p w:rsidRPr="00D36E19" w:rsidR="000A04AF" w:rsidP="00180893" w:rsidRDefault="000A04AF" w14:paraId="584F3350" w14:textId="2ACEBD8B">
      <w:pPr>
        <w:pStyle w:val="Heading3"/>
      </w:pPr>
      <w:r>
        <w:t>More detailed KPIs of each use are described in the following:</w:t>
      </w:r>
    </w:p>
    <w:p w:rsidRPr="004957AC" w:rsidR="000A04AF" w:rsidP="00D977C3" w:rsidRDefault="000A04AF" w14:paraId="71705D99" w14:textId="77777777">
      <w:pPr>
        <w:pStyle w:val="BodyText"/>
        <w:numPr>
          <w:ilvl w:val="0"/>
          <w:numId w:val="19"/>
        </w:numPr>
        <w:spacing w:after="200" w:line="276" w:lineRule="auto"/>
      </w:pPr>
      <w:r w:rsidRPr="004957AC">
        <w:rPr>
          <w:lang w:val="en-US"/>
        </w:rPr>
        <w:t xml:space="preserve">KPI </w:t>
      </w:r>
      <w:r w:rsidRPr="004957AC">
        <w:t xml:space="preserve">autonomous lightweight logistics (UC 1) </w:t>
      </w:r>
    </w:p>
    <w:p w:rsidR="000A04AF" w:rsidP="000A04AF" w:rsidRDefault="000A04AF" w14:paraId="7EC3B91B" w14:textId="77777777">
      <w:pPr>
        <w:pStyle w:val="BodyText"/>
        <w:ind w:left="720"/>
      </w:pPr>
    </w:p>
    <w:tbl>
      <w:tblPr>
        <w:tblStyle w:val="TableGrid"/>
        <w:tblW w:w="9139" w:type="dxa"/>
        <w:tblLook w:val="04A0" w:firstRow="1" w:lastRow="0" w:firstColumn="1" w:lastColumn="0" w:noHBand="0" w:noVBand="1"/>
      </w:tblPr>
      <w:tblGrid>
        <w:gridCol w:w="2875"/>
        <w:gridCol w:w="2088"/>
        <w:gridCol w:w="2088"/>
        <w:gridCol w:w="2088"/>
      </w:tblGrid>
      <w:tr w:rsidRPr="00B770C6" w:rsidR="000A04AF" w:rsidTr="00A775C5" w14:paraId="0D55F920" w14:textId="77777777">
        <w:tc>
          <w:tcPr>
            <w:tcW w:w="2875" w:type="dxa"/>
          </w:tcPr>
          <w:p w:rsidRPr="00B770C6" w:rsidR="000A04AF" w:rsidP="00A775C5" w:rsidRDefault="000A04AF" w14:paraId="35A12AD5" w14:textId="77777777">
            <w:pPr>
              <w:pStyle w:val="BodyText"/>
            </w:pPr>
            <w:r>
              <w:t>Name of the KPI</w:t>
            </w:r>
          </w:p>
        </w:tc>
        <w:tc>
          <w:tcPr>
            <w:tcW w:w="2088" w:type="dxa"/>
          </w:tcPr>
          <w:p w:rsidRPr="00B770C6" w:rsidR="000A04AF" w:rsidP="00A775C5" w:rsidRDefault="000A04AF" w14:paraId="02F5081F" w14:textId="77777777">
            <w:pPr>
              <w:pStyle w:val="BodyText"/>
              <w:jc w:val="center"/>
            </w:pPr>
            <w:r w:rsidRPr="00B770C6">
              <w:t>Initial value</w:t>
            </w:r>
          </w:p>
        </w:tc>
        <w:tc>
          <w:tcPr>
            <w:tcW w:w="2088" w:type="dxa"/>
          </w:tcPr>
          <w:p w:rsidRPr="00B770C6" w:rsidR="000A04AF" w:rsidP="00A775C5" w:rsidRDefault="000A04AF" w14:paraId="0D453F78" w14:textId="77777777">
            <w:pPr>
              <w:pStyle w:val="BodyText"/>
              <w:jc w:val="center"/>
            </w:pPr>
            <w:r w:rsidRPr="00B770C6">
              <w:t>Targeted value</w:t>
            </w:r>
          </w:p>
        </w:tc>
        <w:tc>
          <w:tcPr>
            <w:tcW w:w="2088" w:type="dxa"/>
          </w:tcPr>
          <w:p w:rsidRPr="00B770C6" w:rsidR="000A04AF" w:rsidP="00A775C5" w:rsidRDefault="000A04AF" w14:paraId="34A08689" w14:textId="77777777">
            <w:pPr>
              <w:pStyle w:val="BodyText"/>
              <w:jc w:val="center"/>
            </w:pPr>
            <w:r w:rsidRPr="00B770C6">
              <w:t>Current value</w:t>
            </w:r>
          </w:p>
        </w:tc>
      </w:tr>
      <w:tr w:rsidRPr="00B770C6" w:rsidR="000A04AF" w:rsidTr="00A775C5" w14:paraId="4A54AE1B" w14:textId="77777777">
        <w:tblPrEx>
          <w:tblLook w:val="0080" w:firstRow="0" w:lastRow="0" w:firstColumn="1" w:lastColumn="0" w:noHBand="0" w:noVBand="0"/>
        </w:tblPrEx>
        <w:tc>
          <w:tcPr>
            <w:tcW w:w="2875" w:type="dxa"/>
          </w:tcPr>
          <w:p w:rsidRPr="00697B77" w:rsidR="000A04AF" w:rsidP="00A775C5" w:rsidRDefault="000A04AF" w14:paraId="3642F02B" w14:textId="77777777">
            <w:pPr>
              <w:pStyle w:val="BodyText"/>
              <w:rPr>
                <w:iCs/>
              </w:rPr>
            </w:pPr>
            <w:r w:rsidRPr="00697B77">
              <w:rPr>
                <w:iCs/>
              </w:rPr>
              <w:t>Technology readiness level</w:t>
            </w:r>
          </w:p>
        </w:tc>
        <w:tc>
          <w:tcPr>
            <w:tcW w:w="2088" w:type="dxa"/>
          </w:tcPr>
          <w:p w:rsidRPr="00B770C6" w:rsidR="000A04AF" w:rsidP="00A775C5" w:rsidRDefault="000A04AF" w14:paraId="410471E8" w14:textId="77777777">
            <w:pPr>
              <w:pStyle w:val="BodyText"/>
            </w:pPr>
            <w:r>
              <w:t>TRL level 3</w:t>
            </w:r>
          </w:p>
        </w:tc>
        <w:tc>
          <w:tcPr>
            <w:tcW w:w="2088" w:type="dxa"/>
          </w:tcPr>
          <w:p w:rsidRPr="00B770C6" w:rsidR="000A04AF" w:rsidP="00A775C5" w:rsidRDefault="000A04AF" w14:paraId="6292AFFD" w14:textId="77777777">
            <w:pPr>
              <w:pStyle w:val="BodyText"/>
            </w:pPr>
            <w:r w:rsidRPr="00A32B82">
              <w:t>TRL level 5-6</w:t>
            </w:r>
          </w:p>
        </w:tc>
        <w:tc>
          <w:tcPr>
            <w:tcW w:w="2088" w:type="dxa"/>
          </w:tcPr>
          <w:p w:rsidRPr="00B770C6" w:rsidR="000A04AF" w:rsidP="00A775C5" w:rsidRDefault="000A04AF" w14:paraId="30766D87" w14:textId="77777777">
            <w:pPr>
              <w:pStyle w:val="BodyText"/>
            </w:pPr>
            <w:r>
              <w:t>TRL level 3</w:t>
            </w:r>
            <w:r>
              <w:rPr>
                <w:rStyle w:val="FootnoteReference"/>
              </w:rPr>
              <w:footnoteReference w:id="2"/>
            </w:r>
          </w:p>
        </w:tc>
      </w:tr>
      <w:tr w:rsidRPr="00B770C6" w:rsidR="000A04AF" w:rsidTr="00A775C5" w14:paraId="4841AFF3" w14:textId="77777777">
        <w:tblPrEx>
          <w:tblLook w:val="0080" w:firstRow="0" w:lastRow="0" w:firstColumn="1" w:lastColumn="0" w:noHBand="0" w:noVBand="0"/>
        </w:tblPrEx>
        <w:tc>
          <w:tcPr>
            <w:tcW w:w="2875" w:type="dxa"/>
          </w:tcPr>
          <w:p w:rsidRPr="00B770C6" w:rsidR="000A04AF" w:rsidP="00A775C5" w:rsidRDefault="000A04AF" w14:paraId="2DA82863" w14:textId="77777777">
            <w:pPr>
              <w:pStyle w:val="BodyText"/>
              <w:rPr>
                <w:b/>
                <w:bCs/>
              </w:rPr>
            </w:pPr>
            <w:r w:rsidRPr="00A32B82">
              <w:t>The sensor system characterizes and monitors at least 4 types of object interactions</w:t>
            </w:r>
          </w:p>
        </w:tc>
        <w:tc>
          <w:tcPr>
            <w:tcW w:w="2088" w:type="dxa"/>
          </w:tcPr>
          <w:p w:rsidR="000A04AF" w:rsidP="00A775C5" w:rsidRDefault="000A04AF" w14:paraId="27222AFE" w14:textId="77777777">
            <w:pPr>
              <w:pStyle w:val="BodyText"/>
            </w:pPr>
            <w:r>
              <w:t>0</w:t>
            </w:r>
          </w:p>
        </w:tc>
        <w:tc>
          <w:tcPr>
            <w:tcW w:w="2088" w:type="dxa"/>
          </w:tcPr>
          <w:p w:rsidRPr="00A32B82" w:rsidR="000A04AF" w:rsidP="00A775C5" w:rsidRDefault="000A04AF" w14:paraId="64D8219F" w14:textId="77777777">
            <w:pPr>
              <w:pStyle w:val="BodyText"/>
            </w:pPr>
            <w:r>
              <w:t>4</w:t>
            </w:r>
          </w:p>
        </w:tc>
        <w:tc>
          <w:tcPr>
            <w:tcW w:w="2088" w:type="dxa"/>
          </w:tcPr>
          <w:p w:rsidRPr="002E2E27" w:rsidR="000A04AF" w:rsidP="00A775C5" w:rsidRDefault="000A04AF" w14:paraId="528EB850" w14:textId="77777777">
            <w:pPr>
              <w:pStyle w:val="BodyText"/>
            </w:pPr>
            <w:r>
              <w:t>1</w:t>
            </w:r>
            <w:r>
              <w:rPr>
                <w:rStyle w:val="FootnoteReference"/>
              </w:rPr>
              <w:footnoteReference w:id="3"/>
            </w:r>
          </w:p>
        </w:tc>
      </w:tr>
      <w:tr w:rsidRPr="00B770C6" w:rsidR="000A04AF" w:rsidTr="00A775C5" w14:paraId="7C362D8C" w14:textId="77777777">
        <w:tblPrEx>
          <w:tblLook w:val="0080" w:firstRow="0" w:lastRow="0" w:firstColumn="1" w:lastColumn="0" w:noHBand="0" w:noVBand="0"/>
        </w:tblPrEx>
        <w:tc>
          <w:tcPr>
            <w:tcW w:w="2875" w:type="dxa"/>
          </w:tcPr>
          <w:p w:rsidRPr="00A32B82" w:rsidR="000A04AF" w:rsidP="00A775C5" w:rsidRDefault="000A04AF" w14:paraId="1B07E3C8" w14:textId="77777777">
            <w:pPr>
              <w:pStyle w:val="BodyText"/>
            </w:pPr>
            <w:r w:rsidRPr="00A32B82">
              <w:t>At least 2 services to prevent collision</w:t>
            </w:r>
          </w:p>
        </w:tc>
        <w:tc>
          <w:tcPr>
            <w:tcW w:w="2088" w:type="dxa"/>
          </w:tcPr>
          <w:p w:rsidR="000A04AF" w:rsidP="00A775C5" w:rsidRDefault="000A04AF" w14:paraId="18BA35B8" w14:textId="77777777">
            <w:pPr>
              <w:pStyle w:val="BodyText"/>
            </w:pPr>
            <w:r>
              <w:t>0</w:t>
            </w:r>
          </w:p>
        </w:tc>
        <w:tc>
          <w:tcPr>
            <w:tcW w:w="2088" w:type="dxa"/>
          </w:tcPr>
          <w:p w:rsidR="000A04AF" w:rsidP="00A775C5" w:rsidRDefault="000A04AF" w14:paraId="3AAB80F4" w14:textId="77777777">
            <w:pPr>
              <w:pStyle w:val="BodyText"/>
            </w:pPr>
            <w:r>
              <w:t>2</w:t>
            </w:r>
          </w:p>
        </w:tc>
        <w:tc>
          <w:tcPr>
            <w:tcW w:w="2088" w:type="dxa"/>
          </w:tcPr>
          <w:p w:rsidRPr="002E2E27" w:rsidR="000A04AF" w:rsidP="00A775C5" w:rsidRDefault="000A04AF" w14:paraId="607ED174" w14:textId="77777777">
            <w:pPr>
              <w:pStyle w:val="BodyText"/>
            </w:pPr>
            <w:r>
              <w:t>1</w:t>
            </w:r>
          </w:p>
        </w:tc>
      </w:tr>
      <w:tr w:rsidRPr="00B770C6" w:rsidR="000A04AF" w:rsidTr="00A775C5" w14:paraId="7ADC7ADE" w14:textId="77777777">
        <w:tblPrEx>
          <w:tblLook w:val="0080" w:firstRow="0" w:lastRow="0" w:firstColumn="1" w:lastColumn="0" w:noHBand="0" w:noVBand="0"/>
        </w:tblPrEx>
        <w:tc>
          <w:tcPr>
            <w:tcW w:w="2875" w:type="dxa"/>
          </w:tcPr>
          <w:p w:rsidRPr="00A32B82" w:rsidR="000A04AF" w:rsidP="00A775C5" w:rsidRDefault="000A04AF" w14:paraId="457E4EF7" w14:textId="77777777">
            <w:pPr>
              <w:pStyle w:val="BodyText"/>
            </w:pPr>
            <w:r w:rsidRPr="00A32B82">
              <w:t>Collecting data sets for 10 different object interaction features</w:t>
            </w:r>
          </w:p>
        </w:tc>
        <w:tc>
          <w:tcPr>
            <w:tcW w:w="2088" w:type="dxa"/>
          </w:tcPr>
          <w:p w:rsidR="000A04AF" w:rsidP="00A775C5" w:rsidRDefault="000A04AF" w14:paraId="19A8445B" w14:textId="77777777">
            <w:pPr>
              <w:pStyle w:val="BodyText"/>
            </w:pPr>
            <w:r>
              <w:t>2</w:t>
            </w:r>
          </w:p>
        </w:tc>
        <w:tc>
          <w:tcPr>
            <w:tcW w:w="2088" w:type="dxa"/>
          </w:tcPr>
          <w:p w:rsidR="000A04AF" w:rsidP="00A775C5" w:rsidRDefault="000A04AF" w14:paraId="67531CBD" w14:textId="77777777">
            <w:pPr>
              <w:pStyle w:val="BodyText"/>
            </w:pPr>
            <w:r>
              <w:t>10</w:t>
            </w:r>
          </w:p>
        </w:tc>
        <w:tc>
          <w:tcPr>
            <w:tcW w:w="2088" w:type="dxa"/>
          </w:tcPr>
          <w:p w:rsidRPr="002E2E27" w:rsidR="000A04AF" w:rsidP="00A775C5" w:rsidRDefault="000A04AF" w14:paraId="7A827C03" w14:textId="77777777">
            <w:pPr>
              <w:pStyle w:val="BodyText"/>
            </w:pPr>
            <w:r>
              <w:t>3</w:t>
            </w:r>
          </w:p>
        </w:tc>
      </w:tr>
      <w:tr w:rsidRPr="00B770C6" w:rsidR="000A04AF" w:rsidTr="00A775C5" w14:paraId="5AF4300D" w14:textId="77777777">
        <w:tblPrEx>
          <w:tblLook w:val="0080" w:firstRow="0" w:lastRow="0" w:firstColumn="1" w:lastColumn="0" w:noHBand="0" w:noVBand="0"/>
        </w:tblPrEx>
        <w:tc>
          <w:tcPr>
            <w:tcW w:w="2875" w:type="dxa"/>
          </w:tcPr>
          <w:p w:rsidRPr="00A32B82" w:rsidR="000A04AF" w:rsidP="00A775C5" w:rsidRDefault="000A04AF" w14:paraId="7762998C" w14:textId="77777777">
            <w:pPr>
              <w:pStyle w:val="BodyText"/>
            </w:pPr>
            <w:r w:rsidRPr="00A32B82">
              <w:t>Situation awareness model (semantic model)</w:t>
            </w:r>
          </w:p>
        </w:tc>
        <w:tc>
          <w:tcPr>
            <w:tcW w:w="2088" w:type="dxa"/>
          </w:tcPr>
          <w:p w:rsidR="000A04AF" w:rsidP="00A775C5" w:rsidRDefault="000A04AF" w14:paraId="1CA9764A" w14:textId="77777777">
            <w:pPr>
              <w:pStyle w:val="BodyText"/>
            </w:pPr>
            <w:r>
              <w:t>0</w:t>
            </w:r>
          </w:p>
        </w:tc>
        <w:tc>
          <w:tcPr>
            <w:tcW w:w="2088" w:type="dxa"/>
          </w:tcPr>
          <w:p w:rsidR="000A04AF" w:rsidP="00A775C5" w:rsidRDefault="000A04AF" w14:paraId="2C2BB40D" w14:textId="77777777">
            <w:pPr>
              <w:pStyle w:val="BodyText"/>
            </w:pPr>
            <w:r>
              <w:t>1</w:t>
            </w:r>
          </w:p>
        </w:tc>
        <w:tc>
          <w:tcPr>
            <w:tcW w:w="2088" w:type="dxa"/>
          </w:tcPr>
          <w:p w:rsidRPr="002E2E27" w:rsidR="000A04AF" w:rsidP="00A775C5" w:rsidRDefault="000A04AF" w14:paraId="23A70EEC" w14:textId="77777777">
            <w:pPr>
              <w:pStyle w:val="BodyText"/>
            </w:pPr>
            <w:r>
              <w:t>0</w:t>
            </w:r>
          </w:p>
        </w:tc>
      </w:tr>
      <w:tr w:rsidRPr="00B770C6" w:rsidR="000A04AF" w:rsidTr="00A775C5" w14:paraId="1A06C0F6" w14:textId="77777777">
        <w:tblPrEx>
          <w:tblLook w:val="0080" w:firstRow="0" w:lastRow="0" w:firstColumn="1" w:lastColumn="0" w:noHBand="0" w:noVBand="0"/>
        </w:tblPrEx>
        <w:tc>
          <w:tcPr>
            <w:tcW w:w="2875" w:type="dxa"/>
          </w:tcPr>
          <w:p w:rsidRPr="00A32B82" w:rsidR="000A04AF" w:rsidP="00A775C5" w:rsidRDefault="000A04AF" w14:paraId="64E44507" w14:textId="77777777">
            <w:pPr>
              <w:pStyle w:val="BodyText"/>
            </w:pPr>
            <w:r w:rsidRPr="00A32B82">
              <w:t>Contribution to academic literature</w:t>
            </w:r>
          </w:p>
        </w:tc>
        <w:tc>
          <w:tcPr>
            <w:tcW w:w="2088" w:type="dxa"/>
          </w:tcPr>
          <w:p w:rsidR="000A04AF" w:rsidP="00A775C5" w:rsidRDefault="000A04AF" w14:paraId="2439035F" w14:textId="77777777">
            <w:pPr>
              <w:pStyle w:val="BodyText"/>
            </w:pPr>
            <w:r>
              <w:t>0</w:t>
            </w:r>
          </w:p>
        </w:tc>
        <w:tc>
          <w:tcPr>
            <w:tcW w:w="2088" w:type="dxa"/>
          </w:tcPr>
          <w:p w:rsidR="000A04AF" w:rsidP="00A775C5" w:rsidRDefault="000A04AF" w14:paraId="3A432795" w14:textId="77777777">
            <w:pPr>
              <w:pStyle w:val="BodyText"/>
            </w:pPr>
            <w:r>
              <w:t>3</w:t>
            </w:r>
          </w:p>
        </w:tc>
        <w:tc>
          <w:tcPr>
            <w:tcW w:w="2088" w:type="dxa"/>
          </w:tcPr>
          <w:p w:rsidRPr="002E2E27" w:rsidR="000A04AF" w:rsidP="00A775C5" w:rsidRDefault="000A04AF" w14:paraId="3D525153" w14:textId="77777777">
            <w:pPr>
              <w:pStyle w:val="BodyText"/>
            </w:pPr>
            <w:r>
              <w:t>0</w:t>
            </w:r>
          </w:p>
        </w:tc>
      </w:tr>
      <w:tr w:rsidRPr="00B770C6" w:rsidR="000A04AF" w:rsidTr="00A775C5" w14:paraId="5FBABFB4" w14:textId="77777777">
        <w:tblPrEx>
          <w:tblLook w:val="0080" w:firstRow="0" w:lastRow="0" w:firstColumn="1" w:lastColumn="0" w:noHBand="0" w:noVBand="0"/>
        </w:tblPrEx>
        <w:tc>
          <w:tcPr>
            <w:tcW w:w="2875" w:type="dxa"/>
          </w:tcPr>
          <w:p w:rsidRPr="00A32B82" w:rsidR="000A04AF" w:rsidP="00A775C5" w:rsidRDefault="000A04AF" w14:paraId="10254EC0" w14:textId="77777777">
            <w:pPr>
              <w:pStyle w:val="BodyText"/>
            </w:pPr>
            <w:proofErr w:type="spellStart"/>
            <w:r w:rsidRPr="00A32B82">
              <w:t>Commercializable</w:t>
            </w:r>
            <w:proofErr w:type="spellEnd"/>
            <w:r w:rsidRPr="00A32B82">
              <w:t xml:space="preserve"> product</w:t>
            </w:r>
          </w:p>
        </w:tc>
        <w:tc>
          <w:tcPr>
            <w:tcW w:w="2088" w:type="dxa"/>
          </w:tcPr>
          <w:p w:rsidR="000A04AF" w:rsidP="00A775C5" w:rsidRDefault="000A04AF" w14:paraId="024AC3C4" w14:textId="77777777">
            <w:pPr>
              <w:pStyle w:val="BodyText"/>
            </w:pPr>
            <w:r>
              <w:t>0</w:t>
            </w:r>
          </w:p>
        </w:tc>
        <w:tc>
          <w:tcPr>
            <w:tcW w:w="2088" w:type="dxa"/>
          </w:tcPr>
          <w:p w:rsidR="000A04AF" w:rsidP="00A775C5" w:rsidRDefault="000A04AF" w14:paraId="0944E988" w14:textId="77777777">
            <w:pPr>
              <w:pStyle w:val="BodyText"/>
            </w:pPr>
            <w:r>
              <w:t>3</w:t>
            </w:r>
          </w:p>
        </w:tc>
        <w:tc>
          <w:tcPr>
            <w:tcW w:w="2088" w:type="dxa"/>
          </w:tcPr>
          <w:p w:rsidRPr="002E2E27" w:rsidR="000A04AF" w:rsidP="00A775C5" w:rsidRDefault="000A04AF" w14:paraId="33BFCA25" w14:textId="77777777">
            <w:pPr>
              <w:pStyle w:val="BodyText"/>
            </w:pPr>
            <w:r>
              <w:t>0</w:t>
            </w:r>
          </w:p>
        </w:tc>
      </w:tr>
      <w:tr w:rsidRPr="00B770C6" w:rsidR="000A04AF" w:rsidTr="00A775C5" w14:paraId="485AF770" w14:textId="77777777">
        <w:tblPrEx>
          <w:tblLook w:val="0080" w:firstRow="0" w:lastRow="0" w:firstColumn="1" w:lastColumn="0" w:noHBand="0" w:noVBand="0"/>
        </w:tblPrEx>
        <w:tc>
          <w:tcPr>
            <w:tcW w:w="2875" w:type="dxa"/>
          </w:tcPr>
          <w:p w:rsidRPr="00A32B82" w:rsidR="000A04AF" w:rsidP="00A775C5" w:rsidRDefault="000A04AF" w14:paraId="1A5937EB" w14:textId="77777777">
            <w:pPr>
              <w:pStyle w:val="BodyText"/>
            </w:pPr>
            <w:r w:rsidRPr="00A32B82">
              <w:t>Number of services that will run on the final platform (x-as-a-service)</w:t>
            </w:r>
          </w:p>
        </w:tc>
        <w:tc>
          <w:tcPr>
            <w:tcW w:w="2088" w:type="dxa"/>
          </w:tcPr>
          <w:p w:rsidR="000A04AF" w:rsidP="00A775C5" w:rsidRDefault="000A04AF" w14:paraId="6BC2F428" w14:textId="77777777">
            <w:pPr>
              <w:pStyle w:val="BodyText"/>
            </w:pPr>
            <w:r>
              <w:t>0</w:t>
            </w:r>
          </w:p>
        </w:tc>
        <w:tc>
          <w:tcPr>
            <w:tcW w:w="2088" w:type="dxa"/>
          </w:tcPr>
          <w:p w:rsidR="000A04AF" w:rsidP="00A775C5" w:rsidRDefault="000A04AF" w14:paraId="311D8ECE" w14:textId="77777777">
            <w:pPr>
              <w:pStyle w:val="BodyText"/>
            </w:pPr>
            <w:r>
              <w:t>9</w:t>
            </w:r>
          </w:p>
        </w:tc>
        <w:tc>
          <w:tcPr>
            <w:tcW w:w="2088" w:type="dxa"/>
          </w:tcPr>
          <w:p w:rsidRPr="002E2E27" w:rsidR="000A04AF" w:rsidP="00A775C5" w:rsidRDefault="000A04AF" w14:paraId="55FC3A71" w14:textId="77777777">
            <w:pPr>
              <w:pStyle w:val="BodyText"/>
            </w:pPr>
            <w:r>
              <w:t>0</w:t>
            </w:r>
          </w:p>
        </w:tc>
      </w:tr>
      <w:tr w:rsidRPr="00B770C6" w:rsidR="000A04AF" w:rsidTr="00A775C5" w14:paraId="7D619D6F" w14:textId="77777777">
        <w:tblPrEx>
          <w:tblLook w:val="0080" w:firstRow="0" w:lastRow="0" w:firstColumn="1" w:lastColumn="0" w:noHBand="0" w:noVBand="0"/>
        </w:tblPrEx>
        <w:tc>
          <w:tcPr>
            <w:tcW w:w="2875" w:type="dxa"/>
          </w:tcPr>
          <w:p w:rsidRPr="00A32B82" w:rsidR="000A04AF" w:rsidP="00A775C5" w:rsidRDefault="000A04AF" w14:paraId="64D35D3A" w14:textId="77777777">
            <w:pPr>
              <w:pStyle w:val="BodyText"/>
            </w:pPr>
            <w:r w:rsidRPr="00A32B82">
              <w:t>Field experimentation, demonstration and realization</w:t>
            </w:r>
          </w:p>
        </w:tc>
        <w:tc>
          <w:tcPr>
            <w:tcW w:w="2088" w:type="dxa"/>
          </w:tcPr>
          <w:p w:rsidR="000A04AF" w:rsidP="00A775C5" w:rsidRDefault="000A04AF" w14:paraId="1BAC563C" w14:textId="77777777">
            <w:pPr>
              <w:pStyle w:val="BodyText"/>
            </w:pPr>
            <w:r>
              <w:t>0</w:t>
            </w:r>
          </w:p>
        </w:tc>
        <w:tc>
          <w:tcPr>
            <w:tcW w:w="2088" w:type="dxa"/>
          </w:tcPr>
          <w:p w:rsidR="000A04AF" w:rsidP="00A775C5" w:rsidRDefault="000A04AF" w14:paraId="3D74FF4F" w14:textId="77777777">
            <w:pPr>
              <w:pStyle w:val="BodyText"/>
            </w:pPr>
            <w:r>
              <w:t>2</w:t>
            </w:r>
          </w:p>
        </w:tc>
        <w:tc>
          <w:tcPr>
            <w:tcW w:w="2088" w:type="dxa"/>
          </w:tcPr>
          <w:p w:rsidRPr="002E2E27" w:rsidR="000A04AF" w:rsidP="00A775C5" w:rsidRDefault="000A04AF" w14:paraId="4C73466D" w14:textId="77777777">
            <w:pPr>
              <w:pStyle w:val="BodyText"/>
            </w:pPr>
            <w:r>
              <w:t>1</w:t>
            </w:r>
          </w:p>
        </w:tc>
      </w:tr>
      <w:tr w:rsidRPr="00B770C6" w:rsidR="000A04AF" w:rsidTr="00A775C5" w14:paraId="191755D7" w14:textId="77777777">
        <w:tblPrEx>
          <w:tblLook w:val="0080" w:firstRow="0" w:lastRow="0" w:firstColumn="1" w:lastColumn="0" w:noHBand="0" w:noVBand="0"/>
        </w:tblPrEx>
        <w:tc>
          <w:tcPr>
            <w:tcW w:w="2875" w:type="dxa"/>
          </w:tcPr>
          <w:p w:rsidRPr="00A32B82" w:rsidR="000A04AF" w:rsidP="00A775C5" w:rsidRDefault="000A04AF" w14:paraId="24E1A35D" w14:textId="77777777">
            <w:pPr>
              <w:pStyle w:val="BodyText"/>
            </w:pPr>
            <w:r>
              <w:t>S</w:t>
            </w:r>
            <w:r w:rsidRPr="00A32B82">
              <w:t xml:space="preserve">upporting at least 4 different communication protocols (BLU, RF, </w:t>
            </w:r>
            <w:proofErr w:type="spellStart"/>
            <w:r w:rsidRPr="00A32B82">
              <w:t>OpenTreath</w:t>
            </w:r>
            <w:proofErr w:type="spellEnd"/>
            <w:r w:rsidRPr="00A32B82">
              <w:t>)</w:t>
            </w:r>
          </w:p>
        </w:tc>
        <w:tc>
          <w:tcPr>
            <w:tcW w:w="2088" w:type="dxa"/>
          </w:tcPr>
          <w:p w:rsidR="000A04AF" w:rsidP="00A775C5" w:rsidRDefault="000A04AF" w14:paraId="7F44D9F5" w14:textId="77777777">
            <w:pPr>
              <w:pStyle w:val="BodyText"/>
            </w:pPr>
            <w:r>
              <w:t>0</w:t>
            </w:r>
          </w:p>
        </w:tc>
        <w:tc>
          <w:tcPr>
            <w:tcW w:w="2088" w:type="dxa"/>
          </w:tcPr>
          <w:p w:rsidR="000A04AF" w:rsidP="00A775C5" w:rsidRDefault="000A04AF" w14:paraId="0F6A8E88" w14:textId="77777777">
            <w:pPr>
              <w:pStyle w:val="BodyText"/>
            </w:pPr>
            <w:r>
              <w:t>3</w:t>
            </w:r>
          </w:p>
        </w:tc>
        <w:tc>
          <w:tcPr>
            <w:tcW w:w="2088" w:type="dxa"/>
          </w:tcPr>
          <w:p w:rsidRPr="002E2E27" w:rsidR="000A04AF" w:rsidP="00A775C5" w:rsidRDefault="000A04AF" w14:paraId="05EABB12" w14:textId="77777777">
            <w:pPr>
              <w:pStyle w:val="BodyText"/>
            </w:pPr>
            <w:r>
              <w:t>2</w:t>
            </w:r>
            <w:r>
              <w:rPr>
                <w:rStyle w:val="FootnoteReference"/>
              </w:rPr>
              <w:footnoteReference w:id="4"/>
            </w:r>
          </w:p>
        </w:tc>
      </w:tr>
    </w:tbl>
    <w:p w:rsidR="000A04AF" w:rsidP="000A04AF" w:rsidRDefault="000A04AF" w14:paraId="2F44EAB4" w14:textId="77777777">
      <w:pPr>
        <w:pStyle w:val="BodyText"/>
      </w:pPr>
    </w:p>
    <w:p w:rsidR="000A04AF" w:rsidP="00D977C3" w:rsidRDefault="000A04AF" w14:paraId="01ECCDD1" w14:textId="77777777">
      <w:pPr>
        <w:pStyle w:val="BodyText"/>
        <w:numPr>
          <w:ilvl w:val="0"/>
          <w:numId w:val="19"/>
        </w:numPr>
        <w:spacing w:after="200" w:line="276" w:lineRule="auto"/>
      </w:pPr>
      <w:r w:rsidRPr="00F826FE">
        <w:rPr>
          <w:lang w:val="en-US"/>
        </w:rPr>
        <w:t xml:space="preserve">KPI </w:t>
      </w:r>
      <w:r w:rsidRPr="00F826FE">
        <w:t>People and machine position awareness in production or logistics chain (UC 2)</w:t>
      </w:r>
      <w:r>
        <w:t xml:space="preserve"> </w:t>
      </w:r>
    </w:p>
    <w:p w:rsidRPr="00F826FE" w:rsidR="000A04AF" w:rsidP="000A04AF" w:rsidRDefault="000A04AF" w14:paraId="74A076E8" w14:textId="77777777">
      <w:pPr>
        <w:pStyle w:val="ITEABodyText"/>
        <w:ind w:left="777"/>
        <w:jc w:val="both"/>
      </w:pPr>
    </w:p>
    <w:tbl>
      <w:tblPr>
        <w:tblStyle w:val="TableGrid"/>
        <w:tblW w:w="9139" w:type="dxa"/>
        <w:tblLook w:val="04A0" w:firstRow="1" w:lastRow="0" w:firstColumn="1" w:lastColumn="0" w:noHBand="0" w:noVBand="1"/>
      </w:tblPr>
      <w:tblGrid>
        <w:gridCol w:w="2875"/>
        <w:gridCol w:w="2088"/>
        <w:gridCol w:w="2088"/>
        <w:gridCol w:w="2088"/>
      </w:tblGrid>
      <w:tr w:rsidRPr="00B770C6" w:rsidR="000A04AF" w:rsidTr="00A775C5" w14:paraId="73A4FA2A" w14:textId="77777777">
        <w:tc>
          <w:tcPr>
            <w:tcW w:w="2875" w:type="dxa"/>
          </w:tcPr>
          <w:p w:rsidRPr="00B770C6" w:rsidR="000A04AF" w:rsidP="00A775C5" w:rsidRDefault="000A04AF" w14:paraId="4AFE9406" w14:textId="77777777">
            <w:pPr>
              <w:pStyle w:val="BodyText"/>
            </w:pPr>
            <w:r>
              <w:t>Name of the KPI</w:t>
            </w:r>
          </w:p>
        </w:tc>
        <w:tc>
          <w:tcPr>
            <w:tcW w:w="2088" w:type="dxa"/>
          </w:tcPr>
          <w:p w:rsidRPr="00B770C6" w:rsidR="000A04AF" w:rsidP="00A775C5" w:rsidRDefault="000A04AF" w14:paraId="238190C2" w14:textId="77777777">
            <w:pPr>
              <w:pStyle w:val="BodyText"/>
              <w:jc w:val="center"/>
            </w:pPr>
            <w:r w:rsidRPr="00B770C6">
              <w:t>Initial value</w:t>
            </w:r>
          </w:p>
        </w:tc>
        <w:tc>
          <w:tcPr>
            <w:tcW w:w="2088" w:type="dxa"/>
          </w:tcPr>
          <w:p w:rsidRPr="00B770C6" w:rsidR="000A04AF" w:rsidP="00A775C5" w:rsidRDefault="000A04AF" w14:paraId="3C9B2F81" w14:textId="77777777">
            <w:pPr>
              <w:pStyle w:val="BodyText"/>
              <w:jc w:val="center"/>
            </w:pPr>
            <w:r w:rsidRPr="00B770C6">
              <w:t>Targeted value</w:t>
            </w:r>
          </w:p>
        </w:tc>
        <w:tc>
          <w:tcPr>
            <w:tcW w:w="2088" w:type="dxa"/>
          </w:tcPr>
          <w:p w:rsidRPr="00B770C6" w:rsidR="000A04AF" w:rsidP="00A775C5" w:rsidRDefault="000A04AF" w14:paraId="287A3737" w14:textId="77777777">
            <w:pPr>
              <w:pStyle w:val="BodyText"/>
              <w:jc w:val="center"/>
            </w:pPr>
            <w:r w:rsidRPr="00B770C6">
              <w:t>Current value</w:t>
            </w:r>
          </w:p>
        </w:tc>
      </w:tr>
      <w:tr w:rsidRPr="00B770C6" w:rsidR="000A04AF" w:rsidTr="00A775C5" w14:paraId="0E4C634F" w14:textId="77777777">
        <w:tblPrEx>
          <w:tblLook w:val="0080" w:firstRow="0" w:lastRow="0" w:firstColumn="1" w:lastColumn="0" w:noHBand="0" w:noVBand="0"/>
        </w:tblPrEx>
        <w:tc>
          <w:tcPr>
            <w:tcW w:w="2875" w:type="dxa"/>
          </w:tcPr>
          <w:p w:rsidRPr="003443CF" w:rsidR="000A04AF" w:rsidP="00A775C5" w:rsidRDefault="000A04AF" w14:paraId="1B1E1E83" w14:textId="77777777">
            <w:pPr>
              <w:pStyle w:val="BodyText"/>
              <w:rPr>
                <w:i/>
                <w:u w:val="single"/>
              </w:rPr>
            </w:pPr>
            <w:r w:rsidRPr="00A32B82">
              <w:t>Human-machine anti-collision service </w:t>
            </w:r>
          </w:p>
        </w:tc>
        <w:tc>
          <w:tcPr>
            <w:tcW w:w="2088" w:type="dxa"/>
          </w:tcPr>
          <w:p w:rsidRPr="00B770C6" w:rsidR="000A04AF" w:rsidP="00A775C5" w:rsidRDefault="000A04AF" w14:paraId="6D8547CD" w14:textId="77777777">
            <w:pPr>
              <w:pStyle w:val="BodyText"/>
            </w:pPr>
            <w:r>
              <w:t>0</w:t>
            </w:r>
          </w:p>
        </w:tc>
        <w:tc>
          <w:tcPr>
            <w:tcW w:w="2088" w:type="dxa"/>
          </w:tcPr>
          <w:p w:rsidRPr="00B770C6" w:rsidR="000A04AF" w:rsidP="00A775C5" w:rsidRDefault="000A04AF" w14:paraId="2D2076DD" w14:textId="77777777">
            <w:pPr>
              <w:pStyle w:val="BodyText"/>
            </w:pPr>
            <w:r>
              <w:t>2</w:t>
            </w:r>
          </w:p>
        </w:tc>
        <w:tc>
          <w:tcPr>
            <w:tcW w:w="2088" w:type="dxa"/>
          </w:tcPr>
          <w:p w:rsidRPr="00305533" w:rsidR="000A04AF" w:rsidP="00A775C5" w:rsidRDefault="000A04AF" w14:paraId="517CCBA2" w14:textId="77777777">
            <w:pPr>
              <w:pStyle w:val="BodyText"/>
            </w:pPr>
            <w:r>
              <w:t>1</w:t>
            </w:r>
          </w:p>
          <w:p w:rsidRPr="00305533" w:rsidR="000A04AF" w:rsidP="00A775C5" w:rsidRDefault="000A04AF" w14:paraId="3B9CED67" w14:textId="77777777">
            <w:pPr>
              <w:pStyle w:val="BodyText"/>
            </w:pPr>
            <w:r>
              <w:t xml:space="preserve">Initial experiments performed processing 3D data of </w:t>
            </w:r>
            <w:proofErr w:type="spellStart"/>
            <w:r>
              <w:t>ToF</w:t>
            </w:r>
            <w:proofErr w:type="spellEnd"/>
            <w:r>
              <w:t xml:space="preserve"> camera projected in </w:t>
            </w:r>
            <w:proofErr w:type="spellStart"/>
            <w:r>
              <w:t>collored</w:t>
            </w:r>
            <w:proofErr w:type="spellEnd"/>
            <w:r>
              <w:t xml:space="preserve"> 2D visualization app in order to set anticollision algorithm </w:t>
            </w:r>
          </w:p>
        </w:tc>
      </w:tr>
      <w:tr w:rsidRPr="00B770C6" w:rsidR="000A04AF" w:rsidTr="00A775C5" w14:paraId="32AF0CCC" w14:textId="77777777">
        <w:tblPrEx>
          <w:tblLook w:val="0080" w:firstRow="0" w:lastRow="0" w:firstColumn="1" w:lastColumn="0" w:noHBand="0" w:noVBand="0"/>
        </w:tblPrEx>
        <w:tc>
          <w:tcPr>
            <w:tcW w:w="2875" w:type="dxa"/>
          </w:tcPr>
          <w:p w:rsidRPr="00A32B82" w:rsidR="000A04AF" w:rsidP="00A775C5" w:rsidRDefault="000A04AF" w14:paraId="238A8DD7" w14:textId="77777777">
            <w:pPr>
              <w:pStyle w:val="BodyText"/>
            </w:pPr>
            <w:r w:rsidRPr="00A32B82">
              <w:t>Robot assistance service</w:t>
            </w:r>
          </w:p>
        </w:tc>
        <w:tc>
          <w:tcPr>
            <w:tcW w:w="2088" w:type="dxa"/>
          </w:tcPr>
          <w:p w:rsidR="000A04AF" w:rsidP="00A775C5" w:rsidRDefault="000A04AF" w14:paraId="1570372B" w14:textId="77777777">
            <w:pPr>
              <w:pStyle w:val="BodyText"/>
            </w:pPr>
            <w:r>
              <w:t>0</w:t>
            </w:r>
          </w:p>
        </w:tc>
        <w:tc>
          <w:tcPr>
            <w:tcW w:w="2088" w:type="dxa"/>
          </w:tcPr>
          <w:p w:rsidR="000A04AF" w:rsidP="00A775C5" w:rsidRDefault="000A04AF" w14:paraId="0D0119BB" w14:textId="77777777">
            <w:pPr>
              <w:pStyle w:val="BodyText"/>
            </w:pPr>
            <w:r>
              <w:t>2</w:t>
            </w:r>
          </w:p>
        </w:tc>
        <w:tc>
          <w:tcPr>
            <w:tcW w:w="2088" w:type="dxa"/>
          </w:tcPr>
          <w:p w:rsidRPr="00305533" w:rsidR="000A04AF" w:rsidP="00A775C5" w:rsidRDefault="000A04AF" w14:paraId="7E44DBBE" w14:textId="77777777">
            <w:pPr>
              <w:pStyle w:val="BodyText"/>
            </w:pPr>
            <w:r w:rsidRPr="00305533">
              <w:t>0</w:t>
            </w:r>
          </w:p>
        </w:tc>
      </w:tr>
      <w:tr w:rsidRPr="00B770C6" w:rsidR="000A04AF" w:rsidTr="00A775C5" w14:paraId="482DE37F" w14:textId="77777777">
        <w:tblPrEx>
          <w:tblLook w:val="0080" w:firstRow="0" w:lastRow="0" w:firstColumn="1" w:lastColumn="0" w:noHBand="0" w:noVBand="0"/>
        </w:tblPrEx>
        <w:tc>
          <w:tcPr>
            <w:tcW w:w="2875" w:type="dxa"/>
          </w:tcPr>
          <w:p w:rsidRPr="00A32B82" w:rsidR="000A04AF" w:rsidP="00A775C5" w:rsidRDefault="000A04AF" w14:paraId="008AC2DC" w14:textId="77777777">
            <w:pPr>
              <w:pStyle w:val="BodyText"/>
            </w:pPr>
            <w:r w:rsidRPr="00A32B82">
              <w:t>Contribution to academic literature</w:t>
            </w:r>
          </w:p>
        </w:tc>
        <w:tc>
          <w:tcPr>
            <w:tcW w:w="2088" w:type="dxa"/>
          </w:tcPr>
          <w:p w:rsidR="000A04AF" w:rsidP="00A775C5" w:rsidRDefault="000A04AF" w14:paraId="66620FBE" w14:textId="77777777">
            <w:pPr>
              <w:pStyle w:val="BodyText"/>
            </w:pPr>
            <w:r>
              <w:t>0</w:t>
            </w:r>
          </w:p>
        </w:tc>
        <w:tc>
          <w:tcPr>
            <w:tcW w:w="2088" w:type="dxa"/>
          </w:tcPr>
          <w:p w:rsidR="000A04AF" w:rsidP="00A775C5" w:rsidRDefault="000A04AF" w14:paraId="5B02D11A" w14:textId="77777777">
            <w:pPr>
              <w:pStyle w:val="BodyText"/>
            </w:pPr>
            <w:r>
              <w:t>1</w:t>
            </w:r>
          </w:p>
        </w:tc>
        <w:tc>
          <w:tcPr>
            <w:tcW w:w="2088" w:type="dxa"/>
          </w:tcPr>
          <w:p w:rsidRPr="00305533" w:rsidR="000A04AF" w:rsidP="00A775C5" w:rsidRDefault="000A04AF" w14:paraId="161CB906" w14:textId="77777777">
            <w:pPr>
              <w:pStyle w:val="BodyText"/>
            </w:pPr>
            <w:r>
              <w:t>1</w:t>
            </w:r>
          </w:p>
          <w:p w:rsidRPr="00305533" w:rsidR="000A04AF" w:rsidP="00A775C5" w:rsidRDefault="000A04AF" w14:paraId="66F2E834" w14:textId="77777777">
            <w:pPr>
              <w:pStyle w:val="BodyText"/>
            </w:pPr>
            <w:r>
              <w:t>Paper in www.scitepress.org</w:t>
            </w:r>
          </w:p>
          <w:p w:rsidRPr="00305533" w:rsidR="000A04AF" w:rsidP="00A775C5" w:rsidRDefault="000A04AF" w14:paraId="0FC3089B" w14:textId="77777777">
            <w:pPr>
              <w:pStyle w:val="BodyText"/>
            </w:pPr>
            <w:r>
              <w:t>Interpreting Workflow Architectures by LLMs</w:t>
            </w:r>
          </w:p>
        </w:tc>
      </w:tr>
      <w:tr w:rsidRPr="00B770C6" w:rsidR="000A04AF" w:rsidTr="00A775C5" w14:paraId="2F429524" w14:textId="77777777">
        <w:tblPrEx>
          <w:tblLook w:val="0080" w:firstRow="0" w:lastRow="0" w:firstColumn="1" w:lastColumn="0" w:noHBand="0" w:noVBand="0"/>
        </w:tblPrEx>
        <w:tc>
          <w:tcPr>
            <w:tcW w:w="2875" w:type="dxa"/>
          </w:tcPr>
          <w:p w:rsidRPr="00A32B82" w:rsidR="000A04AF" w:rsidP="00A775C5" w:rsidRDefault="000A04AF" w14:paraId="237D5A07" w14:textId="77777777">
            <w:pPr>
              <w:pStyle w:val="BodyText"/>
            </w:pPr>
            <w:r w:rsidRPr="00A32B82">
              <w:t>Lab experimentation, demonstration and realization </w:t>
            </w:r>
          </w:p>
        </w:tc>
        <w:tc>
          <w:tcPr>
            <w:tcW w:w="2088" w:type="dxa"/>
          </w:tcPr>
          <w:p w:rsidR="000A04AF" w:rsidP="00A775C5" w:rsidRDefault="000A04AF" w14:paraId="1AF37EAF" w14:textId="77777777">
            <w:pPr>
              <w:pStyle w:val="BodyText"/>
            </w:pPr>
            <w:r>
              <w:t>0</w:t>
            </w:r>
          </w:p>
        </w:tc>
        <w:tc>
          <w:tcPr>
            <w:tcW w:w="2088" w:type="dxa"/>
          </w:tcPr>
          <w:p w:rsidR="000A04AF" w:rsidP="00A775C5" w:rsidRDefault="000A04AF" w14:paraId="0A4FC5A3" w14:textId="77777777">
            <w:pPr>
              <w:pStyle w:val="BodyText"/>
            </w:pPr>
            <w:r>
              <w:t>3</w:t>
            </w:r>
          </w:p>
        </w:tc>
        <w:tc>
          <w:tcPr>
            <w:tcW w:w="2088" w:type="dxa"/>
          </w:tcPr>
          <w:p w:rsidRPr="00305533" w:rsidR="000A04AF" w:rsidP="00A775C5" w:rsidRDefault="000A04AF" w14:paraId="315DAB53" w14:textId="77777777">
            <w:pPr>
              <w:pStyle w:val="BodyText"/>
            </w:pPr>
            <w:r w:rsidRPr="00305533">
              <w:t xml:space="preserve">1 </w:t>
            </w:r>
          </w:p>
          <w:p w:rsidRPr="00305533" w:rsidR="000A04AF" w:rsidP="00A775C5" w:rsidRDefault="000A04AF" w14:paraId="71824FF6" w14:textId="77777777">
            <w:pPr>
              <w:pStyle w:val="BodyText"/>
            </w:pPr>
            <w:r w:rsidRPr="00305533">
              <w:t>Experiments with object/hand movement detection done.</w:t>
            </w:r>
          </w:p>
        </w:tc>
      </w:tr>
      <w:tr w:rsidRPr="00B770C6" w:rsidR="000A04AF" w:rsidTr="00A775C5" w14:paraId="15C0F577" w14:textId="77777777">
        <w:tblPrEx>
          <w:tblLook w:val="0080" w:firstRow="0" w:lastRow="0" w:firstColumn="1" w:lastColumn="0" w:noHBand="0" w:noVBand="0"/>
        </w:tblPrEx>
        <w:tc>
          <w:tcPr>
            <w:tcW w:w="2875" w:type="dxa"/>
          </w:tcPr>
          <w:p w:rsidRPr="00A32B82" w:rsidR="000A04AF" w:rsidP="00A775C5" w:rsidRDefault="000A04AF" w14:paraId="28605AD3" w14:textId="77777777">
            <w:pPr>
              <w:pStyle w:val="BodyText"/>
            </w:pPr>
            <w:r w:rsidRPr="00A32B82">
              <w:t xml:space="preserve">Number of services </w:t>
            </w:r>
            <w:proofErr w:type="spellStart"/>
            <w:r w:rsidRPr="00A32B82">
              <w:t>w.r.t.</w:t>
            </w:r>
            <w:proofErr w:type="spellEnd"/>
            <w:r w:rsidRPr="00A32B82">
              <w:t xml:space="preserve"> SA4CPS final platform </w:t>
            </w:r>
          </w:p>
        </w:tc>
        <w:tc>
          <w:tcPr>
            <w:tcW w:w="2088" w:type="dxa"/>
          </w:tcPr>
          <w:p w:rsidR="000A04AF" w:rsidP="00A775C5" w:rsidRDefault="000A04AF" w14:paraId="138914D7" w14:textId="77777777">
            <w:pPr>
              <w:pStyle w:val="BodyText"/>
            </w:pPr>
            <w:r>
              <w:t>0</w:t>
            </w:r>
          </w:p>
        </w:tc>
        <w:tc>
          <w:tcPr>
            <w:tcW w:w="2088" w:type="dxa"/>
          </w:tcPr>
          <w:p w:rsidR="000A04AF" w:rsidP="00A775C5" w:rsidRDefault="000A04AF" w14:paraId="0CF13AD3" w14:textId="77777777">
            <w:pPr>
              <w:pStyle w:val="BodyText"/>
            </w:pPr>
            <w:r>
              <w:t>2</w:t>
            </w:r>
          </w:p>
        </w:tc>
        <w:tc>
          <w:tcPr>
            <w:tcW w:w="2088" w:type="dxa"/>
          </w:tcPr>
          <w:p w:rsidRPr="00305533" w:rsidR="000A04AF" w:rsidP="00A775C5" w:rsidRDefault="000A04AF" w14:paraId="1D6A6568" w14:textId="77777777">
            <w:pPr>
              <w:pStyle w:val="BodyText"/>
            </w:pPr>
            <w:r w:rsidRPr="00305533">
              <w:t>0</w:t>
            </w:r>
          </w:p>
        </w:tc>
      </w:tr>
    </w:tbl>
    <w:p w:rsidR="000A04AF" w:rsidP="000A04AF" w:rsidRDefault="000A04AF" w14:paraId="26958FED" w14:textId="77777777">
      <w:pPr>
        <w:pStyle w:val="ITEABodyText"/>
        <w:jc w:val="both"/>
      </w:pPr>
    </w:p>
    <w:p w:rsidR="000A04AF" w:rsidP="00D977C3" w:rsidRDefault="000A04AF" w14:paraId="52BF4BB1" w14:textId="77777777">
      <w:pPr>
        <w:pStyle w:val="BodyText"/>
        <w:numPr>
          <w:ilvl w:val="0"/>
          <w:numId w:val="19"/>
        </w:numPr>
        <w:spacing w:after="200" w:line="276" w:lineRule="auto"/>
      </w:pPr>
    </w:p>
    <w:p w:rsidR="000A04AF" w:rsidP="00D977C3" w:rsidRDefault="000A04AF" w14:paraId="0FC7A1EA" w14:textId="77777777">
      <w:pPr>
        <w:pStyle w:val="BodyText"/>
        <w:numPr>
          <w:ilvl w:val="0"/>
          <w:numId w:val="19"/>
        </w:numPr>
        <w:spacing w:after="200" w:line="276" w:lineRule="auto"/>
      </w:pPr>
      <w:r w:rsidRPr="6A1018ED">
        <w:rPr>
          <w:lang w:val="en-US"/>
        </w:rPr>
        <w:t>KPI</w:t>
      </w:r>
      <w:r>
        <w:t xml:space="preserve"> application of advanced maps in public safety (UC 3) </w:t>
      </w:r>
    </w:p>
    <w:tbl>
      <w:tblPr>
        <w:tblStyle w:val="TableGrid"/>
        <w:tblW w:w="9209" w:type="dxa"/>
        <w:tblLook w:val="04A0" w:firstRow="1" w:lastRow="0" w:firstColumn="1" w:lastColumn="0" w:noHBand="0" w:noVBand="1"/>
      </w:tblPr>
      <w:tblGrid>
        <w:gridCol w:w="2875"/>
        <w:gridCol w:w="2088"/>
        <w:gridCol w:w="2088"/>
        <w:gridCol w:w="2158"/>
      </w:tblGrid>
      <w:tr w:rsidRPr="00B770C6" w:rsidR="000A04AF" w:rsidTr="00A775C5" w14:paraId="33D81899" w14:textId="77777777">
        <w:tc>
          <w:tcPr>
            <w:tcW w:w="2875" w:type="dxa"/>
          </w:tcPr>
          <w:p w:rsidRPr="00B770C6" w:rsidR="000A04AF" w:rsidP="00A775C5" w:rsidRDefault="000A04AF" w14:paraId="789B54F6" w14:textId="77777777">
            <w:pPr>
              <w:pStyle w:val="BodyText"/>
            </w:pPr>
            <w:r>
              <w:t>Name of the KPI</w:t>
            </w:r>
          </w:p>
        </w:tc>
        <w:tc>
          <w:tcPr>
            <w:tcW w:w="2088" w:type="dxa"/>
          </w:tcPr>
          <w:p w:rsidRPr="00B770C6" w:rsidR="000A04AF" w:rsidP="00A775C5" w:rsidRDefault="000A04AF" w14:paraId="7A176217" w14:textId="77777777">
            <w:pPr>
              <w:pStyle w:val="BodyText"/>
              <w:jc w:val="center"/>
            </w:pPr>
            <w:r w:rsidRPr="00B770C6">
              <w:t>Initial value</w:t>
            </w:r>
          </w:p>
        </w:tc>
        <w:tc>
          <w:tcPr>
            <w:tcW w:w="2088" w:type="dxa"/>
          </w:tcPr>
          <w:p w:rsidRPr="00B770C6" w:rsidR="000A04AF" w:rsidP="00A775C5" w:rsidRDefault="000A04AF" w14:paraId="6E1B0EF4" w14:textId="77777777">
            <w:pPr>
              <w:pStyle w:val="BodyText"/>
              <w:jc w:val="center"/>
            </w:pPr>
            <w:r w:rsidRPr="00B770C6">
              <w:t>Targeted value</w:t>
            </w:r>
          </w:p>
        </w:tc>
        <w:tc>
          <w:tcPr>
            <w:tcW w:w="2158" w:type="dxa"/>
          </w:tcPr>
          <w:p w:rsidRPr="00B770C6" w:rsidR="000A04AF" w:rsidP="00A775C5" w:rsidRDefault="000A04AF" w14:paraId="1F19978F" w14:textId="77777777">
            <w:pPr>
              <w:pStyle w:val="BodyText"/>
              <w:jc w:val="center"/>
            </w:pPr>
            <w:r w:rsidRPr="00B770C6">
              <w:t>Current value</w:t>
            </w:r>
          </w:p>
        </w:tc>
      </w:tr>
      <w:tr w:rsidRPr="00B770C6" w:rsidR="000A04AF" w:rsidTr="00A775C5" w14:paraId="001E78F8" w14:textId="77777777">
        <w:tblPrEx>
          <w:tblLook w:val="0080" w:firstRow="0" w:lastRow="0" w:firstColumn="1" w:lastColumn="0" w:noHBand="0" w:noVBand="0"/>
        </w:tblPrEx>
        <w:tc>
          <w:tcPr>
            <w:tcW w:w="2875" w:type="dxa"/>
          </w:tcPr>
          <w:p w:rsidRPr="00A32B82" w:rsidR="000A04AF" w:rsidP="00A775C5" w:rsidRDefault="000A04AF" w14:paraId="043482A6" w14:textId="77777777">
            <w:pPr>
              <w:pStyle w:val="BodyText"/>
            </w:pPr>
            <w:r w:rsidRPr="00A32B82">
              <w:t>AI solution (number of AI application areas, e.g. image recognition)</w:t>
            </w:r>
          </w:p>
        </w:tc>
        <w:tc>
          <w:tcPr>
            <w:tcW w:w="2088" w:type="dxa"/>
          </w:tcPr>
          <w:p w:rsidRPr="00A32B82" w:rsidR="000A04AF" w:rsidP="00A775C5" w:rsidRDefault="000A04AF" w14:paraId="6D84BE58" w14:textId="77777777">
            <w:pPr>
              <w:pStyle w:val="BodyText"/>
            </w:pPr>
            <w:r w:rsidRPr="00A32B82">
              <w:t>3 application areas</w:t>
            </w:r>
          </w:p>
          <w:p w:rsidRPr="00A32B82" w:rsidR="000A04AF" w:rsidP="00A775C5" w:rsidRDefault="000A04AF" w14:paraId="18871DF9" w14:textId="77777777">
            <w:pPr>
              <w:pStyle w:val="BodyText"/>
            </w:pPr>
          </w:p>
        </w:tc>
        <w:tc>
          <w:tcPr>
            <w:tcW w:w="2088" w:type="dxa"/>
          </w:tcPr>
          <w:p w:rsidRPr="00A32B82" w:rsidR="000A04AF" w:rsidP="00A775C5" w:rsidRDefault="000A04AF" w14:paraId="1295916E" w14:textId="77777777">
            <w:pPr>
              <w:pStyle w:val="BodyText"/>
            </w:pPr>
            <w:r w:rsidRPr="00A32B82">
              <w:t>4 application areas</w:t>
            </w:r>
          </w:p>
        </w:tc>
        <w:tc>
          <w:tcPr>
            <w:tcW w:w="2158" w:type="dxa"/>
          </w:tcPr>
          <w:p w:rsidRPr="00305533" w:rsidR="000A04AF" w:rsidP="00A775C5" w:rsidRDefault="000A04AF" w14:paraId="0EF8F6BD" w14:textId="77777777">
            <w:pPr>
              <w:pStyle w:val="BodyText"/>
            </w:pPr>
            <w:r w:rsidRPr="00305533">
              <w:t>3 application areas</w:t>
            </w:r>
            <w:r w:rsidRPr="00305533">
              <w:rPr>
                <w:rStyle w:val="FootnoteReference"/>
              </w:rPr>
              <w:footnoteReference w:id="5"/>
            </w:r>
          </w:p>
        </w:tc>
      </w:tr>
      <w:tr w:rsidRPr="00B770C6" w:rsidR="000A04AF" w:rsidTr="00A775C5" w14:paraId="11AE8769" w14:textId="77777777">
        <w:tblPrEx>
          <w:tblLook w:val="0080" w:firstRow="0" w:lastRow="0" w:firstColumn="1" w:lastColumn="0" w:noHBand="0" w:noVBand="0"/>
        </w:tblPrEx>
        <w:tc>
          <w:tcPr>
            <w:tcW w:w="2875" w:type="dxa"/>
          </w:tcPr>
          <w:p w:rsidRPr="00A32B82" w:rsidR="000A04AF" w:rsidP="00A775C5" w:rsidRDefault="000A04AF" w14:paraId="2C138070" w14:textId="77777777">
            <w:pPr>
              <w:pStyle w:val="BodyText"/>
            </w:pPr>
            <w:r w:rsidRPr="00A32B82">
              <w:t>Task planning solution (number of task planning support features)</w:t>
            </w:r>
          </w:p>
        </w:tc>
        <w:tc>
          <w:tcPr>
            <w:tcW w:w="2088" w:type="dxa"/>
          </w:tcPr>
          <w:p w:rsidRPr="00A32B82" w:rsidR="000A04AF" w:rsidP="00A775C5" w:rsidRDefault="000A04AF" w14:paraId="033300F7" w14:textId="77777777">
            <w:pPr>
              <w:pStyle w:val="BodyText"/>
            </w:pPr>
            <w:r w:rsidRPr="00A32B82">
              <w:t>1 task planning features</w:t>
            </w:r>
          </w:p>
        </w:tc>
        <w:tc>
          <w:tcPr>
            <w:tcW w:w="2088" w:type="dxa"/>
          </w:tcPr>
          <w:p w:rsidRPr="00A32B82" w:rsidR="000A04AF" w:rsidP="00A775C5" w:rsidRDefault="000A04AF" w14:paraId="56B8AF0A" w14:textId="77777777">
            <w:pPr>
              <w:pStyle w:val="BodyText"/>
            </w:pPr>
            <w:r w:rsidRPr="00A32B82">
              <w:t>3 task planning features</w:t>
            </w:r>
          </w:p>
        </w:tc>
        <w:tc>
          <w:tcPr>
            <w:tcW w:w="2158" w:type="dxa"/>
          </w:tcPr>
          <w:p w:rsidRPr="00305533" w:rsidR="000A04AF" w:rsidP="00A775C5" w:rsidRDefault="000A04AF" w14:paraId="061FEC07" w14:textId="77777777">
            <w:pPr>
              <w:pStyle w:val="BodyText"/>
            </w:pPr>
            <w:r w:rsidRPr="00305533">
              <w:t>1 task planning features</w:t>
            </w:r>
            <w:r w:rsidRPr="00305533">
              <w:rPr>
                <w:rStyle w:val="FootnoteReference"/>
              </w:rPr>
              <w:footnoteReference w:id="6"/>
            </w:r>
          </w:p>
        </w:tc>
      </w:tr>
      <w:tr w:rsidRPr="00B770C6" w:rsidR="000A04AF" w:rsidTr="00A775C5" w14:paraId="5A5C954D" w14:textId="77777777">
        <w:tblPrEx>
          <w:tblLook w:val="0080" w:firstRow="0" w:lastRow="0" w:firstColumn="1" w:lastColumn="0" w:noHBand="0" w:noVBand="0"/>
        </w:tblPrEx>
        <w:tc>
          <w:tcPr>
            <w:tcW w:w="2875" w:type="dxa"/>
          </w:tcPr>
          <w:p w:rsidRPr="00A32B82" w:rsidR="000A04AF" w:rsidP="00A775C5" w:rsidRDefault="000A04AF" w14:paraId="6F8D89D4" w14:textId="77777777">
            <w:pPr>
              <w:pStyle w:val="BodyText"/>
            </w:pPr>
            <w:r w:rsidRPr="00A32B82">
              <w:t>Data anomaly alerting solution (number of alert types supported)</w:t>
            </w:r>
          </w:p>
        </w:tc>
        <w:tc>
          <w:tcPr>
            <w:tcW w:w="2088" w:type="dxa"/>
          </w:tcPr>
          <w:p w:rsidRPr="00A32B82" w:rsidR="000A04AF" w:rsidP="00A775C5" w:rsidRDefault="000A04AF" w14:paraId="23ED7D2F" w14:textId="77777777">
            <w:pPr>
              <w:pStyle w:val="BodyText"/>
            </w:pPr>
            <w:r w:rsidRPr="00A32B82">
              <w:t>0 alert types</w:t>
            </w:r>
          </w:p>
        </w:tc>
        <w:tc>
          <w:tcPr>
            <w:tcW w:w="2088" w:type="dxa"/>
          </w:tcPr>
          <w:p w:rsidRPr="00A32B82" w:rsidR="000A04AF" w:rsidP="00A775C5" w:rsidRDefault="000A04AF" w14:paraId="68E82E97" w14:textId="77777777">
            <w:pPr>
              <w:pStyle w:val="BodyText"/>
            </w:pPr>
            <w:r>
              <w:t>3</w:t>
            </w:r>
            <w:r w:rsidRPr="00A32B82">
              <w:t xml:space="preserve"> alert types</w:t>
            </w:r>
          </w:p>
        </w:tc>
        <w:tc>
          <w:tcPr>
            <w:tcW w:w="2158" w:type="dxa"/>
          </w:tcPr>
          <w:p w:rsidRPr="00305533" w:rsidR="000A04AF" w:rsidP="00A775C5" w:rsidRDefault="000A04AF" w14:paraId="2E5051BD" w14:textId="77777777">
            <w:pPr>
              <w:pStyle w:val="BodyText"/>
            </w:pPr>
            <w:r w:rsidRPr="00305533">
              <w:t>3 alert types</w:t>
            </w:r>
            <w:r w:rsidRPr="00305533">
              <w:rPr>
                <w:rStyle w:val="FootnoteReference"/>
              </w:rPr>
              <w:footnoteReference w:id="7"/>
            </w:r>
          </w:p>
        </w:tc>
      </w:tr>
    </w:tbl>
    <w:p w:rsidR="000A04AF" w:rsidP="000A04AF" w:rsidRDefault="000A04AF" w14:paraId="2CD89C6A" w14:textId="77777777">
      <w:pPr>
        <w:pStyle w:val="ITEABodyText"/>
        <w:ind w:left="720"/>
        <w:jc w:val="both"/>
      </w:pPr>
    </w:p>
    <w:p w:rsidR="000A04AF" w:rsidP="000A04AF" w:rsidRDefault="000A04AF" w14:paraId="0CF56880" w14:textId="77777777">
      <w:pPr>
        <w:pStyle w:val="ITEABodyText"/>
        <w:ind w:left="720"/>
        <w:jc w:val="both"/>
      </w:pPr>
    </w:p>
    <w:p w:rsidR="000A04AF" w:rsidP="00D977C3" w:rsidRDefault="000A04AF" w14:paraId="3DB6AFBF" w14:textId="77777777">
      <w:pPr>
        <w:pStyle w:val="BodyText"/>
        <w:numPr>
          <w:ilvl w:val="0"/>
          <w:numId w:val="19"/>
        </w:numPr>
        <w:spacing w:after="200" w:line="276" w:lineRule="auto"/>
      </w:pPr>
      <w:r w:rsidRPr="00F826FE">
        <w:rPr>
          <w:lang w:val="en-US"/>
        </w:rPr>
        <w:t xml:space="preserve">KPI </w:t>
      </w:r>
      <w:r w:rsidRPr="00F826FE">
        <w:t>critical energy distribution (UC 4)</w:t>
      </w:r>
    </w:p>
    <w:tbl>
      <w:tblPr>
        <w:tblStyle w:val="TableGrid"/>
        <w:tblW w:w="9209" w:type="dxa"/>
        <w:tblLook w:val="04A0" w:firstRow="1" w:lastRow="0" w:firstColumn="1" w:lastColumn="0" w:noHBand="0" w:noVBand="1"/>
      </w:tblPr>
      <w:tblGrid>
        <w:gridCol w:w="2875"/>
        <w:gridCol w:w="2088"/>
        <w:gridCol w:w="2088"/>
        <w:gridCol w:w="2158"/>
      </w:tblGrid>
      <w:tr w:rsidRPr="00B770C6" w:rsidR="000A04AF" w:rsidTr="00A775C5" w14:paraId="6CF9093E" w14:textId="77777777">
        <w:tc>
          <w:tcPr>
            <w:tcW w:w="2875" w:type="dxa"/>
          </w:tcPr>
          <w:p w:rsidRPr="00B770C6" w:rsidR="000A04AF" w:rsidP="00A775C5" w:rsidRDefault="000A04AF" w14:paraId="24810389" w14:textId="77777777">
            <w:pPr>
              <w:pStyle w:val="BodyText"/>
            </w:pPr>
            <w:r>
              <w:t>Name of the KPI</w:t>
            </w:r>
          </w:p>
        </w:tc>
        <w:tc>
          <w:tcPr>
            <w:tcW w:w="2088" w:type="dxa"/>
          </w:tcPr>
          <w:p w:rsidRPr="00B770C6" w:rsidR="000A04AF" w:rsidP="00A775C5" w:rsidRDefault="000A04AF" w14:paraId="04716DBF" w14:textId="77777777">
            <w:pPr>
              <w:pStyle w:val="BodyText"/>
              <w:jc w:val="center"/>
            </w:pPr>
            <w:r w:rsidRPr="00B770C6">
              <w:t>Initial value</w:t>
            </w:r>
          </w:p>
        </w:tc>
        <w:tc>
          <w:tcPr>
            <w:tcW w:w="2088" w:type="dxa"/>
          </w:tcPr>
          <w:p w:rsidRPr="00B770C6" w:rsidR="000A04AF" w:rsidP="00A775C5" w:rsidRDefault="000A04AF" w14:paraId="0E8BFD19" w14:textId="77777777">
            <w:pPr>
              <w:pStyle w:val="BodyText"/>
              <w:jc w:val="center"/>
            </w:pPr>
            <w:r w:rsidRPr="00B770C6">
              <w:t>Targeted value</w:t>
            </w:r>
          </w:p>
        </w:tc>
        <w:tc>
          <w:tcPr>
            <w:tcW w:w="2158" w:type="dxa"/>
          </w:tcPr>
          <w:p w:rsidRPr="00B770C6" w:rsidR="000A04AF" w:rsidP="00A775C5" w:rsidRDefault="000A04AF" w14:paraId="2B797137" w14:textId="77777777">
            <w:pPr>
              <w:pStyle w:val="BodyText"/>
              <w:jc w:val="center"/>
            </w:pPr>
            <w:r w:rsidRPr="00B770C6">
              <w:t>Current value</w:t>
            </w:r>
          </w:p>
        </w:tc>
      </w:tr>
      <w:tr w:rsidRPr="00B770C6" w:rsidR="000A04AF" w:rsidTr="00A775C5" w14:paraId="0361B642" w14:textId="77777777">
        <w:tblPrEx>
          <w:tblLook w:val="0080" w:firstRow="0" w:lastRow="0" w:firstColumn="1" w:lastColumn="0" w:noHBand="0" w:noVBand="0"/>
        </w:tblPrEx>
        <w:tc>
          <w:tcPr>
            <w:tcW w:w="2875" w:type="dxa"/>
          </w:tcPr>
          <w:p w:rsidRPr="003443CF" w:rsidR="000A04AF" w:rsidP="00A775C5" w:rsidRDefault="000A04AF" w14:paraId="28E48D8E" w14:textId="77777777">
            <w:pPr>
              <w:pStyle w:val="BodyText"/>
              <w:rPr>
                <w:i/>
                <w:u w:val="single"/>
              </w:rPr>
            </w:pPr>
            <w:r w:rsidRPr="00A32B82">
              <w:t>Number of consumers enrolled in flexibility program</w:t>
            </w:r>
          </w:p>
        </w:tc>
        <w:tc>
          <w:tcPr>
            <w:tcW w:w="2088" w:type="dxa"/>
          </w:tcPr>
          <w:p w:rsidRPr="00B770C6" w:rsidR="000A04AF" w:rsidP="00A775C5" w:rsidRDefault="000A04AF" w14:paraId="63174824" w14:textId="77777777">
            <w:pPr>
              <w:pStyle w:val="BodyText"/>
            </w:pPr>
            <w:r w:rsidRPr="00A32B82">
              <w:t>0</w:t>
            </w:r>
          </w:p>
        </w:tc>
        <w:tc>
          <w:tcPr>
            <w:tcW w:w="2088" w:type="dxa"/>
          </w:tcPr>
          <w:p w:rsidRPr="00B770C6" w:rsidR="000A04AF" w:rsidP="00A775C5" w:rsidRDefault="000A04AF" w14:paraId="0F3778D4" w14:textId="77777777">
            <w:pPr>
              <w:pStyle w:val="BodyText"/>
            </w:pPr>
            <w:r w:rsidRPr="00A32B82">
              <w:t>10</w:t>
            </w:r>
          </w:p>
        </w:tc>
        <w:tc>
          <w:tcPr>
            <w:tcW w:w="2158" w:type="dxa"/>
          </w:tcPr>
          <w:p w:rsidRPr="00305533" w:rsidR="000A04AF" w:rsidP="00A775C5" w:rsidRDefault="000A04AF" w14:paraId="5E231822" w14:textId="77777777">
            <w:pPr>
              <w:pStyle w:val="BodyText"/>
            </w:pPr>
            <w:r w:rsidRPr="00305533">
              <w:t>0</w:t>
            </w:r>
          </w:p>
        </w:tc>
      </w:tr>
      <w:tr w:rsidRPr="00B770C6" w:rsidR="000A04AF" w:rsidTr="00A775C5" w14:paraId="5E60944E" w14:textId="77777777">
        <w:tblPrEx>
          <w:tblLook w:val="0080" w:firstRow="0" w:lastRow="0" w:firstColumn="1" w:lastColumn="0" w:noHBand="0" w:noVBand="0"/>
        </w:tblPrEx>
        <w:tc>
          <w:tcPr>
            <w:tcW w:w="2875" w:type="dxa"/>
          </w:tcPr>
          <w:p w:rsidRPr="00A32B82" w:rsidR="000A04AF" w:rsidP="00A775C5" w:rsidRDefault="000A04AF" w14:paraId="5699B6A6" w14:textId="77777777">
            <w:pPr>
              <w:pStyle w:val="BodyText"/>
            </w:pPr>
            <w:r w:rsidRPr="00A32B82">
              <w:t>Amount of Energy transacted (kWh)</w:t>
            </w:r>
          </w:p>
        </w:tc>
        <w:tc>
          <w:tcPr>
            <w:tcW w:w="2088" w:type="dxa"/>
          </w:tcPr>
          <w:p w:rsidR="000A04AF" w:rsidP="00A775C5" w:rsidRDefault="000A04AF" w14:paraId="6200F2BE" w14:textId="77777777">
            <w:pPr>
              <w:pStyle w:val="BodyText"/>
            </w:pPr>
            <w:r w:rsidRPr="00A32B82">
              <w:t>0</w:t>
            </w:r>
          </w:p>
        </w:tc>
        <w:tc>
          <w:tcPr>
            <w:tcW w:w="2088" w:type="dxa"/>
          </w:tcPr>
          <w:p w:rsidR="000A04AF" w:rsidP="00A775C5" w:rsidRDefault="000A04AF" w14:paraId="596D4734" w14:textId="77777777">
            <w:pPr>
              <w:pStyle w:val="BodyText"/>
            </w:pPr>
            <w:r w:rsidRPr="00A32B82">
              <w:t>20</w:t>
            </w:r>
          </w:p>
        </w:tc>
        <w:tc>
          <w:tcPr>
            <w:tcW w:w="2158" w:type="dxa"/>
          </w:tcPr>
          <w:p w:rsidRPr="00305533" w:rsidR="000A04AF" w:rsidP="00A775C5" w:rsidRDefault="000A04AF" w14:paraId="50516A1C" w14:textId="77777777">
            <w:pPr>
              <w:pStyle w:val="BodyText"/>
            </w:pPr>
            <w:r w:rsidRPr="00305533">
              <w:t>0</w:t>
            </w:r>
          </w:p>
        </w:tc>
      </w:tr>
      <w:tr w:rsidRPr="00B770C6" w:rsidR="000A04AF" w:rsidTr="00A775C5" w14:paraId="2FA195ED" w14:textId="77777777">
        <w:tblPrEx>
          <w:tblLook w:val="0080" w:firstRow="0" w:lastRow="0" w:firstColumn="1" w:lastColumn="0" w:noHBand="0" w:noVBand="0"/>
        </w:tblPrEx>
        <w:tc>
          <w:tcPr>
            <w:tcW w:w="2875" w:type="dxa"/>
          </w:tcPr>
          <w:p w:rsidRPr="00A32B82" w:rsidR="000A04AF" w:rsidP="00A775C5" w:rsidRDefault="000A04AF" w14:paraId="3A264FE6" w14:textId="77777777">
            <w:pPr>
              <w:pStyle w:val="BodyText"/>
            </w:pPr>
            <w:r w:rsidRPr="00A32B82">
              <w:t>Voltage issue events number</w:t>
            </w:r>
          </w:p>
        </w:tc>
        <w:tc>
          <w:tcPr>
            <w:tcW w:w="2088" w:type="dxa"/>
          </w:tcPr>
          <w:p w:rsidR="000A04AF" w:rsidP="00A775C5" w:rsidRDefault="000A04AF" w14:paraId="6AD4030B" w14:textId="77777777">
            <w:pPr>
              <w:pStyle w:val="BodyText"/>
            </w:pPr>
            <w:r w:rsidRPr="00A32B82">
              <w:t>20</w:t>
            </w:r>
          </w:p>
        </w:tc>
        <w:tc>
          <w:tcPr>
            <w:tcW w:w="2088" w:type="dxa"/>
          </w:tcPr>
          <w:p w:rsidR="000A04AF" w:rsidP="00A775C5" w:rsidRDefault="000A04AF" w14:paraId="6285AAB0" w14:textId="77777777">
            <w:pPr>
              <w:pStyle w:val="BodyText"/>
            </w:pPr>
            <w:r w:rsidRPr="00A32B82">
              <w:t>2</w:t>
            </w:r>
          </w:p>
        </w:tc>
        <w:tc>
          <w:tcPr>
            <w:tcW w:w="2158" w:type="dxa"/>
          </w:tcPr>
          <w:p w:rsidRPr="00305533" w:rsidR="000A04AF" w:rsidP="00A775C5" w:rsidRDefault="000A04AF" w14:paraId="3CF21F25" w14:textId="77777777">
            <w:pPr>
              <w:pStyle w:val="BodyText"/>
            </w:pPr>
            <w:r w:rsidRPr="00305533">
              <w:t>20</w:t>
            </w:r>
          </w:p>
        </w:tc>
      </w:tr>
      <w:tr w:rsidRPr="00B770C6" w:rsidR="000A04AF" w:rsidTr="00A775C5" w14:paraId="0CABA320" w14:textId="77777777">
        <w:tblPrEx>
          <w:tblLook w:val="0080" w:firstRow="0" w:lastRow="0" w:firstColumn="1" w:lastColumn="0" w:noHBand="0" w:noVBand="0"/>
        </w:tblPrEx>
        <w:tc>
          <w:tcPr>
            <w:tcW w:w="2875" w:type="dxa"/>
          </w:tcPr>
          <w:p w:rsidRPr="00A32B82" w:rsidR="000A04AF" w:rsidP="00A775C5" w:rsidRDefault="000A04AF" w14:paraId="65016383" w14:textId="77777777">
            <w:pPr>
              <w:pStyle w:val="BodyText"/>
            </w:pPr>
            <w:r w:rsidRPr="00A32B82">
              <w:t>Average duration of voltage issues (min)</w:t>
            </w:r>
          </w:p>
        </w:tc>
        <w:tc>
          <w:tcPr>
            <w:tcW w:w="2088" w:type="dxa"/>
          </w:tcPr>
          <w:p w:rsidR="000A04AF" w:rsidP="00A775C5" w:rsidRDefault="000A04AF" w14:paraId="01537E32" w14:textId="77777777">
            <w:pPr>
              <w:pStyle w:val="BodyText"/>
            </w:pPr>
            <w:r w:rsidRPr="00A32B82">
              <w:t>30</w:t>
            </w:r>
          </w:p>
        </w:tc>
        <w:tc>
          <w:tcPr>
            <w:tcW w:w="2088" w:type="dxa"/>
          </w:tcPr>
          <w:p w:rsidR="000A04AF" w:rsidP="00A775C5" w:rsidRDefault="000A04AF" w14:paraId="7B1D0353" w14:textId="77777777">
            <w:pPr>
              <w:pStyle w:val="BodyText"/>
            </w:pPr>
            <w:r w:rsidRPr="00A32B82">
              <w:t>10</w:t>
            </w:r>
          </w:p>
        </w:tc>
        <w:tc>
          <w:tcPr>
            <w:tcW w:w="2158" w:type="dxa"/>
          </w:tcPr>
          <w:p w:rsidRPr="00305533" w:rsidR="000A04AF" w:rsidP="00A775C5" w:rsidRDefault="000A04AF" w14:paraId="23158C14" w14:textId="77777777">
            <w:pPr>
              <w:pStyle w:val="BodyText"/>
            </w:pPr>
            <w:r w:rsidRPr="00305533">
              <w:t>30</w:t>
            </w:r>
          </w:p>
        </w:tc>
      </w:tr>
      <w:tr w:rsidRPr="00B770C6" w:rsidR="000A04AF" w:rsidTr="00A775C5" w14:paraId="44CDB974" w14:textId="77777777">
        <w:tblPrEx>
          <w:tblLook w:val="0080" w:firstRow="0" w:lastRow="0" w:firstColumn="1" w:lastColumn="0" w:noHBand="0" w:noVBand="0"/>
        </w:tblPrEx>
        <w:tc>
          <w:tcPr>
            <w:tcW w:w="2875" w:type="dxa"/>
          </w:tcPr>
          <w:p w:rsidRPr="00A32B82" w:rsidR="000A04AF" w:rsidP="00A775C5" w:rsidRDefault="000A04AF" w14:paraId="2F9DBD85" w14:textId="77777777">
            <w:pPr>
              <w:pStyle w:val="BodyText"/>
            </w:pPr>
            <w:r w:rsidRPr="00A32B82">
              <w:t>Average time required to solve voltage issues (min)</w:t>
            </w:r>
          </w:p>
        </w:tc>
        <w:tc>
          <w:tcPr>
            <w:tcW w:w="2088" w:type="dxa"/>
          </w:tcPr>
          <w:p w:rsidR="000A04AF" w:rsidP="00A775C5" w:rsidRDefault="000A04AF" w14:paraId="517C6850" w14:textId="77777777">
            <w:pPr>
              <w:pStyle w:val="BodyText"/>
            </w:pPr>
            <w:r w:rsidRPr="00A32B82">
              <w:t>N/A</w:t>
            </w:r>
          </w:p>
        </w:tc>
        <w:tc>
          <w:tcPr>
            <w:tcW w:w="2088" w:type="dxa"/>
          </w:tcPr>
          <w:p w:rsidR="000A04AF" w:rsidP="00A775C5" w:rsidRDefault="000A04AF" w14:paraId="2CBAAC77" w14:textId="77777777">
            <w:pPr>
              <w:pStyle w:val="BodyText"/>
            </w:pPr>
            <w:r w:rsidRPr="00A32B82">
              <w:t>10</w:t>
            </w:r>
          </w:p>
        </w:tc>
        <w:tc>
          <w:tcPr>
            <w:tcW w:w="2158" w:type="dxa"/>
          </w:tcPr>
          <w:p w:rsidRPr="00305533" w:rsidR="000A04AF" w:rsidP="00A775C5" w:rsidRDefault="000A04AF" w14:paraId="10771E2F" w14:textId="77777777">
            <w:pPr>
              <w:pStyle w:val="BodyText"/>
            </w:pPr>
            <w:r w:rsidRPr="00305533">
              <w:t>N/A</w:t>
            </w:r>
          </w:p>
        </w:tc>
      </w:tr>
      <w:tr w:rsidRPr="00B770C6" w:rsidR="000A04AF" w:rsidTr="00A775C5" w14:paraId="20DDC270" w14:textId="77777777">
        <w:tblPrEx>
          <w:tblLook w:val="0080" w:firstRow="0" w:lastRow="0" w:firstColumn="1" w:lastColumn="0" w:noHBand="0" w:noVBand="0"/>
        </w:tblPrEx>
        <w:tc>
          <w:tcPr>
            <w:tcW w:w="2875" w:type="dxa"/>
          </w:tcPr>
          <w:p w:rsidRPr="00A32B82" w:rsidR="000A04AF" w:rsidP="00A775C5" w:rsidRDefault="000A04AF" w14:paraId="235082D1" w14:textId="77777777">
            <w:pPr>
              <w:pStyle w:val="BodyText"/>
            </w:pPr>
            <w:r w:rsidRPr="00A32B82">
              <w:t xml:space="preserve">Line capacity issue events number </w:t>
            </w:r>
          </w:p>
        </w:tc>
        <w:tc>
          <w:tcPr>
            <w:tcW w:w="2088" w:type="dxa"/>
          </w:tcPr>
          <w:p w:rsidR="000A04AF" w:rsidP="00A775C5" w:rsidRDefault="000A04AF" w14:paraId="62B74013" w14:textId="77777777">
            <w:pPr>
              <w:pStyle w:val="BodyText"/>
            </w:pPr>
            <w:r w:rsidRPr="00A32B82">
              <w:t>45</w:t>
            </w:r>
          </w:p>
        </w:tc>
        <w:tc>
          <w:tcPr>
            <w:tcW w:w="2088" w:type="dxa"/>
          </w:tcPr>
          <w:p w:rsidR="000A04AF" w:rsidP="00A775C5" w:rsidRDefault="000A04AF" w14:paraId="2B2202ED" w14:textId="77777777">
            <w:pPr>
              <w:pStyle w:val="BodyText"/>
            </w:pPr>
            <w:r w:rsidRPr="00A32B82">
              <w:t>5</w:t>
            </w:r>
          </w:p>
        </w:tc>
        <w:tc>
          <w:tcPr>
            <w:tcW w:w="2158" w:type="dxa"/>
          </w:tcPr>
          <w:p w:rsidRPr="00305533" w:rsidR="000A04AF" w:rsidP="00A775C5" w:rsidRDefault="000A04AF" w14:paraId="52D718C3" w14:textId="77777777">
            <w:pPr>
              <w:pStyle w:val="BodyText"/>
            </w:pPr>
            <w:r w:rsidRPr="00305533">
              <w:t>45</w:t>
            </w:r>
          </w:p>
        </w:tc>
      </w:tr>
      <w:tr w:rsidRPr="00B770C6" w:rsidR="000A04AF" w:rsidTr="00A775C5" w14:paraId="6E220A45" w14:textId="77777777">
        <w:tblPrEx>
          <w:tblLook w:val="0080" w:firstRow="0" w:lastRow="0" w:firstColumn="1" w:lastColumn="0" w:noHBand="0" w:noVBand="0"/>
        </w:tblPrEx>
        <w:tc>
          <w:tcPr>
            <w:tcW w:w="2875" w:type="dxa"/>
          </w:tcPr>
          <w:p w:rsidRPr="00A32B82" w:rsidR="000A04AF" w:rsidP="00A775C5" w:rsidRDefault="000A04AF" w14:paraId="7679151B" w14:textId="77777777">
            <w:pPr>
              <w:pStyle w:val="BodyText"/>
            </w:pPr>
            <w:r w:rsidRPr="00A32B82">
              <w:t>Average duration of line capacity issues (min)</w:t>
            </w:r>
          </w:p>
        </w:tc>
        <w:tc>
          <w:tcPr>
            <w:tcW w:w="2088" w:type="dxa"/>
          </w:tcPr>
          <w:p w:rsidR="000A04AF" w:rsidP="00A775C5" w:rsidRDefault="000A04AF" w14:paraId="1E2BA585" w14:textId="77777777">
            <w:pPr>
              <w:pStyle w:val="BodyText"/>
            </w:pPr>
            <w:r w:rsidRPr="00A32B82">
              <w:t>45</w:t>
            </w:r>
          </w:p>
        </w:tc>
        <w:tc>
          <w:tcPr>
            <w:tcW w:w="2088" w:type="dxa"/>
          </w:tcPr>
          <w:p w:rsidR="000A04AF" w:rsidP="00A775C5" w:rsidRDefault="000A04AF" w14:paraId="0B79AAC6" w14:textId="77777777">
            <w:pPr>
              <w:pStyle w:val="BodyText"/>
            </w:pPr>
            <w:r w:rsidRPr="00A32B82">
              <w:t>10</w:t>
            </w:r>
          </w:p>
        </w:tc>
        <w:tc>
          <w:tcPr>
            <w:tcW w:w="2158" w:type="dxa"/>
          </w:tcPr>
          <w:p w:rsidRPr="00305533" w:rsidR="000A04AF" w:rsidP="00A775C5" w:rsidRDefault="000A04AF" w14:paraId="55991E08" w14:textId="77777777">
            <w:pPr>
              <w:pStyle w:val="BodyText"/>
            </w:pPr>
            <w:r w:rsidRPr="00305533">
              <w:t>45</w:t>
            </w:r>
          </w:p>
        </w:tc>
      </w:tr>
      <w:tr w:rsidRPr="00B770C6" w:rsidR="000A04AF" w:rsidTr="00A775C5" w14:paraId="0B53C432" w14:textId="77777777">
        <w:tblPrEx>
          <w:tblLook w:val="0080" w:firstRow="0" w:lastRow="0" w:firstColumn="1" w:lastColumn="0" w:noHBand="0" w:noVBand="0"/>
        </w:tblPrEx>
        <w:tc>
          <w:tcPr>
            <w:tcW w:w="2875" w:type="dxa"/>
          </w:tcPr>
          <w:p w:rsidRPr="00A32B82" w:rsidR="000A04AF" w:rsidP="00A775C5" w:rsidRDefault="000A04AF" w14:paraId="2AF0F274" w14:textId="77777777">
            <w:pPr>
              <w:pStyle w:val="BodyText"/>
            </w:pPr>
            <w:r w:rsidRPr="00A32B82">
              <w:t xml:space="preserve">Average time required to solve line capacity issues </w:t>
            </w:r>
          </w:p>
        </w:tc>
        <w:tc>
          <w:tcPr>
            <w:tcW w:w="2088" w:type="dxa"/>
          </w:tcPr>
          <w:p w:rsidR="000A04AF" w:rsidP="00A775C5" w:rsidRDefault="000A04AF" w14:paraId="78920981" w14:textId="77777777">
            <w:pPr>
              <w:pStyle w:val="BodyText"/>
            </w:pPr>
            <w:r w:rsidRPr="00A32B82">
              <w:t>N/A</w:t>
            </w:r>
          </w:p>
        </w:tc>
        <w:tc>
          <w:tcPr>
            <w:tcW w:w="2088" w:type="dxa"/>
          </w:tcPr>
          <w:p w:rsidR="000A04AF" w:rsidP="00A775C5" w:rsidRDefault="000A04AF" w14:paraId="15839101" w14:textId="77777777">
            <w:pPr>
              <w:pStyle w:val="BodyText"/>
            </w:pPr>
            <w:r w:rsidRPr="00A32B82">
              <w:t>10</w:t>
            </w:r>
          </w:p>
        </w:tc>
        <w:tc>
          <w:tcPr>
            <w:tcW w:w="2158" w:type="dxa"/>
          </w:tcPr>
          <w:p w:rsidRPr="002E2E27" w:rsidR="000A04AF" w:rsidP="00A775C5" w:rsidRDefault="000A04AF" w14:paraId="735E7FA5" w14:textId="77777777">
            <w:pPr>
              <w:pStyle w:val="BodyText"/>
              <w:rPr>
                <w:highlight w:val="yellow"/>
              </w:rPr>
            </w:pPr>
            <w:r w:rsidRPr="00305533">
              <w:t>N/A</w:t>
            </w:r>
          </w:p>
        </w:tc>
      </w:tr>
    </w:tbl>
    <w:p w:rsidR="000A04AF" w:rsidP="000A04AF" w:rsidRDefault="000A04AF" w14:paraId="279A7155" w14:textId="77777777">
      <w:pPr>
        <w:pStyle w:val="ITEABodyText"/>
        <w:jc w:val="both"/>
      </w:pPr>
    </w:p>
    <w:p w:rsidR="000A04AF" w:rsidP="000A04AF" w:rsidRDefault="000A04AF" w14:paraId="6AFA8213" w14:textId="77777777">
      <w:pPr>
        <w:pStyle w:val="ITEABodyText"/>
        <w:ind w:left="720"/>
        <w:jc w:val="both"/>
      </w:pPr>
    </w:p>
    <w:p w:rsidRPr="00305533" w:rsidR="000A04AF" w:rsidP="00D977C3" w:rsidRDefault="000A04AF" w14:paraId="275CF596" w14:textId="77777777">
      <w:pPr>
        <w:pStyle w:val="BodyText"/>
        <w:numPr>
          <w:ilvl w:val="0"/>
          <w:numId w:val="20"/>
        </w:numPr>
        <w:spacing w:after="200" w:line="276" w:lineRule="auto"/>
      </w:pPr>
      <w:r w:rsidRPr="00305533">
        <w:rPr>
          <w:lang w:val="en-US"/>
        </w:rPr>
        <w:t>KPI sensing security of people</w:t>
      </w:r>
      <w:r w:rsidRPr="00305533">
        <w:t xml:space="preserve"> (UC 5) </w:t>
      </w:r>
    </w:p>
    <w:tbl>
      <w:tblPr>
        <w:tblStyle w:val="TableGrid"/>
        <w:tblW w:w="9209" w:type="dxa"/>
        <w:tblLook w:val="04A0" w:firstRow="1" w:lastRow="0" w:firstColumn="1" w:lastColumn="0" w:noHBand="0" w:noVBand="1"/>
      </w:tblPr>
      <w:tblGrid>
        <w:gridCol w:w="2875"/>
        <w:gridCol w:w="2088"/>
        <w:gridCol w:w="2088"/>
        <w:gridCol w:w="2158"/>
      </w:tblGrid>
      <w:tr w:rsidRPr="00B770C6" w:rsidR="000A04AF" w:rsidTr="00A775C5" w14:paraId="1926573C" w14:textId="77777777">
        <w:tc>
          <w:tcPr>
            <w:tcW w:w="2875" w:type="dxa"/>
          </w:tcPr>
          <w:p w:rsidRPr="00B770C6" w:rsidR="000A04AF" w:rsidP="00A775C5" w:rsidRDefault="000A04AF" w14:paraId="34463783" w14:textId="77777777">
            <w:pPr>
              <w:pStyle w:val="BodyText"/>
            </w:pPr>
            <w:r>
              <w:t>Name of the KPI</w:t>
            </w:r>
          </w:p>
        </w:tc>
        <w:tc>
          <w:tcPr>
            <w:tcW w:w="2088" w:type="dxa"/>
          </w:tcPr>
          <w:p w:rsidRPr="00B770C6" w:rsidR="000A04AF" w:rsidP="00A775C5" w:rsidRDefault="000A04AF" w14:paraId="04CC6307" w14:textId="77777777">
            <w:pPr>
              <w:pStyle w:val="BodyText"/>
              <w:jc w:val="center"/>
            </w:pPr>
            <w:r w:rsidRPr="00B770C6">
              <w:t>Initial value</w:t>
            </w:r>
          </w:p>
        </w:tc>
        <w:tc>
          <w:tcPr>
            <w:tcW w:w="2088" w:type="dxa"/>
          </w:tcPr>
          <w:p w:rsidRPr="00B770C6" w:rsidR="000A04AF" w:rsidP="00A775C5" w:rsidRDefault="000A04AF" w14:paraId="2FFFAD21" w14:textId="77777777">
            <w:pPr>
              <w:pStyle w:val="BodyText"/>
              <w:jc w:val="center"/>
            </w:pPr>
            <w:r w:rsidRPr="00B770C6">
              <w:t>Targeted value</w:t>
            </w:r>
          </w:p>
        </w:tc>
        <w:tc>
          <w:tcPr>
            <w:tcW w:w="2158" w:type="dxa"/>
          </w:tcPr>
          <w:p w:rsidRPr="00B770C6" w:rsidR="000A04AF" w:rsidP="00A775C5" w:rsidRDefault="000A04AF" w14:paraId="7EA19D8E" w14:textId="77777777">
            <w:pPr>
              <w:pStyle w:val="BodyText"/>
              <w:jc w:val="center"/>
            </w:pPr>
            <w:r>
              <w:t>Current value</w:t>
            </w:r>
            <w:r w:rsidRPr="14A87B3F">
              <w:rPr>
                <w:rStyle w:val="FootnoteReference"/>
              </w:rPr>
              <w:footnoteReference w:id="8"/>
            </w:r>
          </w:p>
        </w:tc>
      </w:tr>
      <w:tr w:rsidRPr="00B770C6" w:rsidR="000A04AF" w:rsidTr="00A775C5" w14:paraId="55706956" w14:textId="77777777">
        <w:tblPrEx>
          <w:tblLook w:val="0080" w:firstRow="0" w:lastRow="0" w:firstColumn="1" w:lastColumn="0" w:noHBand="0" w:noVBand="0"/>
        </w:tblPrEx>
        <w:tc>
          <w:tcPr>
            <w:tcW w:w="2875" w:type="dxa"/>
          </w:tcPr>
          <w:p w:rsidRPr="003443CF" w:rsidR="000A04AF" w:rsidP="00A775C5" w:rsidRDefault="000A04AF" w14:paraId="6EED5C01" w14:textId="77777777">
            <w:pPr>
              <w:pStyle w:val="BodyText"/>
              <w:rPr>
                <w:i/>
                <w:u w:val="single"/>
              </w:rPr>
            </w:pPr>
            <w:r w:rsidRPr="00A32B82">
              <w:t>NPS (overall measure of experience)</w:t>
            </w:r>
          </w:p>
        </w:tc>
        <w:tc>
          <w:tcPr>
            <w:tcW w:w="2088" w:type="dxa"/>
          </w:tcPr>
          <w:p w:rsidRPr="00B770C6" w:rsidR="000A04AF" w:rsidP="00A775C5" w:rsidRDefault="000A04AF" w14:paraId="22EF8FF2" w14:textId="77777777">
            <w:pPr>
              <w:pStyle w:val="BodyText"/>
            </w:pPr>
            <w:r w:rsidRPr="00A32B82">
              <w:t>49</w:t>
            </w:r>
          </w:p>
        </w:tc>
        <w:tc>
          <w:tcPr>
            <w:tcW w:w="2088" w:type="dxa"/>
          </w:tcPr>
          <w:p w:rsidRPr="00B770C6" w:rsidR="000A04AF" w:rsidP="00A775C5" w:rsidRDefault="000A04AF" w14:paraId="5B71FADF" w14:textId="77777777">
            <w:pPr>
              <w:pStyle w:val="BodyText"/>
            </w:pPr>
            <w:r w:rsidRPr="00A32B82">
              <w:t>70 (by the end of the project)</w:t>
            </w:r>
          </w:p>
        </w:tc>
        <w:tc>
          <w:tcPr>
            <w:tcW w:w="2158" w:type="dxa"/>
          </w:tcPr>
          <w:p w:rsidRPr="002E2E27" w:rsidR="000A04AF" w:rsidP="00A775C5" w:rsidRDefault="000A04AF" w14:paraId="3EB2338C" w14:textId="77777777">
            <w:pPr>
              <w:pStyle w:val="BodyText"/>
            </w:pPr>
            <w:r>
              <w:t>54</w:t>
            </w:r>
          </w:p>
        </w:tc>
      </w:tr>
      <w:tr w:rsidRPr="00B770C6" w:rsidR="000A04AF" w:rsidTr="00A775C5" w14:paraId="3915DEB1" w14:textId="77777777">
        <w:tblPrEx>
          <w:tblLook w:val="0080" w:firstRow="0" w:lastRow="0" w:firstColumn="1" w:lastColumn="0" w:noHBand="0" w:noVBand="0"/>
        </w:tblPrEx>
        <w:tc>
          <w:tcPr>
            <w:tcW w:w="2875" w:type="dxa"/>
          </w:tcPr>
          <w:p w:rsidRPr="00A32B82" w:rsidR="000A04AF" w:rsidP="00A775C5" w:rsidRDefault="000A04AF" w14:paraId="5485DC29" w14:textId="77777777">
            <w:pPr>
              <w:pStyle w:val="BodyText"/>
            </w:pPr>
            <w:r w:rsidRPr="00A32B82">
              <w:t>CES (Customer effort score)</w:t>
            </w:r>
          </w:p>
        </w:tc>
        <w:tc>
          <w:tcPr>
            <w:tcW w:w="2088" w:type="dxa"/>
          </w:tcPr>
          <w:p w:rsidRPr="00A32B82" w:rsidR="000A04AF" w:rsidP="00A775C5" w:rsidRDefault="000A04AF" w14:paraId="2E5BFB85" w14:textId="77777777">
            <w:pPr>
              <w:pStyle w:val="BodyText"/>
            </w:pPr>
            <w:r w:rsidRPr="00A32B82">
              <w:t>82%</w:t>
            </w:r>
          </w:p>
        </w:tc>
        <w:tc>
          <w:tcPr>
            <w:tcW w:w="2088" w:type="dxa"/>
          </w:tcPr>
          <w:p w:rsidRPr="00A32B82" w:rsidR="000A04AF" w:rsidP="00A775C5" w:rsidRDefault="000A04AF" w14:paraId="19CCE301" w14:textId="77777777">
            <w:pPr>
              <w:pStyle w:val="BodyText"/>
            </w:pPr>
            <w:r w:rsidRPr="00A32B82">
              <w:t>“use is easy” +90%</w:t>
            </w:r>
          </w:p>
        </w:tc>
        <w:tc>
          <w:tcPr>
            <w:tcW w:w="2158" w:type="dxa"/>
          </w:tcPr>
          <w:p w:rsidRPr="002E2E27" w:rsidR="000A04AF" w:rsidP="00A775C5" w:rsidRDefault="000A04AF" w14:paraId="642D4DFD" w14:textId="77777777">
            <w:pPr>
              <w:pStyle w:val="BodyText"/>
            </w:pPr>
            <w:r>
              <w:t>83%</w:t>
            </w:r>
          </w:p>
        </w:tc>
      </w:tr>
      <w:tr w:rsidRPr="00B770C6" w:rsidR="000A04AF" w:rsidTr="00A775C5" w14:paraId="548D175F" w14:textId="77777777">
        <w:tblPrEx>
          <w:tblLook w:val="0080" w:firstRow="0" w:lastRow="0" w:firstColumn="1" w:lastColumn="0" w:noHBand="0" w:noVBand="0"/>
        </w:tblPrEx>
        <w:tc>
          <w:tcPr>
            <w:tcW w:w="2875" w:type="dxa"/>
          </w:tcPr>
          <w:p w:rsidRPr="00A32B82" w:rsidR="000A04AF" w:rsidP="00A775C5" w:rsidRDefault="000A04AF" w14:paraId="170D08D7" w14:textId="77777777">
            <w:pPr>
              <w:pStyle w:val="BodyText"/>
            </w:pPr>
            <w:r w:rsidRPr="00A32B82">
              <w:t>Sense of Security (feel safe using the product)</w:t>
            </w:r>
          </w:p>
        </w:tc>
        <w:tc>
          <w:tcPr>
            <w:tcW w:w="2088" w:type="dxa"/>
          </w:tcPr>
          <w:p w:rsidRPr="00A32B82" w:rsidR="000A04AF" w:rsidP="00A775C5" w:rsidRDefault="000A04AF" w14:paraId="6A18E018" w14:textId="77777777">
            <w:pPr>
              <w:pStyle w:val="BodyText"/>
            </w:pPr>
            <w:r w:rsidRPr="00A32B82">
              <w:t>86%</w:t>
            </w:r>
          </w:p>
        </w:tc>
        <w:tc>
          <w:tcPr>
            <w:tcW w:w="2088" w:type="dxa"/>
          </w:tcPr>
          <w:p w:rsidRPr="00A32B82" w:rsidR="000A04AF" w:rsidP="00A775C5" w:rsidRDefault="000A04AF" w14:paraId="5759D734" w14:textId="77777777">
            <w:pPr>
              <w:pStyle w:val="BodyText"/>
            </w:pPr>
            <w:r w:rsidRPr="00A32B82">
              <w:t>95%</w:t>
            </w:r>
          </w:p>
        </w:tc>
        <w:tc>
          <w:tcPr>
            <w:tcW w:w="2158" w:type="dxa"/>
          </w:tcPr>
          <w:p w:rsidRPr="002E2E27" w:rsidR="000A04AF" w:rsidP="00A775C5" w:rsidRDefault="000A04AF" w14:paraId="2CA1C19B" w14:textId="77777777">
            <w:pPr>
              <w:pStyle w:val="BodyText"/>
            </w:pPr>
            <w:r>
              <w:t>86%</w:t>
            </w:r>
          </w:p>
        </w:tc>
      </w:tr>
      <w:tr w:rsidRPr="00B770C6" w:rsidR="000A04AF" w:rsidTr="00A775C5" w14:paraId="1894755F" w14:textId="77777777">
        <w:tblPrEx>
          <w:tblLook w:val="0080" w:firstRow="0" w:lastRow="0" w:firstColumn="1" w:lastColumn="0" w:noHBand="0" w:noVBand="0"/>
        </w:tblPrEx>
        <w:tc>
          <w:tcPr>
            <w:tcW w:w="2875" w:type="dxa"/>
          </w:tcPr>
          <w:p w:rsidRPr="00A32B82" w:rsidR="000A04AF" w:rsidP="00A775C5" w:rsidRDefault="000A04AF" w14:paraId="43C67CF7" w14:textId="77777777">
            <w:pPr>
              <w:pStyle w:val="BodyText"/>
            </w:pPr>
            <w:r w:rsidRPr="00A32B82">
              <w:t>Trust (trust in F-Secure)</w:t>
            </w:r>
          </w:p>
        </w:tc>
        <w:tc>
          <w:tcPr>
            <w:tcW w:w="2088" w:type="dxa"/>
          </w:tcPr>
          <w:p w:rsidRPr="00A32B82" w:rsidR="000A04AF" w:rsidP="00A775C5" w:rsidRDefault="000A04AF" w14:paraId="30B4E753" w14:textId="77777777">
            <w:pPr>
              <w:pStyle w:val="BodyText"/>
            </w:pPr>
            <w:r w:rsidRPr="00A32B82">
              <w:t>90%</w:t>
            </w:r>
          </w:p>
        </w:tc>
        <w:tc>
          <w:tcPr>
            <w:tcW w:w="2088" w:type="dxa"/>
          </w:tcPr>
          <w:p w:rsidRPr="00A32B82" w:rsidR="000A04AF" w:rsidP="00A775C5" w:rsidRDefault="000A04AF" w14:paraId="271B1B98" w14:textId="77777777">
            <w:pPr>
              <w:pStyle w:val="BodyText"/>
            </w:pPr>
            <w:r w:rsidRPr="00A32B82">
              <w:t>95%</w:t>
            </w:r>
          </w:p>
        </w:tc>
        <w:tc>
          <w:tcPr>
            <w:tcW w:w="2158" w:type="dxa"/>
          </w:tcPr>
          <w:p w:rsidRPr="002E2E27" w:rsidR="000A04AF" w:rsidP="00A775C5" w:rsidRDefault="000A04AF" w14:paraId="55FE51C9" w14:textId="77777777">
            <w:pPr>
              <w:pStyle w:val="BodyText"/>
            </w:pPr>
            <w:r>
              <w:t>91%</w:t>
            </w:r>
          </w:p>
        </w:tc>
      </w:tr>
    </w:tbl>
    <w:p w:rsidRPr="00F826FE" w:rsidR="000A04AF" w:rsidP="000A04AF" w:rsidRDefault="000A04AF" w14:paraId="12677FD4" w14:textId="77777777">
      <w:pPr>
        <w:pStyle w:val="ITEABodyText"/>
        <w:ind w:left="720"/>
        <w:jc w:val="both"/>
      </w:pPr>
    </w:p>
    <w:p w:rsidR="000A04AF" w:rsidP="000A04AF" w:rsidRDefault="000A04AF" w14:paraId="279F91FA" w14:textId="77777777">
      <w:pPr>
        <w:pStyle w:val="ITEABodyText"/>
        <w:jc w:val="both"/>
      </w:pPr>
    </w:p>
    <w:p w:rsidR="000A04AF" w:rsidP="00D977C3" w:rsidRDefault="000A04AF" w14:paraId="2FAFF2DF" w14:textId="77777777">
      <w:pPr>
        <w:pStyle w:val="BodyText"/>
        <w:numPr>
          <w:ilvl w:val="0"/>
          <w:numId w:val="21"/>
        </w:numPr>
        <w:spacing w:after="200" w:line="276" w:lineRule="auto"/>
      </w:pPr>
      <w:r w:rsidRPr="00F826FE">
        <w:rPr>
          <w:lang w:val="en-US"/>
        </w:rPr>
        <w:t xml:space="preserve">KPI </w:t>
      </w:r>
      <w:proofErr w:type="spellStart"/>
      <w:r w:rsidRPr="00F826FE">
        <w:t>multirouting</w:t>
      </w:r>
      <w:proofErr w:type="spellEnd"/>
      <w:r w:rsidRPr="00F826FE">
        <w:t xml:space="preserve"> secure awareness system for hunting and outdoors (UC 7</w:t>
      </w:r>
      <w:r w:rsidRPr="00305533">
        <w:t>) AP (</w:t>
      </w:r>
      <w:proofErr w:type="spellStart"/>
      <w:r w:rsidRPr="00305533">
        <w:t>Natlink</w:t>
      </w:r>
      <w:proofErr w:type="spellEnd"/>
      <w:r w:rsidRPr="00305533">
        <w:t>, Polar): update current value &amp; add clarification as footnotes</w:t>
      </w:r>
    </w:p>
    <w:tbl>
      <w:tblPr>
        <w:tblStyle w:val="TableGrid"/>
        <w:tblW w:w="9209" w:type="dxa"/>
        <w:tblLook w:val="04A0" w:firstRow="1" w:lastRow="0" w:firstColumn="1" w:lastColumn="0" w:noHBand="0" w:noVBand="1"/>
      </w:tblPr>
      <w:tblGrid>
        <w:gridCol w:w="5240"/>
        <w:gridCol w:w="1276"/>
        <w:gridCol w:w="1134"/>
        <w:gridCol w:w="1559"/>
      </w:tblGrid>
      <w:tr w:rsidRPr="00B770C6" w:rsidR="000A04AF" w:rsidTr="00A775C5" w14:paraId="59EA43EF" w14:textId="77777777">
        <w:tc>
          <w:tcPr>
            <w:tcW w:w="5240" w:type="dxa"/>
          </w:tcPr>
          <w:p w:rsidRPr="00B770C6" w:rsidR="000A04AF" w:rsidP="00A775C5" w:rsidRDefault="000A04AF" w14:paraId="0C0520B1" w14:textId="77777777">
            <w:pPr>
              <w:pStyle w:val="BodyText"/>
            </w:pPr>
            <w:r>
              <w:t>Name of the KPI</w:t>
            </w:r>
          </w:p>
        </w:tc>
        <w:tc>
          <w:tcPr>
            <w:tcW w:w="1276" w:type="dxa"/>
          </w:tcPr>
          <w:p w:rsidRPr="00B770C6" w:rsidR="000A04AF" w:rsidP="00A775C5" w:rsidRDefault="000A04AF" w14:paraId="3BC3EB4F" w14:textId="77777777">
            <w:pPr>
              <w:pStyle w:val="BodyText"/>
              <w:jc w:val="center"/>
            </w:pPr>
            <w:r w:rsidRPr="00B770C6">
              <w:t>Initial value</w:t>
            </w:r>
          </w:p>
        </w:tc>
        <w:tc>
          <w:tcPr>
            <w:tcW w:w="1134" w:type="dxa"/>
          </w:tcPr>
          <w:p w:rsidRPr="00B770C6" w:rsidR="000A04AF" w:rsidP="00A775C5" w:rsidRDefault="000A04AF" w14:paraId="66271AB3" w14:textId="77777777">
            <w:pPr>
              <w:pStyle w:val="BodyText"/>
              <w:jc w:val="center"/>
            </w:pPr>
            <w:r w:rsidRPr="00B770C6">
              <w:t>Targeted value</w:t>
            </w:r>
          </w:p>
        </w:tc>
        <w:tc>
          <w:tcPr>
            <w:tcW w:w="1559" w:type="dxa"/>
          </w:tcPr>
          <w:p w:rsidRPr="00B770C6" w:rsidR="000A04AF" w:rsidP="00A775C5" w:rsidRDefault="000A04AF" w14:paraId="05383F8A" w14:textId="77777777">
            <w:pPr>
              <w:pStyle w:val="BodyText"/>
              <w:jc w:val="center"/>
            </w:pPr>
            <w:r w:rsidRPr="00B770C6">
              <w:t>Current value</w:t>
            </w:r>
          </w:p>
        </w:tc>
      </w:tr>
      <w:tr w:rsidRPr="00B770C6" w:rsidR="000A04AF" w:rsidTr="00A775C5" w14:paraId="580FAF44" w14:textId="77777777">
        <w:tblPrEx>
          <w:tblLook w:val="0080" w:firstRow="0" w:lastRow="0" w:firstColumn="1" w:lastColumn="0" w:noHBand="0" w:noVBand="0"/>
        </w:tblPrEx>
        <w:tc>
          <w:tcPr>
            <w:tcW w:w="5240" w:type="dxa"/>
          </w:tcPr>
          <w:p w:rsidRPr="003443CF" w:rsidR="000A04AF" w:rsidP="00A775C5" w:rsidRDefault="000A04AF" w14:paraId="0B3D0783" w14:textId="77777777">
            <w:pPr>
              <w:pStyle w:val="BodyText"/>
              <w:rPr>
                <w:i/>
                <w:u w:val="single"/>
              </w:rPr>
            </w:pPr>
            <w:r w:rsidRPr="00A32B82">
              <w:t>Radio technology suitability tests (nr of Radio) Technologies: Bluetooth technology(</w:t>
            </w:r>
            <w:proofErr w:type="spellStart"/>
            <w:r w:rsidRPr="00A32B82">
              <w:t>ies</w:t>
            </w:r>
            <w:proofErr w:type="spellEnd"/>
            <w:r w:rsidRPr="00A32B82">
              <w:t xml:space="preserve">), CAT M1, CAT 1 bis, LoRa 500mW and 25mW, </w:t>
            </w:r>
            <w:proofErr w:type="spellStart"/>
            <w:r w:rsidRPr="00A32B82">
              <w:t>Dect</w:t>
            </w:r>
            <w:proofErr w:type="spellEnd"/>
            <w:r w:rsidRPr="00A32B82">
              <w:t xml:space="preserve"> NR+, </w:t>
            </w:r>
            <w:proofErr w:type="spellStart"/>
            <w:r w:rsidRPr="00A32B82">
              <w:t>WiFi</w:t>
            </w:r>
            <w:proofErr w:type="spellEnd"/>
          </w:p>
        </w:tc>
        <w:tc>
          <w:tcPr>
            <w:tcW w:w="1276" w:type="dxa"/>
          </w:tcPr>
          <w:p w:rsidRPr="00B770C6" w:rsidR="000A04AF" w:rsidP="00A775C5" w:rsidRDefault="000A04AF" w14:paraId="3F55DE58" w14:textId="77777777">
            <w:pPr>
              <w:pStyle w:val="BodyText"/>
            </w:pPr>
            <w:r w:rsidRPr="00A32B82">
              <w:t>1</w:t>
            </w:r>
          </w:p>
        </w:tc>
        <w:tc>
          <w:tcPr>
            <w:tcW w:w="1134" w:type="dxa"/>
          </w:tcPr>
          <w:p w:rsidRPr="00B770C6" w:rsidR="000A04AF" w:rsidP="00A775C5" w:rsidRDefault="000A04AF" w14:paraId="5C3FA0D2" w14:textId="77777777">
            <w:pPr>
              <w:pStyle w:val="BodyText"/>
            </w:pPr>
            <w:r w:rsidRPr="00A32B82">
              <w:t>7</w:t>
            </w:r>
          </w:p>
        </w:tc>
        <w:tc>
          <w:tcPr>
            <w:tcW w:w="1559" w:type="dxa"/>
          </w:tcPr>
          <w:p w:rsidRPr="00305533" w:rsidR="000A04AF" w:rsidP="00A775C5" w:rsidRDefault="000A04AF" w14:paraId="100983BD" w14:textId="77777777">
            <w:pPr>
              <w:pStyle w:val="BodyText"/>
            </w:pPr>
            <w:r w:rsidRPr="00305533">
              <w:t>6</w:t>
            </w:r>
            <w:r w:rsidRPr="00305533">
              <w:rPr>
                <w:rStyle w:val="FootnoteReference"/>
              </w:rPr>
              <w:footnoteReference w:id="9"/>
            </w:r>
          </w:p>
        </w:tc>
      </w:tr>
      <w:tr w:rsidRPr="00B770C6" w:rsidR="000A04AF" w:rsidTr="00A775C5" w14:paraId="6AF1CBA7" w14:textId="77777777">
        <w:tblPrEx>
          <w:tblLook w:val="0080" w:firstRow="0" w:lastRow="0" w:firstColumn="1" w:lastColumn="0" w:noHBand="0" w:noVBand="0"/>
        </w:tblPrEx>
        <w:tc>
          <w:tcPr>
            <w:tcW w:w="5240" w:type="dxa"/>
          </w:tcPr>
          <w:p w:rsidRPr="00A32B82" w:rsidR="000A04AF" w:rsidP="00A775C5" w:rsidRDefault="000A04AF" w14:paraId="6CC3BA16" w14:textId="77777777">
            <w:pPr>
              <w:pStyle w:val="BodyText"/>
            </w:pPr>
            <w:r w:rsidRPr="00A32B82">
              <w:t xml:space="preserve">Working prototype for </w:t>
            </w:r>
            <w:proofErr w:type="spellStart"/>
            <w:r w:rsidRPr="00A32B82">
              <w:t>Multicommunicator</w:t>
            </w:r>
            <w:proofErr w:type="spellEnd"/>
            <w:r w:rsidRPr="00A32B82">
              <w:t xml:space="preserve"> device, each of step can also have decimals, so if there are several rounds the final version gives full step. (1: components, 2: schematics, 3: PCB, 4: Mechanics, 5:FW, 6.Antennas, 7. Field test)</w:t>
            </w:r>
          </w:p>
        </w:tc>
        <w:tc>
          <w:tcPr>
            <w:tcW w:w="1276" w:type="dxa"/>
          </w:tcPr>
          <w:p w:rsidRPr="00A32B82" w:rsidR="000A04AF" w:rsidP="00A775C5" w:rsidRDefault="000A04AF" w14:paraId="2BC6DDE5" w14:textId="77777777">
            <w:pPr>
              <w:pStyle w:val="BodyText"/>
            </w:pPr>
            <w:r w:rsidRPr="00A32B82">
              <w:t>0</w:t>
            </w:r>
          </w:p>
        </w:tc>
        <w:tc>
          <w:tcPr>
            <w:tcW w:w="1134" w:type="dxa"/>
          </w:tcPr>
          <w:p w:rsidRPr="00A32B82" w:rsidR="000A04AF" w:rsidP="00A775C5" w:rsidRDefault="000A04AF" w14:paraId="073B766F" w14:textId="77777777">
            <w:pPr>
              <w:pStyle w:val="BodyText"/>
            </w:pPr>
            <w:r w:rsidRPr="00A32B82">
              <w:t>7</w:t>
            </w:r>
          </w:p>
        </w:tc>
        <w:tc>
          <w:tcPr>
            <w:tcW w:w="1559" w:type="dxa"/>
          </w:tcPr>
          <w:p w:rsidRPr="00305533" w:rsidR="000A04AF" w:rsidP="00A775C5" w:rsidRDefault="000A04AF" w14:paraId="0F3B2471" w14:textId="77777777">
            <w:pPr>
              <w:pStyle w:val="BodyText"/>
            </w:pPr>
            <w:r>
              <w:t>5</w:t>
            </w:r>
            <w:r w:rsidRPr="00305533">
              <w:rPr>
                <w:rStyle w:val="FootnoteReference"/>
              </w:rPr>
              <w:footnoteReference w:id="10"/>
            </w:r>
          </w:p>
        </w:tc>
      </w:tr>
      <w:tr w:rsidRPr="00B770C6" w:rsidR="000A04AF" w:rsidTr="00A775C5" w14:paraId="7894C799" w14:textId="77777777">
        <w:tblPrEx>
          <w:tblLook w:val="0080" w:firstRow="0" w:lastRow="0" w:firstColumn="1" w:lastColumn="0" w:noHBand="0" w:noVBand="0"/>
        </w:tblPrEx>
        <w:tc>
          <w:tcPr>
            <w:tcW w:w="5240" w:type="dxa"/>
          </w:tcPr>
          <w:p w:rsidRPr="00A32B82" w:rsidR="000A04AF" w:rsidP="00A775C5" w:rsidRDefault="000A04AF" w14:paraId="591EC63E" w14:textId="77777777">
            <w:pPr>
              <w:pStyle w:val="BodyText"/>
            </w:pPr>
            <w:r w:rsidRPr="00A32B82">
              <w:t xml:space="preserve">Working (prototype) devices to communicate with </w:t>
            </w:r>
            <w:proofErr w:type="spellStart"/>
            <w:r w:rsidRPr="00A32B82">
              <w:t>Multicommunicator</w:t>
            </w:r>
            <w:proofErr w:type="spellEnd"/>
            <w:r w:rsidRPr="00A32B82">
              <w:t xml:space="preserve"> device, via different radios</w:t>
            </w:r>
          </w:p>
        </w:tc>
        <w:tc>
          <w:tcPr>
            <w:tcW w:w="1276" w:type="dxa"/>
          </w:tcPr>
          <w:p w:rsidRPr="00A32B82" w:rsidR="000A04AF" w:rsidP="00A775C5" w:rsidRDefault="000A04AF" w14:paraId="0CA82D0A" w14:textId="77777777">
            <w:pPr>
              <w:pStyle w:val="BodyText"/>
            </w:pPr>
            <w:r w:rsidRPr="00A32B82">
              <w:t>0</w:t>
            </w:r>
          </w:p>
        </w:tc>
        <w:tc>
          <w:tcPr>
            <w:tcW w:w="1134" w:type="dxa"/>
          </w:tcPr>
          <w:p w:rsidRPr="00A32B82" w:rsidR="000A04AF" w:rsidP="00A775C5" w:rsidRDefault="000A04AF" w14:paraId="2AD49D6B" w14:textId="77777777">
            <w:pPr>
              <w:pStyle w:val="BodyText"/>
            </w:pPr>
            <w:r w:rsidRPr="00A32B82">
              <w:t>3</w:t>
            </w:r>
          </w:p>
        </w:tc>
        <w:tc>
          <w:tcPr>
            <w:tcW w:w="1559" w:type="dxa"/>
          </w:tcPr>
          <w:p w:rsidRPr="00305533" w:rsidR="000A04AF" w:rsidP="00A775C5" w:rsidRDefault="000A04AF" w14:paraId="39A7E1F8" w14:textId="77777777">
            <w:pPr>
              <w:pStyle w:val="BodyText"/>
            </w:pPr>
            <w:r>
              <w:t>3</w:t>
            </w:r>
          </w:p>
        </w:tc>
      </w:tr>
      <w:tr w:rsidRPr="00B770C6" w:rsidR="000A04AF" w:rsidTr="00A775C5" w14:paraId="2B541309" w14:textId="77777777">
        <w:tblPrEx>
          <w:tblLook w:val="0080" w:firstRow="0" w:lastRow="0" w:firstColumn="1" w:lastColumn="0" w:noHBand="0" w:noVBand="0"/>
        </w:tblPrEx>
        <w:tc>
          <w:tcPr>
            <w:tcW w:w="5240" w:type="dxa"/>
          </w:tcPr>
          <w:p w:rsidRPr="00A32B82" w:rsidR="000A04AF" w:rsidP="00A775C5" w:rsidRDefault="000A04AF" w14:paraId="7EBA36FC" w14:textId="77777777">
            <w:pPr>
              <w:pStyle w:val="BodyText"/>
            </w:pPr>
            <w:r w:rsidRPr="00A32B82">
              <w:t>New communication protocols implemented and tested, 1: basic design, 2:ciphering ready, 3:IoT and RF designed, 4:IP data Routing, 5:mesh</w:t>
            </w:r>
          </w:p>
        </w:tc>
        <w:tc>
          <w:tcPr>
            <w:tcW w:w="1276" w:type="dxa"/>
          </w:tcPr>
          <w:p w:rsidRPr="00A32B82" w:rsidR="000A04AF" w:rsidP="00A775C5" w:rsidRDefault="000A04AF" w14:paraId="48DC4BDF" w14:textId="77777777">
            <w:pPr>
              <w:pStyle w:val="BodyText"/>
            </w:pPr>
            <w:r w:rsidRPr="00A32B82">
              <w:t>0</w:t>
            </w:r>
          </w:p>
        </w:tc>
        <w:tc>
          <w:tcPr>
            <w:tcW w:w="1134" w:type="dxa"/>
          </w:tcPr>
          <w:p w:rsidRPr="00A32B82" w:rsidR="000A04AF" w:rsidP="00A775C5" w:rsidRDefault="000A04AF" w14:paraId="46577A43" w14:textId="77777777">
            <w:pPr>
              <w:pStyle w:val="BodyText"/>
            </w:pPr>
            <w:r w:rsidRPr="00A32B82">
              <w:t>5</w:t>
            </w:r>
          </w:p>
        </w:tc>
        <w:tc>
          <w:tcPr>
            <w:tcW w:w="1559" w:type="dxa"/>
          </w:tcPr>
          <w:p w:rsidRPr="00305533" w:rsidR="000A04AF" w:rsidP="00A775C5" w:rsidRDefault="000A04AF" w14:paraId="24FA246C" w14:textId="77777777">
            <w:pPr>
              <w:pStyle w:val="BodyText"/>
            </w:pPr>
            <w:r>
              <w:t>3</w:t>
            </w:r>
            <w:r w:rsidRPr="00305533">
              <w:rPr>
                <w:rStyle w:val="FootnoteReference"/>
              </w:rPr>
              <w:footnoteReference w:id="11"/>
            </w:r>
          </w:p>
        </w:tc>
      </w:tr>
      <w:tr w:rsidRPr="00B770C6" w:rsidR="000A04AF" w:rsidTr="00A775C5" w14:paraId="6FF7CE21" w14:textId="77777777">
        <w:tblPrEx>
          <w:tblLook w:val="0080" w:firstRow="0" w:lastRow="0" w:firstColumn="1" w:lastColumn="0" w:noHBand="0" w:noVBand="0"/>
        </w:tblPrEx>
        <w:tc>
          <w:tcPr>
            <w:tcW w:w="5240" w:type="dxa"/>
          </w:tcPr>
          <w:p w:rsidRPr="00A32B82" w:rsidR="000A04AF" w:rsidP="00A775C5" w:rsidRDefault="000A04AF" w14:paraId="536B04E7" w14:textId="77777777">
            <w:pPr>
              <w:pStyle w:val="BodyText"/>
            </w:pPr>
            <w:proofErr w:type="spellStart"/>
            <w:r w:rsidRPr="00A32B82">
              <w:t>DigitalTwins</w:t>
            </w:r>
            <w:proofErr w:type="spellEnd"/>
            <w:r w:rsidRPr="00A32B82">
              <w:t xml:space="preserve"> (2pcs), management, statistic, client </w:t>
            </w:r>
            <w:proofErr w:type="spellStart"/>
            <w:r w:rsidRPr="00A32B82">
              <w:t>uI</w:t>
            </w:r>
            <w:proofErr w:type="spellEnd"/>
            <w:r w:rsidRPr="00A32B82">
              <w:t>, history, mapping systems implemented to support them</w:t>
            </w:r>
          </w:p>
        </w:tc>
        <w:tc>
          <w:tcPr>
            <w:tcW w:w="1276" w:type="dxa"/>
          </w:tcPr>
          <w:p w:rsidRPr="00A32B82" w:rsidR="000A04AF" w:rsidP="00A775C5" w:rsidRDefault="000A04AF" w14:paraId="4BA7FA71" w14:textId="77777777">
            <w:pPr>
              <w:pStyle w:val="BodyText"/>
            </w:pPr>
            <w:r w:rsidRPr="00A32B82">
              <w:t>0</w:t>
            </w:r>
          </w:p>
        </w:tc>
        <w:tc>
          <w:tcPr>
            <w:tcW w:w="1134" w:type="dxa"/>
          </w:tcPr>
          <w:p w:rsidRPr="00A32B82" w:rsidR="000A04AF" w:rsidP="00A775C5" w:rsidRDefault="000A04AF" w14:paraId="063FA9CE" w14:textId="77777777">
            <w:pPr>
              <w:pStyle w:val="BodyText"/>
            </w:pPr>
            <w:r w:rsidRPr="00A32B82">
              <w:t>7</w:t>
            </w:r>
          </w:p>
        </w:tc>
        <w:tc>
          <w:tcPr>
            <w:tcW w:w="1559" w:type="dxa"/>
          </w:tcPr>
          <w:p w:rsidRPr="00305533" w:rsidR="000A04AF" w:rsidP="00A775C5" w:rsidRDefault="000A04AF" w14:paraId="5361F4C3" w14:textId="77777777">
            <w:pPr>
              <w:pStyle w:val="BodyText"/>
            </w:pPr>
            <w:r>
              <w:t>2</w:t>
            </w:r>
          </w:p>
        </w:tc>
      </w:tr>
      <w:tr w:rsidRPr="00B770C6" w:rsidR="000A04AF" w:rsidTr="00A775C5" w14:paraId="506FFA02" w14:textId="77777777">
        <w:tblPrEx>
          <w:tblLook w:val="0080" w:firstRow="0" w:lastRow="0" w:firstColumn="1" w:lastColumn="0" w:noHBand="0" w:noVBand="0"/>
        </w:tblPrEx>
        <w:tc>
          <w:tcPr>
            <w:tcW w:w="5240" w:type="dxa"/>
          </w:tcPr>
          <w:p w:rsidRPr="00A32B82" w:rsidR="000A04AF" w:rsidP="00A775C5" w:rsidRDefault="000A04AF" w14:paraId="10ABBA68" w14:textId="77777777">
            <w:pPr>
              <w:pStyle w:val="BodyText"/>
            </w:pPr>
            <w:r w:rsidRPr="00A32B82">
              <w:t>Security levels implemented: (Basic encryption for all interfaces (1-3), System is handling data viewing rights / ownership changes online, without losing history from original owner (4). System is handling data viewing rights / ownership changes even there is no Internet connection (5)</w:t>
            </w:r>
          </w:p>
        </w:tc>
        <w:tc>
          <w:tcPr>
            <w:tcW w:w="1276" w:type="dxa"/>
          </w:tcPr>
          <w:p w:rsidRPr="00A32B82" w:rsidR="000A04AF" w:rsidP="00A775C5" w:rsidRDefault="000A04AF" w14:paraId="271AE958" w14:textId="77777777">
            <w:pPr>
              <w:pStyle w:val="BodyText"/>
            </w:pPr>
            <w:r w:rsidRPr="00A32B82">
              <w:t>0</w:t>
            </w:r>
          </w:p>
        </w:tc>
        <w:tc>
          <w:tcPr>
            <w:tcW w:w="1134" w:type="dxa"/>
          </w:tcPr>
          <w:p w:rsidRPr="00A32B82" w:rsidR="000A04AF" w:rsidP="00A775C5" w:rsidRDefault="000A04AF" w14:paraId="4E76AC56" w14:textId="77777777">
            <w:pPr>
              <w:pStyle w:val="BodyText"/>
            </w:pPr>
            <w:r w:rsidRPr="00A32B82">
              <w:t>5</w:t>
            </w:r>
          </w:p>
        </w:tc>
        <w:tc>
          <w:tcPr>
            <w:tcW w:w="1559" w:type="dxa"/>
          </w:tcPr>
          <w:p w:rsidRPr="00305533" w:rsidR="000A04AF" w:rsidP="00A775C5" w:rsidRDefault="000A04AF" w14:paraId="39BE3124" w14:textId="77777777">
            <w:pPr>
              <w:pStyle w:val="BodyText"/>
            </w:pPr>
            <w:r>
              <w:t>3</w:t>
            </w:r>
          </w:p>
        </w:tc>
      </w:tr>
      <w:tr w:rsidRPr="00B770C6" w:rsidR="000A04AF" w:rsidTr="00A775C5" w14:paraId="27A5EEB5" w14:textId="77777777">
        <w:tblPrEx>
          <w:tblLook w:val="0080" w:firstRow="0" w:lastRow="0" w:firstColumn="1" w:lastColumn="0" w:noHBand="0" w:noVBand="0"/>
        </w:tblPrEx>
        <w:tc>
          <w:tcPr>
            <w:tcW w:w="5240" w:type="dxa"/>
          </w:tcPr>
          <w:p w:rsidRPr="00A32B82" w:rsidR="000A04AF" w:rsidP="00A775C5" w:rsidRDefault="000A04AF" w14:paraId="72D706F3" w14:textId="77777777">
            <w:pPr>
              <w:pStyle w:val="BodyText"/>
            </w:pPr>
            <w:r w:rsidRPr="00A32B82">
              <w:t>Service usage / maturity level</w:t>
            </w:r>
            <w:r w:rsidRPr="00A32B82">
              <w:br/>
            </w:r>
            <w:r w:rsidRPr="00A32B82">
              <w:t>(1=independent devices and point to point, 2=data forwarded to next device /  server, 3 = data used as system, 4 = system used in other Sa4CPS party / demo, 5 = data / system used by externals / commercial ready status)</w:t>
            </w:r>
          </w:p>
        </w:tc>
        <w:tc>
          <w:tcPr>
            <w:tcW w:w="1276" w:type="dxa"/>
          </w:tcPr>
          <w:p w:rsidRPr="00A32B82" w:rsidR="000A04AF" w:rsidP="00A775C5" w:rsidRDefault="000A04AF" w14:paraId="3E328B84" w14:textId="77777777">
            <w:pPr>
              <w:pStyle w:val="BodyText"/>
            </w:pPr>
            <w:r w:rsidRPr="00A32B82">
              <w:t>0</w:t>
            </w:r>
          </w:p>
        </w:tc>
        <w:tc>
          <w:tcPr>
            <w:tcW w:w="1134" w:type="dxa"/>
          </w:tcPr>
          <w:p w:rsidRPr="00A32B82" w:rsidR="000A04AF" w:rsidP="00A775C5" w:rsidRDefault="000A04AF" w14:paraId="341F2EE1" w14:textId="77777777">
            <w:pPr>
              <w:pStyle w:val="BodyText"/>
            </w:pPr>
            <w:r w:rsidRPr="00A32B82">
              <w:t>5</w:t>
            </w:r>
          </w:p>
        </w:tc>
        <w:tc>
          <w:tcPr>
            <w:tcW w:w="1559" w:type="dxa"/>
          </w:tcPr>
          <w:p w:rsidRPr="002E2E27" w:rsidR="000A04AF" w:rsidP="00A775C5" w:rsidRDefault="000A04AF" w14:paraId="2B56451B" w14:textId="77777777">
            <w:pPr>
              <w:pStyle w:val="BodyText"/>
              <w:rPr>
                <w:highlight w:val="yellow"/>
              </w:rPr>
            </w:pPr>
            <w:r>
              <w:t>2</w:t>
            </w:r>
          </w:p>
        </w:tc>
      </w:tr>
    </w:tbl>
    <w:p w:rsidR="000A04AF" w:rsidP="000A04AF" w:rsidRDefault="000A04AF" w14:paraId="23C35DB0" w14:textId="77777777">
      <w:pPr>
        <w:pStyle w:val="ITEABodyText"/>
        <w:jc w:val="both"/>
      </w:pPr>
    </w:p>
    <w:p w:rsidR="000A04AF" w:rsidP="000A04AF" w:rsidRDefault="000A04AF" w14:paraId="18EDEACD" w14:textId="77777777">
      <w:pPr>
        <w:pStyle w:val="ITEABodyText"/>
        <w:jc w:val="both"/>
      </w:pPr>
      <w:r>
        <w:t>Situational awareness system for personal and group guidance (UC7, Polar)</w:t>
      </w:r>
    </w:p>
    <w:tbl>
      <w:tblPr>
        <w:tblStyle w:val="TableGrid"/>
        <w:tblW w:w="0" w:type="auto"/>
        <w:tblLook w:val="04A0" w:firstRow="1" w:lastRow="0" w:firstColumn="1" w:lastColumn="0" w:noHBand="0" w:noVBand="1"/>
      </w:tblPr>
      <w:tblGrid>
        <w:gridCol w:w="5240"/>
        <w:gridCol w:w="1276"/>
        <w:gridCol w:w="1134"/>
        <w:gridCol w:w="1559"/>
      </w:tblGrid>
      <w:tr w:rsidR="000A04AF" w:rsidTr="00A775C5" w14:paraId="14737311" w14:textId="77777777">
        <w:trPr>
          <w:trHeight w:val="300"/>
        </w:trPr>
        <w:tc>
          <w:tcPr>
            <w:tcW w:w="5240" w:type="dxa"/>
          </w:tcPr>
          <w:p w:rsidR="000A04AF" w:rsidP="00A775C5" w:rsidRDefault="000A04AF" w14:paraId="7A558759" w14:textId="77777777">
            <w:pPr>
              <w:pStyle w:val="BodyText"/>
            </w:pPr>
            <w:r>
              <w:t>Name of the KPI</w:t>
            </w:r>
          </w:p>
        </w:tc>
        <w:tc>
          <w:tcPr>
            <w:tcW w:w="1276" w:type="dxa"/>
          </w:tcPr>
          <w:p w:rsidR="000A04AF" w:rsidP="00A775C5" w:rsidRDefault="000A04AF" w14:paraId="3E36491C" w14:textId="77777777">
            <w:pPr>
              <w:pStyle w:val="BodyText"/>
            </w:pPr>
            <w:r>
              <w:t>Initial value</w:t>
            </w:r>
          </w:p>
        </w:tc>
        <w:tc>
          <w:tcPr>
            <w:tcW w:w="1134" w:type="dxa"/>
          </w:tcPr>
          <w:p w:rsidR="000A04AF" w:rsidP="00A775C5" w:rsidRDefault="000A04AF" w14:paraId="439F80AD" w14:textId="77777777">
            <w:pPr>
              <w:pStyle w:val="BodyText"/>
            </w:pPr>
            <w:r>
              <w:t>Targeted value</w:t>
            </w:r>
          </w:p>
        </w:tc>
        <w:tc>
          <w:tcPr>
            <w:tcW w:w="1559" w:type="dxa"/>
          </w:tcPr>
          <w:p w:rsidR="000A04AF" w:rsidP="00A775C5" w:rsidRDefault="000A04AF" w14:paraId="59184DF4" w14:textId="77777777">
            <w:pPr>
              <w:pStyle w:val="BodyText"/>
            </w:pPr>
            <w:r>
              <w:t>Current value</w:t>
            </w:r>
          </w:p>
        </w:tc>
      </w:tr>
      <w:tr w:rsidR="000A04AF" w:rsidTr="00A775C5" w14:paraId="1056CB81" w14:textId="77777777">
        <w:trPr>
          <w:trHeight w:val="300"/>
        </w:trPr>
        <w:tc>
          <w:tcPr>
            <w:tcW w:w="5240" w:type="dxa"/>
          </w:tcPr>
          <w:p w:rsidR="000A04AF" w:rsidP="00A775C5" w:rsidRDefault="000A04AF" w14:paraId="2C121C75" w14:textId="77777777">
            <w:pPr>
              <w:pStyle w:val="BodyText"/>
            </w:pPr>
            <w:r>
              <w:t>Creating groups, managing members, defining permissions and user roles.</w:t>
            </w:r>
          </w:p>
          <w:p w:rsidR="000A04AF" w:rsidP="00A775C5" w:rsidRDefault="000A04AF" w14:paraId="4DDA80B5" w14:textId="77777777">
            <w:pPr>
              <w:pStyle w:val="BodyText"/>
            </w:pPr>
            <w:r>
              <w:t>Invitations to members through groups, creation of coaching and guidance relationships, and drafting agreements</w:t>
            </w:r>
          </w:p>
          <w:p w:rsidR="000A04AF" w:rsidP="00A775C5" w:rsidRDefault="000A04AF" w14:paraId="52886F2D" w14:textId="77777777">
            <w:pPr>
              <w:pStyle w:val="BodyText"/>
            </w:pPr>
            <w:r>
              <w:t>Defining users, setting goals, choosing content and plans</w:t>
            </w:r>
          </w:p>
        </w:tc>
        <w:tc>
          <w:tcPr>
            <w:tcW w:w="1276" w:type="dxa"/>
          </w:tcPr>
          <w:p w:rsidR="000A04AF" w:rsidP="00A775C5" w:rsidRDefault="000A04AF" w14:paraId="571DFFDE" w14:textId="77777777">
            <w:pPr>
              <w:pStyle w:val="BodyText"/>
            </w:pPr>
            <w:r>
              <w:t>0</w:t>
            </w:r>
          </w:p>
        </w:tc>
        <w:tc>
          <w:tcPr>
            <w:tcW w:w="1134" w:type="dxa"/>
          </w:tcPr>
          <w:p w:rsidR="000A04AF" w:rsidP="00A775C5" w:rsidRDefault="000A04AF" w14:paraId="34EDBE6B" w14:textId="77777777">
            <w:pPr>
              <w:pStyle w:val="BodyText"/>
            </w:pPr>
            <w:r>
              <w:t>1</w:t>
            </w:r>
          </w:p>
        </w:tc>
        <w:tc>
          <w:tcPr>
            <w:tcW w:w="1559" w:type="dxa"/>
          </w:tcPr>
          <w:p w:rsidR="000A04AF" w:rsidP="00A775C5" w:rsidRDefault="000A04AF" w14:paraId="1FAECF63" w14:textId="77777777">
            <w:pPr>
              <w:pStyle w:val="BodyText"/>
            </w:pPr>
            <w:r>
              <w:t>1</w:t>
            </w:r>
          </w:p>
        </w:tc>
      </w:tr>
      <w:tr w:rsidR="000A04AF" w:rsidTr="00A775C5" w14:paraId="4347D5D4" w14:textId="77777777">
        <w:trPr>
          <w:trHeight w:val="300"/>
        </w:trPr>
        <w:tc>
          <w:tcPr>
            <w:tcW w:w="5240" w:type="dxa"/>
          </w:tcPr>
          <w:p w:rsidR="000A04AF" w:rsidP="00A775C5" w:rsidRDefault="000A04AF" w14:paraId="6CC9D2BA" w14:textId="77777777">
            <w:pPr>
              <w:pStyle w:val="BodyText"/>
            </w:pPr>
            <w:r>
              <w:t xml:space="preserve">Creating groups, managing members, defining permissions and user roles.  </w:t>
            </w:r>
          </w:p>
          <w:p w:rsidR="000A04AF" w:rsidP="00A775C5" w:rsidRDefault="000A04AF" w14:paraId="15A6129F" w14:textId="77777777">
            <w:pPr>
              <w:pStyle w:val="BodyText"/>
            </w:pPr>
            <w:r>
              <w:t xml:space="preserve">Invitations to members through groups, creation of coaching and guidance relationships, and drafting agreements  </w:t>
            </w:r>
          </w:p>
          <w:p w:rsidR="000A04AF" w:rsidP="00A775C5" w:rsidRDefault="000A04AF" w14:paraId="1F252AB7" w14:textId="77777777">
            <w:pPr>
              <w:pStyle w:val="BodyText"/>
            </w:pPr>
            <w:r>
              <w:t>Defining users, setting goals, choosing content and plans</w:t>
            </w:r>
          </w:p>
        </w:tc>
        <w:tc>
          <w:tcPr>
            <w:tcW w:w="1276" w:type="dxa"/>
          </w:tcPr>
          <w:p w:rsidR="000A04AF" w:rsidP="00A775C5" w:rsidRDefault="000A04AF" w14:paraId="6FE476DC" w14:textId="77777777">
            <w:pPr>
              <w:pStyle w:val="BodyText"/>
            </w:pPr>
            <w:r>
              <w:t>0</w:t>
            </w:r>
          </w:p>
        </w:tc>
        <w:tc>
          <w:tcPr>
            <w:tcW w:w="1134" w:type="dxa"/>
          </w:tcPr>
          <w:p w:rsidR="000A04AF" w:rsidP="00A775C5" w:rsidRDefault="000A04AF" w14:paraId="2AB0C198" w14:textId="77777777">
            <w:pPr>
              <w:pStyle w:val="BodyText"/>
            </w:pPr>
            <w:r>
              <w:t>1</w:t>
            </w:r>
          </w:p>
        </w:tc>
        <w:tc>
          <w:tcPr>
            <w:tcW w:w="1559" w:type="dxa"/>
          </w:tcPr>
          <w:p w:rsidR="000A04AF" w:rsidP="00A775C5" w:rsidRDefault="000A04AF" w14:paraId="59FFBECE" w14:textId="77777777">
            <w:pPr>
              <w:pStyle w:val="BodyText"/>
            </w:pPr>
            <w:r>
              <w:t>1</w:t>
            </w:r>
          </w:p>
        </w:tc>
      </w:tr>
      <w:tr w:rsidR="000A04AF" w:rsidTr="00A775C5" w14:paraId="41C125C4" w14:textId="77777777">
        <w:trPr>
          <w:trHeight w:val="300"/>
        </w:trPr>
        <w:tc>
          <w:tcPr>
            <w:tcW w:w="5240" w:type="dxa"/>
          </w:tcPr>
          <w:p w:rsidR="000A04AF" w:rsidP="00A775C5" w:rsidRDefault="000A04AF" w14:paraId="35E2FC8F" w14:textId="77777777">
            <w:pPr>
              <w:pStyle w:val="BodyText"/>
            </w:pPr>
            <w:r>
              <w:t xml:space="preserve">Goal setting and user profiling </w:t>
            </w:r>
          </w:p>
          <w:p w:rsidR="000A04AF" w:rsidP="00A775C5" w:rsidRDefault="000A04AF" w14:paraId="5FFFCBEB" w14:textId="77777777">
            <w:pPr>
              <w:pStyle w:val="BodyText"/>
            </w:pPr>
            <w:r>
              <w:t xml:space="preserve">An annual planning "almanac" that includes periods, months, weeks, and events </w:t>
            </w:r>
          </w:p>
          <w:p w:rsidR="000A04AF" w:rsidP="00A775C5" w:rsidRDefault="000A04AF" w14:paraId="733EEBA2" w14:textId="77777777">
            <w:pPr>
              <w:pStyle w:val="BodyText"/>
            </w:pPr>
            <w:r>
              <w:t xml:space="preserve">The almanac sets limits for quantities and qualities in the content production phase (summary = plan) </w:t>
            </w:r>
          </w:p>
          <w:p w:rsidR="000A04AF" w:rsidP="00A775C5" w:rsidRDefault="000A04AF" w14:paraId="4FE289F5" w14:textId="77777777">
            <w:pPr>
              <w:pStyle w:val="BodyText"/>
            </w:pPr>
            <w:r>
              <w:t xml:space="preserve">There are data classification rules for plans and time periods for mass customization </w:t>
            </w:r>
          </w:p>
          <w:p w:rsidR="000A04AF" w:rsidP="00A775C5" w:rsidRDefault="000A04AF" w14:paraId="40D34941" w14:textId="77777777">
            <w:pPr>
              <w:pStyle w:val="BodyText"/>
            </w:pPr>
            <w:r>
              <w:t xml:space="preserve">In mass customization, members, groups and content are combined into guidance frameworks that meet the goals </w:t>
            </w:r>
          </w:p>
          <w:p w:rsidR="000A04AF" w:rsidP="00A775C5" w:rsidRDefault="000A04AF" w14:paraId="04AE26DF" w14:textId="77777777">
            <w:pPr>
              <w:pStyle w:val="BodyText"/>
            </w:pPr>
            <w:r>
              <w:t>Frameworks can be saved for reuse</w:t>
            </w:r>
          </w:p>
        </w:tc>
        <w:tc>
          <w:tcPr>
            <w:tcW w:w="1276" w:type="dxa"/>
          </w:tcPr>
          <w:p w:rsidR="000A04AF" w:rsidP="00A775C5" w:rsidRDefault="000A04AF" w14:paraId="2815EDD7" w14:textId="77777777">
            <w:pPr>
              <w:pStyle w:val="BodyText"/>
            </w:pPr>
            <w:r>
              <w:t>0</w:t>
            </w:r>
          </w:p>
        </w:tc>
        <w:tc>
          <w:tcPr>
            <w:tcW w:w="1134" w:type="dxa"/>
          </w:tcPr>
          <w:p w:rsidR="000A04AF" w:rsidP="00A775C5" w:rsidRDefault="000A04AF" w14:paraId="6C5206C0" w14:textId="77777777">
            <w:pPr>
              <w:pStyle w:val="BodyText"/>
            </w:pPr>
            <w:r>
              <w:t>1</w:t>
            </w:r>
          </w:p>
        </w:tc>
        <w:tc>
          <w:tcPr>
            <w:tcW w:w="1559" w:type="dxa"/>
          </w:tcPr>
          <w:p w:rsidR="000A04AF" w:rsidP="00A775C5" w:rsidRDefault="000A04AF" w14:paraId="21D9F60D" w14:textId="77777777">
            <w:pPr>
              <w:pStyle w:val="BodyText"/>
            </w:pPr>
            <w:r>
              <w:t>1</w:t>
            </w:r>
          </w:p>
        </w:tc>
      </w:tr>
      <w:tr w:rsidR="000A04AF" w:rsidTr="00A775C5" w14:paraId="21E52693" w14:textId="77777777">
        <w:trPr>
          <w:trHeight w:val="300"/>
        </w:trPr>
        <w:tc>
          <w:tcPr>
            <w:tcW w:w="5240" w:type="dxa"/>
          </w:tcPr>
          <w:p w:rsidR="000A04AF" w:rsidP="00A775C5" w:rsidRDefault="000A04AF" w14:paraId="29D2B043" w14:textId="77777777">
            <w:pPr>
              <w:pStyle w:val="BodyText"/>
            </w:pPr>
            <w:r>
              <w:t xml:space="preserve">Real-time monitoring (load, recovery, levels, accumulation, reference scales) </w:t>
            </w:r>
          </w:p>
          <w:p w:rsidR="000A04AF" w:rsidP="00A775C5" w:rsidRDefault="000A04AF" w14:paraId="12C0CEF0" w14:textId="77777777">
            <w:pPr>
              <w:pStyle w:val="BodyText"/>
            </w:pPr>
            <w:r>
              <w:t>Summaries: reports of individual exercises, long-term trends (numerical, graphical), target view</w:t>
            </w:r>
          </w:p>
        </w:tc>
        <w:tc>
          <w:tcPr>
            <w:tcW w:w="1276" w:type="dxa"/>
          </w:tcPr>
          <w:p w:rsidR="000A04AF" w:rsidP="00A775C5" w:rsidRDefault="000A04AF" w14:paraId="09CF8370" w14:textId="77777777">
            <w:pPr>
              <w:pStyle w:val="BodyText"/>
            </w:pPr>
            <w:r>
              <w:t>0</w:t>
            </w:r>
          </w:p>
        </w:tc>
        <w:tc>
          <w:tcPr>
            <w:tcW w:w="1134" w:type="dxa"/>
          </w:tcPr>
          <w:p w:rsidR="000A04AF" w:rsidP="00A775C5" w:rsidRDefault="000A04AF" w14:paraId="78F226A4" w14:textId="77777777">
            <w:pPr>
              <w:pStyle w:val="BodyText"/>
            </w:pPr>
            <w:r>
              <w:t>1</w:t>
            </w:r>
          </w:p>
        </w:tc>
        <w:tc>
          <w:tcPr>
            <w:tcW w:w="1559" w:type="dxa"/>
          </w:tcPr>
          <w:p w:rsidR="000A04AF" w:rsidP="00A775C5" w:rsidRDefault="000A04AF" w14:paraId="7CC1624D" w14:textId="77777777">
            <w:pPr>
              <w:pStyle w:val="BodyText"/>
            </w:pPr>
            <w:r>
              <w:t>1</w:t>
            </w:r>
          </w:p>
        </w:tc>
      </w:tr>
    </w:tbl>
    <w:p w:rsidR="000A04AF" w:rsidP="000A04AF" w:rsidRDefault="000A04AF" w14:paraId="6F059FF4" w14:textId="77777777">
      <w:pPr>
        <w:pStyle w:val="ITEABodyText"/>
        <w:jc w:val="both"/>
      </w:pPr>
    </w:p>
    <w:p w:rsidR="000A04AF" w:rsidP="000A04AF" w:rsidRDefault="000A04AF" w14:paraId="45D64994" w14:textId="77777777">
      <w:r>
        <w:t xml:space="preserve">1 = Requirements </w:t>
      </w:r>
      <w:proofErr w:type="spellStart"/>
      <w:r>
        <w:t>spesifications</w:t>
      </w:r>
      <w:proofErr w:type="spellEnd"/>
      <w:r>
        <w:t xml:space="preserve"> and preliminary UI models are created</w:t>
      </w:r>
    </w:p>
    <w:p w:rsidR="000A04AF" w:rsidP="000A04AF" w:rsidRDefault="000A04AF" w14:paraId="48D18902" w14:textId="77777777">
      <w:r>
        <w:t>2 = Architectural structure is defined ...</w:t>
      </w:r>
    </w:p>
    <w:p w:rsidR="000A04AF" w:rsidP="00D977C3" w:rsidRDefault="000A04AF" w14:paraId="2981EE31" w14:textId="77777777">
      <w:pPr>
        <w:pStyle w:val="BodyText"/>
        <w:numPr>
          <w:ilvl w:val="0"/>
          <w:numId w:val="22"/>
        </w:numPr>
        <w:spacing w:after="200" w:line="276" w:lineRule="auto"/>
      </w:pPr>
      <w:r w:rsidRPr="00F826FE">
        <w:rPr>
          <w:lang w:val="en-US"/>
        </w:rPr>
        <w:t>KPI Secure, trustworthy, and reliable drone operation control system (UC 8</w:t>
      </w:r>
      <w:r>
        <w:t>)</w:t>
      </w:r>
    </w:p>
    <w:tbl>
      <w:tblPr>
        <w:tblStyle w:val="TableGrid"/>
        <w:tblW w:w="9209" w:type="dxa"/>
        <w:tblLook w:val="04A0" w:firstRow="1" w:lastRow="0" w:firstColumn="1" w:lastColumn="0" w:noHBand="0" w:noVBand="1"/>
      </w:tblPr>
      <w:tblGrid>
        <w:gridCol w:w="4097"/>
        <w:gridCol w:w="1228"/>
        <w:gridCol w:w="2500"/>
        <w:gridCol w:w="1384"/>
      </w:tblGrid>
      <w:tr w:rsidRPr="00B770C6" w:rsidR="000A04AF" w:rsidTr="00A775C5" w14:paraId="072AB779" w14:textId="77777777">
        <w:tc>
          <w:tcPr>
            <w:tcW w:w="4673" w:type="dxa"/>
          </w:tcPr>
          <w:p w:rsidRPr="00B770C6" w:rsidR="000A04AF" w:rsidP="00A775C5" w:rsidRDefault="000A04AF" w14:paraId="789B86D1" w14:textId="77777777">
            <w:pPr>
              <w:pStyle w:val="BodyText"/>
            </w:pPr>
            <w:r>
              <w:t>Name of the KPI</w:t>
            </w:r>
          </w:p>
        </w:tc>
        <w:tc>
          <w:tcPr>
            <w:tcW w:w="344" w:type="dxa"/>
          </w:tcPr>
          <w:p w:rsidRPr="00B770C6" w:rsidR="000A04AF" w:rsidP="00A775C5" w:rsidRDefault="000A04AF" w14:paraId="019008E6" w14:textId="77777777">
            <w:pPr>
              <w:pStyle w:val="BodyText"/>
              <w:jc w:val="center"/>
            </w:pPr>
            <w:r w:rsidRPr="00B770C6">
              <w:t>Initial value</w:t>
            </w:r>
          </w:p>
        </w:tc>
        <w:tc>
          <w:tcPr>
            <w:tcW w:w="2774" w:type="dxa"/>
          </w:tcPr>
          <w:p w:rsidRPr="00B770C6" w:rsidR="000A04AF" w:rsidP="00A775C5" w:rsidRDefault="000A04AF" w14:paraId="0DB21488" w14:textId="77777777">
            <w:pPr>
              <w:pStyle w:val="BodyText"/>
              <w:jc w:val="center"/>
            </w:pPr>
            <w:r w:rsidRPr="00B770C6">
              <w:t>Targeted value</w:t>
            </w:r>
          </w:p>
        </w:tc>
        <w:tc>
          <w:tcPr>
            <w:tcW w:w="1418" w:type="dxa"/>
          </w:tcPr>
          <w:p w:rsidRPr="00B770C6" w:rsidR="000A04AF" w:rsidP="00A775C5" w:rsidRDefault="000A04AF" w14:paraId="03CA68FF" w14:textId="77777777">
            <w:pPr>
              <w:pStyle w:val="BodyText"/>
              <w:jc w:val="center"/>
            </w:pPr>
            <w:r w:rsidRPr="00B770C6">
              <w:t>Current value</w:t>
            </w:r>
          </w:p>
        </w:tc>
      </w:tr>
      <w:tr w:rsidRPr="00B770C6" w:rsidR="000A04AF" w:rsidTr="00A775C5" w14:paraId="7FF465B9" w14:textId="77777777">
        <w:tblPrEx>
          <w:tblLook w:val="0080" w:firstRow="0" w:lastRow="0" w:firstColumn="1" w:lastColumn="0" w:noHBand="0" w:noVBand="0"/>
        </w:tblPrEx>
        <w:tc>
          <w:tcPr>
            <w:tcW w:w="4673" w:type="dxa"/>
          </w:tcPr>
          <w:p w:rsidRPr="003443CF" w:rsidR="000A04AF" w:rsidP="00A775C5" w:rsidRDefault="000A04AF" w14:paraId="0CCD5AF7" w14:textId="77777777">
            <w:pPr>
              <w:pStyle w:val="BodyText"/>
              <w:rPr>
                <w:i/>
                <w:u w:val="single"/>
              </w:rPr>
            </w:pPr>
            <w:r w:rsidRPr="00A32B82">
              <w:t xml:space="preserve">Deliveries per day per pilot - this amount should increase since labour tasks are reduced, and the increased situational awareness allows for the potential monitoring of multiple concurrent flight operations by one pilot. </w:t>
            </w:r>
          </w:p>
        </w:tc>
        <w:tc>
          <w:tcPr>
            <w:tcW w:w="344" w:type="dxa"/>
          </w:tcPr>
          <w:p w:rsidRPr="00B770C6" w:rsidR="000A04AF" w:rsidP="00A775C5" w:rsidRDefault="000A04AF" w14:paraId="3D2761D4" w14:textId="77777777">
            <w:pPr>
              <w:pStyle w:val="BodyText"/>
            </w:pPr>
            <w:r w:rsidRPr="00A32B82">
              <w:t>Currently, it is estimated that a pilot can handle 4 to 5 deliveries a day.</w:t>
            </w:r>
          </w:p>
        </w:tc>
        <w:tc>
          <w:tcPr>
            <w:tcW w:w="2774" w:type="dxa"/>
          </w:tcPr>
          <w:p w:rsidRPr="00B770C6" w:rsidR="000A04AF" w:rsidP="00A775C5" w:rsidRDefault="000A04AF" w14:paraId="2AE0C4AA" w14:textId="77777777">
            <w:pPr>
              <w:pStyle w:val="BodyText"/>
            </w:pPr>
            <w:r w:rsidRPr="00A32B82">
              <w:t>ADLC aims to reach a technical and operational capability of 25 deliveries per day per pilot.</w:t>
            </w:r>
          </w:p>
        </w:tc>
        <w:tc>
          <w:tcPr>
            <w:tcW w:w="1418" w:type="dxa"/>
          </w:tcPr>
          <w:p w:rsidRPr="00305533" w:rsidR="000A04AF" w:rsidP="00A775C5" w:rsidRDefault="000A04AF" w14:paraId="0BE58A39" w14:textId="77777777">
            <w:pPr>
              <w:pStyle w:val="BodyText"/>
            </w:pPr>
            <w:r w:rsidRPr="00305533">
              <w:t>Currently, it is estimated that a pilot can handle 4 to 5 deliveries a day.</w:t>
            </w:r>
            <w:r w:rsidRPr="00305533">
              <w:rPr>
                <w:rStyle w:val="FootnoteReference"/>
              </w:rPr>
              <w:footnoteReference w:id="12"/>
            </w:r>
          </w:p>
        </w:tc>
      </w:tr>
      <w:tr w:rsidRPr="00B770C6" w:rsidR="000A04AF" w:rsidTr="00A775C5" w14:paraId="05BCDB99" w14:textId="77777777">
        <w:tblPrEx>
          <w:tblLook w:val="0080" w:firstRow="0" w:lastRow="0" w:firstColumn="1" w:lastColumn="0" w:noHBand="0" w:noVBand="0"/>
        </w:tblPrEx>
        <w:tc>
          <w:tcPr>
            <w:tcW w:w="4673" w:type="dxa"/>
          </w:tcPr>
          <w:p w:rsidRPr="00A32B82" w:rsidR="000A04AF" w:rsidP="00A775C5" w:rsidRDefault="000A04AF" w14:paraId="5DEF732D" w14:textId="77777777">
            <w:pPr>
              <w:pStyle w:val="BodyText"/>
            </w:pPr>
            <w:r w:rsidRPr="00A32B82">
              <w:t xml:space="preserve"># Incident per 100 flights - incidents are any unwanted occurrences that could have a negative impact on the safety of a flight operation. All incidents in our flight operations are recorded, so we will be able to precisely determine if there is an improvement. </w:t>
            </w:r>
          </w:p>
        </w:tc>
        <w:tc>
          <w:tcPr>
            <w:tcW w:w="344" w:type="dxa"/>
          </w:tcPr>
          <w:p w:rsidRPr="00A32B82" w:rsidR="000A04AF" w:rsidP="00A775C5" w:rsidRDefault="000A04AF" w14:paraId="462260AF" w14:textId="77777777">
            <w:pPr>
              <w:pStyle w:val="BodyText"/>
            </w:pPr>
            <w:r w:rsidRPr="00A32B82">
              <w:t>Current estimation: around 10 per hundred flights</w:t>
            </w:r>
          </w:p>
        </w:tc>
        <w:tc>
          <w:tcPr>
            <w:tcW w:w="2774" w:type="dxa"/>
          </w:tcPr>
          <w:p w:rsidRPr="00A32B82" w:rsidR="000A04AF" w:rsidP="00A775C5" w:rsidRDefault="000A04AF" w14:paraId="2FE40386" w14:textId="77777777">
            <w:pPr>
              <w:pStyle w:val="BodyText"/>
            </w:pPr>
            <w:r w:rsidRPr="00A32B82">
              <w:t>There is a high variability to such measures, and they depend on more factors than the quality of the developed situational awareness platform. However, the first measure has a direct impact on ADLC’s financial viability, and it will only be possible to increase it if it coincides with a decrease of the second.</w:t>
            </w:r>
          </w:p>
        </w:tc>
        <w:tc>
          <w:tcPr>
            <w:tcW w:w="1418" w:type="dxa"/>
          </w:tcPr>
          <w:p w:rsidRPr="00305533" w:rsidR="000A04AF" w:rsidP="00A775C5" w:rsidRDefault="000A04AF" w14:paraId="5967FF60" w14:textId="77777777">
            <w:pPr>
              <w:pStyle w:val="BodyText"/>
            </w:pPr>
            <w:r w:rsidRPr="00305533">
              <w:t>Current estimation: around 10 per hundred flights</w:t>
            </w:r>
            <w:r w:rsidRPr="00305533">
              <w:rPr>
                <w:rStyle w:val="FootnoteReference"/>
              </w:rPr>
              <w:footnoteReference w:id="13"/>
            </w:r>
          </w:p>
        </w:tc>
      </w:tr>
      <w:tr w:rsidRPr="00B770C6" w:rsidR="000A04AF" w:rsidTr="00A775C5" w14:paraId="58EB1591" w14:textId="77777777">
        <w:tblPrEx>
          <w:tblLook w:val="0080" w:firstRow="0" w:lastRow="0" w:firstColumn="1" w:lastColumn="0" w:noHBand="0" w:noVBand="0"/>
        </w:tblPrEx>
        <w:tc>
          <w:tcPr>
            <w:tcW w:w="4673" w:type="dxa"/>
          </w:tcPr>
          <w:p w:rsidRPr="00A32B82" w:rsidR="000A04AF" w:rsidP="00A775C5" w:rsidRDefault="000A04AF" w14:paraId="39412844" w14:textId="77777777">
            <w:pPr>
              <w:pStyle w:val="BodyText"/>
            </w:pPr>
            <w:r w:rsidRPr="00A32B82">
              <w:t>Time to respond to incidents. Generally, faster response prevent escalation</w:t>
            </w:r>
          </w:p>
        </w:tc>
        <w:tc>
          <w:tcPr>
            <w:tcW w:w="344" w:type="dxa"/>
          </w:tcPr>
          <w:p w:rsidRPr="00A32B82" w:rsidR="000A04AF" w:rsidP="00A775C5" w:rsidRDefault="000A04AF" w14:paraId="13B28E93" w14:textId="77777777">
            <w:pPr>
              <w:pStyle w:val="BodyText"/>
            </w:pPr>
            <w:r w:rsidRPr="00A32B82">
              <w:t>Up to 30 seconds</w:t>
            </w:r>
          </w:p>
        </w:tc>
        <w:tc>
          <w:tcPr>
            <w:tcW w:w="2774" w:type="dxa"/>
          </w:tcPr>
          <w:p w:rsidRPr="00A32B82" w:rsidR="000A04AF" w:rsidP="00A775C5" w:rsidRDefault="000A04AF" w14:paraId="44145706" w14:textId="77777777">
            <w:pPr>
              <w:pStyle w:val="BodyText"/>
            </w:pPr>
            <w:r w:rsidRPr="00A32B82">
              <w:t>Less than 5 seconds</w:t>
            </w:r>
          </w:p>
        </w:tc>
        <w:tc>
          <w:tcPr>
            <w:tcW w:w="1418" w:type="dxa"/>
          </w:tcPr>
          <w:p w:rsidRPr="002E2E27" w:rsidR="000A04AF" w:rsidP="00A775C5" w:rsidRDefault="000A04AF" w14:paraId="5B5B4ECE" w14:textId="77777777">
            <w:pPr>
              <w:pStyle w:val="BodyText"/>
              <w:rPr>
                <w:highlight w:val="yellow"/>
              </w:rPr>
            </w:pPr>
            <w:r w:rsidRPr="00305533">
              <w:t>Up to 30 seconds</w:t>
            </w:r>
            <w:r w:rsidRPr="00305533">
              <w:rPr>
                <w:rStyle w:val="FootnoteReference"/>
              </w:rPr>
              <w:footnoteReference w:id="14"/>
            </w:r>
          </w:p>
        </w:tc>
      </w:tr>
    </w:tbl>
    <w:p w:rsidRPr="00F826FE" w:rsidR="000A04AF" w:rsidP="000A04AF" w:rsidRDefault="000A04AF" w14:paraId="4DA7489F" w14:textId="77777777">
      <w:pPr>
        <w:pStyle w:val="ITEABodyText"/>
        <w:ind w:left="720"/>
        <w:jc w:val="both"/>
      </w:pPr>
    </w:p>
    <w:p w:rsidRPr="00F826FE" w:rsidR="000A04AF" w:rsidP="000A04AF" w:rsidRDefault="000A04AF" w14:paraId="2599D9A6" w14:textId="77777777">
      <w:pPr>
        <w:pStyle w:val="ITEABodyText"/>
        <w:jc w:val="both"/>
      </w:pPr>
    </w:p>
    <w:p w:rsidR="000A04AF" w:rsidP="000A04AF" w:rsidRDefault="000A04AF" w14:paraId="1A3F7FA3" w14:textId="77777777">
      <w:pPr>
        <w:pStyle w:val="ITEABodyText"/>
        <w:ind w:left="720"/>
        <w:jc w:val="both"/>
        <w:rPr>
          <w:lang w:val="en-US"/>
        </w:rPr>
      </w:pPr>
    </w:p>
    <w:p w:rsidR="000A04AF" w:rsidP="00D977C3" w:rsidRDefault="000A04AF" w14:paraId="11104AE3" w14:textId="77777777">
      <w:pPr>
        <w:pStyle w:val="BodyText"/>
        <w:numPr>
          <w:ilvl w:val="0"/>
          <w:numId w:val="23"/>
        </w:numPr>
        <w:spacing w:after="200" w:line="276" w:lineRule="auto"/>
      </w:pPr>
      <w:r w:rsidRPr="00F826FE">
        <w:rPr>
          <w:rStyle w:val="normaltextrun"/>
          <w:rFonts w:cs="Arial"/>
          <w:color w:val="000000"/>
          <w:szCs w:val="20"/>
        </w:rPr>
        <w:t>KPI : secure management of cyber physical asset (UC 9</w:t>
      </w:r>
      <w:r w:rsidRPr="00F826FE">
        <w:t>)</w:t>
      </w:r>
      <w:r w:rsidRPr="00022F5A">
        <w:rPr>
          <w:highlight w:val="yellow"/>
        </w:rPr>
        <w:t xml:space="preserve"> </w:t>
      </w:r>
    </w:p>
    <w:tbl>
      <w:tblPr>
        <w:tblStyle w:val="TableGrid"/>
        <w:tblW w:w="9209" w:type="dxa"/>
        <w:tblLook w:val="04A0" w:firstRow="1" w:lastRow="0" w:firstColumn="1" w:lastColumn="0" w:noHBand="0" w:noVBand="1"/>
      </w:tblPr>
      <w:tblGrid>
        <w:gridCol w:w="3533"/>
        <w:gridCol w:w="1605"/>
        <w:gridCol w:w="2498"/>
        <w:gridCol w:w="1573"/>
      </w:tblGrid>
      <w:tr w:rsidRPr="00B770C6" w:rsidR="000A04AF" w:rsidTr="00A775C5" w14:paraId="34C7B2E3" w14:textId="77777777">
        <w:tc>
          <w:tcPr>
            <w:tcW w:w="3578" w:type="dxa"/>
          </w:tcPr>
          <w:p w:rsidRPr="00B770C6" w:rsidR="000A04AF" w:rsidP="00A775C5" w:rsidRDefault="000A04AF" w14:paraId="3915A28F" w14:textId="77777777">
            <w:pPr>
              <w:pStyle w:val="BodyText"/>
            </w:pPr>
            <w:r>
              <w:t>Name of the KPI</w:t>
            </w:r>
          </w:p>
        </w:tc>
        <w:tc>
          <w:tcPr>
            <w:tcW w:w="1606" w:type="dxa"/>
          </w:tcPr>
          <w:p w:rsidRPr="00B770C6" w:rsidR="000A04AF" w:rsidP="00A775C5" w:rsidRDefault="000A04AF" w14:paraId="0E0A155B" w14:textId="77777777">
            <w:pPr>
              <w:pStyle w:val="BodyText"/>
              <w:jc w:val="center"/>
            </w:pPr>
            <w:r w:rsidRPr="00B770C6">
              <w:t>Initial value</w:t>
            </w:r>
          </w:p>
        </w:tc>
        <w:tc>
          <w:tcPr>
            <w:tcW w:w="2520" w:type="dxa"/>
          </w:tcPr>
          <w:p w:rsidRPr="00B770C6" w:rsidR="000A04AF" w:rsidP="00A775C5" w:rsidRDefault="000A04AF" w14:paraId="33E1E986" w14:textId="77777777">
            <w:pPr>
              <w:pStyle w:val="BodyText"/>
              <w:jc w:val="center"/>
            </w:pPr>
            <w:r w:rsidRPr="00B770C6">
              <w:t>Targeted value</w:t>
            </w:r>
          </w:p>
        </w:tc>
        <w:tc>
          <w:tcPr>
            <w:tcW w:w="1505" w:type="dxa"/>
          </w:tcPr>
          <w:p w:rsidRPr="00B770C6" w:rsidR="000A04AF" w:rsidP="00A775C5" w:rsidRDefault="000A04AF" w14:paraId="7CC88C9F" w14:textId="77777777">
            <w:pPr>
              <w:pStyle w:val="BodyText"/>
              <w:jc w:val="center"/>
            </w:pPr>
            <w:r w:rsidRPr="00B770C6">
              <w:t>Current value</w:t>
            </w:r>
          </w:p>
        </w:tc>
      </w:tr>
      <w:tr w:rsidRPr="00B770C6" w:rsidR="000A04AF" w:rsidTr="00A775C5" w14:paraId="21B7F48C" w14:textId="77777777">
        <w:tblPrEx>
          <w:tblLook w:val="0080" w:firstRow="0" w:lastRow="0" w:firstColumn="1" w:lastColumn="0" w:noHBand="0" w:noVBand="0"/>
        </w:tblPrEx>
        <w:tc>
          <w:tcPr>
            <w:tcW w:w="3578" w:type="dxa"/>
          </w:tcPr>
          <w:p w:rsidRPr="003443CF" w:rsidR="000A04AF" w:rsidP="00A775C5" w:rsidRDefault="000A04AF" w14:paraId="6C268382" w14:textId="77777777">
            <w:pPr>
              <w:pStyle w:val="BodyText"/>
              <w:rPr>
                <w:i/>
                <w:u w:val="single"/>
              </w:rPr>
            </w:pPr>
            <w:r w:rsidRPr="00A32B82">
              <w:t xml:space="preserve">Update of the Capture server software and Capture edge and industrial device control software and parameters can be realized in a secured way. This means all measures are taken to ensure a safe state in which updates, validation and rollback is possible in case of detected problems. The validation of correct behaviour must be possible by comparing in real-time the physical behaviour to the simulated Digital Twin behaviour, while ensuring no physical harm can be done by unexpected actions. The measurable indicator is the demonstration of such update scenarios in </w:t>
            </w:r>
            <w:proofErr w:type="spellStart"/>
            <w:r w:rsidRPr="00A32B82">
              <w:t>Vintecc</w:t>
            </w:r>
            <w:proofErr w:type="spellEnd"/>
            <w:r w:rsidRPr="00A32B82">
              <w:t xml:space="preserve"> lab environment open to the critical remarks and investigation by the consortium partners.</w:t>
            </w:r>
          </w:p>
        </w:tc>
        <w:tc>
          <w:tcPr>
            <w:tcW w:w="1606" w:type="dxa"/>
          </w:tcPr>
          <w:p w:rsidRPr="00B770C6" w:rsidR="000A04AF" w:rsidP="00A775C5" w:rsidRDefault="000A04AF" w14:paraId="1C8FF24A" w14:textId="77777777">
            <w:pPr>
              <w:pStyle w:val="BodyText"/>
            </w:pPr>
            <w:r w:rsidRPr="00A32B82">
              <w:t>Capture Edge and other edge software can be updated in a Linux and Windows environment, but not in a Docker environment. Validation and rollbacks are done manually.</w:t>
            </w:r>
          </w:p>
        </w:tc>
        <w:tc>
          <w:tcPr>
            <w:tcW w:w="2520" w:type="dxa"/>
          </w:tcPr>
          <w:p w:rsidRPr="00B770C6" w:rsidR="000A04AF" w:rsidP="00A775C5" w:rsidRDefault="000A04AF" w14:paraId="594EAF43" w14:textId="77777777">
            <w:pPr>
              <w:pStyle w:val="BodyText"/>
            </w:pPr>
            <w:r w:rsidRPr="00A32B82">
              <w:t>We demonstrate we can update Capture Edge and other edge software in a container environment in a safe manner.</w:t>
            </w:r>
          </w:p>
        </w:tc>
        <w:tc>
          <w:tcPr>
            <w:tcW w:w="1505" w:type="dxa"/>
          </w:tcPr>
          <w:p w:rsidRPr="00305533" w:rsidR="000A04AF" w:rsidP="00A775C5" w:rsidRDefault="000A04AF" w14:paraId="3AA687E3" w14:textId="77777777">
            <w:pPr>
              <w:pStyle w:val="BodyText"/>
              <w:rPr>
                <w:rFonts w:eastAsia="Calibri" w:cs="Calibri"/>
                <w:color w:val="000000" w:themeColor="text1"/>
                <w:sz w:val="16"/>
                <w:szCs w:val="16"/>
              </w:rPr>
            </w:pPr>
            <w:r w:rsidRPr="00305533">
              <w:t xml:space="preserve">Windows, Linux support, partial support for Docker containers </w:t>
            </w:r>
            <w:r w:rsidRPr="00305533">
              <w:rPr>
                <w:rStyle w:val="FootnoteReference"/>
                <w:rFonts w:eastAsia="Calibri" w:cs="Calibri"/>
                <w:color w:val="000000" w:themeColor="text1"/>
                <w:sz w:val="16"/>
                <w:szCs w:val="16"/>
              </w:rPr>
              <w:footnoteReference w:id="15"/>
            </w:r>
          </w:p>
        </w:tc>
      </w:tr>
      <w:tr w:rsidRPr="00B770C6" w:rsidR="000A04AF" w:rsidTr="00A775C5" w14:paraId="70E36E2E" w14:textId="77777777">
        <w:tblPrEx>
          <w:tblLook w:val="0080" w:firstRow="0" w:lastRow="0" w:firstColumn="1" w:lastColumn="0" w:noHBand="0" w:noVBand="0"/>
        </w:tblPrEx>
        <w:tc>
          <w:tcPr>
            <w:tcW w:w="3578" w:type="dxa"/>
          </w:tcPr>
          <w:p w:rsidRPr="00A32B82" w:rsidR="000A04AF" w:rsidP="00A775C5" w:rsidRDefault="000A04AF" w14:paraId="292D539C" w14:textId="77777777">
            <w:pPr>
              <w:pStyle w:val="BodyText"/>
            </w:pPr>
            <w:r w:rsidRPr="00A32B82">
              <w:t>Total trusted access control is realised on all levels (capture server, edge controller and industrial device) avoiding any unwanted intrusion. This will be verified by an expert subcontracting organisation using all her experience to try and access on each of the possible levels to take over control. This test should be 100% successful in terms of protection.</w:t>
            </w:r>
          </w:p>
        </w:tc>
        <w:tc>
          <w:tcPr>
            <w:tcW w:w="1606" w:type="dxa"/>
          </w:tcPr>
          <w:p w:rsidRPr="00A32B82" w:rsidR="000A04AF" w:rsidP="00A775C5" w:rsidRDefault="000A04AF" w14:paraId="4AED5CB7" w14:textId="77777777">
            <w:pPr>
              <w:pStyle w:val="BodyText"/>
            </w:pPr>
            <w:r w:rsidRPr="00A32B82">
              <w:t>No expert subcontracting organisation has tested the security of remote updates.</w:t>
            </w:r>
          </w:p>
        </w:tc>
        <w:tc>
          <w:tcPr>
            <w:tcW w:w="2520" w:type="dxa"/>
          </w:tcPr>
          <w:p w:rsidRPr="00A32B82" w:rsidR="000A04AF" w:rsidP="00A775C5" w:rsidRDefault="000A04AF" w14:paraId="0F0AB88B" w14:textId="77777777">
            <w:pPr>
              <w:pStyle w:val="BodyText"/>
            </w:pPr>
            <w:r w:rsidRPr="00A32B82">
              <w:t>The expert subcontracting organisation rapports that the remote updates done by Capture are secure.</w:t>
            </w:r>
          </w:p>
        </w:tc>
        <w:tc>
          <w:tcPr>
            <w:tcW w:w="1505" w:type="dxa"/>
          </w:tcPr>
          <w:p w:rsidRPr="00305533" w:rsidR="000A04AF" w:rsidP="00A775C5" w:rsidRDefault="000A04AF" w14:paraId="29565ABB" w14:textId="77777777">
            <w:pPr>
              <w:pStyle w:val="BodyText"/>
            </w:pPr>
            <w:r w:rsidRPr="00305533">
              <w:t>No expert subcontracting organisation has tested the security of remote updates.</w:t>
            </w:r>
          </w:p>
        </w:tc>
      </w:tr>
      <w:tr w:rsidRPr="00B770C6" w:rsidR="000A04AF" w:rsidTr="00A775C5" w14:paraId="073F3CB3" w14:textId="77777777">
        <w:tblPrEx>
          <w:tblLook w:val="0080" w:firstRow="0" w:lastRow="0" w:firstColumn="1" w:lastColumn="0" w:noHBand="0" w:noVBand="0"/>
        </w:tblPrEx>
        <w:tc>
          <w:tcPr>
            <w:tcW w:w="3578" w:type="dxa"/>
          </w:tcPr>
          <w:p w:rsidRPr="00A32B82" w:rsidR="000A04AF" w:rsidP="00A775C5" w:rsidRDefault="000A04AF" w14:paraId="6006C808" w14:textId="77777777">
            <w:pPr>
              <w:pStyle w:val="BodyText"/>
            </w:pPr>
            <w:r w:rsidRPr="00A32B82">
              <w:t xml:space="preserve">Based on the results of this project </w:t>
            </w:r>
            <w:proofErr w:type="spellStart"/>
            <w:r w:rsidRPr="00A32B82">
              <w:t>Vintecc</w:t>
            </w:r>
            <w:proofErr w:type="spellEnd"/>
            <w:r w:rsidRPr="00A32B82">
              <w:t xml:space="preserve"> will define a strategy to continuously maximise its software protection against new cyber security dangers threats to be able to ensure its customers on building and maintaining safe and reliable solutions.</w:t>
            </w:r>
          </w:p>
        </w:tc>
        <w:tc>
          <w:tcPr>
            <w:tcW w:w="1606" w:type="dxa"/>
          </w:tcPr>
          <w:p w:rsidRPr="00A32B82" w:rsidR="000A04AF" w:rsidP="00A775C5" w:rsidRDefault="000A04AF" w14:paraId="7F34B557" w14:textId="77777777">
            <w:pPr>
              <w:pStyle w:val="BodyText"/>
            </w:pPr>
            <w:r w:rsidRPr="00A32B82">
              <w:t>We don’t have a general strategy to keep edge devices up to date and secure, these are done case by case.</w:t>
            </w:r>
          </w:p>
        </w:tc>
        <w:tc>
          <w:tcPr>
            <w:tcW w:w="2520" w:type="dxa"/>
          </w:tcPr>
          <w:p w:rsidRPr="00A32B82" w:rsidR="000A04AF" w:rsidP="00A775C5" w:rsidRDefault="000A04AF" w14:paraId="241DD407" w14:textId="77777777">
            <w:pPr>
              <w:pStyle w:val="BodyText"/>
            </w:pPr>
            <w:r w:rsidRPr="00A32B82">
              <w:t>We have a general strategy to keep edge devices up to date and secure.</w:t>
            </w:r>
          </w:p>
        </w:tc>
        <w:tc>
          <w:tcPr>
            <w:tcW w:w="1505" w:type="dxa"/>
          </w:tcPr>
          <w:p w:rsidRPr="00305533" w:rsidR="000A04AF" w:rsidP="00A775C5" w:rsidRDefault="000A04AF" w14:paraId="275BC91E" w14:textId="77777777">
            <w:pPr>
              <w:pStyle w:val="BodyText"/>
            </w:pPr>
            <w:r w:rsidRPr="00305533">
              <w:t xml:space="preserve">Security issues have been identified. Work has started to handle these issues. </w:t>
            </w:r>
            <w:r w:rsidRPr="00305533">
              <w:rPr>
                <w:rStyle w:val="FootnoteReference"/>
              </w:rPr>
              <w:footnoteReference w:id="16"/>
            </w:r>
          </w:p>
        </w:tc>
      </w:tr>
      <w:tr w:rsidRPr="00B770C6" w:rsidR="000A04AF" w:rsidTr="00A775C5" w14:paraId="172C272F" w14:textId="77777777">
        <w:tblPrEx>
          <w:tblLook w:val="0080" w:firstRow="0" w:lastRow="0" w:firstColumn="1" w:lastColumn="0" w:noHBand="0" w:noVBand="0"/>
        </w:tblPrEx>
        <w:tc>
          <w:tcPr>
            <w:tcW w:w="3578" w:type="dxa"/>
          </w:tcPr>
          <w:p w:rsidRPr="00A32B82" w:rsidR="000A04AF" w:rsidP="00A775C5" w:rsidRDefault="000A04AF" w14:paraId="2008465E" w14:textId="77777777">
            <w:pPr>
              <w:pStyle w:val="BodyText"/>
            </w:pPr>
            <w:proofErr w:type="spellStart"/>
            <w:r w:rsidRPr="00A32B82">
              <w:t>Vintecc</w:t>
            </w:r>
            <w:proofErr w:type="spellEnd"/>
            <w:r w:rsidRPr="00A32B82">
              <w:t xml:space="preserve"> will design and develop an architecture to embed these cyber security concepts as integrated part of its existing “capture” and “dual” framework. This should allow for automated update testing as well as safe state pre-update and post-update actions.</w:t>
            </w:r>
          </w:p>
        </w:tc>
        <w:tc>
          <w:tcPr>
            <w:tcW w:w="1606" w:type="dxa"/>
          </w:tcPr>
          <w:p w:rsidRPr="00A32B82" w:rsidR="000A04AF" w:rsidP="00A775C5" w:rsidRDefault="000A04AF" w14:paraId="7880457C" w14:textId="77777777">
            <w:pPr>
              <w:pStyle w:val="BodyText"/>
            </w:pPr>
            <w:r w:rsidRPr="00A32B82">
              <w:t>Edge updating is possible for Linux and Windows devices from the Capture cloud portal. This is not possible for container environments. We don’t have a mechanism that clearly indicates to the user when an update is required for security reasons.</w:t>
            </w:r>
          </w:p>
        </w:tc>
        <w:tc>
          <w:tcPr>
            <w:tcW w:w="2520" w:type="dxa"/>
          </w:tcPr>
          <w:p w:rsidRPr="00A32B82" w:rsidR="000A04AF" w:rsidP="00A775C5" w:rsidRDefault="000A04AF" w14:paraId="6BF68EDF" w14:textId="77777777">
            <w:pPr>
              <w:pStyle w:val="BodyText"/>
            </w:pPr>
            <w:r w:rsidRPr="00A32B82">
              <w:t>A user can update Capture Edge on all environments from the Capture portal. It is easy for the user to detect required updates, trigger the update and validate the results.</w:t>
            </w:r>
          </w:p>
        </w:tc>
        <w:tc>
          <w:tcPr>
            <w:tcW w:w="1505" w:type="dxa"/>
          </w:tcPr>
          <w:p w:rsidRPr="00305533" w:rsidR="000A04AF" w:rsidP="00A775C5" w:rsidRDefault="000A04AF" w14:paraId="6CD3DF58" w14:textId="77777777">
            <w:pPr>
              <w:pStyle w:val="BodyText"/>
            </w:pPr>
            <w:r>
              <w:t>An MVP of pre-update checks has been implemented and is currently being reviewed.</w:t>
            </w:r>
          </w:p>
        </w:tc>
      </w:tr>
    </w:tbl>
    <w:p w:rsidRPr="0060711B" w:rsidR="000A04AF" w:rsidP="000A04AF" w:rsidRDefault="000A04AF" w14:paraId="13E8056D" w14:textId="77777777">
      <w:pPr>
        <w:pStyle w:val="ITEABodyText"/>
        <w:ind w:left="720"/>
        <w:jc w:val="both"/>
      </w:pPr>
    </w:p>
    <w:p w:rsidR="000A04AF" w:rsidP="007D7F11" w:rsidRDefault="000A04AF" w14:paraId="51E4FDE8" w14:textId="77777777">
      <w:pPr>
        <w:pStyle w:val="BodyText"/>
      </w:pPr>
    </w:p>
    <w:p w:rsidR="00416354" w:rsidP="007D7F11" w:rsidRDefault="00416354" w14:paraId="069B3BE0" w14:textId="77777777">
      <w:pPr>
        <w:pStyle w:val="BodyText"/>
      </w:pPr>
    </w:p>
    <w:p w:rsidRPr="00204DDE" w:rsidR="00416354" w:rsidP="007D7F11" w:rsidRDefault="00416354" w14:paraId="38764050" w14:textId="77777777">
      <w:pPr>
        <w:pStyle w:val="BodyText"/>
      </w:pPr>
    </w:p>
    <w:p w:rsidRPr="00204DDE" w:rsidR="007D7F11" w:rsidP="007259BC" w:rsidRDefault="007D7F11" w14:paraId="6CE16FC0" w14:textId="77777777">
      <w:pPr>
        <w:pStyle w:val="BodyText"/>
      </w:pPr>
    </w:p>
    <w:p w:rsidRPr="00204DDE" w:rsidR="00841C44" w:rsidP="00841C44" w:rsidRDefault="00E17EBA" w14:paraId="10D890A2" w14:textId="79AB1A86">
      <w:pPr>
        <w:pStyle w:val="Heading1"/>
        <w:rPr>
          <w:rStyle w:val="fadeinm1hgl8"/>
          <w:bCs/>
          <w:sz w:val="22"/>
        </w:rPr>
      </w:pPr>
      <w:bookmarkStart w:name="_Toc202454800" w:id="36"/>
      <w:r>
        <w:rPr>
          <w:rStyle w:val="fadeinm1hgl8"/>
        </w:rPr>
        <w:t>D</w:t>
      </w:r>
      <w:r w:rsidRPr="00204DDE" w:rsidR="00841C44">
        <w:rPr>
          <w:rStyle w:val="fadeinm1hgl8"/>
        </w:rPr>
        <w:t>escriptions of</w:t>
      </w:r>
      <w:r w:rsidRPr="00204DDE" w:rsidR="00EE5811">
        <w:rPr>
          <w:rStyle w:val="fadeinm1hgl8"/>
        </w:rPr>
        <w:t xml:space="preserve"> </w:t>
      </w:r>
      <w:r w:rsidR="00BB7D7E">
        <w:rPr>
          <w:rStyle w:val="fadeinm1hgl8"/>
        </w:rPr>
        <w:t xml:space="preserve">contributions of each </w:t>
      </w:r>
      <w:r w:rsidRPr="00204DDE" w:rsidR="00EE5811">
        <w:rPr>
          <w:rStyle w:val="fadeinm1hgl8"/>
        </w:rPr>
        <w:t>UC’s</w:t>
      </w:r>
      <w:r w:rsidRPr="00204DDE" w:rsidR="00841C44">
        <w:rPr>
          <w:rStyle w:val="fadeinm1hgl8"/>
        </w:rPr>
        <w:t xml:space="preserve"> </w:t>
      </w:r>
      <w:r w:rsidR="00BB7D7E">
        <w:rPr>
          <w:rStyle w:val="fadeinm1hgl8"/>
        </w:rPr>
        <w:t xml:space="preserve">into the </w:t>
      </w:r>
      <w:r w:rsidR="00E249CA">
        <w:rPr>
          <w:rStyle w:val="fadeinm1hgl8"/>
        </w:rPr>
        <w:t>2nd</w:t>
      </w:r>
      <w:r w:rsidRPr="00204DDE" w:rsidR="00177BB0">
        <w:rPr>
          <w:rStyle w:val="fadeinm1hgl8"/>
        </w:rPr>
        <w:t xml:space="preserve"> </w:t>
      </w:r>
      <w:r w:rsidRPr="00204DDE" w:rsidR="00841C44">
        <w:rPr>
          <w:rStyle w:val="fadeinm1hgl8"/>
        </w:rPr>
        <w:t>year experiments and demonstrations</w:t>
      </w:r>
      <w:bookmarkEnd w:id="36"/>
    </w:p>
    <w:p w:rsidR="005D2E86" w:rsidP="005D2E86" w:rsidRDefault="00244374" w14:paraId="314EA279" w14:textId="34E59A70">
      <w:pPr>
        <w:pStyle w:val="Heading2"/>
      </w:pPr>
      <w:bookmarkStart w:name="_Toc202454801" w:id="37"/>
      <w:r w:rsidRPr="00204DDE">
        <w:rPr>
          <w:rStyle w:val="fadeinm1hgl8"/>
        </w:rPr>
        <w:t>UC 1 -</w:t>
      </w:r>
      <w:r w:rsidRPr="00204DDE">
        <w:t xml:space="preserve"> Connected &amp; Autonomous lightweight logistics for in-factory/out-factory supply chain</w:t>
      </w:r>
      <w:bookmarkEnd w:id="37"/>
    </w:p>
    <w:p w:rsidR="00C87B7F" w:rsidP="00C87B7F" w:rsidRDefault="00C87B7F" w14:paraId="0209B47E" w14:textId="77777777">
      <w:pPr>
        <w:pStyle w:val="BodyText"/>
      </w:pPr>
    </w:p>
    <w:p w:rsidR="00E856C6" w:rsidP="00E856C6" w:rsidRDefault="00507EF3" w14:paraId="61A31C75" w14:textId="576B72D7">
      <w:pPr>
        <w:pStyle w:val="Heading3"/>
      </w:pPr>
      <w:r>
        <w:t>Contribution</w:t>
      </w:r>
      <w:r w:rsidR="007C292B">
        <w:t xml:space="preserve"> to 2</w:t>
      </w:r>
      <w:r w:rsidRPr="007C292B" w:rsidR="007C292B">
        <w:rPr>
          <w:vertAlign w:val="superscript"/>
        </w:rPr>
        <w:t>nd</w:t>
      </w:r>
      <w:r w:rsidR="007C292B">
        <w:t xml:space="preserve"> year demonstration 1</w:t>
      </w:r>
    </w:p>
    <w:p w:rsidRPr="00BB433F" w:rsidR="00BB433F" w:rsidP="2E5508A9" w:rsidRDefault="457FA2AB" w14:paraId="0DCA067C" w14:textId="718AEDFB">
      <w:pPr>
        <w:spacing w:before="240" w:after="240"/>
        <w:jc w:val="both"/>
      </w:pPr>
      <w:r w:rsidRPr="2E5508A9">
        <w:rPr>
          <w:rFonts w:eastAsia="Arial" w:cs="Arial"/>
          <w:szCs w:val="20"/>
          <w:lang w:val="en-US"/>
        </w:rPr>
        <w:t xml:space="preserve">ACD, Inovasyon and Otokar will contribute to the in-factory logistics part of UC1 through an integrated demonstration. Otokar will provide the factory map, operational area information and in-factory logistics data required to define the scenario. Using these inputs, Inovasyon will update the digital twin environment and represent forklift/AMR movements, routes, task execution, pick-up/drop-off behavior and vehicle states. ACD will provide the </w:t>
      </w:r>
      <w:proofErr w:type="spellStart"/>
      <w:r w:rsidRPr="2E5508A9">
        <w:rPr>
          <w:rFonts w:eastAsia="Arial" w:cs="Arial"/>
          <w:szCs w:val="20"/>
          <w:lang w:val="en-US"/>
        </w:rPr>
        <w:t>VigilMesh</w:t>
      </w:r>
      <w:proofErr w:type="spellEnd"/>
      <w:r w:rsidRPr="2E5508A9">
        <w:rPr>
          <w:rFonts w:eastAsia="Arial" w:cs="Arial"/>
          <w:szCs w:val="20"/>
          <w:lang w:val="en-US"/>
        </w:rPr>
        <w:t xml:space="preserve"> platform as the operator-oriented monitoring environment and will visualize vehicle location, task status, operational status, communication source, battery indicators and historical operation data received from the digital twin and related data sources on the platform.</w:t>
      </w:r>
    </w:p>
    <w:p w:rsidRPr="00BB433F" w:rsidR="00BB433F" w:rsidP="2E5508A9" w:rsidRDefault="457FA2AB" w14:paraId="44B9E8DB" w14:textId="2371ADB5">
      <w:pPr>
        <w:spacing w:before="240" w:after="240"/>
        <w:jc w:val="both"/>
      </w:pPr>
      <w:r w:rsidRPr="2E5508A9">
        <w:rPr>
          <w:rFonts w:eastAsia="Arial" w:cs="Arial"/>
          <w:szCs w:val="20"/>
          <w:lang w:val="en-US"/>
        </w:rPr>
        <w:t xml:space="preserve">In this integrated scenario, PHM will not be presented as a separate demonstration, but as a page and analysis component within </w:t>
      </w:r>
      <w:proofErr w:type="spellStart"/>
      <w:r w:rsidRPr="2E5508A9">
        <w:rPr>
          <w:rFonts w:eastAsia="Arial" w:cs="Arial"/>
          <w:szCs w:val="20"/>
          <w:lang w:val="en-US"/>
        </w:rPr>
        <w:t>VigilMesh</w:t>
      </w:r>
      <w:proofErr w:type="spellEnd"/>
      <w:r w:rsidRPr="2E5508A9">
        <w:rPr>
          <w:rFonts w:eastAsia="Arial" w:cs="Arial"/>
          <w:szCs w:val="20"/>
          <w:lang w:val="en-US"/>
        </w:rPr>
        <w:t xml:space="preserve">. The PHM page will display SOC/SOH estimation, remaining range and time estimation, low battery warning and anomaly detection outputs. 5G/Wi-Fi communication behavior will also be simulated in the digital twin environment, and the active communication source and continuity of data flow will be made monitorable on </w:t>
      </w:r>
      <w:proofErr w:type="spellStart"/>
      <w:r w:rsidRPr="2E5508A9">
        <w:rPr>
          <w:rFonts w:eastAsia="Arial" w:cs="Arial"/>
          <w:szCs w:val="20"/>
          <w:lang w:val="en-US"/>
        </w:rPr>
        <w:t>VigilMesh</w:t>
      </w:r>
      <w:proofErr w:type="spellEnd"/>
      <w:r w:rsidRPr="2E5508A9">
        <w:rPr>
          <w:rFonts w:eastAsia="Arial" w:cs="Arial"/>
          <w:szCs w:val="20"/>
          <w:lang w:val="en-US"/>
        </w:rPr>
        <w:t>. In this way, the contributions of ACD, Inovasyon and Otokar will be positioned under a single unified UC1 in-factory logistics demonstration.</w:t>
      </w:r>
    </w:p>
    <w:p w:rsidR="00AF7A8C" w:rsidP="00AF7A8C" w:rsidRDefault="00AF7A8C" w14:paraId="47222F12" w14:textId="77777777">
      <w:pPr>
        <w:rPr>
          <w:lang w:val="en-US"/>
        </w:rPr>
      </w:pPr>
    </w:p>
    <w:p w:rsidR="00AF7A8C" w:rsidP="00AF7A8C" w:rsidRDefault="007C292B" w14:paraId="68634344" w14:textId="7746F4DA">
      <w:pPr>
        <w:pStyle w:val="Heading3"/>
      </w:pPr>
      <w:r>
        <w:t>Discussion and estimation of the targeted KPI</w:t>
      </w:r>
    </w:p>
    <w:p w:rsidR="00FE62A0" w:rsidP="00FE62A0" w:rsidRDefault="00FE62A0" w14:paraId="38EA7166" w14:textId="77777777">
      <w:pPr>
        <w:rPr>
          <w:lang w:val="en-US"/>
        </w:rPr>
      </w:pPr>
    </w:p>
    <w:p w:rsidRPr="00F16955" w:rsidR="00F16955" w:rsidP="00F16955" w:rsidRDefault="00F16955" w14:paraId="2D95C210" w14:textId="77777777">
      <w:pPr>
        <w:numPr>
          <w:ilvl w:val="0"/>
          <w:numId w:val="26"/>
        </w:numPr>
        <w:spacing w:after="200" w:line="276" w:lineRule="auto"/>
        <w:rPr>
          <w:rFonts w:ascii="Calibri" w:hAnsi="Calibri" w:eastAsia="Calibri" w:cs="Arial"/>
          <w:sz w:val="22"/>
          <w:szCs w:val="21"/>
          <w:lang w:eastAsia="en-US"/>
        </w:rPr>
      </w:pPr>
      <w:r w:rsidRPr="00F16955">
        <w:rPr>
          <w:rFonts w:ascii="Calibri" w:hAnsi="Calibri" w:eastAsia="Calibri" w:cs="Arial"/>
          <w:sz w:val="22"/>
          <w:szCs w:val="21"/>
          <w:lang w:val="en-US" w:eastAsia="en-US"/>
        </w:rPr>
        <w:t xml:space="preserve">KPI </w:t>
      </w:r>
      <w:r w:rsidRPr="00F16955">
        <w:rPr>
          <w:rFonts w:ascii="Calibri" w:hAnsi="Calibri" w:eastAsia="Calibri" w:cs="Arial"/>
          <w:sz w:val="22"/>
          <w:szCs w:val="21"/>
          <w:lang w:eastAsia="en-US"/>
        </w:rPr>
        <w:t xml:space="preserve">autonomous lightweight logistics (UC 1) </w:t>
      </w:r>
    </w:p>
    <w:p w:rsidRPr="00F16955" w:rsidR="00F16955" w:rsidP="00F16955" w:rsidRDefault="00F16955" w14:paraId="6542B228" w14:textId="77777777">
      <w:pPr>
        <w:spacing w:after="200" w:line="276" w:lineRule="auto"/>
        <w:ind w:left="720"/>
        <w:rPr>
          <w:rFonts w:ascii="Calibri" w:hAnsi="Calibri" w:eastAsia="Calibri" w:cs="Arial"/>
          <w:sz w:val="22"/>
          <w:szCs w:val="21"/>
          <w:lang w:eastAsia="en-US"/>
        </w:rPr>
      </w:pPr>
    </w:p>
    <w:tbl>
      <w:tblPr>
        <w:tblStyle w:val="TableGrid2"/>
        <w:tblW w:w="9139" w:type="dxa"/>
        <w:tblLook w:val="04A0" w:firstRow="1" w:lastRow="0" w:firstColumn="1" w:lastColumn="0" w:noHBand="0" w:noVBand="1"/>
      </w:tblPr>
      <w:tblGrid>
        <w:gridCol w:w="2875"/>
        <w:gridCol w:w="2088"/>
        <w:gridCol w:w="2088"/>
        <w:gridCol w:w="2088"/>
      </w:tblGrid>
      <w:tr w:rsidRPr="00F16955" w:rsidR="00F16955" w14:paraId="6B0855F7" w14:textId="77777777">
        <w:trPr>
          <w:cnfStyle w:val="100000000000" w:firstRow="1" w:lastRow="0" w:firstColumn="0" w:lastColumn="0" w:oddVBand="0" w:evenVBand="0" w:oddHBand="0" w:evenHBand="0" w:firstRowFirstColumn="0" w:firstRowLastColumn="0" w:lastRowFirstColumn="0" w:lastRowLastColumn="0"/>
        </w:trPr>
        <w:tc>
          <w:tcPr>
            <w:tcW w:w="2875" w:type="dxa"/>
          </w:tcPr>
          <w:p w:rsidRPr="00F16955" w:rsidR="00F16955" w:rsidP="00F16955" w:rsidRDefault="00F16955" w14:paraId="4AB99A46" w14:textId="77777777">
            <w:pPr>
              <w:rPr>
                <w:rFonts w:ascii="Calibri" w:hAnsi="Calibri"/>
                <w:szCs w:val="21"/>
                <w:lang w:eastAsia="en-US"/>
              </w:rPr>
            </w:pPr>
            <w:r w:rsidRPr="00F16955">
              <w:rPr>
                <w:rFonts w:ascii="Calibri" w:hAnsi="Calibri"/>
                <w:szCs w:val="21"/>
                <w:lang w:eastAsia="en-US"/>
              </w:rPr>
              <w:t>Name of the KPI</w:t>
            </w:r>
          </w:p>
        </w:tc>
        <w:tc>
          <w:tcPr>
            <w:tcW w:w="2088" w:type="dxa"/>
          </w:tcPr>
          <w:p w:rsidRPr="00F16955" w:rsidR="00F16955" w:rsidP="00F16955" w:rsidRDefault="00F16955" w14:paraId="4D603EEE" w14:textId="77777777">
            <w:pPr>
              <w:jc w:val="center"/>
              <w:rPr>
                <w:rFonts w:ascii="Calibri" w:hAnsi="Calibri"/>
                <w:szCs w:val="21"/>
                <w:lang w:eastAsia="en-US"/>
              </w:rPr>
            </w:pPr>
            <w:r w:rsidRPr="00F16955">
              <w:rPr>
                <w:rFonts w:ascii="Calibri" w:hAnsi="Calibri"/>
                <w:szCs w:val="21"/>
                <w:lang w:eastAsia="en-US"/>
              </w:rPr>
              <w:t>Initial value</w:t>
            </w:r>
          </w:p>
        </w:tc>
        <w:tc>
          <w:tcPr>
            <w:tcW w:w="2088" w:type="dxa"/>
          </w:tcPr>
          <w:p w:rsidRPr="00F16955" w:rsidR="00F16955" w:rsidP="00F16955" w:rsidRDefault="00F16955" w14:paraId="005AFF97" w14:textId="77777777">
            <w:pPr>
              <w:jc w:val="center"/>
              <w:rPr>
                <w:rFonts w:ascii="Calibri" w:hAnsi="Calibri"/>
                <w:szCs w:val="21"/>
                <w:lang w:eastAsia="en-US"/>
              </w:rPr>
            </w:pPr>
            <w:r w:rsidRPr="00F16955">
              <w:rPr>
                <w:rFonts w:ascii="Calibri" w:hAnsi="Calibri"/>
                <w:szCs w:val="21"/>
                <w:lang w:eastAsia="en-US"/>
              </w:rPr>
              <w:t>Targeted value</w:t>
            </w:r>
          </w:p>
        </w:tc>
        <w:tc>
          <w:tcPr>
            <w:tcW w:w="2088" w:type="dxa"/>
          </w:tcPr>
          <w:p w:rsidRPr="00F16955" w:rsidR="00F16955" w:rsidP="00F16955" w:rsidRDefault="00F16955" w14:paraId="3E0BF023" w14:textId="77777777">
            <w:pPr>
              <w:jc w:val="center"/>
              <w:rPr>
                <w:rFonts w:ascii="Calibri" w:hAnsi="Calibri"/>
                <w:szCs w:val="21"/>
                <w:lang w:eastAsia="en-US"/>
              </w:rPr>
            </w:pPr>
            <w:r w:rsidRPr="00F16955">
              <w:rPr>
                <w:rFonts w:ascii="Calibri" w:hAnsi="Calibri"/>
                <w:szCs w:val="21"/>
                <w:lang w:eastAsia="en-US"/>
              </w:rPr>
              <w:t>Current value</w:t>
            </w:r>
          </w:p>
        </w:tc>
      </w:tr>
      <w:tr w:rsidRPr="00F16955" w:rsidR="00F16955" w14:paraId="03421EC7"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F16955" w:rsidR="00F16955" w:rsidP="00F16955" w:rsidRDefault="00F16955" w14:paraId="39D6D87F" w14:textId="77777777">
            <w:pPr>
              <w:rPr>
                <w:rFonts w:ascii="Calibri" w:hAnsi="Calibri"/>
                <w:iCs/>
                <w:szCs w:val="21"/>
                <w:lang w:eastAsia="en-US"/>
              </w:rPr>
            </w:pPr>
            <w:r w:rsidRPr="00F16955">
              <w:rPr>
                <w:rFonts w:ascii="Calibri" w:hAnsi="Calibri"/>
                <w:iCs/>
                <w:szCs w:val="21"/>
                <w:lang w:eastAsia="en-US"/>
              </w:rPr>
              <w:t>Technology readiness level</w:t>
            </w:r>
          </w:p>
        </w:tc>
        <w:tc>
          <w:tcPr>
            <w:tcW w:w="2088" w:type="dxa"/>
          </w:tcPr>
          <w:p w:rsidRPr="00F16955" w:rsidR="00F16955" w:rsidP="00F16955" w:rsidRDefault="00F16955" w14:paraId="023C4C0B" w14:textId="77777777">
            <w:pPr>
              <w:rPr>
                <w:rFonts w:ascii="Calibri" w:hAnsi="Calibri"/>
                <w:szCs w:val="21"/>
                <w:lang w:eastAsia="en-US"/>
              </w:rPr>
            </w:pPr>
            <w:r w:rsidRPr="00F16955">
              <w:rPr>
                <w:rFonts w:ascii="Calibri" w:hAnsi="Calibri"/>
                <w:szCs w:val="21"/>
                <w:lang w:eastAsia="en-US"/>
              </w:rPr>
              <w:t>TRL level 3</w:t>
            </w:r>
          </w:p>
        </w:tc>
        <w:tc>
          <w:tcPr>
            <w:tcW w:w="2088" w:type="dxa"/>
          </w:tcPr>
          <w:p w:rsidRPr="00F16955" w:rsidR="00F16955" w:rsidP="00F16955" w:rsidRDefault="00F16955" w14:paraId="5E3DF58C" w14:textId="77777777">
            <w:pPr>
              <w:rPr>
                <w:rFonts w:ascii="Calibri" w:hAnsi="Calibri"/>
                <w:szCs w:val="21"/>
                <w:lang w:eastAsia="en-US"/>
              </w:rPr>
            </w:pPr>
            <w:r w:rsidRPr="00F16955">
              <w:rPr>
                <w:rFonts w:ascii="Calibri" w:hAnsi="Calibri"/>
                <w:szCs w:val="21"/>
                <w:lang w:eastAsia="en-US"/>
              </w:rPr>
              <w:t>TRL level 5-6</w:t>
            </w:r>
          </w:p>
        </w:tc>
        <w:tc>
          <w:tcPr>
            <w:tcW w:w="2088" w:type="dxa"/>
          </w:tcPr>
          <w:p w:rsidRPr="00F16955" w:rsidR="00F16955" w:rsidP="00F16955" w:rsidRDefault="00F16955" w14:paraId="0A01D481" w14:textId="77777777">
            <w:pPr>
              <w:rPr>
                <w:rFonts w:ascii="Calibri" w:hAnsi="Calibri"/>
                <w:szCs w:val="21"/>
                <w:lang w:eastAsia="en-US"/>
              </w:rPr>
            </w:pPr>
            <w:r w:rsidRPr="00F16955">
              <w:rPr>
                <w:rFonts w:ascii="Calibri" w:hAnsi="Calibri"/>
                <w:szCs w:val="21"/>
                <w:lang w:eastAsia="en-US"/>
              </w:rPr>
              <w:t>TRL level 3</w:t>
            </w:r>
            <w:r w:rsidRPr="00F16955">
              <w:rPr>
                <w:rFonts w:ascii="Calibri" w:hAnsi="Calibri"/>
                <w:szCs w:val="21"/>
                <w:vertAlign w:val="superscript"/>
                <w:lang w:eastAsia="en-US"/>
              </w:rPr>
              <w:footnoteReference w:id="17"/>
            </w:r>
          </w:p>
        </w:tc>
      </w:tr>
      <w:tr w:rsidRPr="00F16955" w:rsidR="00F16955" w14:paraId="2D688CF8"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F16955" w:rsidR="00F16955" w:rsidP="00F16955" w:rsidRDefault="00F16955" w14:paraId="1AA35777" w14:textId="77777777">
            <w:pPr>
              <w:rPr>
                <w:rFonts w:ascii="Calibri" w:hAnsi="Calibri"/>
                <w:b/>
                <w:bCs/>
                <w:szCs w:val="21"/>
                <w:lang w:eastAsia="en-US"/>
              </w:rPr>
            </w:pPr>
            <w:r w:rsidRPr="00F16955">
              <w:rPr>
                <w:rFonts w:ascii="Calibri" w:hAnsi="Calibri"/>
                <w:szCs w:val="21"/>
                <w:lang w:eastAsia="en-US"/>
              </w:rPr>
              <w:t>The sensor system characterizes and monitors at least 4 types of object interactions</w:t>
            </w:r>
          </w:p>
        </w:tc>
        <w:tc>
          <w:tcPr>
            <w:tcW w:w="2088" w:type="dxa"/>
          </w:tcPr>
          <w:p w:rsidRPr="00F16955" w:rsidR="00F16955" w:rsidP="00F16955" w:rsidRDefault="00F16955" w14:paraId="075F394B" w14:textId="77777777">
            <w:pPr>
              <w:rPr>
                <w:rFonts w:ascii="Calibri" w:hAnsi="Calibri"/>
                <w:szCs w:val="21"/>
                <w:lang w:eastAsia="en-US"/>
              </w:rPr>
            </w:pPr>
            <w:r w:rsidRPr="00F16955">
              <w:rPr>
                <w:rFonts w:ascii="Calibri" w:hAnsi="Calibri"/>
                <w:szCs w:val="21"/>
                <w:lang w:eastAsia="en-US"/>
              </w:rPr>
              <w:t>0</w:t>
            </w:r>
          </w:p>
        </w:tc>
        <w:tc>
          <w:tcPr>
            <w:tcW w:w="2088" w:type="dxa"/>
          </w:tcPr>
          <w:p w:rsidRPr="00F16955" w:rsidR="00F16955" w:rsidP="00F16955" w:rsidRDefault="00F16955" w14:paraId="6B259A2E" w14:textId="77777777">
            <w:pPr>
              <w:rPr>
                <w:rFonts w:ascii="Calibri" w:hAnsi="Calibri"/>
                <w:szCs w:val="21"/>
                <w:lang w:eastAsia="en-US"/>
              </w:rPr>
            </w:pPr>
            <w:r w:rsidRPr="00F16955">
              <w:rPr>
                <w:rFonts w:ascii="Calibri" w:hAnsi="Calibri"/>
                <w:szCs w:val="21"/>
                <w:lang w:eastAsia="en-US"/>
              </w:rPr>
              <w:t>4</w:t>
            </w:r>
          </w:p>
        </w:tc>
        <w:tc>
          <w:tcPr>
            <w:tcW w:w="2088" w:type="dxa"/>
          </w:tcPr>
          <w:p w:rsidRPr="00F16955" w:rsidR="00F16955" w:rsidP="00F16955" w:rsidRDefault="00F16955" w14:paraId="1C98CFCC" w14:textId="77777777">
            <w:pPr>
              <w:rPr>
                <w:rFonts w:ascii="Calibri" w:hAnsi="Calibri"/>
                <w:szCs w:val="21"/>
                <w:lang w:eastAsia="en-US"/>
              </w:rPr>
            </w:pPr>
            <w:r w:rsidRPr="00F16955">
              <w:rPr>
                <w:rFonts w:ascii="Calibri" w:hAnsi="Calibri"/>
                <w:szCs w:val="21"/>
                <w:lang w:eastAsia="en-US"/>
              </w:rPr>
              <w:t>1</w:t>
            </w:r>
            <w:r w:rsidRPr="00F16955">
              <w:rPr>
                <w:rFonts w:ascii="Calibri" w:hAnsi="Calibri"/>
                <w:szCs w:val="21"/>
                <w:vertAlign w:val="superscript"/>
                <w:lang w:eastAsia="en-US"/>
              </w:rPr>
              <w:footnoteReference w:id="18"/>
            </w:r>
          </w:p>
        </w:tc>
      </w:tr>
      <w:tr w:rsidRPr="00F16955" w:rsidR="00F16955" w14:paraId="183CD66D"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F16955" w:rsidR="00F16955" w:rsidP="00F16955" w:rsidRDefault="00F16955" w14:paraId="1EF4C0FD" w14:textId="77777777">
            <w:pPr>
              <w:rPr>
                <w:rFonts w:ascii="Calibri" w:hAnsi="Calibri"/>
                <w:szCs w:val="21"/>
                <w:lang w:eastAsia="en-US"/>
              </w:rPr>
            </w:pPr>
            <w:r w:rsidRPr="00F16955">
              <w:rPr>
                <w:rFonts w:ascii="Calibri" w:hAnsi="Calibri"/>
                <w:szCs w:val="21"/>
                <w:lang w:eastAsia="en-US"/>
              </w:rPr>
              <w:t>At least 2 services to prevent collision</w:t>
            </w:r>
          </w:p>
        </w:tc>
        <w:tc>
          <w:tcPr>
            <w:tcW w:w="2088" w:type="dxa"/>
          </w:tcPr>
          <w:p w:rsidRPr="00F16955" w:rsidR="00F16955" w:rsidP="00F16955" w:rsidRDefault="00F16955" w14:paraId="2E9C7AE9" w14:textId="77777777">
            <w:pPr>
              <w:rPr>
                <w:rFonts w:ascii="Calibri" w:hAnsi="Calibri"/>
                <w:szCs w:val="21"/>
                <w:lang w:eastAsia="en-US"/>
              </w:rPr>
            </w:pPr>
            <w:r w:rsidRPr="00F16955">
              <w:rPr>
                <w:rFonts w:ascii="Calibri" w:hAnsi="Calibri"/>
                <w:szCs w:val="21"/>
                <w:lang w:eastAsia="en-US"/>
              </w:rPr>
              <w:t>0</w:t>
            </w:r>
          </w:p>
        </w:tc>
        <w:tc>
          <w:tcPr>
            <w:tcW w:w="2088" w:type="dxa"/>
          </w:tcPr>
          <w:p w:rsidRPr="00F16955" w:rsidR="00F16955" w:rsidP="00F16955" w:rsidRDefault="00F16955" w14:paraId="4423FDAF" w14:textId="77777777">
            <w:pPr>
              <w:rPr>
                <w:rFonts w:ascii="Calibri" w:hAnsi="Calibri"/>
                <w:szCs w:val="21"/>
                <w:lang w:eastAsia="en-US"/>
              </w:rPr>
            </w:pPr>
            <w:r w:rsidRPr="00F16955">
              <w:rPr>
                <w:rFonts w:ascii="Calibri" w:hAnsi="Calibri"/>
                <w:szCs w:val="21"/>
                <w:lang w:eastAsia="en-US"/>
              </w:rPr>
              <w:t>2</w:t>
            </w:r>
          </w:p>
        </w:tc>
        <w:tc>
          <w:tcPr>
            <w:tcW w:w="2088" w:type="dxa"/>
          </w:tcPr>
          <w:p w:rsidRPr="00F16955" w:rsidR="00F16955" w:rsidP="00F16955" w:rsidRDefault="00F16955" w14:paraId="33C7EF87" w14:textId="77777777">
            <w:pPr>
              <w:rPr>
                <w:rFonts w:ascii="Calibri" w:hAnsi="Calibri"/>
                <w:szCs w:val="21"/>
                <w:lang w:eastAsia="en-US"/>
              </w:rPr>
            </w:pPr>
            <w:r w:rsidRPr="00F16955">
              <w:rPr>
                <w:rFonts w:ascii="Calibri" w:hAnsi="Calibri"/>
                <w:szCs w:val="21"/>
                <w:lang w:eastAsia="en-US"/>
              </w:rPr>
              <w:t>1</w:t>
            </w:r>
          </w:p>
        </w:tc>
      </w:tr>
      <w:tr w:rsidRPr="00F16955" w:rsidR="00F16955" w14:paraId="2091B408"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F16955" w:rsidR="00F16955" w:rsidP="00F16955" w:rsidRDefault="00F16955" w14:paraId="70FAD8E7" w14:textId="77777777">
            <w:pPr>
              <w:rPr>
                <w:rFonts w:ascii="Calibri" w:hAnsi="Calibri"/>
                <w:szCs w:val="21"/>
                <w:lang w:eastAsia="en-US"/>
              </w:rPr>
            </w:pPr>
            <w:r w:rsidRPr="00F16955">
              <w:rPr>
                <w:rFonts w:ascii="Calibri" w:hAnsi="Calibri"/>
                <w:szCs w:val="21"/>
                <w:lang w:eastAsia="en-US"/>
              </w:rPr>
              <w:t>Collecting data sets for 10 different object interaction features</w:t>
            </w:r>
          </w:p>
        </w:tc>
        <w:tc>
          <w:tcPr>
            <w:tcW w:w="2088" w:type="dxa"/>
          </w:tcPr>
          <w:p w:rsidRPr="00F16955" w:rsidR="00F16955" w:rsidP="00F16955" w:rsidRDefault="00F16955" w14:paraId="626016CB" w14:textId="77777777">
            <w:pPr>
              <w:rPr>
                <w:rFonts w:ascii="Calibri" w:hAnsi="Calibri"/>
                <w:szCs w:val="21"/>
                <w:lang w:eastAsia="en-US"/>
              </w:rPr>
            </w:pPr>
            <w:r w:rsidRPr="00F16955">
              <w:rPr>
                <w:rFonts w:ascii="Calibri" w:hAnsi="Calibri"/>
                <w:szCs w:val="21"/>
                <w:lang w:eastAsia="en-US"/>
              </w:rPr>
              <w:t>2</w:t>
            </w:r>
          </w:p>
        </w:tc>
        <w:tc>
          <w:tcPr>
            <w:tcW w:w="2088" w:type="dxa"/>
          </w:tcPr>
          <w:p w:rsidRPr="00F16955" w:rsidR="00F16955" w:rsidP="00F16955" w:rsidRDefault="00F16955" w14:paraId="1B5753C6" w14:textId="77777777">
            <w:pPr>
              <w:rPr>
                <w:rFonts w:ascii="Calibri" w:hAnsi="Calibri"/>
                <w:szCs w:val="21"/>
                <w:lang w:eastAsia="en-US"/>
              </w:rPr>
            </w:pPr>
            <w:r w:rsidRPr="00F16955">
              <w:rPr>
                <w:rFonts w:ascii="Calibri" w:hAnsi="Calibri"/>
                <w:szCs w:val="21"/>
                <w:lang w:eastAsia="en-US"/>
              </w:rPr>
              <w:t>10</w:t>
            </w:r>
          </w:p>
        </w:tc>
        <w:tc>
          <w:tcPr>
            <w:tcW w:w="2088" w:type="dxa"/>
          </w:tcPr>
          <w:p w:rsidRPr="00F16955" w:rsidR="00F16955" w:rsidP="00F16955" w:rsidRDefault="00F16955" w14:paraId="0035873C" w14:textId="77777777">
            <w:pPr>
              <w:rPr>
                <w:rFonts w:ascii="Calibri" w:hAnsi="Calibri"/>
                <w:szCs w:val="21"/>
                <w:lang w:eastAsia="en-US"/>
              </w:rPr>
            </w:pPr>
            <w:r w:rsidRPr="00F16955">
              <w:rPr>
                <w:rFonts w:ascii="Calibri" w:hAnsi="Calibri"/>
                <w:szCs w:val="21"/>
                <w:lang w:eastAsia="en-US"/>
              </w:rPr>
              <w:t>3</w:t>
            </w:r>
          </w:p>
        </w:tc>
      </w:tr>
      <w:tr w:rsidRPr="00F16955" w:rsidR="00F16955" w14:paraId="256FD0C6"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F16955" w:rsidR="00F16955" w:rsidP="00F16955" w:rsidRDefault="00F16955" w14:paraId="10B46955" w14:textId="77777777">
            <w:pPr>
              <w:rPr>
                <w:rFonts w:ascii="Calibri" w:hAnsi="Calibri"/>
                <w:szCs w:val="21"/>
                <w:lang w:eastAsia="en-US"/>
              </w:rPr>
            </w:pPr>
            <w:r w:rsidRPr="00F16955">
              <w:rPr>
                <w:rFonts w:ascii="Calibri" w:hAnsi="Calibri"/>
                <w:szCs w:val="21"/>
                <w:lang w:eastAsia="en-US"/>
              </w:rPr>
              <w:t>Situation awareness model (semantic model)</w:t>
            </w:r>
          </w:p>
        </w:tc>
        <w:tc>
          <w:tcPr>
            <w:tcW w:w="2088" w:type="dxa"/>
          </w:tcPr>
          <w:p w:rsidRPr="00F16955" w:rsidR="00F16955" w:rsidP="00F16955" w:rsidRDefault="00F16955" w14:paraId="74399C3F" w14:textId="77777777">
            <w:pPr>
              <w:rPr>
                <w:rFonts w:ascii="Calibri" w:hAnsi="Calibri"/>
                <w:szCs w:val="21"/>
                <w:lang w:eastAsia="en-US"/>
              </w:rPr>
            </w:pPr>
            <w:r w:rsidRPr="00F16955">
              <w:rPr>
                <w:rFonts w:ascii="Calibri" w:hAnsi="Calibri"/>
                <w:szCs w:val="21"/>
                <w:lang w:eastAsia="en-US"/>
              </w:rPr>
              <w:t>0</w:t>
            </w:r>
          </w:p>
        </w:tc>
        <w:tc>
          <w:tcPr>
            <w:tcW w:w="2088" w:type="dxa"/>
          </w:tcPr>
          <w:p w:rsidRPr="00F16955" w:rsidR="00F16955" w:rsidP="00F16955" w:rsidRDefault="00F16955" w14:paraId="612C09D5" w14:textId="77777777">
            <w:pPr>
              <w:rPr>
                <w:rFonts w:ascii="Calibri" w:hAnsi="Calibri"/>
                <w:szCs w:val="21"/>
                <w:lang w:eastAsia="en-US"/>
              </w:rPr>
            </w:pPr>
            <w:r w:rsidRPr="00F16955">
              <w:rPr>
                <w:rFonts w:ascii="Calibri" w:hAnsi="Calibri"/>
                <w:szCs w:val="21"/>
                <w:lang w:eastAsia="en-US"/>
              </w:rPr>
              <w:t>1</w:t>
            </w:r>
          </w:p>
        </w:tc>
        <w:tc>
          <w:tcPr>
            <w:tcW w:w="2088" w:type="dxa"/>
          </w:tcPr>
          <w:p w:rsidRPr="00F16955" w:rsidR="00F16955" w:rsidP="00F16955" w:rsidRDefault="00F16955" w14:paraId="71820E69" w14:textId="77777777">
            <w:pPr>
              <w:rPr>
                <w:rFonts w:ascii="Calibri" w:hAnsi="Calibri"/>
                <w:szCs w:val="21"/>
                <w:lang w:eastAsia="en-US"/>
              </w:rPr>
            </w:pPr>
            <w:r w:rsidRPr="00F16955">
              <w:rPr>
                <w:rFonts w:ascii="Calibri" w:hAnsi="Calibri"/>
                <w:szCs w:val="21"/>
                <w:lang w:eastAsia="en-US"/>
              </w:rPr>
              <w:t>0</w:t>
            </w:r>
          </w:p>
        </w:tc>
      </w:tr>
      <w:tr w:rsidRPr="00F16955" w:rsidR="00F16955" w14:paraId="52B73F1A"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F16955" w:rsidR="00F16955" w:rsidP="00F16955" w:rsidRDefault="00F16955" w14:paraId="4DA914DE" w14:textId="77777777">
            <w:pPr>
              <w:rPr>
                <w:rFonts w:ascii="Calibri" w:hAnsi="Calibri"/>
                <w:szCs w:val="21"/>
                <w:lang w:eastAsia="en-US"/>
              </w:rPr>
            </w:pPr>
            <w:r w:rsidRPr="00F16955">
              <w:rPr>
                <w:rFonts w:ascii="Calibri" w:hAnsi="Calibri"/>
                <w:szCs w:val="21"/>
                <w:lang w:eastAsia="en-US"/>
              </w:rPr>
              <w:t>Contribution to academic literature</w:t>
            </w:r>
          </w:p>
        </w:tc>
        <w:tc>
          <w:tcPr>
            <w:tcW w:w="2088" w:type="dxa"/>
          </w:tcPr>
          <w:p w:rsidRPr="00F16955" w:rsidR="00F16955" w:rsidP="00F16955" w:rsidRDefault="00F16955" w14:paraId="6A9279CA" w14:textId="77777777">
            <w:pPr>
              <w:rPr>
                <w:rFonts w:ascii="Calibri" w:hAnsi="Calibri"/>
                <w:szCs w:val="21"/>
                <w:lang w:eastAsia="en-US"/>
              </w:rPr>
            </w:pPr>
            <w:r w:rsidRPr="00F16955">
              <w:rPr>
                <w:rFonts w:ascii="Calibri" w:hAnsi="Calibri"/>
                <w:szCs w:val="21"/>
                <w:lang w:eastAsia="en-US"/>
              </w:rPr>
              <w:t>0</w:t>
            </w:r>
          </w:p>
        </w:tc>
        <w:tc>
          <w:tcPr>
            <w:tcW w:w="2088" w:type="dxa"/>
          </w:tcPr>
          <w:p w:rsidRPr="00F16955" w:rsidR="00F16955" w:rsidP="00F16955" w:rsidRDefault="00F16955" w14:paraId="10571EDD" w14:textId="77777777">
            <w:pPr>
              <w:rPr>
                <w:rFonts w:ascii="Calibri" w:hAnsi="Calibri"/>
                <w:szCs w:val="21"/>
                <w:lang w:eastAsia="en-US"/>
              </w:rPr>
            </w:pPr>
            <w:r w:rsidRPr="00F16955">
              <w:rPr>
                <w:rFonts w:ascii="Calibri" w:hAnsi="Calibri"/>
                <w:szCs w:val="21"/>
                <w:lang w:eastAsia="en-US"/>
              </w:rPr>
              <w:t>3</w:t>
            </w:r>
          </w:p>
        </w:tc>
        <w:tc>
          <w:tcPr>
            <w:tcW w:w="2088" w:type="dxa"/>
          </w:tcPr>
          <w:p w:rsidRPr="00F16955" w:rsidR="00F16955" w:rsidP="00F16955" w:rsidRDefault="00F16955" w14:paraId="7947CE03" w14:textId="77777777">
            <w:pPr>
              <w:rPr>
                <w:rFonts w:ascii="Calibri" w:hAnsi="Calibri"/>
                <w:szCs w:val="21"/>
                <w:lang w:eastAsia="en-US"/>
              </w:rPr>
            </w:pPr>
            <w:r w:rsidRPr="00F16955">
              <w:rPr>
                <w:rFonts w:ascii="Calibri" w:hAnsi="Calibri"/>
                <w:szCs w:val="21"/>
                <w:lang w:eastAsia="en-US"/>
              </w:rPr>
              <w:t>0</w:t>
            </w:r>
          </w:p>
        </w:tc>
      </w:tr>
      <w:tr w:rsidRPr="00F16955" w:rsidR="00F16955" w14:paraId="77252F87"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F16955" w:rsidR="00F16955" w:rsidP="00F16955" w:rsidRDefault="00F16955" w14:paraId="5AFCA594" w14:textId="77777777">
            <w:pPr>
              <w:rPr>
                <w:rFonts w:ascii="Calibri" w:hAnsi="Calibri"/>
                <w:szCs w:val="21"/>
                <w:lang w:eastAsia="en-US"/>
              </w:rPr>
            </w:pPr>
            <w:proofErr w:type="spellStart"/>
            <w:r w:rsidRPr="00F16955">
              <w:rPr>
                <w:rFonts w:ascii="Calibri" w:hAnsi="Calibri"/>
                <w:szCs w:val="21"/>
                <w:lang w:eastAsia="en-US"/>
              </w:rPr>
              <w:t>Commercializable</w:t>
            </w:r>
            <w:proofErr w:type="spellEnd"/>
            <w:r w:rsidRPr="00F16955">
              <w:rPr>
                <w:rFonts w:ascii="Calibri" w:hAnsi="Calibri"/>
                <w:szCs w:val="21"/>
                <w:lang w:eastAsia="en-US"/>
              </w:rPr>
              <w:t xml:space="preserve"> product</w:t>
            </w:r>
          </w:p>
        </w:tc>
        <w:tc>
          <w:tcPr>
            <w:tcW w:w="2088" w:type="dxa"/>
          </w:tcPr>
          <w:p w:rsidRPr="00F16955" w:rsidR="00F16955" w:rsidP="00F16955" w:rsidRDefault="00F16955" w14:paraId="29691681" w14:textId="77777777">
            <w:pPr>
              <w:rPr>
                <w:rFonts w:ascii="Calibri" w:hAnsi="Calibri"/>
                <w:szCs w:val="21"/>
                <w:lang w:eastAsia="en-US"/>
              </w:rPr>
            </w:pPr>
            <w:r w:rsidRPr="00F16955">
              <w:rPr>
                <w:rFonts w:ascii="Calibri" w:hAnsi="Calibri"/>
                <w:szCs w:val="21"/>
                <w:lang w:eastAsia="en-US"/>
              </w:rPr>
              <w:t>0</w:t>
            </w:r>
          </w:p>
        </w:tc>
        <w:tc>
          <w:tcPr>
            <w:tcW w:w="2088" w:type="dxa"/>
          </w:tcPr>
          <w:p w:rsidRPr="00F16955" w:rsidR="00F16955" w:rsidP="00F16955" w:rsidRDefault="00F16955" w14:paraId="3F911061" w14:textId="77777777">
            <w:pPr>
              <w:rPr>
                <w:rFonts w:ascii="Calibri" w:hAnsi="Calibri"/>
                <w:szCs w:val="21"/>
                <w:lang w:eastAsia="en-US"/>
              </w:rPr>
            </w:pPr>
            <w:r w:rsidRPr="00F16955">
              <w:rPr>
                <w:rFonts w:ascii="Calibri" w:hAnsi="Calibri"/>
                <w:szCs w:val="21"/>
                <w:lang w:eastAsia="en-US"/>
              </w:rPr>
              <w:t>3</w:t>
            </w:r>
          </w:p>
        </w:tc>
        <w:tc>
          <w:tcPr>
            <w:tcW w:w="2088" w:type="dxa"/>
          </w:tcPr>
          <w:p w:rsidRPr="00F16955" w:rsidR="00F16955" w:rsidP="00F16955" w:rsidRDefault="00F16955" w14:paraId="3B2E37F3" w14:textId="77777777">
            <w:pPr>
              <w:rPr>
                <w:rFonts w:ascii="Calibri" w:hAnsi="Calibri"/>
                <w:szCs w:val="21"/>
                <w:lang w:eastAsia="en-US"/>
              </w:rPr>
            </w:pPr>
            <w:r w:rsidRPr="00F16955">
              <w:rPr>
                <w:rFonts w:ascii="Calibri" w:hAnsi="Calibri"/>
                <w:szCs w:val="21"/>
                <w:lang w:eastAsia="en-US"/>
              </w:rPr>
              <w:t>0</w:t>
            </w:r>
          </w:p>
        </w:tc>
      </w:tr>
      <w:tr w:rsidRPr="00F16955" w:rsidR="00F16955" w14:paraId="3D1D6F63"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F16955" w:rsidR="00F16955" w:rsidP="00F16955" w:rsidRDefault="00F16955" w14:paraId="689D4E78" w14:textId="77777777">
            <w:pPr>
              <w:rPr>
                <w:rFonts w:ascii="Calibri" w:hAnsi="Calibri"/>
                <w:szCs w:val="21"/>
                <w:lang w:eastAsia="en-US"/>
              </w:rPr>
            </w:pPr>
            <w:r w:rsidRPr="00F16955">
              <w:rPr>
                <w:rFonts w:ascii="Calibri" w:hAnsi="Calibri"/>
                <w:szCs w:val="21"/>
                <w:lang w:eastAsia="en-US"/>
              </w:rPr>
              <w:t>Number of services that will run on the final platform (x-as-a-service)</w:t>
            </w:r>
          </w:p>
        </w:tc>
        <w:tc>
          <w:tcPr>
            <w:tcW w:w="2088" w:type="dxa"/>
          </w:tcPr>
          <w:p w:rsidRPr="00F16955" w:rsidR="00F16955" w:rsidP="00F16955" w:rsidRDefault="00F16955" w14:paraId="75D83851" w14:textId="77777777">
            <w:pPr>
              <w:rPr>
                <w:rFonts w:ascii="Calibri" w:hAnsi="Calibri"/>
                <w:szCs w:val="21"/>
                <w:lang w:eastAsia="en-US"/>
              </w:rPr>
            </w:pPr>
            <w:r w:rsidRPr="00F16955">
              <w:rPr>
                <w:rFonts w:ascii="Calibri" w:hAnsi="Calibri"/>
                <w:szCs w:val="21"/>
                <w:lang w:eastAsia="en-US"/>
              </w:rPr>
              <w:t>0</w:t>
            </w:r>
          </w:p>
        </w:tc>
        <w:tc>
          <w:tcPr>
            <w:tcW w:w="2088" w:type="dxa"/>
          </w:tcPr>
          <w:p w:rsidRPr="00F16955" w:rsidR="00F16955" w:rsidP="00F16955" w:rsidRDefault="00F16955" w14:paraId="02F57CC2" w14:textId="77777777">
            <w:pPr>
              <w:rPr>
                <w:rFonts w:ascii="Calibri" w:hAnsi="Calibri"/>
                <w:szCs w:val="21"/>
                <w:lang w:eastAsia="en-US"/>
              </w:rPr>
            </w:pPr>
            <w:r w:rsidRPr="00F16955">
              <w:rPr>
                <w:rFonts w:ascii="Calibri" w:hAnsi="Calibri"/>
                <w:szCs w:val="21"/>
                <w:lang w:eastAsia="en-US"/>
              </w:rPr>
              <w:t>9</w:t>
            </w:r>
          </w:p>
        </w:tc>
        <w:tc>
          <w:tcPr>
            <w:tcW w:w="2088" w:type="dxa"/>
          </w:tcPr>
          <w:p w:rsidRPr="00F16955" w:rsidR="00F16955" w:rsidP="00F16955" w:rsidRDefault="00F16955" w14:paraId="1EBFBF5F" w14:textId="77777777">
            <w:pPr>
              <w:rPr>
                <w:rFonts w:ascii="Calibri" w:hAnsi="Calibri"/>
                <w:szCs w:val="21"/>
                <w:lang w:eastAsia="en-US"/>
              </w:rPr>
            </w:pPr>
            <w:r w:rsidRPr="00F16955">
              <w:rPr>
                <w:rFonts w:ascii="Calibri" w:hAnsi="Calibri"/>
                <w:szCs w:val="21"/>
                <w:lang w:eastAsia="en-US"/>
              </w:rPr>
              <w:t>0</w:t>
            </w:r>
          </w:p>
        </w:tc>
      </w:tr>
      <w:tr w:rsidRPr="00F16955" w:rsidR="00F16955" w14:paraId="41B0E90D"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F16955" w:rsidR="00F16955" w:rsidP="00F16955" w:rsidRDefault="00F16955" w14:paraId="2D470B92" w14:textId="77777777">
            <w:pPr>
              <w:rPr>
                <w:rFonts w:ascii="Calibri" w:hAnsi="Calibri"/>
                <w:szCs w:val="21"/>
                <w:lang w:eastAsia="en-US"/>
              </w:rPr>
            </w:pPr>
            <w:r w:rsidRPr="00F16955">
              <w:rPr>
                <w:rFonts w:ascii="Calibri" w:hAnsi="Calibri"/>
                <w:szCs w:val="21"/>
                <w:lang w:eastAsia="en-US"/>
              </w:rPr>
              <w:t>Field experimentation, demonstration and realization</w:t>
            </w:r>
          </w:p>
        </w:tc>
        <w:tc>
          <w:tcPr>
            <w:tcW w:w="2088" w:type="dxa"/>
          </w:tcPr>
          <w:p w:rsidRPr="00F16955" w:rsidR="00F16955" w:rsidP="00F16955" w:rsidRDefault="00F16955" w14:paraId="1993BB61" w14:textId="77777777">
            <w:pPr>
              <w:rPr>
                <w:rFonts w:ascii="Calibri" w:hAnsi="Calibri"/>
                <w:szCs w:val="21"/>
                <w:lang w:eastAsia="en-US"/>
              </w:rPr>
            </w:pPr>
            <w:r w:rsidRPr="00F16955">
              <w:rPr>
                <w:rFonts w:ascii="Calibri" w:hAnsi="Calibri"/>
                <w:szCs w:val="21"/>
                <w:lang w:eastAsia="en-US"/>
              </w:rPr>
              <w:t>0</w:t>
            </w:r>
          </w:p>
        </w:tc>
        <w:tc>
          <w:tcPr>
            <w:tcW w:w="2088" w:type="dxa"/>
          </w:tcPr>
          <w:p w:rsidRPr="00F16955" w:rsidR="00F16955" w:rsidP="00F16955" w:rsidRDefault="00F16955" w14:paraId="53883BD3" w14:textId="77777777">
            <w:pPr>
              <w:rPr>
                <w:rFonts w:ascii="Calibri" w:hAnsi="Calibri"/>
                <w:szCs w:val="21"/>
                <w:lang w:eastAsia="en-US"/>
              </w:rPr>
            </w:pPr>
            <w:r w:rsidRPr="00F16955">
              <w:rPr>
                <w:rFonts w:ascii="Calibri" w:hAnsi="Calibri"/>
                <w:szCs w:val="21"/>
                <w:lang w:eastAsia="en-US"/>
              </w:rPr>
              <w:t>2</w:t>
            </w:r>
          </w:p>
        </w:tc>
        <w:tc>
          <w:tcPr>
            <w:tcW w:w="2088" w:type="dxa"/>
          </w:tcPr>
          <w:p w:rsidRPr="00F16955" w:rsidR="00F16955" w:rsidP="00F16955" w:rsidRDefault="00F16955" w14:paraId="2C6BE159" w14:textId="77777777">
            <w:pPr>
              <w:rPr>
                <w:rFonts w:ascii="Calibri" w:hAnsi="Calibri"/>
                <w:szCs w:val="21"/>
                <w:lang w:eastAsia="en-US"/>
              </w:rPr>
            </w:pPr>
            <w:r w:rsidRPr="00F16955">
              <w:rPr>
                <w:rFonts w:ascii="Calibri" w:hAnsi="Calibri"/>
                <w:szCs w:val="21"/>
                <w:lang w:eastAsia="en-US"/>
              </w:rPr>
              <w:t>1</w:t>
            </w:r>
          </w:p>
        </w:tc>
      </w:tr>
      <w:tr w:rsidRPr="00F16955" w:rsidR="00F16955" w14:paraId="6E4376E2"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F16955" w:rsidR="00F16955" w:rsidP="00F16955" w:rsidRDefault="00F16955" w14:paraId="3AE969C5" w14:textId="77777777">
            <w:pPr>
              <w:rPr>
                <w:rFonts w:ascii="Calibri" w:hAnsi="Calibri"/>
                <w:szCs w:val="21"/>
                <w:lang w:eastAsia="en-US"/>
              </w:rPr>
            </w:pPr>
            <w:r w:rsidRPr="00F16955">
              <w:rPr>
                <w:rFonts w:ascii="Calibri" w:hAnsi="Calibri"/>
                <w:szCs w:val="21"/>
                <w:lang w:eastAsia="en-US"/>
              </w:rPr>
              <w:t xml:space="preserve">Supporting at least 4 different communication protocols (BLU, RF, </w:t>
            </w:r>
            <w:proofErr w:type="spellStart"/>
            <w:r w:rsidRPr="00F16955">
              <w:rPr>
                <w:rFonts w:ascii="Calibri" w:hAnsi="Calibri"/>
                <w:szCs w:val="21"/>
                <w:lang w:eastAsia="en-US"/>
              </w:rPr>
              <w:t>OpenTreath</w:t>
            </w:r>
            <w:proofErr w:type="spellEnd"/>
            <w:r w:rsidRPr="00F16955">
              <w:rPr>
                <w:rFonts w:ascii="Calibri" w:hAnsi="Calibri"/>
                <w:szCs w:val="21"/>
                <w:lang w:eastAsia="en-US"/>
              </w:rPr>
              <w:t>)</w:t>
            </w:r>
          </w:p>
        </w:tc>
        <w:tc>
          <w:tcPr>
            <w:tcW w:w="2088" w:type="dxa"/>
          </w:tcPr>
          <w:p w:rsidRPr="00F16955" w:rsidR="00F16955" w:rsidP="00F16955" w:rsidRDefault="00F16955" w14:paraId="278B8070" w14:textId="77777777">
            <w:pPr>
              <w:rPr>
                <w:rFonts w:ascii="Calibri" w:hAnsi="Calibri"/>
                <w:szCs w:val="21"/>
                <w:lang w:eastAsia="en-US"/>
              </w:rPr>
            </w:pPr>
            <w:r w:rsidRPr="00F16955">
              <w:rPr>
                <w:rFonts w:ascii="Calibri" w:hAnsi="Calibri"/>
                <w:szCs w:val="21"/>
                <w:lang w:eastAsia="en-US"/>
              </w:rPr>
              <w:t>0</w:t>
            </w:r>
          </w:p>
        </w:tc>
        <w:tc>
          <w:tcPr>
            <w:tcW w:w="2088" w:type="dxa"/>
          </w:tcPr>
          <w:p w:rsidRPr="00F16955" w:rsidR="00F16955" w:rsidP="00F16955" w:rsidRDefault="00F16955" w14:paraId="2DCB024F" w14:textId="77777777">
            <w:pPr>
              <w:rPr>
                <w:rFonts w:ascii="Calibri" w:hAnsi="Calibri"/>
                <w:szCs w:val="21"/>
                <w:lang w:eastAsia="en-US"/>
              </w:rPr>
            </w:pPr>
            <w:r w:rsidRPr="00F16955">
              <w:rPr>
                <w:rFonts w:ascii="Calibri" w:hAnsi="Calibri"/>
                <w:szCs w:val="21"/>
                <w:lang w:eastAsia="en-US"/>
              </w:rPr>
              <w:t>3</w:t>
            </w:r>
          </w:p>
        </w:tc>
        <w:tc>
          <w:tcPr>
            <w:tcW w:w="2088" w:type="dxa"/>
          </w:tcPr>
          <w:p w:rsidRPr="00F16955" w:rsidR="00F16955" w:rsidP="00F16955" w:rsidRDefault="00F16955" w14:paraId="60245E53" w14:textId="77777777">
            <w:pPr>
              <w:rPr>
                <w:rFonts w:ascii="Calibri" w:hAnsi="Calibri"/>
                <w:szCs w:val="21"/>
                <w:lang w:eastAsia="en-US"/>
              </w:rPr>
            </w:pPr>
            <w:r w:rsidRPr="00F16955">
              <w:rPr>
                <w:rFonts w:ascii="Calibri" w:hAnsi="Calibri"/>
                <w:szCs w:val="21"/>
                <w:lang w:eastAsia="en-US"/>
              </w:rPr>
              <w:t>2</w:t>
            </w:r>
            <w:r w:rsidRPr="00F16955">
              <w:rPr>
                <w:rFonts w:ascii="Calibri" w:hAnsi="Calibri"/>
                <w:szCs w:val="21"/>
                <w:vertAlign w:val="superscript"/>
                <w:lang w:eastAsia="en-US"/>
              </w:rPr>
              <w:footnoteReference w:id="19"/>
            </w:r>
          </w:p>
        </w:tc>
      </w:tr>
    </w:tbl>
    <w:p w:rsidRPr="00F16955" w:rsidR="00F16955" w:rsidP="00F16955" w:rsidRDefault="00F16955" w14:paraId="2D34A90C" w14:textId="77777777">
      <w:pPr>
        <w:spacing w:after="200" w:line="276" w:lineRule="auto"/>
        <w:rPr>
          <w:rFonts w:ascii="Calibri" w:hAnsi="Calibri" w:eastAsia="Calibri" w:cs="Arial"/>
          <w:sz w:val="22"/>
          <w:szCs w:val="21"/>
          <w:lang w:eastAsia="en-US"/>
        </w:rPr>
      </w:pPr>
    </w:p>
    <w:p w:rsidRPr="00FE62A0" w:rsidR="00FE62A0" w:rsidP="00FE62A0" w:rsidRDefault="00FE62A0" w14:paraId="32CB7A34" w14:textId="77777777">
      <w:pPr>
        <w:pStyle w:val="BodyText"/>
        <w:rPr>
          <w:lang w:val="en-US"/>
        </w:rPr>
      </w:pPr>
    </w:p>
    <w:p w:rsidRPr="00772CA2" w:rsidR="00772CA2" w:rsidP="00772CA2" w:rsidRDefault="00772CA2" w14:paraId="673EBFDD" w14:textId="77777777">
      <w:pPr>
        <w:rPr>
          <w:lang w:val="en-US"/>
        </w:rPr>
      </w:pPr>
    </w:p>
    <w:p w:rsidRPr="00C87B7F" w:rsidR="00E856C6" w:rsidP="00C87B7F" w:rsidRDefault="00E856C6" w14:paraId="1B3D29F2" w14:textId="77777777">
      <w:pPr>
        <w:pStyle w:val="BodyText"/>
      </w:pPr>
    </w:p>
    <w:p w:rsidR="00244374" w:rsidP="00244374" w:rsidRDefault="00244374" w14:paraId="625E5011" w14:textId="67629B91">
      <w:pPr>
        <w:pStyle w:val="Heading2"/>
        <w:rPr>
          <w:szCs w:val="20"/>
        </w:rPr>
      </w:pPr>
      <w:bookmarkStart w:name="_Toc202454805" w:id="38"/>
      <w:r w:rsidRPr="00204DDE">
        <w:rPr>
          <w:rStyle w:val="fadeinm1hgl8"/>
        </w:rPr>
        <w:t>UC 2 -</w:t>
      </w:r>
      <w:r w:rsidRPr="00204DDE">
        <w:t xml:space="preserve"> </w:t>
      </w:r>
      <w:r w:rsidRPr="00204DDE">
        <w:rPr>
          <w:szCs w:val="20"/>
        </w:rPr>
        <w:t>People and machine position awareness in production or logistics area</w:t>
      </w:r>
      <w:bookmarkEnd w:id="38"/>
    </w:p>
    <w:p w:rsidR="00804EA2" w:rsidP="00804EA2" w:rsidRDefault="00804EA2" w14:paraId="4E4DC41B" w14:textId="7E786D7D">
      <w:pPr>
        <w:pStyle w:val="Heading3"/>
      </w:pPr>
      <w:r>
        <w:t>Contribution to 2</w:t>
      </w:r>
      <w:r w:rsidRPr="007C292B">
        <w:rPr>
          <w:vertAlign w:val="superscript"/>
        </w:rPr>
        <w:t>nd</w:t>
      </w:r>
      <w:r>
        <w:t xml:space="preserve"> year demonstration x</w:t>
      </w:r>
    </w:p>
    <w:p w:rsidR="00804EA2" w:rsidP="00804EA2" w:rsidRDefault="00804EA2" w14:paraId="18692111" w14:textId="77777777">
      <w:pPr>
        <w:rPr>
          <w:lang w:val="en-US"/>
        </w:rPr>
      </w:pPr>
    </w:p>
    <w:p w:rsidRPr="00AF7A8C" w:rsidR="00804EA2" w:rsidP="00804EA2" w:rsidRDefault="00804EA2" w14:paraId="14265A2D" w14:textId="77777777">
      <w:pPr>
        <w:pStyle w:val="Heading3"/>
      </w:pPr>
      <w:r>
        <w:t>Discussion and estimation of the targeted KPI</w:t>
      </w:r>
    </w:p>
    <w:p w:rsidR="00804EA2" w:rsidP="00804EA2" w:rsidRDefault="00804EA2" w14:paraId="1E5E3163" w14:textId="77777777">
      <w:pPr>
        <w:pStyle w:val="BodyText"/>
      </w:pPr>
    </w:p>
    <w:p w:rsidRPr="00350E9B" w:rsidR="00350E9B" w:rsidP="00350E9B" w:rsidRDefault="00350E9B" w14:paraId="2E10B625" w14:textId="77777777">
      <w:pPr>
        <w:numPr>
          <w:ilvl w:val="0"/>
          <w:numId w:val="27"/>
        </w:numPr>
        <w:spacing w:after="200" w:line="276" w:lineRule="auto"/>
        <w:rPr>
          <w:rFonts w:ascii="Calibri" w:hAnsi="Calibri" w:eastAsia="Calibri" w:cs="Arial"/>
          <w:sz w:val="22"/>
          <w:szCs w:val="21"/>
          <w:lang w:eastAsia="en-US"/>
        </w:rPr>
      </w:pPr>
      <w:r w:rsidRPr="00350E9B">
        <w:rPr>
          <w:rFonts w:ascii="Calibri" w:hAnsi="Calibri" w:eastAsia="Calibri" w:cs="Arial"/>
          <w:sz w:val="22"/>
          <w:szCs w:val="21"/>
          <w:lang w:val="en-US" w:eastAsia="en-US"/>
        </w:rPr>
        <w:t xml:space="preserve">KPI </w:t>
      </w:r>
      <w:r w:rsidRPr="00350E9B">
        <w:rPr>
          <w:rFonts w:ascii="Calibri" w:hAnsi="Calibri" w:eastAsia="Calibri" w:cs="Arial"/>
          <w:sz w:val="22"/>
          <w:szCs w:val="21"/>
          <w:lang w:eastAsia="en-US"/>
        </w:rPr>
        <w:t xml:space="preserve">People and machine position awareness in production or logistics chain (UC 2) </w:t>
      </w:r>
    </w:p>
    <w:p w:rsidRPr="00350E9B" w:rsidR="00350E9B" w:rsidP="00350E9B" w:rsidRDefault="00350E9B" w14:paraId="52287BA3" w14:textId="77777777">
      <w:pPr>
        <w:spacing w:line="288" w:lineRule="auto"/>
        <w:ind w:left="777"/>
        <w:jc w:val="both"/>
        <w:rPr>
          <w:rFonts w:ascii="Calibri" w:hAnsi="Calibri"/>
          <w:color w:val="000000"/>
          <w:spacing w:val="4"/>
          <w:sz w:val="22"/>
        </w:rPr>
      </w:pPr>
    </w:p>
    <w:tbl>
      <w:tblPr>
        <w:tblStyle w:val="TableGrid3"/>
        <w:tblW w:w="9139" w:type="dxa"/>
        <w:tblLook w:val="04A0" w:firstRow="1" w:lastRow="0" w:firstColumn="1" w:lastColumn="0" w:noHBand="0" w:noVBand="1"/>
      </w:tblPr>
      <w:tblGrid>
        <w:gridCol w:w="2875"/>
        <w:gridCol w:w="2088"/>
        <w:gridCol w:w="2088"/>
        <w:gridCol w:w="2088"/>
      </w:tblGrid>
      <w:tr w:rsidRPr="00350E9B" w:rsidR="00350E9B" w14:paraId="45BE2018" w14:textId="77777777">
        <w:trPr>
          <w:cnfStyle w:val="100000000000" w:firstRow="1" w:lastRow="0" w:firstColumn="0" w:lastColumn="0" w:oddVBand="0" w:evenVBand="0" w:oddHBand="0" w:evenHBand="0" w:firstRowFirstColumn="0" w:firstRowLastColumn="0" w:lastRowFirstColumn="0" w:lastRowLastColumn="0"/>
        </w:trPr>
        <w:tc>
          <w:tcPr>
            <w:tcW w:w="2875" w:type="dxa"/>
          </w:tcPr>
          <w:p w:rsidRPr="00350E9B" w:rsidR="00350E9B" w:rsidP="00350E9B" w:rsidRDefault="00350E9B" w14:paraId="761C0004" w14:textId="77777777">
            <w:pPr>
              <w:rPr>
                <w:rFonts w:ascii="Calibri" w:hAnsi="Calibri"/>
                <w:szCs w:val="21"/>
                <w:lang w:eastAsia="en-US"/>
              </w:rPr>
            </w:pPr>
            <w:r w:rsidRPr="00350E9B">
              <w:rPr>
                <w:rFonts w:ascii="Calibri" w:hAnsi="Calibri"/>
                <w:szCs w:val="21"/>
                <w:lang w:eastAsia="en-US"/>
              </w:rPr>
              <w:t>Name of the KPI</w:t>
            </w:r>
          </w:p>
        </w:tc>
        <w:tc>
          <w:tcPr>
            <w:tcW w:w="2088" w:type="dxa"/>
          </w:tcPr>
          <w:p w:rsidRPr="00350E9B" w:rsidR="00350E9B" w:rsidP="00350E9B" w:rsidRDefault="00350E9B" w14:paraId="2B39978F" w14:textId="77777777">
            <w:pPr>
              <w:jc w:val="center"/>
              <w:rPr>
                <w:rFonts w:ascii="Calibri" w:hAnsi="Calibri"/>
                <w:szCs w:val="21"/>
                <w:lang w:eastAsia="en-US"/>
              </w:rPr>
            </w:pPr>
            <w:r w:rsidRPr="00350E9B">
              <w:rPr>
                <w:rFonts w:ascii="Calibri" w:hAnsi="Calibri"/>
                <w:szCs w:val="21"/>
                <w:lang w:eastAsia="en-US"/>
              </w:rPr>
              <w:t>Initial value</w:t>
            </w:r>
          </w:p>
        </w:tc>
        <w:tc>
          <w:tcPr>
            <w:tcW w:w="2088" w:type="dxa"/>
          </w:tcPr>
          <w:p w:rsidRPr="00350E9B" w:rsidR="00350E9B" w:rsidP="00350E9B" w:rsidRDefault="00350E9B" w14:paraId="5B781766" w14:textId="77777777">
            <w:pPr>
              <w:jc w:val="center"/>
              <w:rPr>
                <w:rFonts w:ascii="Calibri" w:hAnsi="Calibri"/>
                <w:szCs w:val="21"/>
                <w:lang w:eastAsia="en-US"/>
              </w:rPr>
            </w:pPr>
            <w:r w:rsidRPr="00350E9B">
              <w:rPr>
                <w:rFonts w:ascii="Calibri" w:hAnsi="Calibri"/>
                <w:szCs w:val="21"/>
                <w:lang w:eastAsia="en-US"/>
              </w:rPr>
              <w:t>Targeted value</w:t>
            </w:r>
          </w:p>
        </w:tc>
        <w:tc>
          <w:tcPr>
            <w:tcW w:w="2088" w:type="dxa"/>
          </w:tcPr>
          <w:p w:rsidRPr="00350E9B" w:rsidR="00350E9B" w:rsidP="00350E9B" w:rsidRDefault="00350E9B" w14:paraId="292684B7" w14:textId="77777777">
            <w:pPr>
              <w:jc w:val="center"/>
              <w:rPr>
                <w:rFonts w:ascii="Calibri" w:hAnsi="Calibri"/>
                <w:szCs w:val="21"/>
                <w:lang w:eastAsia="en-US"/>
              </w:rPr>
            </w:pPr>
            <w:r w:rsidRPr="00350E9B">
              <w:rPr>
                <w:rFonts w:ascii="Calibri" w:hAnsi="Calibri"/>
                <w:szCs w:val="21"/>
                <w:lang w:eastAsia="en-US"/>
              </w:rPr>
              <w:t>Current value</w:t>
            </w:r>
          </w:p>
        </w:tc>
      </w:tr>
      <w:tr w:rsidRPr="00350E9B" w:rsidR="00350E9B" w14:paraId="6904A431"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350E9B" w:rsidR="00350E9B" w:rsidP="00350E9B" w:rsidRDefault="00350E9B" w14:paraId="29E21ABA" w14:textId="77777777">
            <w:pPr>
              <w:rPr>
                <w:rFonts w:ascii="Calibri" w:hAnsi="Calibri"/>
                <w:i/>
                <w:szCs w:val="21"/>
                <w:u w:val="single"/>
                <w:lang w:eastAsia="en-US"/>
              </w:rPr>
            </w:pPr>
            <w:r w:rsidRPr="00350E9B">
              <w:rPr>
                <w:rFonts w:ascii="Calibri" w:hAnsi="Calibri"/>
                <w:szCs w:val="21"/>
                <w:lang w:eastAsia="en-US"/>
              </w:rPr>
              <w:t>Human-machine anti-collision service </w:t>
            </w:r>
          </w:p>
        </w:tc>
        <w:tc>
          <w:tcPr>
            <w:tcW w:w="2088" w:type="dxa"/>
          </w:tcPr>
          <w:p w:rsidRPr="00350E9B" w:rsidR="00350E9B" w:rsidP="00350E9B" w:rsidRDefault="00350E9B" w14:paraId="62281B86" w14:textId="77777777">
            <w:pPr>
              <w:rPr>
                <w:rFonts w:ascii="Calibri" w:hAnsi="Calibri"/>
                <w:szCs w:val="21"/>
                <w:lang w:eastAsia="en-US"/>
              </w:rPr>
            </w:pPr>
            <w:r w:rsidRPr="00350E9B">
              <w:rPr>
                <w:rFonts w:ascii="Calibri" w:hAnsi="Calibri"/>
                <w:szCs w:val="21"/>
                <w:lang w:eastAsia="en-US"/>
              </w:rPr>
              <w:t>0</w:t>
            </w:r>
          </w:p>
        </w:tc>
        <w:tc>
          <w:tcPr>
            <w:tcW w:w="2088" w:type="dxa"/>
          </w:tcPr>
          <w:p w:rsidRPr="00350E9B" w:rsidR="00350E9B" w:rsidP="00350E9B" w:rsidRDefault="00350E9B" w14:paraId="37B4C83C" w14:textId="77777777">
            <w:pPr>
              <w:rPr>
                <w:rFonts w:ascii="Calibri" w:hAnsi="Calibri"/>
                <w:szCs w:val="21"/>
                <w:lang w:eastAsia="en-US"/>
              </w:rPr>
            </w:pPr>
            <w:r w:rsidRPr="00350E9B">
              <w:rPr>
                <w:rFonts w:ascii="Calibri" w:hAnsi="Calibri"/>
                <w:szCs w:val="21"/>
                <w:lang w:eastAsia="en-US"/>
              </w:rPr>
              <w:t>2</w:t>
            </w:r>
          </w:p>
        </w:tc>
        <w:tc>
          <w:tcPr>
            <w:tcW w:w="2088" w:type="dxa"/>
          </w:tcPr>
          <w:p w:rsidRPr="00350E9B" w:rsidR="00350E9B" w:rsidP="00350E9B" w:rsidRDefault="00350E9B" w14:paraId="2D72767F" w14:textId="77777777">
            <w:pPr>
              <w:rPr>
                <w:rFonts w:ascii="Calibri" w:hAnsi="Calibri"/>
                <w:szCs w:val="21"/>
                <w:lang w:eastAsia="en-US"/>
              </w:rPr>
            </w:pPr>
            <w:r w:rsidRPr="00350E9B">
              <w:rPr>
                <w:rFonts w:ascii="Calibri" w:hAnsi="Calibri"/>
                <w:szCs w:val="21"/>
                <w:lang w:eastAsia="en-US"/>
              </w:rPr>
              <w:t>1</w:t>
            </w:r>
          </w:p>
          <w:p w:rsidRPr="00350E9B" w:rsidR="00350E9B" w:rsidP="00350E9B" w:rsidRDefault="00350E9B" w14:paraId="1B38B1AB" w14:textId="77777777">
            <w:pPr>
              <w:rPr>
                <w:rFonts w:ascii="Calibri" w:hAnsi="Calibri"/>
                <w:szCs w:val="21"/>
                <w:lang w:eastAsia="en-US"/>
              </w:rPr>
            </w:pPr>
            <w:r w:rsidRPr="00350E9B">
              <w:rPr>
                <w:rFonts w:ascii="Calibri" w:hAnsi="Calibri"/>
                <w:szCs w:val="21"/>
                <w:lang w:eastAsia="en-US"/>
              </w:rPr>
              <w:t xml:space="preserve">Initial experiments performed processing 3D data of </w:t>
            </w:r>
            <w:proofErr w:type="spellStart"/>
            <w:r w:rsidRPr="00350E9B">
              <w:rPr>
                <w:rFonts w:ascii="Calibri" w:hAnsi="Calibri"/>
                <w:szCs w:val="21"/>
                <w:lang w:eastAsia="en-US"/>
              </w:rPr>
              <w:t>ToF</w:t>
            </w:r>
            <w:proofErr w:type="spellEnd"/>
            <w:r w:rsidRPr="00350E9B">
              <w:rPr>
                <w:rFonts w:ascii="Calibri" w:hAnsi="Calibri"/>
                <w:szCs w:val="21"/>
                <w:lang w:eastAsia="en-US"/>
              </w:rPr>
              <w:t xml:space="preserve"> camera projected in </w:t>
            </w:r>
            <w:proofErr w:type="spellStart"/>
            <w:r w:rsidRPr="00350E9B">
              <w:rPr>
                <w:rFonts w:ascii="Calibri" w:hAnsi="Calibri"/>
                <w:szCs w:val="21"/>
                <w:lang w:eastAsia="en-US"/>
              </w:rPr>
              <w:t>collored</w:t>
            </w:r>
            <w:proofErr w:type="spellEnd"/>
            <w:r w:rsidRPr="00350E9B">
              <w:rPr>
                <w:rFonts w:ascii="Calibri" w:hAnsi="Calibri"/>
                <w:szCs w:val="21"/>
                <w:lang w:eastAsia="en-US"/>
              </w:rPr>
              <w:t xml:space="preserve"> 2D visualization app in order to set anticollision algorithm </w:t>
            </w:r>
          </w:p>
        </w:tc>
      </w:tr>
      <w:tr w:rsidRPr="00350E9B" w:rsidR="00350E9B" w14:paraId="7F05F40C"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350E9B" w:rsidR="00350E9B" w:rsidP="00350E9B" w:rsidRDefault="00350E9B" w14:paraId="721BD90B" w14:textId="77777777">
            <w:pPr>
              <w:rPr>
                <w:rFonts w:ascii="Calibri" w:hAnsi="Calibri"/>
                <w:szCs w:val="21"/>
                <w:lang w:eastAsia="en-US"/>
              </w:rPr>
            </w:pPr>
            <w:r w:rsidRPr="00350E9B">
              <w:rPr>
                <w:rFonts w:ascii="Calibri" w:hAnsi="Calibri"/>
                <w:szCs w:val="21"/>
                <w:lang w:eastAsia="en-US"/>
              </w:rPr>
              <w:t>Robot assistance service</w:t>
            </w:r>
          </w:p>
        </w:tc>
        <w:tc>
          <w:tcPr>
            <w:tcW w:w="2088" w:type="dxa"/>
          </w:tcPr>
          <w:p w:rsidRPr="00350E9B" w:rsidR="00350E9B" w:rsidP="00350E9B" w:rsidRDefault="00350E9B" w14:paraId="316274C1" w14:textId="77777777">
            <w:pPr>
              <w:rPr>
                <w:rFonts w:ascii="Calibri" w:hAnsi="Calibri"/>
                <w:szCs w:val="21"/>
                <w:lang w:eastAsia="en-US"/>
              </w:rPr>
            </w:pPr>
            <w:r w:rsidRPr="00350E9B">
              <w:rPr>
                <w:rFonts w:ascii="Calibri" w:hAnsi="Calibri"/>
                <w:szCs w:val="21"/>
                <w:lang w:eastAsia="en-US"/>
              </w:rPr>
              <w:t>0</w:t>
            </w:r>
          </w:p>
        </w:tc>
        <w:tc>
          <w:tcPr>
            <w:tcW w:w="2088" w:type="dxa"/>
          </w:tcPr>
          <w:p w:rsidRPr="00350E9B" w:rsidR="00350E9B" w:rsidP="00350E9B" w:rsidRDefault="00350E9B" w14:paraId="2925F066" w14:textId="77777777">
            <w:pPr>
              <w:rPr>
                <w:rFonts w:ascii="Calibri" w:hAnsi="Calibri"/>
                <w:szCs w:val="21"/>
                <w:lang w:eastAsia="en-US"/>
              </w:rPr>
            </w:pPr>
            <w:r w:rsidRPr="00350E9B">
              <w:rPr>
                <w:rFonts w:ascii="Calibri" w:hAnsi="Calibri"/>
                <w:szCs w:val="21"/>
                <w:lang w:eastAsia="en-US"/>
              </w:rPr>
              <w:t>2</w:t>
            </w:r>
          </w:p>
        </w:tc>
        <w:tc>
          <w:tcPr>
            <w:tcW w:w="2088" w:type="dxa"/>
          </w:tcPr>
          <w:p w:rsidRPr="00350E9B" w:rsidR="00350E9B" w:rsidP="00350E9B" w:rsidRDefault="00350E9B" w14:paraId="2F843C31" w14:textId="77777777">
            <w:pPr>
              <w:rPr>
                <w:rFonts w:ascii="Calibri" w:hAnsi="Calibri"/>
                <w:szCs w:val="21"/>
                <w:lang w:eastAsia="en-US"/>
              </w:rPr>
            </w:pPr>
            <w:r w:rsidRPr="00350E9B">
              <w:rPr>
                <w:rFonts w:ascii="Calibri" w:hAnsi="Calibri"/>
                <w:szCs w:val="21"/>
                <w:lang w:eastAsia="en-US"/>
              </w:rPr>
              <w:t>0</w:t>
            </w:r>
          </w:p>
        </w:tc>
      </w:tr>
      <w:tr w:rsidRPr="00350E9B" w:rsidR="00350E9B" w14:paraId="3DA9A784"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350E9B" w:rsidR="00350E9B" w:rsidP="00350E9B" w:rsidRDefault="00350E9B" w14:paraId="22705ECE" w14:textId="77777777">
            <w:pPr>
              <w:rPr>
                <w:rFonts w:ascii="Calibri" w:hAnsi="Calibri"/>
                <w:szCs w:val="21"/>
                <w:lang w:eastAsia="en-US"/>
              </w:rPr>
            </w:pPr>
            <w:r w:rsidRPr="00350E9B">
              <w:rPr>
                <w:rFonts w:ascii="Calibri" w:hAnsi="Calibri"/>
                <w:szCs w:val="21"/>
                <w:lang w:eastAsia="en-US"/>
              </w:rPr>
              <w:t>Contribution to academic literature</w:t>
            </w:r>
          </w:p>
        </w:tc>
        <w:tc>
          <w:tcPr>
            <w:tcW w:w="2088" w:type="dxa"/>
          </w:tcPr>
          <w:p w:rsidRPr="00350E9B" w:rsidR="00350E9B" w:rsidP="00350E9B" w:rsidRDefault="00350E9B" w14:paraId="4BF1D4C9" w14:textId="77777777">
            <w:pPr>
              <w:rPr>
                <w:rFonts w:ascii="Calibri" w:hAnsi="Calibri"/>
                <w:szCs w:val="21"/>
                <w:lang w:eastAsia="en-US"/>
              </w:rPr>
            </w:pPr>
            <w:r w:rsidRPr="00350E9B">
              <w:rPr>
                <w:rFonts w:ascii="Calibri" w:hAnsi="Calibri"/>
                <w:szCs w:val="21"/>
                <w:lang w:eastAsia="en-US"/>
              </w:rPr>
              <w:t>0</w:t>
            </w:r>
          </w:p>
        </w:tc>
        <w:tc>
          <w:tcPr>
            <w:tcW w:w="2088" w:type="dxa"/>
          </w:tcPr>
          <w:p w:rsidRPr="00350E9B" w:rsidR="00350E9B" w:rsidP="00350E9B" w:rsidRDefault="00350E9B" w14:paraId="177CF598" w14:textId="77777777">
            <w:pPr>
              <w:rPr>
                <w:rFonts w:ascii="Calibri" w:hAnsi="Calibri"/>
                <w:szCs w:val="21"/>
                <w:lang w:eastAsia="en-US"/>
              </w:rPr>
            </w:pPr>
            <w:r w:rsidRPr="00350E9B">
              <w:rPr>
                <w:rFonts w:ascii="Calibri" w:hAnsi="Calibri"/>
                <w:szCs w:val="21"/>
                <w:lang w:eastAsia="en-US"/>
              </w:rPr>
              <w:t>1</w:t>
            </w:r>
          </w:p>
        </w:tc>
        <w:tc>
          <w:tcPr>
            <w:tcW w:w="2088" w:type="dxa"/>
          </w:tcPr>
          <w:p w:rsidRPr="00350E9B" w:rsidR="00350E9B" w:rsidP="00350E9B" w:rsidRDefault="00350E9B" w14:paraId="2FE68224" w14:textId="77777777">
            <w:pPr>
              <w:rPr>
                <w:rFonts w:ascii="Calibri" w:hAnsi="Calibri"/>
                <w:szCs w:val="21"/>
                <w:lang w:eastAsia="en-US"/>
              </w:rPr>
            </w:pPr>
            <w:r w:rsidRPr="00350E9B">
              <w:rPr>
                <w:rFonts w:ascii="Calibri" w:hAnsi="Calibri"/>
                <w:szCs w:val="21"/>
                <w:lang w:eastAsia="en-US"/>
              </w:rPr>
              <w:t>1</w:t>
            </w:r>
          </w:p>
          <w:p w:rsidRPr="00350E9B" w:rsidR="00350E9B" w:rsidP="00350E9B" w:rsidRDefault="00350E9B" w14:paraId="391B6237" w14:textId="77777777">
            <w:pPr>
              <w:rPr>
                <w:rFonts w:ascii="Calibri" w:hAnsi="Calibri"/>
                <w:szCs w:val="21"/>
                <w:lang w:eastAsia="en-US"/>
              </w:rPr>
            </w:pPr>
            <w:r w:rsidRPr="00350E9B">
              <w:rPr>
                <w:rFonts w:ascii="Calibri" w:hAnsi="Calibri"/>
                <w:szCs w:val="21"/>
                <w:lang w:eastAsia="en-US"/>
              </w:rPr>
              <w:t>Paper in www.scitepress.org</w:t>
            </w:r>
          </w:p>
          <w:p w:rsidRPr="00350E9B" w:rsidR="00350E9B" w:rsidP="00350E9B" w:rsidRDefault="00350E9B" w14:paraId="6A93A83A" w14:textId="77777777">
            <w:pPr>
              <w:rPr>
                <w:rFonts w:ascii="Calibri" w:hAnsi="Calibri"/>
                <w:szCs w:val="21"/>
                <w:lang w:eastAsia="en-US"/>
              </w:rPr>
            </w:pPr>
            <w:r w:rsidRPr="00350E9B">
              <w:rPr>
                <w:rFonts w:ascii="Calibri" w:hAnsi="Calibri"/>
                <w:szCs w:val="21"/>
                <w:lang w:eastAsia="en-US"/>
              </w:rPr>
              <w:t>Interpreting Workflow Architectures by LLMs</w:t>
            </w:r>
          </w:p>
        </w:tc>
      </w:tr>
      <w:tr w:rsidRPr="00350E9B" w:rsidR="00350E9B" w14:paraId="2F171B8D"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350E9B" w:rsidR="00350E9B" w:rsidP="00350E9B" w:rsidRDefault="00350E9B" w14:paraId="308C42C1" w14:textId="77777777">
            <w:pPr>
              <w:rPr>
                <w:rFonts w:ascii="Calibri" w:hAnsi="Calibri"/>
                <w:szCs w:val="21"/>
                <w:lang w:eastAsia="en-US"/>
              </w:rPr>
            </w:pPr>
            <w:r w:rsidRPr="00350E9B">
              <w:rPr>
                <w:rFonts w:ascii="Calibri" w:hAnsi="Calibri"/>
                <w:szCs w:val="21"/>
                <w:lang w:eastAsia="en-US"/>
              </w:rPr>
              <w:t>Lab experimentation, demonstration and realization </w:t>
            </w:r>
          </w:p>
        </w:tc>
        <w:tc>
          <w:tcPr>
            <w:tcW w:w="2088" w:type="dxa"/>
          </w:tcPr>
          <w:p w:rsidRPr="00350E9B" w:rsidR="00350E9B" w:rsidP="00350E9B" w:rsidRDefault="00350E9B" w14:paraId="0FE9AAC0" w14:textId="77777777">
            <w:pPr>
              <w:rPr>
                <w:rFonts w:ascii="Calibri" w:hAnsi="Calibri"/>
                <w:szCs w:val="21"/>
                <w:lang w:eastAsia="en-US"/>
              </w:rPr>
            </w:pPr>
            <w:r w:rsidRPr="00350E9B">
              <w:rPr>
                <w:rFonts w:ascii="Calibri" w:hAnsi="Calibri"/>
                <w:szCs w:val="21"/>
                <w:lang w:eastAsia="en-US"/>
              </w:rPr>
              <w:t>0</w:t>
            </w:r>
          </w:p>
        </w:tc>
        <w:tc>
          <w:tcPr>
            <w:tcW w:w="2088" w:type="dxa"/>
          </w:tcPr>
          <w:p w:rsidRPr="00350E9B" w:rsidR="00350E9B" w:rsidP="00350E9B" w:rsidRDefault="00350E9B" w14:paraId="124849EA" w14:textId="77777777">
            <w:pPr>
              <w:rPr>
                <w:rFonts w:ascii="Calibri" w:hAnsi="Calibri"/>
                <w:szCs w:val="21"/>
                <w:lang w:eastAsia="en-US"/>
              </w:rPr>
            </w:pPr>
            <w:r w:rsidRPr="00350E9B">
              <w:rPr>
                <w:rFonts w:ascii="Calibri" w:hAnsi="Calibri"/>
                <w:szCs w:val="21"/>
                <w:lang w:eastAsia="en-US"/>
              </w:rPr>
              <w:t>3</w:t>
            </w:r>
          </w:p>
        </w:tc>
        <w:tc>
          <w:tcPr>
            <w:tcW w:w="2088" w:type="dxa"/>
          </w:tcPr>
          <w:p w:rsidRPr="00350E9B" w:rsidR="00350E9B" w:rsidP="00350E9B" w:rsidRDefault="00350E9B" w14:paraId="7A485864" w14:textId="77777777">
            <w:pPr>
              <w:rPr>
                <w:rFonts w:ascii="Calibri" w:hAnsi="Calibri"/>
                <w:szCs w:val="21"/>
                <w:lang w:eastAsia="en-US"/>
              </w:rPr>
            </w:pPr>
            <w:r w:rsidRPr="00350E9B">
              <w:rPr>
                <w:rFonts w:ascii="Calibri" w:hAnsi="Calibri"/>
                <w:szCs w:val="21"/>
                <w:lang w:eastAsia="en-US"/>
              </w:rPr>
              <w:t xml:space="preserve">1 </w:t>
            </w:r>
          </w:p>
          <w:p w:rsidRPr="00350E9B" w:rsidR="00350E9B" w:rsidP="00350E9B" w:rsidRDefault="00350E9B" w14:paraId="4473F1FC" w14:textId="77777777">
            <w:pPr>
              <w:rPr>
                <w:rFonts w:ascii="Calibri" w:hAnsi="Calibri"/>
                <w:szCs w:val="21"/>
                <w:lang w:eastAsia="en-US"/>
              </w:rPr>
            </w:pPr>
            <w:r w:rsidRPr="00350E9B">
              <w:rPr>
                <w:rFonts w:ascii="Calibri" w:hAnsi="Calibri"/>
                <w:szCs w:val="21"/>
                <w:lang w:eastAsia="en-US"/>
              </w:rPr>
              <w:t>Experiments with object/hand movement detection done.</w:t>
            </w:r>
          </w:p>
        </w:tc>
      </w:tr>
      <w:tr w:rsidRPr="00350E9B" w:rsidR="00350E9B" w14:paraId="6C21272E"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350E9B" w:rsidR="00350E9B" w:rsidP="00350E9B" w:rsidRDefault="00350E9B" w14:paraId="2488C33F" w14:textId="77777777">
            <w:pPr>
              <w:rPr>
                <w:rFonts w:ascii="Calibri" w:hAnsi="Calibri"/>
                <w:szCs w:val="21"/>
                <w:lang w:eastAsia="en-US"/>
              </w:rPr>
            </w:pPr>
            <w:r w:rsidRPr="00350E9B">
              <w:rPr>
                <w:rFonts w:ascii="Calibri" w:hAnsi="Calibri"/>
                <w:szCs w:val="21"/>
                <w:lang w:eastAsia="en-US"/>
              </w:rPr>
              <w:t xml:space="preserve">Number of services </w:t>
            </w:r>
            <w:proofErr w:type="spellStart"/>
            <w:r w:rsidRPr="00350E9B">
              <w:rPr>
                <w:rFonts w:ascii="Calibri" w:hAnsi="Calibri"/>
                <w:szCs w:val="21"/>
                <w:lang w:eastAsia="en-US"/>
              </w:rPr>
              <w:t>w.r.t.</w:t>
            </w:r>
            <w:proofErr w:type="spellEnd"/>
            <w:r w:rsidRPr="00350E9B">
              <w:rPr>
                <w:rFonts w:ascii="Calibri" w:hAnsi="Calibri"/>
                <w:szCs w:val="21"/>
                <w:lang w:eastAsia="en-US"/>
              </w:rPr>
              <w:t xml:space="preserve"> SA4CPS final platform </w:t>
            </w:r>
          </w:p>
        </w:tc>
        <w:tc>
          <w:tcPr>
            <w:tcW w:w="2088" w:type="dxa"/>
          </w:tcPr>
          <w:p w:rsidRPr="00350E9B" w:rsidR="00350E9B" w:rsidP="00350E9B" w:rsidRDefault="00350E9B" w14:paraId="2DB70541" w14:textId="77777777">
            <w:pPr>
              <w:rPr>
                <w:rFonts w:ascii="Calibri" w:hAnsi="Calibri"/>
                <w:szCs w:val="21"/>
                <w:lang w:eastAsia="en-US"/>
              </w:rPr>
            </w:pPr>
            <w:r w:rsidRPr="00350E9B">
              <w:rPr>
                <w:rFonts w:ascii="Calibri" w:hAnsi="Calibri"/>
                <w:szCs w:val="21"/>
                <w:lang w:eastAsia="en-US"/>
              </w:rPr>
              <w:t>0</w:t>
            </w:r>
          </w:p>
        </w:tc>
        <w:tc>
          <w:tcPr>
            <w:tcW w:w="2088" w:type="dxa"/>
          </w:tcPr>
          <w:p w:rsidRPr="00350E9B" w:rsidR="00350E9B" w:rsidP="00350E9B" w:rsidRDefault="00350E9B" w14:paraId="61515F62" w14:textId="77777777">
            <w:pPr>
              <w:rPr>
                <w:rFonts w:ascii="Calibri" w:hAnsi="Calibri"/>
                <w:szCs w:val="21"/>
                <w:lang w:eastAsia="en-US"/>
              </w:rPr>
            </w:pPr>
            <w:r w:rsidRPr="00350E9B">
              <w:rPr>
                <w:rFonts w:ascii="Calibri" w:hAnsi="Calibri"/>
                <w:szCs w:val="21"/>
                <w:lang w:eastAsia="en-US"/>
              </w:rPr>
              <w:t>2</w:t>
            </w:r>
          </w:p>
        </w:tc>
        <w:tc>
          <w:tcPr>
            <w:tcW w:w="2088" w:type="dxa"/>
          </w:tcPr>
          <w:p w:rsidRPr="00350E9B" w:rsidR="00350E9B" w:rsidP="00350E9B" w:rsidRDefault="00350E9B" w14:paraId="09C52B77" w14:textId="77777777">
            <w:pPr>
              <w:rPr>
                <w:rFonts w:ascii="Calibri" w:hAnsi="Calibri"/>
                <w:szCs w:val="21"/>
                <w:lang w:eastAsia="en-US"/>
              </w:rPr>
            </w:pPr>
            <w:r w:rsidRPr="00350E9B">
              <w:rPr>
                <w:rFonts w:ascii="Calibri" w:hAnsi="Calibri"/>
                <w:szCs w:val="21"/>
                <w:lang w:eastAsia="en-US"/>
              </w:rPr>
              <w:t>0</w:t>
            </w:r>
          </w:p>
        </w:tc>
      </w:tr>
    </w:tbl>
    <w:p w:rsidRPr="00C87B7F" w:rsidR="00CA597C" w:rsidP="00804EA2" w:rsidRDefault="00CA597C" w14:paraId="55880C96" w14:textId="77777777">
      <w:pPr>
        <w:pStyle w:val="BodyText"/>
      </w:pPr>
    </w:p>
    <w:p w:rsidRPr="00C87B7F" w:rsidR="00C87B7F" w:rsidP="00C87B7F" w:rsidRDefault="00C87B7F" w14:paraId="36329249" w14:textId="77777777">
      <w:pPr>
        <w:pStyle w:val="BodyText"/>
      </w:pPr>
    </w:p>
    <w:p w:rsidR="00244374" w:rsidP="00244374" w:rsidRDefault="00244374" w14:paraId="45E6CACE" w14:textId="4CF7048F">
      <w:pPr>
        <w:pStyle w:val="Heading2"/>
        <w:rPr>
          <w:szCs w:val="20"/>
        </w:rPr>
      </w:pPr>
      <w:bookmarkStart w:name="_Toc202454808" w:id="39"/>
      <w:r w:rsidRPr="00204DDE">
        <w:rPr>
          <w:rStyle w:val="fadeinm1hgl8"/>
        </w:rPr>
        <w:t xml:space="preserve">UC 3 - </w:t>
      </w:r>
      <w:r w:rsidRPr="00204DDE">
        <w:rPr>
          <w:szCs w:val="20"/>
        </w:rPr>
        <w:t>Map at the centre of situational awareness in addition to real time video</w:t>
      </w:r>
      <w:bookmarkEnd w:id="39"/>
    </w:p>
    <w:p w:rsidR="00804EA2" w:rsidP="00804EA2" w:rsidRDefault="00804EA2" w14:paraId="249044BC" w14:textId="77777777">
      <w:pPr>
        <w:pStyle w:val="Heading3"/>
      </w:pPr>
      <w:r>
        <w:t>Contribution to 2</w:t>
      </w:r>
      <w:r w:rsidRPr="007C292B">
        <w:rPr>
          <w:vertAlign w:val="superscript"/>
        </w:rPr>
        <w:t>nd</w:t>
      </w:r>
      <w:r>
        <w:t xml:space="preserve"> year demonstration x</w:t>
      </w:r>
    </w:p>
    <w:p w:rsidR="00804EA2" w:rsidP="00804EA2" w:rsidRDefault="00804EA2" w14:paraId="4DA9B0B2" w14:textId="77777777">
      <w:pPr>
        <w:rPr>
          <w:lang w:val="en-US"/>
        </w:rPr>
      </w:pPr>
    </w:p>
    <w:p w:rsidRPr="00AF7A8C" w:rsidR="00804EA2" w:rsidP="00804EA2" w:rsidRDefault="00804EA2" w14:paraId="54B13DB3" w14:textId="77777777">
      <w:pPr>
        <w:pStyle w:val="Heading3"/>
      </w:pPr>
      <w:r>
        <w:t>Discussion and estimation of the targeted KPI</w:t>
      </w:r>
    </w:p>
    <w:p w:rsidR="00804EA2" w:rsidP="00804EA2" w:rsidRDefault="00804EA2" w14:paraId="2E98CE00" w14:textId="77777777">
      <w:pPr>
        <w:pStyle w:val="BodyText"/>
        <w:rPr>
          <w:lang w:val="en-US"/>
        </w:rPr>
      </w:pPr>
    </w:p>
    <w:p w:rsidRPr="00852621" w:rsidR="00852621" w:rsidP="00852621" w:rsidRDefault="00852621" w14:paraId="3A0E3B46" w14:textId="77777777">
      <w:pPr>
        <w:numPr>
          <w:ilvl w:val="0"/>
          <w:numId w:val="28"/>
        </w:numPr>
        <w:spacing w:after="200" w:line="276" w:lineRule="auto"/>
        <w:rPr>
          <w:rFonts w:ascii="Calibri" w:hAnsi="Calibri" w:eastAsia="Calibri" w:cs="Arial"/>
          <w:sz w:val="22"/>
          <w:szCs w:val="21"/>
          <w:lang w:eastAsia="en-US"/>
        </w:rPr>
      </w:pPr>
      <w:r w:rsidRPr="00852621">
        <w:rPr>
          <w:rFonts w:ascii="Calibri" w:hAnsi="Calibri" w:eastAsia="Calibri" w:cs="Arial"/>
          <w:sz w:val="22"/>
          <w:szCs w:val="21"/>
          <w:lang w:val="en-US" w:eastAsia="en-US"/>
        </w:rPr>
        <w:t>KPI</w:t>
      </w:r>
      <w:r w:rsidRPr="00852621">
        <w:rPr>
          <w:rFonts w:ascii="Calibri" w:hAnsi="Calibri" w:eastAsia="Calibri" w:cs="Arial"/>
          <w:sz w:val="22"/>
          <w:szCs w:val="21"/>
          <w:lang w:eastAsia="en-US"/>
        </w:rPr>
        <w:t xml:space="preserve"> application of advanced maps in public safety (UC 3) </w:t>
      </w:r>
    </w:p>
    <w:tbl>
      <w:tblPr>
        <w:tblStyle w:val="TableGrid4"/>
        <w:tblW w:w="9209" w:type="dxa"/>
        <w:tblLook w:val="04A0" w:firstRow="1" w:lastRow="0" w:firstColumn="1" w:lastColumn="0" w:noHBand="0" w:noVBand="1"/>
      </w:tblPr>
      <w:tblGrid>
        <w:gridCol w:w="2875"/>
        <w:gridCol w:w="2088"/>
        <w:gridCol w:w="2088"/>
        <w:gridCol w:w="2158"/>
      </w:tblGrid>
      <w:tr w:rsidRPr="00852621" w:rsidR="00852621" w14:paraId="41862A71" w14:textId="77777777">
        <w:trPr>
          <w:cnfStyle w:val="100000000000" w:firstRow="1" w:lastRow="0" w:firstColumn="0" w:lastColumn="0" w:oddVBand="0" w:evenVBand="0" w:oddHBand="0" w:evenHBand="0" w:firstRowFirstColumn="0" w:firstRowLastColumn="0" w:lastRowFirstColumn="0" w:lastRowLastColumn="0"/>
        </w:trPr>
        <w:tc>
          <w:tcPr>
            <w:tcW w:w="2875" w:type="dxa"/>
          </w:tcPr>
          <w:p w:rsidRPr="00852621" w:rsidR="00852621" w:rsidP="00852621" w:rsidRDefault="00852621" w14:paraId="4F04B004" w14:textId="77777777">
            <w:pPr>
              <w:rPr>
                <w:rFonts w:ascii="Calibri" w:hAnsi="Calibri"/>
                <w:szCs w:val="21"/>
                <w:lang w:eastAsia="en-US"/>
              </w:rPr>
            </w:pPr>
            <w:r w:rsidRPr="00852621">
              <w:rPr>
                <w:rFonts w:ascii="Calibri" w:hAnsi="Calibri"/>
                <w:szCs w:val="21"/>
                <w:lang w:eastAsia="en-US"/>
              </w:rPr>
              <w:t>Name of the KPI</w:t>
            </w:r>
          </w:p>
        </w:tc>
        <w:tc>
          <w:tcPr>
            <w:tcW w:w="2088" w:type="dxa"/>
          </w:tcPr>
          <w:p w:rsidRPr="00852621" w:rsidR="00852621" w:rsidP="00852621" w:rsidRDefault="00852621" w14:paraId="01E15D27" w14:textId="77777777">
            <w:pPr>
              <w:jc w:val="center"/>
              <w:rPr>
                <w:rFonts w:ascii="Calibri" w:hAnsi="Calibri"/>
                <w:szCs w:val="21"/>
                <w:lang w:eastAsia="en-US"/>
              </w:rPr>
            </w:pPr>
            <w:r w:rsidRPr="00852621">
              <w:rPr>
                <w:rFonts w:ascii="Calibri" w:hAnsi="Calibri"/>
                <w:szCs w:val="21"/>
                <w:lang w:eastAsia="en-US"/>
              </w:rPr>
              <w:t>Initial value</w:t>
            </w:r>
          </w:p>
        </w:tc>
        <w:tc>
          <w:tcPr>
            <w:tcW w:w="2088" w:type="dxa"/>
          </w:tcPr>
          <w:p w:rsidRPr="00852621" w:rsidR="00852621" w:rsidP="00852621" w:rsidRDefault="00852621" w14:paraId="3DBF5086" w14:textId="77777777">
            <w:pPr>
              <w:jc w:val="center"/>
              <w:rPr>
                <w:rFonts w:ascii="Calibri" w:hAnsi="Calibri"/>
                <w:szCs w:val="21"/>
                <w:lang w:eastAsia="en-US"/>
              </w:rPr>
            </w:pPr>
            <w:r w:rsidRPr="00852621">
              <w:rPr>
                <w:rFonts w:ascii="Calibri" w:hAnsi="Calibri"/>
                <w:szCs w:val="21"/>
                <w:lang w:eastAsia="en-US"/>
              </w:rPr>
              <w:t>Targeted value</w:t>
            </w:r>
          </w:p>
        </w:tc>
        <w:tc>
          <w:tcPr>
            <w:tcW w:w="2158" w:type="dxa"/>
          </w:tcPr>
          <w:p w:rsidRPr="00852621" w:rsidR="00852621" w:rsidP="00852621" w:rsidRDefault="00852621" w14:paraId="6F80F6BA" w14:textId="77777777">
            <w:pPr>
              <w:jc w:val="center"/>
              <w:rPr>
                <w:rFonts w:ascii="Calibri" w:hAnsi="Calibri"/>
                <w:szCs w:val="21"/>
                <w:lang w:eastAsia="en-US"/>
              </w:rPr>
            </w:pPr>
            <w:r w:rsidRPr="00852621">
              <w:rPr>
                <w:rFonts w:ascii="Calibri" w:hAnsi="Calibri"/>
                <w:szCs w:val="21"/>
                <w:lang w:eastAsia="en-US"/>
              </w:rPr>
              <w:t>Current value</w:t>
            </w:r>
          </w:p>
        </w:tc>
      </w:tr>
      <w:tr w:rsidRPr="00852621" w:rsidR="00852621" w14:paraId="417A8BA3"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852621" w:rsidR="00852621" w:rsidP="00852621" w:rsidRDefault="00852621" w14:paraId="5317080B" w14:textId="77777777">
            <w:pPr>
              <w:rPr>
                <w:rFonts w:ascii="Calibri" w:hAnsi="Calibri"/>
                <w:szCs w:val="21"/>
                <w:lang w:eastAsia="en-US"/>
              </w:rPr>
            </w:pPr>
            <w:r w:rsidRPr="00852621">
              <w:rPr>
                <w:rFonts w:ascii="Calibri" w:hAnsi="Calibri"/>
                <w:szCs w:val="21"/>
                <w:lang w:eastAsia="en-US"/>
              </w:rPr>
              <w:t>AI solution (number of AI application areas, e.g. image recognition)</w:t>
            </w:r>
          </w:p>
        </w:tc>
        <w:tc>
          <w:tcPr>
            <w:tcW w:w="2088" w:type="dxa"/>
          </w:tcPr>
          <w:p w:rsidRPr="00852621" w:rsidR="00852621" w:rsidP="00852621" w:rsidRDefault="00852621" w14:paraId="359C636A" w14:textId="77777777">
            <w:pPr>
              <w:rPr>
                <w:rFonts w:ascii="Calibri" w:hAnsi="Calibri"/>
                <w:szCs w:val="21"/>
                <w:lang w:eastAsia="en-US"/>
              </w:rPr>
            </w:pPr>
            <w:r w:rsidRPr="00852621">
              <w:rPr>
                <w:rFonts w:ascii="Calibri" w:hAnsi="Calibri"/>
                <w:szCs w:val="21"/>
                <w:lang w:eastAsia="en-US"/>
              </w:rPr>
              <w:t>3 application areas</w:t>
            </w:r>
          </w:p>
          <w:p w:rsidRPr="00852621" w:rsidR="00852621" w:rsidP="00852621" w:rsidRDefault="00852621" w14:paraId="4B9EB60B" w14:textId="77777777">
            <w:pPr>
              <w:rPr>
                <w:rFonts w:ascii="Calibri" w:hAnsi="Calibri"/>
                <w:szCs w:val="21"/>
                <w:lang w:eastAsia="en-US"/>
              </w:rPr>
            </w:pPr>
          </w:p>
        </w:tc>
        <w:tc>
          <w:tcPr>
            <w:tcW w:w="2088" w:type="dxa"/>
          </w:tcPr>
          <w:p w:rsidRPr="00852621" w:rsidR="00852621" w:rsidP="00852621" w:rsidRDefault="00852621" w14:paraId="22BAAA5A" w14:textId="77777777">
            <w:pPr>
              <w:rPr>
                <w:rFonts w:ascii="Calibri" w:hAnsi="Calibri"/>
                <w:szCs w:val="21"/>
                <w:lang w:eastAsia="en-US"/>
              </w:rPr>
            </w:pPr>
            <w:r w:rsidRPr="00852621">
              <w:rPr>
                <w:rFonts w:ascii="Calibri" w:hAnsi="Calibri"/>
                <w:szCs w:val="21"/>
                <w:lang w:eastAsia="en-US"/>
              </w:rPr>
              <w:t>4 application areas</w:t>
            </w:r>
          </w:p>
        </w:tc>
        <w:tc>
          <w:tcPr>
            <w:tcW w:w="2158" w:type="dxa"/>
          </w:tcPr>
          <w:p w:rsidRPr="00852621" w:rsidR="00852621" w:rsidP="00852621" w:rsidRDefault="00852621" w14:paraId="6E25F6D0" w14:textId="77777777">
            <w:pPr>
              <w:rPr>
                <w:rFonts w:ascii="Calibri" w:hAnsi="Calibri"/>
                <w:szCs w:val="21"/>
                <w:lang w:eastAsia="en-US"/>
              </w:rPr>
            </w:pPr>
            <w:r w:rsidRPr="00852621">
              <w:rPr>
                <w:rFonts w:ascii="Calibri" w:hAnsi="Calibri"/>
                <w:szCs w:val="21"/>
                <w:lang w:eastAsia="en-US"/>
              </w:rPr>
              <w:t>3 application areas</w:t>
            </w:r>
            <w:r w:rsidRPr="00852621">
              <w:rPr>
                <w:rFonts w:ascii="Calibri" w:hAnsi="Calibri"/>
                <w:szCs w:val="21"/>
                <w:vertAlign w:val="superscript"/>
                <w:lang w:eastAsia="en-US"/>
              </w:rPr>
              <w:footnoteReference w:id="20"/>
            </w:r>
          </w:p>
        </w:tc>
      </w:tr>
      <w:tr w:rsidRPr="00852621" w:rsidR="00852621" w14:paraId="722DF81E"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852621" w:rsidR="00852621" w:rsidP="00852621" w:rsidRDefault="00852621" w14:paraId="154BD2A5" w14:textId="77777777">
            <w:pPr>
              <w:rPr>
                <w:rFonts w:ascii="Calibri" w:hAnsi="Calibri"/>
                <w:szCs w:val="21"/>
                <w:lang w:eastAsia="en-US"/>
              </w:rPr>
            </w:pPr>
            <w:r w:rsidRPr="00852621">
              <w:rPr>
                <w:rFonts w:ascii="Calibri" w:hAnsi="Calibri"/>
                <w:szCs w:val="21"/>
                <w:lang w:eastAsia="en-US"/>
              </w:rPr>
              <w:t>Task planning solution (number of task planning support features)</w:t>
            </w:r>
          </w:p>
        </w:tc>
        <w:tc>
          <w:tcPr>
            <w:tcW w:w="2088" w:type="dxa"/>
          </w:tcPr>
          <w:p w:rsidRPr="00852621" w:rsidR="00852621" w:rsidP="00852621" w:rsidRDefault="00852621" w14:paraId="18DCC309" w14:textId="77777777">
            <w:pPr>
              <w:rPr>
                <w:rFonts w:ascii="Calibri" w:hAnsi="Calibri"/>
                <w:szCs w:val="21"/>
                <w:lang w:eastAsia="en-US"/>
              </w:rPr>
            </w:pPr>
            <w:r w:rsidRPr="00852621">
              <w:rPr>
                <w:rFonts w:ascii="Calibri" w:hAnsi="Calibri"/>
                <w:szCs w:val="21"/>
                <w:lang w:eastAsia="en-US"/>
              </w:rPr>
              <w:t>1 task planning features</w:t>
            </w:r>
          </w:p>
        </w:tc>
        <w:tc>
          <w:tcPr>
            <w:tcW w:w="2088" w:type="dxa"/>
          </w:tcPr>
          <w:p w:rsidRPr="00852621" w:rsidR="00852621" w:rsidP="00852621" w:rsidRDefault="00852621" w14:paraId="6832E17F" w14:textId="77777777">
            <w:pPr>
              <w:rPr>
                <w:rFonts w:ascii="Calibri" w:hAnsi="Calibri"/>
                <w:szCs w:val="21"/>
                <w:lang w:eastAsia="en-US"/>
              </w:rPr>
            </w:pPr>
            <w:r w:rsidRPr="00852621">
              <w:rPr>
                <w:rFonts w:ascii="Calibri" w:hAnsi="Calibri"/>
                <w:szCs w:val="21"/>
                <w:lang w:eastAsia="en-US"/>
              </w:rPr>
              <w:t>3 task planning features</w:t>
            </w:r>
          </w:p>
        </w:tc>
        <w:tc>
          <w:tcPr>
            <w:tcW w:w="2158" w:type="dxa"/>
          </w:tcPr>
          <w:p w:rsidRPr="00852621" w:rsidR="00852621" w:rsidP="00852621" w:rsidRDefault="00852621" w14:paraId="0301ABF1" w14:textId="77777777">
            <w:pPr>
              <w:rPr>
                <w:rFonts w:ascii="Calibri" w:hAnsi="Calibri"/>
                <w:szCs w:val="21"/>
                <w:lang w:eastAsia="en-US"/>
              </w:rPr>
            </w:pPr>
            <w:r w:rsidRPr="00852621">
              <w:rPr>
                <w:rFonts w:ascii="Calibri" w:hAnsi="Calibri"/>
                <w:szCs w:val="21"/>
                <w:lang w:eastAsia="en-US"/>
              </w:rPr>
              <w:t>1 task planning features</w:t>
            </w:r>
            <w:r w:rsidRPr="00852621">
              <w:rPr>
                <w:rFonts w:ascii="Calibri" w:hAnsi="Calibri"/>
                <w:szCs w:val="21"/>
                <w:vertAlign w:val="superscript"/>
                <w:lang w:eastAsia="en-US"/>
              </w:rPr>
              <w:footnoteReference w:id="21"/>
            </w:r>
          </w:p>
        </w:tc>
      </w:tr>
      <w:tr w:rsidRPr="00852621" w:rsidR="00852621" w14:paraId="3CDF07D5"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852621" w:rsidR="00852621" w:rsidP="00852621" w:rsidRDefault="00852621" w14:paraId="6894803F" w14:textId="77777777">
            <w:pPr>
              <w:rPr>
                <w:rFonts w:ascii="Calibri" w:hAnsi="Calibri"/>
                <w:szCs w:val="21"/>
                <w:lang w:eastAsia="en-US"/>
              </w:rPr>
            </w:pPr>
            <w:r w:rsidRPr="00852621">
              <w:rPr>
                <w:rFonts w:ascii="Calibri" w:hAnsi="Calibri"/>
                <w:szCs w:val="21"/>
                <w:lang w:eastAsia="en-US"/>
              </w:rPr>
              <w:t>Data anomaly alerting solution (number of alert types supported)</w:t>
            </w:r>
          </w:p>
        </w:tc>
        <w:tc>
          <w:tcPr>
            <w:tcW w:w="2088" w:type="dxa"/>
          </w:tcPr>
          <w:p w:rsidRPr="00852621" w:rsidR="00852621" w:rsidP="00852621" w:rsidRDefault="00852621" w14:paraId="2408F0A4" w14:textId="77777777">
            <w:pPr>
              <w:rPr>
                <w:rFonts w:ascii="Calibri" w:hAnsi="Calibri"/>
                <w:szCs w:val="21"/>
                <w:lang w:eastAsia="en-US"/>
              </w:rPr>
            </w:pPr>
            <w:r w:rsidRPr="00852621">
              <w:rPr>
                <w:rFonts w:ascii="Calibri" w:hAnsi="Calibri"/>
                <w:szCs w:val="21"/>
                <w:lang w:eastAsia="en-US"/>
              </w:rPr>
              <w:t>0 alert types</w:t>
            </w:r>
          </w:p>
        </w:tc>
        <w:tc>
          <w:tcPr>
            <w:tcW w:w="2088" w:type="dxa"/>
          </w:tcPr>
          <w:p w:rsidRPr="00852621" w:rsidR="00852621" w:rsidP="00852621" w:rsidRDefault="00852621" w14:paraId="060491CF" w14:textId="77777777">
            <w:pPr>
              <w:rPr>
                <w:rFonts w:ascii="Calibri" w:hAnsi="Calibri"/>
                <w:szCs w:val="21"/>
                <w:lang w:eastAsia="en-US"/>
              </w:rPr>
            </w:pPr>
            <w:r w:rsidRPr="00852621">
              <w:rPr>
                <w:rFonts w:ascii="Calibri" w:hAnsi="Calibri"/>
                <w:szCs w:val="21"/>
                <w:lang w:eastAsia="en-US"/>
              </w:rPr>
              <w:t>3 alert types</w:t>
            </w:r>
          </w:p>
        </w:tc>
        <w:tc>
          <w:tcPr>
            <w:tcW w:w="2158" w:type="dxa"/>
          </w:tcPr>
          <w:p w:rsidRPr="00852621" w:rsidR="00852621" w:rsidP="00852621" w:rsidRDefault="00852621" w14:paraId="785A5796" w14:textId="77777777">
            <w:pPr>
              <w:rPr>
                <w:rFonts w:ascii="Calibri" w:hAnsi="Calibri"/>
                <w:szCs w:val="21"/>
                <w:lang w:eastAsia="en-US"/>
              </w:rPr>
            </w:pPr>
            <w:r w:rsidRPr="00852621">
              <w:rPr>
                <w:rFonts w:ascii="Calibri" w:hAnsi="Calibri"/>
                <w:szCs w:val="21"/>
                <w:lang w:eastAsia="en-US"/>
              </w:rPr>
              <w:t>3 alert types</w:t>
            </w:r>
            <w:r w:rsidRPr="00852621">
              <w:rPr>
                <w:rFonts w:ascii="Calibri" w:hAnsi="Calibri"/>
                <w:szCs w:val="21"/>
                <w:vertAlign w:val="superscript"/>
                <w:lang w:eastAsia="en-US"/>
              </w:rPr>
              <w:footnoteReference w:id="22"/>
            </w:r>
          </w:p>
        </w:tc>
      </w:tr>
    </w:tbl>
    <w:p w:rsidRPr="00852621" w:rsidR="00852621" w:rsidP="00852621" w:rsidRDefault="00852621" w14:paraId="533C5769" w14:textId="77777777">
      <w:pPr>
        <w:spacing w:line="288" w:lineRule="auto"/>
        <w:ind w:left="720"/>
        <w:jc w:val="both"/>
        <w:rPr>
          <w:rFonts w:ascii="Calibri" w:hAnsi="Calibri"/>
          <w:color w:val="000000"/>
          <w:spacing w:val="4"/>
          <w:sz w:val="22"/>
        </w:rPr>
      </w:pPr>
    </w:p>
    <w:p w:rsidRPr="00804EA2" w:rsidR="00852621" w:rsidP="00804EA2" w:rsidRDefault="00852621" w14:paraId="6DCFEF66" w14:textId="77777777">
      <w:pPr>
        <w:pStyle w:val="BodyText"/>
        <w:rPr>
          <w:lang w:val="en-US"/>
        </w:rPr>
      </w:pPr>
    </w:p>
    <w:p w:rsidRPr="00C87B7F" w:rsidR="00C87B7F" w:rsidP="00C87B7F" w:rsidRDefault="00C87B7F" w14:paraId="4BC3C465" w14:textId="77777777">
      <w:pPr>
        <w:pStyle w:val="BodyText"/>
      </w:pPr>
    </w:p>
    <w:p w:rsidRPr="00C87B7F" w:rsidR="00C87B7F" w:rsidP="00244374" w:rsidRDefault="00244374" w14:paraId="5E5E6915" w14:textId="77777777">
      <w:pPr>
        <w:pStyle w:val="Heading2"/>
        <w:rPr>
          <w:rStyle w:val="fadeinm1hgl8"/>
          <w:szCs w:val="20"/>
        </w:rPr>
      </w:pPr>
      <w:bookmarkStart w:name="_Toc202454812" w:id="40"/>
      <w:r w:rsidRPr="00204DDE">
        <w:rPr>
          <w:rStyle w:val="fadeinm1hgl8"/>
        </w:rPr>
        <w:t>UC 4 - Critical electricity distribution grid operation in energy communities</w:t>
      </w:r>
      <w:bookmarkEnd w:id="40"/>
    </w:p>
    <w:p w:rsidR="00804EA2" w:rsidP="00804EA2" w:rsidRDefault="00804EA2" w14:paraId="66F86B21" w14:textId="77777777">
      <w:pPr>
        <w:pStyle w:val="Heading3"/>
      </w:pPr>
      <w:r>
        <w:t>Contribution to 2</w:t>
      </w:r>
      <w:r w:rsidRPr="007C292B">
        <w:rPr>
          <w:vertAlign w:val="superscript"/>
        </w:rPr>
        <w:t>nd</w:t>
      </w:r>
      <w:r>
        <w:t xml:space="preserve"> year demonstration x</w:t>
      </w:r>
    </w:p>
    <w:p w:rsidR="00804EA2" w:rsidP="00804EA2" w:rsidRDefault="00804EA2" w14:paraId="6332BCBC" w14:textId="77777777">
      <w:pPr>
        <w:rPr>
          <w:lang w:val="en-US"/>
        </w:rPr>
      </w:pPr>
    </w:p>
    <w:p w:rsidRPr="00AF7A8C" w:rsidR="00804EA2" w:rsidP="00804EA2" w:rsidRDefault="00804EA2" w14:paraId="5DA0C48B" w14:textId="77777777">
      <w:pPr>
        <w:pStyle w:val="Heading3"/>
      </w:pPr>
      <w:r>
        <w:t>Discussion and estimation of the targeted KPI</w:t>
      </w:r>
    </w:p>
    <w:p w:rsidR="00804EA2" w:rsidP="00804EA2" w:rsidRDefault="00804EA2" w14:paraId="7BA0E7A7" w14:textId="77777777">
      <w:pPr>
        <w:pStyle w:val="BodyText"/>
        <w:rPr>
          <w:lang w:val="en-US"/>
        </w:rPr>
      </w:pPr>
    </w:p>
    <w:p w:rsidRPr="00C076F9" w:rsidR="00C076F9" w:rsidP="00C076F9" w:rsidRDefault="00C076F9" w14:paraId="00242F0C" w14:textId="77777777">
      <w:pPr>
        <w:numPr>
          <w:ilvl w:val="0"/>
          <w:numId w:val="29"/>
        </w:numPr>
        <w:spacing w:after="200" w:line="276" w:lineRule="auto"/>
        <w:rPr>
          <w:rFonts w:ascii="Calibri" w:hAnsi="Calibri" w:eastAsia="Calibri" w:cs="Arial"/>
          <w:sz w:val="22"/>
          <w:szCs w:val="21"/>
          <w:lang w:eastAsia="en-US"/>
        </w:rPr>
      </w:pPr>
      <w:r w:rsidRPr="00C076F9">
        <w:rPr>
          <w:rFonts w:ascii="Calibri" w:hAnsi="Calibri" w:eastAsia="Calibri" w:cs="Arial"/>
          <w:sz w:val="22"/>
          <w:szCs w:val="21"/>
          <w:lang w:val="en-US" w:eastAsia="en-US"/>
        </w:rPr>
        <w:t xml:space="preserve">KPI </w:t>
      </w:r>
      <w:r w:rsidRPr="00C076F9">
        <w:rPr>
          <w:rFonts w:ascii="Calibri" w:hAnsi="Calibri" w:eastAsia="Calibri" w:cs="Arial"/>
          <w:sz w:val="22"/>
          <w:szCs w:val="21"/>
          <w:lang w:eastAsia="en-US"/>
        </w:rPr>
        <w:t>critical energy distribution (UC 4)</w:t>
      </w:r>
    </w:p>
    <w:tbl>
      <w:tblPr>
        <w:tblStyle w:val="TableGrid5"/>
        <w:tblW w:w="9209" w:type="dxa"/>
        <w:tblLook w:val="04A0" w:firstRow="1" w:lastRow="0" w:firstColumn="1" w:lastColumn="0" w:noHBand="0" w:noVBand="1"/>
      </w:tblPr>
      <w:tblGrid>
        <w:gridCol w:w="2875"/>
        <w:gridCol w:w="2088"/>
        <w:gridCol w:w="2088"/>
        <w:gridCol w:w="2158"/>
      </w:tblGrid>
      <w:tr w:rsidRPr="00C076F9" w:rsidR="00C076F9" w14:paraId="34718A39" w14:textId="77777777">
        <w:trPr>
          <w:cnfStyle w:val="100000000000" w:firstRow="1" w:lastRow="0" w:firstColumn="0" w:lastColumn="0" w:oddVBand="0" w:evenVBand="0" w:oddHBand="0" w:evenHBand="0" w:firstRowFirstColumn="0" w:firstRowLastColumn="0" w:lastRowFirstColumn="0" w:lastRowLastColumn="0"/>
        </w:trPr>
        <w:tc>
          <w:tcPr>
            <w:tcW w:w="2875" w:type="dxa"/>
          </w:tcPr>
          <w:p w:rsidRPr="00C076F9" w:rsidR="00C076F9" w:rsidP="00C076F9" w:rsidRDefault="00C076F9" w14:paraId="072D8E31" w14:textId="77777777">
            <w:pPr>
              <w:rPr>
                <w:rFonts w:ascii="Calibri" w:hAnsi="Calibri"/>
                <w:szCs w:val="21"/>
                <w:lang w:eastAsia="en-US"/>
              </w:rPr>
            </w:pPr>
            <w:r w:rsidRPr="00C076F9">
              <w:rPr>
                <w:rFonts w:ascii="Calibri" w:hAnsi="Calibri"/>
                <w:szCs w:val="21"/>
                <w:lang w:eastAsia="en-US"/>
              </w:rPr>
              <w:t>Name of the KPI</w:t>
            </w:r>
          </w:p>
        </w:tc>
        <w:tc>
          <w:tcPr>
            <w:tcW w:w="2088" w:type="dxa"/>
          </w:tcPr>
          <w:p w:rsidRPr="00C076F9" w:rsidR="00C076F9" w:rsidP="00C076F9" w:rsidRDefault="00C076F9" w14:paraId="79B4B56E" w14:textId="77777777">
            <w:pPr>
              <w:jc w:val="center"/>
              <w:rPr>
                <w:rFonts w:ascii="Calibri" w:hAnsi="Calibri"/>
                <w:szCs w:val="21"/>
                <w:lang w:eastAsia="en-US"/>
              </w:rPr>
            </w:pPr>
            <w:r w:rsidRPr="00C076F9">
              <w:rPr>
                <w:rFonts w:ascii="Calibri" w:hAnsi="Calibri"/>
                <w:szCs w:val="21"/>
                <w:lang w:eastAsia="en-US"/>
              </w:rPr>
              <w:t>Initial value</w:t>
            </w:r>
          </w:p>
        </w:tc>
        <w:tc>
          <w:tcPr>
            <w:tcW w:w="2088" w:type="dxa"/>
          </w:tcPr>
          <w:p w:rsidRPr="00C076F9" w:rsidR="00C076F9" w:rsidP="00C076F9" w:rsidRDefault="00C076F9" w14:paraId="24A13E0E" w14:textId="77777777">
            <w:pPr>
              <w:jc w:val="center"/>
              <w:rPr>
                <w:rFonts w:ascii="Calibri" w:hAnsi="Calibri"/>
                <w:szCs w:val="21"/>
                <w:lang w:eastAsia="en-US"/>
              </w:rPr>
            </w:pPr>
            <w:r w:rsidRPr="00C076F9">
              <w:rPr>
                <w:rFonts w:ascii="Calibri" w:hAnsi="Calibri"/>
                <w:szCs w:val="21"/>
                <w:lang w:eastAsia="en-US"/>
              </w:rPr>
              <w:t>Targeted value</w:t>
            </w:r>
          </w:p>
        </w:tc>
        <w:tc>
          <w:tcPr>
            <w:tcW w:w="2158" w:type="dxa"/>
          </w:tcPr>
          <w:p w:rsidRPr="00C076F9" w:rsidR="00C076F9" w:rsidP="00C076F9" w:rsidRDefault="00C076F9" w14:paraId="58D66871" w14:textId="77777777">
            <w:pPr>
              <w:jc w:val="center"/>
              <w:rPr>
                <w:rFonts w:ascii="Calibri" w:hAnsi="Calibri"/>
                <w:szCs w:val="21"/>
                <w:lang w:eastAsia="en-US"/>
              </w:rPr>
            </w:pPr>
            <w:r w:rsidRPr="00C076F9">
              <w:rPr>
                <w:rFonts w:ascii="Calibri" w:hAnsi="Calibri"/>
                <w:szCs w:val="21"/>
                <w:lang w:eastAsia="en-US"/>
              </w:rPr>
              <w:t>Current value</w:t>
            </w:r>
          </w:p>
        </w:tc>
      </w:tr>
      <w:tr w:rsidRPr="00C076F9" w:rsidR="00C076F9" w14:paraId="07C3BDB6"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C076F9" w:rsidR="00C076F9" w:rsidP="00C076F9" w:rsidRDefault="00C076F9" w14:paraId="02D07804" w14:textId="77777777">
            <w:pPr>
              <w:rPr>
                <w:rFonts w:ascii="Calibri" w:hAnsi="Calibri"/>
                <w:i/>
                <w:szCs w:val="21"/>
                <w:u w:val="single"/>
                <w:lang w:eastAsia="en-US"/>
              </w:rPr>
            </w:pPr>
            <w:r w:rsidRPr="00C076F9">
              <w:rPr>
                <w:rFonts w:ascii="Calibri" w:hAnsi="Calibri"/>
                <w:szCs w:val="21"/>
                <w:lang w:eastAsia="en-US"/>
              </w:rPr>
              <w:t>Number of consumers enrolled in flexibility program</w:t>
            </w:r>
          </w:p>
        </w:tc>
        <w:tc>
          <w:tcPr>
            <w:tcW w:w="2088" w:type="dxa"/>
          </w:tcPr>
          <w:p w:rsidRPr="00C076F9" w:rsidR="00C076F9" w:rsidP="00C076F9" w:rsidRDefault="00C076F9" w14:paraId="1298D3A0" w14:textId="77777777">
            <w:pPr>
              <w:rPr>
                <w:rFonts w:ascii="Calibri" w:hAnsi="Calibri"/>
                <w:szCs w:val="21"/>
                <w:lang w:eastAsia="en-US"/>
              </w:rPr>
            </w:pPr>
            <w:r w:rsidRPr="00C076F9">
              <w:rPr>
                <w:rFonts w:ascii="Calibri" w:hAnsi="Calibri"/>
                <w:szCs w:val="21"/>
                <w:lang w:eastAsia="en-US"/>
              </w:rPr>
              <w:t>0</w:t>
            </w:r>
          </w:p>
        </w:tc>
        <w:tc>
          <w:tcPr>
            <w:tcW w:w="2088" w:type="dxa"/>
          </w:tcPr>
          <w:p w:rsidRPr="00C076F9" w:rsidR="00C076F9" w:rsidP="00C076F9" w:rsidRDefault="00C076F9" w14:paraId="0BFB4E03" w14:textId="77777777">
            <w:pPr>
              <w:rPr>
                <w:rFonts w:ascii="Calibri" w:hAnsi="Calibri"/>
                <w:szCs w:val="21"/>
                <w:lang w:eastAsia="en-US"/>
              </w:rPr>
            </w:pPr>
            <w:r w:rsidRPr="00C076F9">
              <w:rPr>
                <w:rFonts w:ascii="Calibri" w:hAnsi="Calibri"/>
                <w:szCs w:val="21"/>
                <w:lang w:eastAsia="en-US"/>
              </w:rPr>
              <w:t>10</w:t>
            </w:r>
          </w:p>
        </w:tc>
        <w:tc>
          <w:tcPr>
            <w:tcW w:w="2158" w:type="dxa"/>
          </w:tcPr>
          <w:p w:rsidRPr="00C076F9" w:rsidR="00C076F9" w:rsidP="00C076F9" w:rsidRDefault="00C076F9" w14:paraId="42EC8C00" w14:textId="77777777">
            <w:pPr>
              <w:rPr>
                <w:rFonts w:ascii="Calibri" w:hAnsi="Calibri"/>
                <w:szCs w:val="21"/>
                <w:lang w:eastAsia="en-US"/>
              </w:rPr>
            </w:pPr>
            <w:r w:rsidRPr="00C076F9">
              <w:rPr>
                <w:rFonts w:ascii="Calibri" w:hAnsi="Calibri"/>
                <w:szCs w:val="21"/>
                <w:lang w:eastAsia="en-US"/>
              </w:rPr>
              <w:t>0</w:t>
            </w:r>
          </w:p>
        </w:tc>
      </w:tr>
      <w:tr w:rsidRPr="00C076F9" w:rsidR="00C076F9" w14:paraId="04B57602"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C076F9" w:rsidR="00C076F9" w:rsidP="00C076F9" w:rsidRDefault="00C076F9" w14:paraId="7B519D32" w14:textId="77777777">
            <w:pPr>
              <w:rPr>
                <w:rFonts w:ascii="Calibri" w:hAnsi="Calibri"/>
                <w:szCs w:val="21"/>
                <w:lang w:eastAsia="en-US"/>
              </w:rPr>
            </w:pPr>
            <w:r w:rsidRPr="00C076F9">
              <w:rPr>
                <w:rFonts w:ascii="Calibri" w:hAnsi="Calibri"/>
                <w:szCs w:val="21"/>
                <w:lang w:eastAsia="en-US"/>
              </w:rPr>
              <w:t>Amount of Energy transacted (kWh)</w:t>
            </w:r>
          </w:p>
        </w:tc>
        <w:tc>
          <w:tcPr>
            <w:tcW w:w="2088" w:type="dxa"/>
          </w:tcPr>
          <w:p w:rsidRPr="00C076F9" w:rsidR="00C076F9" w:rsidP="00C076F9" w:rsidRDefault="00C076F9" w14:paraId="05087C35" w14:textId="77777777">
            <w:pPr>
              <w:rPr>
                <w:rFonts w:ascii="Calibri" w:hAnsi="Calibri"/>
                <w:szCs w:val="21"/>
                <w:lang w:eastAsia="en-US"/>
              </w:rPr>
            </w:pPr>
            <w:r w:rsidRPr="00C076F9">
              <w:rPr>
                <w:rFonts w:ascii="Calibri" w:hAnsi="Calibri"/>
                <w:szCs w:val="21"/>
                <w:lang w:eastAsia="en-US"/>
              </w:rPr>
              <w:t>0</w:t>
            </w:r>
          </w:p>
        </w:tc>
        <w:tc>
          <w:tcPr>
            <w:tcW w:w="2088" w:type="dxa"/>
          </w:tcPr>
          <w:p w:rsidRPr="00C076F9" w:rsidR="00C076F9" w:rsidP="00C076F9" w:rsidRDefault="00C076F9" w14:paraId="3191A63E" w14:textId="77777777">
            <w:pPr>
              <w:rPr>
                <w:rFonts w:ascii="Calibri" w:hAnsi="Calibri"/>
                <w:szCs w:val="21"/>
                <w:lang w:eastAsia="en-US"/>
              </w:rPr>
            </w:pPr>
            <w:r w:rsidRPr="00C076F9">
              <w:rPr>
                <w:rFonts w:ascii="Calibri" w:hAnsi="Calibri"/>
                <w:szCs w:val="21"/>
                <w:lang w:eastAsia="en-US"/>
              </w:rPr>
              <w:t>20</w:t>
            </w:r>
          </w:p>
        </w:tc>
        <w:tc>
          <w:tcPr>
            <w:tcW w:w="2158" w:type="dxa"/>
          </w:tcPr>
          <w:p w:rsidRPr="00C076F9" w:rsidR="00C076F9" w:rsidP="00C076F9" w:rsidRDefault="00C076F9" w14:paraId="3BA359B6" w14:textId="77777777">
            <w:pPr>
              <w:rPr>
                <w:rFonts w:ascii="Calibri" w:hAnsi="Calibri"/>
                <w:szCs w:val="21"/>
                <w:lang w:eastAsia="en-US"/>
              </w:rPr>
            </w:pPr>
            <w:r w:rsidRPr="00C076F9">
              <w:rPr>
                <w:rFonts w:ascii="Calibri" w:hAnsi="Calibri"/>
                <w:szCs w:val="21"/>
                <w:lang w:eastAsia="en-US"/>
              </w:rPr>
              <w:t>0</w:t>
            </w:r>
          </w:p>
        </w:tc>
      </w:tr>
      <w:tr w:rsidRPr="00C076F9" w:rsidR="00C076F9" w14:paraId="245AD083"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C076F9" w:rsidR="00C076F9" w:rsidP="00C076F9" w:rsidRDefault="00C076F9" w14:paraId="407CEADE" w14:textId="77777777">
            <w:pPr>
              <w:rPr>
                <w:rFonts w:ascii="Calibri" w:hAnsi="Calibri"/>
                <w:szCs w:val="21"/>
                <w:lang w:eastAsia="en-US"/>
              </w:rPr>
            </w:pPr>
            <w:r w:rsidRPr="00C076F9">
              <w:rPr>
                <w:rFonts w:ascii="Calibri" w:hAnsi="Calibri"/>
                <w:szCs w:val="21"/>
                <w:lang w:eastAsia="en-US"/>
              </w:rPr>
              <w:t>Voltage issue events number</w:t>
            </w:r>
          </w:p>
        </w:tc>
        <w:tc>
          <w:tcPr>
            <w:tcW w:w="2088" w:type="dxa"/>
          </w:tcPr>
          <w:p w:rsidRPr="00C076F9" w:rsidR="00C076F9" w:rsidP="00C076F9" w:rsidRDefault="00C076F9" w14:paraId="134B0CB6" w14:textId="77777777">
            <w:pPr>
              <w:rPr>
                <w:rFonts w:ascii="Calibri" w:hAnsi="Calibri"/>
                <w:szCs w:val="21"/>
                <w:lang w:eastAsia="en-US"/>
              </w:rPr>
            </w:pPr>
            <w:r w:rsidRPr="00C076F9">
              <w:rPr>
                <w:rFonts w:ascii="Calibri" w:hAnsi="Calibri"/>
                <w:szCs w:val="21"/>
                <w:lang w:eastAsia="en-US"/>
              </w:rPr>
              <w:t>20</w:t>
            </w:r>
          </w:p>
        </w:tc>
        <w:tc>
          <w:tcPr>
            <w:tcW w:w="2088" w:type="dxa"/>
          </w:tcPr>
          <w:p w:rsidRPr="00C076F9" w:rsidR="00C076F9" w:rsidP="00C076F9" w:rsidRDefault="00C076F9" w14:paraId="41334F39" w14:textId="77777777">
            <w:pPr>
              <w:rPr>
                <w:rFonts w:ascii="Calibri" w:hAnsi="Calibri"/>
                <w:szCs w:val="21"/>
                <w:lang w:eastAsia="en-US"/>
              </w:rPr>
            </w:pPr>
            <w:r w:rsidRPr="00C076F9">
              <w:rPr>
                <w:rFonts w:ascii="Calibri" w:hAnsi="Calibri"/>
                <w:szCs w:val="21"/>
                <w:lang w:eastAsia="en-US"/>
              </w:rPr>
              <w:t>2</w:t>
            </w:r>
          </w:p>
        </w:tc>
        <w:tc>
          <w:tcPr>
            <w:tcW w:w="2158" w:type="dxa"/>
          </w:tcPr>
          <w:p w:rsidRPr="00C076F9" w:rsidR="00C076F9" w:rsidP="00C076F9" w:rsidRDefault="00C076F9" w14:paraId="687324E2" w14:textId="77777777">
            <w:pPr>
              <w:rPr>
                <w:rFonts w:ascii="Calibri" w:hAnsi="Calibri"/>
                <w:szCs w:val="21"/>
                <w:lang w:eastAsia="en-US"/>
              </w:rPr>
            </w:pPr>
            <w:r w:rsidRPr="00C076F9">
              <w:rPr>
                <w:rFonts w:ascii="Calibri" w:hAnsi="Calibri"/>
                <w:szCs w:val="21"/>
                <w:lang w:eastAsia="en-US"/>
              </w:rPr>
              <w:t>20</w:t>
            </w:r>
          </w:p>
        </w:tc>
      </w:tr>
      <w:tr w:rsidRPr="00C076F9" w:rsidR="00C076F9" w14:paraId="425BB069"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C076F9" w:rsidR="00C076F9" w:rsidP="00C076F9" w:rsidRDefault="00C076F9" w14:paraId="4AFE0655" w14:textId="77777777">
            <w:pPr>
              <w:rPr>
                <w:rFonts w:ascii="Calibri" w:hAnsi="Calibri"/>
                <w:szCs w:val="21"/>
                <w:lang w:eastAsia="en-US"/>
              </w:rPr>
            </w:pPr>
            <w:r w:rsidRPr="00C076F9">
              <w:rPr>
                <w:rFonts w:ascii="Calibri" w:hAnsi="Calibri"/>
                <w:szCs w:val="21"/>
                <w:lang w:eastAsia="en-US"/>
              </w:rPr>
              <w:t>Average duration of voltage issues (min)</w:t>
            </w:r>
          </w:p>
        </w:tc>
        <w:tc>
          <w:tcPr>
            <w:tcW w:w="2088" w:type="dxa"/>
          </w:tcPr>
          <w:p w:rsidRPr="00C076F9" w:rsidR="00C076F9" w:rsidP="00C076F9" w:rsidRDefault="00C076F9" w14:paraId="0E45D56E" w14:textId="77777777">
            <w:pPr>
              <w:rPr>
                <w:rFonts w:ascii="Calibri" w:hAnsi="Calibri"/>
                <w:szCs w:val="21"/>
                <w:lang w:eastAsia="en-US"/>
              </w:rPr>
            </w:pPr>
            <w:r w:rsidRPr="00C076F9">
              <w:rPr>
                <w:rFonts w:ascii="Calibri" w:hAnsi="Calibri"/>
                <w:szCs w:val="21"/>
                <w:lang w:eastAsia="en-US"/>
              </w:rPr>
              <w:t>30</w:t>
            </w:r>
          </w:p>
        </w:tc>
        <w:tc>
          <w:tcPr>
            <w:tcW w:w="2088" w:type="dxa"/>
          </w:tcPr>
          <w:p w:rsidRPr="00C076F9" w:rsidR="00C076F9" w:rsidP="00C076F9" w:rsidRDefault="00C076F9" w14:paraId="28199BAD" w14:textId="77777777">
            <w:pPr>
              <w:rPr>
                <w:rFonts w:ascii="Calibri" w:hAnsi="Calibri"/>
                <w:szCs w:val="21"/>
                <w:lang w:eastAsia="en-US"/>
              </w:rPr>
            </w:pPr>
            <w:r w:rsidRPr="00C076F9">
              <w:rPr>
                <w:rFonts w:ascii="Calibri" w:hAnsi="Calibri"/>
                <w:szCs w:val="21"/>
                <w:lang w:eastAsia="en-US"/>
              </w:rPr>
              <w:t>10</w:t>
            </w:r>
          </w:p>
        </w:tc>
        <w:tc>
          <w:tcPr>
            <w:tcW w:w="2158" w:type="dxa"/>
          </w:tcPr>
          <w:p w:rsidRPr="00C076F9" w:rsidR="00C076F9" w:rsidP="00C076F9" w:rsidRDefault="00C076F9" w14:paraId="797616F5" w14:textId="77777777">
            <w:pPr>
              <w:rPr>
                <w:rFonts w:ascii="Calibri" w:hAnsi="Calibri"/>
                <w:szCs w:val="21"/>
                <w:lang w:eastAsia="en-US"/>
              </w:rPr>
            </w:pPr>
            <w:r w:rsidRPr="00C076F9">
              <w:rPr>
                <w:rFonts w:ascii="Calibri" w:hAnsi="Calibri"/>
                <w:szCs w:val="21"/>
                <w:lang w:eastAsia="en-US"/>
              </w:rPr>
              <w:t>30</w:t>
            </w:r>
          </w:p>
        </w:tc>
      </w:tr>
      <w:tr w:rsidRPr="00C076F9" w:rsidR="00C076F9" w14:paraId="316BC06E"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C076F9" w:rsidR="00C076F9" w:rsidP="00C076F9" w:rsidRDefault="00C076F9" w14:paraId="528B8C47" w14:textId="77777777">
            <w:pPr>
              <w:rPr>
                <w:rFonts w:ascii="Calibri" w:hAnsi="Calibri"/>
                <w:szCs w:val="21"/>
                <w:lang w:eastAsia="en-US"/>
              </w:rPr>
            </w:pPr>
            <w:r w:rsidRPr="00C076F9">
              <w:rPr>
                <w:rFonts w:ascii="Calibri" w:hAnsi="Calibri"/>
                <w:szCs w:val="21"/>
                <w:lang w:eastAsia="en-US"/>
              </w:rPr>
              <w:t>Average time required to solve voltage issues (min)</w:t>
            </w:r>
          </w:p>
        </w:tc>
        <w:tc>
          <w:tcPr>
            <w:tcW w:w="2088" w:type="dxa"/>
          </w:tcPr>
          <w:p w:rsidRPr="00C076F9" w:rsidR="00C076F9" w:rsidP="00C076F9" w:rsidRDefault="00C076F9" w14:paraId="4E915B5B" w14:textId="77777777">
            <w:pPr>
              <w:rPr>
                <w:rFonts w:ascii="Calibri" w:hAnsi="Calibri"/>
                <w:szCs w:val="21"/>
                <w:lang w:eastAsia="en-US"/>
              </w:rPr>
            </w:pPr>
            <w:r w:rsidRPr="00C076F9">
              <w:rPr>
                <w:rFonts w:ascii="Calibri" w:hAnsi="Calibri"/>
                <w:szCs w:val="21"/>
                <w:lang w:eastAsia="en-US"/>
              </w:rPr>
              <w:t>N/A</w:t>
            </w:r>
          </w:p>
        </w:tc>
        <w:tc>
          <w:tcPr>
            <w:tcW w:w="2088" w:type="dxa"/>
          </w:tcPr>
          <w:p w:rsidRPr="00C076F9" w:rsidR="00C076F9" w:rsidP="00C076F9" w:rsidRDefault="00C076F9" w14:paraId="396A8A8D" w14:textId="77777777">
            <w:pPr>
              <w:rPr>
                <w:rFonts w:ascii="Calibri" w:hAnsi="Calibri"/>
                <w:szCs w:val="21"/>
                <w:lang w:eastAsia="en-US"/>
              </w:rPr>
            </w:pPr>
            <w:r w:rsidRPr="00C076F9">
              <w:rPr>
                <w:rFonts w:ascii="Calibri" w:hAnsi="Calibri"/>
                <w:szCs w:val="21"/>
                <w:lang w:eastAsia="en-US"/>
              </w:rPr>
              <w:t>10</w:t>
            </w:r>
          </w:p>
        </w:tc>
        <w:tc>
          <w:tcPr>
            <w:tcW w:w="2158" w:type="dxa"/>
          </w:tcPr>
          <w:p w:rsidRPr="00C076F9" w:rsidR="00C076F9" w:rsidP="00C076F9" w:rsidRDefault="00C076F9" w14:paraId="47520A8E" w14:textId="77777777">
            <w:pPr>
              <w:rPr>
                <w:rFonts w:ascii="Calibri" w:hAnsi="Calibri"/>
                <w:szCs w:val="21"/>
                <w:lang w:eastAsia="en-US"/>
              </w:rPr>
            </w:pPr>
            <w:r w:rsidRPr="00C076F9">
              <w:rPr>
                <w:rFonts w:ascii="Calibri" w:hAnsi="Calibri"/>
                <w:szCs w:val="21"/>
                <w:lang w:eastAsia="en-US"/>
              </w:rPr>
              <w:t>N/A</w:t>
            </w:r>
          </w:p>
        </w:tc>
      </w:tr>
      <w:tr w:rsidRPr="00C076F9" w:rsidR="00C076F9" w14:paraId="72BF78A8"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C076F9" w:rsidR="00C076F9" w:rsidP="00C076F9" w:rsidRDefault="00C076F9" w14:paraId="0DC20372" w14:textId="77777777">
            <w:pPr>
              <w:rPr>
                <w:rFonts w:ascii="Calibri" w:hAnsi="Calibri"/>
                <w:szCs w:val="21"/>
                <w:lang w:eastAsia="en-US"/>
              </w:rPr>
            </w:pPr>
            <w:r w:rsidRPr="00C076F9">
              <w:rPr>
                <w:rFonts w:ascii="Calibri" w:hAnsi="Calibri"/>
                <w:szCs w:val="21"/>
                <w:lang w:eastAsia="en-US"/>
              </w:rPr>
              <w:t xml:space="preserve">Line capacity issue events number </w:t>
            </w:r>
          </w:p>
        </w:tc>
        <w:tc>
          <w:tcPr>
            <w:tcW w:w="2088" w:type="dxa"/>
          </w:tcPr>
          <w:p w:rsidRPr="00C076F9" w:rsidR="00C076F9" w:rsidP="00C076F9" w:rsidRDefault="00C076F9" w14:paraId="670AEAD4" w14:textId="77777777">
            <w:pPr>
              <w:rPr>
                <w:rFonts w:ascii="Calibri" w:hAnsi="Calibri"/>
                <w:szCs w:val="21"/>
                <w:lang w:eastAsia="en-US"/>
              </w:rPr>
            </w:pPr>
            <w:r w:rsidRPr="00C076F9">
              <w:rPr>
                <w:rFonts w:ascii="Calibri" w:hAnsi="Calibri"/>
                <w:szCs w:val="21"/>
                <w:lang w:eastAsia="en-US"/>
              </w:rPr>
              <w:t>45</w:t>
            </w:r>
          </w:p>
        </w:tc>
        <w:tc>
          <w:tcPr>
            <w:tcW w:w="2088" w:type="dxa"/>
          </w:tcPr>
          <w:p w:rsidRPr="00C076F9" w:rsidR="00C076F9" w:rsidP="00C076F9" w:rsidRDefault="00C076F9" w14:paraId="28DFAC9F" w14:textId="77777777">
            <w:pPr>
              <w:rPr>
                <w:rFonts w:ascii="Calibri" w:hAnsi="Calibri"/>
                <w:szCs w:val="21"/>
                <w:lang w:eastAsia="en-US"/>
              </w:rPr>
            </w:pPr>
            <w:r w:rsidRPr="00C076F9">
              <w:rPr>
                <w:rFonts w:ascii="Calibri" w:hAnsi="Calibri"/>
                <w:szCs w:val="21"/>
                <w:lang w:eastAsia="en-US"/>
              </w:rPr>
              <w:t>5</w:t>
            </w:r>
          </w:p>
        </w:tc>
        <w:tc>
          <w:tcPr>
            <w:tcW w:w="2158" w:type="dxa"/>
          </w:tcPr>
          <w:p w:rsidRPr="00C076F9" w:rsidR="00C076F9" w:rsidP="00C076F9" w:rsidRDefault="00C076F9" w14:paraId="27EE0EEE" w14:textId="77777777">
            <w:pPr>
              <w:rPr>
                <w:rFonts w:ascii="Calibri" w:hAnsi="Calibri"/>
                <w:szCs w:val="21"/>
                <w:lang w:eastAsia="en-US"/>
              </w:rPr>
            </w:pPr>
            <w:r w:rsidRPr="00C076F9">
              <w:rPr>
                <w:rFonts w:ascii="Calibri" w:hAnsi="Calibri"/>
                <w:szCs w:val="21"/>
                <w:lang w:eastAsia="en-US"/>
              </w:rPr>
              <w:t>45</w:t>
            </w:r>
          </w:p>
        </w:tc>
      </w:tr>
      <w:tr w:rsidRPr="00C076F9" w:rsidR="00C076F9" w14:paraId="43555180"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C076F9" w:rsidR="00C076F9" w:rsidP="00C076F9" w:rsidRDefault="00C076F9" w14:paraId="3684A7B6" w14:textId="77777777">
            <w:pPr>
              <w:rPr>
                <w:rFonts w:ascii="Calibri" w:hAnsi="Calibri"/>
                <w:szCs w:val="21"/>
                <w:lang w:eastAsia="en-US"/>
              </w:rPr>
            </w:pPr>
            <w:r w:rsidRPr="00C076F9">
              <w:rPr>
                <w:rFonts w:ascii="Calibri" w:hAnsi="Calibri"/>
                <w:szCs w:val="21"/>
                <w:lang w:eastAsia="en-US"/>
              </w:rPr>
              <w:t>Average duration of line capacity issues (min)</w:t>
            </w:r>
          </w:p>
        </w:tc>
        <w:tc>
          <w:tcPr>
            <w:tcW w:w="2088" w:type="dxa"/>
          </w:tcPr>
          <w:p w:rsidRPr="00C076F9" w:rsidR="00C076F9" w:rsidP="00C076F9" w:rsidRDefault="00C076F9" w14:paraId="1A22D380" w14:textId="77777777">
            <w:pPr>
              <w:rPr>
                <w:rFonts w:ascii="Calibri" w:hAnsi="Calibri"/>
                <w:szCs w:val="21"/>
                <w:lang w:eastAsia="en-US"/>
              </w:rPr>
            </w:pPr>
            <w:r w:rsidRPr="00C076F9">
              <w:rPr>
                <w:rFonts w:ascii="Calibri" w:hAnsi="Calibri"/>
                <w:szCs w:val="21"/>
                <w:lang w:eastAsia="en-US"/>
              </w:rPr>
              <w:t>45</w:t>
            </w:r>
          </w:p>
        </w:tc>
        <w:tc>
          <w:tcPr>
            <w:tcW w:w="2088" w:type="dxa"/>
          </w:tcPr>
          <w:p w:rsidRPr="00C076F9" w:rsidR="00C076F9" w:rsidP="00C076F9" w:rsidRDefault="00C076F9" w14:paraId="45189BEF" w14:textId="77777777">
            <w:pPr>
              <w:rPr>
                <w:rFonts w:ascii="Calibri" w:hAnsi="Calibri"/>
                <w:szCs w:val="21"/>
                <w:lang w:eastAsia="en-US"/>
              </w:rPr>
            </w:pPr>
            <w:r w:rsidRPr="00C076F9">
              <w:rPr>
                <w:rFonts w:ascii="Calibri" w:hAnsi="Calibri"/>
                <w:szCs w:val="21"/>
                <w:lang w:eastAsia="en-US"/>
              </w:rPr>
              <w:t>10</w:t>
            </w:r>
          </w:p>
        </w:tc>
        <w:tc>
          <w:tcPr>
            <w:tcW w:w="2158" w:type="dxa"/>
          </w:tcPr>
          <w:p w:rsidRPr="00C076F9" w:rsidR="00C076F9" w:rsidP="00C076F9" w:rsidRDefault="00C076F9" w14:paraId="5C22EFC5" w14:textId="77777777">
            <w:pPr>
              <w:rPr>
                <w:rFonts w:ascii="Calibri" w:hAnsi="Calibri"/>
                <w:szCs w:val="21"/>
                <w:lang w:eastAsia="en-US"/>
              </w:rPr>
            </w:pPr>
            <w:r w:rsidRPr="00C076F9">
              <w:rPr>
                <w:rFonts w:ascii="Calibri" w:hAnsi="Calibri"/>
                <w:szCs w:val="21"/>
                <w:lang w:eastAsia="en-US"/>
              </w:rPr>
              <w:t>45</w:t>
            </w:r>
          </w:p>
        </w:tc>
      </w:tr>
      <w:tr w:rsidRPr="00C076F9" w:rsidR="00C076F9" w14:paraId="4CB68C89"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C076F9" w:rsidR="00C076F9" w:rsidP="00C076F9" w:rsidRDefault="00C076F9" w14:paraId="3B247BC9" w14:textId="77777777">
            <w:pPr>
              <w:rPr>
                <w:rFonts w:ascii="Calibri" w:hAnsi="Calibri"/>
                <w:szCs w:val="21"/>
                <w:lang w:eastAsia="en-US"/>
              </w:rPr>
            </w:pPr>
            <w:r w:rsidRPr="00C076F9">
              <w:rPr>
                <w:rFonts w:ascii="Calibri" w:hAnsi="Calibri"/>
                <w:szCs w:val="21"/>
                <w:lang w:eastAsia="en-US"/>
              </w:rPr>
              <w:t xml:space="preserve">Average time required to solve line capacity issues </w:t>
            </w:r>
          </w:p>
        </w:tc>
        <w:tc>
          <w:tcPr>
            <w:tcW w:w="2088" w:type="dxa"/>
          </w:tcPr>
          <w:p w:rsidRPr="00C076F9" w:rsidR="00C076F9" w:rsidP="00C076F9" w:rsidRDefault="00C076F9" w14:paraId="01AD9129" w14:textId="77777777">
            <w:pPr>
              <w:rPr>
                <w:rFonts w:ascii="Calibri" w:hAnsi="Calibri"/>
                <w:szCs w:val="21"/>
                <w:lang w:eastAsia="en-US"/>
              </w:rPr>
            </w:pPr>
            <w:r w:rsidRPr="00C076F9">
              <w:rPr>
                <w:rFonts w:ascii="Calibri" w:hAnsi="Calibri"/>
                <w:szCs w:val="21"/>
                <w:lang w:eastAsia="en-US"/>
              </w:rPr>
              <w:t>N/A</w:t>
            </w:r>
          </w:p>
        </w:tc>
        <w:tc>
          <w:tcPr>
            <w:tcW w:w="2088" w:type="dxa"/>
          </w:tcPr>
          <w:p w:rsidRPr="00C076F9" w:rsidR="00C076F9" w:rsidP="00C076F9" w:rsidRDefault="00C076F9" w14:paraId="7AA67BC7" w14:textId="77777777">
            <w:pPr>
              <w:rPr>
                <w:rFonts w:ascii="Calibri" w:hAnsi="Calibri"/>
                <w:szCs w:val="21"/>
                <w:lang w:eastAsia="en-US"/>
              </w:rPr>
            </w:pPr>
            <w:r w:rsidRPr="00C076F9">
              <w:rPr>
                <w:rFonts w:ascii="Calibri" w:hAnsi="Calibri"/>
                <w:szCs w:val="21"/>
                <w:lang w:eastAsia="en-US"/>
              </w:rPr>
              <w:t>10</w:t>
            </w:r>
          </w:p>
        </w:tc>
        <w:tc>
          <w:tcPr>
            <w:tcW w:w="2158" w:type="dxa"/>
          </w:tcPr>
          <w:p w:rsidRPr="00C076F9" w:rsidR="00C076F9" w:rsidP="00C076F9" w:rsidRDefault="00C076F9" w14:paraId="5FE76FBD" w14:textId="77777777">
            <w:pPr>
              <w:rPr>
                <w:rFonts w:ascii="Calibri" w:hAnsi="Calibri"/>
                <w:szCs w:val="21"/>
                <w:highlight w:val="yellow"/>
                <w:lang w:eastAsia="en-US"/>
              </w:rPr>
            </w:pPr>
            <w:r w:rsidRPr="00C076F9">
              <w:rPr>
                <w:rFonts w:ascii="Calibri" w:hAnsi="Calibri"/>
                <w:szCs w:val="21"/>
                <w:lang w:eastAsia="en-US"/>
              </w:rPr>
              <w:t>N/A</w:t>
            </w:r>
          </w:p>
        </w:tc>
      </w:tr>
    </w:tbl>
    <w:p w:rsidRPr="00C076F9" w:rsidR="00C076F9" w:rsidP="00C076F9" w:rsidRDefault="00C076F9" w14:paraId="123A4CAC" w14:textId="77777777">
      <w:pPr>
        <w:spacing w:line="288" w:lineRule="auto"/>
        <w:jc w:val="both"/>
        <w:rPr>
          <w:rFonts w:ascii="Calibri" w:hAnsi="Calibri"/>
          <w:color w:val="000000"/>
          <w:spacing w:val="4"/>
          <w:sz w:val="22"/>
        </w:rPr>
      </w:pPr>
    </w:p>
    <w:p w:rsidRPr="00804EA2" w:rsidR="00C076F9" w:rsidP="00804EA2" w:rsidRDefault="00C076F9" w14:paraId="56F24130" w14:textId="77777777">
      <w:pPr>
        <w:pStyle w:val="BodyText"/>
        <w:rPr>
          <w:lang w:val="en-US"/>
        </w:rPr>
      </w:pPr>
    </w:p>
    <w:p w:rsidRPr="00204DDE" w:rsidR="00244374" w:rsidP="008050D8" w:rsidRDefault="00244374" w14:paraId="785ACC58" w14:textId="30523F98">
      <w:r w:rsidRPr="00204DDE">
        <w:t xml:space="preserve"> </w:t>
      </w:r>
    </w:p>
    <w:p w:rsidR="00244374" w:rsidP="00244374" w:rsidRDefault="00244374" w14:paraId="70B0033B" w14:textId="546E0D4C">
      <w:pPr>
        <w:pStyle w:val="Heading2"/>
        <w:rPr>
          <w:szCs w:val="20"/>
        </w:rPr>
      </w:pPr>
      <w:bookmarkStart w:name="_Toc202454816" w:id="41"/>
      <w:r w:rsidRPr="00204DDE">
        <w:rPr>
          <w:rStyle w:val="fadeinm1hgl8"/>
        </w:rPr>
        <w:t>UC</w:t>
      </w:r>
      <w:r w:rsidRPr="00204DDE" w:rsidR="00CA2771">
        <w:rPr>
          <w:rStyle w:val="fadeinm1hgl8"/>
        </w:rPr>
        <w:t xml:space="preserve"> 5 </w:t>
      </w:r>
      <w:r w:rsidRPr="00204DDE">
        <w:rPr>
          <w:rStyle w:val="fadeinm1hgl8"/>
        </w:rPr>
        <w:t>-</w:t>
      </w:r>
      <w:r w:rsidRPr="00204DDE" w:rsidR="00CA2771">
        <w:rPr>
          <w:rStyle w:val="fadeinm1hgl8"/>
        </w:rPr>
        <w:t xml:space="preserve"> </w:t>
      </w:r>
      <w:r w:rsidRPr="00204DDE" w:rsidR="00CA2771">
        <w:rPr>
          <w:szCs w:val="20"/>
        </w:rPr>
        <w:t>Security and location awareness of persons</w:t>
      </w:r>
      <w:bookmarkEnd w:id="41"/>
    </w:p>
    <w:p w:rsidR="00804EA2" w:rsidP="00804EA2" w:rsidRDefault="00804EA2" w14:paraId="66924D1A" w14:textId="77777777">
      <w:pPr>
        <w:pStyle w:val="Heading3"/>
      </w:pPr>
      <w:r>
        <w:t>Contribution to 2</w:t>
      </w:r>
      <w:r w:rsidRPr="007C292B">
        <w:rPr>
          <w:vertAlign w:val="superscript"/>
        </w:rPr>
        <w:t>nd</w:t>
      </w:r>
      <w:r>
        <w:t xml:space="preserve"> year demonstration x</w:t>
      </w:r>
    </w:p>
    <w:p w:rsidR="00804EA2" w:rsidP="00804EA2" w:rsidRDefault="00804EA2" w14:paraId="15A4CEFE" w14:textId="77777777">
      <w:pPr>
        <w:rPr>
          <w:lang w:val="en-US"/>
        </w:rPr>
      </w:pPr>
    </w:p>
    <w:p w:rsidR="00804EA2" w:rsidP="00804EA2" w:rsidRDefault="00804EA2" w14:paraId="3BA18542" w14:textId="77777777">
      <w:pPr>
        <w:rPr>
          <w:lang w:val="en-US"/>
        </w:rPr>
      </w:pPr>
    </w:p>
    <w:p w:rsidRPr="00AF7A8C" w:rsidR="00804EA2" w:rsidP="00804EA2" w:rsidRDefault="00804EA2" w14:paraId="3E8204DA" w14:textId="77777777">
      <w:pPr>
        <w:pStyle w:val="Heading3"/>
      </w:pPr>
      <w:r>
        <w:t>Discussion and estimation of the targeted KPI</w:t>
      </w:r>
    </w:p>
    <w:p w:rsidR="00804EA2" w:rsidP="00804EA2" w:rsidRDefault="00804EA2" w14:paraId="1D00EACD" w14:textId="77777777">
      <w:pPr>
        <w:pStyle w:val="BodyText"/>
      </w:pPr>
    </w:p>
    <w:p w:rsidRPr="00642D04" w:rsidR="00642D04" w:rsidP="00642D04" w:rsidRDefault="00642D04" w14:paraId="61ADC5F8" w14:textId="77777777">
      <w:pPr>
        <w:numPr>
          <w:ilvl w:val="0"/>
          <w:numId w:val="30"/>
        </w:numPr>
        <w:spacing w:after="200" w:line="276" w:lineRule="auto"/>
        <w:rPr>
          <w:rFonts w:ascii="Calibri" w:hAnsi="Calibri" w:eastAsia="Calibri" w:cs="Arial"/>
          <w:sz w:val="22"/>
          <w:szCs w:val="21"/>
          <w:lang w:eastAsia="en-US"/>
        </w:rPr>
      </w:pPr>
      <w:r w:rsidRPr="00642D04">
        <w:rPr>
          <w:rFonts w:ascii="Calibri" w:hAnsi="Calibri" w:eastAsia="Calibri" w:cs="Arial"/>
          <w:sz w:val="22"/>
          <w:szCs w:val="21"/>
          <w:lang w:val="en-US" w:eastAsia="en-US"/>
        </w:rPr>
        <w:t>KPI sensing security of people</w:t>
      </w:r>
      <w:r w:rsidRPr="00642D04">
        <w:rPr>
          <w:rFonts w:ascii="Calibri" w:hAnsi="Calibri" w:eastAsia="Calibri" w:cs="Arial"/>
          <w:sz w:val="22"/>
          <w:szCs w:val="21"/>
          <w:lang w:eastAsia="en-US"/>
        </w:rPr>
        <w:t xml:space="preserve"> (UC 5) </w:t>
      </w:r>
    </w:p>
    <w:tbl>
      <w:tblPr>
        <w:tblStyle w:val="TableGrid6"/>
        <w:tblW w:w="9209" w:type="dxa"/>
        <w:tblLook w:val="04A0" w:firstRow="1" w:lastRow="0" w:firstColumn="1" w:lastColumn="0" w:noHBand="0" w:noVBand="1"/>
      </w:tblPr>
      <w:tblGrid>
        <w:gridCol w:w="2875"/>
        <w:gridCol w:w="2088"/>
        <w:gridCol w:w="2088"/>
        <w:gridCol w:w="2158"/>
      </w:tblGrid>
      <w:tr w:rsidRPr="00642D04" w:rsidR="00642D04" w14:paraId="55B089F2" w14:textId="77777777">
        <w:trPr>
          <w:cnfStyle w:val="100000000000" w:firstRow="1" w:lastRow="0" w:firstColumn="0" w:lastColumn="0" w:oddVBand="0" w:evenVBand="0" w:oddHBand="0" w:evenHBand="0" w:firstRowFirstColumn="0" w:firstRowLastColumn="0" w:lastRowFirstColumn="0" w:lastRowLastColumn="0"/>
        </w:trPr>
        <w:tc>
          <w:tcPr>
            <w:tcW w:w="2875" w:type="dxa"/>
          </w:tcPr>
          <w:p w:rsidRPr="00642D04" w:rsidR="00642D04" w:rsidP="00642D04" w:rsidRDefault="00642D04" w14:paraId="6290AC4F" w14:textId="77777777">
            <w:pPr>
              <w:rPr>
                <w:rFonts w:ascii="Calibri" w:hAnsi="Calibri"/>
                <w:szCs w:val="21"/>
                <w:lang w:eastAsia="en-US"/>
              </w:rPr>
            </w:pPr>
            <w:r w:rsidRPr="00642D04">
              <w:rPr>
                <w:rFonts w:ascii="Calibri" w:hAnsi="Calibri"/>
                <w:szCs w:val="21"/>
                <w:lang w:eastAsia="en-US"/>
              </w:rPr>
              <w:t>Name of the KPI</w:t>
            </w:r>
          </w:p>
        </w:tc>
        <w:tc>
          <w:tcPr>
            <w:tcW w:w="2088" w:type="dxa"/>
          </w:tcPr>
          <w:p w:rsidRPr="00642D04" w:rsidR="00642D04" w:rsidP="00642D04" w:rsidRDefault="00642D04" w14:paraId="632F3E25" w14:textId="77777777">
            <w:pPr>
              <w:jc w:val="center"/>
              <w:rPr>
                <w:rFonts w:ascii="Calibri" w:hAnsi="Calibri"/>
                <w:szCs w:val="21"/>
                <w:lang w:eastAsia="en-US"/>
              </w:rPr>
            </w:pPr>
            <w:r w:rsidRPr="00642D04">
              <w:rPr>
                <w:rFonts w:ascii="Calibri" w:hAnsi="Calibri"/>
                <w:szCs w:val="21"/>
                <w:lang w:eastAsia="en-US"/>
              </w:rPr>
              <w:t>Initial value</w:t>
            </w:r>
          </w:p>
        </w:tc>
        <w:tc>
          <w:tcPr>
            <w:tcW w:w="2088" w:type="dxa"/>
          </w:tcPr>
          <w:p w:rsidRPr="00642D04" w:rsidR="00642D04" w:rsidP="00642D04" w:rsidRDefault="00642D04" w14:paraId="266FFD6A" w14:textId="77777777">
            <w:pPr>
              <w:jc w:val="center"/>
              <w:rPr>
                <w:rFonts w:ascii="Calibri" w:hAnsi="Calibri"/>
                <w:szCs w:val="21"/>
                <w:lang w:eastAsia="en-US"/>
              </w:rPr>
            </w:pPr>
            <w:r w:rsidRPr="00642D04">
              <w:rPr>
                <w:rFonts w:ascii="Calibri" w:hAnsi="Calibri"/>
                <w:szCs w:val="21"/>
                <w:lang w:eastAsia="en-US"/>
              </w:rPr>
              <w:t>Targeted value</w:t>
            </w:r>
          </w:p>
        </w:tc>
        <w:tc>
          <w:tcPr>
            <w:tcW w:w="2158" w:type="dxa"/>
          </w:tcPr>
          <w:p w:rsidRPr="00642D04" w:rsidR="00642D04" w:rsidP="00642D04" w:rsidRDefault="00642D04" w14:paraId="31599B88" w14:textId="77777777">
            <w:pPr>
              <w:jc w:val="center"/>
              <w:rPr>
                <w:rFonts w:ascii="Calibri" w:hAnsi="Calibri"/>
                <w:szCs w:val="21"/>
                <w:lang w:eastAsia="en-US"/>
              </w:rPr>
            </w:pPr>
            <w:r w:rsidRPr="00642D04">
              <w:rPr>
                <w:rFonts w:ascii="Calibri" w:hAnsi="Calibri"/>
                <w:szCs w:val="21"/>
                <w:lang w:eastAsia="en-US"/>
              </w:rPr>
              <w:t>Current value</w:t>
            </w:r>
            <w:r w:rsidRPr="00642D04">
              <w:rPr>
                <w:rFonts w:ascii="Calibri" w:hAnsi="Calibri"/>
                <w:szCs w:val="21"/>
                <w:vertAlign w:val="superscript"/>
                <w:lang w:eastAsia="en-US"/>
              </w:rPr>
              <w:footnoteReference w:id="23"/>
            </w:r>
          </w:p>
        </w:tc>
      </w:tr>
      <w:tr w:rsidRPr="00642D04" w:rsidR="00642D04" w14:paraId="19D19399"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642D04" w:rsidR="00642D04" w:rsidP="00642D04" w:rsidRDefault="00642D04" w14:paraId="70A8E513" w14:textId="77777777">
            <w:pPr>
              <w:rPr>
                <w:rFonts w:ascii="Calibri" w:hAnsi="Calibri"/>
                <w:i/>
                <w:szCs w:val="21"/>
                <w:u w:val="single"/>
                <w:lang w:eastAsia="en-US"/>
              </w:rPr>
            </w:pPr>
            <w:r w:rsidRPr="00642D04">
              <w:rPr>
                <w:rFonts w:ascii="Calibri" w:hAnsi="Calibri"/>
                <w:szCs w:val="21"/>
                <w:lang w:eastAsia="en-US"/>
              </w:rPr>
              <w:t>NPS (overall measure of experience)</w:t>
            </w:r>
          </w:p>
        </w:tc>
        <w:tc>
          <w:tcPr>
            <w:tcW w:w="2088" w:type="dxa"/>
          </w:tcPr>
          <w:p w:rsidRPr="00642D04" w:rsidR="00642D04" w:rsidP="00642D04" w:rsidRDefault="00642D04" w14:paraId="1A68F3C7" w14:textId="77777777">
            <w:pPr>
              <w:rPr>
                <w:rFonts w:ascii="Calibri" w:hAnsi="Calibri"/>
                <w:szCs w:val="21"/>
                <w:lang w:eastAsia="en-US"/>
              </w:rPr>
            </w:pPr>
            <w:r w:rsidRPr="00642D04">
              <w:rPr>
                <w:rFonts w:ascii="Calibri" w:hAnsi="Calibri"/>
                <w:szCs w:val="21"/>
                <w:lang w:eastAsia="en-US"/>
              </w:rPr>
              <w:t>49</w:t>
            </w:r>
          </w:p>
        </w:tc>
        <w:tc>
          <w:tcPr>
            <w:tcW w:w="2088" w:type="dxa"/>
          </w:tcPr>
          <w:p w:rsidRPr="00642D04" w:rsidR="00642D04" w:rsidP="00642D04" w:rsidRDefault="00642D04" w14:paraId="475CE618" w14:textId="77777777">
            <w:pPr>
              <w:rPr>
                <w:rFonts w:ascii="Calibri" w:hAnsi="Calibri"/>
                <w:szCs w:val="21"/>
                <w:lang w:eastAsia="en-US"/>
              </w:rPr>
            </w:pPr>
            <w:r w:rsidRPr="00642D04">
              <w:rPr>
                <w:rFonts w:ascii="Calibri" w:hAnsi="Calibri"/>
                <w:szCs w:val="21"/>
                <w:lang w:eastAsia="en-US"/>
              </w:rPr>
              <w:t>70 (by the end of the project)</w:t>
            </w:r>
          </w:p>
        </w:tc>
        <w:tc>
          <w:tcPr>
            <w:tcW w:w="2158" w:type="dxa"/>
          </w:tcPr>
          <w:p w:rsidRPr="00642D04" w:rsidR="00642D04" w:rsidP="00642D04" w:rsidRDefault="00642D04" w14:paraId="51F40786" w14:textId="77777777">
            <w:pPr>
              <w:rPr>
                <w:rFonts w:ascii="Calibri" w:hAnsi="Calibri"/>
                <w:szCs w:val="21"/>
                <w:lang w:eastAsia="en-US"/>
              </w:rPr>
            </w:pPr>
            <w:r w:rsidRPr="00642D04">
              <w:rPr>
                <w:rFonts w:ascii="Calibri" w:hAnsi="Calibri"/>
                <w:szCs w:val="21"/>
                <w:lang w:eastAsia="en-US"/>
              </w:rPr>
              <w:t>54</w:t>
            </w:r>
          </w:p>
        </w:tc>
      </w:tr>
      <w:tr w:rsidRPr="00642D04" w:rsidR="00642D04" w14:paraId="61F01493"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642D04" w:rsidR="00642D04" w:rsidP="00642D04" w:rsidRDefault="00642D04" w14:paraId="181807FC" w14:textId="77777777">
            <w:pPr>
              <w:rPr>
                <w:rFonts w:ascii="Calibri" w:hAnsi="Calibri"/>
                <w:szCs w:val="21"/>
                <w:lang w:eastAsia="en-US"/>
              </w:rPr>
            </w:pPr>
            <w:r w:rsidRPr="00642D04">
              <w:rPr>
                <w:rFonts w:ascii="Calibri" w:hAnsi="Calibri"/>
                <w:szCs w:val="21"/>
                <w:lang w:eastAsia="en-US"/>
              </w:rPr>
              <w:t>CES (Customer effort score)</w:t>
            </w:r>
          </w:p>
        </w:tc>
        <w:tc>
          <w:tcPr>
            <w:tcW w:w="2088" w:type="dxa"/>
          </w:tcPr>
          <w:p w:rsidRPr="00642D04" w:rsidR="00642D04" w:rsidP="00642D04" w:rsidRDefault="00642D04" w14:paraId="6CF7193F" w14:textId="77777777">
            <w:pPr>
              <w:rPr>
                <w:rFonts w:ascii="Calibri" w:hAnsi="Calibri"/>
                <w:szCs w:val="21"/>
                <w:lang w:eastAsia="en-US"/>
              </w:rPr>
            </w:pPr>
            <w:r w:rsidRPr="00642D04">
              <w:rPr>
                <w:rFonts w:ascii="Calibri" w:hAnsi="Calibri"/>
                <w:szCs w:val="21"/>
                <w:lang w:eastAsia="en-US"/>
              </w:rPr>
              <w:t>82%</w:t>
            </w:r>
          </w:p>
        </w:tc>
        <w:tc>
          <w:tcPr>
            <w:tcW w:w="2088" w:type="dxa"/>
          </w:tcPr>
          <w:p w:rsidRPr="00642D04" w:rsidR="00642D04" w:rsidP="00642D04" w:rsidRDefault="00642D04" w14:paraId="5E9089C2" w14:textId="77777777">
            <w:pPr>
              <w:rPr>
                <w:rFonts w:ascii="Calibri" w:hAnsi="Calibri"/>
                <w:szCs w:val="21"/>
                <w:lang w:eastAsia="en-US"/>
              </w:rPr>
            </w:pPr>
            <w:r w:rsidRPr="00642D04">
              <w:rPr>
                <w:rFonts w:ascii="Calibri" w:hAnsi="Calibri"/>
                <w:szCs w:val="21"/>
                <w:lang w:eastAsia="en-US"/>
              </w:rPr>
              <w:t>“use is easy” +90%</w:t>
            </w:r>
          </w:p>
        </w:tc>
        <w:tc>
          <w:tcPr>
            <w:tcW w:w="2158" w:type="dxa"/>
          </w:tcPr>
          <w:p w:rsidRPr="00642D04" w:rsidR="00642D04" w:rsidP="00642D04" w:rsidRDefault="00642D04" w14:paraId="6A01CBB0" w14:textId="77777777">
            <w:pPr>
              <w:rPr>
                <w:rFonts w:ascii="Calibri" w:hAnsi="Calibri"/>
                <w:szCs w:val="21"/>
                <w:lang w:eastAsia="en-US"/>
              </w:rPr>
            </w:pPr>
            <w:r w:rsidRPr="00642D04">
              <w:rPr>
                <w:rFonts w:ascii="Calibri" w:hAnsi="Calibri"/>
                <w:szCs w:val="21"/>
                <w:lang w:eastAsia="en-US"/>
              </w:rPr>
              <w:t>83%</w:t>
            </w:r>
          </w:p>
        </w:tc>
      </w:tr>
      <w:tr w:rsidRPr="00642D04" w:rsidR="00642D04" w14:paraId="4DAC5F86"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rsidRPr="00642D04" w:rsidR="00642D04" w:rsidP="00642D04" w:rsidRDefault="00642D04" w14:paraId="52522BFC" w14:textId="77777777">
            <w:pPr>
              <w:rPr>
                <w:rFonts w:ascii="Calibri" w:hAnsi="Calibri"/>
                <w:szCs w:val="21"/>
                <w:lang w:eastAsia="en-US"/>
              </w:rPr>
            </w:pPr>
            <w:r w:rsidRPr="00642D04">
              <w:rPr>
                <w:rFonts w:ascii="Calibri" w:hAnsi="Calibri"/>
                <w:szCs w:val="21"/>
                <w:lang w:eastAsia="en-US"/>
              </w:rPr>
              <w:t>Sense of Security (feel safe using the product)</w:t>
            </w:r>
          </w:p>
        </w:tc>
        <w:tc>
          <w:tcPr>
            <w:tcW w:w="2088" w:type="dxa"/>
          </w:tcPr>
          <w:p w:rsidRPr="00642D04" w:rsidR="00642D04" w:rsidP="00642D04" w:rsidRDefault="00642D04" w14:paraId="356E418F" w14:textId="77777777">
            <w:pPr>
              <w:rPr>
                <w:rFonts w:ascii="Calibri" w:hAnsi="Calibri"/>
                <w:szCs w:val="21"/>
                <w:lang w:eastAsia="en-US"/>
              </w:rPr>
            </w:pPr>
            <w:r w:rsidRPr="00642D04">
              <w:rPr>
                <w:rFonts w:ascii="Calibri" w:hAnsi="Calibri"/>
                <w:szCs w:val="21"/>
                <w:lang w:eastAsia="en-US"/>
              </w:rPr>
              <w:t>86%</w:t>
            </w:r>
          </w:p>
        </w:tc>
        <w:tc>
          <w:tcPr>
            <w:tcW w:w="2088" w:type="dxa"/>
          </w:tcPr>
          <w:p w:rsidRPr="00642D04" w:rsidR="00642D04" w:rsidP="00642D04" w:rsidRDefault="00642D04" w14:paraId="61D5CAB6" w14:textId="77777777">
            <w:pPr>
              <w:rPr>
                <w:rFonts w:ascii="Calibri" w:hAnsi="Calibri"/>
                <w:szCs w:val="21"/>
                <w:lang w:eastAsia="en-US"/>
              </w:rPr>
            </w:pPr>
            <w:r w:rsidRPr="00642D04">
              <w:rPr>
                <w:rFonts w:ascii="Calibri" w:hAnsi="Calibri"/>
                <w:szCs w:val="21"/>
                <w:lang w:eastAsia="en-US"/>
              </w:rPr>
              <w:t>95%</w:t>
            </w:r>
          </w:p>
        </w:tc>
        <w:tc>
          <w:tcPr>
            <w:tcW w:w="2158" w:type="dxa"/>
          </w:tcPr>
          <w:p w:rsidRPr="00642D04" w:rsidR="00642D04" w:rsidP="00642D04" w:rsidRDefault="00642D04" w14:paraId="61CE980F" w14:textId="77777777">
            <w:pPr>
              <w:rPr>
                <w:rFonts w:ascii="Calibri" w:hAnsi="Calibri"/>
                <w:szCs w:val="21"/>
                <w:lang w:eastAsia="en-US"/>
              </w:rPr>
            </w:pPr>
            <w:r w:rsidRPr="00642D04">
              <w:rPr>
                <w:rFonts w:ascii="Calibri" w:hAnsi="Calibri"/>
                <w:szCs w:val="21"/>
                <w:lang w:eastAsia="en-US"/>
              </w:rPr>
              <w:t>86%</w:t>
            </w:r>
          </w:p>
        </w:tc>
      </w:tr>
      <w:tr w:rsidRPr="00642D04" w:rsidR="00642D04" w14:paraId="17CCF67B"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rsidRPr="00642D04" w:rsidR="00642D04" w:rsidP="00642D04" w:rsidRDefault="00642D04" w14:paraId="68D97CFB" w14:textId="77777777">
            <w:pPr>
              <w:rPr>
                <w:rFonts w:ascii="Calibri" w:hAnsi="Calibri"/>
                <w:szCs w:val="21"/>
                <w:lang w:eastAsia="en-US"/>
              </w:rPr>
            </w:pPr>
            <w:r w:rsidRPr="00642D04">
              <w:rPr>
                <w:rFonts w:ascii="Calibri" w:hAnsi="Calibri"/>
                <w:szCs w:val="21"/>
                <w:lang w:eastAsia="en-US"/>
              </w:rPr>
              <w:t>Trust (trust in F-Secure)</w:t>
            </w:r>
          </w:p>
        </w:tc>
        <w:tc>
          <w:tcPr>
            <w:tcW w:w="2088" w:type="dxa"/>
          </w:tcPr>
          <w:p w:rsidRPr="00642D04" w:rsidR="00642D04" w:rsidP="00642D04" w:rsidRDefault="00642D04" w14:paraId="7A9C9933" w14:textId="77777777">
            <w:pPr>
              <w:rPr>
                <w:rFonts w:ascii="Calibri" w:hAnsi="Calibri"/>
                <w:szCs w:val="21"/>
                <w:lang w:eastAsia="en-US"/>
              </w:rPr>
            </w:pPr>
            <w:r w:rsidRPr="00642D04">
              <w:rPr>
                <w:rFonts w:ascii="Calibri" w:hAnsi="Calibri"/>
                <w:szCs w:val="21"/>
                <w:lang w:eastAsia="en-US"/>
              </w:rPr>
              <w:t>90%</w:t>
            </w:r>
          </w:p>
        </w:tc>
        <w:tc>
          <w:tcPr>
            <w:tcW w:w="2088" w:type="dxa"/>
          </w:tcPr>
          <w:p w:rsidRPr="00642D04" w:rsidR="00642D04" w:rsidP="00642D04" w:rsidRDefault="00642D04" w14:paraId="64AE2892" w14:textId="77777777">
            <w:pPr>
              <w:rPr>
                <w:rFonts w:ascii="Calibri" w:hAnsi="Calibri"/>
                <w:szCs w:val="21"/>
                <w:lang w:eastAsia="en-US"/>
              </w:rPr>
            </w:pPr>
            <w:r w:rsidRPr="00642D04">
              <w:rPr>
                <w:rFonts w:ascii="Calibri" w:hAnsi="Calibri"/>
                <w:szCs w:val="21"/>
                <w:lang w:eastAsia="en-US"/>
              </w:rPr>
              <w:t>95%</w:t>
            </w:r>
          </w:p>
        </w:tc>
        <w:tc>
          <w:tcPr>
            <w:tcW w:w="2158" w:type="dxa"/>
          </w:tcPr>
          <w:p w:rsidRPr="00642D04" w:rsidR="00642D04" w:rsidP="00642D04" w:rsidRDefault="00642D04" w14:paraId="08574A60" w14:textId="77777777">
            <w:pPr>
              <w:rPr>
                <w:rFonts w:ascii="Calibri" w:hAnsi="Calibri"/>
                <w:szCs w:val="21"/>
                <w:lang w:eastAsia="en-US"/>
              </w:rPr>
            </w:pPr>
            <w:r w:rsidRPr="00642D04">
              <w:rPr>
                <w:rFonts w:ascii="Calibri" w:hAnsi="Calibri"/>
                <w:szCs w:val="21"/>
                <w:lang w:eastAsia="en-US"/>
              </w:rPr>
              <w:t>91%</w:t>
            </w:r>
          </w:p>
        </w:tc>
      </w:tr>
    </w:tbl>
    <w:p w:rsidRPr="00642D04" w:rsidR="00642D04" w:rsidP="00642D04" w:rsidRDefault="00642D04" w14:paraId="2D18899A" w14:textId="77777777">
      <w:pPr>
        <w:spacing w:line="288" w:lineRule="auto"/>
        <w:ind w:left="720"/>
        <w:jc w:val="both"/>
        <w:rPr>
          <w:rFonts w:ascii="Calibri" w:hAnsi="Calibri"/>
          <w:color w:val="000000"/>
          <w:spacing w:val="4"/>
          <w:sz w:val="22"/>
        </w:rPr>
      </w:pPr>
    </w:p>
    <w:p w:rsidR="00642D04" w:rsidP="00804EA2" w:rsidRDefault="00642D04" w14:paraId="70AAC0A7" w14:textId="77777777">
      <w:pPr>
        <w:pStyle w:val="BodyText"/>
      </w:pPr>
    </w:p>
    <w:p w:rsidRPr="00C87B7F" w:rsidR="00642D04" w:rsidP="00804EA2" w:rsidRDefault="00642D04" w14:paraId="501FC3A7" w14:textId="77777777">
      <w:pPr>
        <w:pStyle w:val="BodyText"/>
      </w:pPr>
    </w:p>
    <w:p w:rsidRPr="00C87B7F" w:rsidR="00C87B7F" w:rsidP="00C87B7F" w:rsidRDefault="00C87B7F" w14:paraId="0ADFC8FB" w14:textId="77777777">
      <w:pPr>
        <w:pStyle w:val="BodyText"/>
      </w:pPr>
    </w:p>
    <w:p w:rsidRPr="00204DDE" w:rsidR="00244374" w:rsidP="00244374" w:rsidRDefault="00244374" w14:paraId="01C48F10" w14:textId="1D00F69A">
      <w:pPr>
        <w:pStyle w:val="Heading2"/>
        <w:rPr>
          <w:szCs w:val="20"/>
        </w:rPr>
      </w:pPr>
      <w:bookmarkStart w:name="_Toc202454820" w:id="42"/>
      <w:r w:rsidRPr="00204DDE">
        <w:rPr>
          <w:rStyle w:val="fadeinm1hgl8"/>
        </w:rPr>
        <w:t>UC</w:t>
      </w:r>
      <w:r w:rsidRPr="00204DDE" w:rsidR="00CA2771">
        <w:rPr>
          <w:rStyle w:val="fadeinm1hgl8"/>
        </w:rPr>
        <w:t xml:space="preserve"> 7 - </w:t>
      </w:r>
      <w:proofErr w:type="spellStart"/>
      <w:r w:rsidRPr="00204DDE" w:rsidR="00CA2771">
        <w:rPr>
          <w:szCs w:val="20"/>
        </w:rPr>
        <w:t>Multirouting</w:t>
      </w:r>
      <w:proofErr w:type="spellEnd"/>
      <w:r w:rsidRPr="00204DDE" w:rsidR="00CA2771">
        <w:rPr>
          <w:szCs w:val="20"/>
        </w:rPr>
        <w:t xml:space="preserve"> secure awareness system for hunting and outdoors</w:t>
      </w:r>
      <w:bookmarkEnd w:id="42"/>
    </w:p>
    <w:p w:rsidR="00804EA2" w:rsidP="00804EA2" w:rsidRDefault="00804EA2" w14:paraId="6FF30A19" w14:textId="77777777">
      <w:pPr>
        <w:pStyle w:val="Heading3"/>
      </w:pPr>
      <w:r>
        <w:t>Contribution to 2</w:t>
      </w:r>
      <w:r w:rsidRPr="007C292B">
        <w:rPr>
          <w:vertAlign w:val="superscript"/>
        </w:rPr>
        <w:t>nd</w:t>
      </w:r>
      <w:r>
        <w:t xml:space="preserve"> year demonstration x</w:t>
      </w:r>
    </w:p>
    <w:p w:rsidR="00804EA2" w:rsidP="00804EA2" w:rsidRDefault="00804EA2" w14:paraId="59D75D3D" w14:textId="77777777">
      <w:pPr>
        <w:rPr>
          <w:lang w:val="en-US"/>
        </w:rPr>
      </w:pPr>
    </w:p>
    <w:p w:rsidR="00804EA2" w:rsidP="00804EA2" w:rsidRDefault="00804EA2" w14:paraId="3F6335DB" w14:textId="77777777">
      <w:pPr>
        <w:rPr>
          <w:lang w:val="en-US"/>
        </w:rPr>
      </w:pPr>
    </w:p>
    <w:p w:rsidRPr="00AF7A8C" w:rsidR="00804EA2" w:rsidP="00804EA2" w:rsidRDefault="00804EA2" w14:paraId="5C15E08F" w14:textId="77777777">
      <w:pPr>
        <w:pStyle w:val="Heading3"/>
      </w:pPr>
      <w:r>
        <w:t>Discussion and estimation of the targeted KPI</w:t>
      </w:r>
    </w:p>
    <w:p w:rsidRPr="00C87B7F" w:rsidR="00804EA2" w:rsidP="00804EA2" w:rsidRDefault="00804EA2" w14:paraId="4E54AB29" w14:textId="77777777">
      <w:pPr>
        <w:pStyle w:val="BodyText"/>
      </w:pPr>
    </w:p>
    <w:p w:rsidRPr="00741521" w:rsidR="00741521" w:rsidP="00741521" w:rsidRDefault="00741521" w14:paraId="62DAD3B9" w14:textId="77777777">
      <w:pPr>
        <w:numPr>
          <w:ilvl w:val="0"/>
          <w:numId w:val="31"/>
        </w:numPr>
        <w:spacing w:after="200" w:line="276" w:lineRule="auto"/>
        <w:rPr>
          <w:rFonts w:ascii="Calibri" w:hAnsi="Calibri" w:eastAsia="Calibri" w:cs="Arial"/>
          <w:sz w:val="22"/>
          <w:szCs w:val="21"/>
          <w:lang w:eastAsia="en-US"/>
        </w:rPr>
      </w:pPr>
      <w:r w:rsidRPr="00741521">
        <w:rPr>
          <w:rFonts w:ascii="Calibri" w:hAnsi="Calibri" w:eastAsia="Calibri" w:cs="Arial"/>
          <w:sz w:val="22"/>
          <w:szCs w:val="21"/>
          <w:lang w:val="en-US" w:eastAsia="en-US"/>
        </w:rPr>
        <w:t xml:space="preserve">KPI </w:t>
      </w:r>
      <w:proofErr w:type="spellStart"/>
      <w:r w:rsidRPr="00741521">
        <w:rPr>
          <w:rFonts w:ascii="Calibri" w:hAnsi="Calibri" w:eastAsia="Calibri" w:cs="Arial"/>
          <w:sz w:val="22"/>
          <w:szCs w:val="21"/>
          <w:lang w:eastAsia="en-US"/>
        </w:rPr>
        <w:t>multirouting</w:t>
      </w:r>
      <w:proofErr w:type="spellEnd"/>
      <w:r w:rsidRPr="00741521">
        <w:rPr>
          <w:rFonts w:ascii="Calibri" w:hAnsi="Calibri" w:eastAsia="Calibri" w:cs="Arial"/>
          <w:sz w:val="22"/>
          <w:szCs w:val="21"/>
          <w:lang w:eastAsia="en-US"/>
        </w:rPr>
        <w:t xml:space="preserve"> secure awareness system for hunting and outdoors (UC 7) AP (</w:t>
      </w:r>
      <w:proofErr w:type="spellStart"/>
      <w:r w:rsidRPr="00741521">
        <w:rPr>
          <w:rFonts w:ascii="Calibri" w:hAnsi="Calibri" w:eastAsia="Calibri" w:cs="Arial"/>
          <w:sz w:val="22"/>
          <w:szCs w:val="21"/>
          <w:lang w:eastAsia="en-US"/>
        </w:rPr>
        <w:t>Natlink</w:t>
      </w:r>
      <w:proofErr w:type="spellEnd"/>
      <w:r w:rsidRPr="00741521">
        <w:rPr>
          <w:rFonts w:ascii="Calibri" w:hAnsi="Calibri" w:eastAsia="Calibri" w:cs="Arial"/>
          <w:sz w:val="22"/>
          <w:szCs w:val="21"/>
          <w:lang w:eastAsia="en-US"/>
        </w:rPr>
        <w:t>, Polar): update current value &amp; add clarification as footnotes</w:t>
      </w:r>
    </w:p>
    <w:tbl>
      <w:tblPr>
        <w:tblStyle w:val="TableGrid7"/>
        <w:tblW w:w="9209" w:type="dxa"/>
        <w:tblLook w:val="04A0" w:firstRow="1" w:lastRow="0" w:firstColumn="1" w:lastColumn="0" w:noHBand="0" w:noVBand="1"/>
      </w:tblPr>
      <w:tblGrid>
        <w:gridCol w:w="5240"/>
        <w:gridCol w:w="1276"/>
        <w:gridCol w:w="1134"/>
        <w:gridCol w:w="1559"/>
      </w:tblGrid>
      <w:tr w:rsidRPr="00741521" w:rsidR="00741521" w14:paraId="5707AD10" w14:textId="77777777">
        <w:trPr>
          <w:cnfStyle w:val="100000000000" w:firstRow="1" w:lastRow="0" w:firstColumn="0" w:lastColumn="0" w:oddVBand="0" w:evenVBand="0" w:oddHBand="0" w:evenHBand="0" w:firstRowFirstColumn="0" w:firstRowLastColumn="0" w:lastRowFirstColumn="0" w:lastRowLastColumn="0"/>
        </w:trPr>
        <w:tc>
          <w:tcPr>
            <w:tcW w:w="5240" w:type="dxa"/>
          </w:tcPr>
          <w:p w:rsidRPr="00741521" w:rsidR="00741521" w:rsidP="00741521" w:rsidRDefault="00741521" w14:paraId="7FF95BAF" w14:textId="77777777">
            <w:pPr>
              <w:rPr>
                <w:rFonts w:ascii="Calibri" w:hAnsi="Calibri"/>
                <w:szCs w:val="21"/>
                <w:lang w:eastAsia="en-US"/>
              </w:rPr>
            </w:pPr>
            <w:r w:rsidRPr="00741521">
              <w:rPr>
                <w:rFonts w:ascii="Calibri" w:hAnsi="Calibri"/>
                <w:szCs w:val="21"/>
                <w:lang w:eastAsia="en-US"/>
              </w:rPr>
              <w:t>Name of the KPI</w:t>
            </w:r>
          </w:p>
        </w:tc>
        <w:tc>
          <w:tcPr>
            <w:tcW w:w="1276" w:type="dxa"/>
          </w:tcPr>
          <w:p w:rsidRPr="00741521" w:rsidR="00741521" w:rsidP="00741521" w:rsidRDefault="00741521" w14:paraId="1C3F55F7" w14:textId="77777777">
            <w:pPr>
              <w:jc w:val="center"/>
              <w:rPr>
                <w:rFonts w:ascii="Calibri" w:hAnsi="Calibri"/>
                <w:szCs w:val="21"/>
                <w:lang w:eastAsia="en-US"/>
              </w:rPr>
            </w:pPr>
            <w:r w:rsidRPr="00741521">
              <w:rPr>
                <w:rFonts w:ascii="Calibri" w:hAnsi="Calibri"/>
                <w:szCs w:val="21"/>
                <w:lang w:eastAsia="en-US"/>
              </w:rPr>
              <w:t>Initial value</w:t>
            </w:r>
          </w:p>
        </w:tc>
        <w:tc>
          <w:tcPr>
            <w:tcW w:w="1134" w:type="dxa"/>
          </w:tcPr>
          <w:p w:rsidRPr="00741521" w:rsidR="00741521" w:rsidP="00741521" w:rsidRDefault="00741521" w14:paraId="44D1B547" w14:textId="77777777">
            <w:pPr>
              <w:jc w:val="center"/>
              <w:rPr>
                <w:rFonts w:ascii="Calibri" w:hAnsi="Calibri"/>
                <w:szCs w:val="21"/>
                <w:lang w:eastAsia="en-US"/>
              </w:rPr>
            </w:pPr>
            <w:r w:rsidRPr="00741521">
              <w:rPr>
                <w:rFonts w:ascii="Calibri" w:hAnsi="Calibri"/>
                <w:szCs w:val="21"/>
                <w:lang w:eastAsia="en-US"/>
              </w:rPr>
              <w:t>Targeted value</w:t>
            </w:r>
          </w:p>
        </w:tc>
        <w:tc>
          <w:tcPr>
            <w:tcW w:w="1559" w:type="dxa"/>
          </w:tcPr>
          <w:p w:rsidRPr="00741521" w:rsidR="00741521" w:rsidP="00741521" w:rsidRDefault="00741521" w14:paraId="3C2448BF" w14:textId="77777777">
            <w:pPr>
              <w:jc w:val="center"/>
              <w:rPr>
                <w:rFonts w:ascii="Calibri" w:hAnsi="Calibri"/>
                <w:szCs w:val="21"/>
                <w:lang w:eastAsia="en-US"/>
              </w:rPr>
            </w:pPr>
            <w:r w:rsidRPr="00741521">
              <w:rPr>
                <w:rFonts w:ascii="Calibri" w:hAnsi="Calibri"/>
                <w:szCs w:val="21"/>
                <w:lang w:eastAsia="en-US"/>
              </w:rPr>
              <w:t>Current value</w:t>
            </w:r>
          </w:p>
        </w:tc>
      </w:tr>
      <w:tr w:rsidRPr="00741521" w:rsidR="00741521" w14:paraId="085C1AEC"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5240" w:type="dxa"/>
          </w:tcPr>
          <w:p w:rsidRPr="00741521" w:rsidR="00741521" w:rsidP="00741521" w:rsidRDefault="00741521" w14:paraId="5C872B4F" w14:textId="77777777">
            <w:pPr>
              <w:rPr>
                <w:rFonts w:ascii="Calibri" w:hAnsi="Calibri"/>
                <w:i/>
                <w:szCs w:val="21"/>
                <w:u w:val="single"/>
                <w:lang w:eastAsia="en-US"/>
              </w:rPr>
            </w:pPr>
            <w:r w:rsidRPr="00741521">
              <w:rPr>
                <w:rFonts w:ascii="Calibri" w:hAnsi="Calibri"/>
                <w:szCs w:val="21"/>
                <w:lang w:eastAsia="en-US"/>
              </w:rPr>
              <w:t>Radio technology suitability tests (nr of Radio) Technologies: Bluetooth technology(</w:t>
            </w:r>
            <w:proofErr w:type="spellStart"/>
            <w:r w:rsidRPr="00741521">
              <w:rPr>
                <w:rFonts w:ascii="Calibri" w:hAnsi="Calibri"/>
                <w:szCs w:val="21"/>
                <w:lang w:eastAsia="en-US"/>
              </w:rPr>
              <w:t>ies</w:t>
            </w:r>
            <w:proofErr w:type="spellEnd"/>
            <w:r w:rsidRPr="00741521">
              <w:rPr>
                <w:rFonts w:ascii="Calibri" w:hAnsi="Calibri"/>
                <w:szCs w:val="21"/>
                <w:lang w:eastAsia="en-US"/>
              </w:rPr>
              <w:t xml:space="preserve">), CAT M1, CAT 1 bis, LoRa 500mW and 25mW, </w:t>
            </w:r>
            <w:proofErr w:type="spellStart"/>
            <w:r w:rsidRPr="00741521">
              <w:rPr>
                <w:rFonts w:ascii="Calibri" w:hAnsi="Calibri"/>
                <w:szCs w:val="21"/>
                <w:lang w:eastAsia="en-US"/>
              </w:rPr>
              <w:t>Dect</w:t>
            </w:r>
            <w:proofErr w:type="spellEnd"/>
            <w:r w:rsidRPr="00741521">
              <w:rPr>
                <w:rFonts w:ascii="Calibri" w:hAnsi="Calibri"/>
                <w:szCs w:val="21"/>
                <w:lang w:eastAsia="en-US"/>
              </w:rPr>
              <w:t xml:space="preserve"> NR+, </w:t>
            </w:r>
            <w:proofErr w:type="spellStart"/>
            <w:r w:rsidRPr="00741521">
              <w:rPr>
                <w:rFonts w:ascii="Calibri" w:hAnsi="Calibri"/>
                <w:szCs w:val="21"/>
                <w:lang w:eastAsia="en-US"/>
              </w:rPr>
              <w:t>WiFi</w:t>
            </w:r>
            <w:proofErr w:type="spellEnd"/>
          </w:p>
        </w:tc>
        <w:tc>
          <w:tcPr>
            <w:tcW w:w="1276" w:type="dxa"/>
          </w:tcPr>
          <w:p w:rsidRPr="00741521" w:rsidR="00741521" w:rsidP="00741521" w:rsidRDefault="00741521" w14:paraId="48955023" w14:textId="77777777">
            <w:pPr>
              <w:rPr>
                <w:rFonts w:ascii="Calibri" w:hAnsi="Calibri"/>
                <w:szCs w:val="21"/>
                <w:lang w:eastAsia="en-US"/>
              </w:rPr>
            </w:pPr>
            <w:r w:rsidRPr="00741521">
              <w:rPr>
                <w:rFonts w:ascii="Calibri" w:hAnsi="Calibri"/>
                <w:szCs w:val="21"/>
                <w:lang w:eastAsia="en-US"/>
              </w:rPr>
              <w:t>1</w:t>
            </w:r>
          </w:p>
        </w:tc>
        <w:tc>
          <w:tcPr>
            <w:tcW w:w="1134" w:type="dxa"/>
          </w:tcPr>
          <w:p w:rsidRPr="00741521" w:rsidR="00741521" w:rsidP="00741521" w:rsidRDefault="00741521" w14:paraId="233031C6" w14:textId="77777777">
            <w:pPr>
              <w:rPr>
                <w:rFonts w:ascii="Calibri" w:hAnsi="Calibri"/>
                <w:szCs w:val="21"/>
                <w:lang w:eastAsia="en-US"/>
              </w:rPr>
            </w:pPr>
            <w:r w:rsidRPr="00741521">
              <w:rPr>
                <w:rFonts w:ascii="Calibri" w:hAnsi="Calibri"/>
                <w:szCs w:val="21"/>
                <w:lang w:eastAsia="en-US"/>
              </w:rPr>
              <w:t>7</w:t>
            </w:r>
          </w:p>
        </w:tc>
        <w:tc>
          <w:tcPr>
            <w:tcW w:w="1559" w:type="dxa"/>
          </w:tcPr>
          <w:p w:rsidRPr="00741521" w:rsidR="00741521" w:rsidP="00741521" w:rsidRDefault="00741521" w14:paraId="0AF2315B" w14:textId="77777777">
            <w:pPr>
              <w:rPr>
                <w:rFonts w:ascii="Calibri" w:hAnsi="Calibri"/>
                <w:szCs w:val="21"/>
                <w:lang w:eastAsia="en-US"/>
              </w:rPr>
            </w:pPr>
            <w:r w:rsidRPr="00741521">
              <w:rPr>
                <w:rFonts w:ascii="Calibri" w:hAnsi="Calibri"/>
                <w:szCs w:val="21"/>
                <w:lang w:eastAsia="en-US"/>
              </w:rPr>
              <w:t>6</w:t>
            </w:r>
            <w:r w:rsidRPr="00741521">
              <w:rPr>
                <w:rFonts w:ascii="Calibri" w:hAnsi="Calibri"/>
                <w:szCs w:val="21"/>
                <w:vertAlign w:val="superscript"/>
                <w:lang w:eastAsia="en-US"/>
              </w:rPr>
              <w:footnoteReference w:id="24"/>
            </w:r>
          </w:p>
        </w:tc>
      </w:tr>
      <w:tr w:rsidRPr="00741521" w:rsidR="00741521" w14:paraId="2EEF6899"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5240" w:type="dxa"/>
          </w:tcPr>
          <w:p w:rsidRPr="00741521" w:rsidR="00741521" w:rsidP="00741521" w:rsidRDefault="00741521" w14:paraId="50817F50" w14:textId="77777777">
            <w:pPr>
              <w:rPr>
                <w:rFonts w:ascii="Calibri" w:hAnsi="Calibri"/>
                <w:szCs w:val="21"/>
                <w:lang w:eastAsia="en-US"/>
              </w:rPr>
            </w:pPr>
            <w:r w:rsidRPr="00741521">
              <w:rPr>
                <w:rFonts w:ascii="Calibri" w:hAnsi="Calibri"/>
                <w:szCs w:val="21"/>
                <w:lang w:eastAsia="en-US"/>
              </w:rPr>
              <w:t xml:space="preserve">Working prototype for </w:t>
            </w:r>
            <w:proofErr w:type="spellStart"/>
            <w:r w:rsidRPr="00741521">
              <w:rPr>
                <w:rFonts w:ascii="Calibri" w:hAnsi="Calibri"/>
                <w:szCs w:val="21"/>
                <w:lang w:eastAsia="en-US"/>
              </w:rPr>
              <w:t>Multicommunicator</w:t>
            </w:r>
            <w:proofErr w:type="spellEnd"/>
            <w:r w:rsidRPr="00741521">
              <w:rPr>
                <w:rFonts w:ascii="Calibri" w:hAnsi="Calibri"/>
                <w:szCs w:val="21"/>
                <w:lang w:eastAsia="en-US"/>
              </w:rPr>
              <w:t xml:space="preserve"> device, each of step can also have decimals, so if there are several rounds the final version gives full step. (1: components, 2: schematics, 3: PCB, 4: Mechanics, 5:FW, 6.Antennas, 7. Field test)</w:t>
            </w:r>
          </w:p>
        </w:tc>
        <w:tc>
          <w:tcPr>
            <w:tcW w:w="1276" w:type="dxa"/>
          </w:tcPr>
          <w:p w:rsidRPr="00741521" w:rsidR="00741521" w:rsidP="00741521" w:rsidRDefault="00741521" w14:paraId="12FE0704" w14:textId="77777777">
            <w:pPr>
              <w:rPr>
                <w:rFonts w:ascii="Calibri" w:hAnsi="Calibri"/>
                <w:szCs w:val="21"/>
                <w:lang w:eastAsia="en-US"/>
              </w:rPr>
            </w:pPr>
            <w:r w:rsidRPr="00741521">
              <w:rPr>
                <w:rFonts w:ascii="Calibri" w:hAnsi="Calibri"/>
                <w:szCs w:val="21"/>
                <w:lang w:eastAsia="en-US"/>
              </w:rPr>
              <w:t>0</w:t>
            </w:r>
          </w:p>
        </w:tc>
        <w:tc>
          <w:tcPr>
            <w:tcW w:w="1134" w:type="dxa"/>
          </w:tcPr>
          <w:p w:rsidRPr="00741521" w:rsidR="00741521" w:rsidP="00741521" w:rsidRDefault="00741521" w14:paraId="365FEDF5" w14:textId="77777777">
            <w:pPr>
              <w:rPr>
                <w:rFonts w:ascii="Calibri" w:hAnsi="Calibri"/>
                <w:szCs w:val="21"/>
                <w:lang w:eastAsia="en-US"/>
              </w:rPr>
            </w:pPr>
            <w:r w:rsidRPr="00741521">
              <w:rPr>
                <w:rFonts w:ascii="Calibri" w:hAnsi="Calibri"/>
                <w:szCs w:val="21"/>
                <w:lang w:eastAsia="en-US"/>
              </w:rPr>
              <w:t>7</w:t>
            </w:r>
          </w:p>
        </w:tc>
        <w:tc>
          <w:tcPr>
            <w:tcW w:w="1559" w:type="dxa"/>
          </w:tcPr>
          <w:p w:rsidRPr="00741521" w:rsidR="00741521" w:rsidP="00741521" w:rsidRDefault="00741521" w14:paraId="1938B11D" w14:textId="77777777">
            <w:pPr>
              <w:rPr>
                <w:rFonts w:ascii="Calibri" w:hAnsi="Calibri"/>
                <w:szCs w:val="21"/>
                <w:lang w:eastAsia="en-US"/>
              </w:rPr>
            </w:pPr>
            <w:r w:rsidRPr="00741521">
              <w:rPr>
                <w:rFonts w:ascii="Calibri" w:hAnsi="Calibri"/>
                <w:szCs w:val="21"/>
                <w:lang w:eastAsia="en-US"/>
              </w:rPr>
              <w:t>5</w:t>
            </w:r>
            <w:r w:rsidRPr="00741521">
              <w:rPr>
                <w:rFonts w:ascii="Calibri" w:hAnsi="Calibri"/>
                <w:szCs w:val="21"/>
                <w:vertAlign w:val="superscript"/>
                <w:lang w:eastAsia="en-US"/>
              </w:rPr>
              <w:footnoteReference w:id="25"/>
            </w:r>
          </w:p>
        </w:tc>
      </w:tr>
      <w:tr w:rsidRPr="00741521" w:rsidR="00741521" w14:paraId="2C6FED66"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5240" w:type="dxa"/>
          </w:tcPr>
          <w:p w:rsidRPr="00741521" w:rsidR="00741521" w:rsidP="00741521" w:rsidRDefault="00741521" w14:paraId="318C7EDD" w14:textId="77777777">
            <w:pPr>
              <w:rPr>
                <w:rFonts w:ascii="Calibri" w:hAnsi="Calibri"/>
                <w:szCs w:val="21"/>
                <w:lang w:eastAsia="en-US"/>
              </w:rPr>
            </w:pPr>
            <w:r w:rsidRPr="00741521">
              <w:rPr>
                <w:rFonts w:ascii="Calibri" w:hAnsi="Calibri"/>
                <w:szCs w:val="21"/>
                <w:lang w:eastAsia="en-US"/>
              </w:rPr>
              <w:t xml:space="preserve">Working (prototype) devices to communicate with </w:t>
            </w:r>
            <w:proofErr w:type="spellStart"/>
            <w:r w:rsidRPr="00741521">
              <w:rPr>
                <w:rFonts w:ascii="Calibri" w:hAnsi="Calibri"/>
                <w:szCs w:val="21"/>
                <w:lang w:eastAsia="en-US"/>
              </w:rPr>
              <w:t>Multicommunicator</w:t>
            </w:r>
            <w:proofErr w:type="spellEnd"/>
            <w:r w:rsidRPr="00741521">
              <w:rPr>
                <w:rFonts w:ascii="Calibri" w:hAnsi="Calibri"/>
                <w:szCs w:val="21"/>
                <w:lang w:eastAsia="en-US"/>
              </w:rPr>
              <w:t xml:space="preserve"> device, via different radios</w:t>
            </w:r>
          </w:p>
        </w:tc>
        <w:tc>
          <w:tcPr>
            <w:tcW w:w="1276" w:type="dxa"/>
          </w:tcPr>
          <w:p w:rsidRPr="00741521" w:rsidR="00741521" w:rsidP="00741521" w:rsidRDefault="00741521" w14:paraId="75EBB07C" w14:textId="77777777">
            <w:pPr>
              <w:rPr>
                <w:rFonts w:ascii="Calibri" w:hAnsi="Calibri"/>
                <w:szCs w:val="21"/>
                <w:lang w:eastAsia="en-US"/>
              </w:rPr>
            </w:pPr>
            <w:r w:rsidRPr="00741521">
              <w:rPr>
                <w:rFonts w:ascii="Calibri" w:hAnsi="Calibri"/>
                <w:szCs w:val="21"/>
                <w:lang w:eastAsia="en-US"/>
              </w:rPr>
              <w:t>0</w:t>
            </w:r>
          </w:p>
        </w:tc>
        <w:tc>
          <w:tcPr>
            <w:tcW w:w="1134" w:type="dxa"/>
          </w:tcPr>
          <w:p w:rsidRPr="00741521" w:rsidR="00741521" w:rsidP="00741521" w:rsidRDefault="00741521" w14:paraId="6DDE7AD5" w14:textId="77777777">
            <w:pPr>
              <w:rPr>
                <w:rFonts w:ascii="Calibri" w:hAnsi="Calibri"/>
                <w:szCs w:val="21"/>
                <w:lang w:eastAsia="en-US"/>
              </w:rPr>
            </w:pPr>
            <w:r w:rsidRPr="00741521">
              <w:rPr>
                <w:rFonts w:ascii="Calibri" w:hAnsi="Calibri"/>
                <w:szCs w:val="21"/>
                <w:lang w:eastAsia="en-US"/>
              </w:rPr>
              <w:t>3</w:t>
            </w:r>
          </w:p>
        </w:tc>
        <w:tc>
          <w:tcPr>
            <w:tcW w:w="1559" w:type="dxa"/>
          </w:tcPr>
          <w:p w:rsidRPr="00741521" w:rsidR="00741521" w:rsidP="00741521" w:rsidRDefault="00741521" w14:paraId="0B1B2BE7" w14:textId="77777777">
            <w:pPr>
              <w:rPr>
                <w:rFonts w:ascii="Calibri" w:hAnsi="Calibri"/>
                <w:szCs w:val="21"/>
                <w:lang w:eastAsia="en-US"/>
              </w:rPr>
            </w:pPr>
            <w:r w:rsidRPr="00741521">
              <w:rPr>
                <w:rFonts w:ascii="Calibri" w:hAnsi="Calibri"/>
                <w:szCs w:val="21"/>
                <w:lang w:eastAsia="en-US"/>
              </w:rPr>
              <w:t>3</w:t>
            </w:r>
          </w:p>
        </w:tc>
      </w:tr>
      <w:tr w:rsidRPr="00741521" w:rsidR="00741521" w14:paraId="6F333A40"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5240" w:type="dxa"/>
          </w:tcPr>
          <w:p w:rsidRPr="00741521" w:rsidR="00741521" w:rsidP="00741521" w:rsidRDefault="00741521" w14:paraId="5CF32989" w14:textId="77777777">
            <w:pPr>
              <w:rPr>
                <w:rFonts w:ascii="Calibri" w:hAnsi="Calibri"/>
                <w:szCs w:val="21"/>
                <w:lang w:eastAsia="en-US"/>
              </w:rPr>
            </w:pPr>
            <w:r w:rsidRPr="00741521">
              <w:rPr>
                <w:rFonts w:ascii="Calibri" w:hAnsi="Calibri"/>
                <w:szCs w:val="21"/>
                <w:lang w:eastAsia="en-US"/>
              </w:rPr>
              <w:t>New communication protocols implemented and tested, 1: basic design, 2:ciphering ready, 3:IoT and RF designed, 4:IP data Routing, 5:mesh</w:t>
            </w:r>
          </w:p>
        </w:tc>
        <w:tc>
          <w:tcPr>
            <w:tcW w:w="1276" w:type="dxa"/>
          </w:tcPr>
          <w:p w:rsidRPr="00741521" w:rsidR="00741521" w:rsidP="00741521" w:rsidRDefault="00741521" w14:paraId="778D518C" w14:textId="77777777">
            <w:pPr>
              <w:rPr>
                <w:rFonts w:ascii="Calibri" w:hAnsi="Calibri"/>
                <w:szCs w:val="21"/>
                <w:lang w:eastAsia="en-US"/>
              </w:rPr>
            </w:pPr>
            <w:r w:rsidRPr="00741521">
              <w:rPr>
                <w:rFonts w:ascii="Calibri" w:hAnsi="Calibri"/>
                <w:szCs w:val="21"/>
                <w:lang w:eastAsia="en-US"/>
              </w:rPr>
              <w:t>0</w:t>
            </w:r>
          </w:p>
        </w:tc>
        <w:tc>
          <w:tcPr>
            <w:tcW w:w="1134" w:type="dxa"/>
          </w:tcPr>
          <w:p w:rsidRPr="00741521" w:rsidR="00741521" w:rsidP="00741521" w:rsidRDefault="00741521" w14:paraId="037E4D77" w14:textId="77777777">
            <w:pPr>
              <w:rPr>
                <w:rFonts w:ascii="Calibri" w:hAnsi="Calibri"/>
                <w:szCs w:val="21"/>
                <w:lang w:eastAsia="en-US"/>
              </w:rPr>
            </w:pPr>
            <w:r w:rsidRPr="00741521">
              <w:rPr>
                <w:rFonts w:ascii="Calibri" w:hAnsi="Calibri"/>
                <w:szCs w:val="21"/>
                <w:lang w:eastAsia="en-US"/>
              </w:rPr>
              <w:t>5</w:t>
            </w:r>
          </w:p>
        </w:tc>
        <w:tc>
          <w:tcPr>
            <w:tcW w:w="1559" w:type="dxa"/>
          </w:tcPr>
          <w:p w:rsidRPr="00741521" w:rsidR="00741521" w:rsidP="00741521" w:rsidRDefault="00741521" w14:paraId="1F6E8D66" w14:textId="77777777">
            <w:pPr>
              <w:rPr>
                <w:rFonts w:ascii="Calibri" w:hAnsi="Calibri"/>
                <w:szCs w:val="21"/>
                <w:lang w:eastAsia="en-US"/>
              </w:rPr>
            </w:pPr>
            <w:r w:rsidRPr="00741521">
              <w:rPr>
                <w:rFonts w:ascii="Calibri" w:hAnsi="Calibri"/>
                <w:szCs w:val="21"/>
                <w:lang w:eastAsia="en-US"/>
              </w:rPr>
              <w:t>3</w:t>
            </w:r>
            <w:r w:rsidRPr="00741521">
              <w:rPr>
                <w:rFonts w:ascii="Calibri" w:hAnsi="Calibri"/>
                <w:szCs w:val="21"/>
                <w:vertAlign w:val="superscript"/>
                <w:lang w:eastAsia="en-US"/>
              </w:rPr>
              <w:footnoteReference w:id="26"/>
            </w:r>
          </w:p>
        </w:tc>
      </w:tr>
      <w:tr w:rsidRPr="00741521" w:rsidR="00741521" w14:paraId="29FB2B39"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5240" w:type="dxa"/>
          </w:tcPr>
          <w:p w:rsidRPr="00741521" w:rsidR="00741521" w:rsidP="00741521" w:rsidRDefault="00741521" w14:paraId="1B4E8BEF" w14:textId="77777777">
            <w:pPr>
              <w:rPr>
                <w:rFonts w:ascii="Calibri" w:hAnsi="Calibri"/>
                <w:szCs w:val="21"/>
                <w:lang w:eastAsia="en-US"/>
              </w:rPr>
            </w:pPr>
            <w:proofErr w:type="spellStart"/>
            <w:r w:rsidRPr="00741521">
              <w:rPr>
                <w:rFonts w:ascii="Calibri" w:hAnsi="Calibri"/>
                <w:szCs w:val="21"/>
                <w:lang w:eastAsia="en-US"/>
              </w:rPr>
              <w:t>DigitalTwins</w:t>
            </w:r>
            <w:proofErr w:type="spellEnd"/>
            <w:r w:rsidRPr="00741521">
              <w:rPr>
                <w:rFonts w:ascii="Calibri" w:hAnsi="Calibri"/>
                <w:szCs w:val="21"/>
                <w:lang w:eastAsia="en-US"/>
              </w:rPr>
              <w:t xml:space="preserve"> (2pcs), management, statistic, client </w:t>
            </w:r>
            <w:proofErr w:type="spellStart"/>
            <w:r w:rsidRPr="00741521">
              <w:rPr>
                <w:rFonts w:ascii="Calibri" w:hAnsi="Calibri"/>
                <w:szCs w:val="21"/>
                <w:lang w:eastAsia="en-US"/>
              </w:rPr>
              <w:t>uI</w:t>
            </w:r>
            <w:proofErr w:type="spellEnd"/>
            <w:r w:rsidRPr="00741521">
              <w:rPr>
                <w:rFonts w:ascii="Calibri" w:hAnsi="Calibri"/>
                <w:szCs w:val="21"/>
                <w:lang w:eastAsia="en-US"/>
              </w:rPr>
              <w:t>, history, mapping systems implemented to support them</w:t>
            </w:r>
          </w:p>
        </w:tc>
        <w:tc>
          <w:tcPr>
            <w:tcW w:w="1276" w:type="dxa"/>
          </w:tcPr>
          <w:p w:rsidRPr="00741521" w:rsidR="00741521" w:rsidP="00741521" w:rsidRDefault="00741521" w14:paraId="2F5B0BD8" w14:textId="77777777">
            <w:pPr>
              <w:rPr>
                <w:rFonts w:ascii="Calibri" w:hAnsi="Calibri"/>
                <w:szCs w:val="21"/>
                <w:lang w:eastAsia="en-US"/>
              </w:rPr>
            </w:pPr>
            <w:r w:rsidRPr="00741521">
              <w:rPr>
                <w:rFonts w:ascii="Calibri" w:hAnsi="Calibri"/>
                <w:szCs w:val="21"/>
                <w:lang w:eastAsia="en-US"/>
              </w:rPr>
              <w:t>0</w:t>
            </w:r>
          </w:p>
        </w:tc>
        <w:tc>
          <w:tcPr>
            <w:tcW w:w="1134" w:type="dxa"/>
          </w:tcPr>
          <w:p w:rsidRPr="00741521" w:rsidR="00741521" w:rsidP="00741521" w:rsidRDefault="00741521" w14:paraId="52E223E7" w14:textId="77777777">
            <w:pPr>
              <w:rPr>
                <w:rFonts w:ascii="Calibri" w:hAnsi="Calibri"/>
                <w:szCs w:val="21"/>
                <w:lang w:eastAsia="en-US"/>
              </w:rPr>
            </w:pPr>
            <w:r w:rsidRPr="00741521">
              <w:rPr>
                <w:rFonts w:ascii="Calibri" w:hAnsi="Calibri"/>
                <w:szCs w:val="21"/>
                <w:lang w:eastAsia="en-US"/>
              </w:rPr>
              <w:t>7</w:t>
            </w:r>
          </w:p>
        </w:tc>
        <w:tc>
          <w:tcPr>
            <w:tcW w:w="1559" w:type="dxa"/>
          </w:tcPr>
          <w:p w:rsidRPr="00741521" w:rsidR="00741521" w:rsidP="00741521" w:rsidRDefault="00741521" w14:paraId="488824DE" w14:textId="77777777">
            <w:pPr>
              <w:rPr>
                <w:rFonts w:ascii="Calibri" w:hAnsi="Calibri"/>
                <w:szCs w:val="21"/>
                <w:lang w:eastAsia="en-US"/>
              </w:rPr>
            </w:pPr>
            <w:r w:rsidRPr="00741521">
              <w:rPr>
                <w:rFonts w:ascii="Calibri" w:hAnsi="Calibri"/>
                <w:szCs w:val="21"/>
                <w:lang w:eastAsia="en-US"/>
              </w:rPr>
              <w:t>2</w:t>
            </w:r>
          </w:p>
        </w:tc>
      </w:tr>
      <w:tr w:rsidRPr="00741521" w:rsidR="00741521" w14:paraId="533424CD"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5240" w:type="dxa"/>
          </w:tcPr>
          <w:p w:rsidRPr="00741521" w:rsidR="00741521" w:rsidP="00741521" w:rsidRDefault="00741521" w14:paraId="23B5E3A1" w14:textId="77777777">
            <w:pPr>
              <w:rPr>
                <w:rFonts w:ascii="Calibri" w:hAnsi="Calibri"/>
                <w:szCs w:val="21"/>
                <w:lang w:eastAsia="en-US"/>
              </w:rPr>
            </w:pPr>
            <w:r w:rsidRPr="00741521">
              <w:rPr>
                <w:rFonts w:ascii="Calibri" w:hAnsi="Calibri"/>
                <w:szCs w:val="21"/>
                <w:lang w:eastAsia="en-US"/>
              </w:rPr>
              <w:t>Security levels implemented: (Basic encryption for all interfaces (1-3), System is handling data viewing rights / ownership changes online, without losing history from original owner (4). System is handling data viewing rights / ownership changes even there is no Internet connection (5)</w:t>
            </w:r>
          </w:p>
        </w:tc>
        <w:tc>
          <w:tcPr>
            <w:tcW w:w="1276" w:type="dxa"/>
          </w:tcPr>
          <w:p w:rsidRPr="00741521" w:rsidR="00741521" w:rsidP="00741521" w:rsidRDefault="00741521" w14:paraId="13EA5AA1" w14:textId="77777777">
            <w:pPr>
              <w:rPr>
                <w:rFonts w:ascii="Calibri" w:hAnsi="Calibri"/>
                <w:szCs w:val="21"/>
                <w:lang w:eastAsia="en-US"/>
              </w:rPr>
            </w:pPr>
            <w:r w:rsidRPr="00741521">
              <w:rPr>
                <w:rFonts w:ascii="Calibri" w:hAnsi="Calibri"/>
                <w:szCs w:val="21"/>
                <w:lang w:eastAsia="en-US"/>
              </w:rPr>
              <w:t>0</w:t>
            </w:r>
          </w:p>
        </w:tc>
        <w:tc>
          <w:tcPr>
            <w:tcW w:w="1134" w:type="dxa"/>
          </w:tcPr>
          <w:p w:rsidRPr="00741521" w:rsidR="00741521" w:rsidP="00741521" w:rsidRDefault="00741521" w14:paraId="20A37C60" w14:textId="77777777">
            <w:pPr>
              <w:rPr>
                <w:rFonts w:ascii="Calibri" w:hAnsi="Calibri"/>
                <w:szCs w:val="21"/>
                <w:lang w:eastAsia="en-US"/>
              </w:rPr>
            </w:pPr>
            <w:r w:rsidRPr="00741521">
              <w:rPr>
                <w:rFonts w:ascii="Calibri" w:hAnsi="Calibri"/>
                <w:szCs w:val="21"/>
                <w:lang w:eastAsia="en-US"/>
              </w:rPr>
              <w:t>5</w:t>
            </w:r>
          </w:p>
        </w:tc>
        <w:tc>
          <w:tcPr>
            <w:tcW w:w="1559" w:type="dxa"/>
          </w:tcPr>
          <w:p w:rsidRPr="00741521" w:rsidR="00741521" w:rsidP="00741521" w:rsidRDefault="00741521" w14:paraId="3AE736F5" w14:textId="77777777">
            <w:pPr>
              <w:rPr>
                <w:rFonts w:ascii="Calibri" w:hAnsi="Calibri"/>
                <w:szCs w:val="21"/>
                <w:lang w:eastAsia="en-US"/>
              </w:rPr>
            </w:pPr>
            <w:r w:rsidRPr="00741521">
              <w:rPr>
                <w:rFonts w:ascii="Calibri" w:hAnsi="Calibri"/>
                <w:szCs w:val="21"/>
                <w:lang w:eastAsia="en-US"/>
              </w:rPr>
              <w:t>3</w:t>
            </w:r>
          </w:p>
        </w:tc>
      </w:tr>
      <w:tr w:rsidRPr="00741521" w:rsidR="00741521" w14:paraId="005AED84"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5240" w:type="dxa"/>
          </w:tcPr>
          <w:p w:rsidRPr="00741521" w:rsidR="00741521" w:rsidP="00741521" w:rsidRDefault="00741521" w14:paraId="1274B779" w14:textId="77777777">
            <w:pPr>
              <w:rPr>
                <w:rFonts w:ascii="Calibri" w:hAnsi="Calibri"/>
                <w:szCs w:val="21"/>
                <w:lang w:eastAsia="en-US"/>
              </w:rPr>
            </w:pPr>
            <w:r w:rsidRPr="00741521">
              <w:rPr>
                <w:rFonts w:ascii="Calibri" w:hAnsi="Calibri"/>
                <w:szCs w:val="21"/>
                <w:lang w:eastAsia="en-US"/>
              </w:rPr>
              <w:t>Service usage / maturity level</w:t>
            </w:r>
            <w:r w:rsidRPr="00741521">
              <w:rPr>
                <w:rFonts w:ascii="Calibri" w:hAnsi="Calibri"/>
                <w:szCs w:val="21"/>
                <w:lang w:eastAsia="en-US"/>
              </w:rPr>
              <w:br/>
            </w:r>
            <w:r w:rsidRPr="00741521">
              <w:rPr>
                <w:rFonts w:ascii="Calibri" w:hAnsi="Calibri"/>
                <w:szCs w:val="21"/>
                <w:lang w:eastAsia="en-US"/>
              </w:rPr>
              <w:t>(1=independent devices and point to point, 2=data forwarded to next device /  server, 3 = data used as system, 4 = system used in other Sa4CPS party / demo, 5 = data / system used by externals / commercial ready status)</w:t>
            </w:r>
          </w:p>
        </w:tc>
        <w:tc>
          <w:tcPr>
            <w:tcW w:w="1276" w:type="dxa"/>
          </w:tcPr>
          <w:p w:rsidRPr="00741521" w:rsidR="00741521" w:rsidP="00741521" w:rsidRDefault="00741521" w14:paraId="22AF5F1F" w14:textId="77777777">
            <w:pPr>
              <w:rPr>
                <w:rFonts w:ascii="Calibri" w:hAnsi="Calibri"/>
                <w:szCs w:val="21"/>
                <w:lang w:eastAsia="en-US"/>
              </w:rPr>
            </w:pPr>
            <w:r w:rsidRPr="00741521">
              <w:rPr>
                <w:rFonts w:ascii="Calibri" w:hAnsi="Calibri"/>
                <w:szCs w:val="21"/>
                <w:lang w:eastAsia="en-US"/>
              </w:rPr>
              <w:t>0</w:t>
            </w:r>
          </w:p>
        </w:tc>
        <w:tc>
          <w:tcPr>
            <w:tcW w:w="1134" w:type="dxa"/>
          </w:tcPr>
          <w:p w:rsidRPr="00741521" w:rsidR="00741521" w:rsidP="00741521" w:rsidRDefault="00741521" w14:paraId="3CE0EAA6" w14:textId="77777777">
            <w:pPr>
              <w:rPr>
                <w:rFonts w:ascii="Calibri" w:hAnsi="Calibri"/>
                <w:szCs w:val="21"/>
                <w:lang w:eastAsia="en-US"/>
              </w:rPr>
            </w:pPr>
            <w:r w:rsidRPr="00741521">
              <w:rPr>
                <w:rFonts w:ascii="Calibri" w:hAnsi="Calibri"/>
                <w:szCs w:val="21"/>
                <w:lang w:eastAsia="en-US"/>
              </w:rPr>
              <w:t>5</w:t>
            </w:r>
          </w:p>
        </w:tc>
        <w:tc>
          <w:tcPr>
            <w:tcW w:w="1559" w:type="dxa"/>
          </w:tcPr>
          <w:p w:rsidRPr="00741521" w:rsidR="00741521" w:rsidP="00741521" w:rsidRDefault="00741521" w14:paraId="1B96B999" w14:textId="77777777">
            <w:pPr>
              <w:rPr>
                <w:rFonts w:ascii="Calibri" w:hAnsi="Calibri"/>
                <w:szCs w:val="21"/>
                <w:highlight w:val="yellow"/>
                <w:lang w:eastAsia="en-US"/>
              </w:rPr>
            </w:pPr>
            <w:r w:rsidRPr="00741521">
              <w:rPr>
                <w:rFonts w:ascii="Calibri" w:hAnsi="Calibri"/>
                <w:szCs w:val="21"/>
                <w:lang w:eastAsia="en-US"/>
              </w:rPr>
              <w:t>2</w:t>
            </w:r>
          </w:p>
        </w:tc>
      </w:tr>
    </w:tbl>
    <w:p w:rsidRPr="00741521" w:rsidR="00741521" w:rsidP="00741521" w:rsidRDefault="00741521" w14:paraId="3B5686A5" w14:textId="77777777">
      <w:pPr>
        <w:spacing w:line="288" w:lineRule="auto"/>
        <w:jc w:val="both"/>
        <w:rPr>
          <w:rFonts w:ascii="Calibri" w:hAnsi="Calibri"/>
          <w:color w:val="000000"/>
          <w:spacing w:val="4"/>
          <w:sz w:val="22"/>
        </w:rPr>
      </w:pPr>
    </w:p>
    <w:p w:rsidRPr="00741521" w:rsidR="00741521" w:rsidP="00741521" w:rsidRDefault="00741521" w14:paraId="0178296F" w14:textId="77777777">
      <w:pPr>
        <w:spacing w:line="288" w:lineRule="auto"/>
        <w:jc w:val="both"/>
        <w:rPr>
          <w:rFonts w:ascii="Calibri" w:hAnsi="Calibri"/>
          <w:color w:val="000000"/>
          <w:spacing w:val="4"/>
          <w:sz w:val="22"/>
        </w:rPr>
      </w:pPr>
      <w:r w:rsidRPr="00741521">
        <w:rPr>
          <w:rFonts w:ascii="Calibri" w:hAnsi="Calibri"/>
          <w:color w:val="000000"/>
          <w:spacing w:val="4"/>
          <w:sz w:val="22"/>
        </w:rPr>
        <w:t>Situational awareness system for personal and group guidance (UC7, Polar)</w:t>
      </w:r>
    </w:p>
    <w:tbl>
      <w:tblPr>
        <w:tblStyle w:val="TableGrid7"/>
        <w:tblW w:w="0" w:type="auto"/>
        <w:tblLook w:val="04A0" w:firstRow="1" w:lastRow="0" w:firstColumn="1" w:lastColumn="0" w:noHBand="0" w:noVBand="1"/>
      </w:tblPr>
      <w:tblGrid>
        <w:gridCol w:w="5240"/>
        <w:gridCol w:w="1276"/>
        <w:gridCol w:w="1134"/>
        <w:gridCol w:w="1559"/>
      </w:tblGrid>
      <w:tr w:rsidRPr="00741521" w:rsidR="00741521" w14:paraId="6D1A0493" w14:textId="77777777">
        <w:trPr>
          <w:cnfStyle w:val="100000000000" w:firstRow="1" w:lastRow="0" w:firstColumn="0" w:lastColumn="0" w:oddVBand="0" w:evenVBand="0" w:oddHBand="0" w:evenHBand="0" w:firstRowFirstColumn="0" w:firstRowLastColumn="0" w:lastRowFirstColumn="0" w:lastRowLastColumn="0"/>
          <w:trHeight w:val="300"/>
        </w:trPr>
        <w:tc>
          <w:tcPr>
            <w:tcW w:w="5240" w:type="dxa"/>
          </w:tcPr>
          <w:p w:rsidRPr="00741521" w:rsidR="00741521" w:rsidP="00741521" w:rsidRDefault="00741521" w14:paraId="79DA3FBE" w14:textId="77777777">
            <w:pPr>
              <w:rPr>
                <w:rFonts w:ascii="Calibri" w:hAnsi="Calibri"/>
                <w:szCs w:val="21"/>
                <w:lang w:eastAsia="en-US"/>
              </w:rPr>
            </w:pPr>
            <w:r w:rsidRPr="00741521">
              <w:rPr>
                <w:rFonts w:ascii="Calibri" w:hAnsi="Calibri"/>
                <w:szCs w:val="21"/>
                <w:lang w:eastAsia="en-US"/>
              </w:rPr>
              <w:t>Name of the KPI</w:t>
            </w:r>
          </w:p>
        </w:tc>
        <w:tc>
          <w:tcPr>
            <w:tcW w:w="1276" w:type="dxa"/>
          </w:tcPr>
          <w:p w:rsidRPr="00741521" w:rsidR="00741521" w:rsidP="00741521" w:rsidRDefault="00741521" w14:paraId="44CC539C" w14:textId="77777777">
            <w:pPr>
              <w:rPr>
                <w:rFonts w:ascii="Calibri" w:hAnsi="Calibri"/>
                <w:szCs w:val="21"/>
                <w:lang w:eastAsia="en-US"/>
              </w:rPr>
            </w:pPr>
            <w:r w:rsidRPr="00741521">
              <w:rPr>
                <w:rFonts w:ascii="Calibri" w:hAnsi="Calibri"/>
                <w:szCs w:val="21"/>
                <w:lang w:eastAsia="en-US"/>
              </w:rPr>
              <w:t>Initial value</w:t>
            </w:r>
          </w:p>
        </w:tc>
        <w:tc>
          <w:tcPr>
            <w:tcW w:w="1134" w:type="dxa"/>
          </w:tcPr>
          <w:p w:rsidRPr="00741521" w:rsidR="00741521" w:rsidP="00741521" w:rsidRDefault="00741521" w14:paraId="6DB06927" w14:textId="77777777">
            <w:pPr>
              <w:rPr>
                <w:rFonts w:ascii="Calibri" w:hAnsi="Calibri"/>
                <w:szCs w:val="21"/>
                <w:lang w:eastAsia="en-US"/>
              </w:rPr>
            </w:pPr>
            <w:r w:rsidRPr="00741521">
              <w:rPr>
                <w:rFonts w:ascii="Calibri" w:hAnsi="Calibri"/>
                <w:szCs w:val="21"/>
                <w:lang w:eastAsia="en-US"/>
              </w:rPr>
              <w:t>Targeted value</w:t>
            </w:r>
          </w:p>
        </w:tc>
        <w:tc>
          <w:tcPr>
            <w:tcW w:w="1559" w:type="dxa"/>
          </w:tcPr>
          <w:p w:rsidRPr="00741521" w:rsidR="00741521" w:rsidP="00741521" w:rsidRDefault="00741521" w14:paraId="23BEE313" w14:textId="77777777">
            <w:pPr>
              <w:rPr>
                <w:rFonts w:ascii="Calibri" w:hAnsi="Calibri"/>
                <w:szCs w:val="21"/>
                <w:lang w:eastAsia="en-US"/>
              </w:rPr>
            </w:pPr>
            <w:r w:rsidRPr="00741521">
              <w:rPr>
                <w:rFonts w:ascii="Calibri" w:hAnsi="Calibri"/>
                <w:szCs w:val="21"/>
                <w:lang w:eastAsia="en-US"/>
              </w:rPr>
              <w:t>Current value</w:t>
            </w:r>
          </w:p>
        </w:tc>
      </w:tr>
      <w:tr w:rsidRPr="00741521" w:rsidR="00741521" w14:paraId="0DD5B488" w14:textId="77777777">
        <w:trPr>
          <w:cnfStyle w:val="000000100000" w:firstRow="0" w:lastRow="0" w:firstColumn="0" w:lastColumn="0" w:oddVBand="0" w:evenVBand="0" w:oddHBand="1" w:evenHBand="0" w:firstRowFirstColumn="0" w:firstRowLastColumn="0" w:lastRowFirstColumn="0" w:lastRowLastColumn="0"/>
          <w:trHeight w:val="300"/>
        </w:trPr>
        <w:tc>
          <w:tcPr>
            <w:tcW w:w="5240" w:type="dxa"/>
          </w:tcPr>
          <w:p w:rsidRPr="00741521" w:rsidR="00741521" w:rsidP="00741521" w:rsidRDefault="00741521" w14:paraId="1A2E6FD8" w14:textId="77777777">
            <w:pPr>
              <w:rPr>
                <w:rFonts w:ascii="Calibri" w:hAnsi="Calibri"/>
                <w:szCs w:val="21"/>
                <w:lang w:eastAsia="en-US"/>
              </w:rPr>
            </w:pPr>
            <w:r w:rsidRPr="00741521">
              <w:rPr>
                <w:rFonts w:ascii="Calibri" w:hAnsi="Calibri"/>
                <w:szCs w:val="21"/>
                <w:lang w:eastAsia="en-US"/>
              </w:rPr>
              <w:t>Creating groups, managing members, defining permissions and user roles.</w:t>
            </w:r>
          </w:p>
          <w:p w:rsidRPr="00741521" w:rsidR="00741521" w:rsidP="00741521" w:rsidRDefault="00741521" w14:paraId="02856F70" w14:textId="77777777">
            <w:pPr>
              <w:rPr>
                <w:rFonts w:ascii="Calibri" w:hAnsi="Calibri"/>
                <w:szCs w:val="21"/>
                <w:lang w:eastAsia="en-US"/>
              </w:rPr>
            </w:pPr>
            <w:r w:rsidRPr="00741521">
              <w:rPr>
                <w:rFonts w:ascii="Calibri" w:hAnsi="Calibri"/>
                <w:szCs w:val="21"/>
                <w:lang w:eastAsia="en-US"/>
              </w:rPr>
              <w:t>Invitations to members through groups, creation of coaching and guidance relationships, and drafting agreements</w:t>
            </w:r>
          </w:p>
          <w:p w:rsidRPr="00741521" w:rsidR="00741521" w:rsidP="00741521" w:rsidRDefault="00741521" w14:paraId="5410D77B" w14:textId="77777777">
            <w:pPr>
              <w:rPr>
                <w:rFonts w:ascii="Calibri" w:hAnsi="Calibri"/>
                <w:szCs w:val="21"/>
                <w:lang w:eastAsia="en-US"/>
              </w:rPr>
            </w:pPr>
            <w:r w:rsidRPr="00741521">
              <w:rPr>
                <w:rFonts w:ascii="Calibri" w:hAnsi="Calibri"/>
                <w:szCs w:val="21"/>
                <w:lang w:eastAsia="en-US"/>
              </w:rPr>
              <w:t>Defining users, setting goals, choosing content and plans</w:t>
            </w:r>
          </w:p>
        </w:tc>
        <w:tc>
          <w:tcPr>
            <w:tcW w:w="1276" w:type="dxa"/>
          </w:tcPr>
          <w:p w:rsidRPr="00741521" w:rsidR="00741521" w:rsidP="00741521" w:rsidRDefault="00741521" w14:paraId="25276194" w14:textId="77777777">
            <w:pPr>
              <w:rPr>
                <w:rFonts w:ascii="Calibri" w:hAnsi="Calibri"/>
                <w:szCs w:val="21"/>
                <w:lang w:eastAsia="en-US"/>
              </w:rPr>
            </w:pPr>
            <w:r w:rsidRPr="00741521">
              <w:rPr>
                <w:rFonts w:ascii="Calibri" w:hAnsi="Calibri"/>
                <w:szCs w:val="21"/>
                <w:lang w:eastAsia="en-US"/>
              </w:rPr>
              <w:t>0</w:t>
            </w:r>
          </w:p>
        </w:tc>
        <w:tc>
          <w:tcPr>
            <w:tcW w:w="1134" w:type="dxa"/>
          </w:tcPr>
          <w:p w:rsidRPr="00741521" w:rsidR="00741521" w:rsidP="00741521" w:rsidRDefault="00741521" w14:paraId="72D737B7" w14:textId="77777777">
            <w:pPr>
              <w:rPr>
                <w:rFonts w:ascii="Calibri" w:hAnsi="Calibri"/>
                <w:szCs w:val="21"/>
                <w:lang w:eastAsia="en-US"/>
              </w:rPr>
            </w:pPr>
            <w:r w:rsidRPr="00741521">
              <w:rPr>
                <w:rFonts w:ascii="Calibri" w:hAnsi="Calibri"/>
                <w:szCs w:val="21"/>
                <w:lang w:eastAsia="en-US"/>
              </w:rPr>
              <w:t>1</w:t>
            </w:r>
          </w:p>
        </w:tc>
        <w:tc>
          <w:tcPr>
            <w:tcW w:w="1559" w:type="dxa"/>
          </w:tcPr>
          <w:p w:rsidRPr="00741521" w:rsidR="00741521" w:rsidP="00741521" w:rsidRDefault="00741521" w14:paraId="45815639" w14:textId="77777777">
            <w:pPr>
              <w:rPr>
                <w:rFonts w:ascii="Calibri" w:hAnsi="Calibri"/>
                <w:szCs w:val="21"/>
                <w:lang w:eastAsia="en-US"/>
              </w:rPr>
            </w:pPr>
            <w:r w:rsidRPr="00741521">
              <w:rPr>
                <w:rFonts w:ascii="Calibri" w:hAnsi="Calibri"/>
                <w:szCs w:val="21"/>
                <w:lang w:eastAsia="en-US"/>
              </w:rPr>
              <w:t>1</w:t>
            </w:r>
          </w:p>
        </w:tc>
      </w:tr>
      <w:tr w:rsidRPr="00741521" w:rsidR="00741521" w14:paraId="7A51D482" w14:textId="77777777">
        <w:trPr>
          <w:cnfStyle w:val="000000010000" w:firstRow="0" w:lastRow="0" w:firstColumn="0" w:lastColumn="0" w:oddVBand="0" w:evenVBand="0" w:oddHBand="0" w:evenHBand="1" w:firstRowFirstColumn="0" w:firstRowLastColumn="0" w:lastRowFirstColumn="0" w:lastRowLastColumn="0"/>
          <w:trHeight w:val="300"/>
        </w:trPr>
        <w:tc>
          <w:tcPr>
            <w:tcW w:w="5240" w:type="dxa"/>
          </w:tcPr>
          <w:p w:rsidRPr="00741521" w:rsidR="00741521" w:rsidP="00741521" w:rsidRDefault="00741521" w14:paraId="5A7B877E" w14:textId="77777777">
            <w:pPr>
              <w:rPr>
                <w:rFonts w:ascii="Calibri" w:hAnsi="Calibri"/>
                <w:szCs w:val="21"/>
                <w:lang w:eastAsia="en-US"/>
              </w:rPr>
            </w:pPr>
            <w:r w:rsidRPr="00741521">
              <w:rPr>
                <w:rFonts w:ascii="Calibri" w:hAnsi="Calibri"/>
                <w:szCs w:val="21"/>
                <w:lang w:eastAsia="en-US"/>
              </w:rPr>
              <w:t xml:space="preserve">Creating groups, managing members, defining permissions and user roles.  </w:t>
            </w:r>
          </w:p>
          <w:p w:rsidRPr="00741521" w:rsidR="00741521" w:rsidP="00741521" w:rsidRDefault="00741521" w14:paraId="5009CE8E" w14:textId="77777777">
            <w:pPr>
              <w:rPr>
                <w:rFonts w:ascii="Calibri" w:hAnsi="Calibri"/>
                <w:szCs w:val="21"/>
                <w:lang w:eastAsia="en-US"/>
              </w:rPr>
            </w:pPr>
            <w:r w:rsidRPr="00741521">
              <w:rPr>
                <w:rFonts w:ascii="Calibri" w:hAnsi="Calibri"/>
                <w:szCs w:val="21"/>
                <w:lang w:eastAsia="en-US"/>
              </w:rPr>
              <w:t xml:space="preserve">Invitations to members through groups, creation of coaching and guidance relationships, and drafting agreements  </w:t>
            </w:r>
          </w:p>
          <w:p w:rsidRPr="00741521" w:rsidR="00741521" w:rsidP="00741521" w:rsidRDefault="00741521" w14:paraId="2345F900" w14:textId="77777777">
            <w:pPr>
              <w:rPr>
                <w:rFonts w:ascii="Calibri" w:hAnsi="Calibri"/>
                <w:szCs w:val="21"/>
                <w:lang w:eastAsia="en-US"/>
              </w:rPr>
            </w:pPr>
            <w:r w:rsidRPr="00741521">
              <w:rPr>
                <w:rFonts w:ascii="Calibri" w:hAnsi="Calibri"/>
                <w:szCs w:val="21"/>
                <w:lang w:eastAsia="en-US"/>
              </w:rPr>
              <w:t>Defining users, setting goals, choosing content and plans</w:t>
            </w:r>
          </w:p>
        </w:tc>
        <w:tc>
          <w:tcPr>
            <w:tcW w:w="1276" w:type="dxa"/>
          </w:tcPr>
          <w:p w:rsidRPr="00741521" w:rsidR="00741521" w:rsidP="00741521" w:rsidRDefault="00741521" w14:paraId="4E6E3F8E" w14:textId="77777777">
            <w:pPr>
              <w:rPr>
                <w:rFonts w:ascii="Calibri" w:hAnsi="Calibri"/>
                <w:szCs w:val="21"/>
                <w:lang w:eastAsia="en-US"/>
              </w:rPr>
            </w:pPr>
            <w:r w:rsidRPr="00741521">
              <w:rPr>
                <w:rFonts w:ascii="Calibri" w:hAnsi="Calibri"/>
                <w:szCs w:val="21"/>
                <w:lang w:eastAsia="en-US"/>
              </w:rPr>
              <w:t>0</w:t>
            </w:r>
          </w:p>
        </w:tc>
        <w:tc>
          <w:tcPr>
            <w:tcW w:w="1134" w:type="dxa"/>
          </w:tcPr>
          <w:p w:rsidRPr="00741521" w:rsidR="00741521" w:rsidP="00741521" w:rsidRDefault="00741521" w14:paraId="7688FA28" w14:textId="77777777">
            <w:pPr>
              <w:rPr>
                <w:rFonts w:ascii="Calibri" w:hAnsi="Calibri"/>
                <w:szCs w:val="21"/>
                <w:lang w:eastAsia="en-US"/>
              </w:rPr>
            </w:pPr>
            <w:r w:rsidRPr="00741521">
              <w:rPr>
                <w:rFonts w:ascii="Calibri" w:hAnsi="Calibri"/>
                <w:szCs w:val="21"/>
                <w:lang w:eastAsia="en-US"/>
              </w:rPr>
              <w:t>1</w:t>
            </w:r>
          </w:p>
        </w:tc>
        <w:tc>
          <w:tcPr>
            <w:tcW w:w="1559" w:type="dxa"/>
          </w:tcPr>
          <w:p w:rsidRPr="00741521" w:rsidR="00741521" w:rsidP="00741521" w:rsidRDefault="00741521" w14:paraId="7FF1CCFC" w14:textId="77777777">
            <w:pPr>
              <w:rPr>
                <w:rFonts w:ascii="Calibri" w:hAnsi="Calibri"/>
                <w:szCs w:val="21"/>
                <w:lang w:eastAsia="en-US"/>
              </w:rPr>
            </w:pPr>
            <w:r w:rsidRPr="00741521">
              <w:rPr>
                <w:rFonts w:ascii="Calibri" w:hAnsi="Calibri"/>
                <w:szCs w:val="21"/>
                <w:lang w:eastAsia="en-US"/>
              </w:rPr>
              <w:t>1</w:t>
            </w:r>
          </w:p>
        </w:tc>
      </w:tr>
      <w:tr w:rsidRPr="00741521" w:rsidR="00741521" w14:paraId="1DBDDC17" w14:textId="77777777">
        <w:trPr>
          <w:cnfStyle w:val="000000100000" w:firstRow="0" w:lastRow="0" w:firstColumn="0" w:lastColumn="0" w:oddVBand="0" w:evenVBand="0" w:oddHBand="1" w:evenHBand="0" w:firstRowFirstColumn="0" w:firstRowLastColumn="0" w:lastRowFirstColumn="0" w:lastRowLastColumn="0"/>
          <w:trHeight w:val="300"/>
        </w:trPr>
        <w:tc>
          <w:tcPr>
            <w:tcW w:w="5240" w:type="dxa"/>
          </w:tcPr>
          <w:p w:rsidRPr="00741521" w:rsidR="00741521" w:rsidP="00741521" w:rsidRDefault="00741521" w14:paraId="30526DE6" w14:textId="77777777">
            <w:pPr>
              <w:rPr>
                <w:rFonts w:ascii="Calibri" w:hAnsi="Calibri"/>
                <w:szCs w:val="21"/>
                <w:lang w:eastAsia="en-US"/>
              </w:rPr>
            </w:pPr>
            <w:r w:rsidRPr="00741521">
              <w:rPr>
                <w:rFonts w:ascii="Calibri" w:hAnsi="Calibri"/>
                <w:szCs w:val="21"/>
                <w:lang w:eastAsia="en-US"/>
              </w:rPr>
              <w:t xml:space="preserve">Goal setting and user profiling </w:t>
            </w:r>
          </w:p>
          <w:p w:rsidRPr="00741521" w:rsidR="00741521" w:rsidP="00741521" w:rsidRDefault="00741521" w14:paraId="654ECEF8" w14:textId="77777777">
            <w:pPr>
              <w:rPr>
                <w:rFonts w:ascii="Calibri" w:hAnsi="Calibri"/>
                <w:szCs w:val="21"/>
                <w:lang w:eastAsia="en-US"/>
              </w:rPr>
            </w:pPr>
            <w:r w:rsidRPr="00741521">
              <w:rPr>
                <w:rFonts w:ascii="Calibri" w:hAnsi="Calibri"/>
                <w:szCs w:val="21"/>
                <w:lang w:eastAsia="en-US"/>
              </w:rPr>
              <w:t xml:space="preserve">An annual planning "almanac" that includes periods, months, weeks, and events </w:t>
            </w:r>
          </w:p>
          <w:p w:rsidRPr="00741521" w:rsidR="00741521" w:rsidP="00741521" w:rsidRDefault="00741521" w14:paraId="1B66E5B3" w14:textId="77777777">
            <w:pPr>
              <w:rPr>
                <w:rFonts w:ascii="Calibri" w:hAnsi="Calibri"/>
                <w:szCs w:val="21"/>
                <w:lang w:eastAsia="en-US"/>
              </w:rPr>
            </w:pPr>
            <w:r w:rsidRPr="00741521">
              <w:rPr>
                <w:rFonts w:ascii="Calibri" w:hAnsi="Calibri"/>
                <w:szCs w:val="21"/>
                <w:lang w:eastAsia="en-US"/>
              </w:rPr>
              <w:t xml:space="preserve">The almanac sets limits for quantities and qualities in the content production phase (summary = plan) </w:t>
            </w:r>
          </w:p>
          <w:p w:rsidRPr="00741521" w:rsidR="00741521" w:rsidP="00741521" w:rsidRDefault="00741521" w14:paraId="5586C331" w14:textId="77777777">
            <w:pPr>
              <w:rPr>
                <w:rFonts w:ascii="Calibri" w:hAnsi="Calibri"/>
                <w:szCs w:val="21"/>
                <w:lang w:eastAsia="en-US"/>
              </w:rPr>
            </w:pPr>
            <w:r w:rsidRPr="00741521">
              <w:rPr>
                <w:rFonts w:ascii="Calibri" w:hAnsi="Calibri"/>
                <w:szCs w:val="21"/>
                <w:lang w:eastAsia="en-US"/>
              </w:rPr>
              <w:t xml:space="preserve">There are data classification rules for plans and time periods for mass customization </w:t>
            </w:r>
          </w:p>
          <w:p w:rsidRPr="00741521" w:rsidR="00741521" w:rsidP="00741521" w:rsidRDefault="00741521" w14:paraId="2DFB0D5D" w14:textId="77777777">
            <w:pPr>
              <w:rPr>
                <w:rFonts w:ascii="Calibri" w:hAnsi="Calibri"/>
                <w:szCs w:val="21"/>
                <w:lang w:eastAsia="en-US"/>
              </w:rPr>
            </w:pPr>
            <w:r w:rsidRPr="00741521">
              <w:rPr>
                <w:rFonts w:ascii="Calibri" w:hAnsi="Calibri"/>
                <w:szCs w:val="21"/>
                <w:lang w:eastAsia="en-US"/>
              </w:rPr>
              <w:t xml:space="preserve">In mass customization, members, groups and content are combined into guidance frameworks that meet the goals </w:t>
            </w:r>
          </w:p>
          <w:p w:rsidRPr="00741521" w:rsidR="00741521" w:rsidP="00741521" w:rsidRDefault="00741521" w14:paraId="133C651B" w14:textId="77777777">
            <w:pPr>
              <w:rPr>
                <w:rFonts w:ascii="Calibri" w:hAnsi="Calibri"/>
                <w:szCs w:val="21"/>
                <w:lang w:eastAsia="en-US"/>
              </w:rPr>
            </w:pPr>
            <w:r w:rsidRPr="00741521">
              <w:rPr>
                <w:rFonts w:ascii="Calibri" w:hAnsi="Calibri"/>
                <w:szCs w:val="21"/>
                <w:lang w:eastAsia="en-US"/>
              </w:rPr>
              <w:t>Frameworks can be saved for reuse</w:t>
            </w:r>
          </w:p>
        </w:tc>
        <w:tc>
          <w:tcPr>
            <w:tcW w:w="1276" w:type="dxa"/>
          </w:tcPr>
          <w:p w:rsidRPr="00741521" w:rsidR="00741521" w:rsidP="00741521" w:rsidRDefault="00741521" w14:paraId="0EFF78C1" w14:textId="77777777">
            <w:pPr>
              <w:rPr>
                <w:rFonts w:ascii="Calibri" w:hAnsi="Calibri"/>
                <w:szCs w:val="21"/>
                <w:lang w:eastAsia="en-US"/>
              </w:rPr>
            </w:pPr>
            <w:r w:rsidRPr="00741521">
              <w:rPr>
                <w:rFonts w:ascii="Calibri" w:hAnsi="Calibri"/>
                <w:szCs w:val="21"/>
                <w:lang w:eastAsia="en-US"/>
              </w:rPr>
              <w:t>0</w:t>
            </w:r>
          </w:p>
        </w:tc>
        <w:tc>
          <w:tcPr>
            <w:tcW w:w="1134" w:type="dxa"/>
          </w:tcPr>
          <w:p w:rsidRPr="00741521" w:rsidR="00741521" w:rsidP="00741521" w:rsidRDefault="00741521" w14:paraId="79C84393" w14:textId="77777777">
            <w:pPr>
              <w:rPr>
                <w:rFonts w:ascii="Calibri" w:hAnsi="Calibri"/>
                <w:szCs w:val="21"/>
                <w:lang w:eastAsia="en-US"/>
              </w:rPr>
            </w:pPr>
            <w:r w:rsidRPr="00741521">
              <w:rPr>
                <w:rFonts w:ascii="Calibri" w:hAnsi="Calibri"/>
                <w:szCs w:val="21"/>
                <w:lang w:eastAsia="en-US"/>
              </w:rPr>
              <w:t>1</w:t>
            </w:r>
          </w:p>
        </w:tc>
        <w:tc>
          <w:tcPr>
            <w:tcW w:w="1559" w:type="dxa"/>
          </w:tcPr>
          <w:p w:rsidRPr="00741521" w:rsidR="00741521" w:rsidP="00741521" w:rsidRDefault="00741521" w14:paraId="12D558D7" w14:textId="77777777">
            <w:pPr>
              <w:rPr>
                <w:rFonts w:ascii="Calibri" w:hAnsi="Calibri"/>
                <w:szCs w:val="21"/>
                <w:lang w:eastAsia="en-US"/>
              </w:rPr>
            </w:pPr>
            <w:r w:rsidRPr="00741521">
              <w:rPr>
                <w:rFonts w:ascii="Calibri" w:hAnsi="Calibri"/>
                <w:szCs w:val="21"/>
                <w:lang w:eastAsia="en-US"/>
              </w:rPr>
              <w:t>1</w:t>
            </w:r>
          </w:p>
        </w:tc>
      </w:tr>
      <w:tr w:rsidRPr="00741521" w:rsidR="00741521" w14:paraId="44075EB6" w14:textId="77777777">
        <w:trPr>
          <w:cnfStyle w:val="000000010000" w:firstRow="0" w:lastRow="0" w:firstColumn="0" w:lastColumn="0" w:oddVBand="0" w:evenVBand="0" w:oddHBand="0" w:evenHBand="1" w:firstRowFirstColumn="0" w:firstRowLastColumn="0" w:lastRowFirstColumn="0" w:lastRowLastColumn="0"/>
          <w:trHeight w:val="300"/>
        </w:trPr>
        <w:tc>
          <w:tcPr>
            <w:tcW w:w="5240" w:type="dxa"/>
          </w:tcPr>
          <w:p w:rsidRPr="00741521" w:rsidR="00741521" w:rsidP="00741521" w:rsidRDefault="00741521" w14:paraId="17B129BC" w14:textId="77777777">
            <w:pPr>
              <w:rPr>
                <w:rFonts w:ascii="Calibri" w:hAnsi="Calibri"/>
                <w:szCs w:val="21"/>
                <w:lang w:eastAsia="en-US"/>
              </w:rPr>
            </w:pPr>
            <w:r w:rsidRPr="00741521">
              <w:rPr>
                <w:rFonts w:ascii="Calibri" w:hAnsi="Calibri"/>
                <w:szCs w:val="21"/>
                <w:lang w:eastAsia="en-US"/>
              </w:rPr>
              <w:t xml:space="preserve">Real-time monitoring (load, recovery, levels, accumulation, reference scales) </w:t>
            </w:r>
          </w:p>
          <w:p w:rsidRPr="00741521" w:rsidR="00741521" w:rsidP="00741521" w:rsidRDefault="00741521" w14:paraId="029AE0CD" w14:textId="77777777">
            <w:pPr>
              <w:rPr>
                <w:rFonts w:ascii="Calibri" w:hAnsi="Calibri"/>
                <w:szCs w:val="21"/>
                <w:lang w:eastAsia="en-US"/>
              </w:rPr>
            </w:pPr>
            <w:r w:rsidRPr="00741521">
              <w:rPr>
                <w:rFonts w:ascii="Calibri" w:hAnsi="Calibri"/>
                <w:szCs w:val="21"/>
                <w:lang w:eastAsia="en-US"/>
              </w:rPr>
              <w:t>Summaries: reports of individual exercises, long-term trends (numerical, graphical), target view</w:t>
            </w:r>
          </w:p>
        </w:tc>
        <w:tc>
          <w:tcPr>
            <w:tcW w:w="1276" w:type="dxa"/>
          </w:tcPr>
          <w:p w:rsidRPr="00741521" w:rsidR="00741521" w:rsidP="00741521" w:rsidRDefault="00741521" w14:paraId="0AAEC13D" w14:textId="77777777">
            <w:pPr>
              <w:rPr>
                <w:rFonts w:ascii="Calibri" w:hAnsi="Calibri"/>
                <w:szCs w:val="21"/>
                <w:lang w:eastAsia="en-US"/>
              </w:rPr>
            </w:pPr>
            <w:r w:rsidRPr="00741521">
              <w:rPr>
                <w:rFonts w:ascii="Calibri" w:hAnsi="Calibri"/>
                <w:szCs w:val="21"/>
                <w:lang w:eastAsia="en-US"/>
              </w:rPr>
              <w:t>0</w:t>
            </w:r>
          </w:p>
        </w:tc>
        <w:tc>
          <w:tcPr>
            <w:tcW w:w="1134" w:type="dxa"/>
          </w:tcPr>
          <w:p w:rsidRPr="00741521" w:rsidR="00741521" w:rsidP="00741521" w:rsidRDefault="00741521" w14:paraId="6D37ED71" w14:textId="77777777">
            <w:pPr>
              <w:rPr>
                <w:rFonts w:ascii="Calibri" w:hAnsi="Calibri"/>
                <w:szCs w:val="21"/>
                <w:lang w:eastAsia="en-US"/>
              </w:rPr>
            </w:pPr>
            <w:r w:rsidRPr="00741521">
              <w:rPr>
                <w:rFonts w:ascii="Calibri" w:hAnsi="Calibri"/>
                <w:szCs w:val="21"/>
                <w:lang w:eastAsia="en-US"/>
              </w:rPr>
              <w:t>1</w:t>
            </w:r>
          </w:p>
        </w:tc>
        <w:tc>
          <w:tcPr>
            <w:tcW w:w="1559" w:type="dxa"/>
          </w:tcPr>
          <w:p w:rsidRPr="00741521" w:rsidR="00741521" w:rsidP="00741521" w:rsidRDefault="00741521" w14:paraId="159D064C" w14:textId="77777777">
            <w:pPr>
              <w:rPr>
                <w:rFonts w:ascii="Calibri" w:hAnsi="Calibri"/>
                <w:szCs w:val="21"/>
                <w:lang w:eastAsia="en-US"/>
              </w:rPr>
            </w:pPr>
            <w:r w:rsidRPr="00741521">
              <w:rPr>
                <w:rFonts w:ascii="Calibri" w:hAnsi="Calibri"/>
                <w:szCs w:val="21"/>
                <w:lang w:eastAsia="en-US"/>
              </w:rPr>
              <w:t>1</w:t>
            </w:r>
          </w:p>
        </w:tc>
      </w:tr>
    </w:tbl>
    <w:p w:rsidRPr="00741521" w:rsidR="00741521" w:rsidP="00741521" w:rsidRDefault="00741521" w14:paraId="69C9426F" w14:textId="77777777">
      <w:pPr>
        <w:spacing w:line="288" w:lineRule="auto"/>
        <w:jc w:val="both"/>
        <w:rPr>
          <w:rFonts w:ascii="Calibri" w:hAnsi="Calibri"/>
          <w:color w:val="000000"/>
          <w:spacing w:val="4"/>
          <w:sz w:val="22"/>
        </w:rPr>
      </w:pPr>
    </w:p>
    <w:p w:rsidRPr="00741521" w:rsidR="00741521" w:rsidP="00741521" w:rsidRDefault="00741521" w14:paraId="69067FC0" w14:textId="77777777">
      <w:pPr>
        <w:spacing w:after="200" w:line="276" w:lineRule="auto"/>
        <w:rPr>
          <w:rFonts w:ascii="Calibri" w:hAnsi="Calibri" w:eastAsia="Calibri" w:cs="Arial"/>
          <w:sz w:val="22"/>
          <w:szCs w:val="21"/>
          <w:lang w:eastAsia="en-US"/>
        </w:rPr>
      </w:pPr>
      <w:r w:rsidRPr="00741521">
        <w:rPr>
          <w:rFonts w:ascii="Calibri" w:hAnsi="Calibri" w:eastAsia="Calibri" w:cs="Arial"/>
          <w:sz w:val="22"/>
          <w:szCs w:val="21"/>
          <w:lang w:eastAsia="en-US"/>
        </w:rPr>
        <w:t xml:space="preserve">1 = Requirements </w:t>
      </w:r>
      <w:proofErr w:type="spellStart"/>
      <w:r w:rsidRPr="00741521">
        <w:rPr>
          <w:rFonts w:ascii="Calibri" w:hAnsi="Calibri" w:eastAsia="Calibri" w:cs="Arial"/>
          <w:sz w:val="22"/>
          <w:szCs w:val="21"/>
          <w:lang w:eastAsia="en-US"/>
        </w:rPr>
        <w:t>spesifications</w:t>
      </w:r>
      <w:proofErr w:type="spellEnd"/>
      <w:r w:rsidRPr="00741521">
        <w:rPr>
          <w:rFonts w:ascii="Calibri" w:hAnsi="Calibri" w:eastAsia="Calibri" w:cs="Arial"/>
          <w:sz w:val="22"/>
          <w:szCs w:val="21"/>
          <w:lang w:eastAsia="en-US"/>
        </w:rPr>
        <w:t xml:space="preserve"> and preliminary UI models are created</w:t>
      </w:r>
    </w:p>
    <w:p w:rsidRPr="00741521" w:rsidR="00741521" w:rsidP="00741521" w:rsidRDefault="00741521" w14:paraId="395FEA60" w14:textId="77777777">
      <w:pPr>
        <w:spacing w:after="200" w:line="276" w:lineRule="auto"/>
        <w:rPr>
          <w:rFonts w:ascii="Calibri" w:hAnsi="Calibri" w:eastAsia="Calibri" w:cs="Arial"/>
          <w:sz w:val="22"/>
          <w:szCs w:val="21"/>
          <w:lang w:eastAsia="en-US"/>
        </w:rPr>
      </w:pPr>
      <w:r w:rsidRPr="00741521">
        <w:rPr>
          <w:rFonts w:ascii="Calibri" w:hAnsi="Calibri" w:eastAsia="Calibri" w:cs="Arial"/>
          <w:sz w:val="22"/>
          <w:szCs w:val="21"/>
          <w:lang w:eastAsia="en-US"/>
        </w:rPr>
        <w:t>2 = Architectural structure is defined ...</w:t>
      </w:r>
    </w:p>
    <w:p w:rsidRPr="00204DDE" w:rsidR="00E13E3B" w:rsidP="00367B8C" w:rsidRDefault="00E13E3B" w14:paraId="758E75A0" w14:textId="4DDCD75D">
      <w:pPr>
        <w:rPr>
          <w:lang w:eastAsia="de-DE"/>
        </w:rPr>
      </w:pPr>
    </w:p>
    <w:p w:rsidR="00244374" w:rsidP="00244374" w:rsidRDefault="00244374" w14:paraId="530BD10D" w14:textId="462E0612">
      <w:pPr>
        <w:pStyle w:val="Heading2"/>
        <w:rPr>
          <w:szCs w:val="20"/>
        </w:rPr>
      </w:pPr>
      <w:bookmarkStart w:name="_Toc201575200" w:id="43"/>
      <w:bookmarkStart w:name="_Toc201575272" w:id="44"/>
      <w:bookmarkStart w:name="_Toc201575343" w:id="45"/>
      <w:bookmarkStart w:name="_Toc201575201" w:id="46"/>
      <w:bookmarkStart w:name="_Toc201575273" w:id="47"/>
      <w:bookmarkStart w:name="_Toc201575344" w:id="48"/>
      <w:bookmarkStart w:name="_Toc202454825" w:id="49"/>
      <w:bookmarkEnd w:id="43"/>
      <w:bookmarkEnd w:id="44"/>
      <w:bookmarkEnd w:id="45"/>
      <w:bookmarkEnd w:id="46"/>
      <w:bookmarkEnd w:id="47"/>
      <w:bookmarkEnd w:id="48"/>
      <w:r w:rsidRPr="00204DDE">
        <w:rPr>
          <w:rStyle w:val="fadeinm1hgl8"/>
        </w:rPr>
        <w:t>UC</w:t>
      </w:r>
      <w:r w:rsidRPr="00204DDE" w:rsidR="00CA2771">
        <w:rPr>
          <w:rStyle w:val="fadeinm1hgl8"/>
        </w:rPr>
        <w:t xml:space="preserve"> 8 </w:t>
      </w:r>
      <w:r w:rsidRPr="00204DDE">
        <w:rPr>
          <w:rStyle w:val="fadeinm1hgl8"/>
        </w:rPr>
        <w:t>-</w:t>
      </w:r>
      <w:r w:rsidRPr="00204DDE">
        <w:rPr>
          <w:szCs w:val="20"/>
        </w:rPr>
        <w:t xml:space="preserve"> </w:t>
      </w:r>
      <w:r w:rsidRPr="00204DDE" w:rsidR="00CA2771">
        <w:rPr>
          <w:szCs w:val="20"/>
        </w:rPr>
        <w:t>Secure, trustworthy and reliable drone operation control system</w:t>
      </w:r>
      <w:bookmarkEnd w:id="49"/>
    </w:p>
    <w:p w:rsidR="00804EA2" w:rsidP="00804EA2" w:rsidRDefault="00804EA2" w14:paraId="644DFC92" w14:textId="77777777">
      <w:pPr>
        <w:pStyle w:val="Heading3"/>
      </w:pPr>
      <w:r>
        <w:t>Contribution to 2</w:t>
      </w:r>
      <w:r w:rsidRPr="007C292B">
        <w:rPr>
          <w:vertAlign w:val="superscript"/>
        </w:rPr>
        <w:t>nd</w:t>
      </w:r>
      <w:r>
        <w:t xml:space="preserve"> year demonstration x</w:t>
      </w:r>
    </w:p>
    <w:p w:rsidR="00804EA2" w:rsidP="00804EA2" w:rsidRDefault="00804EA2" w14:paraId="1EDF5C03" w14:textId="77777777">
      <w:pPr>
        <w:rPr>
          <w:lang w:val="en-US"/>
        </w:rPr>
      </w:pPr>
    </w:p>
    <w:p w:rsidR="00804EA2" w:rsidP="00804EA2" w:rsidRDefault="00804EA2" w14:paraId="1C3965CE" w14:textId="77777777">
      <w:pPr>
        <w:rPr>
          <w:lang w:val="en-US"/>
        </w:rPr>
      </w:pPr>
    </w:p>
    <w:p w:rsidRPr="00AF7A8C" w:rsidR="00804EA2" w:rsidP="00804EA2" w:rsidRDefault="00804EA2" w14:paraId="610351EC" w14:textId="77777777">
      <w:pPr>
        <w:pStyle w:val="Heading3"/>
      </w:pPr>
      <w:r>
        <w:t>Discussion and estimation of the targeted KPI</w:t>
      </w:r>
    </w:p>
    <w:p w:rsidR="00804EA2" w:rsidP="00804EA2" w:rsidRDefault="00804EA2" w14:paraId="576AAC84" w14:textId="77777777">
      <w:pPr>
        <w:pStyle w:val="BodyText"/>
      </w:pPr>
    </w:p>
    <w:p w:rsidRPr="00125E11" w:rsidR="0005761B" w:rsidP="0005761B" w:rsidRDefault="0005761B" w14:paraId="1E4D5997" w14:textId="77777777">
      <w:pPr>
        <w:pStyle w:val="BodyText"/>
        <w:numPr>
          <w:ilvl w:val="0"/>
          <w:numId w:val="32"/>
        </w:numPr>
        <w:spacing w:after="200" w:line="276" w:lineRule="auto"/>
        <w:rPr>
          <w:rFonts w:ascii="Calibri" w:hAnsi="Calibri" w:eastAsia="Calibri" w:cs="Arial"/>
          <w:sz w:val="22"/>
          <w:szCs w:val="21"/>
          <w:lang w:eastAsia="en-US"/>
        </w:rPr>
      </w:pPr>
      <w:r w:rsidRPr="00125E11">
        <w:rPr>
          <w:rFonts w:ascii="Calibri" w:hAnsi="Calibri" w:eastAsia="Calibri" w:cs="Arial"/>
          <w:sz w:val="22"/>
          <w:szCs w:val="21"/>
          <w:lang w:val="en-US" w:eastAsia="en-US"/>
        </w:rPr>
        <w:t>KPI Secure, trustworthy, and reliable drone operation control system (UC 8</w:t>
      </w:r>
      <w:r w:rsidRPr="00125E11">
        <w:rPr>
          <w:rFonts w:ascii="Calibri" w:hAnsi="Calibri" w:eastAsia="Calibri" w:cs="Arial"/>
          <w:sz w:val="22"/>
          <w:szCs w:val="21"/>
          <w:lang w:eastAsia="en-US"/>
        </w:rPr>
        <w:t>)</w:t>
      </w:r>
    </w:p>
    <w:tbl>
      <w:tblPr>
        <w:tblStyle w:val="TableGrid8"/>
        <w:tblW w:w="9209" w:type="dxa"/>
        <w:tblLook w:val="04A0" w:firstRow="1" w:lastRow="0" w:firstColumn="1" w:lastColumn="0" w:noHBand="0" w:noVBand="1"/>
      </w:tblPr>
      <w:tblGrid>
        <w:gridCol w:w="4059"/>
        <w:gridCol w:w="1276"/>
        <w:gridCol w:w="2484"/>
        <w:gridCol w:w="1390"/>
      </w:tblGrid>
      <w:tr w:rsidRPr="00125E11" w:rsidR="0005761B" w14:paraId="6BB3EE70" w14:textId="77777777">
        <w:trPr>
          <w:cnfStyle w:val="100000000000" w:firstRow="1" w:lastRow="0" w:firstColumn="0" w:lastColumn="0" w:oddVBand="0" w:evenVBand="0" w:oddHBand="0" w:evenHBand="0" w:firstRowFirstColumn="0" w:firstRowLastColumn="0" w:lastRowFirstColumn="0" w:lastRowLastColumn="0"/>
        </w:trPr>
        <w:tc>
          <w:tcPr>
            <w:tcW w:w="4673" w:type="dxa"/>
          </w:tcPr>
          <w:p w:rsidRPr="00125E11" w:rsidR="0005761B" w:rsidRDefault="0005761B" w14:paraId="1872C8E1" w14:textId="77777777">
            <w:pPr>
              <w:rPr>
                <w:rFonts w:ascii="Calibri" w:hAnsi="Calibri"/>
                <w:szCs w:val="21"/>
                <w:lang w:eastAsia="en-US"/>
              </w:rPr>
            </w:pPr>
            <w:r w:rsidRPr="00125E11">
              <w:rPr>
                <w:rFonts w:ascii="Calibri" w:hAnsi="Calibri"/>
                <w:szCs w:val="21"/>
                <w:lang w:eastAsia="en-US"/>
              </w:rPr>
              <w:t>Name of the KPI</w:t>
            </w:r>
          </w:p>
        </w:tc>
        <w:tc>
          <w:tcPr>
            <w:tcW w:w="344" w:type="dxa"/>
          </w:tcPr>
          <w:p w:rsidRPr="00125E11" w:rsidR="0005761B" w:rsidRDefault="0005761B" w14:paraId="06911D1C" w14:textId="77777777">
            <w:pPr>
              <w:jc w:val="center"/>
              <w:rPr>
                <w:rFonts w:ascii="Calibri" w:hAnsi="Calibri"/>
                <w:szCs w:val="21"/>
                <w:lang w:eastAsia="en-US"/>
              </w:rPr>
            </w:pPr>
            <w:r w:rsidRPr="00125E11">
              <w:rPr>
                <w:rFonts w:ascii="Calibri" w:hAnsi="Calibri"/>
                <w:szCs w:val="21"/>
                <w:lang w:eastAsia="en-US"/>
              </w:rPr>
              <w:t>Initial value</w:t>
            </w:r>
          </w:p>
        </w:tc>
        <w:tc>
          <w:tcPr>
            <w:tcW w:w="2774" w:type="dxa"/>
          </w:tcPr>
          <w:p w:rsidRPr="00125E11" w:rsidR="0005761B" w:rsidRDefault="0005761B" w14:paraId="08166596" w14:textId="77777777">
            <w:pPr>
              <w:jc w:val="center"/>
              <w:rPr>
                <w:rFonts w:ascii="Calibri" w:hAnsi="Calibri"/>
                <w:szCs w:val="21"/>
                <w:lang w:eastAsia="en-US"/>
              </w:rPr>
            </w:pPr>
            <w:r w:rsidRPr="00125E11">
              <w:rPr>
                <w:rFonts w:ascii="Calibri" w:hAnsi="Calibri"/>
                <w:szCs w:val="21"/>
                <w:lang w:eastAsia="en-US"/>
              </w:rPr>
              <w:t>Targeted value</w:t>
            </w:r>
          </w:p>
        </w:tc>
        <w:tc>
          <w:tcPr>
            <w:tcW w:w="1418" w:type="dxa"/>
          </w:tcPr>
          <w:p w:rsidRPr="00125E11" w:rsidR="0005761B" w:rsidRDefault="0005761B" w14:paraId="5E43D7A0" w14:textId="77777777">
            <w:pPr>
              <w:jc w:val="center"/>
              <w:rPr>
                <w:rFonts w:ascii="Calibri" w:hAnsi="Calibri"/>
                <w:szCs w:val="21"/>
                <w:lang w:eastAsia="en-US"/>
              </w:rPr>
            </w:pPr>
            <w:r w:rsidRPr="00125E11">
              <w:rPr>
                <w:rFonts w:ascii="Calibri" w:hAnsi="Calibri"/>
                <w:szCs w:val="21"/>
                <w:lang w:eastAsia="en-US"/>
              </w:rPr>
              <w:t>Current value</w:t>
            </w:r>
          </w:p>
        </w:tc>
      </w:tr>
      <w:tr w:rsidRPr="00125E11" w:rsidR="0005761B" w14:paraId="50167992"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4673" w:type="dxa"/>
          </w:tcPr>
          <w:p w:rsidRPr="00125E11" w:rsidR="0005761B" w:rsidRDefault="0005761B" w14:paraId="70CF2C4E" w14:textId="77777777">
            <w:pPr>
              <w:rPr>
                <w:rFonts w:ascii="Calibri" w:hAnsi="Calibri"/>
                <w:i/>
                <w:szCs w:val="21"/>
                <w:u w:val="single"/>
                <w:lang w:eastAsia="en-US"/>
              </w:rPr>
            </w:pPr>
            <w:r w:rsidRPr="00125E11">
              <w:rPr>
                <w:rFonts w:ascii="Calibri" w:hAnsi="Calibri"/>
                <w:spacing w:val="4"/>
                <w:szCs w:val="21"/>
                <w:lang w:eastAsia="en-US"/>
              </w:rPr>
              <w:t xml:space="preserve">Deliveries per day per pilot - this amount should increase since labour tasks are reduced, and the increased situational awareness allows for the potential monitoring of multiple concurrent flight operations by one pilot. </w:t>
            </w:r>
          </w:p>
        </w:tc>
        <w:tc>
          <w:tcPr>
            <w:tcW w:w="344" w:type="dxa"/>
          </w:tcPr>
          <w:p w:rsidRPr="00125E11" w:rsidR="0005761B" w:rsidRDefault="0005761B" w14:paraId="56E3A2A6" w14:textId="77777777">
            <w:pPr>
              <w:rPr>
                <w:rFonts w:ascii="Calibri" w:hAnsi="Calibri"/>
                <w:szCs w:val="21"/>
                <w:lang w:eastAsia="en-US"/>
              </w:rPr>
            </w:pPr>
            <w:r w:rsidRPr="00125E11">
              <w:rPr>
                <w:rFonts w:ascii="Calibri" w:hAnsi="Calibri"/>
                <w:spacing w:val="4"/>
                <w:szCs w:val="21"/>
                <w:lang w:eastAsia="en-US"/>
              </w:rPr>
              <w:t>Currently, it is estimated that a pilot can handle 4 to 5 deliveries a day.</w:t>
            </w:r>
          </w:p>
        </w:tc>
        <w:tc>
          <w:tcPr>
            <w:tcW w:w="2774" w:type="dxa"/>
          </w:tcPr>
          <w:p w:rsidRPr="00125E11" w:rsidR="0005761B" w:rsidRDefault="0005761B" w14:paraId="75E38CF3" w14:textId="77777777">
            <w:pPr>
              <w:rPr>
                <w:rFonts w:ascii="Calibri" w:hAnsi="Calibri"/>
                <w:szCs w:val="21"/>
                <w:lang w:eastAsia="en-US"/>
              </w:rPr>
            </w:pPr>
            <w:r w:rsidRPr="00125E11">
              <w:rPr>
                <w:rFonts w:ascii="Calibri" w:hAnsi="Calibri"/>
                <w:spacing w:val="4"/>
                <w:szCs w:val="21"/>
                <w:lang w:eastAsia="en-US"/>
              </w:rPr>
              <w:t>ADLC aims to reach a technical and operational capability of 25 deliveries per day per pilot.</w:t>
            </w:r>
          </w:p>
        </w:tc>
        <w:tc>
          <w:tcPr>
            <w:tcW w:w="1418" w:type="dxa"/>
          </w:tcPr>
          <w:p w:rsidRPr="00125E11" w:rsidR="0005761B" w:rsidRDefault="0005761B" w14:paraId="35A32D88" w14:textId="77777777">
            <w:pPr>
              <w:rPr>
                <w:rFonts w:ascii="Calibri" w:hAnsi="Calibri"/>
                <w:szCs w:val="21"/>
                <w:lang w:eastAsia="en-US"/>
              </w:rPr>
            </w:pPr>
            <w:r w:rsidRPr="00125E11">
              <w:rPr>
                <w:rFonts w:ascii="Calibri" w:hAnsi="Calibri"/>
                <w:spacing w:val="4"/>
                <w:szCs w:val="21"/>
                <w:lang w:eastAsia="en-US"/>
              </w:rPr>
              <w:t>Currently, it is estimated that a pilot can handle 4 to 5 deliveries a day.</w:t>
            </w:r>
            <w:r w:rsidRPr="00125E11">
              <w:rPr>
                <w:rFonts w:ascii="Calibri" w:hAnsi="Calibri"/>
                <w:spacing w:val="4"/>
                <w:szCs w:val="21"/>
                <w:vertAlign w:val="superscript"/>
                <w:lang w:eastAsia="en-US"/>
              </w:rPr>
              <w:footnoteReference w:id="27"/>
            </w:r>
          </w:p>
        </w:tc>
      </w:tr>
      <w:tr w:rsidRPr="00125E11" w:rsidR="0005761B" w14:paraId="2ABE6CA3"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4673" w:type="dxa"/>
          </w:tcPr>
          <w:p w:rsidRPr="00125E11" w:rsidR="0005761B" w:rsidRDefault="0005761B" w14:paraId="0942B49A" w14:textId="77777777">
            <w:pPr>
              <w:rPr>
                <w:rFonts w:ascii="Calibri" w:hAnsi="Calibri"/>
                <w:spacing w:val="4"/>
                <w:szCs w:val="21"/>
                <w:lang w:eastAsia="en-US"/>
              </w:rPr>
            </w:pPr>
            <w:r w:rsidRPr="00125E11">
              <w:rPr>
                <w:rFonts w:ascii="Calibri" w:hAnsi="Calibri"/>
                <w:spacing w:val="4"/>
                <w:szCs w:val="21"/>
                <w:lang w:eastAsia="en-US"/>
              </w:rPr>
              <w:t xml:space="preserve"># Incident per 100 flights - incidents are any unwanted occurrences that could have a negative impact on the safety of a flight operation. All incidents in our flight operations are recorded, so we will be able to precisely determine if there is an improvement. </w:t>
            </w:r>
          </w:p>
        </w:tc>
        <w:tc>
          <w:tcPr>
            <w:tcW w:w="344" w:type="dxa"/>
          </w:tcPr>
          <w:p w:rsidRPr="00125E11" w:rsidR="0005761B" w:rsidRDefault="0005761B" w14:paraId="5F173443" w14:textId="77777777">
            <w:pPr>
              <w:rPr>
                <w:rFonts w:ascii="Calibri" w:hAnsi="Calibri"/>
                <w:szCs w:val="21"/>
                <w:lang w:eastAsia="en-US"/>
              </w:rPr>
            </w:pPr>
            <w:r w:rsidRPr="00125E11">
              <w:rPr>
                <w:rFonts w:ascii="Calibri" w:hAnsi="Calibri"/>
                <w:spacing w:val="4"/>
                <w:szCs w:val="21"/>
                <w:lang w:eastAsia="en-US"/>
              </w:rPr>
              <w:t>Current estimation: around 10 per hundred flights</w:t>
            </w:r>
          </w:p>
        </w:tc>
        <w:tc>
          <w:tcPr>
            <w:tcW w:w="2774" w:type="dxa"/>
          </w:tcPr>
          <w:p w:rsidRPr="00125E11" w:rsidR="0005761B" w:rsidRDefault="0005761B" w14:paraId="183CD0A6" w14:textId="77777777">
            <w:pPr>
              <w:rPr>
                <w:rFonts w:ascii="Calibri" w:hAnsi="Calibri"/>
                <w:szCs w:val="21"/>
                <w:lang w:eastAsia="en-US"/>
              </w:rPr>
            </w:pPr>
            <w:r w:rsidRPr="00125E11">
              <w:rPr>
                <w:rFonts w:ascii="Calibri" w:hAnsi="Calibri"/>
                <w:spacing w:val="4"/>
                <w:szCs w:val="21"/>
                <w:lang w:eastAsia="en-US"/>
              </w:rPr>
              <w:t>There is a high variability to such measures, and they depend on more factors than the quality of the developed situational awareness platform. However, the first measure has a direct impact on ADLC’s financial viability, and it will only be possible to increase it if it coincides with a decrease of the second.</w:t>
            </w:r>
          </w:p>
        </w:tc>
        <w:tc>
          <w:tcPr>
            <w:tcW w:w="1418" w:type="dxa"/>
          </w:tcPr>
          <w:p w:rsidRPr="00125E11" w:rsidR="0005761B" w:rsidRDefault="0005761B" w14:paraId="701D2FC4" w14:textId="77777777">
            <w:pPr>
              <w:rPr>
                <w:rFonts w:ascii="Calibri" w:hAnsi="Calibri"/>
                <w:szCs w:val="21"/>
                <w:lang w:eastAsia="en-US"/>
              </w:rPr>
            </w:pPr>
            <w:r w:rsidRPr="00125E11">
              <w:rPr>
                <w:rFonts w:ascii="Calibri" w:hAnsi="Calibri"/>
                <w:spacing w:val="4"/>
                <w:szCs w:val="21"/>
                <w:lang w:eastAsia="en-US"/>
              </w:rPr>
              <w:t>Current estimation: around 10 per hundred flights</w:t>
            </w:r>
            <w:r w:rsidRPr="00125E11">
              <w:rPr>
                <w:rFonts w:ascii="Calibri" w:hAnsi="Calibri"/>
                <w:spacing w:val="4"/>
                <w:szCs w:val="21"/>
                <w:vertAlign w:val="superscript"/>
                <w:lang w:eastAsia="en-US"/>
              </w:rPr>
              <w:footnoteReference w:id="28"/>
            </w:r>
          </w:p>
        </w:tc>
      </w:tr>
      <w:tr w:rsidRPr="00125E11" w:rsidR="0005761B" w14:paraId="3CDFCE3A"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4673" w:type="dxa"/>
          </w:tcPr>
          <w:p w:rsidRPr="00125E11" w:rsidR="0005761B" w:rsidRDefault="0005761B" w14:paraId="665A7B8F" w14:textId="77777777">
            <w:pPr>
              <w:rPr>
                <w:rFonts w:ascii="Calibri" w:hAnsi="Calibri"/>
                <w:spacing w:val="4"/>
                <w:szCs w:val="21"/>
                <w:lang w:eastAsia="en-US"/>
              </w:rPr>
            </w:pPr>
            <w:r w:rsidRPr="00125E11">
              <w:rPr>
                <w:rFonts w:ascii="Calibri" w:hAnsi="Calibri"/>
                <w:spacing w:val="4"/>
                <w:szCs w:val="21"/>
                <w:lang w:eastAsia="en-US"/>
              </w:rPr>
              <w:t>Time to respond to incidents. Generally, faster response prevent escalation</w:t>
            </w:r>
          </w:p>
        </w:tc>
        <w:tc>
          <w:tcPr>
            <w:tcW w:w="344" w:type="dxa"/>
          </w:tcPr>
          <w:p w:rsidRPr="00125E11" w:rsidR="0005761B" w:rsidRDefault="0005761B" w14:paraId="38430EB1" w14:textId="77777777">
            <w:pPr>
              <w:rPr>
                <w:rFonts w:ascii="Calibri" w:hAnsi="Calibri"/>
                <w:szCs w:val="21"/>
                <w:lang w:eastAsia="en-US"/>
              </w:rPr>
            </w:pPr>
            <w:r w:rsidRPr="00125E11">
              <w:rPr>
                <w:rFonts w:ascii="Calibri" w:hAnsi="Calibri"/>
                <w:spacing w:val="4"/>
                <w:szCs w:val="21"/>
                <w:lang w:eastAsia="en-US"/>
              </w:rPr>
              <w:t>Up to 30 seconds</w:t>
            </w:r>
          </w:p>
        </w:tc>
        <w:tc>
          <w:tcPr>
            <w:tcW w:w="2774" w:type="dxa"/>
          </w:tcPr>
          <w:p w:rsidRPr="00125E11" w:rsidR="0005761B" w:rsidRDefault="0005761B" w14:paraId="7F976BCC" w14:textId="77777777">
            <w:pPr>
              <w:rPr>
                <w:rFonts w:ascii="Calibri" w:hAnsi="Calibri"/>
                <w:szCs w:val="21"/>
                <w:lang w:eastAsia="en-US"/>
              </w:rPr>
            </w:pPr>
            <w:r w:rsidRPr="00125E11">
              <w:rPr>
                <w:rFonts w:ascii="Calibri" w:hAnsi="Calibri"/>
                <w:spacing w:val="4"/>
                <w:szCs w:val="21"/>
                <w:lang w:eastAsia="en-US"/>
              </w:rPr>
              <w:t>Less than 5 seconds</w:t>
            </w:r>
          </w:p>
        </w:tc>
        <w:tc>
          <w:tcPr>
            <w:tcW w:w="1418" w:type="dxa"/>
          </w:tcPr>
          <w:p w:rsidRPr="00125E11" w:rsidR="0005761B" w:rsidRDefault="0005761B" w14:paraId="6F0F6698" w14:textId="77777777">
            <w:pPr>
              <w:rPr>
                <w:rFonts w:ascii="Calibri" w:hAnsi="Calibri"/>
                <w:szCs w:val="21"/>
                <w:highlight w:val="yellow"/>
                <w:lang w:eastAsia="en-US"/>
              </w:rPr>
            </w:pPr>
            <w:r w:rsidRPr="00125E11">
              <w:rPr>
                <w:rFonts w:ascii="Calibri" w:hAnsi="Calibri"/>
                <w:spacing w:val="4"/>
                <w:szCs w:val="21"/>
                <w:lang w:eastAsia="en-US"/>
              </w:rPr>
              <w:t>Up to 30 seconds</w:t>
            </w:r>
            <w:r w:rsidRPr="00125E11">
              <w:rPr>
                <w:rFonts w:ascii="Calibri" w:hAnsi="Calibri"/>
                <w:spacing w:val="4"/>
                <w:szCs w:val="21"/>
                <w:vertAlign w:val="superscript"/>
                <w:lang w:eastAsia="en-US"/>
              </w:rPr>
              <w:footnoteReference w:id="29"/>
            </w:r>
          </w:p>
        </w:tc>
      </w:tr>
    </w:tbl>
    <w:p w:rsidRPr="00125E11" w:rsidR="0005761B" w:rsidP="0005761B" w:rsidRDefault="0005761B" w14:paraId="70F76E65" w14:textId="77777777">
      <w:pPr>
        <w:spacing w:line="288" w:lineRule="auto"/>
        <w:ind w:left="720"/>
        <w:jc w:val="both"/>
        <w:rPr>
          <w:rFonts w:ascii="Calibri" w:hAnsi="Calibri"/>
          <w:color w:val="000000"/>
          <w:spacing w:val="4"/>
          <w:sz w:val="22"/>
        </w:rPr>
      </w:pPr>
    </w:p>
    <w:p w:rsidRPr="00C87B7F" w:rsidR="0005761B" w:rsidP="00804EA2" w:rsidRDefault="0005761B" w14:paraId="3A11A3E8" w14:textId="77777777">
      <w:pPr>
        <w:pStyle w:val="BodyText"/>
      </w:pPr>
    </w:p>
    <w:p w:rsidRPr="00C87B7F" w:rsidR="00C87B7F" w:rsidP="00C87B7F" w:rsidRDefault="00C87B7F" w14:paraId="4ED498FE" w14:textId="77777777">
      <w:pPr>
        <w:pStyle w:val="BodyText"/>
      </w:pPr>
    </w:p>
    <w:p w:rsidRPr="00C87B7F" w:rsidR="00C87B7F" w:rsidP="00244374" w:rsidRDefault="00244374" w14:paraId="4EFEE6B8" w14:textId="77777777">
      <w:pPr>
        <w:pStyle w:val="Heading2"/>
        <w:rPr>
          <w:rStyle w:val="fadeinm1hgl8"/>
          <w:szCs w:val="20"/>
        </w:rPr>
      </w:pPr>
      <w:bookmarkStart w:name="_Toc202454829" w:id="50"/>
      <w:r w:rsidRPr="00204DDE">
        <w:rPr>
          <w:rStyle w:val="fadeinm1hgl8"/>
        </w:rPr>
        <w:t>UC</w:t>
      </w:r>
      <w:r w:rsidRPr="00204DDE" w:rsidR="00CA2771">
        <w:rPr>
          <w:rStyle w:val="fadeinm1hgl8"/>
        </w:rPr>
        <w:t xml:space="preserve"> 9 </w:t>
      </w:r>
      <w:r w:rsidRPr="00204DDE">
        <w:rPr>
          <w:rStyle w:val="fadeinm1hgl8"/>
        </w:rPr>
        <w:t>-</w:t>
      </w:r>
      <w:r w:rsidRPr="00204DDE" w:rsidR="00CA2771">
        <w:rPr>
          <w:rStyle w:val="fadeinm1hgl8"/>
        </w:rPr>
        <w:t xml:space="preserve"> Situational awareness and secure management of digital twin assets</w:t>
      </w:r>
      <w:bookmarkEnd w:id="50"/>
    </w:p>
    <w:p w:rsidR="00804EA2" w:rsidP="00804EA2" w:rsidRDefault="00804EA2" w14:paraId="5BF1D151" w14:textId="77777777">
      <w:pPr>
        <w:pStyle w:val="Heading3"/>
      </w:pPr>
      <w:r>
        <w:t>Contribution to 2</w:t>
      </w:r>
      <w:r w:rsidRPr="007C292B">
        <w:rPr>
          <w:vertAlign w:val="superscript"/>
        </w:rPr>
        <w:t>nd</w:t>
      </w:r>
      <w:r>
        <w:t xml:space="preserve"> year demonstration x</w:t>
      </w:r>
    </w:p>
    <w:p w:rsidR="00804EA2" w:rsidP="00804EA2" w:rsidRDefault="00804EA2" w14:paraId="66F7ECF6" w14:textId="77777777">
      <w:pPr>
        <w:rPr>
          <w:lang w:val="en-US"/>
        </w:rPr>
      </w:pPr>
    </w:p>
    <w:p w:rsidR="00804EA2" w:rsidP="00804EA2" w:rsidRDefault="00804EA2" w14:paraId="4533F92D" w14:textId="77777777">
      <w:pPr>
        <w:rPr>
          <w:lang w:val="en-US"/>
        </w:rPr>
      </w:pPr>
    </w:p>
    <w:p w:rsidRPr="00AF7A8C" w:rsidR="00804EA2" w:rsidP="00804EA2" w:rsidRDefault="00804EA2" w14:paraId="75EB1AF8" w14:textId="77777777">
      <w:pPr>
        <w:pStyle w:val="Heading3"/>
      </w:pPr>
      <w:r>
        <w:t>Discussion and estimation of the targeted KPI</w:t>
      </w:r>
    </w:p>
    <w:p w:rsidRPr="00C87B7F" w:rsidR="00804EA2" w:rsidP="00804EA2" w:rsidRDefault="00804EA2" w14:paraId="5776A450" w14:textId="77777777">
      <w:pPr>
        <w:pStyle w:val="BodyText"/>
      </w:pPr>
    </w:p>
    <w:p w:rsidRPr="0005761B" w:rsidR="0005761B" w:rsidP="0005761B" w:rsidRDefault="0005761B" w14:paraId="2D04C48D" w14:textId="77777777">
      <w:pPr>
        <w:numPr>
          <w:ilvl w:val="0"/>
          <w:numId w:val="33"/>
        </w:numPr>
        <w:spacing w:after="200" w:line="276" w:lineRule="auto"/>
        <w:rPr>
          <w:rFonts w:ascii="Calibri" w:hAnsi="Calibri" w:eastAsia="Calibri" w:cs="Arial"/>
          <w:sz w:val="22"/>
          <w:szCs w:val="21"/>
          <w:lang w:eastAsia="en-US"/>
        </w:rPr>
      </w:pPr>
      <w:r w:rsidRPr="0005761B">
        <w:rPr>
          <w:rFonts w:eastAsia="Calibri" w:cs="Arial"/>
          <w:color w:val="000000"/>
          <w:szCs w:val="20"/>
          <w:lang w:val="en-US" w:eastAsia="en-US"/>
        </w:rPr>
        <w:t>KPI : secure management of cyber physical asset (UC 9</w:t>
      </w:r>
      <w:r w:rsidRPr="0005761B">
        <w:rPr>
          <w:rFonts w:ascii="Calibri" w:hAnsi="Calibri" w:eastAsia="Calibri" w:cs="Arial"/>
          <w:sz w:val="22"/>
          <w:szCs w:val="21"/>
          <w:lang w:eastAsia="en-US"/>
        </w:rPr>
        <w:t>)</w:t>
      </w:r>
      <w:r w:rsidRPr="0005761B">
        <w:rPr>
          <w:rFonts w:ascii="Calibri" w:hAnsi="Calibri" w:eastAsia="Calibri" w:cs="Arial"/>
          <w:sz w:val="22"/>
          <w:szCs w:val="21"/>
          <w:highlight w:val="yellow"/>
          <w:lang w:eastAsia="en-US"/>
        </w:rPr>
        <w:t xml:space="preserve"> </w:t>
      </w:r>
    </w:p>
    <w:tbl>
      <w:tblPr>
        <w:tblStyle w:val="TableGrid9"/>
        <w:tblW w:w="9209" w:type="dxa"/>
        <w:tblLook w:val="04A0" w:firstRow="1" w:lastRow="0" w:firstColumn="1" w:lastColumn="0" w:noHBand="0" w:noVBand="1"/>
      </w:tblPr>
      <w:tblGrid>
        <w:gridCol w:w="3509"/>
        <w:gridCol w:w="1606"/>
        <w:gridCol w:w="2488"/>
        <w:gridCol w:w="1606"/>
      </w:tblGrid>
      <w:tr w:rsidRPr="0005761B" w:rsidR="0005761B" w14:paraId="78805DE0" w14:textId="77777777">
        <w:trPr>
          <w:cnfStyle w:val="100000000000" w:firstRow="1" w:lastRow="0" w:firstColumn="0" w:lastColumn="0" w:oddVBand="0" w:evenVBand="0" w:oddHBand="0" w:evenHBand="0" w:firstRowFirstColumn="0" w:firstRowLastColumn="0" w:lastRowFirstColumn="0" w:lastRowLastColumn="0"/>
        </w:trPr>
        <w:tc>
          <w:tcPr>
            <w:tcW w:w="3578" w:type="dxa"/>
          </w:tcPr>
          <w:p w:rsidRPr="0005761B" w:rsidR="0005761B" w:rsidP="0005761B" w:rsidRDefault="0005761B" w14:paraId="2AF50E65" w14:textId="77777777">
            <w:pPr>
              <w:rPr>
                <w:rFonts w:ascii="Calibri" w:hAnsi="Calibri"/>
                <w:szCs w:val="21"/>
                <w:lang w:eastAsia="en-US"/>
              </w:rPr>
            </w:pPr>
            <w:r w:rsidRPr="0005761B">
              <w:rPr>
                <w:rFonts w:ascii="Calibri" w:hAnsi="Calibri"/>
                <w:szCs w:val="21"/>
                <w:lang w:eastAsia="en-US"/>
              </w:rPr>
              <w:t>Name of the KPI</w:t>
            </w:r>
          </w:p>
        </w:tc>
        <w:tc>
          <w:tcPr>
            <w:tcW w:w="1606" w:type="dxa"/>
          </w:tcPr>
          <w:p w:rsidRPr="0005761B" w:rsidR="0005761B" w:rsidP="0005761B" w:rsidRDefault="0005761B" w14:paraId="163602E0" w14:textId="77777777">
            <w:pPr>
              <w:jc w:val="center"/>
              <w:rPr>
                <w:rFonts w:ascii="Calibri" w:hAnsi="Calibri"/>
                <w:szCs w:val="21"/>
                <w:lang w:eastAsia="en-US"/>
              </w:rPr>
            </w:pPr>
            <w:r w:rsidRPr="0005761B">
              <w:rPr>
                <w:rFonts w:ascii="Calibri" w:hAnsi="Calibri"/>
                <w:szCs w:val="21"/>
                <w:lang w:eastAsia="en-US"/>
              </w:rPr>
              <w:t>Initial value</w:t>
            </w:r>
          </w:p>
        </w:tc>
        <w:tc>
          <w:tcPr>
            <w:tcW w:w="2520" w:type="dxa"/>
          </w:tcPr>
          <w:p w:rsidRPr="0005761B" w:rsidR="0005761B" w:rsidP="0005761B" w:rsidRDefault="0005761B" w14:paraId="3118F81C" w14:textId="77777777">
            <w:pPr>
              <w:jc w:val="center"/>
              <w:rPr>
                <w:rFonts w:ascii="Calibri" w:hAnsi="Calibri"/>
                <w:szCs w:val="21"/>
                <w:lang w:eastAsia="en-US"/>
              </w:rPr>
            </w:pPr>
            <w:r w:rsidRPr="0005761B">
              <w:rPr>
                <w:rFonts w:ascii="Calibri" w:hAnsi="Calibri"/>
                <w:szCs w:val="21"/>
                <w:lang w:eastAsia="en-US"/>
              </w:rPr>
              <w:t>Targeted value</w:t>
            </w:r>
          </w:p>
        </w:tc>
        <w:tc>
          <w:tcPr>
            <w:tcW w:w="1505" w:type="dxa"/>
          </w:tcPr>
          <w:p w:rsidRPr="0005761B" w:rsidR="0005761B" w:rsidP="0005761B" w:rsidRDefault="0005761B" w14:paraId="25F30E82" w14:textId="77777777">
            <w:pPr>
              <w:jc w:val="center"/>
              <w:rPr>
                <w:rFonts w:ascii="Calibri" w:hAnsi="Calibri"/>
                <w:szCs w:val="21"/>
                <w:lang w:eastAsia="en-US"/>
              </w:rPr>
            </w:pPr>
            <w:r w:rsidRPr="0005761B">
              <w:rPr>
                <w:rFonts w:ascii="Calibri" w:hAnsi="Calibri"/>
                <w:szCs w:val="21"/>
                <w:lang w:eastAsia="en-US"/>
              </w:rPr>
              <w:t>Current value</w:t>
            </w:r>
          </w:p>
        </w:tc>
      </w:tr>
      <w:tr w:rsidRPr="0005761B" w:rsidR="0005761B" w14:paraId="7FFE9A81"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3578" w:type="dxa"/>
          </w:tcPr>
          <w:p w:rsidRPr="0005761B" w:rsidR="0005761B" w:rsidP="0005761B" w:rsidRDefault="0005761B" w14:paraId="6F9E539B" w14:textId="77777777">
            <w:pPr>
              <w:rPr>
                <w:rFonts w:ascii="Calibri" w:hAnsi="Calibri"/>
                <w:i/>
                <w:szCs w:val="21"/>
                <w:u w:val="single"/>
                <w:lang w:eastAsia="en-US"/>
              </w:rPr>
            </w:pPr>
            <w:r w:rsidRPr="0005761B">
              <w:rPr>
                <w:rFonts w:ascii="Calibri" w:hAnsi="Calibri"/>
                <w:spacing w:val="4"/>
                <w:szCs w:val="21"/>
                <w:lang w:eastAsia="en-US"/>
              </w:rPr>
              <w:t xml:space="preserve">Update of the Capture server software and Capture edge and industrial device control software and parameters can be realized in a secured way. This means all measures are taken to ensure a safe state in which updates, validation and rollback is possible in case of detected problems. The validation of correct behaviour must be possible by comparing in real-time the physical behaviour to the simulated Digital Twin behaviour, while ensuring no physical harm can be done by unexpected actions. The measurable indicator is the demonstration of such update scenarios in </w:t>
            </w:r>
            <w:proofErr w:type="spellStart"/>
            <w:r w:rsidRPr="0005761B">
              <w:rPr>
                <w:rFonts w:ascii="Calibri" w:hAnsi="Calibri"/>
                <w:spacing w:val="4"/>
                <w:szCs w:val="21"/>
                <w:lang w:eastAsia="en-US"/>
              </w:rPr>
              <w:t>Vintecc</w:t>
            </w:r>
            <w:proofErr w:type="spellEnd"/>
            <w:r w:rsidRPr="0005761B">
              <w:rPr>
                <w:rFonts w:ascii="Calibri" w:hAnsi="Calibri"/>
                <w:spacing w:val="4"/>
                <w:szCs w:val="21"/>
                <w:lang w:eastAsia="en-US"/>
              </w:rPr>
              <w:t xml:space="preserve"> lab environment open to the critical remarks and investigation by the consortium partners.</w:t>
            </w:r>
          </w:p>
        </w:tc>
        <w:tc>
          <w:tcPr>
            <w:tcW w:w="1606" w:type="dxa"/>
          </w:tcPr>
          <w:p w:rsidRPr="0005761B" w:rsidR="0005761B" w:rsidP="0005761B" w:rsidRDefault="0005761B" w14:paraId="27FA5D9E" w14:textId="77777777">
            <w:pPr>
              <w:rPr>
                <w:rFonts w:ascii="Calibri" w:hAnsi="Calibri"/>
                <w:szCs w:val="21"/>
                <w:lang w:eastAsia="en-US"/>
              </w:rPr>
            </w:pPr>
            <w:r w:rsidRPr="0005761B">
              <w:rPr>
                <w:rFonts w:ascii="Calibri" w:hAnsi="Calibri"/>
                <w:spacing w:val="4"/>
                <w:szCs w:val="21"/>
                <w:lang w:eastAsia="en-US"/>
              </w:rPr>
              <w:t>Capture Edge and other edge software can be updated in a Linux and Windows environment, but not in a Docker environment. Validation and rollbacks are done manually.</w:t>
            </w:r>
          </w:p>
        </w:tc>
        <w:tc>
          <w:tcPr>
            <w:tcW w:w="2520" w:type="dxa"/>
          </w:tcPr>
          <w:p w:rsidRPr="0005761B" w:rsidR="0005761B" w:rsidP="0005761B" w:rsidRDefault="0005761B" w14:paraId="4AE63710" w14:textId="77777777">
            <w:pPr>
              <w:rPr>
                <w:rFonts w:ascii="Calibri" w:hAnsi="Calibri"/>
                <w:szCs w:val="21"/>
                <w:lang w:eastAsia="en-US"/>
              </w:rPr>
            </w:pPr>
            <w:r w:rsidRPr="0005761B">
              <w:rPr>
                <w:rFonts w:ascii="Calibri" w:hAnsi="Calibri"/>
                <w:spacing w:val="4"/>
                <w:szCs w:val="21"/>
                <w:lang w:eastAsia="en-US"/>
              </w:rPr>
              <w:t>We demonstrate we can update Capture Edge and other edge software in a container environment in a safe manner.</w:t>
            </w:r>
          </w:p>
        </w:tc>
        <w:tc>
          <w:tcPr>
            <w:tcW w:w="1505" w:type="dxa"/>
          </w:tcPr>
          <w:p w:rsidRPr="0005761B" w:rsidR="0005761B" w:rsidP="0005761B" w:rsidRDefault="0005761B" w14:paraId="7CDB3148" w14:textId="77777777">
            <w:pPr>
              <w:rPr>
                <w:rFonts w:ascii="Calibri" w:hAnsi="Calibri" w:eastAsia="Calibri" w:cs="Calibri"/>
                <w:color w:val="000000"/>
                <w:sz w:val="16"/>
                <w:szCs w:val="16"/>
                <w:lang w:eastAsia="en-US"/>
              </w:rPr>
            </w:pPr>
            <w:r w:rsidRPr="0005761B">
              <w:rPr>
                <w:rFonts w:ascii="Calibri" w:hAnsi="Calibri"/>
                <w:szCs w:val="21"/>
                <w:lang w:eastAsia="en-US"/>
              </w:rPr>
              <w:t>Windows, Linux support, partial support for Docker containers</w:t>
            </w:r>
            <w:r w:rsidRPr="0005761B">
              <w:rPr>
                <w:rFonts w:ascii="Calibri" w:hAnsi="Calibri"/>
                <w:spacing w:val="4"/>
                <w:szCs w:val="21"/>
                <w:lang w:eastAsia="en-US"/>
              </w:rPr>
              <w:t xml:space="preserve"> </w:t>
            </w:r>
            <w:r w:rsidRPr="0005761B">
              <w:rPr>
                <w:rFonts w:ascii="Calibri" w:hAnsi="Calibri" w:eastAsia="Calibri" w:cs="Calibri"/>
                <w:color w:val="000000"/>
                <w:sz w:val="16"/>
                <w:szCs w:val="16"/>
                <w:vertAlign w:val="superscript"/>
                <w:lang w:eastAsia="en-US"/>
              </w:rPr>
              <w:footnoteReference w:id="30"/>
            </w:r>
          </w:p>
        </w:tc>
      </w:tr>
      <w:tr w:rsidRPr="0005761B" w:rsidR="0005761B" w14:paraId="7A71C6D1"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3578" w:type="dxa"/>
          </w:tcPr>
          <w:p w:rsidRPr="0005761B" w:rsidR="0005761B" w:rsidP="0005761B" w:rsidRDefault="0005761B" w14:paraId="657A30BC" w14:textId="77777777">
            <w:pPr>
              <w:rPr>
                <w:rFonts w:ascii="Calibri" w:hAnsi="Calibri"/>
                <w:spacing w:val="4"/>
                <w:szCs w:val="21"/>
                <w:lang w:eastAsia="en-US"/>
              </w:rPr>
            </w:pPr>
            <w:r w:rsidRPr="0005761B">
              <w:rPr>
                <w:rFonts w:ascii="Calibri" w:hAnsi="Calibri"/>
                <w:spacing w:val="4"/>
                <w:szCs w:val="21"/>
                <w:lang w:eastAsia="en-US"/>
              </w:rPr>
              <w:t>Total trusted access control is realised on all levels (capture server, edge controller and industrial device) avoiding any unwanted intrusion. This will be verified by an expert subcontracting organisation using all her experience to try and access on each of the possible levels to take over control. This test should be 100% successful in terms of protection.</w:t>
            </w:r>
          </w:p>
        </w:tc>
        <w:tc>
          <w:tcPr>
            <w:tcW w:w="1606" w:type="dxa"/>
          </w:tcPr>
          <w:p w:rsidRPr="0005761B" w:rsidR="0005761B" w:rsidP="0005761B" w:rsidRDefault="0005761B" w14:paraId="1BAC8F77" w14:textId="77777777">
            <w:pPr>
              <w:rPr>
                <w:rFonts w:ascii="Calibri" w:hAnsi="Calibri"/>
                <w:spacing w:val="4"/>
                <w:szCs w:val="21"/>
                <w:lang w:eastAsia="en-US"/>
              </w:rPr>
            </w:pPr>
            <w:r w:rsidRPr="0005761B">
              <w:rPr>
                <w:rFonts w:ascii="Calibri" w:hAnsi="Calibri"/>
                <w:spacing w:val="4"/>
                <w:szCs w:val="21"/>
                <w:lang w:eastAsia="en-US"/>
              </w:rPr>
              <w:t>No expert subcontracting organisation has tested the security of remote updates.</w:t>
            </w:r>
          </w:p>
        </w:tc>
        <w:tc>
          <w:tcPr>
            <w:tcW w:w="2520" w:type="dxa"/>
          </w:tcPr>
          <w:p w:rsidRPr="0005761B" w:rsidR="0005761B" w:rsidP="0005761B" w:rsidRDefault="0005761B" w14:paraId="460882AD" w14:textId="77777777">
            <w:pPr>
              <w:rPr>
                <w:rFonts w:ascii="Calibri" w:hAnsi="Calibri"/>
                <w:spacing w:val="4"/>
                <w:szCs w:val="21"/>
                <w:lang w:eastAsia="en-US"/>
              </w:rPr>
            </w:pPr>
            <w:r w:rsidRPr="0005761B">
              <w:rPr>
                <w:rFonts w:ascii="Calibri" w:hAnsi="Calibri"/>
                <w:spacing w:val="4"/>
                <w:szCs w:val="21"/>
                <w:lang w:eastAsia="en-US"/>
              </w:rPr>
              <w:t>The expert subcontracting organisation rapports that the remote updates done by Capture are secure.</w:t>
            </w:r>
          </w:p>
        </w:tc>
        <w:tc>
          <w:tcPr>
            <w:tcW w:w="1505" w:type="dxa"/>
          </w:tcPr>
          <w:p w:rsidRPr="0005761B" w:rsidR="0005761B" w:rsidP="0005761B" w:rsidRDefault="0005761B" w14:paraId="4F89F466" w14:textId="77777777">
            <w:pPr>
              <w:rPr>
                <w:rFonts w:ascii="Calibri" w:hAnsi="Calibri"/>
                <w:spacing w:val="4"/>
                <w:szCs w:val="21"/>
                <w:lang w:eastAsia="en-US"/>
              </w:rPr>
            </w:pPr>
            <w:r w:rsidRPr="0005761B">
              <w:rPr>
                <w:rFonts w:ascii="Calibri" w:hAnsi="Calibri"/>
                <w:spacing w:val="4"/>
                <w:szCs w:val="21"/>
                <w:lang w:eastAsia="en-US"/>
              </w:rPr>
              <w:t>No expert subcontracting organisation has tested the security of remote updates.</w:t>
            </w:r>
          </w:p>
        </w:tc>
      </w:tr>
      <w:tr w:rsidRPr="0005761B" w:rsidR="0005761B" w14:paraId="4493BA32"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3578" w:type="dxa"/>
          </w:tcPr>
          <w:p w:rsidRPr="0005761B" w:rsidR="0005761B" w:rsidP="0005761B" w:rsidRDefault="0005761B" w14:paraId="79E530FD" w14:textId="77777777">
            <w:pPr>
              <w:rPr>
                <w:rFonts w:ascii="Calibri" w:hAnsi="Calibri"/>
                <w:spacing w:val="4"/>
                <w:szCs w:val="21"/>
                <w:lang w:eastAsia="en-US"/>
              </w:rPr>
            </w:pPr>
            <w:r w:rsidRPr="0005761B">
              <w:rPr>
                <w:rFonts w:ascii="Calibri" w:hAnsi="Calibri"/>
                <w:spacing w:val="4"/>
                <w:szCs w:val="21"/>
                <w:lang w:eastAsia="en-US"/>
              </w:rPr>
              <w:t xml:space="preserve">Based on the results of this project </w:t>
            </w:r>
            <w:proofErr w:type="spellStart"/>
            <w:r w:rsidRPr="0005761B">
              <w:rPr>
                <w:rFonts w:ascii="Calibri" w:hAnsi="Calibri"/>
                <w:spacing w:val="4"/>
                <w:szCs w:val="21"/>
                <w:lang w:eastAsia="en-US"/>
              </w:rPr>
              <w:t>Vintecc</w:t>
            </w:r>
            <w:proofErr w:type="spellEnd"/>
            <w:r w:rsidRPr="0005761B">
              <w:rPr>
                <w:rFonts w:ascii="Calibri" w:hAnsi="Calibri"/>
                <w:spacing w:val="4"/>
                <w:szCs w:val="21"/>
                <w:lang w:eastAsia="en-US"/>
              </w:rPr>
              <w:t xml:space="preserve"> will define a strategy to continuously maximise its software protection against new cyber security dangers threats to be able to ensure its customers on building and maintaining safe and reliable solutions.</w:t>
            </w:r>
          </w:p>
        </w:tc>
        <w:tc>
          <w:tcPr>
            <w:tcW w:w="1606" w:type="dxa"/>
          </w:tcPr>
          <w:p w:rsidRPr="0005761B" w:rsidR="0005761B" w:rsidP="0005761B" w:rsidRDefault="0005761B" w14:paraId="68955DDB" w14:textId="77777777">
            <w:pPr>
              <w:rPr>
                <w:rFonts w:ascii="Calibri" w:hAnsi="Calibri"/>
                <w:spacing w:val="4"/>
                <w:szCs w:val="21"/>
                <w:lang w:eastAsia="en-US"/>
              </w:rPr>
            </w:pPr>
            <w:r w:rsidRPr="0005761B">
              <w:rPr>
                <w:rFonts w:ascii="Calibri" w:hAnsi="Calibri"/>
                <w:spacing w:val="4"/>
                <w:szCs w:val="21"/>
                <w:lang w:eastAsia="en-US"/>
              </w:rPr>
              <w:t>We don’t have a general strategy to keep edge devices up to date and secure, these are done case by case.</w:t>
            </w:r>
          </w:p>
        </w:tc>
        <w:tc>
          <w:tcPr>
            <w:tcW w:w="2520" w:type="dxa"/>
          </w:tcPr>
          <w:p w:rsidRPr="0005761B" w:rsidR="0005761B" w:rsidP="0005761B" w:rsidRDefault="0005761B" w14:paraId="453E95D1" w14:textId="77777777">
            <w:pPr>
              <w:rPr>
                <w:rFonts w:ascii="Calibri" w:hAnsi="Calibri"/>
                <w:spacing w:val="4"/>
                <w:szCs w:val="21"/>
                <w:lang w:eastAsia="en-US"/>
              </w:rPr>
            </w:pPr>
            <w:r w:rsidRPr="0005761B">
              <w:rPr>
                <w:rFonts w:ascii="Calibri" w:hAnsi="Calibri"/>
                <w:spacing w:val="4"/>
                <w:szCs w:val="21"/>
                <w:lang w:eastAsia="en-US"/>
              </w:rPr>
              <w:t>We have a general strategy to keep edge devices up to date and secure.</w:t>
            </w:r>
          </w:p>
        </w:tc>
        <w:tc>
          <w:tcPr>
            <w:tcW w:w="1505" w:type="dxa"/>
          </w:tcPr>
          <w:p w:rsidRPr="0005761B" w:rsidR="0005761B" w:rsidP="0005761B" w:rsidRDefault="0005761B" w14:paraId="0D06450D" w14:textId="77777777">
            <w:pPr>
              <w:rPr>
                <w:rFonts w:ascii="Calibri" w:hAnsi="Calibri"/>
                <w:szCs w:val="21"/>
                <w:lang w:eastAsia="en-US"/>
              </w:rPr>
            </w:pPr>
            <w:r w:rsidRPr="0005761B">
              <w:rPr>
                <w:rFonts w:ascii="Calibri" w:hAnsi="Calibri"/>
                <w:szCs w:val="21"/>
                <w:lang w:eastAsia="en-US"/>
              </w:rPr>
              <w:t xml:space="preserve">Security issues have been identified. Work has started to handle these issues. </w:t>
            </w:r>
            <w:r w:rsidRPr="0005761B">
              <w:rPr>
                <w:rFonts w:ascii="Calibri" w:hAnsi="Calibri"/>
                <w:szCs w:val="21"/>
                <w:vertAlign w:val="superscript"/>
                <w:lang w:eastAsia="en-US"/>
              </w:rPr>
              <w:footnoteReference w:id="31"/>
            </w:r>
          </w:p>
        </w:tc>
      </w:tr>
      <w:tr w:rsidRPr="0005761B" w:rsidR="0005761B" w14:paraId="0A90E15F"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3578" w:type="dxa"/>
          </w:tcPr>
          <w:p w:rsidRPr="0005761B" w:rsidR="0005761B" w:rsidP="0005761B" w:rsidRDefault="0005761B" w14:paraId="725AEC06" w14:textId="77777777">
            <w:pPr>
              <w:rPr>
                <w:rFonts w:ascii="Calibri" w:hAnsi="Calibri"/>
                <w:spacing w:val="4"/>
                <w:szCs w:val="21"/>
                <w:lang w:eastAsia="en-US"/>
              </w:rPr>
            </w:pPr>
            <w:proofErr w:type="spellStart"/>
            <w:r w:rsidRPr="0005761B">
              <w:rPr>
                <w:rFonts w:ascii="Calibri" w:hAnsi="Calibri"/>
                <w:spacing w:val="4"/>
                <w:szCs w:val="21"/>
                <w:lang w:eastAsia="en-US"/>
              </w:rPr>
              <w:t>Vintecc</w:t>
            </w:r>
            <w:proofErr w:type="spellEnd"/>
            <w:r w:rsidRPr="0005761B">
              <w:rPr>
                <w:rFonts w:ascii="Calibri" w:hAnsi="Calibri"/>
                <w:spacing w:val="4"/>
                <w:szCs w:val="21"/>
                <w:lang w:eastAsia="en-US"/>
              </w:rPr>
              <w:t xml:space="preserve"> will design and develop an architecture to embed these cyber security concepts as integrated part of its existing “capture” and “dual” framework. This should allow for automated update testing as well as safe state pre-update and post-update actions.</w:t>
            </w:r>
          </w:p>
        </w:tc>
        <w:tc>
          <w:tcPr>
            <w:tcW w:w="1606" w:type="dxa"/>
          </w:tcPr>
          <w:p w:rsidRPr="0005761B" w:rsidR="0005761B" w:rsidP="0005761B" w:rsidRDefault="0005761B" w14:paraId="251D968C" w14:textId="77777777">
            <w:pPr>
              <w:rPr>
                <w:rFonts w:ascii="Calibri" w:hAnsi="Calibri"/>
                <w:spacing w:val="4"/>
                <w:szCs w:val="21"/>
                <w:lang w:eastAsia="en-US"/>
              </w:rPr>
            </w:pPr>
            <w:r w:rsidRPr="0005761B">
              <w:rPr>
                <w:rFonts w:ascii="Calibri" w:hAnsi="Calibri"/>
                <w:spacing w:val="4"/>
                <w:szCs w:val="21"/>
                <w:lang w:eastAsia="en-US"/>
              </w:rPr>
              <w:t>Edge updating is possible for Linux and Windows devices from the Capture cloud portal. This is not possible for container environments. We don’t have a mechanism that clearly indicates to the user when an update is required for security reasons.</w:t>
            </w:r>
          </w:p>
        </w:tc>
        <w:tc>
          <w:tcPr>
            <w:tcW w:w="2520" w:type="dxa"/>
          </w:tcPr>
          <w:p w:rsidRPr="0005761B" w:rsidR="0005761B" w:rsidP="0005761B" w:rsidRDefault="0005761B" w14:paraId="7B252FC7" w14:textId="77777777">
            <w:pPr>
              <w:rPr>
                <w:rFonts w:ascii="Calibri" w:hAnsi="Calibri"/>
                <w:spacing w:val="4"/>
                <w:szCs w:val="21"/>
                <w:lang w:eastAsia="en-US"/>
              </w:rPr>
            </w:pPr>
            <w:r w:rsidRPr="0005761B">
              <w:rPr>
                <w:rFonts w:ascii="Calibri" w:hAnsi="Calibri"/>
                <w:spacing w:val="4"/>
                <w:szCs w:val="21"/>
                <w:lang w:eastAsia="en-US"/>
              </w:rPr>
              <w:t>A user can update Capture Edge on all environments from the Capture portal. It is easy for the user to detect required updates, trigger the update and validate the results.</w:t>
            </w:r>
          </w:p>
        </w:tc>
        <w:tc>
          <w:tcPr>
            <w:tcW w:w="1505" w:type="dxa"/>
          </w:tcPr>
          <w:p w:rsidRPr="0005761B" w:rsidR="0005761B" w:rsidP="0005761B" w:rsidRDefault="0005761B" w14:paraId="5CA6EAF7" w14:textId="77777777">
            <w:pPr>
              <w:rPr>
                <w:rFonts w:ascii="Calibri" w:hAnsi="Calibri"/>
                <w:szCs w:val="21"/>
                <w:lang w:eastAsia="en-US"/>
              </w:rPr>
            </w:pPr>
            <w:r w:rsidRPr="0005761B">
              <w:rPr>
                <w:rFonts w:ascii="Calibri" w:hAnsi="Calibri"/>
                <w:szCs w:val="21"/>
                <w:lang w:eastAsia="en-US"/>
              </w:rPr>
              <w:t>An MVP of pre-update checks has been implemented and is currently being reviewed.</w:t>
            </w:r>
          </w:p>
        </w:tc>
      </w:tr>
    </w:tbl>
    <w:p w:rsidRPr="0005761B" w:rsidR="0005761B" w:rsidP="0005761B" w:rsidRDefault="0005761B" w14:paraId="7322B29B" w14:textId="77777777">
      <w:pPr>
        <w:spacing w:line="288" w:lineRule="auto"/>
        <w:ind w:left="720"/>
        <w:jc w:val="both"/>
        <w:rPr>
          <w:rFonts w:ascii="Calibri" w:hAnsi="Calibri"/>
          <w:color w:val="000000"/>
          <w:spacing w:val="4"/>
          <w:sz w:val="22"/>
        </w:rPr>
      </w:pPr>
    </w:p>
    <w:p w:rsidRPr="00204DDE" w:rsidR="00244374" w:rsidP="008050D8" w:rsidRDefault="00244374" w14:paraId="7CE78D04" w14:textId="3D09D181"/>
    <w:p w:rsidRPr="00204DDE" w:rsidR="00FB2C56" w:rsidP="00FB2C56" w:rsidRDefault="00FB2C56" w14:paraId="39BFB44A" w14:textId="77777777">
      <w:pPr>
        <w:rPr>
          <w:rStyle w:val="fadeinm1hgl8"/>
          <w:rFonts w:cs="Arial"/>
          <w:szCs w:val="20"/>
          <w:highlight w:val="yellow"/>
        </w:rPr>
      </w:pPr>
    </w:p>
    <w:p w:rsidR="00BB7D7E" w:rsidP="00BB7D7E" w:rsidRDefault="00BB7D7E" w14:paraId="7C0FAA7B" w14:textId="632943E7">
      <w:pPr>
        <w:pStyle w:val="Heading1"/>
        <w:rPr>
          <w:bCs/>
          <w:kern w:val="28"/>
          <w:sz w:val="28"/>
        </w:rPr>
      </w:pPr>
      <w:r>
        <w:rPr>
          <w:bCs/>
          <w:kern w:val="28"/>
          <w:sz w:val="28"/>
        </w:rPr>
        <w:t xml:space="preserve">Description of the demonstrations </w:t>
      </w:r>
      <w:r w:rsidR="000C37ED">
        <w:rPr>
          <w:bCs/>
          <w:kern w:val="28"/>
          <w:sz w:val="28"/>
        </w:rPr>
        <w:t>to be shown in the 2</w:t>
      </w:r>
      <w:r w:rsidRPr="000C37ED" w:rsidR="000C37ED">
        <w:rPr>
          <w:bCs/>
          <w:kern w:val="28"/>
          <w:sz w:val="28"/>
          <w:vertAlign w:val="superscript"/>
        </w:rPr>
        <w:t>nd</w:t>
      </w:r>
      <w:r w:rsidR="000C37ED">
        <w:rPr>
          <w:bCs/>
          <w:kern w:val="28"/>
          <w:sz w:val="28"/>
        </w:rPr>
        <w:t xml:space="preserve"> year review</w:t>
      </w:r>
    </w:p>
    <w:p w:rsidR="000C37ED" w:rsidP="000C37ED" w:rsidRDefault="000C37ED" w14:paraId="3728BA91" w14:textId="77777777">
      <w:pPr>
        <w:pStyle w:val="BodyText"/>
      </w:pPr>
    </w:p>
    <w:p w:rsidR="000C37ED" w:rsidP="000C37ED" w:rsidRDefault="3DFF0D3D" w14:paraId="3F5BE2F8" w14:textId="62E08DD0">
      <w:pPr>
        <w:pStyle w:val="Heading2"/>
      </w:pPr>
      <w:r>
        <w:t>Demonstration 1 &lt;</w:t>
      </w:r>
      <w:r w:rsidR="4AF77938">
        <w:t xml:space="preserve">Integrated UC1 Demonstration for Connected Factory Logistics </w:t>
      </w:r>
      <w:r>
        <w:t>&gt;</w:t>
      </w:r>
    </w:p>
    <w:p w:rsidR="185C4352" w:rsidP="2E5508A9" w:rsidRDefault="139475EB" w14:paraId="5318B9AF" w14:textId="7EFF75EA">
      <w:pPr>
        <w:pStyle w:val="BodyText"/>
        <w:jc w:val="both"/>
      </w:pPr>
      <w:r>
        <w:t xml:space="preserve">This integrated UC1 demonstration will present the contributions of ACD, Inovasyon and Otokar as a single unified factory logistics scenario. Otokar will provide the factory map, operational area information and in-factory logistics data. Using these inputs, Inovasyon will update the digital twin environment and represent forklift/AMR operations, routes, task execution, pick-up/drop-off operations and vehicle </w:t>
      </w:r>
      <w:proofErr w:type="spellStart"/>
      <w:r>
        <w:t>behavior</w:t>
      </w:r>
      <w:proofErr w:type="spellEnd"/>
      <w:r>
        <w:t xml:space="preserve">. ACD will use the </w:t>
      </w:r>
      <w:proofErr w:type="spellStart"/>
      <w:r>
        <w:t>VigilMesh</w:t>
      </w:r>
      <w:proofErr w:type="spellEnd"/>
      <w:r>
        <w:t xml:space="preserve"> platform as the operator-oriented monitoring environment, and the outputs from the digital twin, communication simulation and PHM components will be visualized on this platform.</w:t>
      </w:r>
    </w:p>
    <w:p w:rsidR="185C4352" w:rsidP="2E5508A9" w:rsidRDefault="185C4352" w14:paraId="4AFC0548" w14:textId="1703FE82">
      <w:pPr>
        <w:pStyle w:val="BodyText"/>
        <w:jc w:val="both"/>
      </w:pPr>
    </w:p>
    <w:p w:rsidR="185C4352" w:rsidP="2E5508A9" w:rsidRDefault="139475EB" w14:paraId="16E00F53" w14:textId="476BCE61">
      <w:pPr>
        <w:pStyle w:val="BodyText"/>
        <w:jc w:val="both"/>
      </w:pPr>
      <w:r>
        <w:t xml:space="preserve">The demonstration will show how factory logistics data can be transformed into a digital twin scenario and how the outputs of this scenario can be monitored through </w:t>
      </w:r>
      <w:proofErr w:type="spellStart"/>
      <w:r>
        <w:t>VigilMesh</w:t>
      </w:r>
      <w:proofErr w:type="spellEnd"/>
      <w:r>
        <w:t xml:space="preserve">. The platform will display vehicle location, task status, operational status, communication source, battery indicators, operation history, dashboard analyses and PHM outputs. The PHM page will not be presented as a separate and independent demonstration, but as an integrated page within </w:t>
      </w:r>
      <w:proofErr w:type="spellStart"/>
      <w:r>
        <w:t>VigilMesh</w:t>
      </w:r>
      <w:proofErr w:type="spellEnd"/>
      <w:r>
        <w:t>.</w:t>
      </w:r>
    </w:p>
    <w:p w:rsidR="185C4352" w:rsidP="2E5508A9" w:rsidRDefault="185C4352" w14:paraId="4553502B" w14:textId="62D6C57D">
      <w:pPr>
        <w:pStyle w:val="BodyText"/>
        <w:jc w:val="both"/>
      </w:pPr>
    </w:p>
    <w:p w:rsidR="185C4352" w:rsidP="2E5508A9" w:rsidRDefault="139475EB" w14:paraId="4801F259" w14:textId="24B7FEE9">
      <w:pPr>
        <w:pStyle w:val="BodyText"/>
        <w:jc w:val="both"/>
      </w:pPr>
      <w:r>
        <w:t>The 5G communication dimension will also be linked to the integrated scenario. Wi-Fi and 5G communication statuses will be simulated in the digital twin environment. The demonstration will show Wi-Fi connection loss, activation of the backup 5G communication path and visualization of the active communication source. In this way, it will be demonstrated that situational awareness can be maintained even when communication conditions change.</w:t>
      </w:r>
    </w:p>
    <w:p w:rsidR="185C4352" w:rsidP="185C4352" w:rsidRDefault="185C4352" w14:paraId="3C8AF257" w14:textId="437EA983">
      <w:pPr>
        <w:pStyle w:val="BodyText"/>
      </w:pPr>
    </w:p>
    <w:p w:rsidR="25E1E6D3" w:rsidP="185C4352" w:rsidRDefault="25E1E6D3" w14:paraId="0C1794CB" w14:textId="27540018">
      <w:pPr>
        <w:pStyle w:val="BodyText"/>
        <w:rPr>
          <w:b/>
          <w:bCs/>
        </w:rPr>
      </w:pPr>
      <w:r w:rsidRPr="185C4352">
        <w:rPr>
          <w:b/>
          <w:bCs/>
        </w:rPr>
        <w:t>Key functionalities to be demonstrated:</w:t>
      </w:r>
    </w:p>
    <w:p w:rsidR="302587CC" w:rsidP="2E5508A9" w:rsidRDefault="302587CC" w14:paraId="55BD13FB" w14:textId="2FF70465">
      <w:pPr>
        <w:pStyle w:val="BodyText"/>
        <w:numPr>
          <w:ilvl w:val="0"/>
          <w:numId w:val="10"/>
        </w:numPr>
      </w:pPr>
      <w:r>
        <w:t xml:space="preserve">Use of the factory map and in-factory logistics data provided by Otokar </w:t>
      </w:r>
    </w:p>
    <w:p w:rsidR="302587CC" w:rsidP="2E5508A9" w:rsidRDefault="302587CC" w14:paraId="4470092E" w14:textId="6791053B">
      <w:pPr>
        <w:pStyle w:val="ListParagraph"/>
        <w:numPr>
          <w:ilvl w:val="0"/>
          <w:numId w:val="10"/>
        </w:numPr>
      </w:pPr>
      <w:proofErr w:type="spellStart"/>
      <w:r>
        <w:t>Updated</w:t>
      </w:r>
      <w:proofErr w:type="spellEnd"/>
      <w:r>
        <w:t xml:space="preserve"> digital </w:t>
      </w:r>
      <w:proofErr w:type="spellStart"/>
      <w:r>
        <w:t>twin</w:t>
      </w:r>
      <w:proofErr w:type="spellEnd"/>
      <w:r>
        <w:t xml:space="preserve"> </w:t>
      </w:r>
      <w:proofErr w:type="spellStart"/>
      <w:r>
        <w:t>representation</w:t>
      </w:r>
      <w:proofErr w:type="spellEnd"/>
      <w:r>
        <w:t xml:space="preserve"> of </w:t>
      </w:r>
      <w:proofErr w:type="spellStart"/>
      <w:r>
        <w:t>forklift</w:t>
      </w:r>
      <w:proofErr w:type="spellEnd"/>
      <w:r>
        <w:t xml:space="preserve">/AMR </w:t>
      </w:r>
      <w:proofErr w:type="spellStart"/>
      <w:r>
        <w:t>logistics</w:t>
      </w:r>
      <w:proofErr w:type="spellEnd"/>
      <w:r>
        <w:t xml:space="preserve"> </w:t>
      </w:r>
      <w:proofErr w:type="spellStart"/>
      <w:r>
        <w:t>operations</w:t>
      </w:r>
      <w:proofErr w:type="spellEnd"/>
      <w:r>
        <w:t xml:space="preserve"> </w:t>
      </w:r>
    </w:p>
    <w:p w:rsidR="302587CC" w:rsidP="2E5508A9" w:rsidRDefault="302587CC" w14:paraId="58406C9B" w14:textId="3EB275DD">
      <w:pPr>
        <w:pStyle w:val="ListParagraph"/>
        <w:numPr>
          <w:ilvl w:val="0"/>
          <w:numId w:val="10"/>
        </w:numPr>
      </w:pPr>
      <w:proofErr w:type="spellStart"/>
      <w:r>
        <w:t>Representation</w:t>
      </w:r>
      <w:proofErr w:type="spellEnd"/>
      <w:r>
        <w:t xml:space="preserve"> of routes, </w:t>
      </w:r>
      <w:proofErr w:type="spellStart"/>
      <w:r>
        <w:t>tasks</w:t>
      </w:r>
      <w:proofErr w:type="spellEnd"/>
      <w:r>
        <w:t xml:space="preserve">, </w:t>
      </w:r>
      <w:proofErr w:type="spellStart"/>
      <w:r>
        <w:t>vehicle</w:t>
      </w:r>
      <w:proofErr w:type="spellEnd"/>
      <w:r>
        <w:t xml:space="preserve"> </w:t>
      </w:r>
      <w:proofErr w:type="spellStart"/>
      <w:r>
        <w:t>movement</w:t>
      </w:r>
      <w:proofErr w:type="spellEnd"/>
      <w:r>
        <w:t xml:space="preserve"> and pick-up/drop-off </w:t>
      </w:r>
      <w:proofErr w:type="spellStart"/>
      <w:r>
        <w:t>behavior</w:t>
      </w:r>
      <w:proofErr w:type="spellEnd"/>
      <w:r>
        <w:t xml:space="preserve"> </w:t>
      </w:r>
    </w:p>
    <w:p w:rsidR="302587CC" w:rsidP="2E5508A9" w:rsidRDefault="302587CC" w14:paraId="71D0786F" w14:textId="1257D403">
      <w:pPr>
        <w:pStyle w:val="ListParagraph"/>
        <w:numPr>
          <w:ilvl w:val="0"/>
          <w:numId w:val="10"/>
        </w:numPr>
      </w:pPr>
      <w:r>
        <w:t xml:space="preserve">Simulation of Wi-Fi and 5G communication </w:t>
      </w:r>
      <w:proofErr w:type="spellStart"/>
      <w:r>
        <w:t>statuses</w:t>
      </w:r>
      <w:proofErr w:type="spellEnd"/>
      <w:r>
        <w:t xml:space="preserve"> </w:t>
      </w:r>
      <w:proofErr w:type="spellStart"/>
      <w:r>
        <w:t>within</w:t>
      </w:r>
      <w:proofErr w:type="spellEnd"/>
      <w:r>
        <w:t xml:space="preserve"> the digital </w:t>
      </w:r>
      <w:proofErr w:type="spellStart"/>
      <w:r>
        <w:t>twin</w:t>
      </w:r>
      <w:proofErr w:type="spellEnd"/>
      <w:r>
        <w:t xml:space="preserve"> </w:t>
      </w:r>
    </w:p>
    <w:p w:rsidR="302587CC" w:rsidP="2E5508A9" w:rsidRDefault="302587CC" w14:paraId="068E4949" w14:textId="62BDF88D">
      <w:pPr>
        <w:pStyle w:val="ListParagraph"/>
        <w:numPr>
          <w:ilvl w:val="0"/>
          <w:numId w:val="10"/>
        </w:numPr>
      </w:pPr>
      <w:proofErr w:type="spellStart"/>
      <w:r>
        <w:t>Visualization</w:t>
      </w:r>
      <w:proofErr w:type="spellEnd"/>
      <w:r>
        <w:t xml:space="preserve"> of digital </w:t>
      </w:r>
      <w:proofErr w:type="spellStart"/>
      <w:r>
        <w:t>twin</w:t>
      </w:r>
      <w:proofErr w:type="spellEnd"/>
      <w:r>
        <w:t xml:space="preserve"> outputs on </w:t>
      </w:r>
      <w:proofErr w:type="spellStart"/>
      <w:r>
        <w:t>VigilMesh</w:t>
      </w:r>
      <w:proofErr w:type="spellEnd"/>
      <w:r>
        <w:t xml:space="preserve"> </w:t>
      </w:r>
    </w:p>
    <w:p w:rsidR="302587CC" w:rsidP="2E5508A9" w:rsidRDefault="302587CC" w14:paraId="74324661" w14:textId="102CE6BD">
      <w:pPr>
        <w:pStyle w:val="ListParagraph"/>
        <w:numPr>
          <w:ilvl w:val="0"/>
          <w:numId w:val="10"/>
        </w:numPr>
      </w:pPr>
      <w:r>
        <w:t xml:space="preserve">Real-time or </w:t>
      </w:r>
      <w:proofErr w:type="spellStart"/>
      <w:r>
        <w:t>recorded</w:t>
      </w:r>
      <w:proofErr w:type="spellEnd"/>
      <w:r>
        <w:t xml:space="preserve"> monitoring of </w:t>
      </w:r>
      <w:proofErr w:type="spellStart"/>
      <w:r>
        <w:t>vehicle</w:t>
      </w:r>
      <w:proofErr w:type="spellEnd"/>
      <w:r>
        <w:t xml:space="preserve"> location, </w:t>
      </w:r>
      <w:proofErr w:type="spellStart"/>
      <w:r>
        <w:t>task</w:t>
      </w:r>
      <w:proofErr w:type="spellEnd"/>
      <w:r>
        <w:t xml:space="preserve"> </w:t>
      </w:r>
      <w:proofErr w:type="spellStart"/>
      <w:r>
        <w:t>status</w:t>
      </w:r>
      <w:proofErr w:type="spellEnd"/>
      <w:r>
        <w:t xml:space="preserve"> and </w:t>
      </w:r>
      <w:proofErr w:type="spellStart"/>
      <w:r>
        <w:t>operational</w:t>
      </w:r>
      <w:proofErr w:type="spellEnd"/>
      <w:r>
        <w:t xml:space="preserve"> </w:t>
      </w:r>
      <w:proofErr w:type="spellStart"/>
      <w:r>
        <w:t>status</w:t>
      </w:r>
      <w:proofErr w:type="spellEnd"/>
      <w:r>
        <w:t xml:space="preserve"> </w:t>
      </w:r>
    </w:p>
    <w:p w:rsidR="302587CC" w:rsidP="2E5508A9" w:rsidRDefault="302587CC" w14:paraId="394AED54" w14:textId="39BF5A85">
      <w:pPr>
        <w:pStyle w:val="ListParagraph"/>
        <w:numPr>
          <w:ilvl w:val="0"/>
          <w:numId w:val="10"/>
        </w:numPr>
      </w:pPr>
      <w:proofErr w:type="spellStart"/>
      <w:r>
        <w:t>Operation</w:t>
      </w:r>
      <w:proofErr w:type="spellEnd"/>
      <w:r>
        <w:t xml:space="preserve"> </w:t>
      </w:r>
      <w:proofErr w:type="spellStart"/>
      <w:r>
        <w:t>History</w:t>
      </w:r>
      <w:proofErr w:type="spellEnd"/>
      <w:r>
        <w:t xml:space="preserve"> and </w:t>
      </w:r>
      <w:proofErr w:type="spellStart"/>
      <w:r>
        <w:t>Operation</w:t>
      </w:r>
      <w:proofErr w:type="spellEnd"/>
      <w:r>
        <w:t xml:space="preserve"> Dashboard </w:t>
      </w:r>
      <w:proofErr w:type="spellStart"/>
      <w:r>
        <w:t>views</w:t>
      </w:r>
      <w:proofErr w:type="spellEnd"/>
      <w:r>
        <w:t xml:space="preserve"> for </w:t>
      </w:r>
      <w:proofErr w:type="spellStart"/>
      <w:r>
        <w:t>historical</w:t>
      </w:r>
      <w:proofErr w:type="spellEnd"/>
      <w:r>
        <w:t xml:space="preserve"> and </w:t>
      </w:r>
      <w:proofErr w:type="spellStart"/>
      <w:r>
        <w:t>analytical</w:t>
      </w:r>
      <w:proofErr w:type="spellEnd"/>
      <w:r>
        <w:t xml:space="preserve"> monitoring </w:t>
      </w:r>
    </w:p>
    <w:p w:rsidR="302587CC" w:rsidP="2E5508A9" w:rsidRDefault="302587CC" w14:paraId="2547CAF5" w14:textId="62B31617">
      <w:pPr>
        <w:pStyle w:val="ListParagraph"/>
        <w:numPr>
          <w:ilvl w:val="0"/>
          <w:numId w:val="10"/>
        </w:numPr>
      </w:pPr>
      <w:r>
        <w:t xml:space="preserve">PHM page </w:t>
      </w:r>
      <w:proofErr w:type="spellStart"/>
      <w:r>
        <w:t>within</w:t>
      </w:r>
      <w:proofErr w:type="spellEnd"/>
      <w:r>
        <w:t xml:space="preserve"> </w:t>
      </w:r>
      <w:proofErr w:type="spellStart"/>
      <w:r>
        <w:t>VigilMesh</w:t>
      </w:r>
      <w:proofErr w:type="spellEnd"/>
      <w:r>
        <w:t xml:space="preserve"> for </w:t>
      </w:r>
      <w:proofErr w:type="spellStart"/>
      <w:r>
        <w:t>battery</w:t>
      </w:r>
      <w:proofErr w:type="spellEnd"/>
      <w:r>
        <w:t xml:space="preserve"> and </w:t>
      </w:r>
      <w:proofErr w:type="spellStart"/>
      <w:r>
        <w:t>operational</w:t>
      </w:r>
      <w:proofErr w:type="spellEnd"/>
      <w:r>
        <w:t xml:space="preserve"> </w:t>
      </w:r>
      <w:proofErr w:type="spellStart"/>
      <w:r>
        <w:t>health</w:t>
      </w:r>
      <w:proofErr w:type="spellEnd"/>
      <w:r>
        <w:t xml:space="preserve"> monitoring </w:t>
      </w:r>
    </w:p>
    <w:p w:rsidR="302587CC" w:rsidP="2E5508A9" w:rsidRDefault="302587CC" w14:paraId="383BA1F6" w14:textId="28D12823">
      <w:pPr>
        <w:pStyle w:val="ListParagraph"/>
        <w:numPr>
          <w:ilvl w:val="0"/>
          <w:numId w:val="10"/>
        </w:numPr>
      </w:pPr>
      <w:r>
        <w:t xml:space="preserve">SOC/SOH estimation, </w:t>
      </w:r>
      <w:proofErr w:type="spellStart"/>
      <w:r>
        <w:t>remaining</w:t>
      </w:r>
      <w:proofErr w:type="spellEnd"/>
      <w:r>
        <w:t xml:space="preserve"> range/time estimation, </w:t>
      </w:r>
      <w:proofErr w:type="spellStart"/>
      <w:r>
        <w:t>low</w:t>
      </w:r>
      <w:proofErr w:type="spellEnd"/>
      <w:r>
        <w:t xml:space="preserve"> </w:t>
      </w:r>
      <w:proofErr w:type="spellStart"/>
      <w:r>
        <w:t>battery</w:t>
      </w:r>
      <w:proofErr w:type="spellEnd"/>
      <w:r>
        <w:t xml:space="preserve"> warning and </w:t>
      </w:r>
      <w:proofErr w:type="spellStart"/>
      <w:r>
        <w:t>anomaly</w:t>
      </w:r>
      <w:proofErr w:type="spellEnd"/>
      <w:r>
        <w:t xml:space="preserve"> outputs </w:t>
      </w:r>
    </w:p>
    <w:p w:rsidR="302587CC" w:rsidP="2E5508A9" w:rsidRDefault="302587CC" w14:paraId="4B5CD0D7" w14:textId="1AE78514">
      <w:pPr>
        <w:pStyle w:val="ListParagraph"/>
        <w:numPr>
          <w:ilvl w:val="0"/>
          <w:numId w:val="10"/>
        </w:numPr>
      </w:pPr>
      <w:proofErr w:type="spellStart"/>
      <w:r>
        <w:t>Visualization</w:t>
      </w:r>
      <w:proofErr w:type="spellEnd"/>
      <w:r>
        <w:t xml:space="preserve"> of the communication source, </w:t>
      </w:r>
      <w:proofErr w:type="spellStart"/>
      <w:r>
        <w:t>including</w:t>
      </w:r>
      <w:proofErr w:type="spellEnd"/>
      <w:r>
        <w:t xml:space="preserve"> Wi-Fi and 5G</w:t>
      </w:r>
    </w:p>
    <w:p w:rsidR="25E1E6D3" w:rsidP="185C4352" w:rsidRDefault="4E85693B" w14:paraId="47FC2DBA" w14:textId="735F7B6D">
      <w:pPr>
        <w:pStyle w:val="BodyText"/>
      </w:pPr>
      <w:r w:rsidRPr="2E5508A9">
        <w:rPr>
          <w:b/>
          <w:bCs/>
        </w:rPr>
        <w:t>Partner contribution:</w:t>
      </w:r>
      <w:r>
        <w:t xml:space="preserve"> </w:t>
      </w:r>
      <w:r w:rsidR="2C59D3A5">
        <w:t xml:space="preserve">Otokar will provide the factory map, operational context and in-factory logistics data required to define the scenario. Inovasyon will update the digital twin environment and provide the simulation of logistics </w:t>
      </w:r>
      <w:proofErr w:type="spellStart"/>
      <w:r w:rsidR="2C59D3A5">
        <w:t>behavior</w:t>
      </w:r>
      <w:proofErr w:type="spellEnd"/>
      <w:r w:rsidR="2C59D3A5">
        <w:t xml:space="preserve"> and communication statuses. ACD will provide the </w:t>
      </w:r>
      <w:proofErr w:type="spellStart"/>
      <w:r w:rsidR="2C59D3A5">
        <w:t>VigilMesh</w:t>
      </w:r>
      <w:proofErr w:type="spellEnd"/>
      <w:r w:rsidR="2C59D3A5">
        <w:t xml:space="preserve"> platform, monitoring views, dashboard pages, PHM page integration and the data integration layer that enables scenario outputs to be received and visualized.</w:t>
      </w:r>
    </w:p>
    <w:p w:rsidR="185C4352" w:rsidP="185C4352" w:rsidRDefault="185C4352" w14:paraId="122A5C23" w14:textId="02F872F6">
      <w:pPr>
        <w:pStyle w:val="BodyText"/>
        <w:rPr>
          <w:b/>
          <w:bCs/>
        </w:rPr>
      </w:pPr>
    </w:p>
    <w:p w:rsidR="25E1E6D3" w:rsidP="185C4352" w:rsidRDefault="25E1E6D3" w14:paraId="538C3564" w14:textId="349D3EE8">
      <w:pPr>
        <w:pStyle w:val="BodyText"/>
      </w:pPr>
      <w:r w:rsidRPr="185C4352">
        <w:rPr>
          <w:b/>
          <w:bCs/>
        </w:rPr>
        <w:t xml:space="preserve">Demonstration type: </w:t>
      </w:r>
      <w:r w:rsidRPr="185C4352">
        <w:t>Pre-recorded demonstration with live explanation.</w:t>
      </w:r>
    </w:p>
    <w:p w:rsidR="185C4352" w:rsidP="2E5508A9" w:rsidRDefault="185C4352" w14:paraId="3C41D47E" w14:textId="78A5AB7B">
      <w:pPr>
        <w:pStyle w:val="BodyText"/>
      </w:pPr>
    </w:p>
    <w:p w:rsidR="185C4352" w:rsidP="185C4352" w:rsidRDefault="185C4352" w14:paraId="6B880FF3" w14:textId="7415C61A">
      <w:pPr>
        <w:pStyle w:val="BodyText"/>
      </w:pPr>
    </w:p>
    <w:p w:rsidR="706D5C53" w:rsidP="185C4352" w:rsidRDefault="47E0C825" w14:paraId="6D97DFF9" w14:textId="0BFED50C">
      <w:pPr>
        <w:pStyle w:val="Heading2"/>
      </w:pPr>
      <w:r>
        <w:t>Demonstration n &lt;</w:t>
      </w:r>
      <w:del w:author="Feyza Nur Genç" w:date="2026-05-08T14:26:00Z" w16du:dateUtc="2026-05-08T14:26:20Z" w:id="51">
        <w:r w:rsidDel="47E0C825" w:rsidR="706D5C53">
          <w:delText>add name</w:delText>
        </w:r>
      </w:del>
      <w:ins w:author="Feyza Nur Genç" w:date="2026-05-08T14:26:00Z" w16du:dateUtc="2026-05-08T14:26:20Z" w:id="52">
        <w:r w:rsidRPr="32A64220" w:rsidR="1C7D406E">
          <w:rPr>
            <w:rFonts w:ascii="Helvetica Neue" w:hAnsi="Helvetica Neue" w:eastAsia="Helvetica Neue" w:cs="Helvetica Neue"/>
            <w:sz w:val="19"/>
            <w:szCs w:val="19"/>
          </w:rPr>
          <w:t>Multi-Algorithm Route Optimisation Dashboard for UC1 Logistics Fleet Planning</w:t>
        </w:r>
      </w:ins>
      <w:r>
        <w:t>&gt;</w:t>
      </w:r>
    </w:p>
    <w:p w:rsidR="00FB2C56" w:rsidRDefault="74AB6BB9" w14:paraId="2B9FF3FE" w14:textId="1BEE7F5C">
      <w:pPr>
        <w:rPr>
          <w:ins w:author="Feyza Nur Genç" w:date="2026-05-08T14:25:00Z" w16du:dateUtc="2026-05-08T14:25:51Z" w:id="53"/>
          <w:rFonts w:ascii="Helvetica Neue" w:hAnsi="Helvetica Neue" w:eastAsia="Helvetica Neue" w:cs="Helvetica Neue"/>
          <w:sz w:val="19"/>
          <w:szCs w:val="19"/>
        </w:rPr>
      </w:pPr>
      <w:ins w:author="Feyza Nur Genç" w:date="2026-05-08T14:25:00Z" w16du:dateUtc="2026-05-08T14:25:51Z" w:id="54">
        <w:r w:rsidRPr="32A64220">
          <w:rPr>
            <w:rFonts w:ascii="Helvetica Neue" w:hAnsi="Helvetica Neue" w:eastAsia="Helvetica Neue" w:cs="Helvetica Neue"/>
            <w:sz w:val="19"/>
            <w:szCs w:val="19"/>
          </w:rPr>
          <w:t xml:space="preserve">This demonstration presents </w:t>
        </w:r>
        <w:proofErr w:type="spellStart"/>
        <w:r w:rsidRPr="32A64220">
          <w:rPr>
            <w:rFonts w:ascii="Helvetica Neue" w:hAnsi="Helvetica Neue" w:eastAsia="Helvetica Neue" w:cs="Helvetica Neue"/>
            <w:sz w:val="19"/>
            <w:szCs w:val="19"/>
          </w:rPr>
          <w:t>Alpata's</w:t>
        </w:r>
        <w:proofErr w:type="spellEnd"/>
        <w:r w:rsidRPr="32A64220">
          <w:rPr>
            <w:rFonts w:ascii="Helvetica Neue" w:hAnsi="Helvetica Neue" w:eastAsia="Helvetica Neue" w:cs="Helvetica Neue"/>
            <w:sz w:val="19"/>
            <w:szCs w:val="19"/>
          </w:rPr>
          <w:t xml:space="preserve"> route optimisation engine developed for the UC1 factory and logistics environment. The demonstration is based on a pre-processed dataset of real Turkish logistics shipment records covering delivery addresses, cargo volumes, and vehicle assignments across Turkey. All optimisation and visualisation outputs are generated from this data and presented through an interactive browser-based dashboard.</w:t>
        </w:r>
      </w:ins>
    </w:p>
    <w:p w:rsidR="00FB2C56" w:rsidRDefault="74AB6BB9" w14:paraId="53DEB1FD" w14:textId="57C4A639">
      <w:pPr>
        <w:rPr>
          <w:ins w:author="Feyza Nur Genç" w:date="2026-05-08T14:25:00Z" w16du:dateUtc="2026-05-08T14:25:51Z" w:id="55"/>
          <w:rFonts w:ascii="Helvetica Neue" w:hAnsi="Helvetica Neue" w:eastAsia="Helvetica Neue" w:cs="Helvetica Neue"/>
          <w:sz w:val="19"/>
          <w:szCs w:val="19"/>
        </w:rPr>
      </w:pPr>
      <w:ins w:author="Feyza Nur Genç" w:date="2026-05-08T14:25:00Z" w16du:dateUtc="2026-05-08T14:25:51Z" w:id="56">
        <w:r w:rsidRPr="32A64220">
          <w:rPr>
            <w:rFonts w:ascii="Helvetica Neue" w:hAnsi="Helvetica Neue" w:eastAsia="Helvetica Neue" w:cs="Helvetica Neue"/>
            <w:sz w:val="19"/>
            <w:szCs w:val="19"/>
          </w:rPr>
          <w:t>The demonstration proceeds in four stages. In the first stage, a network topology diagram is presented showing the automatically discovered hub-and-spoke structure of the logistics network, including tier classification of delivery locations and identification of low-efficiency nodes. This establishes both the real-world grounding and the analytical depth of the system.</w:t>
        </w:r>
      </w:ins>
    </w:p>
    <w:p w:rsidR="00FB2C56" w:rsidRDefault="74AB6BB9" w14:paraId="0CFA15F1" w14:textId="5B5F7200">
      <w:pPr>
        <w:rPr>
          <w:ins w:author="Feyza Nur Genç" w:date="2026-05-08T14:25:00Z" w16du:dateUtc="2026-05-08T14:25:51Z" w:id="57"/>
          <w:rFonts w:ascii="Helvetica Neue" w:hAnsi="Helvetica Neue" w:eastAsia="Helvetica Neue" w:cs="Helvetica Neue"/>
          <w:sz w:val="19"/>
          <w:szCs w:val="19"/>
        </w:rPr>
      </w:pPr>
      <w:ins w:author="Feyza Nur Genç" w:date="2026-05-08T14:25:00Z" w16du:dateUtc="2026-05-08T14:25:51Z" w:id="58">
        <w:r w:rsidRPr="32A64220">
          <w:rPr>
            <w:rFonts w:ascii="Helvetica Neue" w:hAnsi="Helvetica Neue" w:eastAsia="Helvetica Neue" w:cs="Helvetica Neue"/>
            <w:sz w:val="19"/>
            <w:szCs w:val="19"/>
          </w:rPr>
          <w:t xml:space="preserve">In the second stage, the optimisation engine is shown running four independent algorithms — Nearest </w:t>
        </w:r>
        <w:proofErr w:type="spellStart"/>
        <w:r w:rsidRPr="32A64220">
          <w:rPr>
            <w:rFonts w:ascii="Helvetica Neue" w:hAnsi="Helvetica Neue" w:eastAsia="Helvetica Neue" w:cs="Helvetica Neue"/>
            <w:sz w:val="19"/>
            <w:szCs w:val="19"/>
          </w:rPr>
          <w:t>Neighbor</w:t>
        </w:r>
        <w:proofErr w:type="spellEnd"/>
        <w:r w:rsidRPr="32A64220">
          <w:rPr>
            <w:rFonts w:ascii="Helvetica Neue" w:hAnsi="Helvetica Neue" w:eastAsia="Helvetica Neue" w:cs="Helvetica Neue"/>
            <w:sz w:val="19"/>
            <w:szCs w:val="19"/>
          </w:rPr>
          <w:t>, Genetic Algorithm, Ant Colony Optimization, and Simulated Annealing — against the same distance matrix. All four algorithms converge to the same optimal route distance, providing cross-validation evidence of global optimum achievement. A breadcrumb route sequence and per-segment distance profile are shown alongside, identifying the longest and shortest route segments visually.</w:t>
        </w:r>
      </w:ins>
    </w:p>
    <w:p w:rsidR="00FB2C56" w:rsidRDefault="74AB6BB9" w14:paraId="1CA32F25" w14:textId="15AE4981">
      <w:pPr>
        <w:rPr>
          <w:ins w:author="Feyza Nur Genç" w:date="2026-05-08T14:25:00Z" w16du:dateUtc="2026-05-08T14:25:51Z" w:id="59"/>
          <w:rFonts w:ascii="Helvetica Neue" w:hAnsi="Helvetica Neue" w:eastAsia="Helvetica Neue" w:cs="Helvetica Neue"/>
          <w:sz w:val="19"/>
          <w:szCs w:val="19"/>
        </w:rPr>
      </w:pPr>
      <w:ins w:author="Feyza Nur Genç" w:date="2026-05-08T14:25:00Z" w16du:dateUtc="2026-05-08T14:25:51Z" w:id="60">
        <w:r w:rsidRPr="32A64220">
          <w:rPr>
            <w:rFonts w:ascii="Helvetica Neue" w:hAnsi="Helvetica Neue" w:eastAsia="Helvetica Neue" w:cs="Helvetica Neue"/>
            <w:sz w:val="19"/>
            <w:szCs w:val="19"/>
          </w:rPr>
          <w:t>In the third stage, an interactive map output is presented in a browser, showing the optimised delivery sequence with real road geometry. Delivery points correspond to real addresses from the dataset, with hover popups displaying demand and distance information per stop.</w:t>
        </w:r>
      </w:ins>
    </w:p>
    <w:p w:rsidR="00FB2C56" w:rsidRDefault="74AB6BB9" w14:paraId="06104219" w14:textId="016A6D27">
      <w:pPr>
        <w:rPr>
          <w:ins w:author="Feyza Nur Genç" w:date="2026-05-08T14:25:00Z" w16du:dateUtc="2026-05-08T14:25:51Z" w:id="61"/>
          <w:rFonts w:ascii="Helvetica Neue" w:hAnsi="Helvetica Neue" w:eastAsia="Helvetica Neue" w:cs="Helvetica Neue"/>
          <w:sz w:val="19"/>
          <w:szCs w:val="19"/>
        </w:rPr>
      </w:pPr>
      <w:ins w:author="Feyza Nur Genç" w:date="2026-05-08T14:25:00Z" w16du:dateUtc="2026-05-08T14:25:51Z" w:id="62">
        <w:r w:rsidRPr="32A64220">
          <w:rPr>
            <w:rFonts w:ascii="Helvetica Neue" w:hAnsi="Helvetica Neue" w:eastAsia="Helvetica Neue" w:cs="Helvetica Neue"/>
            <w:sz w:val="19"/>
            <w:szCs w:val="19"/>
          </w:rPr>
          <w:t>In the fourth stage, a fleet utilisation plan is presented showing vehicle capacity allocation across the optimised routes. Fully utilised vehicles and low-efficiency outliers are highlighted, and a concrete consolidation recommendation derived from the analysis is shown, including estimated annual distance reduction.</w:t>
        </w:r>
      </w:ins>
    </w:p>
    <w:p w:rsidR="00FB2C56" w:rsidRDefault="74AB6BB9" w14:paraId="226D0071" w14:textId="5CFD4E50">
      <w:pPr>
        <w:rPr>
          <w:ins w:author="Feyza Nur Genç" w:date="2026-05-08T14:25:00Z" w16du:dateUtc="2026-05-08T14:25:51Z" w:id="63"/>
          <w:rFonts w:ascii="Helvetica Neue" w:hAnsi="Helvetica Neue" w:eastAsia="Helvetica Neue" w:cs="Helvetica Neue"/>
          <w:b/>
          <w:bCs/>
          <w:sz w:val="19"/>
          <w:szCs w:val="19"/>
        </w:rPr>
      </w:pPr>
      <w:ins w:author="Feyza Nur Genç" w:date="2026-05-08T14:25:00Z" w16du:dateUtc="2026-05-08T14:25:51Z" w:id="64">
        <w:r w:rsidRPr="32A64220">
          <w:rPr>
            <w:rFonts w:ascii="Helvetica Neue" w:hAnsi="Helvetica Neue" w:eastAsia="Helvetica Neue" w:cs="Helvetica Neue"/>
            <w:b/>
            <w:bCs/>
            <w:sz w:val="19"/>
            <w:szCs w:val="19"/>
          </w:rPr>
          <w:t>Key functionalities demonstrated:</w:t>
        </w:r>
      </w:ins>
    </w:p>
    <w:p w:rsidR="00FB2C56" w:rsidRDefault="74AB6BB9" w14:paraId="68F23994" w14:textId="5C5E7AFC">
      <w:pPr>
        <w:pStyle w:val="ListParagraph"/>
        <w:numPr>
          <w:ilvl w:val="0"/>
          <w:numId w:val="36"/>
        </w:numPr>
        <w:spacing w:after="0"/>
        <w:rPr>
          <w:ins w:author="Feyza Nur Genç" w:date="2026-05-08T14:25:00Z" w16du:dateUtc="2026-05-08T14:25:51Z" w:id="65"/>
          <w:rFonts w:ascii="Helvetica Neue" w:hAnsi="Helvetica Neue" w:eastAsia="Helvetica Neue" w:cs="Helvetica Neue"/>
          <w:sz w:val="19"/>
          <w:szCs w:val="19"/>
        </w:rPr>
        <w:pPrChange w:author="Feyza Nur Genç" w:date="2026-05-08T14:25:00Z" w:id="66">
          <w:pPr/>
        </w:pPrChange>
      </w:pPr>
      <w:ins w:author="Feyza Nur Genç" w:date="2026-05-08T14:25:00Z" w16du:dateUtc="2026-05-08T14:25:51Z" w:id="67">
        <w:r w:rsidRPr="32A64220">
          <w:rPr>
            <w:rFonts w:ascii="Helvetica Neue" w:hAnsi="Helvetica Neue" w:eastAsia="Helvetica Neue" w:cs="Helvetica Neue"/>
            <w:sz w:val="19"/>
            <w:szCs w:val="19"/>
            <w:lang w:val="en-GB"/>
          </w:rPr>
          <w:t>Automatically discovered network topology with hub-and-spoke structure and efficiency classification</w:t>
        </w:r>
      </w:ins>
    </w:p>
    <w:p w:rsidR="00FB2C56" w:rsidRDefault="74AB6BB9" w14:paraId="1D680953" w14:textId="29A63550">
      <w:pPr>
        <w:pStyle w:val="ListParagraph"/>
        <w:numPr>
          <w:ilvl w:val="0"/>
          <w:numId w:val="36"/>
        </w:numPr>
        <w:spacing w:after="0"/>
        <w:rPr>
          <w:ins w:author="Feyza Nur Genç" w:date="2026-05-08T14:25:00Z" w16du:dateUtc="2026-05-08T14:25:51Z" w:id="68"/>
          <w:rFonts w:ascii="Helvetica Neue" w:hAnsi="Helvetica Neue" w:eastAsia="Helvetica Neue" w:cs="Helvetica Neue"/>
          <w:sz w:val="19"/>
          <w:szCs w:val="19"/>
        </w:rPr>
        <w:pPrChange w:author="Feyza Nur Genç" w:date="2026-05-08T14:25:00Z" w:id="69">
          <w:pPr/>
        </w:pPrChange>
      </w:pPr>
      <w:ins w:author="Feyza Nur Genç" w:date="2026-05-08T14:25:00Z" w16du:dateUtc="2026-05-08T14:25:51Z" w:id="70">
        <w:r w:rsidRPr="32A64220">
          <w:rPr>
            <w:rFonts w:ascii="Helvetica Neue" w:hAnsi="Helvetica Neue" w:eastAsia="Helvetica Neue" w:cs="Helvetica Neue"/>
            <w:sz w:val="19"/>
            <w:szCs w:val="19"/>
            <w:lang w:val="en-GB"/>
          </w:rPr>
          <w:t xml:space="preserve">Four-algorithm convergence to optimal solution: Nearest </w:t>
        </w:r>
        <w:proofErr w:type="spellStart"/>
        <w:r w:rsidRPr="32A64220">
          <w:rPr>
            <w:rFonts w:ascii="Helvetica Neue" w:hAnsi="Helvetica Neue" w:eastAsia="Helvetica Neue" w:cs="Helvetica Neue"/>
            <w:sz w:val="19"/>
            <w:szCs w:val="19"/>
            <w:lang w:val="en-GB"/>
          </w:rPr>
          <w:t>Neighbor</w:t>
        </w:r>
        <w:proofErr w:type="spellEnd"/>
        <w:r w:rsidRPr="32A64220">
          <w:rPr>
            <w:rFonts w:ascii="Helvetica Neue" w:hAnsi="Helvetica Neue" w:eastAsia="Helvetica Neue" w:cs="Helvetica Neue"/>
            <w:sz w:val="19"/>
            <w:szCs w:val="19"/>
            <w:lang w:val="en-GB"/>
          </w:rPr>
          <w:t>, Genetic Algorithm, Ant Colony Optimization, and Simulated Annealing</w:t>
        </w:r>
      </w:ins>
    </w:p>
    <w:p w:rsidR="00FB2C56" w:rsidRDefault="74AB6BB9" w14:paraId="3AFF712D" w14:textId="6A93BD4B">
      <w:pPr>
        <w:pStyle w:val="ListParagraph"/>
        <w:numPr>
          <w:ilvl w:val="0"/>
          <w:numId w:val="36"/>
        </w:numPr>
        <w:spacing w:after="0"/>
        <w:rPr>
          <w:ins w:author="Feyza Nur Genç" w:date="2026-05-08T14:25:00Z" w16du:dateUtc="2026-05-08T14:25:51Z" w:id="71"/>
          <w:rFonts w:ascii="Helvetica Neue" w:hAnsi="Helvetica Neue" w:eastAsia="Helvetica Neue" w:cs="Helvetica Neue"/>
          <w:sz w:val="19"/>
          <w:szCs w:val="19"/>
        </w:rPr>
        <w:pPrChange w:author="Feyza Nur Genç" w:date="2026-05-08T14:25:00Z" w:id="72">
          <w:pPr/>
        </w:pPrChange>
      </w:pPr>
      <w:ins w:author="Feyza Nur Genç" w:date="2026-05-08T14:25:00Z" w16du:dateUtc="2026-05-08T14:25:51Z" w:id="73">
        <w:r w:rsidRPr="32A64220">
          <w:rPr>
            <w:rFonts w:ascii="Helvetica Neue" w:hAnsi="Helvetica Neue" w:eastAsia="Helvetica Neue" w:cs="Helvetica Neue"/>
            <w:sz w:val="19"/>
            <w:szCs w:val="19"/>
            <w:lang w:val="en-GB"/>
          </w:rPr>
          <w:t>Breadcrumb route sequence with per-segment distance profile</w:t>
        </w:r>
      </w:ins>
    </w:p>
    <w:p w:rsidR="00FB2C56" w:rsidRDefault="74AB6BB9" w14:paraId="16747265" w14:textId="122227C7">
      <w:pPr>
        <w:pStyle w:val="ListParagraph"/>
        <w:numPr>
          <w:ilvl w:val="0"/>
          <w:numId w:val="36"/>
        </w:numPr>
        <w:spacing w:after="0"/>
        <w:rPr>
          <w:ins w:author="Feyza Nur Genç" w:date="2026-05-08T14:25:00Z" w16du:dateUtc="2026-05-08T14:25:51Z" w:id="74"/>
          <w:rFonts w:ascii="Helvetica Neue" w:hAnsi="Helvetica Neue" w:eastAsia="Helvetica Neue" w:cs="Helvetica Neue"/>
          <w:sz w:val="19"/>
          <w:szCs w:val="19"/>
        </w:rPr>
        <w:pPrChange w:author="Feyza Nur Genç" w:date="2026-05-08T14:25:00Z" w:id="75">
          <w:pPr/>
        </w:pPrChange>
      </w:pPr>
      <w:ins w:author="Feyza Nur Genç" w:date="2026-05-08T14:25:00Z" w16du:dateUtc="2026-05-08T14:25:51Z" w:id="76">
        <w:r w:rsidRPr="32A64220">
          <w:rPr>
            <w:rFonts w:ascii="Helvetica Neue" w:hAnsi="Helvetica Neue" w:eastAsia="Helvetica Neue" w:cs="Helvetica Neue"/>
            <w:sz w:val="19"/>
            <w:szCs w:val="19"/>
            <w:lang w:val="en-GB"/>
          </w:rPr>
          <w:t>Interactive delivery map with real road geometry and stop-level demand popups</w:t>
        </w:r>
      </w:ins>
    </w:p>
    <w:p w:rsidR="00FB2C56" w:rsidRDefault="74AB6BB9" w14:paraId="6A8D6052" w14:textId="3BE084D9">
      <w:pPr>
        <w:pStyle w:val="ListParagraph"/>
        <w:numPr>
          <w:ilvl w:val="0"/>
          <w:numId w:val="36"/>
        </w:numPr>
        <w:spacing w:after="0"/>
        <w:rPr>
          <w:ins w:author="Feyza Nur Genç" w:date="2026-05-08T14:25:00Z" w16du:dateUtc="2026-05-08T14:25:51Z" w:id="77"/>
          <w:rFonts w:ascii="Helvetica Neue" w:hAnsi="Helvetica Neue" w:eastAsia="Helvetica Neue" w:cs="Helvetica Neue"/>
          <w:sz w:val="19"/>
          <w:szCs w:val="19"/>
        </w:rPr>
        <w:pPrChange w:author="Feyza Nur Genç" w:date="2026-05-08T14:25:00Z" w:id="78">
          <w:pPr/>
        </w:pPrChange>
      </w:pPr>
      <w:ins w:author="Feyza Nur Genç" w:date="2026-05-08T14:25:00Z" w16du:dateUtc="2026-05-08T14:25:51Z" w:id="79">
        <w:r w:rsidRPr="32A64220">
          <w:rPr>
            <w:rFonts w:ascii="Helvetica Neue" w:hAnsi="Helvetica Neue" w:eastAsia="Helvetica Neue" w:cs="Helvetica Neue"/>
            <w:sz w:val="19"/>
            <w:szCs w:val="19"/>
            <w:lang w:val="en-GB"/>
          </w:rPr>
          <w:t>Fleet utilisation panel with vehicle capacity optimisation output</w:t>
        </w:r>
      </w:ins>
    </w:p>
    <w:p w:rsidR="00FB2C56" w:rsidRDefault="74AB6BB9" w14:paraId="71135BE3" w14:textId="62624A21">
      <w:pPr>
        <w:pStyle w:val="ListParagraph"/>
        <w:numPr>
          <w:ilvl w:val="0"/>
          <w:numId w:val="36"/>
        </w:numPr>
        <w:spacing w:after="0"/>
        <w:rPr>
          <w:ins w:author="Feyza Nur Genç" w:date="2026-05-08T14:25:00Z" w16du:dateUtc="2026-05-08T14:25:51Z" w:id="80"/>
          <w:rFonts w:ascii="Helvetica Neue" w:hAnsi="Helvetica Neue" w:eastAsia="Helvetica Neue" w:cs="Helvetica Neue"/>
          <w:sz w:val="19"/>
          <w:szCs w:val="19"/>
        </w:rPr>
        <w:pPrChange w:author="Feyza Nur Genç" w:date="2026-05-08T14:25:00Z" w:id="81">
          <w:pPr/>
        </w:pPrChange>
      </w:pPr>
      <w:ins w:author="Feyza Nur Genç" w:date="2026-05-08T14:25:00Z" w16du:dateUtc="2026-05-08T14:25:51Z" w:id="82">
        <w:r w:rsidRPr="32A64220">
          <w:rPr>
            <w:rFonts w:ascii="Helvetica Neue" w:hAnsi="Helvetica Neue" w:eastAsia="Helvetica Neue" w:cs="Helvetica Neue"/>
            <w:sz w:val="19"/>
            <w:szCs w:val="19"/>
            <w:lang w:val="en-GB"/>
          </w:rPr>
          <w:t>Data-driven consolidation recommendation with quantified distance reduction impact</w:t>
        </w:r>
      </w:ins>
    </w:p>
    <w:p w:rsidR="00FB2C56" w:rsidRDefault="74AB6BB9" w14:paraId="4B00F0F5" w14:textId="21F3D485">
      <w:pPr>
        <w:rPr>
          <w:ins w:author="Feyza Nur Genç" w:date="2026-05-08T14:25:00Z" w16du:dateUtc="2026-05-08T14:25:51Z" w:id="83"/>
          <w:rFonts w:ascii="Helvetica Neue" w:hAnsi="Helvetica Neue" w:eastAsia="Helvetica Neue" w:cs="Helvetica Neue"/>
          <w:sz w:val="19"/>
          <w:szCs w:val="19"/>
        </w:rPr>
        <w:pPrChange w:author="Feyza Nur Genç" w:date="2026-05-08T14:25:00Z" w:id="84">
          <w:pPr>
            <w:numPr>
              <w:numId w:val="10"/>
            </w:numPr>
            <w:ind w:left="720" w:hanging="360"/>
          </w:pPr>
        </w:pPrChange>
      </w:pPr>
      <w:ins w:author="Feyza Nur Genç" w:date="2026-05-08T14:25:00Z" w16du:dateUtc="2026-05-08T14:25:51Z" w:id="85">
        <w:r w:rsidRPr="32A64220">
          <w:rPr>
            <w:rFonts w:ascii="Helvetica Neue" w:hAnsi="Helvetica Neue" w:eastAsia="Helvetica Neue" w:cs="Helvetica Neue"/>
            <w:b/>
            <w:bCs/>
            <w:sz w:val="19"/>
            <w:szCs w:val="19"/>
          </w:rPr>
          <w:t>Partner contribution:</w:t>
        </w:r>
        <w:r w:rsidRPr="32A64220">
          <w:rPr>
            <w:rFonts w:ascii="Helvetica Neue" w:hAnsi="Helvetica Neue" w:eastAsia="Helvetica Neue" w:cs="Helvetica Neue"/>
            <w:sz w:val="19"/>
            <w:szCs w:val="19"/>
          </w:rPr>
          <w:t xml:space="preserve"> Alpata will provide the complete route optimisation pipeline, network analysis outputs, and all interactive visualisation components.</w:t>
        </w:r>
      </w:ins>
    </w:p>
    <w:p w:rsidR="00FB2C56" w:rsidRDefault="74AB6BB9" w14:paraId="2639C966" w14:textId="0ECAE1B4">
      <w:pPr>
        <w:rPr>
          <w:ins w:author="Feyza Nur Genç" w:date="2026-05-08T14:25:00Z" w16du:dateUtc="2026-05-08T14:25:51Z" w:id="86"/>
          <w:rFonts w:ascii="Helvetica Neue" w:hAnsi="Helvetica Neue" w:eastAsia="Helvetica Neue" w:cs="Helvetica Neue"/>
          <w:sz w:val="19"/>
          <w:szCs w:val="19"/>
        </w:rPr>
      </w:pPr>
      <w:ins w:author="Feyza Nur Genç" w:date="2026-05-08T14:25:00Z" w16du:dateUtc="2026-05-08T14:25:51Z" w:id="87">
        <w:r w:rsidRPr="32A64220">
          <w:rPr>
            <w:rFonts w:ascii="Helvetica Neue" w:hAnsi="Helvetica Neue" w:eastAsia="Helvetica Neue" w:cs="Helvetica Neue"/>
            <w:b/>
            <w:bCs/>
            <w:sz w:val="19"/>
            <w:szCs w:val="19"/>
          </w:rPr>
          <w:t>Demonstration type:</w:t>
        </w:r>
        <w:r w:rsidRPr="32A64220">
          <w:rPr>
            <w:rFonts w:ascii="Helvetica Neue" w:hAnsi="Helvetica Neue" w:eastAsia="Helvetica Neue" w:cs="Helvetica Neue"/>
            <w:sz w:val="19"/>
            <w:szCs w:val="19"/>
          </w:rPr>
          <w:t xml:space="preserve"> Pre-recorded video demonstration.</w:t>
        </w:r>
      </w:ins>
    </w:p>
    <w:p w:rsidR="00FB2C56" w:rsidP="00FB2C56" w:rsidRDefault="00FB2C56" w14:paraId="1111CF72" w14:textId="3B57AD8F">
      <w:pPr>
        <w:pStyle w:val="BodyText"/>
        <w:rPr>
          <w:highlight w:val="yellow"/>
        </w:rPr>
      </w:pPr>
    </w:p>
    <w:p w:rsidR="000C37ED" w:rsidP="000C37ED" w:rsidRDefault="000C37ED" w14:paraId="00BC99C3" w14:textId="67D5E9C4">
      <w:pPr>
        <w:pStyle w:val="Heading2"/>
      </w:pPr>
      <w:r>
        <w:t>Demonstration n &lt;</w:t>
      </w:r>
      <w:r w:rsidR="34940498">
        <w:t xml:space="preserve">Hybrid simulation-based demonstration of the Sa4CPS concept operation in the port environment with external data sources from physical devices </w:t>
      </w:r>
      <w:r>
        <w:t>&gt;</w:t>
      </w:r>
    </w:p>
    <w:p w:rsidR="1A28D9B7" w:rsidP="1A28D9B7" w:rsidRDefault="1A28D9B7" w14:paraId="0927999E" w14:textId="047F5024">
      <w:pPr>
        <w:pStyle w:val="BodyText"/>
      </w:pPr>
    </w:p>
    <w:p w:rsidR="52820ECF" w:rsidP="1A28D9B7" w:rsidRDefault="52820ECF" w14:paraId="0A153E54" w14:textId="74334A40">
      <w:pPr>
        <w:pStyle w:val="BodyText"/>
      </w:pPr>
      <w:r>
        <w:t xml:space="preserve">            </w:t>
      </w:r>
      <w:r w:rsidR="7C30A178">
        <w:t xml:space="preserve">          </w:t>
      </w:r>
      <w:r w:rsidR="34B3DAD9">
        <w:rPr>
          <w:noProof/>
        </w:rPr>
        <w:drawing>
          <wp:inline distT="0" distB="0" distL="0" distR="0" wp14:anchorId="402FD2D3" wp14:editId="79137DA5">
            <wp:extent cx="5235241" cy="2815864"/>
            <wp:effectExtent l="0" t="0" r="0" b="0"/>
            <wp:docPr id="1660569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69329" name="Picture 1660569329"/>
                    <pic:cNvPicPr/>
                  </pic:nvPicPr>
                  <pic:blipFill>
                    <a:blip r:embed="rId16">
                      <a:extLst>
                        <a:ext uri="{28A0092B-C50C-407E-A947-70E740481C1C}">
                          <a14:useLocalDpi xmlns:a14="http://schemas.microsoft.com/office/drawing/2010/main"/>
                        </a:ext>
                      </a:extLst>
                    </a:blip>
                    <a:stretch>
                      <a:fillRect/>
                    </a:stretch>
                  </pic:blipFill>
                  <pic:spPr>
                    <a:xfrm>
                      <a:off x="0" y="0"/>
                      <a:ext cx="5235241" cy="2815864"/>
                    </a:xfrm>
                    <a:prstGeom prst="rect">
                      <a:avLst/>
                    </a:prstGeom>
                  </pic:spPr>
                </pic:pic>
              </a:graphicData>
            </a:graphic>
          </wp:inline>
        </w:drawing>
      </w:r>
    </w:p>
    <w:p w:rsidR="194C32F3" w:rsidP="194C32F3" w:rsidRDefault="194C32F3" w14:paraId="26DB4881" w14:textId="7EE0654A">
      <w:pPr>
        <w:pStyle w:val="BodyText"/>
      </w:pPr>
    </w:p>
    <w:p w:rsidR="126BC90F" w:rsidP="46E1E6F0" w:rsidRDefault="126BC90F" w14:paraId="733379A6" w14:textId="1A4BB6E1">
      <w:pPr>
        <w:pStyle w:val="BodyText"/>
        <w:ind w:left="1418"/>
      </w:pPr>
      <w:r>
        <w:t>In the demonstration, physical devices are integrated into a hybrid simulation system, and data is obtained from external data sources. External data sources with various interfaces can be connected to the system via the Connector component.</w:t>
      </w:r>
    </w:p>
    <w:p w:rsidR="1A28D9B7" w:rsidP="1A28D9B7" w:rsidRDefault="1A28D9B7" w14:paraId="53FC4B51" w14:textId="46A22BB8">
      <w:pPr>
        <w:pStyle w:val="BodyText"/>
      </w:pPr>
    </w:p>
    <w:p w:rsidRPr="00BB433F" w:rsidR="1A28D9B7" w:rsidP="194C32F3" w:rsidRDefault="1A28D9B7" w14:paraId="11374AE4" w14:textId="15EB9AB1">
      <w:pPr>
        <w:pStyle w:val="BodyText"/>
        <w:ind w:left="1418"/>
        <w:rPr>
          <w:highlight w:val="yellow"/>
        </w:rPr>
      </w:pPr>
    </w:p>
    <w:p w:rsidR="3DF2CEBE" w:rsidP="003B38B1" w:rsidRDefault="3DF2CEBE" w14:paraId="79782EB3" w14:textId="222AFB68">
      <w:pPr>
        <w:pStyle w:val="Heading3"/>
      </w:pPr>
      <w:r w:rsidRPr="1A28D9B7">
        <w:rPr>
          <w:highlight w:val="yellow"/>
        </w:rPr>
        <w:t>F-secure</w:t>
      </w:r>
    </w:p>
    <w:p w:rsidRPr="003B38B1" w:rsidR="003B38B1" w:rsidP="003B38B1" w:rsidRDefault="003B38B1" w14:paraId="73C48EDB" w14:textId="77777777">
      <w:pPr>
        <w:rPr>
          <w:lang w:val="en-US"/>
        </w:rPr>
      </w:pPr>
    </w:p>
    <w:p w:rsidR="3DF2CEBE" w:rsidP="003B38B1" w:rsidRDefault="3DF2CEBE" w14:paraId="109E1B2A" w14:textId="53D23009">
      <w:pPr>
        <w:pStyle w:val="Heading3"/>
      </w:pPr>
      <w:r w:rsidRPr="776AD739">
        <w:rPr>
          <w:highlight w:val="yellow"/>
        </w:rPr>
        <w:t>Polar</w:t>
      </w:r>
    </w:p>
    <w:p w:rsidR="3FF8A1B8" w:rsidP="776AD739" w:rsidRDefault="3FF8A1B8" w14:paraId="31373393" w14:textId="386FE930">
      <w:pPr>
        <w:spacing w:after="160" w:line="276" w:lineRule="auto"/>
      </w:pPr>
      <w:r w:rsidRPr="38392DC4" w:rsidR="26820073">
        <w:rPr>
          <w:rFonts w:ascii="Aptos" w:hAnsi="Aptos" w:eastAsia="Aptos" w:cs="Aptos"/>
          <w:sz w:val="24"/>
          <w:szCs w:val="24"/>
          <w:lang w:val="en-US"/>
        </w:rPr>
        <w:t xml:space="preserve">For this demonstrator, Polar will deliver a </w:t>
      </w:r>
      <w:r w:rsidRPr="38392DC4" w:rsidR="5E382F52">
        <w:rPr>
          <w:rFonts w:ascii="Aptos" w:hAnsi="Aptos" w:eastAsia="Aptos" w:cs="Aptos"/>
          <w:sz w:val="24"/>
          <w:szCs w:val="24"/>
          <w:lang w:val="en-US"/>
        </w:rPr>
        <w:t>D</w:t>
      </w:r>
      <w:r w:rsidRPr="38392DC4" w:rsidR="26820073">
        <w:rPr>
          <w:rFonts w:ascii="Aptos" w:hAnsi="Aptos" w:eastAsia="Aptos" w:cs="Aptos"/>
          <w:sz w:val="24"/>
          <w:szCs w:val="24"/>
          <w:lang w:val="en-US"/>
        </w:rPr>
        <w:t xml:space="preserve">ata </w:t>
      </w:r>
      <w:r w:rsidRPr="38392DC4" w:rsidR="5C75764E">
        <w:rPr>
          <w:rFonts w:ascii="Aptos" w:hAnsi="Aptos" w:eastAsia="Aptos" w:cs="Aptos"/>
          <w:sz w:val="24"/>
          <w:szCs w:val="24"/>
          <w:lang w:val="en-US"/>
        </w:rPr>
        <w:t>P</w:t>
      </w:r>
      <w:r w:rsidRPr="38392DC4" w:rsidR="26820073">
        <w:rPr>
          <w:rFonts w:ascii="Aptos" w:hAnsi="Aptos" w:eastAsia="Aptos" w:cs="Aptos"/>
          <w:sz w:val="24"/>
          <w:szCs w:val="24"/>
          <w:lang w:val="en-US"/>
        </w:rPr>
        <w:t xml:space="preserve">rocessing </w:t>
      </w:r>
      <w:r w:rsidRPr="38392DC4" w:rsidR="4ED0EC57">
        <w:rPr>
          <w:rFonts w:ascii="Aptos" w:hAnsi="Aptos" w:eastAsia="Aptos" w:cs="Aptos"/>
          <w:sz w:val="24"/>
          <w:szCs w:val="24"/>
          <w:lang w:val="en-US"/>
        </w:rPr>
        <w:t>F</w:t>
      </w:r>
      <w:r w:rsidRPr="38392DC4" w:rsidR="26820073">
        <w:rPr>
          <w:rFonts w:ascii="Aptos" w:hAnsi="Aptos" w:eastAsia="Aptos" w:cs="Aptos"/>
          <w:sz w:val="24"/>
          <w:szCs w:val="24"/>
          <w:lang w:val="en-US"/>
        </w:rPr>
        <w:t xml:space="preserve">ramework to measure firefighters’ </w:t>
      </w:r>
      <w:r w:rsidRPr="38392DC4" w:rsidR="26820073">
        <w:rPr>
          <w:rFonts w:ascii="Aptos" w:hAnsi="Aptos" w:eastAsia="Aptos" w:cs="Aptos"/>
          <w:sz w:val="24"/>
          <w:szCs w:val="24"/>
          <w:lang w:val="en-US"/>
        </w:rPr>
        <w:t>biosignals</w:t>
      </w:r>
      <w:r w:rsidRPr="38392DC4" w:rsidR="26820073">
        <w:rPr>
          <w:rFonts w:ascii="Aptos" w:hAnsi="Aptos" w:eastAsia="Aptos" w:cs="Aptos"/>
          <w:sz w:val="24"/>
          <w:szCs w:val="24"/>
          <w:lang w:val="en-US"/>
        </w:rPr>
        <w:t xml:space="preserve"> during the rescue operation or similar events. The captured data will be streamed to cloud-based dashboards using the secure data synchronization pipeline. The system consists of the following sub-systems: </w:t>
      </w:r>
    </w:p>
    <w:p w:rsidR="3FF8A1B8" w:rsidP="776AD739" w:rsidRDefault="3FF8A1B8" w14:paraId="7DBE3E66" w14:textId="58AC6519">
      <w:pPr>
        <w:pStyle w:val="ListParagraph"/>
        <w:numPr>
          <w:ilvl w:val="0"/>
          <w:numId w:val="7"/>
        </w:numPr>
        <w:spacing w:after="0"/>
        <w:rPr>
          <w:rFonts w:ascii="Aptos" w:hAnsi="Aptos" w:eastAsia="Aptos" w:cs="Aptos"/>
          <w:sz w:val="24"/>
          <w:szCs w:val="24"/>
          <w:lang w:val="en-US"/>
        </w:rPr>
      </w:pPr>
      <w:r w:rsidRPr="776AD739">
        <w:rPr>
          <w:rFonts w:ascii="Aptos" w:hAnsi="Aptos" w:eastAsia="Aptos" w:cs="Aptos"/>
          <w:sz w:val="24"/>
          <w:szCs w:val="24"/>
          <w:lang w:val="en-US"/>
        </w:rPr>
        <w:t xml:space="preserve">Polar wearables (Sports watch / HR sensor) </w:t>
      </w:r>
    </w:p>
    <w:p w:rsidR="3FF8A1B8" w:rsidP="776AD739" w:rsidRDefault="3FF8A1B8" w14:paraId="0BA44DDC" w14:textId="39658BA5">
      <w:pPr>
        <w:pStyle w:val="ListParagraph"/>
        <w:numPr>
          <w:ilvl w:val="0"/>
          <w:numId w:val="6"/>
        </w:numPr>
        <w:spacing w:after="0"/>
        <w:rPr>
          <w:rFonts w:ascii="Aptos" w:hAnsi="Aptos" w:eastAsia="Aptos" w:cs="Aptos"/>
          <w:sz w:val="24"/>
          <w:szCs w:val="24"/>
          <w:lang w:val="en-US"/>
        </w:rPr>
      </w:pPr>
      <w:r w:rsidRPr="776AD739">
        <w:rPr>
          <w:rFonts w:ascii="Aptos" w:hAnsi="Aptos" w:eastAsia="Aptos" w:cs="Aptos"/>
          <w:sz w:val="24"/>
          <w:szCs w:val="24"/>
          <w:lang w:val="en-US"/>
        </w:rPr>
        <w:t xml:space="preserve">Trusted Device Enrolment using Cloud-assisted OOB pairing </w:t>
      </w:r>
    </w:p>
    <w:p w:rsidR="3FF8A1B8" w:rsidP="776AD739" w:rsidRDefault="3FF8A1B8" w14:paraId="394413A9" w14:textId="4B36FCFD">
      <w:pPr>
        <w:pStyle w:val="ListParagraph"/>
        <w:numPr>
          <w:ilvl w:val="0"/>
          <w:numId w:val="5"/>
        </w:numPr>
        <w:spacing w:after="0"/>
        <w:rPr>
          <w:rFonts w:ascii="Aptos" w:hAnsi="Aptos" w:eastAsia="Aptos" w:cs="Aptos"/>
          <w:sz w:val="24"/>
          <w:szCs w:val="24"/>
          <w:lang w:val="en-US"/>
        </w:rPr>
      </w:pPr>
      <w:r w:rsidRPr="776AD739">
        <w:rPr>
          <w:rFonts w:ascii="Aptos" w:hAnsi="Aptos" w:eastAsia="Aptos" w:cs="Aptos"/>
          <w:sz w:val="24"/>
          <w:szCs w:val="24"/>
          <w:lang w:val="en-US"/>
        </w:rPr>
        <w:t xml:space="preserve">BLE radio channel with secured data communication protocol from wearables to synchronization device </w:t>
      </w:r>
    </w:p>
    <w:p w:rsidR="3FF8A1B8" w:rsidP="776AD739" w:rsidRDefault="3FF8A1B8" w14:paraId="1BB42DD0" w14:textId="71CCDE42">
      <w:pPr>
        <w:pStyle w:val="ListParagraph"/>
        <w:numPr>
          <w:ilvl w:val="0"/>
          <w:numId w:val="4"/>
        </w:numPr>
        <w:spacing w:after="0"/>
        <w:rPr>
          <w:rFonts w:ascii="Aptos" w:hAnsi="Aptos" w:eastAsia="Aptos" w:cs="Aptos"/>
          <w:sz w:val="24"/>
          <w:szCs w:val="24"/>
          <w:lang w:val="en-US"/>
        </w:rPr>
      </w:pPr>
      <w:r w:rsidRPr="776AD739">
        <w:rPr>
          <w:rFonts w:ascii="Aptos" w:hAnsi="Aptos" w:eastAsia="Aptos" w:cs="Aptos"/>
          <w:sz w:val="24"/>
          <w:szCs w:val="24"/>
          <w:lang w:val="en-US"/>
        </w:rPr>
        <w:t xml:space="preserve">RasPi as a Data synchronization device </w:t>
      </w:r>
    </w:p>
    <w:p w:rsidR="3FF8A1B8" w:rsidP="776AD739" w:rsidRDefault="3FF8A1B8" w14:paraId="39DE8FE9" w14:textId="629CC82D">
      <w:pPr>
        <w:pStyle w:val="ListParagraph"/>
        <w:numPr>
          <w:ilvl w:val="0"/>
          <w:numId w:val="3"/>
        </w:numPr>
        <w:spacing w:after="0"/>
        <w:rPr>
          <w:rFonts w:ascii="Aptos" w:hAnsi="Aptos" w:eastAsia="Aptos" w:cs="Aptos"/>
          <w:sz w:val="24"/>
          <w:szCs w:val="24"/>
          <w:lang w:val="en-US"/>
        </w:rPr>
      </w:pPr>
      <w:r w:rsidRPr="776AD739">
        <w:rPr>
          <w:rFonts w:ascii="Aptos" w:hAnsi="Aptos" w:eastAsia="Aptos" w:cs="Aptos"/>
          <w:sz w:val="24"/>
          <w:szCs w:val="24"/>
          <w:lang w:val="en-US"/>
        </w:rPr>
        <w:t>Secured network connection from synchronization device to VTT’s Hybrid Simulation System using Connector component (VTT implements Connector module into data sync device)</w:t>
      </w:r>
    </w:p>
    <w:p w:rsidR="3FF8A1B8" w:rsidP="776AD739" w:rsidRDefault="3FF8A1B8" w14:paraId="7290E764" w14:textId="4A442C93">
      <w:pPr>
        <w:spacing w:after="160" w:line="276" w:lineRule="auto"/>
      </w:pPr>
      <w:r w:rsidRPr="776AD739">
        <w:rPr>
          <w:rFonts w:ascii="Aptos" w:hAnsi="Aptos" w:eastAsia="Aptos" w:cs="Aptos"/>
          <w:sz w:val="24"/>
          <w:lang w:val="en-US"/>
        </w:rPr>
        <w:t xml:space="preserve">The Polar data processing framework supports both real-time data processing for live events and long-term data synchronization for analytics and evaluation. In this demonstration, the focus is on real-time processing in which the physical and mental load is measured, delivered, and monitored during the event. Measured data items are: </w:t>
      </w:r>
    </w:p>
    <w:p w:rsidR="3FF8A1B8" w:rsidP="776AD739" w:rsidRDefault="3FF8A1B8" w14:paraId="29AF01A7" w14:textId="57E21F7E">
      <w:pPr>
        <w:pStyle w:val="ListParagraph"/>
        <w:numPr>
          <w:ilvl w:val="0"/>
          <w:numId w:val="2"/>
        </w:numPr>
        <w:spacing w:after="0"/>
        <w:rPr>
          <w:rFonts w:ascii="Aptos" w:hAnsi="Aptos" w:eastAsia="Aptos" w:cs="Aptos"/>
          <w:sz w:val="24"/>
          <w:szCs w:val="24"/>
          <w:lang w:val="en-US"/>
        </w:rPr>
      </w:pPr>
      <w:r w:rsidRPr="776AD739">
        <w:rPr>
          <w:rFonts w:ascii="Aptos" w:hAnsi="Aptos" w:eastAsia="Aptos" w:cs="Aptos"/>
          <w:sz w:val="24"/>
          <w:szCs w:val="24"/>
          <w:lang w:val="en-US"/>
        </w:rPr>
        <w:t xml:space="preserve">Heart rate in bpm </w:t>
      </w:r>
    </w:p>
    <w:p w:rsidR="3FF8A1B8" w:rsidP="776AD739" w:rsidRDefault="3FF8A1B8" w14:paraId="5DC23B95" w14:textId="1E8A1AC5">
      <w:pPr>
        <w:pStyle w:val="ListParagraph"/>
        <w:numPr>
          <w:ilvl w:val="0"/>
          <w:numId w:val="1"/>
        </w:numPr>
        <w:spacing w:after="0"/>
        <w:rPr>
          <w:rFonts w:ascii="Aptos" w:hAnsi="Aptos" w:eastAsia="Aptos" w:cs="Aptos"/>
          <w:sz w:val="24"/>
          <w:szCs w:val="24"/>
          <w:lang w:val="en-US"/>
        </w:rPr>
      </w:pPr>
      <w:r w:rsidRPr="776AD739">
        <w:rPr>
          <w:rFonts w:ascii="Aptos" w:hAnsi="Aptos" w:eastAsia="Aptos" w:cs="Aptos"/>
          <w:sz w:val="24"/>
          <w:szCs w:val="24"/>
          <w:lang w:val="en-US"/>
        </w:rPr>
        <w:t>RR intervals in milliseconds</w:t>
      </w:r>
    </w:p>
    <w:p w:rsidR="776AD739" w:rsidP="776AD739" w:rsidRDefault="776AD739" w14:paraId="51163420" w14:textId="3FF6AB4D">
      <w:pPr>
        <w:spacing w:line="276" w:lineRule="auto"/>
        <w:rPr>
          <w:rFonts w:ascii="Aptos" w:hAnsi="Aptos" w:eastAsia="Aptos" w:cs="Aptos"/>
          <w:sz w:val="24"/>
          <w:lang w:val="en-US"/>
        </w:rPr>
      </w:pPr>
    </w:p>
    <w:p w:rsidR="3FF8A1B8" w:rsidP="776AD739" w:rsidRDefault="3FF8A1B8" w14:paraId="3C66AA94" w14:textId="3F84BBF7">
      <w:pPr>
        <w:spacing w:after="160" w:line="276" w:lineRule="auto"/>
      </w:pPr>
      <w:r w:rsidRPr="776AD739">
        <w:rPr>
          <w:rFonts w:ascii="Aptos" w:hAnsi="Aptos" w:eastAsia="Aptos" w:cs="Aptos"/>
          <w:sz w:val="24"/>
          <w:lang w:val="en-US"/>
        </w:rPr>
        <w:t xml:space="preserve">The group of firefighters are equipped with the Polar sport watch and/or Polar HR sensor. In the field the fire truck offers the necessary connections (network) and platforms (electricity) for integrating the data sync device into the VTT’s Hybrid simulation system. This setup makes it possible for field commanders to lead the rescue operation allowing the efficient shift rotation and crew workload distribution without exhausting critical rescue workers during the mission. </w:t>
      </w:r>
    </w:p>
    <w:p w:rsidR="3FF8A1B8" w:rsidP="776AD739" w:rsidRDefault="3FF8A1B8" w14:paraId="07FD2FE5" w14:textId="1E3F7722">
      <w:pPr>
        <w:spacing w:after="160" w:line="276" w:lineRule="auto"/>
        <w:jc w:val="center"/>
      </w:pPr>
      <w:r>
        <w:rPr>
          <w:noProof/>
        </w:rPr>
        <w:drawing>
          <wp:inline distT="0" distB="0" distL="0" distR="0" wp14:anchorId="11104798" wp14:editId="3C84FBC8">
            <wp:extent cx="4229100" cy="2943225"/>
            <wp:effectExtent l="0" t="0" r="0" b="0"/>
            <wp:docPr id="447602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2718" name="Picture 447602718"/>
                    <pic:cNvPicPr/>
                  </pic:nvPicPr>
                  <pic:blipFill>
                    <a:blip r:embed="rId17">
                      <a:extLst>
                        <a:ext uri="{28A0092B-C50C-407E-A947-70E740481C1C}">
                          <a14:useLocalDpi xmlns:a14="http://schemas.microsoft.com/office/drawing/2010/main"/>
                        </a:ext>
                      </a:extLst>
                    </a:blip>
                    <a:stretch>
                      <a:fillRect/>
                    </a:stretch>
                  </pic:blipFill>
                  <pic:spPr>
                    <a:xfrm>
                      <a:off x="0" y="0"/>
                      <a:ext cx="4229100" cy="2943225"/>
                    </a:xfrm>
                    <a:prstGeom prst="rect">
                      <a:avLst/>
                    </a:prstGeom>
                  </pic:spPr>
                </pic:pic>
              </a:graphicData>
            </a:graphic>
          </wp:inline>
        </w:drawing>
      </w:r>
    </w:p>
    <w:p w:rsidR="776AD739" w:rsidP="776AD739" w:rsidRDefault="776AD739" w14:paraId="7A22A0FE" w14:textId="60FB1178">
      <w:pPr>
        <w:pStyle w:val="BodyText"/>
        <w:rPr>
          <w:lang w:val="en-US"/>
        </w:rPr>
      </w:pPr>
    </w:p>
    <w:p w:rsidRPr="003B38B1" w:rsidR="003B38B1" w:rsidP="32A64220" w:rsidRDefault="003B38B1" w14:paraId="2C11CB6A" w14:textId="581091E9">
      <w:pPr>
        <w:pStyle w:val="BodyText"/>
        <w:rPr>
          <w:lang w:val="en-US"/>
        </w:rPr>
      </w:pPr>
    </w:p>
    <w:p w:rsidRPr="003B38B1" w:rsidR="003B38B1" w:rsidP="32A64220" w:rsidRDefault="003B38B1" w14:paraId="422DE5C1" w14:textId="0C3A9A1C">
      <w:pPr>
        <w:pStyle w:val="BodyText"/>
        <w:jc w:val="center"/>
      </w:pPr>
    </w:p>
    <w:p w:rsidRPr="003B38B1" w:rsidR="003B38B1" w:rsidP="003B38B1" w:rsidRDefault="003B38B1" w14:paraId="68E18E41" w14:textId="40992672">
      <w:pPr>
        <w:pStyle w:val="BodyText"/>
        <w:rPr>
          <w:lang w:val="en-US"/>
        </w:rPr>
      </w:pPr>
    </w:p>
    <w:p w:rsidR="3DF2CEBE" w:rsidP="003B38B1" w:rsidRDefault="3DF2CEBE" w14:paraId="4C254917" w14:textId="7F403526">
      <w:pPr>
        <w:pStyle w:val="Heading3"/>
      </w:pPr>
      <w:proofErr w:type="spellStart"/>
      <w:r w:rsidRPr="54C49E8E">
        <w:rPr>
          <w:highlight w:val="yellow"/>
          <w:lang w:val="en-GB"/>
        </w:rPr>
        <w:t>Natlink</w:t>
      </w:r>
      <w:proofErr w:type="spellEnd"/>
    </w:p>
    <w:p w:rsidR="003B38B1" w:rsidP="003B38B1" w:rsidRDefault="003B38B1" w14:paraId="3B68FC50" w14:textId="77777777">
      <w:pPr>
        <w:rPr>
          <w:lang w:val="en-US"/>
        </w:rPr>
      </w:pPr>
    </w:p>
    <w:p w:rsidRPr="007C7198" w:rsidR="007C7198" w:rsidP="007C7198" w:rsidRDefault="007C7198" w14:paraId="19C223D6" w14:textId="77777777">
      <w:pPr>
        <w:pStyle w:val="BodyText"/>
        <w:rPr>
          <w:lang w:val="en-US"/>
        </w:rPr>
      </w:pPr>
    </w:p>
    <w:p w:rsidRPr="007C7198" w:rsidR="007C7198" w:rsidP="007C7198" w:rsidRDefault="007C7198" w14:paraId="1F486C34" w14:textId="77777777">
      <w:pPr>
        <w:pStyle w:val="BodyText"/>
        <w:rPr>
          <w:lang w:val="en-US"/>
        </w:rPr>
      </w:pPr>
    </w:p>
    <w:p w:rsidR="3DF2CEBE" w:rsidP="003B38B1" w:rsidRDefault="3DF2CEBE" w14:paraId="611565AB" w14:textId="6525FA95">
      <w:pPr>
        <w:pStyle w:val="Heading3"/>
      </w:pPr>
      <w:proofErr w:type="spellStart"/>
      <w:r w:rsidRPr="54C49E8E">
        <w:rPr>
          <w:highlight w:val="yellow"/>
          <w:lang w:val="en-GB"/>
        </w:rPr>
        <w:t>Oulun</w:t>
      </w:r>
      <w:proofErr w:type="spellEnd"/>
      <w:r w:rsidRPr="54C49E8E">
        <w:rPr>
          <w:highlight w:val="yellow"/>
          <w:lang w:val="en-GB"/>
        </w:rPr>
        <w:t xml:space="preserve"> Satama</w:t>
      </w:r>
    </w:p>
    <w:p w:rsidR="003B38B1" w:rsidP="003B38B1" w:rsidRDefault="003B38B1" w14:paraId="4D0BB9C1" w14:textId="77777777">
      <w:pPr>
        <w:rPr>
          <w:lang w:val="en-US"/>
        </w:rPr>
      </w:pPr>
    </w:p>
    <w:p w:rsidRPr="00436078" w:rsidR="0087473E" w:rsidP="0087473E" w:rsidRDefault="0087473E" w14:paraId="4865B2F7" w14:textId="77777777">
      <w:pPr>
        <w:spacing w:after="160" w:line="278" w:lineRule="auto"/>
        <w:rPr>
          <w:lang w:val="en-US"/>
        </w:rPr>
      </w:pPr>
      <w:r w:rsidRPr="00436078">
        <w:rPr>
          <w:lang w:val="en-US"/>
        </w:rPr>
        <w:t>The Port of Oulu acts as a real</w:t>
      </w:r>
      <w:r w:rsidRPr="00436078">
        <w:rPr>
          <w:lang w:val="en-US"/>
        </w:rPr>
        <w:noBreakHyphen/>
      </w:r>
      <w:r w:rsidRPr="00436078">
        <w:rPr>
          <w:lang w:val="en-US"/>
        </w:rPr>
        <w:t>world demonstration and piloting site for the technical enablers developed within WP4 of the Sa4CPS project. As an active and safety</w:t>
      </w:r>
      <w:r w:rsidRPr="00436078">
        <w:rPr>
          <w:lang w:val="en-US"/>
        </w:rPr>
        <w:noBreakHyphen/>
      </w:r>
      <w:r w:rsidRPr="00436078">
        <w:rPr>
          <w:lang w:val="en-US"/>
        </w:rPr>
        <w:t>critical port environment, it enables and supports the piloting, demonstration, and validation of the WP4 enablers by providing a realistic operational context against which the architectural designs and integration concepts presented in this deliverable can be assessed.</w:t>
      </w:r>
    </w:p>
    <w:p w:rsidR="0087473E" w:rsidP="0087473E" w:rsidRDefault="0087473E" w14:paraId="008F9330" w14:textId="77777777">
      <w:pPr>
        <w:rPr>
          <w:lang w:val="en-US"/>
        </w:rPr>
      </w:pPr>
      <w:r w:rsidRPr="00436078">
        <w:rPr>
          <w:lang w:val="en-US"/>
        </w:rPr>
        <w:t xml:space="preserve">Primary demonstrations and pilot activities for the WP4 technical enablers are enabled at the Port of Oulu’s </w:t>
      </w:r>
      <w:proofErr w:type="spellStart"/>
      <w:r w:rsidRPr="00436078">
        <w:rPr>
          <w:lang w:val="en-US"/>
        </w:rPr>
        <w:t>Oritkari</w:t>
      </w:r>
      <w:proofErr w:type="spellEnd"/>
      <w:r w:rsidRPr="00436078">
        <w:rPr>
          <w:lang w:val="en-US"/>
        </w:rPr>
        <w:t xml:space="preserve"> port area, which hosts a wide range of port operations. </w:t>
      </w:r>
      <w:proofErr w:type="spellStart"/>
      <w:r w:rsidRPr="00436078">
        <w:rPr>
          <w:lang w:val="en-US"/>
        </w:rPr>
        <w:t>Oritkari</w:t>
      </w:r>
      <w:proofErr w:type="spellEnd"/>
      <w:r w:rsidRPr="00436078">
        <w:rPr>
          <w:lang w:val="en-US"/>
        </w:rPr>
        <w:t xml:space="preserve"> mainly handles container and carton board traffic, as well as other forest industry products, offering a diverse and representative setting for real</w:t>
      </w:r>
      <w:r w:rsidRPr="00436078">
        <w:rPr>
          <w:lang w:val="en-US"/>
        </w:rPr>
        <w:noBreakHyphen/>
      </w:r>
      <w:r w:rsidRPr="00436078">
        <w:rPr>
          <w:lang w:val="en-US"/>
        </w:rPr>
        <w:t xml:space="preserve">world pilots and demonstrations. The port area consists of the Main, North, and West quays, which together provide multiple locations and operational contexts that can be utilized for different demonstration and piloting needs. Figure X illustrates the </w:t>
      </w:r>
      <w:proofErr w:type="spellStart"/>
      <w:r w:rsidRPr="00436078">
        <w:rPr>
          <w:lang w:val="en-US"/>
        </w:rPr>
        <w:t>Oritkari</w:t>
      </w:r>
      <w:proofErr w:type="spellEnd"/>
      <w:r w:rsidRPr="00436078">
        <w:rPr>
          <w:lang w:val="en-US"/>
        </w:rPr>
        <w:t xml:space="preserve"> port area.</w:t>
      </w:r>
    </w:p>
    <w:p w:rsidRPr="00D13AFF" w:rsidR="0087473E" w:rsidP="0087473E" w:rsidRDefault="0087473E" w14:paraId="1F0E49AB" w14:textId="77777777">
      <w:pPr>
        <w:pStyle w:val="BodyText"/>
        <w:rPr>
          <w:lang w:val="en-US"/>
        </w:rPr>
      </w:pPr>
    </w:p>
    <w:p w:rsidR="0087473E" w:rsidP="0087473E" w:rsidRDefault="0087473E" w14:paraId="022CE591" w14:textId="39059945">
      <w:pPr>
        <w:keepNext/>
        <w:spacing w:after="160" w:line="278" w:lineRule="auto"/>
      </w:pPr>
    </w:p>
    <w:p w:rsidR="1BBD903A" w:rsidP="34C628D9" w:rsidRDefault="1BBD903A" w14:paraId="5DA0906D" w14:textId="522DB309">
      <w:pPr>
        <w:pStyle w:val="BodyText"/>
        <w:keepNext/>
      </w:pPr>
      <w:r>
        <w:rPr>
          <w:noProof/>
        </w:rPr>
        <w:drawing>
          <wp:inline distT="0" distB="0" distL="0" distR="0" wp14:anchorId="1CD895CE" wp14:editId="01AA4C15">
            <wp:extent cx="6162675" cy="4191000"/>
            <wp:effectExtent l="0" t="0" r="0" b="0"/>
            <wp:docPr id="713302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02457" name="Picture 713302457"/>
                    <pic:cNvPicPr/>
                  </pic:nvPicPr>
                  <pic:blipFill>
                    <a:blip r:embed="rId18">
                      <a:extLst>
                        <a:ext uri="{28A0092B-C50C-407E-A947-70E740481C1C}">
                          <a14:useLocalDpi xmlns:a14="http://schemas.microsoft.com/office/drawing/2010/main"/>
                        </a:ext>
                      </a:extLst>
                    </a:blip>
                    <a:stretch>
                      <a:fillRect/>
                    </a:stretch>
                  </pic:blipFill>
                  <pic:spPr>
                    <a:xfrm>
                      <a:off x="0" y="0"/>
                      <a:ext cx="6162675" cy="4191000"/>
                    </a:xfrm>
                    <a:prstGeom prst="rect">
                      <a:avLst/>
                    </a:prstGeom>
                  </pic:spPr>
                </pic:pic>
              </a:graphicData>
            </a:graphic>
          </wp:inline>
        </w:drawing>
      </w:r>
    </w:p>
    <w:p w:rsidRPr="00436078" w:rsidR="0087473E" w:rsidP="0087473E" w:rsidRDefault="0087473E" w14:paraId="0F6F8C63" w14:textId="77777777">
      <w:pPr>
        <w:pStyle w:val="Caption"/>
        <w:rPr>
          <w:b w:val="0"/>
          <w:bCs w:val="0"/>
          <w:color w:val="auto"/>
          <w:spacing w:val="4"/>
          <w:sz w:val="20"/>
          <w:szCs w:val="24"/>
          <w:lang w:val="en-US"/>
        </w:rPr>
      </w:pPr>
      <w:r w:rsidRPr="00D13AFF">
        <w:rPr>
          <w:b w:val="0"/>
          <w:bCs w:val="0"/>
          <w:color w:val="auto"/>
          <w:spacing w:val="4"/>
          <w:sz w:val="20"/>
          <w:szCs w:val="24"/>
          <w:lang w:val="en-US"/>
        </w:rPr>
        <w:t xml:space="preserve">Figure X. </w:t>
      </w:r>
      <w:proofErr w:type="spellStart"/>
      <w:r w:rsidRPr="00D13AFF">
        <w:rPr>
          <w:b w:val="0"/>
          <w:bCs w:val="0"/>
          <w:color w:val="auto"/>
          <w:spacing w:val="4"/>
          <w:sz w:val="20"/>
          <w:szCs w:val="24"/>
          <w:lang w:val="en-US"/>
        </w:rPr>
        <w:t>Oritkari</w:t>
      </w:r>
      <w:proofErr w:type="spellEnd"/>
      <w:r w:rsidRPr="00D13AFF">
        <w:rPr>
          <w:b w:val="0"/>
          <w:bCs w:val="0"/>
          <w:color w:val="auto"/>
          <w:spacing w:val="4"/>
          <w:sz w:val="20"/>
          <w:szCs w:val="24"/>
          <w:lang w:val="en-US"/>
        </w:rPr>
        <w:t xml:space="preserve"> port area.</w:t>
      </w:r>
    </w:p>
    <w:p w:rsidR="0087473E" w:rsidP="0087473E" w:rsidRDefault="0087473E" w14:paraId="45695D3D" w14:textId="77777777">
      <w:pPr>
        <w:spacing w:after="160" w:line="278" w:lineRule="auto"/>
        <w:rPr>
          <w:lang w:val="en-US"/>
        </w:rPr>
      </w:pPr>
      <w:r w:rsidRPr="00436078">
        <w:rPr>
          <w:lang w:val="en-US"/>
        </w:rPr>
        <w:t>WP4 develops a comprehensive set of technical enablers supporting status representation, situational awareness, projection of future states, and execution of actions in cyber</w:t>
      </w:r>
      <w:r w:rsidRPr="00436078">
        <w:rPr>
          <w:lang w:val="en-US"/>
        </w:rPr>
        <w:noBreakHyphen/>
      </w:r>
      <w:r w:rsidRPr="00436078">
        <w:rPr>
          <w:lang w:val="en-US"/>
        </w:rPr>
        <w:t>physical systems. By making its operational environment available for pilots and demonstrations, the Port of Oulu enables these enablers to be tested and evaluated beyond laboratory or simulated environments, under real operational, organizational, and infrastructural constraints typical of port operations.</w:t>
      </w:r>
    </w:p>
    <w:p w:rsidRPr="00AF1855" w:rsidR="0087473E" w:rsidP="0087473E" w:rsidRDefault="0087473E" w14:paraId="762AC6E2" w14:textId="77777777">
      <w:pPr>
        <w:pStyle w:val="BodyText"/>
        <w:rPr>
          <w:lang w:val="en-US"/>
        </w:rPr>
      </w:pPr>
    </w:p>
    <w:p w:rsidRPr="0087473E" w:rsidR="0087473E" w:rsidP="0087473E" w:rsidRDefault="0087473E" w14:paraId="11D8E213" w14:textId="77777777">
      <w:pPr>
        <w:pStyle w:val="BodyText"/>
        <w:rPr>
          <w:lang w:val="en-US"/>
        </w:rPr>
      </w:pPr>
    </w:p>
    <w:p w:rsidRPr="0087473E" w:rsidR="0087473E" w:rsidP="0087473E" w:rsidRDefault="0087473E" w14:paraId="2745D8D1" w14:textId="77777777">
      <w:pPr>
        <w:pStyle w:val="BodyText"/>
        <w:rPr>
          <w:lang w:val="en-US"/>
        </w:rPr>
      </w:pPr>
    </w:p>
    <w:p w:rsidR="3DF2CEBE" w:rsidP="003B38B1" w:rsidRDefault="3DF2CEBE" w14:paraId="639204A9" w14:textId="3FDE599E">
      <w:pPr>
        <w:pStyle w:val="Heading3"/>
      </w:pPr>
      <w:proofErr w:type="spellStart"/>
      <w:r w:rsidRPr="1A28D9B7">
        <w:rPr>
          <w:highlight w:val="yellow"/>
        </w:rPr>
        <w:t>Modirum</w:t>
      </w:r>
      <w:proofErr w:type="spellEnd"/>
    </w:p>
    <w:p w:rsidR="000B56F0" w:rsidP="000B56F0" w:rsidRDefault="000B56F0" w14:paraId="6E8C9B49" w14:textId="77777777">
      <w:pPr>
        <w:rPr>
          <w:lang w:val="en-US"/>
        </w:rPr>
      </w:pPr>
    </w:p>
    <w:p w:rsidRPr="000B56F0" w:rsidR="000B56F0" w:rsidP="000B56F0" w:rsidRDefault="000B56F0" w14:paraId="3DBD2BA5" w14:textId="77777777">
      <w:pPr>
        <w:pStyle w:val="BodyText"/>
        <w:rPr>
          <w:lang w:val="en-US"/>
        </w:rPr>
      </w:pPr>
    </w:p>
    <w:p w:rsidRPr="003B38B1" w:rsidR="003B38B1" w:rsidP="003B38B1" w:rsidRDefault="003B38B1" w14:paraId="5BC978C4" w14:textId="77777777">
      <w:pPr>
        <w:rPr>
          <w:lang w:val="en-US"/>
        </w:rPr>
      </w:pPr>
    </w:p>
    <w:p w:rsidR="3DF2CEBE" w:rsidP="003B38B1" w:rsidRDefault="3DF2CEBE" w14:paraId="36BD0E7F" w14:textId="07D54F5A">
      <w:pPr>
        <w:pStyle w:val="Heading3"/>
      </w:pPr>
      <w:proofErr w:type="spellStart"/>
      <w:r w:rsidRPr="1A28D9B7">
        <w:rPr>
          <w:highlight w:val="yellow"/>
        </w:rPr>
        <w:t>Enerim</w:t>
      </w:r>
      <w:proofErr w:type="spellEnd"/>
    </w:p>
    <w:p w:rsidR="00520E7E" w:rsidP="00520E7E" w:rsidRDefault="00520E7E" w14:paraId="340E8404" w14:textId="77777777">
      <w:pPr>
        <w:rPr>
          <w:lang w:val="en-US"/>
        </w:rPr>
      </w:pPr>
    </w:p>
    <w:p w:rsidRPr="00520E7E" w:rsidR="00520E7E" w:rsidP="00520E7E" w:rsidRDefault="00520E7E" w14:paraId="7E03BB27" w14:textId="77777777">
      <w:pPr>
        <w:pStyle w:val="BodyText"/>
        <w:rPr>
          <w:lang w:val="en-US"/>
        </w:rPr>
      </w:pPr>
    </w:p>
    <w:p w:rsidR="1A28D9B7" w:rsidP="1A28D9B7" w:rsidRDefault="1A28D9B7" w14:paraId="3EDC2A09" w14:textId="23915CBA">
      <w:pPr>
        <w:pStyle w:val="BodyText"/>
        <w:rPr>
          <w:highlight w:val="yellow"/>
        </w:rPr>
      </w:pPr>
    </w:p>
    <w:p w:rsidR="006C5A83" w:rsidP="006C5A83" w:rsidRDefault="006C5A83" w14:paraId="6199D78E" w14:textId="1D399D38">
      <w:pPr>
        <w:pStyle w:val="Heading2"/>
      </w:pPr>
      <w:r>
        <w:t>Discuss</w:t>
      </w:r>
      <w:r w:rsidR="00507E98">
        <w:t>ion and estimation of combined UC KPI</w:t>
      </w:r>
    </w:p>
    <w:p w:rsidR="00507E98" w:rsidP="00507E98" w:rsidRDefault="00507E98" w14:paraId="34812623" w14:textId="77777777">
      <w:pPr>
        <w:pStyle w:val="BodyText"/>
      </w:pPr>
    </w:p>
    <w:tbl>
      <w:tblPr>
        <w:tblStyle w:val="TableGrid1"/>
        <w:tblW w:w="9139" w:type="dxa"/>
        <w:tblLook w:val="04A0" w:firstRow="1" w:lastRow="0" w:firstColumn="1" w:lastColumn="0" w:noHBand="0" w:noVBand="1"/>
      </w:tblPr>
      <w:tblGrid>
        <w:gridCol w:w="2875"/>
        <w:gridCol w:w="2088"/>
        <w:gridCol w:w="2088"/>
        <w:gridCol w:w="2088"/>
      </w:tblGrid>
      <w:tr w:rsidRPr="00FB1C2E" w:rsidR="00FB1C2E" w14:paraId="625D829D" w14:textId="77777777">
        <w:trPr>
          <w:cnfStyle w:val="100000000000" w:firstRow="1" w:lastRow="0" w:firstColumn="0" w:lastColumn="0" w:oddVBand="0" w:evenVBand="0" w:oddHBand="0" w:evenHBand="0" w:firstRowFirstColumn="0" w:firstRowLastColumn="0" w:lastRowFirstColumn="0" w:lastRowLastColumn="0"/>
          <w:trHeight w:val="300"/>
        </w:trPr>
        <w:tc>
          <w:tcPr>
            <w:tcW w:w="2875" w:type="dxa"/>
          </w:tcPr>
          <w:p w:rsidRPr="00FB1C2E" w:rsidR="00FB1C2E" w:rsidP="00FB1C2E" w:rsidRDefault="00FB1C2E" w14:paraId="659159FB" w14:textId="77777777">
            <w:pPr>
              <w:rPr>
                <w:rFonts w:ascii="Calibri" w:hAnsi="Calibri"/>
                <w:szCs w:val="21"/>
                <w:lang w:eastAsia="en-US"/>
              </w:rPr>
            </w:pPr>
            <w:r w:rsidRPr="00FB1C2E">
              <w:rPr>
                <w:rFonts w:ascii="Calibri" w:hAnsi="Calibri"/>
                <w:szCs w:val="21"/>
                <w:lang w:eastAsia="en-US"/>
              </w:rPr>
              <w:t>Name of the KPI: Sa4CPS UC KPI</w:t>
            </w:r>
          </w:p>
        </w:tc>
        <w:tc>
          <w:tcPr>
            <w:tcW w:w="2088" w:type="dxa"/>
          </w:tcPr>
          <w:p w:rsidRPr="00FB1C2E" w:rsidR="00FB1C2E" w:rsidP="00FB1C2E" w:rsidRDefault="00FB1C2E" w14:paraId="1435CFFF" w14:textId="77777777">
            <w:pPr>
              <w:jc w:val="center"/>
              <w:rPr>
                <w:rFonts w:ascii="Calibri" w:hAnsi="Calibri"/>
                <w:szCs w:val="21"/>
                <w:lang w:eastAsia="en-US"/>
              </w:rPr>
            </w:pPr>
            <w:r w:rsidRPr="00FB1C2E">
              <w:rPr>
                <w:rFonts w:ascii="Calibri" w:hAnsi="Calibri"/>
                <w:szCs w:val="21"/>
                <w:lang w:eastAsia="en-US"/>
              </w:rPr>
              <w:t>Initial value</w:t>
            </w:r>
          </w:p>
        </w:tc>
        <w:tc>
          <w:tcPr>
            <w:tcW w:w="2088" w:type="dxa"/>
          </w:tcPr>
          <w:p w:rsidRPr="00FB1C2E" w:rsidR="00FB1C2E" w:rsidP="00FB1C2E" w:rsidRDefault="00FB1C2E" w14:paraId="6F792CFF" w14:textId="77777777">
            <w:pPr>
              <w:jc w:val="center"/>
              <w:rPr>
                <w:rFonts w:ascii="Calibri" w:hAnsi="Calibri"/>
                <w:szCs w:val="21"/>
                <w:lang w:eastAsia="en-US"/>
              </w:rPr>
            </w:pPr>
            <w:r w:rsidRPr="00FB1C2E">
              <w:rPr>
                <w:rFonts w:ascii="Calibri" w:hAnsi="Calibri"/>
                <w:szCs w:val="21"/>
                <w:lang w:eastAsia="en-US"/>
              </w:rPr>
              <w:t>Targeted value</w:t>
            </w:r>
          </w:p>
        </w:tc>
        <w:tc>
          <w:tcPr>
            <w:tcW w:w="2088" w:type="dxa"/>
          </w:tcPr>
          <w:p w:rsidRPr="00FB1C2E" w:rsidR="00FB1C2E" w:rsidP="00FB1C2E" w:rsidRDefault="00FB1C2E" w14:paraId="16C017CB" w14:textId="77777777">
            <w:pPr>
              <w:jc w:val="center"/>
              <w:rPr>
                <w:rFonts w:ascii="Calibri" w:hAnsi="Calibri"/>
                <w:szCs w:val="21"/>
                <w:lang w:eastAsia="en-US"/>
              </w:rPr>
            </w:pPr>
            <w:r w:rsidRPr="00FB1C2E">
              <w:rPr>
                <w:rFonts w:ascii="Calibri" w:hAnsi="Calibri"/>
                <w:szCs w:val="21"/>
                <w:lang w:eastAsia="en-US"/>
              </w:rPr>
              <w:t>Current value</w:t>
            </w:r>
          </w:p>
        </w:tc>
      </w:tr>
      <w:tr w:rsidRPr="00FB1C2E" w:rsidR="00FB1C2E" w14:paraId="4C233D4C"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Height w:val="300"/>
        </w:trPr>
        <w:tc>
          <w:tcPr>
            <w:tcW w:w="2875" w:type="dxa"/>
          </w:tcPr>
          <w:p w:rsidRPr="00FB1C2E" w:rsidR="00FB1C2E" w:rsidP="00FB1C2E" w:rsidRDefault="00FB1C2E" w14:paraId="38689FE5" w14:textId="77777777">
            <w:pPr>
              <w:numPr>
                <w:ilvl w:val="0"/>
                <w:numId w:val="24"/>
              </w:numPr>
              <w:rPr>
                <w:rFonts w:ascii="Calibri" w:hAnsi="Calibri"/>
                <w:iCs/>
                <w:szCs w:val="21"/>
                <w:lang w:eastAsia="en-US"/>
              </w:rPr>
            </w:pPr>
            <w:r w:rsidRPr="00FB1C2E">
              <w:rPr>
                <w:rFonts w:ascii="Calibri" w:hAnsi="Calibri"/>
                <w:iCs/>
                <w:szCs w:val="21"/>
                <w:lang w:eastAsia="en-US"/>
              </w:rPr>
              <w:t>Autonomous lightweight logistics (UC1)</w:t>
            </w:r>
          </w:p>
        </w:tc>
        <w:tc>
          <w:tcPr>
            <w:tcW w:w="2088" w:type="dxa"/>
          </w:tcPr>
          <w:p w:rsidRPr="00FB1C2E" w:rsidR="00FB1C2E" w:rsidP="00FB1C2E" w:rsidRDefault="00FB1C2E" w14:paraId="20CAEC62" w14:textId="77777777">
            <w:pPr>
              <w:rPr>
                <w:rFonts w:ascii="Calibri" w:hAnsi="Calibri"/>
                <w:szCs w:val="21"/>
                <w:lang w:eastAsia="en-US"/>
              </w:rPr>
            </w:pPr>
            <w:r w:rsidRPr="00FB1C2E">
              <w:rPr>
                <w:rFonts w:ascii="Calibri" w:hAnsi="Calibri"/>
                <w:szCs w:val="21"/>
                <w:lang w:eastAsia="en-US"/>
              </w:rPr>
              <w:t>0</w:t>
            </w:r>
          </w:p>
        </w:tc>
        <w:tc>
          <w:tcPr>
            <w:tcW w:w="2088" w:type="dxa"/>
          </w:tcPr>
          <w:p w:rsidRPr="00FB1C2E" w:rsidR="00FB1C2E" w:rsidP="00FB1C2E" w:rsidRDefault="00FB1C2E" w14:paraId="23DB3D6D" w14:textId="77777777">
            <w:pPr>
              <w:rPr>
                <w:rFonts w:ascii="Calibri" w:hAnsi="Calibri"/>
                <w:szCs w:val="21"/>
                <w:lang w:eastAsia="en-US"/>
              </w:rPr>
            </w:pPr>
            <w:r w:rsidRPr="00FB1C2E">
              <w:rPr>
                <w:rFonts w:ascii="Calibri" w:hAnsi="Calibri"/>
                <w:szCs w:val="21"/>
                <w:lang w:eastAsia="en-US"/>
              </w:rPr>
              <w:t>5</w:t>
            </w:r>
          </w:p>
        </w:tc>
        <w:tc>
          <w:tcPr>
            <w:tcW w:w="2088" w:type="dxa"/>
          </w:tcPr>
          <w:p w:rsidRPr="00FB1C2E" w:rsidR="00FB1C2E" w:rsidP="00FB1C2E" w:rsidRDefault="00FB1C2E" w14:paraId="2CD03F90" w14:textId="77777777">
            <w:pPr>
              <w:rPr>
                <w:rFonts w:ascii="Calibri" w:hAnsi="Calibri"/>
                <w:szCs w:val="21"/>
                <w:lang w:eastAsia="en-US"/>
              </w:rPr>
            </w:pPr>
            <w:r w:rsidRPr="00FB1C2E">
              <w:rPr>
                <w:rFonts w:ascii="Calibri" w:hAnsi="Calibri"/>
                <w:szCs w:val="21"/>
                <w:lang w:eastAsia="en-US"/>
              </w:rPr>
              <w:t xml:space="preserve">1 </w:t>
            </w:r>
          </w:p>
        </w:tc>
      </w:tr>
      <w:tr w:rsidRPr="00FB1C2E" w:rsidR="00FB1C2E" w14:paraId="674D77E7"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Height w:val="300"/>
        </w:trPr>
        <w:tc>
          <w:tcPr>
            <w:tcW w:w="2875" w:type="dxa"/>
          </w:tcPr>
          <w:p w:rsidRPr="00FB1C2E" w:rsidR="00FB1C2E" w:rsidP="00FB1C2E" w:rsidRDefault="00FB1C2E" w14:paraId="7EF3591C" w14:textId="77777777">
            <w:pPr>
              <w:numPr>
                <w:ilvl w:val="0"/>
                <w:numId w:val="24"/>
              </w:numPr>
              <w:rPr>
                <w:rFonts w:ascii="Calibri" w:hAnsi="Calibri"/>
                <w:iCs/>
                <w:szCs w:val="21"/>
                <w:lang w:eastAsia="en-US"/>
              </w:rPr>
            </w:pPr>
            <w:r w:rsidRPr="00FB1C2E">
              <w:rPr>
                <w:rFonts w:ascii="Calibri" w:hAnsi="Calibri"/>
                <w:szCs w:val="21"/>
                <w:lang w:eastAsia="en-US"/>
              </w:rPr>
              <w:t>People and machine position awareness in production or logistics chain (UC 2)</w:t>
            </w:r>
          </w:p>
        </w:tc>
        <w:tc>
          <w:tcPr>
            <w:tcW w:w="2088" w:type="dxa"/>
          </w:tcPr>
          <w:p w:rsidRPr="00FB1C2E" w:rsidR="00FB1C2E" w:rsidP="00FB1C2E" w:rsidRDefault="00FB1C2E" w14:paraId="58AE7278" w14:textId="77777777">
            <w:pPr>
              <w:rPr>
                <w:rFonts w:ascii="Calibri" w:hAnsi="Calibri"/>
                <w:szCs w:val="21"/>
                <w:lang w:eastAsia="en-US"/>
              </w:rPr>
            </w:pPr>
            <w:r w:rsidRPr="00FB1C2E">
              <w:rPr>
                <w:rFonts w:ascii="Calibri" w:hAnsi="Calibri"/>
                <w:szCs w:val="21"/>
                <w:lang w:eastAsia="en-US"/>
              </w:rPr>
              <w:t>0</w:t>
            </w:r>
          </w:p>
        </w:tc>
        <w:tc>
          <w:tcPr>
            <w:tcW w:w="2088" w:type="dxa"/>
          </w:tcPr>
          <w:p w:rsidRPr="00FB1C2E" w:rsidR="00FB1C2E" w:rsidP="00FB1C2E" w:rsidRDefault="00FB1C2E" w14:paraId="376A43A1" w14:textId="77777777">
            <w:pPr>
              <w:rPr>
                <w:rFonts w:ascii="Calibri" w:hAnsi="Calibri"/>
                <w:szCs w:val="21"/>
                <w:lang w:eastAsia="en-US"/>
              </w:rPr>
            </w:pPr>
            <w:r w:rsidRPr="00FB1C2E">
              <w:rPr>
                <w:rFonts w:ascii="Calibri" w:hAnsi="Calibri"/>
                <w:szCs w:val="21"/>
                <w:lang w:eastAsia="en-US"/>
              </w:rPr>
              <w:t>5</w:t>
            </w:r>
          </w:p>
        </w:tc>
        <w:tc>
          <w:tcPr>
            <w:tcW w:w="2088" w:type="dxa"/>
          </w:tcPr>
          <w:p w:rsidRPr="00FB1C2E" w:rsidR="00FB1C2E" w:rsidP="00FB1C2E" w:rsidRDefault="00FB1C2E" w14:paraId="02B14FC2" w14:textId="77777777">
            <w:pPr>
              <w:rPr>
                <w:rFonts w:ascii="Calibri" w:hAnsi="Calibri"/>
                <w:szCs w:val="21"/>
                <w:lang w:eastAsia="en-US"/>
              </w:rPr>
            </w:pPr>
            <w:r w:rsidRPr="00FB1C2E">
              <w:rPr>
                <w:rFonts w:ascii="Calibri" w:hAnsi="Calibri"/>
                <w:szCs w:val="21"/>
                <w:lang w:eastAsia="en-US"/>
              </w:rPr>
              <w:t>1</w:t>
            </w:r>
          </w:p>
        </w:tc>
      </w:tr>
      <w:tr w:rsidRPr="00FB1C2E" w:rsidR="00FB1C2E" w14:paraId="0DACA475"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Height w:val="300"/>
        </w:trPr>
        <w:tc>
          <w:tcPr>
            <w:tcW w:w="2875" w:type="dxa"/>
          </w:tcPr>
          <w:p w:rsidRPr="00FB1C2E" w:rsidR="00FB1C2E" w:rsidP="00FB1C2E" w:rsidRDefault="00FB1C2E" w14:paraId="21FDBC21" w14:textId="77777777">
            <w:pPr>
              <w:numPr>
                <w:ilvl w:val="0"/>
                <w:numId w:val="24"/>
              </w:numPr>
              <w:rPr>
                <w:rFonts w:ascii="Calibri" w:hAnsi="Calibri"/>
                <w:szCs w:val="21"/>
                <w:lang w:eastAsia="en-US"/>
              </w:rPr>
            </w:pPr>
            <w:r w:rsidRPr="00FB1C2E">
              <w:rPr>
                <w:rFonts w:ascii="Calibri" w:hAnsi="Calibri"/>
                <w:szCs w:val="21"/>
                <w:lang w:eastAsia="en-US"/>
              </w:rPr>
              <w:t>application of advanced maps in public safety (UC 3)</w:t>
            </w:r>
          </w:p>
        </w:tc>
        <w:tc>
          <w:tcPr>
            <w:tcW w:w="2088" w:type="dxa"/>
          </w:tcPr>
          <w:p w:rsidRPr="00FB1C2E" w:rsidR="00FB1C2E" w:rsidP="00FB1C2E" w:rsidRDefault="00FB1C2E" w14:paraId="1E26F4FD" w14:textId="77777777">
            <w:pPr>
              <w:rPr>
                <w:rFonts w:ascii="Calibri" w:hAnsi="Calibri"/>
                <w:szCs w:val="21"/>
                <w:lang w:eastAsia="en-US"/>
              </w:rPr>
            </w:pPr>
            <w:r w:rsidRPr="00FB1C2E">
              <w:rPr>
                <w:rFonts w:ascii="Calibri" w:hAnsi="Calibri"/>
                <w:szCs w:val="21"/>
                <w:lang w:eastAsia="en-US"/>
              </w:rPr>
              <w:t>0</w:t>
            </w:r>
          </w:p>
        </w:tc>
        <w:tc>
          <w:tcPr>
            <w:tcW w:w="2088" w:type="dxa"/>
          </w:tcPr>
          <w:p w:rsidRPr="00FB1C2E" w:rsidR="00FB1C2E" w:rsidP="00FB1C2E" w:rsidRDefault="00FB1C2E" w14:paraId="57914DD3" w14:textId="77777777">
            <w:pPr>
              <w:rPr>
                <w:rFonts w:ascii="Calibri" w:hAnsi="Calibri"/>
                <w:szCs w:val="21"/>
                <w:lang w:eastAsia="en-US"/>
              </w:rPr>
            </w:pPr>
            <w:r w:rsidRPr="00FB1C2E">
              <w:rPr>
                <w:rFonts w:ascii="Calibri" w:hAnsi="Calibri"/>
                <w:szCs w:val="21"/>
                <w:lang w:eastAsia="en-US"/>
              </w:rPr>
              <w:t>5</w:t>
            </w:r>
          </w:p>
        </w:tc>
        <w:tc>
          <w:tcPr>
            <w:tcW w:w="2088" w:type="dxa"/>
          </w:tcPr>
          <w:p w:rsidRPr="00FB1C2E" w:rsidR="00FB1C2E" w:rsidP="00FB1C2E" w:rsidRDefault="00FB1C2E" w14:paraId="7C636F2A" w14:textId="77777777">
            <w:pPr>
              <w:rPr>
                <w:rFonts w:ascii="Calibri" w:hAnsi="Calibri"/>
                <w:szCs w:val="21"/>
                <w:lang w:eastAsia="en-US"/>
              </w:rPr>
            </w:pPr>
            <w:r w:rsidRPr="00FB1C2E">
              <w:rPr>
                <w:rFonts w:ascii="Calibri" w:hAnsi="Calibri"/>
                <w:szCs w:val="21"/>
                <w:lang w:eastAsia="en-US"/>
              </w:rPr>
              <w:t>1</w:t>
            </w:r>
          </w:p>
        </w:tc>
      </w:tr>
      <w:tr w:rsidRPr="00FB1C2E" w:rsidR="00FB1C2E" w14:paraId="1B531BA3"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Height w:val="300"/>
        </w:trPr>
        <w:tc>
          <w:tcPr>
            <w:tcW w:w="2875" w:type="dxa"/>
          </w:tcPr>
          <w:p w:rsidRPr="00FB1C2E" w:rsidR="00FB1C2E" w:rsidP="00FB1C2E" w:rsidRDefault="00FB1C2E" w14:paraId="332DDC45" w14:textId="77777777">
            <w:pPr>
              <w:numPr>
                <w:ilvl w:val="0"/>
                <w:numId w:val="24"/>
              </w:numPr>
              <w:rPr>
                <w:rFonts w:ascii="Calibri" w:hAnsi="Calibri"/>
                <w:szCs w:val="21"/>
                <w:lang w:eastAsia="en-US"/>
              </w:rPr>
            </w:pPr>
            <w:r w:rsidRPr="00FB1C2E">
              <w:rPr>
                <w:rFonts w:ascii="Calibri" w:hAnsi="Calibri"/>
                <w:szCs w:val="21"/>
                <w:lang w:eastAsia="en-US"/>
              </w:rPr>
              <w:t>critical energy distribution (UC 4)</w:t>
            </w:r>
          </w:p>
        </w:tc>
        <w:tc>
          <w:tcPr>
            <w:tcW w:w="2088" w:type="dxa"/>
          </w:tcPr>
          <w:p w:rsidRPr="00FB1C2E" w:rsidR="00FB1C2E" w:rsidP="00FB1C2E" w:rsidRDefault="00FB1C2E" w14:paraId="01680CA6" w14:textId="77777777">
            <w:pPr>
              <w:rPr>
                <w:rFonts w:ascii="Calibri" w:hAnsi="Calibri"/>
                <w:szCs w:val="21"/>
                <w:lang w:eastAsia="en-US"/>
              </w:rPr>
            </w:pPr>
            <w:r w:rsidRPr="00FB1C2E">
              <w:rPr>
                <w:rFonts w:ascii="Calibri" w:hAnsi="Calibri"/>
                <w:szCs w:val="21"/>
                <w:lang w:eastAsia="en-US"/>
              </w:rPr>
              <w:t>0</w:t>
            </w:r>
          </w:p>
        </w:tc>
        <w:tc>
          <w:tcPr>
            <w:tcW w:w="2088" w:type="dxa"/>
          </w:tcPr>
          <w:p w:rsidRPr="00FB1C2E" w:rsidR="00FB1C2E" w:rsidP="00FB1C2E" w:rsidRDefault="00FB1C2E" w14:paraId="0FB9FE05" w14:textId="77777777">
            <w:pPr>
              <w:rPr>
                <w:rFonts w:ascii="Calibri" w:hAnsi="Calibri"/>
                <w:szCs w:val="21"/>
                <w:lang w:eastAsia="en-US"/>
              </w:rPr>
            </w:pPr>
            <w:r w:rsidRPr="00FB1C2E">
              <w:rPr>
                <w:rFonts w:ascii="Calibri" w:hAnsi="Calibri"/>
                <w:szCs w:val="21"/>
                <w:lang w:eastAsia="en-US"/>
              </w:rPr>
              <w:t>5</w:t>
            </w:r>
          </w:p>
        </w:tc>
        <w:tc>
          <w:tcPr>
            <w:tcW w:w="2088" w:type="dxa"/>
          </w:tcPr>
          <w:p w:rsidRPr="00FB1C2E" w:rsidR="00FB1C2E" w:rsidP="00FB1C2E" w:rsidRDefault="00FB1C2E" w14:paraId="6D52C4C1" w14:textId="77777777">
            <w:pPr>
              <w:rPr>
                <w:rFonts w:ascii="Calibri" w:hAnsi="Calibri"/>
                <w:szCs w:val="21"/>
                <w:lang w:eastAsia="en-US"/>
              </w:rPr>
            </w:pPr>
            <w:r w:rsidRPr="00FB1C2E">
              <w:rPr>
                <w:rFonts w:ascii="Calibri" w:hAnsi="Calibri"/>
                <w:szCs w:val="21"/>
                <w:lang w:eastAsia="en-US"/>
              </w:rPr>
              <w:t xml:space="preserve">1 </w:t>
            </w:r>
          </w:p>
        </w:tc>
      </w:tr>
      <w:tr w:rsidRPr="00FB1C2E" w:rsidR="00FB1C2E" w14:paraId="1A172944"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Height w:val="300"/>
        </w:trPr>
        <w:tc>
          <w:tcPr>
            <w:tcW w:w="2875" w:type="dxa"/>
          </w:tcPr>
          <w:p w:rsidRPr="00FB1C2E" w:rsidR="00FB1C2E" w:rsidP="00FB1C2E" w:rsidRDefault="00FB1C2E" w14:paraId="5E57ED4B" w14:textId="77777777">
            <w:pPr>
              <w:numPr>
                <w:ilvl w:val="0"/>
                <w:numId w:val="24"/>
              </w:numPr>
              <w:rPr>
                <w:rFonts w:ascii="Calibri" w:hAnsi="Calibri"/>
                <w:szCs w:val="21"/>
                <w:lang w:eastAsia="en-US"/>
              </w:rPr>
            </w:pPr>
            <w:r w:rsidRPr="00FB1C2E">
              <w:rPr>
                <w:rFonts w:ascii="Calibri" w:hAnsi="Calibri"/>
                <w:szCs w:val="21"/>
                <w:lang w:val="en-US" w:eastAsia="en-US"/>
              </w:rPr>
              <w:t>sensing security of people</w:t>
            </w:r>
            <w:r w:rsidRPr="00FB1C2E">
              <w:rPr>
                <w:rFonts w:ascii="Calibri" w:hAnsi="Calibri"/>
                <w:szCs w:val="21"/>
                <w:lang w:eastAsia="en-US"/>
              </w:rPr>
              <w:t xml:space="preserve"> (UC 5)</w:t>
            </w:r>
          </w:p>
        </w:tc>
        <w:tc>
          <w:tcPr>
            <w:tcW w:w="2088" w:type="dxa"/>
          </w:tcPr>
          <w:p w:rsidRPr="00FB1C2E" w:rsidR="00FB1C2E" w:rsidP="00FB1C2E" w:rsidRDefault="00FB1C2E" w14:paraId="6E372F1C" w14:textId="77777777">
            <w:pPr>
              <w:rPr>
                <w:rFonts w:ascii="Calibri" w:hAnsi="Calibri"/>
                <w:szCs w:val="21"/>
                <w:lang w:eastAsia="en-US"/>
              </w:rPr>
            </w:pPr>
            <w:r w:rsidRPr="00FB1C2E">
              <w:rPr>
                <w:rFonts w:ascii="Calibri" w:hAnsi="Calibri"/>
                <w:szCs w:val="21"/>
                <w:lang w:eastAsia="en-US"/>
              </w:rPr>
              <w:t>0</w:t>
            </w:r>
          </w:p>
        </w:tc>
        <w:tc>
          <w:tcPr>
            <w:tcW w:w="2088" w:type="dxa"/>
          </w:tcPr>
          <w:p w:rsidRPr="00FB1C2E" w:rsidR="00FB1C2E" w:rsidP="00FB1C2E" w:rsidRDefault="00FB1C2E" w14:paraId="56172F58" w14:textId="77777777">
            <w:pPr>
              <w:rPr>
                <w:rFonts w:ascii="Calibri" w:hAnsi="Calibri"/>
                <w:szCs w:val="21"/>
                <w:lang w:eastAsia="en-US"/>
              </w:rPr>
            </w:pPr>
            <w:r w:rsidRPr="00FB1C2E">
              <w:rPr>
                <w:rFonts w:ascii="Calibri" w:hAnsi="Calibri"/>
                <w:szCs w:val="21"/>
                <w:lang w:eastAsia="en-US"/>
              </w:rPr>
              <w:t>5</w:t>
            </w:r>
          </w:p>
        </w:tc>
        <w:tc>
          <w:tcPr>
            <w:tcW w:w="2088" w:type="dxa"/>
          </w:tcPr>
          <w:p w:rsidRPr="00FB1C2E" w:rsidR="00FB1C2E" w:rsidP="00FB1C2E" w:rsidRDefault="00FB1C2E" w14:paraId="52802BA5" w14:textId="77777777">
            <w:pPr>
              <w:rPr>
                <w:rFonts w:ascii="Calibri" w:hAnsi="Calibri"/>
                <w:szCs w:val="21"/>
                <w:lang w:eastAsia="en-US"/>
              </w:rPr>
            </w:pPr>
            <w:r w:rsidRPr="00FB1C2E">
              <w:rPr>
                <w:rFonts w:ascii="Calibri" w:hAnsi="Calibri"/>
                <w:szCs w:val="21"/>
                <w:lang w:eastAsia="en-US"/>
              </w:rPr>
              <w:t>1</w:t>
            </w:r>
          </w:p>
        </w:tc>
      </w:tr>
      <w:tr w:rsidRPr="00FB1C2E" w:rsidR="00FB1C2E" w14:paraId="6F55A70A"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Height w:val="300"/>
        </w:trPr>
        <w:tc>
          <w:tcPr>
            <w:tcW w:w="2875" w:type="dxa"/>
          </w:tcPr>
          <w:p w:rsidRPr="00FB1C2E" w:rsidR="00FB1C2E" w:rsidP="00FB1C2E" w:rsidRDefault="00FB1C2E" w14:paraId="0596E4C2" w14:textId="77777777">
            <w:pPr>
              <w:numPr>
                <w:ilvl w:val="0"/>
                <w:numId w:val="24"/>
              </w:numPr>
              <w:rPr>
                <w:rFonts w:ascii="Calibri" w:hAnsi="Calibri"/>
                <w:szCs w:val="21"/>
                <w:lang w:val="en-US" w:eastAsia="en-US"/>
              </w:rPr>
            </w:pPr>
            <w:proofErr w:type="spellStart"/>
            <w:r w:rsidRPr="00FB1C2E">
              <w:rPr>
                <w:rFonts w:ascii="Calibri" w:hAnsi="Calibri"/>
                <w:szCs w:val="21"/>
                <w:lang w:eastAsia="en-US"/>
              </w:rPr>
              <w:t>multirouting</w:t>
            </w:r>
            <w:proofErr w:type="spellEnd"/>
            <w:r w:rsidRPr="00FB1C2E">
              <w:rPr>
                <w:rFonts w:ascii="Calibri" w:hAnsi="Calibri"/>
                <w:szCs w:val="21"/>
                <w:lang w:eastAsia="en-US"/>
              </w:rPr>
              <w:t xml:space="preserve"> secure awareness system for hunting and outdoors (UC 7)</w:t>
            </w:r>
          </w:p>
        </w:tc>
        <w:tc>
          <w:tcPr>
            <w:tcW w:w="2088" w:type="dxa"/>
          </w:tcPr>
          <w:p w:rsidRPr="00FB1C2E" w:rsidR="00FB1C2E" w:rsidP="00FB1C2E" w:rsidRDefault="00FB1C2E" w14:paraId="08D28BCB" w14:textId="77777777">
            <w:pPr>
              <w:rPr>
                <w:rFonts w:ascii="Calibri" w:hAnsi="Calibri"/>
                <w:szCs w:val="21"/>
                <w:lang w:eastAsia="en-US"/>
              </w:rPr>
            </w:pPr>
            <w:r w:rsidRPr="00FB1C2E">
              <w:rPr>
                <w:rFonts w:ascii="Calibri" w:hAnsi="Calibri"/>
                <w:szCs w:val="21"/>
                <w:lang w:eastAsia="en-US"/>
              </w:rPr>
              <w:t>0</w:t>
            </w:r>
          </w:p>
        </w:tc>
        <w:tc>
          <w:tcPr>
            <w:tcW w:w="2088" w:type="dxa"/>
          </w:tcPr>
          <w:p w:rsidRPr="00FB1C2E" w:rsidR="00FB1C2E" w:rsidP="00FB1C2E" w:rsidRDefault="00FB1C2E" w14:paraId="1049AFC2" w14:textId="77777777">
            <w:pPr>
              <w:rPr>
                <w:rFonts w:ascii="Calibri" w:hAnsi="Calibri"/>
                <w:szCs w:val="21"/>
                <w:lang w:eastAsia="en-US"/>
              </w:rPr>
            </w:pPr>
            <w:r w:rsidRPr="00FB1C2E">
              <w:rPr>
                <w:rFonts w:ascii="Calibri" w:hAnsi="Calibri"/>
                <w:szCs w:val="21"/>
                <w:lang w:eastAsia="en-US"/>
              </w:rPr>
              <w:t>5</w:t>
            </w:r>
          </w:p>
        </w:tc>
        <w:tc>
          <w:tcPr>
            <w:tcW w:w="2088" w:type="dxa"/>
          </w:tcPr>
          <w:p w:rsidRPr="00FB1C2E" w:rsidR="00FB1C2E" w:rsidP="00FB1C2E" w:rsidRDefault="00FB1C2E" w14:paraId="75E8641D" w14:textId="77777777">
            <w:pPr>
              <w:rPr>
                <w:rFonts w:ascii="Calibri" w:hAnsi="Calibri"/>
                <w:szCs w:val="21"/>
                <w:lang w:eastAsia="en-US"/>
              </w:rPr>
            </w:pPr>
            <w:r w:rsidRPr="00FB1C2E">
              <w:rPr>
                <w:rFonts w:ascii="Calibri" w:hAnsi="Calibri"/>
                <w:szCs w:val="21"/>
                <w:lang w:eastAsia="en-US"/>
              </w:rPr>
              <w:t xml:space="preserve">1 </w:t>
            </w:r>
          </w:p>
        </w:tc>
      </w:tr>
      <w:tr w:rsidRPr="00FB1C2E" w:rsidR="00FB1C2E" w14:paraId="4B8EF6A9"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Height w:val="300"/>
        </w:trPr>
        <w:tc>
          <w:tcPr>
            <w:tcW w:w="2875" w:type="dxa"/>
          </w:tcPr>
          <w:p w:rsidRPr="00FB1C2E" w:rsidR="00FB1C2E" w:rsidP="00FB1C2E" w:rsidRDefault="00FB1C2E" w14:paraId="43F62A3C" w14:textId="77777777">
            <w:pPr>
              <w:numPr>
                <w:ilvl w:val="0"/>
                <w:numId w:val="24"/>
              </w:numPr>
              <w:rPr>
                <w:rFonts w:ascii="Calibri" w:hAnsi="Calibri"/>
                <w:szCs w:val="21"/>
                <w:lang w:eastAsia="en-US"/>
              </w:rPr>
            </w:pPr>
            <w:r w:rsidRPr="00FB1C2E">
              <w:rPr>
                <w:rFonts w:ascii="Calibri" w:hAnsi="Calibri"/>
                <w:szCs w:val="21"/>
                <w:lang w:val="en-US" w:eastAsia="en-US"/>
              </w:rPr>
              <w:t>Secure, trustworthy, and reliable drone operation control system (UC 8</w:t>
            </w:r>
            <w:r w:rsidRPr="00FB1C2E">
              <w:rPr>
                <w:rFonts w:ascii="Calibri" w:hAnsi="Calibri"/>
                <w:szCs w:val="21"/>
                <w:lang w:eastAsia="en-US"/>
              </w:rPr>
              <w:t>)</w:t>
            </w:r>
          </w:p>
        </w:tc>
        <w:tc>
          <w:tcPr>
            <w:tcW w:w="2088" w:type="dxa"/>
          </w:tcPr>
          <w:p w:rsidRPr="00FB1C2E" w:rsidR="00FB1C2E" w:rsidP="00FB1C2E" w:rsidRDefault="00FB1C2E" w14:paraId="55BF2686" w14:textId="77777777">
            <w:pPr>
              <w:rPr>
                <w:rFonts w:ascii="Calibri" w:hAnsi="Calibri"/>
                <w:szCs w:val="21"/>
                <w:lang w:eastAsia="en-US"/>
              </w:rPr>
            </w:pPr>
            <w:r w:rsidRPr="00FB1C2E">
              <w:rPr>
                <w:rFonts w:ascii="Calibri" w:hAnsi="Calibri"/>
                <w:szCs w:val="21"/>
                <w:lang w:eastAsia="en-US"/>
              </w:rPr>
              <w:t>0</w:t>
            </w:r>
          </w:p>
        </w:tc>
        <w:tc>
          <w:tcPr>
            <w:tcW w:w="2088" w:type="dxa"/>
          </w:tcPr>
          <w:p w:rsidRPr="00FB1C2E" w:rsidR="00FB1C2E" w:rsidP="00FB1C2E" w:rsidRDefault="00FB1C2E" w14:paraId="2135BDA5" w14:textId="77777777">
            <w:pPr>
              <w:rPr>
                <w:rFonts w:ascii="Calibri" w:hAnsi="Calibri"/>
                <w:szCs w:val="21"/>
                <w:lang w:eastAsia="en-US"/>
              </w:rPr>
            </w:pPr>
            <w:r w:rsidRPr="00FB1C2E">
              <w:rPr>
                <w:rFonts w:ascii="Calibri" w:hAnsi="Calibri"/>
                <w:szCs w:val="21"/>
                <w:lang w:eastAsia="en-US"/>
              </w:rPr>
              <w:t>5</w:t>
            </w:r>
          </w:p>
        </w:tc>
        <w:tc>
          <w:tcPr>
            <w:tcW w:w="2088" w:type="dxa"/>
          </w:tcPr>
          <w:p w:rsidRPr="00FB1C2E" w:rsidR="00FB1C2E" w:rsidP="00FB1C2E" w:rsidRDefault="00FB1C2E" w14:paraId="25B92A0D" w14:textId="77777777">
            <w:pPr>
              <w:rPr>
                <w:rFonts w:ascii="Calibri" w:hAnsi="Calibri"/>
                <w:szCs w:val="21"/>
                <w:lang w:eastAsia="en-US"/>
              </w:rPr>
            </w:pPr>
            <w:r w:rsidRPr="00FB1C2E">
              <w:rPr>
                <w:rFonts w:ascii="Calibri" w:hAnsi="Calibri"/>
                <w:szCs w:val="21"/>
                <w:lang w:eastAsia="en-US"/>
              </w:rPr>
              <w:t>1</w:t>
            </w:r>
          </w:p>
        </w:tc>
      </w:tr>
      <w:tr w:rsidRPr="00FB1C2E" w:rsidR="00FB1C2E" w14:paraId="1DF0D12A"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Height w:val="300"/>
        </w:trPr>
        <w:tc>
          <w:tcPr>
            <w:tcW w:w="2875" w:type="dxa"/>
          </w:tcPr>
          <w:p w:rsidRPr="00FB1C2E" w:rsidR="00FB1C2E" w:rsidP="00FB1C2E" w:rsidRDefault="00FB1C2E" w14:paraId="4699853D" w14:textId="77777777">
            <w:pPr>
              <w:numPr>
                <w:ilvl w:val="0"/>
                <w:numId w:val="24"/>
              </w:numPr>
              <w:rPr>
                <w:rFonts w:ascii="Calibri" w:hAnsi="Calibri"/>
                <w:szCs w:val="21"/>
                <w:lang w:val="en-US" w:eastAsia="en-US"/>
              </w:rPr>
            </w:pPr>
            <w:r w:rsidRPr="00FB1C2E">
              <w:rPr>
                <w:rFonts w:cs="Arial"/>
                <w:szCs w:val="20"/>
                <w:lang w:val="en-US" w:eastAsia="en-US"/>
              </w:rPr>
              <w:t>secure management of cyber physical asset (UC 9)</w:t>
            </w:r>
          </w:p>
        </w:tc>
        <w:tc>
          <w:tcPr>
            <w:tcW w:w="2088" w:type="dxa"/>
          </w:tcPr>
          <w:p w:rsidRPr="00FB1C2E" w:rsidR="00FB1C2E" w:rsidP="00FB1C2E" w:rsidRDefault="00FB1C2E" w14:paraId="0A9958D2" w14:textId="77777777">
            <w:pPr>
              <w:rPr>
                <w:rFonts w:ascii="Calibri" w:hAnsi="Calibri"/>
                <w:szCs w:val="21"/>
                <w:lang w:eastAsia="en-US"/>
              </w:rPr>
            </w:pPr>
            <w:r w:rsidRPr="00FB1C2E">
              <w:rPr>
                <w:rFonts w:ascii="Calibri" w:hAnsi="Calibri"/>
                <w:szCs w:val="21"/>
                <w:lang w:eastAsia="en-US"/>
              </w:rPr>
              <w:t>0</w:t>
            </w:r>
          </w:p>
        </w:tc>
        <w:tc>
          <w:tcPr>
            <w:tcW w:w="2088" w:type="dxa"/>
          </w:tcPr>
          <w:p w:rsidRPr="00FB1C2E" w:rsidR="00FB1C2E" w:rsidP="00FB1C2E" w:rsidRDefault="00FB1C2E" w14:paraId="37F113BB" w14:textId="77777777">
            <w:pPr>
              <w:rPr>
                <w:rFonts w:ascii="Calibri" w:hAnsi="Calibri"/>
                <w:szCs w:val="21"/>
                <w:lang w:eastAsia="en-US"/>
              </w:rPr>
            </w:pPr>
            <w:r w:rsidRPr="00FB1C2E">
              <w:rPr>
                <w:rFonts w:ascii="Calibri" w:hAnsi="Calibri"/>
                <w:szCs w:val="21"/>
                <w:lang w:eastAsia="en-US"/>
              </w:rPr>
              <w:t>5</w:t>
            </w:r>
          </w:p>
        </w:tc>
        <w:tc>
          <w:tcPr>
            <w:tcW w:w="2088" w:type="dxa"/>
          </w:tcPr>
          <w:p w:rsidRPr="00FB1C2E" w:rsidR="00FB1C2E" w:rsidP="00FB1C2E" w:rsidRDefault="00FB1C2E" w14:paraId="368EC38D" w14:textId="77777777">
            <w:pPr>
              <w:rPr>
                <w:rFonts w:ascii="Calibri" w:hAnsi="Calibri"/>
                <w:szCs w:val="21"/>
                <w:lang w:eastAsia="en-US"/>
              </w:rPr>
            </w:pPr>
            <w:r w:rsidRPr="00FB1C2E">
              <w:rPr>
                <w:rFonts w:ascii="Calibri" w:hAnsi="Calibri"/>
                <w:szCs w:val="21"/>
                <w:lang w:eastAsia="en-US"/>
              </w:rPr>
              <w:t>1</w:t>
            </w:r>
          </w:p>
        </w:tc>
      </w:tr>
    </w:tbl>
    <w:p w:rsidR="00507E98" w:rsidP="00507E98" w:rsidRDefault="00507E98" w14:paraId="0E0FB7DF" w14:textId="77777777">
      <w:pPr>
        <w:pStyle w:val="BodyText"/>
      </w:pPr>
    </w:p>
    <w:p w:rsidRPr="003F30CF" w:rsidR="0053184A" w:rsidP="0053184A" w:rsidRDefault="0053184A" w14:paraId="21698C56" w14:textId="77777777">
      <w:pPr>
        <w:pStyle w:val="BodyText"/>
        <w:rPr>
          <w:b/>
          <w:bCs/>
        </w:rPr>
      </w:pPr>
      <w:r w:rsidRPr="003F30CF">
        <w:rPr>
          <w:b/>
          <w:bCs/>
        </w:rPr>
        <w:t>Metric description</w:t>
      </w:r>
      <w:r>
        <w:rPr>
          <w:b/>
          <w:bCs/>
        </w:rPr>
        <w:t xml:space="preserve"> of the Sa4CPS UC KPI</w:t>
      </w:r>
    </w:p>
    <w:p w:rsidR="0053184A" w:rsidP="0053184A" w:rsidRDefault="0053184A" w14:paraId="69398E97" w14:textId="77777777">
      <w:pPr>
        <w:pStyle w:val="BodyText"/>
        <w:numPr>
          <w:ilvl w:val="0"/>
          <w:numId w:val="18"/>
        </w:numPr>
        <w:rPr>
          <w:lang w:val="en-US"/>
        </w:rPr>
      </w:pPr>
      <w:r>
        <w:rPr>
          <w:lang w:val="en-US"/>
        </w:rPr>
        <w:t>Use case have been described (level 0)</w:t>
      </w:r>
    </w:p>
    <w:p w:rsidR="0053184A" w:rsidP="0053184A" w:rsidRDefault="0053184A" w14:paraId="60201E68" w14:textId="77777777">
      <w:pPr>
        <w:pStyle w:val="BodyText"/>
        <w:numPr>
          <w:ilvl w:val="0"/>
          <w:numId w:val="18"/>
        </w:numPr>
        <w:rPr>
          <w:lang w:val="en-US"/>
        </w:rPr>
      </w:pPr>
      <w:r>
        <w:rPr>
          <w:lang w:val="en-US"/>
        </w:rPr>
        <w:t>At least one technology demonstration related to the use case have been showed (level 1)</w:t>
      </w:r>
    </w:p>
    <w:p w:rsidRPr="00D95811" w:rsidR="0053184A" w:rsidP="0053184A" w:rsidRDefault="0053184A" w14:paraId="4B3B56AB" w14:textId="77777777">
      <w:pPr>
        <w:pStyle w:val="BodyText"/>
        <w:numPr>
          <w:ilvl w:val="0"/>
          <w:numId w:val="18"/>
        </w:numPr>
        <w:rPr>
          <w:lang w:val="en-US"/>
        </w:rPr>
      </w:pPr>
      <w:r>
        <w:t>Combined (at least two partners onboard) Use case demonstration showed (level 2)</w:t>
      </w:r>
    </w:p>
    <w:p w:rsidRPr="00D95811" w:rsidR="0053184A" w:rsidP="0053184A" w:rsidRDefault="0053184A" w14:paraId="3E78C4A0" w14:textId="77777777">
      <w:pPr>
        <w:pStyle w:val="BodyText"/>
        <w:numPr>
          <w:ilvl w:val="0"/>
          <w:numId w:val="18"/>
        </w:numPr>
        <w:rPr>
          <w:lang w:val="en-US"/>
        </w:rPr>
      </w:pPr>
      <w:r>
        <w:t>Sa4CPS concept related innovative identified contribution showed as the part of the combined use case demonstration (level 3)</w:t>
      </w:r>
    </w:p>
    <w:p w:rsidRPr="00D95811" w:rsidR="0053184A" w:rsidP="0053184A" w:rsidRDefault="0053184A" w14:paraId="3A1BF42F" w14:textId="77777777">
      <w:pPr>
        <w:pStyle w:val="BodyText"/>
        <w:numPr>
          <w:ilvl w:val="0"/>
          <w:numId w:val="18"/>
        </w:numPr>
        <w:rPr>
          <w:lang w:val="en-US"/>
        </w:rPr>
      </w:pPr>
      <w:r>
        <w:t>Cross-partner situational awareness operation with innovative identified contributions for Sa4CPS concept demonstrated (level 4)</w:t>
      </w:r>
    </w:p>
    <w:p w:rsidR="0053184A" w:rsidP="0053184A" w:rsidRDefault="0053184A" w14:paraId="5D73828B" w14:textId="77777777">
      <w:pPr>
        <w:pStyle w:val="BodyText"/>
        <w:numPr>
          <w:ilvl w:val="1"/>
          <w:numId w:val="18"/>
        </w:numPr>
        <w:rPr>
          <w:lang w:val="en-US"/>
        </w:rPr>
      </w:pPr>
      <w:r>
        <w:rPr>
          <w:lang w:val="en-US"/>
        </w:rPr>
        <w:t>latency estimation (L = high, medium, low)</w:t>
      </w:r>
    </w:p>
    <w:p w:rsidR="0053184A" w:rsidP="0053184A" w:rsidRDefault="0053184A" w14:paraId="3363F5AC" w14:textId="77777777">
      <w:pPr>
        <w:pStyle w:val="BodyText"/>
        <w:numPr>
          <w:ilvl w:val="1"/>
          <w:numId w:val="18"/>
        </w:numPr>
        <w:rPr>
          <w:lang w:val="en-US"/>
        </w:rPr>
      </w:pPr>
      <w:r>
        <w:rPr>
          <w:lang w:val="en-US"/>
        </w:rPr>
        <w:t>reliability estimation (R = high, medium, low)</w:t>
      </w:r>
    </w:p>
    <w:p w:rsidRPr="00972864" w:rsidR="0053184A" w:rsidP="0053184A" w:rsidRDefault="0053184A" w14:paraId="1CD4A5E6" w14:textId="77777777">
      <w:pPr>
        <w:pStyle w:val="BodyText"/>
        <w:numPr>
          <w:ilvl w:val="1"/>
          <w:numId w:val="18"/>
        </w:numPr>
        <w:rPr>
          <w:lang w:val="en-US"/>
        </w:rPr>
      </w:pPr>
      <w:r>
        <w:rPr>
          <w:lang w:val="en-US"/>
        </w:rPr>
        <w:t>security/trust level estimation (T = high, medium, low)</w:t>
      </w:r>
    </w:p>
    <w:p w:rsidRPr="00CA6DCF" w:rsidR="0053184A" w:rsidP="0053184A" w:rsidRDefault="0053184A" w14:paraId="24ED16F0" w14:textId="77777777">
      <w:pPr>
        <w:pStyle w:val="BodyText"/>
        <w:numPr>
          <w:ilvl w:val="0"/>
          <w:numId w:val="18"/>
        </w:numPr>
        <w:rPr>
          <w:lang w:val="en-US"/>
        </w:rPr>
      </w:pPr>
      <w:r>
        <w:rPr>
          <w:lang w:val="en-US"/>
        </w:rPr>
        <w:t>Sa4CPS story related secure situational awareness demonstration showed (level 5)</w:t>
      </w:r>
    </w:p>
    <w:p w:rsidR="0053184A" w:rsidP="0053184A" w:rsidRDefault="0053184A" w14:paraId="3695B960" w14:textId="77777777">
      <w:pPr>
        <w:pStyle w:val="BodyText"/>
        <w:numPr>
          <w:ilvl w:val="1"/>
          <w:numId w:val="18"/>
        </w:numPr>
        <w:rPr>
          <w:lang w:val="en-US"/>
        </w:rPr>
      </w:pPr>
      <w:r>
        <w:rPr>
          <w:lang w:val="en-US"/>
        </w:rPr>
        <w:t>latency estimation (L = high, medium, low)</w:t>
      </w:r>
    </w:p>
    <w:p w:rsidR="0053184A" w:rsidP="0053184A" w:rsidRDefault="0053184A" w14:paraId="28F55697" w14:textId="77777777">
      <w:pPr>
        <w:pStyle w:val="BodyText"/>
        <w:numPr>
          <w:ilvl w:val="1"/>
          <w:numId w:val="18"/>
        </w:numPr>
        <w:rPr>
          <w:lang w:val="en-US"/>
        </w:rPr>
      </w:pPr>
      <w:r>
        <w:rPr>
          <w:lang w:val="en-US"/>
        </w:rPr>
        <w:t>reliability estimation(R = high, medium, low)</w:t>
      </w:r>
    </w:p>
    <w:p w:rsidRPr="00972864" w:rsidR="0053184A" w:rsidP="0053184A" w:rsidRDefault="0053184A" w14:paraId="6707B9F7" w14:textId="77777777">
      <w:pPr>
        <w:pStyle w:val="BodyText"/>
        <w:numPr>
          <w:ilvl w:val="1"/>
          <w:numId w:val="18"/>
        </w:numPr>
        <w:rPr>
          <w:lang w:val="en-US"/>
        </w:rPr>
      </w:pPr>
      <w:r>
        <w:rPr>
          <w:lang w:val="en-US"/>
        </w:rPr>
        <w:t>security/trust level estimation (T = high, medium, low)</w:t>
      </w:r>
    </w:p>
    <w:p w:rsidRPr="0053184A" w:rsidR="0053184A" w:rsidP="00507E98" w:rsidRDefault="0053184A" w14:paraId="6959499A" w14:textId="77777777">
      <w:pPr>
        <w:pStyle w:val="BodyText"/>
        <w:rPr>
          <w:lang w:val="en-US"/>
        </w:rPr>
      </w:pPr>
    </w:p>
    <w:p w:rsidR="00BB7D7E" w:rsidP="00FB2C56" w:rsidRDefault="00BB7D7E" w14:paraId="1215E165" w14:textId="359ED71D">
      <w:pPr>
        <w:pStyle w:val="BodyText"/>
        <w:rPr>
          <w:highlight w:val="yellow"/>
        </w:rPr>
      </w:pPr>
    </w:p>
    <w:p w:rsidRPr="00204DDE" w:rsidR="006C5A83" w:rsidP="00FB2C56" w:rsidRDefault="006C5A83" w14:paraId="3E8724C1" w14:textId="77777777">
      <w:pPr>
        <w:pStyle w:val="BodyText"/>
        <w:rPr>
          <w:highlight w:val="yellow"/>
        </w:rPr>
      </w:pPr>
    </w:p>
    <w:p w:rsidRPr="00204DDE" w:rsidR="007C128C" w:rsidP="007C128C" w:rsidRDefault="007C128C" w14:paraId="06EB24A8" w14:textId="77777777">
      <w:pPr>
        <w:pStyle w:val="Heading1"/>
        <w:rPr>
          <w:bCs/>
          <w:kern w:val="28"/>
          <w:sz w:val="28"/>
        </w:rPr>
      </w:pPr>
      <w:bookmarkStart w:name="_Toc202454836" w:id="88"/>
      <w:r w:rsidRPr="00204DDE">
        <w:rPr>
          <w:bCs/>
          <w:kern w:val="28"/>
          <w:sz w:val="28"/>
        </w:rPr>
        <w:t>Conclusion</w:t>
      </w:r>
      <w:r w:rsidRPr="00204DDE" w:rsidR="00D9181C">
        <w:rPr>
          <w:bCs/>
          <w:kern w:val="28"/>
          <w:sz w:val="28"/>
        </w:rPr>
        <w:t>s</w:t>
      </w:r>
      <w:bookmarkEnd w:id="88"/>
    </w:p>
    <w:p w:rsidRPr="00A8064D" w:rsidR="002465F8" w:rsidP="002465F8" w:rsidRDefault="00CE2D55" w14:paraId="4B7AE630" w14:textId="3CC2ACAE">
      <w:pPr>
        <w:jc w:val="both"/>
      </w:pPr>
      <w:r w:rsidRPr="00204DDE">
        <w:t>This</w:t>
      </w:r>
    </w:p>
    <w:p w:rsidR="00A8064D" w:rsidP="00CE2D55" w:rsidRDefault="00A8064D" w14:paraId="0CC73A5B" w14:textId="3F75AD48">
      <w:pPr>
        <w:jc w:val="both"/>
      </w:pPr>
      <w:r w:rsidRPr="00A8064D">
        <w:t>.</w:t>
      </w:r>
    </w:p>
    <w:p w:rsidRPr="00204DDE" w:rsidR="71E8444B" w:rsidP="00CE2D55" w:rsidRDefault="71E8444B" w14:paraId="69CA2139" w14:textId="1973DBE2">
      <w:pPr>
        <w:jc w:val="both"/>
        <w:rPr>
          <w:rStyle w:val="fadeinm1hgl8"/>
        </w:rPr>
      </w:pPr>
      <w:r w:rsidRPr="00204DDE">
        <w:rPr>
          <w:rStyle w:val="fadeinm1hgl8"/>
        </w:rPr>
        <w:t xml:space="preserve"> </w:t>
      </w:r>
    </w:p>
    <w:p w:rsidRPr="00204DDE" w:rsidR="00CE2D55" w:rsidP="00CE2D55" w:rsidRDefault="00CE2D55" w14:paraId="3F5924E0" w14:textId="7A30D154">
      <w:pPr>
        <w:pStyle w:val="Caption"/>
        <w:keepNext/>
      </w:pPr>
      <w:bookmarkStart w:name="_Toc227718549" w:id="89"/>
      <w:r w:rsidRPr="00204DDE">
        <w:t xml:space="preserve">Table </w:t>
      </w:r>
      <w:r w:rsidRPr="00204DDE">
        <w:fldChar w:fldCharType="begin"/>
      </w:r>
      <w:r w:rsidRPr="00204DDE">
        <w:instrText xml:space="preserve"> SEQ Table \* ARABIC </w:instrText>
      </w:r>
      <w:r w:rsidRPr="00204DDE">
        <w:fldChar w:fldCharType="separate"/>
      </w:r>
      <w:r w:rsidR="000F4AF6">
        <w:rPr>
          <w:noProof/>
        </w:rPr>
        <w:t>36</w:t>
      </w:r>
      <w:r w:rsidRPr="00204DDE">
        <w:fldChar w:fldCharType="end"/>
      </w:r>
      <w:r w:rsidRPr="00204DDE">
        <w:t>. 1st Year Experiment &amp; Demo Summary</w:t>
      </w:r>
      <w:bookmarkEnd w:id="89"/>
    </w:p>
    <w:tbl>
      <w:tblPr>
        <w:tblStyle w:val="GridTable5Dark"/>
        <w:tblW w:w="9601" w:type="dxa"/>
        <w:tblLayout w:type="fixed"/>
        <w:tblLook w:val="04A0" w:firstRow="1" w:lastRow="0" w:firstColumn="1" w:lastColumn="0" w:noHBand="0" w:noVBand="1"/>
      </w:tblPr>
      <w:tblGrid>
        <w:gridCol w:w="1274"/>
        <w:gridCol w:w="1600"/>
        <w:gridCol w:w="1657"/>
        <w:gridCol w:w="5070"/>
      </w:tblGrid>
      <w:tr w:rsidRPr="00204DDE" w:rsidR="00CE2D55" w:rsidTr="005D2E86" w14:paraId="3A7A0AB1" w14:textId="7777777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74" w:type="dxa"/>
            <w:shd w:val="clear" w:color="auto" w:fill="D6E3BC" w:themeFill="accent3" w:themeFillTint="66"/>
          </w:tcPr>
          <w:p w:rsidRPr="00204DDE" w:rsidR="00CE2D55" w:rsidP="00CE2D55" w:rsidRDefault="00CE2D55" w14:paraId="3066179F" w14:textId="39A18B57">
            <w:pPr>
              <w:pStyle w:val="NormalWeb"/>
              <w:jc w:val="center"/>
              <w:rPr>
                <w:rFonts w:ascii="Arial" w:hAnsi="Arial" w:cs="Arial"/>
                <w:sz w:val="20"/>
                <w:szCs w:val="20"/>
                <w:lang w:val="en-GB" w:eastAsia="en-US"/>
              </w:rPr>
            </w:pPr>
            <w:r w:rsidRPr="00204DDE">
              <w:rPr>
                <w:rFonts w:ascii="Arial" w:hAnsi="Arial" w:cs="Arial"/>
                <w:sz w:val="20"/>
                <w:szCs w:val="20"/>
                <w:lang w:val="en-GB" w:eastAsia="en-US"/>
              </w:rPr>
              <w:t>Use Case</w:t>
            </w:r>
          </w:p>
        </w:tc>
        <w:tc>
          <w:tcPr>
            <w:tcW w:w="1600" w:type="dxa"/>
            <w:shd w:val="clear" w:color="auto" w:fill="D6E3BC" w:themeFill="accent3" w:themeFillTint="66"/>
          </w:tcPr>
          <w:p w:rsidRPr="00204DDE" w:rsidR="00CE2D55" w:rsidP="00CE2D55" w:rsidRDefault="00CE2D55" w14:paraId="3FD1FAA4" w14:textId="3EE8A66F">
            <w:pPr>
              <w:pStyle w:val="NormalWeb"/>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Number of Experiments</w:t>
            </w:r>
          </w:p>
        </w:tc>
        <w:tc>
          <w:tcPr>
            <w:tcW w:w="1657" w:type="dxa"/>
            <w:shd w:val="clear" w:color="auto" w:fill="D6E3BC" w:themeFill="accent3" w:themeFillTint="66"/>
          </w:tcPr>
          <w:p w:rsidRPr="00204DDE" w:rsidR="00CE2D55" w:rsidP="00CE2D55" w:rsidRDefault="00CE2D55" w14:paraId="60DB4B84" w14:textId="1EBA5FF9">
            <w:pPr>
              <w:pStyle w:val="NormalWeb"/>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Number of Demo</w:t>
            </w:r>
            <w:r w:rsidRPr="00204DDE" w:rsidR="005D2E86">
              <w:rPr>
                <w:rFonts w:ascii="Arial" w:hAnsi="Arial" w:cs="Arial"/>
                <w:sz w:val="20"/>
                <w:szCs w:val="20"/>
                <w:lang w:val="en-GB" w:eastAsia="en-US"/>
              </w:rPr>
              <w:t>s</w:t>
            </w:r>
          </w:p>
        </w:tc>
        <w:tc>
          <w:tcPr>
            <w:tcW w:w="5070" w:type="dxa"/>
            <w:shd w:val="clear" w:color="auto" w:fill="D6E3BC" w:themeFill="accent3" w:themeFillTint="66"/>
          </w:tcPr>
          <w:p w:rsidRPr="00204DDE" w:rsidR="00CE2D55" w:rsidP="00CE2D55" w:rsidRDefault="00CE2D55" w14:paraId="7B81B7ED" w14:textId="28E42E21">
            <w:pPr>
              <w:pStyle w:val="NormalWeb"/>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Focus Area</w:t>
            </w:r>
          </w:p>
        </w:tc>
      </w:tr>
    </w:tbl>
    <w:p w:rsidRPr="00204DDE" w:rsidR="00CE2D55" w:rsidP="00CE2D55" w:rsidRDefault="00CE2D55" w14:paraId="0C0D3F98" w14:textId="77777777">
      <w:pPr>
        <w:pStyle w:val="BodyText"/>
      </w:pPr>
    </w:p>
    <w:p w:rsidRPr="00204DDE" w:rsidR="71E8444B" w:rsidP="00CE2D55" w:rsidRDefault="71E8444B" w14:paraId="7D8DD8A1" w14:textId="47435121">
      <w:pPr>
        <w:jc w:val="both"/>
        <w:rPr>
          <w:rStyle w:val="fadeinm1hgl8"/>
        </w:rPr>
      </w:pPr>
      <w:r w:rsidRPr="00204DDE">
        <w:rPr>
          <w:rStyle w:val="fadeinm1hgl8"/>
        </w:rPr>
        <w:t>The outcomes).</w:t>
      </w:r>
    </w:p>
    <w:p w:rsidRPr="00204DDE" w:rsidR="006D4176" w:rsidP="006D4176" w:rsidRDefault="006D4176" w14:paraId="1C4DD9AB" w14:textId="77777777">
      <w:pPr>
        <w:pStyle w:val="BodyText"/>
      </w:pPr>
    </w:p>
    <w:p w:rsidRPr="00204DDE" w:rsidR="008E3FBC" w:rsidP="07913895" w:rsidRDefault="008E3FBC" w14:paraId="06EB24AC" w14:textId="3C05088E">
      <w:pPr>
        <w:ind w:left="709"/>
        <w:rPr>
          <w:spacing w:val="4"/>
        </w:rPr>
      </w:pPr>
    </w:p>
    <w:p w:rsidRPr="00204DDE" w:rsidR="008E3FBC" w:rsidP="008E3FBC" w:rsidRDefault="008E3FBC" w14:paraId="06EB24AD" w14:textId="77777777">
      <w:pPr>
        <w:pStyle w:val="Heading1"/>
        <w:rPr>
          <w:bCs/>
          <w:kern w:val="28"/>
          <w:sz w:val="28"/>
        </w:rPr>
      </w:pPr>
      <w:bookmarkStart w:name="_Toc202454837" w:id="90"/>
      <w:r w:rsidRPr="00204DDE">
        <w:rPr>
          <w:bCs/>
          <w:kern w:val="28"/>
          <w:sz w:val="28"/>
        </w:rPr>
        <w:t>References</w:t>
      </w:r>
      <w:bookmarkEnd w:id="90"/>
    </w:p>
    <w:p w:rsidRPr="00204DDE" w:rsidR="00E65F79" w:rsidP="003B2D74" w:rsidRDefault="003B2D74" w14:paraId="06EB24AE" w14:textId="33BAAED7">
      <w:pPr>
        <w:pStyle w:val="references"/>
        <w:numPr>
          <w:ilvl w:val="0"/>
          <w:numId w:val="0"/>
        </w:numPr>
        <w:snapToGrid w:val="0"/>
        <w:ind w:left="360" w:hanging="360"/>
        <w:rPr>
          <w:rFonts w:ascii="Arial" w:hAnsi="Arial" w:cs="Arial"/>
          <w:sz w:val="20"/>
          <w:szCs w:val="20"/>
          <w:lang w:val="en-GB"/>
        </w:rPr>
      </w:pPr>
      <w:r w:rsidRPr="2AD9C0F3">
        <w:rPr>
          <w:rFonts w:ascii="Arial" w:hAnsi="Arial" w:cs="Arial"/>
          <w:sz w:val="20"/>
          <w:szCs w:val="20"/>
          <w:lang w:val="en-GB"/>
        </w:rPr>
        <w:t>No references have been used in this document.</w:t>
      </w:r>
      <w:r w:rsidRPr="2AD9C0F3" w:rsidR="4E5D7E2C">
        <w:rPr>
          <w:rFonts w:ascii="Arial" w:hAnsi="Arial" w:cs="Arial"/>
          <w:sz w:val="20"/>
          <w:szCs w:val="20"/>
          <w:lang w:val="en-GB"/>
        </w:rPr>
        <w:t xml:space="preserve"> </w:t>
      </w:r>
    </w:p>
    <w:p w:rsidRPr="00204DDE" w:rsidR="00C52DAC" w:rsidP="00F33256" w:rsidRDefault="00C52DAC" w14:paraId="06EB24AF" w14:textId="77777777">
      <w:pPr>
        <w:pStyle w:val="references"/>
        <w:numPr>
          <w:ilvl w:val="0"/>
          <w:numId w:val="0"/>
        </w:numPr>
        <w:ind w:left="360"/>
        <w:rPr>
          <w:noProof/>
          <w:lang w:val="en-GB"/>
        </w:rPr>
      </w:pPr>
    </w:p>
    <w:sectPr w:rsidRPr="00204DDE" w:rsidR="00C52DAC" w:rsidSect="005D2393">
      <w:headerReference w:type="even" r:id="rId19"/>
      <w:type w:val="continuous"/>
      <w:pgSz w:w="11906" w:h="16838" w:orient="portrait" w:code="9"/>
      <w:pgMar w:top="2410" w:right="851" w:bottom="1560" w:left="1361" w:header="851" w:footer="61"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D63D3" w:rsidR="004E2B69" w:rsidRDefault="004E2B69" w14:paraId="799E8F53" w14:textId="77777777">
      <w:r w:rsidRPr="009D63D3">
        <w:separator/>
      </w:r>
    </w:p>
    <w:p w:rsidRPr="009D63D3" w:rsidR="004E2B69" w:rsidRDefault="004E2B69" w14:paraId="52ED6C0C" w14:textId="77777777"/>
  </w:endnote>
  <w:endnote w:type="continuationSeparator" w:id="0">
    <w:p w:rsidRPr="009D63D3" w:rsidR="004E2B69" w:rsidRDefault="004E2B69" w14:paraId="14619983" w14:textId="77777777">
      <w:r w:rsidRPr="009D63D3">
        <w:continuationSeparator/>
      </w:r>
    </w:p>
    <w:p w:rsidRPr="009D63D3" w:rsidR="004E2B69" w:rsidRDefault="004E2B69" w14:paraId="7F4B05EF" w14:textId="77777777"/>
  </w:endnote>
  <w:endnote w:type="continuationNotice" w:id="1">
    <w:p w:rsidRPr="009D63D3" w:rsidR="004E2B69" w:rsidRDefault="004E2B69" w14:paraId="4C75C0B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Cuerpo en alfabeto compl">
    <w:charset w:val="00"/>
    <w:family w:val="roman"/>
    <w:pitch w:val="default"/>
  </w:font>
  <w:font w:name="Helvetica Neue">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08" w:type="dxa"/>
      <w:tblInd w:w="3420" w:type="dxa"/>
      <w:tblLayout w:type="fixed"/>
      <w:tblLook w:val="01E0" w:firstRow="1" w:lastRow="1" w:firstColumn="1" w:lastColumn="1" w:noHBand="0" w:noVBand="0"/>
    </w:tblPr>
    <w:tblGrid>
      <w:gridCol w:w="581"/>
      <w:gridCol w:w="292"/>
      <w:gridCol w:w="292"/>
      <w:gridCol w:w="292"/>
      <w:gridCol w:w="4951"/>
    </w:tblGrid>
    <w:tr w:rsidRPr="009D63D3" w:rsidR="00BB6884" w:rsidTr="00262EE8" w14:paraId="06EB24BE" w14:textId="77777777">
      <w:tc>
        <w:tcPr>
          <w:tcW w:w="581" w:type="dxa"/>
        </w:tcPr>
        <w:p w:rsidRPr="009D63D3" w:rsidR="00BB6884" w:rsidP="00262EE8" w:rsidRDefault="00BB6884" w14:paraId="06EB24B9" w14:textId="77777777">
          <w:pPr>
            <w:pStyle w:val="Headertext"/>
            <w:tabs>
              <w:tab w:val="left" w:pos="5954"/>
            </w:tabs>
            <w:ind w:left="-284" w:right="-284"/>
            <w:jc w:val="center"/>
            <w:rPr>
              <w:color w:val="000000"/>
              <w:sz w:val="16"/>
              <w:szCs w:val="16"/>
            </w:rPr>
          </w:pPr>
          <w:r w:rsidRPr="009D63D3">
            <w:rPr>
              <w:color w:val="000000"/>
              <w:sz w:val="16"/>
              <w:szCs w:val="16"/>
            </w:rPr>
            <w:t>Page</w:t>
          </w:r>
        </w:p>
      </w:tc>
      <w:tc>
        <w:tcPr>
          <w:tcW w:w="292" w:type="dxa"/>
        </w:tcPr>
        <w:p w:rsidRPr="009D63D3" w:rsidR="00BB6884" w:rsidP="00262EE8" w:rsidRDefault="00BB6884" w14:paraId="06EB24BA" w14:textId="41ED791E">
          <w:pPr>
            <w:pStyle w:val="Headertext"/>
            <w:tabs>
              <w:tab w:val="left" w:pos="5954"/>
            </w:tabs>
            <w:ind w:left="-284" w:right="-284"/>
            <w:jc w:val="center"/>
            <w:rPr>
              <w:color w:val="000000"/>
              <w:sz w:val="16"/>
              <w:szCs w:val="16"/>
            </w:rPr>
          </w:pPr>
          <w:r w:rsidRPr="009D63D3">
            <w:rPr>
              <w:rStyle w:val="PageNumber"/>
              <w:rFonts w:cs="Times New Roman"/>
              <w:sz w:val="16"/>
              <w:szCs w:val="16"/>
            </w:rPr>
            <w:fldChar w:fldCharType="begin"/>
          </w:r>
          <w:r w:rsidRPr="009D63D3">
            <w:rPr>
              <w:rStyle w:val="PageNumber"/>
              <w:rFonts w:cs="Times New Roman"/>
              <w:sz w:val="16"/>
              <w:szCs w:val="16"/>
            </w:rPr>
            <w:instrText xml:space="preserve"> PAGE </w:instrText>
          </w:r>
          <w:r w:rsidRPr="009D63D3">
            <w:rPr>
              <w:rStyle w:val="PageNumber"/>
              <w:rFonts w:cs="Times New Roman"/>
              <w:sz w:val="16"/>
              <w:szCs w:val="16"/>
            </w:rPr>
            <w:fldChar w:fldCharType="separate"/>
          </w:r>
          <w:r w:rsidRPr="009D63D3" w:rsidR="00B81A65">
            <w:rPr>
              <w:rStyle w:val="PageNumber"/>
              <w:rFonts w:cs="Times New Roman"/>
              <w:sz w:val="16"/>
              <w:szCs w:val="16"/>
            </w:rPr>
            <w:t>2</w:t>
          </w:r>
          <w:r w:rsidRPr="009D63D3">
            <w:rPr>
              <w:rStyle w:val="PageNumber"/>
              <w:rFonts w:cs="Times New Roman"/>
              <w:sz w:val="16"/>
              <w:szCs w:val="16"/>
            </w:rPr>
            <w:fldChar w:fldCharType="end"/>
          </w:r>
        </w:p>
      </w:tc>
      <w:tc>
        <w:tcPr>
          <w:tcW w:w="292" w:type="dxa"/>
        </w:tcPr>
        <w:p w:rsidRPr="009D63D3" w:rsidR="00BB6884" w:rsidP="00262EE8" w:rsidRDefault="00BB6884" w14:paraId="06EB24BB" w14:textId="77777777">
          <w:pPr>
            <w:pStyle w:val="Headertext"/>
            <w:tabs>
              <w:tab w:val="left" w:pos="5954"/>
            </w:tabs>
            <w:ind w:left="-284" w:right="-284"/>
            <w:jc w:val="center"/>
            <w:rPr>
              <w:color w:val="000000"/>
              <w:sz w:val="16"/>
              <w:szCs w:val="16"/>
            </w:rPr>
          </w:pPr>
          <w:r w:rsidRPr="009D63D3">
            <w:rPr>
              <w:color w:val="000000"/>
              <w:sz w:val="16"/>
              <w:szCs w:val="16"/>
            </w:rPr>
            <w:t>of</w:t>
          </w:r>
        </w:p>
      </w:tc>
      <w:tc>
        <w:tcPr>
          <w:tcW w:w="292" w:type="dxa"/>
        </w:tcPr>
        <w:p w:rsidRPr="009D63D3" w:rsidR="00BB6884" w:rsidP="00262EE8" w:rsidRDefault="00B81A65" w14:paraId="06EB24BC" w14:textId="60CD97A4">
          <w:pPr>
            <w:pStyle w:val="Headertext"/>
            <w:tabs>
              <w:tab w:val="left" w:pos="5954"/>
            </w:tabs>
            <w:ind w:left="-284" w:right="-284"/>
            <w:jc w:val="center"/>
            <w:rPr>
              <w:color w:val="000000"/>
              <w:sz w:val="16"/>
              <w:szCs w:val="16"/>
            </w:rPr>
          </w:pPr>
          <w:r>
            <w:fldChar w:fldCharType="begin"/>
          </w:r>
          <w:r>
            <w:instrText>NUMPAGES   \* MERGEFORMAT</w:instrText>
          </w:r>
          <w:r>
            <w:fldChar w:fldCharType="separate"/>
          </w:r>
          <w:r w:rsidRPr="009D63D3">
            <w:rPr>
              <w:color w:val="003300"/>
              <w:sz w:val="16"/>
              <w:szCs w:val="16"/>
            </w:rPr>
            <w:t>8</w:t>
          </w:r>
          <w:r>
            <w:fldChar w:fldCharType="end"/>
          </w:r>
        </w:p>
      </w:tc>
      <w:tc>
        <w:tcPr>
          <w:tcW w:w="4951" w:type="dxa"/>
        </w:tcPr>
        <w:p w:rsidRPr="009D63D3" w:rsidR="00BB6884" w:rsidP="00262EE8" w:rsidRDefault="00BB6884" w14:paraId="06EB24BD" w14:textId="77777777">
          <w:pPr>
            <w:pStyle w:val="Headertext"/>
            <w:tabs>
              <w:tab w:val="left" w:pos="5954"/>
            </w:tabs>
            <w:ind w:right="-108"/>
            <w:jc w:val="right"/>
            <w:rPr>
              <w:color w:val="000000"/>
              <w:sz w:val="16"/>
              <w:szCs w:val="16"/>
            </w:rPr>
          </w:pPr>
        </w:p>
      </w:tc>
    </w:tr>
  </w:tbl>
  <w:p w:rsidRPr="009D63D3" w:rsidR="00BB6884" w:rsidP="007D2EC8" w:rsidRDefault="00BB6884" w14:paraId="06EB24BF" w14:textId="77777777">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D63D3" w:rsidR="00BB6884" w:rsidP="00926E65" w:rsidRDefault="00BB6884" w14:paraId="06EB24C1" w14:textId="5BAE879B">
    <w:pPr>
      <w:rPr>
        <w:color w:val="009900"/>
        <w:szCs w:val="18"/>
      </w:rPr>
    </w:pPr>
    <w:r w:rsidRPr="009D63D3">
      <w:rPr>
        <w:color w:val="009900"/>
        <w:szCs w:val="18"/>
      </w:rPr>
      <w:t>This document will be treated as strictly confidential. It will not be disclosed to anybody not having signed the ITEA / ITEA </w:t>
    </w:r>
    <w:r w:rsidRPr="009D63D3" w:rsidR="00515DCD">
      <w:rPr>
        <w:color w:val="009900"/>
        <w:szCs w:val="18"/>
      </w:rPr>
      <w:t>4</w:t>
    </w:r>
    <w:r w:rsidRPr="009D63D3">
      <w:rPr>
        <w:color w:val="009900"/>
        <w:szCs w:val="18"/>
      </w:rPr>
      <w:t xml:space="preserve"> Declaration of Non-Disclosure.</w:t>
    </w:r>
  </w:p>
  <w:p w:rsidRPr="009D63D3" w:rsidR="00BB6884" w:rsidP="00254E5F" w:rsidRDefault="00BB6884" w14:paraId="06EB24C2" w14:textId="77777777">
    <w:pPr>
      <w:pStyle w:val="BodyText"/>
    </w:pPr>
  </w:p>
  <w:p w:rsidRPr="009D63D3" w:rsidR="00BB6884" w:rsidP="00254E5F" w:rsidRDefault="00BB6884" w14:paraId="06EB24C3" w14:textId="77777777">
    <w:pPr>
      <w:pStyle w:val="Footer"/>
      <w:tabs>
        <w:tab w:val="center" w:pos="4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D63D3" w:rsidR="004E2B69" w:rsidRDefault="004E2B69" w14:paraId="09B6EED4" w14:textId="77777777">
      <w:r w:rsidRPr="009D63D3">
        <w:separator/>
      </w:r>
    </w:p>
    <w:p w:rsidRPr="009D63D3" w:rsidR="004E2B69" w:rsidRDefault="004E2B69" w14:paraId="49F4EE1E" w14:textId="77777777"/>
  </w:footnote>
  <w:footnote w:type="continuationSeparator" w:id="0">
    <w:p w:rsidRPr="009D63D3" w:rsidR="004E2B69" w:rsidRDefault="004E2B69" w14:paraId="79D8C259" w14:textId="77777777">
      <w:r w:rsidRPr="009D63D3">
        <w:continuationSeparator/>
      </w:r>
    </w:p>
    <w:p w:rsidRPr="009D63D3" w:rsidR="004E2B69" w:rsidRDefault="004E2B69" w14:paraId="0BA4C30D" w14:textId="77777777"/>
  </w:footnote>
  <w:footnote w:type="continuationNotice" w:id="1">
    <w:p w:rsidRPr="009D63D3" w:rsidR="004E2B69" w:rsidRDefault="004E2B69" w14:paraId="61E8D8FD" w14:textId="77777777"/>
  </w:footnote>
  <w:footnote w:id="2">
    <w:p w:rsidRPr="00D00AD6" w:rsidR="000A04AF" w:rsidP="000A04AF" w:rsidRDefault="000A04AF" w14:paraId="4E467EC8" w14:textId="77777777">
      <w:pPr>
        <w:pStyle w:val="FootnoteText"/>
      </w:pPr>
      <w:r>
        <w:rPr>
          <w:rStyle w:val="FootnoteReference"/>
        </w:rPr>
        <w:footnoteRef/>
      </w:r>
      <w:r>
        <w:t xml:space="preserve"> Alpata has reported that their parts are already in the TRL level 5, because dummy datasets used for software tests.</w:t>
      </w:r>
    </w:p>
  </w:footnote>
  <w:footnote w:id="3">
    <w:p w:rsidRPr="007C0D5B" w:rsidR="000A04AF" w:rsidP="000A04AF" w:rsidRDefault="000A04AF" w14:paraId="017AAB15" w14:textId="77777777">
      <w:pPr>
        <w:pStyle w:val="FootnoteText"/>
      </w:pPr>
      <w:r>
        <w:rPr>
          <w:rStyle w:val="FootnoteReference"/>
        </w:rPr>
        <w:footnoteRef/>
      </w:r>
      <w:r>
        <w:t xml:space="preserve"> Alpata has reported 3 object interaction types (pallet, box, person).</w:t>
      </w:r>
    </w:p>
  </w:footnote>
  <w:footnote w:id="4">
    <w:p w:rsidRPr="00305533" w:rsidR="000A04AF" w:rsidP="000A04AF" w:rsidRDefault="000A04AF" w14:paraId="5A01F1BC" w14:textId="77777777">
      <w:pPr>
        <w:pStyle w:val="FootnoteText"/>
      </w:pPr>
      <w:r>
        <w:rPr>
          <w:rStyle w:val="FootnoteReference"/>
        </w:rPr>
        <w:footnoteRef/>
      </w:r>
      <w:r>
        <w:t xml:space="preserve"> HTTP and MQTT are supported.</w:t>
      </w:r>
    </w:p>
  </w:footnote>
  <w:footnote w:id="5">
    <w:p w:rsidR="000A04AF" w:rsidP="000A04AF" w:rsidRDefault="000A04AF" w14:paraId="17A3A07A" w14:textId="77777777">
      <w:pPr>
        <w:pStyle w:val="FootnoteText"/>
      </w:pPr>
      <w:r w:rsidRPr="14A87B3F">
        <w:rPr>
          <w:rStyle w:val="FootnoteReference"/>
        </w:rPr>
        <w:footnoteRef/>
      </w:r>
      <w:r>
        <w:t>Based on video feed: object detection &amp; classification, object localization, automated alarms if ”object“ inside geofence area(s)</w:t>
      </w:r>
    </w:p>
  </w:footnote>
  <w:footnote w:id="6">
    <w:p w:rsidR="000A04AF" w:rsidP="000A04AF" w:rsidRDefault="000A04AF" w14:paraId="7B502BD4" w14:textId="77777777">
      <w:pPr>
        <w:pStyle w:val="FootnoteText"/>
      </w:pPr>
      <w:r w:rsidRPr="14A87B3F">
        <w:rPr>
          <w:rStyle w:val="FootnoteReference"/>
        </w:rPr>
        <w:footnoteRef/>
      </w:r>
      <w:r>
        <w:t xml:space="preserve"> ”Go and check the area.” - message if objects seen at unauthorized areas.</w:t>
      </w:r>
    </w:p>
  </w:footnote>
  <w:footnote w:id="7">
    <w:p w:rsidR="000A04AF" w:rsidP="000A04AF" w:rsidRDefault="000A04AF" w14:paraId="4DAE571B" w14:textId="77777777">
      <w:pPr>
        <w:pStyle w:val="FootnoteText"/>
      </w:pPr>
      <w:r w:rsidRPr="14A87B3F">
        <w:rPr>
          <w:rStyle w:val="FootnoteReference"/>
        </w:rPr>
        <w:footnoteRef/>
      </w:r>
      <w:r>
        <w:t xml:space="preserve"> GPS coordinates on satellite image, Image data of an object, alert message how to react  </w:t>
      </w:r>
    </w:p>
  </w:footnote>
  <w:footnote w:id="8">
    <w:p w:rsidR="000A04AF" w:rsidP="000A04AF" w:rsidRDefault="000A04AF" w14:paraId="345080A6" w14:textId="77777777">
      <w:pPr>
        <w:pStyle w:val="FootnoteText"/>
      </w:pPr>
      <w:r w:rsidRPr="14A87B3F">
        <w:rPr>
          <w:rStyle w:val="FootnoteReference"/>
        </w:rPr>
        <w:footnoteRef/>
      </w:r>
      <w:r>
        <w:t xml:space="preserve"> Current value is based on F-</w:t>
      </w:r>
      <w:proofErr w:type="spellStart"/>
      <w:r>
        <w:t>Secure's</w:t>
      </w:r>
      <w:proofErr w:type="spellEnd"/>
      <w:r>
        <w:t xml:space="preserve"> user experience metrics in June 2025</w:t>
      </w:r>
    </w:p>
  </w:footnote>
  <w:footnote w:id="9">
    <w:p w:rsidRPr="003B279B" w:rsidR="000A04AF" w:rsidP="000A04AF" w:rsidRDefault="000A04AF" w14:paraId="0F6431FB" w14:textId="77777777">
      <w:pPr>
        <w:pStyle w:val="FootnoteText"/>
        <w:rPr>
          <w:lang w:val="en-US"/>
        </w:rPr>
      </w:pPr>
      <w:r>
        <w:rPr>
          <w:rStyle w:val="FootnoteReference"/>
        </w:rPr>
        <w:footnoteRef/>
      </w:r>
      <w:r>
        <w:t xml:space="preserve"> BT tested, CAT M1 tested, CAT 1 bis partly tested, LoRa 500mW and 25mW tested, </w:t>
      </w:r>
      <w:proofErr w:type="spellStart"/>
      <w:r>
        <w:t>DectNR</w:t>
      </w:r>
      <w:proofErr w:type="spellEnd"/>
      <w:r>
        <w:t xml:space="preserve">+ tested, </w:t>
      </w:r>
      <w:proofErr w:type="spellStart"/>
      <w:r>
        <w:t>WiFi</w:t>
      </w:r>
      <w:proofErr w:type="spellEnd"/>
      <w:r>
        <w:t xml:space="preserve"> studied.</w:t>
      </w:r>
    </w:p>
  </w:footnote>
  <w:footnote w:id="10">
    <w:p w:rsidRPr="002619BF" w:rsidR="000A04AF" w:rsidP="000A04AF" w:rsidRDefault="000A04AF" w14:paraId="11DE1D37" w14:textId="77777777">
      <w:pPr>
        <w:pStyle w:val="FootnoteText"/>
        <w:rPr>
          <w:lang w:val="en-US"/>
        </w:rPr>
      </w:pPr>
      <w:r>
        <w:rPr>
          <w:rStyle w:val="FootnoteReference"/>
        </w:rPr>
        <w:footnoteRef/>
      </w:r>
      <w:r>
        <w:t xml:space="preserve"> 0,5 </w:t>
      </w:r>
      <w:r w:rsidRPr="002619BF">
        <w:rPr>
          <w:lang w:val="en-US"/>
        </w:rPr>
        <w:t>Initial c</w:t>
      </w:r>
      <w:r>
        <w:rPr>
          <w:lang w:val="en-US"/>
        </w:rPr>
        <w:t>omponents selected, 0,5 Initial schematic done, 0,5 PCB layout design done, 0,5 ID design done, 1 Antenna study done</w:t>
      </w:r>
    </w:p>
  </w:footnote>
  <w:footnote w:id="11">
    <w:p w:rsidRPr="00DE7A9C" w:rsidR="000A04AF" w:rsidP="000A04AF" w:rsidRDefault="000A04AF" w14:paraId="11136ED8" w14:textId="77777777">
      <w:pPr>
        <w:pStyle w:val="FootnoteText"/>
        <w:rPr>
          <w:lang w:val="en-US"/>
        </w:rPr>
      </w:pPr>
      <w:r>
        <w:rPr>
          <w:rStyle w:val="FootnoteReference"/>
        </w:rPr>
        <w:footnoteRef/>
      </w:r>
      <w:r>
        <w:t xml:space="preserve"> </w:t>
      </w:r>
      <w:r w:rsidRPr="00DE7A9C">
        <w:rPr>
          <w:lang w:val="en-US"/>
        </w:rPr>
        <w:t>Basic d</w:t>
      </w:r>
      <w:r>
        <w:rPr>
          <w:lang w:val="en-US"/>
        </w:rPr>
        <w:t>esign and ciphering design done</w:t>
      </w:r>
    </w:p>
  </w:footnote>
  <w:footnote w:id="12">
    <w:p w:rsidR="000A04AF" w:rsidP="000A04AF" w:rsidRDefault="000A04AF" w14:paraId="31902039" w14:textId="77777777">
      <w:pPr>
        <w:pStyle w:val="FootnoteText"/>
      </w:pPr>
      <w:r>
        <w:rPr>
          <w:rStyle w:val="FootnoteReference"/>
        </w:rPr>
        <w:footnoteRef/>
      </w:r>
      <w:r>
        <w:t xml:space="preserve"> This value has not changed since the beginning of the project as the initial platform is not yet sufficiently mature to be used in-flight yet. It is expected that an initial version of the platform will start being used in operations in H1 2026.</w:t>
      </w:r>
    </w:p>
  </w:footnote>
  <w:footnote w:id="13">
    <w:p w:rsidR="000A04AF" w:rsidP="000A04AF" w:rsidRDefault="000A04AF" w14:paraId="0130F6B0" w14:textId="77777777">
      <w:pPr>
        <w:pStyle w:val="FootnoteText"/>
      </w:pPr>
      <w:r>
        <w:rPr>
          <w:rStyle w:val="FootnoteReference"/>
        </w:rPr>
        <w:footnoteRef/>
      </w:r>
      <w:r>
        <w:t xml:space="preserve"> Same as footnote above.</w:t>
      </w:r>
    </w:p>
  </w:footnote>
  <w:footnote w:id="14">
    <w:p w:rsidR="000A04AF" w:rsidP="000A04AF" w:rsidRDefault="000A04AF" w14:paraId="4E747875" w14:textId="77777777">
      <w:pPr>
        <w:pStyle w:val="FootnoteText"/>
      </w:pPr>
      <w:r>
        <w:rPr>
          <w:rStyle w:val="FootnoteReference"/>
        </w:rPr>
        <w:footnoteRef/>
      </w:r>
      <w:r>
        <w:t xml:space="preserve"> Same as footnote above</w:t>
      </w:r>
    </w:p>
  </w:footnote>
  <w:footnote w:id="15">
    <w:p w:rsidR="000A04AF" w:rsidP="000A04AF" w:rsidRDefault="000A04AF" w14:paraId="653DF506" w14:textId="77777777">
      <w:pPr>
        <w:pStyle w:val="FootnoteText"/>
      </w:pPr>
      <w:r w:rsidRPr="54694134">
        <w:rPr>
          <w:rStyle w:val="FootnoteReference"/>
        </w:rPr>
        <w:footnoteRef/>
      </w:r>
      <w:r>
        <w:t xml:space="preserve"> Windows and Linux environments can be updated using the Capture platform. Docker containers can be updated through the Balena platform.</w:t>
      </w:r>
    </w:p>
  </w:footnote>
  <w:footnote w:id="16">
    <w:p w:rsidR="000A04AF" w:rsidP="000A04AF" w:rsidRDefault="000A04AF" w14:paraId="14EDC84A" w14:textId="77777777">
      <w:pPr>
        <w:pStyle w:val="FootnoteText"/>
      </w:pPr>
      <w:r w:rsidRPr="54694134">
        <w:rPr>
          <w:rStyle w:val="FootnoteReference"/>
        </w:rPr>
        <w:footnoteRef/>
      </w:r>
      <w:r>
        <w:t xml:space="preserve"> ISO27001 certification is work in progress. We use the ISO requirements to identify security issues with Capture Edge.</w:t>
      </w:r>
    </w:p>
  </w:footnote>
  <w:footnote w:id="17">
    <w:p w:rsidRPr="00D00AD6" w:rsidR="00F16955" w:rsidP="00F16955" w:rsidRDefault="00F16955" w14:paraId="58460F65" w14:textId="77777777">
      <w:pPr>
        <w:pStyle w:val="FootnoteText"/>
      </w:pPr>
      <w:r>
        <w:rPr>
          <w:rStyle w:val="FootnoteReference"/>
        </w:rPr>
        <w:footnoteRef/>
      </w:r>
      <w:r>
        <w:t xml:space="preserve"> Alpata has reported that their parts are already in the TRL level 5, because dummy datasets used for software tests.</w:t>
      </w:r>
    </w:p>
  </w:footnote>
  <w:footnote w:id="18">
    <w:p w:rsidRPr="007C0D5B" w:rsidR="00F16955" w:rsidP="00F16955" w:rsidRDefault="00F16955" w14:paraId="12C96DF6" w14:textId="77777777">
      <w:pPr>
        <w:pStyle w:val="FootnoteText"/>
      </w:pPr>
      <w:r>
        <w:rPr>
          <w:rStyle w:val="FootnoteReference"/>
        </w:rPr>
        <w:footnoteRef/>
      </w:r>
      <w:r>
        <w:t xml:space="preserve"> Alpata has reported 3 object interaction types (pallet, box, person).</w:t>
      </w:r>
    </w:p>
  </w:footnote>
  <w:footnote w:id="19">
    <w:p w:rsidRPr="00305533" w:rsidR="00F16955" w:rsidP="00F16955" w:rsidRDefault="00F16955" w14:paraId="548C28CB" w14:textId="77777777">
      <w:pPr>
        <w:pStyle w:val="FootnoteText"/>
      </w:pPr>
      <w:r>
        <w:rPr>
          <w:rStyle w:val="FootnoteReference"/>
        </w:rPr>
        <w:footnoteRef/>
      </w:r>
      <w:r>
        <w:t xml:space="preserve"> HTTP and MQTT are supported.</w:t>
      </w:r>
    </w:p>
  </w:footnote>
  <w:footnote w:id="20">
    <w:p w:rsidR="00852621" w:rsidP="00852621" w:rsidRDefault="00852621" w14:paraId="4CF2399A" w14:textId="77777777">
      <w:pPr>
        <w:pStyle w:val="FootnoteText"/>
      </w:pPr>
      <w:r w:rsidRPr="14A87B3F">
        <w:rPr>
          <w:rStyle w:val="FootnoteReference"/>
        </w:rPr>
        <w:footnoteRef/>
      </w:r>
      <w:r>
        <w:t>Based on video feed: object detection &amp; classification, object localization, automated alarms if ”object“ inside geofence area(s)</w:t>
      </w:r>
    </w:p>
  </w:footnote>
  <w:footnote w:id="21">
    <w:p w:rsidR="00852621" w:rsidP="00852621" w:rsidRDefault="00852621" w14:paraId="0398965A" w14:textId="77777777">
      <w:pPr>
        <w:pStyle w:val="FootnoteText"/>
      </w:pPr>
      <w:r w:rsidRPr="14A87B3F">
        <w:rPr>
          <w:rStyle w:val="FootnoteReference"/>
        </w:rPr>
        <w:footnoteRef/>
      </w:r>
      <w:r>
        <w:t xml:space="preserve"> ”Go and check the area.” - message if objects seen at unauthorized areas.</w:t>
      </w:r>
    </w:p>
  </w:footnote>
  <w:footnote w:id="22">
    <w:p w:rsidR="00852621" w:rsidP="00852621" w:rsidRDefault="00852621" w14:paraId="0FCCA02A" w14:textId="77777777">
      <w:pPr>
        <w:pStyle w:val="FootnoteText"/>
      </w:pPr>
      <w:r w:rsidRPr="14A87B3F">
        <w:rPr>
          <w:rStyle w:val="FootnoteReference"/>
        </w:rPr>
        <w:footnoteRef/>
      </w:r>
      <w:r>
        <w:t xml:space="preserve"> GPS coordinates on satellite image, Image data of an object, alert message how to react  </w:t>
      </w:r>
    </w:p>
  </w:footnote>
  <w:footnote w:id="23">
    <w:p w:rsidR="00642D04" w:rsidP="00642D04" w:rsidRDefault="00642D04" w14:paraId="2163A646" w14:textId="77777777">
      <w:pPr>
        <w:pStyle w:val="FootnoteText"/>
      </w:pPr>
      <w:r w:rsidRPr="14A87B3F">
        <w:rPr>
          <w:rStyle w:val="FootnoteReference"/>
        </w:rPr>
        <w:footnoteRef/>
      </w:r>
      <w:r>
        <w:t xml:space="preserve"> Current value is based on F-</w:t>
      </w:r>
      <w:proofErr w:type="spellStart"/>
      <w:r>
        <w:t>Secure's</w:t>
      </w:r>
      <w:proofErr w:type="spellEnd"/>
      <w:r>
        <w:t xml:space="preserve"> user experience metrics in June 2025</w:t>
      </w:r>
    </w:p>
  </w:footnote>
  <w:footnote w:id="24">
    <w:p w:rsidRPr="003B279B" w:rsidR="00741521" w:rsidP="00741521" w:rsidRDefault="00741521" w14:paraId="2FAF47DB" w14:textId="77777777">
      <w:pPr>
        <w:pStyle w:val="FootnoteText"/>
        <w:rPr>
          <w:lang w:val="en-US"/>
        </w:rPr>
      </w:pPr>
      <w:r>
        <w:rPr>
          <w:rStyle w:val="FootnoteReference"/>
        </w:rPr>
        <w:footnoteRef/>
      </w:r>
      <w:r>
        <w:t xml:space="preserve"> BT tested, CAT M1 tested, CAT 1 bis partly tested, LoRa 500mW and 25mW tested, </w:t>
      </w:r>
      <w:proofErr w:type="spellStart"/>
      <w:r>
        <w:t>DectNR</w:t>
      </w:r>
      <w:proofErr w:type="spellEnd"/>
      <w:r>
        <w:t xml:space="preserve">+ tested, </w:t>
      </w:r>
      <w:proofErr w:type="spellStart"/>
      <w:r>
        <w:t>WiFi</w:t>
      </w:r>
      <w:proofErr w:type="spellEnd"/>
      <w:r>
        <w:t xml:space="preserve"> studied.</w:t>
      </w:r>
    </w:p>
  </w:footnote>
  <w:footnote w:id="25">
    <w:p w:rsidRPr="002619BF" w:rsidR="00741521" w:rsidP="00741521" w:rsidRDefault="00741521" w14:paraId="7264745F" w14:textId="77777777">
      <w:pPr>
        <w:pStyle w:val="FootnoteText"/>
        <w:rPr>
          <w:lang w:val="en-US"/>
        </w:rPr>
      </w:pPr>
      <w:r>
        <w:rPr>
          <w:rStyle w:val="FootnoteReference"/>
        </w:rPr>
        <w:footnoteRef/>
      </w:r>
      <w:r>
        <w:t xml:space="preserve"> 0,5 </w:t>
      </w:r>
      <w:r w:rsidRPr="002619BF">
        <w:rPr>
          <w:lang w:val="en-US"/>
        </w:rPr>
        <w:t>Initial c</w:t>
      </w:r>
      <w:r>
        <w:rPr>
          <w:lang w:val="en-US"/>
        </w:rPr>
        <w:t>omponents selected, 0,5 Initial schematic done, 0,5 PCB layout design done, 0,5 ID design done, 1 Antenna study done</w:t>
      </w:r>
    </w:p>
  </w:footnote>
  <w:footnote w:id="26">
    <w:p w:rsidRPr="00DE7A9C" w:rsidR="00741521" w:rsidP="00741521" w:rsidRDefault="00741521" w14:paraId="12D15C39" w14:textId="77777777">
      <w:pPr>
        <w:pStyle w:val="FootnoteText"/>
        <w:rPr>
          <w:lang w:val="en-US"/>
        </w:rPr>
      </w:pPr>
      <w:r>
        <w:rPr>
          <w:rStyle w:val="FootnoteReference"/>
        </w:rPr>
        <w:footnoteRef/>
      </w:r>
      <w:r>
        <w:t xml:space="preserve"> </w:t>
      </w:r>
      <w:r w:rsidRPr="00DE7A9C">
        <w:rPr>
          <w:lang w:val="en-US"/>
        </w:rPr>
        <w:t>Basic d</w:t>
      </w:r>
      <w:r>
        <w:rPr>
          <w:lang w:val="en-US"/>
        </w:rPr>
        <w:t>esign and ciphering design done</w:t>
      </w:r>
    </w:p>
  </w:footnote>
  <w:footnote w:id="27">
    <w:p w:rsidR="0005761B" w:rsidP="0005761B" w:rsidRDefault="0005761B" w14:paraId="5F530509" w14:textId="77777777">
      <w:pPr>
        <w:pStyle w:val="FootnoteText"/>
      </w:pPr>
      <w:r>
        <w:rPr>
          <w:rStyle w:val="FootnoteReference"/>
        </w:rPr>
        <w:footnoteRef/>
      </w:r>
      <w:r>
        <w:t xml:space="preserve"> This value has not changed since the beginning of the project as the initial platform is not yet sufficiently mature to be used in-flight yet. It is expected that an initial version of the platform will start being used in operations in H1 2026.</w:t>
      </w:r>
    </w:p>
  </w:footnote>
  <w:footnote w:id="28">
    <w:p w:rsidR="0005761B" w:rsidP="0005761B" w:rsidRDefault="0005761B" w14:paraId="0EF51D4A" w14:textId="77777777">
      <w:pPr>
        <w:pStyle w:val="FootnoteText"/>
      </w:pPr>
      <w:r>
        <w:rPr>
          <w:rStyle w:val="FootnoteReference"/>
        </w:rPr>
        <w:footnoteRef/>
      </w:r>
      <w:r>
        <w:t xml:space="preserve"> Same as footnote above.</w:t>
      </w:r>
    </w:p>
  </w:footnote>
  <w:footnote w:id="29">
    <w:p w:rsidR="0005761B" w:rsidP="0005761B" w:rsidRDefault="0005761B" w14:paraId="6C714C63" w14:textId="77777777">
      <w:pPr>
        <w:pStyle w:val="FootnoteText"/>
      </w:pPr>
      <w:r>
        <w:rPr>
          <w:rStyle w:val="FootnoteReference"/>
        </w:rPr>
        <w:footnoteRef/>
      </w:r>
      <w:r>
        <w:t xml:space="preserve"> Same as footnote above</w:t>
      </w:r>
    </w:p>
  </w:footnote>
  <w:footnote w:id="30">
    <w:p w:rsidR="0005761B" w:rsidP="0005761B" w:rsidRDefault="0005761B" w14:paraId="152ACDE3" w14:textId="77777777">
      <w:pPr>
        <w:pStyle w:val="FootnoteText"/>
      </w:pPr>
      <w:r w:rsidRPr="54694134">
        <w:rPr>
          <w:rStyle w:val="FootnoteReference"/>
        </w:rPr>
        <w:footnoteRef/>
      </w:r>
      <w:r>
        <w:t xml:space="preserve"> Windows and Linux environments can be updated using the Capture platform. Docker containers can be updated through the Balena platform.</w:t>
      </w:r>
    </w:p>
  </w:footnote>
  <w:footnote w:id="31">
    <w:p w:rsidR="0005761B" w:rsidP="0005761B" w:rsidRDefault="0005761B" w14:paraId="26292E65" w14:textId="77777777">
      <w:pPr>
        <w:pStyle w:val="FootnoteText"/>
      </w:pPr>
      <w:r w:rsidRPr="54694134">
        <w:rPr>
          <w:rStyle w:val="FootnoteReference"/>
        </w:rPr>
        <w:footnoteRef/>
      </w:r>
      <w:r>
        <w:t xml:space="preserve"> ISO27001 certification is work in progress. We use the ISO requirements to identify security issues with Capture Edge.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9D63D3" w:rsidR="00BB6884" w:rsidP="007D2EC8" w:rsidRDefault="00720AB4" w14:paraId="06EB24B8" w14:textId="6C1A4CA5">
    <w:pPr>
      <w:pStyle w:val="Headertext"/>
      <w:tabs>
        <w:tab w:val="left" w:pos="5954"/>
      </w:tabs>
      <w:rPr>
        <w:sz w:val="32"/>
        <w:szCs w:val="32"/>
      </w:rPr>
    </w:pPr>
    <w:r w:rsidRPr="009D63D3">
      <w:rPr>
        <w:noProof/>
        <w:sz w:val="32"/>
        <w:szCs w:val="32"/>
        <w:lang w:eastAsia="fi-FI"/>
      </w:rPr>
      <mc:AlternateContent>
        <mc:Choice Requires="wps">
          <w:drawing>
            <wp:anchor distT="0" distB="0" distL="114300" distR="114300" simplePos="0" relativeHeight="251658240" behindDoc="0" locked="0" layoutInCell="1" allowOverlap="1" wp14:anchorId="06EB24C6" wp14:editId="57ADF561">
              <wp:simplePos x="0" y="0"/>
              <wp:positionH relativeFrom="column">
                <wp:posOffset>3879215</wp:posOffset>
              </wp:positionH>
              <wp:positionV relativeFrom="paragraph">
                <wp:posOffset>-272415</wp:posOffset>
              </wp:positionV>
              <wp:extent cx="2456180" cy="763270"/>
              <wp:effectExtent l="2540" t="3810" r="381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80" cy="763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9D63D3" w:rsidR="00357692" w:rsidRDefault="00357692" w14:paraId="06EB24CC" w14:textId="392A7C60">
                          <w:r w:rsidRPr="009D63D3">
                            <w:t>W</w:t>
                          </w:r>
                          <w:r w:rsidRPr="009D63D3" w:rsidR="00940C20">
                            <w:t>P</w:t>
                          </w:r>
                          <w:r w:rsidRPr="009D63D3" w:rsidR="00FC10F4">
                            <w:t>6</w:t>
                          </w:r>
                          <w:r w:rsidRPr="009D63D3" w:rsidR="00940C20">
                            <w:t xml:space="preserve"> Deliverable D</w:t>
                          </w:r>
                          <w:r w:rsidRPr="009D63D3" w:rsidR="00FC10F4">
                            <w:t>6</w:t>
                          </w:r>
                          <w:r w:rsidRPr="009D63D3" w:rsidR="00940C20">
                            <w:t>.</w:t>
                          </w:r>
                          <w:r w:rsidRPr="009D63D3" w:rsidR="00FC10F4">
                            <w:t>1</w:t>
                          </w:r>
                        </w:p>
                        <w:p w:rsidRPr="009D63D3" w:rsidR="00940C20" w:rsidP="00357692" w:rsidRDefault="00940C20" w14:paraId="3E287E48" w14:textId="671CCF90">
                          <w:pPr>
                            <w:pStyle w:val="BodyText"/>
                            <w:rPr>
                              <w:b/>
                              <w:color w:val="009F47"/>
                            </w:rPr>
                          </w:pPr>
                          <w:r w:rsidRPr="009D63D3">
                            <w:rPr>
                              <w:b/>
                              <w:color w:val="009F47"/>
                            </w:rPr>
                            <w:t>ITEA</w:t>
                          </w:r>
                          <w:r w:rsidRPr="009D63D3" w:rsidR="00EF6E1E">
                            <w:rPr>
                              <w:b/>
                              <w:color w:val="009F47"/>
                            </w:rPr>
                            <w:t>4</w:t>
                          </w:r>
                          <w:r w:rsidRPr="009D63D3">
                            <w:rPr>
                              <w:b/>
                              <w:color w:val="009F47"/>
                            </w:rPr>
                            <w:t xml:space="preserve"> </w:t>
                          </w:r>
                          <w:r w:rsidRPr="009D63D3" w:rsidR="00EF6E1E">
                            <w:rPr>
                              <w:b/>
                              <w:color w:val="009F47"/>
                            </w:rPr>
                            <w:t>22</w:t>
                          </w:r>
                          <w:r w:rsidRPr="009D63D3">
                            <w:rPr>
                              <w:b/>
                              <w:color w:val="009F47"/>
                            </w:rPr>
                            <w:t>00</w:t>
                          </w:r>
                          <w:r w:rsidRPr="009D63D3" w:rsidR="00EF6E1E">
                            <w:rPr>
                              <w:b/>
                              <w:color w:val="009F47"/>
                            </w:rPr>
                            <w:t>7</w:t>
                          </w:r>
                          <w:r w:rsidRPr="009D63D3">
                            <w:rPr>
                              <w:b/>
                              <w:color w:val="009F47"/>
                            </w:rPr>
                            <w:t xml:space="preserve"> </w:t>
                          </w:r>
                          <w:r w:rsidRPr="009D63D3" w:rsidR="00EF6E1E">
                            <w:rPr>
                              <w:b/>
                              <w:color w:val="009F47"/>
                            </w:rPr>
                            <w:t>Sa4</w:t>
                          </w:r>
                          <w:r w:rsidRPr="009D63D3">
                            <w:rPr>
                              <w:b/>
                              <w:color w:val="009F47"/>
                            </w:rPr>
                            <w:t>CPS project</w:t>
                          </w:r>
                        </w:p>
                        <w:p w:rsidRPr="009D63D3" w:rsidR="00357692" w:rsidP="00357692" w:rsidRDefault="00357692" w14:paraId="06EB24CF" w14:textId="69C4CE3A">
                          <w:pPr>
                            <w:pStyle w:val="BodyText"/>
                          </w:pPr>
                          <w:r w:rsidRPr="009D63D3">
                            <w:rPr>
                              <w:i/>
                            </w:rPr>
                            <w:t>Project partner confidential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a14="http://schemas.microsoft.com/office/drawing/2010/main" xmlns:arto="http://schemas.microsoft.com/office/word/2006/arto">
          <w:pict w14:anchorId="0B6A42C8">
            <v:shapetype id="_x0000_t202" coordsize="21600,21600" o:spt="202" path="m,l,21600r21600,l21600,xe" w14:anchorId="06EB24C6">
              <v:stroke joinstyle="miter"/>
              <v:path gradientshapeok="t" o:connecttype="rect"/>
            </v:shapetype>
            <v:shape id="Text Box 2" style="position:absolute;margin-left:305.45pt;margin-top:-21.45pt;width:193.4pt;height:60.1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">
              <v:textbox style="mso-fit-shape-to-text:t">
                <w:txbxContent>
                  <w:p w:rsidRPr="009D63D3" w:rsidR="00357692" w:rsidRDefault="00357692" w14:paraId="76BE0434" w14:textId="392A7C60">
                    <w:r w:rsidRPr="009D63D3">
                      <w:t>W</w:t>
                    </w:r>
                    <w:r w:rsidRPr="009D63D3" w:rsidR="00940C20">
                      <w:t>P</w:t>
                    </w:r>
                    <w:r w:rsidRPr="009D63D3" w:rsidR="00FC10F4">
                      <w:t>6</w:t>
                    </w:r>
                    <w:r w:rsidRPr="009D63D3" w:rsidR="00940C20">
                      <w:t xml:space="preserve"> Deliverable D</w:t>
                    </w:r>
                    <w:r w:rsidRPr="009D63D3" w:rsidR="00FC10F4">
                      <w:t>6</w:t>
                    </w:r>
                    <w:r w:rsidRPr="009D63D3" w:rsidR="00940C20">
                      <w:t>.</w:t>
                    </w:r>
                    <w:r w:rsidRPr="009D63D3" w:rsidR="00FC10F4">
                      <w:t>1</w:t>
                    </w:r>
                  </w:p>
                  <w:p w:rsidRPr="009D63D3" w:rsidR="00940C20" w:rsidP="00357692" w:rsidRDefault="00940C20" w14:paraId="1B230670" w14:textId="671CCF90">
                    <w:pPr>
                      <w:pStyle w:val="BodyText"/>
                      <w:rPr>
                        <w:b/>
                        <w:color w:val="009F47"/>
                      </w:rPr>
                    </w:pPr>
                    <w:r w:rsidRPr="009D63D3">
                      <w:rPr>
                        <w:b/>
                        <w:color w:val="009F47"/>
                      </w:rPr>
                      <w:t>ITEA</w:t>
                    </w:r>
                    <w:r w:rsidRPr="009D63D3" w:rsidR="00EF6E1E">
                      <w:rPr>
                        <w:b/>
                        <w:color w:val="009F47"/>
                      </w:rPr>
                      <w:t>4</w:t>
                    </w:r>
                    <w:r w:rsidRPr="009D63D3">
                      <w:rPr>
                        <w:b/>
                        <w:color w:val="009F47"/>
                      </w:rPr>
                      <w:t xml:space="preserve"> </w:t>
                    </w:r>
                    <w:r w:rsidRPr="009D63D3" w:rsidR="00EF6E1E">
                      <w:rPr>
                        <w:b/>
                        <w:color w:val="009F47"/>
                      </w:rPr>
                      <w:t>22</w:t>
                    </w:r>
                    <w:r w:rsidRPr="009D63D3">
                      <w:rPr>
                        <w:b/>
                        <w:color w:val="009F47"/>
                      </w:rPr>
                      <w:t>00</w:t>
                    </w:r>
                    <w:r w:rsidRPr="009D63D3" w:rsidR="00EF6E1E">
                      <w:rPr>
                        <w:b/>
                        <w:color w:val="009F47"/>
                      </w:rPr>
                      <w:t>7</w:t>
                    </w:r>
                    <w:r w:rsidRPr="009D63D3">
                      <w:rPr>
                        <w:b/>
                        <w:color w:val="009F47"/>
                      </w:rPr>
                      <w:t xml:space="preserve"> </w:t>
                    </w:r>
                    <w:r w:rsidRPr="009D63D3" w:rsidR="00EF6E1E">
                      <w:rPr>
                        <w:b/>
                        <w:color w:val="009F47"/>
                      </w:rPr>
                      <w:t>Sa4</w:t>
                    </w:r>
                    <w:r w:rsidRPr="009D63D3">
                      <w:rPr>
                        <w:b/>
                        <w:color w:val="009F47"/>
                      </w:rPr>
                      <w:t>CPS project</w:t>
                    </w:r>
                  </w:p>
                  <w:p w:rsidRPr="009D63D3" w:rsidR="00357692" w:rsidP="00357692" w:rsidRDefault="00357692" w14:paraId="690F954D" w14:textId="69C4CE3A">
                    <w:pPr>
                      <w:pStyle w:val="BodyText"/>
                    </w:pPr>
                    <w:r w:rsidRPr="009D63D3">
                      <w:rPr>
                        <w:i/>
                      </w:rPr>
                      <w:t>Project partner confidential</w:t>
                    </w:r>
                  </w:p>
                </w:txbxContent>
              </v:textbox>
            </v:shape>
          </w:pict>
        </mc:Fallback>
      </mc:AlternateContent>
    </w:r>
    <w:r w:rsidRPr="009D63D3" w:rsidR="00BB6884">
      <w:rPr>
        <w:sz w:val="32"/>
        <w:szCs w:val="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D63D3" w:rsidR="00940C20" w:rsidRDefault="00940C20" w14:paraId="5AD50168" w14:textId="34DE02EF">
    <w:pPr>
      <w:tabs>
        <w:tab w:val="left" w:pos="1440"/>
        <w:tab w:val="left" w:pos="3420"/>
        <w:tab w:val="left" w:pos="4984"/>
        <w:tab w:val="left" w:pos="6300"/>
        <w:tab w:val="left" w:pos="7251"/>
      </w:tabs>
      <w:rPr>
        <w:rFonts w:ascii="Times New Roman" w:hAnsi="Times New Roman"/>
        <w:color w:val="1F497D"/>
        <w:sz w:val="40"/>
        <w:szCs w:val="40"/>
        <w:lang w:eastAsia="fi-FI"/>
      </w:rPr>
    </w:pPr>
    <w:r w:rsidRPr="009D63D3">
      <w:rPr>
        <w:rFonts w:ascii="Times New Roman" w:hAnsi="Times New Roman"/>
        <w:color w:val="1F497D"/>
        <w:sz w:val="40"/>
        <w:szCs w:val="40"/>
        <w:lang w:eastAsia="fi-FI"/>
      </w:rPr>
      <w:t>ITEA</w:t>
    </w:r>
    <w:r w:rsidRPr="009D63D3" w:rsidR="005E0C9C">
      <w:rPr>
        <w:rFonts w:ascii="Times New Roman" w:hAnsi="Times New Roman"/>
        <w:color w:val="1F497D"/>
        <w:sz w:val="40"/>
        <w:szCs w:val="40"/>
        <w:lang w:eastAsia="fi-FI"/>
      </w:rPr>
      <w:t>4</w:t>
    </w:r>
    <w:r w:rsidRPr="009D63D3">
      <w:rPr>
        <w:rFonts w:ascii="Times New Roman" w:hAnsi="Times New Roman"/>
        <w:color w:val="1F497D"/>
        <w:sz w:val="40"/>
        <w:szCs w:val="40"/>
        <w:lang w:eastAsia="fi-FI"/>
      </w:rPr>
      <w:t xml:space="preserve"> </w:t>
    </w:r>
    <w:r w:rsidRPr="009D63D3" w:rsidR="00411A54">
      <w:rPr>
        <w:rFonts w:ascii="Times New Roman" w:hAnsi="Times New Roman"/>
        <w:color w:val="1F497D"/>
        <w:sz w:val="40"/>
        <w:szCs w:val="40"/>
        <w:lang w:eastAsia="fi-FI"/>
      </w:rPr>
      <w:t>22007</w:t>
    </w:r>
    <w:r w:rsidRPr="009D63D3">
      <w:rPr>
        <w:rFonts w:ascii="Times New Roman" w:hAnsi="Times New Roman"/>
        <w:color w:val="1F497D"/>
        <w:sz w:val="40"/>
        <w:szCs w:val="40"/>
        <w:lang w:eastAsia="fi-FI"/>
      </w:rPr>
      <w:t xml:space="preserve"> </w:t>
    </w:r>
    <w:r w:rsidRPr="009D63D3" w:rsidR="00411A54">
      <w:rPr>
        <w:rFonts w:ascii="Times New Roman" w:hAnsi="Times New Roman"/>
        <w:color w:val="1F497D"/>
        <w:sz w:val="40"/>
        <w:szCs w:val="40"/>
        <w:lang w:eastAsia="fi-FI"/>
      </w:rPr>
      <w:tab/>
    </w:r>
    <w:r w:rsidRPr="009D63D3" w:rsidR="007A77AE">
      <w:rPr>
        <w:rFonts w:ascii="Times New Roman" w:hAnsi="Times New Roman"/>
        <w:color w:val="1F497D"/>
        <w:sz w:val="40"/>
        <w:szCs w:val="40"/>
        <w:lang w:eastAsia="fi-FI"/>
      </w:rPr>
      <w:tab/>
    </w:r>
    <w:r w:rsidRPr="009D63D3" w:rsidR="007A77AE">
      <w:rPr>
        <w:rFonts w:ascii="Times New Roman" w:hAnsi="Times New Roman"/>
        <w:color w:val="1F497D"/>
        <w:sz w:val="40"/>
        <w:szCs w:val="40"/>
        <w:lang w:eastAsia="fi-FI"/>
      </w:rPr>
      <w:tab/>
    </w:r>
    <w:r w:rsidRPr="009D63D3" w:rsidR="007A77AE">
      <w:rPr>
        <w:rFonts w:ascii="Times New Roman" w:hAnsi="Times New Roman"/>
        <w:noProof/>
        <w:color w:val="1F497D"/>
        <w:sz w:val="40"/>
        <w:szCs w:val="40"/>
        <w:lang w:eastAsia="fi-FI"/>
      </w:rPr>
      <w:drawing>
        <wp:inline distT="0" distB="0" distL="0" distR="0" wp14:anchorId="28D80741" wp14:editId="029B048F">
          <wp:extent cx="1752031" cy="426328"/>
          <wp:effectExtent l="0" t="0" r="635" b="0"/>
          <wp:docPr id="651802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6147" cy="432196"/>
                  </a:xfrm>
                  <a:prstGeom prst="rect">
                    <a:avLst/>
                  </a:prstGeom>
                  <a:noFill/>
                </pic:spPr>
              </pic:pic>
            </a:graphicData>
          </a:graphic>
        </wp:inline>
      </w:drawing>
    </w:r>
    <w:r w:rsidRPr="009D63D3" w:rsidR="00411A54">
      <w:rPr>
        <w:rFonts w:ascii="Times New Roman" w:hAnsi="Times New Roman"/>
        <w:color w:val="1F497D"/>
        <w:sz w:val="40"/>
        <w:szCs w:val="40"/>
        <w:lang w:eastAsia="fi-FI"/>
      </w:rPr>
      <w:tab/>
    </w:r>
  </w:p>
  <w:p w:rsidRPr="009D63D3" w:rsidR="00BB6884" w:rsidRDefault="00411A54" w14:paraId="06EB24C0" w14:textId="4D6ECEBA">
    <w:pPr>
      <w:tabs>
        <w:tab w:val="left" w:pos="1440"/>
        <w:tab w:val="left" w:pos="3420"/>
        <w:tab w:val="left" w:pos="4984"/>
        <w:tab w:val="left" w:pos="6300"/>
        <w:tab w:val="left" w:pos="7251"/>
      </w:tabs>
      <w:rPr>
        <w:rFonts w:ascii="Times New Roman" w:hAnsi="Times New Roman"/>
        <w:sz w:val="40"/>
        <w:szCs w:val="40"/>
      </w:rPr>
    </w:pPr>
    <w:r w:rsidRPr="009D63D3">
      <w:rPr>
        <w:rFonts w:ascii="Times New Roman" w:hAnsi="Times New Roman"/>
        <w:color w:val="1F497D"/>
        <w:sz w:val="40"/>
        <w:szCs w:val="40"/>
        <w:lang w:eastAsia="fi-FI"/>
      </w:rPr>
      <w:t>Sa4</w:t>
    </w:r>
    <w:r w:rsidRPr="009D63D3" w:rsidR="00940C20">
      <w:rPr>
        <w:rFonts w:ascii="Times New Roman" w:hAnsi="Times New Roman"/>
        <w:color w:val="1F497D"/>
        <w:sz w:val="40"/>
        <w:szCs w:val="40"/>
        <w:lang w:eastAsia="fi-FI"/>
      </w:rPr>
      <w:t>CPS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D63D3" w:rsidR="00BB6884" w:rsidRDefault="00BB6884" w14:paraId="06EB24C4" w14:textId="77777777"/>
</w:hdr>
</file>

<file path=word/intelligence2.xml><?xml version="1.0" encoding="utf-8"?>
<int2:intelligence xmlns:int2="http://schemas.microsoft.com/office/intelligence/2020/intelligence" xmlns:oel="http://schemas.microsoft.com/office/2019/extlst">
  <int2:observations>
    <int2:textHash int2:hashCode="dqUFCR8v7+Yg0P" int2:id="zdZPx8v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C00"/>
    <w:multiLevelType w:val="hybridMultilevel"/>
    <w:tmpl w:val="57688B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F30C6"/>
    <w:multiLevelType w:val="hybridMultilevel"/>
    <w:tmpl w:val="A252C796"/>
    <w:lvl w:ilvl="0" w:tplc="952A0FB6">
      <w:start w:val="5"/>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0AB74A95"/>
    <w:multiLevelType w:val="hybridMultilevel"/>
    <w:tmpl w:val="57688B50"/>
    <w:lvl w:ilvl="0" w:tplc="040B0017">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10327970"/>
    <w:multiLevelType w:val="hybridMultilevel"/>
    <w:tmpl w:val="9EF82D1C"/>
    <w:lvl w:ilvl="0" w:tplc="FFFFFFFF">
      <w:start w:val="8"/>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FCDB6A"/>
    <w:multiLevelType w:val="hybridMultilevel"/>
    <w:tmpl w:val="78745E70"/>
    <w:lvl w:ilvl="0" w:tplc="4B0C6CF2">
      <w:start w:val="1"/>
      <w:numFmt w:val="bullet"/>
      <w:lvlText w:val="-"/>
      <w:lvlJc w:val="left"/>
      <w:pPr>
        <w:ind w:left="720" w:hanging="360"/>
      </w:pPr>
      <w:rPr>
        <w:rFonts w:hint="default" w:ascii="Aptos" w:hAnsi="Aptos"/>
      </w:rPr>
    </w:lvl>
    <w:lvl w:ilvl="1" w:tplc="10F6342C">
      <w:start w:val="1"/>
      <w:numFmt w:val="bullet"/>
      <w:lvlText w:val="o"/>
      <w:lvlJc w:val="left"/>
      <w:pPr>
        <w:ind w:left="1440" w:hanging="360"/>
      </w:pPr>
      <w:rPr>
        <w:rFonts w:hint="default" w:ascii="Courier New" w:hAnsi="Courier New"/>
      </w:rPr>
    </w:lvl>
    <w:lvl w:ilvl="2" w:tplc="FDB6D8AA">
      <w:start w:val="1"/>
      <w:numFmt w:val="bullet"/>
      <w:lvlText w:val=""/>
      <w:lvlJc w:val="left"/>
      <w:pPr>
        <w:ind w:left="2160" w:hanging="360"/>
      </w:pPr>
      <w:rPr>
        <w:rFonts w:hint="default" w:ascii="Wingdings" w:hAnsi="Wingdings"/>
      </w:rPr>
    </w:lvl>
    <w:lvl w:ilvl="3" w:tplc="A4FC0B7C">
      <w:start w:val="1"/>
      <w:numFmt w:val="bullet"/>
      <w:lvlText w:val=""/>
      <w:lvlJc w:val="left"/>
      <w:pPr>
        <w:ind w:left="2880" w:hanging="360"/>
      </w:pPr>
      <w:rPr>
        <w:rFonts w:hint="default" w:ascii="Symbol" w:hAnsi="Symbol"/>
      </w:rPr>
    </w:lvl>
    <w:lvl w:ilvl="4" w:tplc="DCAAEF74">
      <w:start w:val="1"/>
      <w:numFmt w:val="bullet"/>
      <w:lvlText w:val="o"/>
      <w:lvlJc w:val="left"/>
      <w:pPr>
        <w:ind w:left="3600" w:hanging="360"/>
      </w:pPr>
      <w:rPr>
        <w:rFonts w:hint="default" w:ascii="Courier New" w:hAnsi="Courier New"/>
      </w:rPr>
    </w:lvl>
    <w:lvl w:ilvl="5" w:tplc="CB02B96A">
      <w:start w:val="1"/>
      <w:numFmt w:val="bullet"/>
      <w:lvlText w:val=""/>
      <w:lvlJc w:val="left"/>
      <w:pPr>
        <w:ind w:left="4320" w:hanging="360"/>
      </w:pPr>
      <w:rPr>
        <w:rFonts w:hint="default" w:ascii="Wingdings" w:hAnsi="Wingdings"/>
      </w:rPr>
    </w:lvl>
    <w:lvl w:ilvl="6" w:tplc="BAB8D588">
      <w:start w:val="1"/>
      <w:numFmt w:val="bullet"/>
      <w:lvlText w:val=""/>
      <w:lvlJc w:val="left"/>
      <w:pPr>
        <w:ind w:left="5040" w:hanging="360"/>
      </w:pPr>
      <w:rPr>
        <w:rFonts w:hint="default" w:ascii="Symbol" w:hAnsi="Symbol"/>
      </w:rPr>
    </w:lvl>
    <w:lvl w:ilvl="7" w:tplc="6A04755E">
      <w:start w:val="1"/>
      <w:numFmt w:val="bullet"/>
      <w:lvlText w:val="o"/>
      <w:lvlJc w:val="left"/>
      <w:pPr>
        <w:ind w:left="5760" w:hanging="360"/>
      </w:pPr>
      <w:rPr>
        <w:rFonts w:hint="default" w:ascii="Courier New" w:hAnsi="Courier New"/>
      </w:rPr>
    </w:lvl>
    <w:lvl w:ilvl="8" w:tplc="3C3E7EC0">
      <w:start w:val="1"/>
      <w:numFmt w:val="bullet"/>
      <w:lvlText w:val=""/>
      <w:lvlJc w:val="left"/>
      <w:pPr>
        <w:ind w:left="6480" w:hanging="360"/>
      </w:pPr>
      <w:rPr>
        <w:rFonts w:hint="default" w:ascii="Wingdings" w:hAnsi="Wingdings"/>
      </w:rPr>
    </w:lvl>
  </w:abstractNum>
  <w:abstractNum w:abstractNumId="5" w15:restartNumberingAfterBreak="0">
    <w:nsid w:val="14332AA6"/>
    <w:multiLevelType w:val="hybridMultilevel"/>
    <w:tmpl w:val="C446251E"/>
    <w:lvl w:ilvl="0" w:tplc="BC0EDF90">
      <w:start w:val="7"/>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194F237E"/>
    <w:multiLevelType w:val="hybridMultilevel"/>
    <w:tmpl w:val="C446251E"/>
    <w:lvl w:ilvl="0" w:tplc="FFFFFFFF">
      <w:start w:val="7"/>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03B797"/>
    <w:multiLevelType w:val="hybridMultilevel"/>
    <w:tmpl w:val="FFFFFFFF"/>
    <w:lvl w:ilvl="0" w:tplc="48CAE948">
      <w:start w:val="1"/>
      <w:numFmt w:val="bullet"/>
      <w:lvlText w:val=""/>
      <w:lvlJc w:val="left"/>
      <w:pPr>
        <w:ind w:left="720" w:hanging="360"/>
      </w:pPr>
      <w:rPr>
        <w:rFonts w:hint="default" w:ascii="Symbol" w:hAnsi="Symbol"/>
      </w:rPr>
    </w:lvl>
    <w:lvl w:ilvl="1" w:tplc="0A8AA63E">
      <w:start w:val="1"/>
      <w:numFmt w:val="bullet"/>
      <w:lvlText w:val="o"/>
      <w:lvlJc w:val="left"/>
      <w:pPr>
        <w:ind w:left="1440" w:hanging="360"/>
      </w:pPr>
      <w:rPr>
        <w:rFonts w:hint="default" w:ascii="Courier New" w:hAnsi="Courier New"/>
      </w:rPr>
    </w:lvl>
    <w:lvl w:ilvl="2" w:tplc="35683E96">
      <w:start w:val="1"/>
      <w:numFmt w:val="bullet"/>
      <w:lvlText w:val=""/>
      <w:lvlJc w:val="left"/>
      <w:pPr>
        <w:ind w:left="2160" w:hanging="360"/>
      </w:pPr>
      <w:rPr>
        <w:rFonts w:hint="default" w:ascii="Wingdings" w:hAnsi="Wingdings"/>
      </w:rPr>
    </w:lvl>
    <w:lvl w:ilvl="3" w:tplc="6A665A8C">
      <w:start w:val="1"/>
      <w:numFmt w:val="bullet"/>
      <w:lvlText w:val=""/>
      <w:lvlJc w:val="left"/>
      <w:pPr>
        <w:ind w:left="2880" w:hanging="360"/>
      </w:pPr>
      <w:rPr>
        <w:rFonts w:hint="default" w:ascii="Symbol" w:hAnsi="Symbol"/>
      </w:rPr>
    </w:lvl>
    <w:lvl w:ilvl="4" w:tplc="14FA35E8">
      <w:start w:val="1"/>
      <w:numFmt w:val="bullet"/>
      <w:lvlText w:val="o"/>
      <w:lvlJc w:val="left"/>
      <w:pPr>
        <w:ind w:left="3600" w:hanging="360"/>
      </w:pPr>
      <w:rPr>
        <w:rFonts w:hint="default" w:ascii="Courier New" w:hAnsi="Courier New"/>
      </w:rPr>
    </w:lvl>
    <w:lvl w:ilvl="5" w:tplc="90D6F034">
      <w:start w:val="1"/>
      <w:numFmt w:val="bullet"/>
      <w:lvlText w:val=""/>
      <w:lvlJc w:val="left"/>
      <w:pPr>
        <w:ind w:left="4320" w:hanging="360"/>
      </w:pPr>
      <w:rPr>
        <w:rFonts w:hint="default" w:ascii="Wingdings" w:hAnsi="Wingdings"/>
      </w:rPr>
    </w:lvl>
    <w:lvl w:ilvl="6" w:tplc="95BE23B2">
      <w:start w:val="1"/>
      <w:numFmt w:val="bullet"/>
      <w:lvlText w:val=""/>
      <w:lvlJc w:val="left"/>
      <w:pPr>
        <w:ind w:left="5040" w:hanging="360"/>
      </w:pPr>
      <w:rPr>
        <w:rFonts w:hint="default" w:ascii="Symbol" w:hAnsi="Symbol"/>
      </w:rPr>
    </w:lvl>
    <w:lvl w:ilvl="7" w:tplc="CD56DD94">
      <w:start w:val="1"/>
      <w:numFmt w:val="bullet"/>
      <w:lvlText w:val="o"/>
      <w:lvlJc w:val="left"/>
      <w:pPr>
        <w:ind w:left="5760" w:hanging="360"/>
      </w:pPr>
      <w:rPr>
        <w:rFonts w:hint="default" w:ascii="Courier New" w:hAnsi="Courier New"/>
      </w:rPr>
    </w:lvl>
    <w:lvl w:ilvl="8" w:tplc="3324491A">
      <w:start w:val="1"/>
      <w:numFmt w:val="bullet"/>
      <w:lvlText w:val=""/>
      <w:lvlJc w:val="left"/>
      <w:pPr>
        <w:ind w:left="6480" w:hanging="360"/>
      </w:pPr>
      <w:rPr>
        <w:rFonts w:hint="default" w:ascii="Wingdings" w:hAnsi="Wingdings"/>
      </w:rPr>
    </w:lvl>
  </w:abstractNum>
  <w:abstractNum w:abstractNumId="8" w15:restartNumberingAfterBreak="0">
    <w:nsid w:val="1C17BD1D"/>
    <w:multiLevelType w:val="hybridMultilevel"/>
    <w:tmpl w:val="FFFFFFFF"/>
    <w:lvl w:ilvl="0" w:tplc="7FD467D6">
      <w:start w:val="1"/>
      <w:numFmt w:val="bullet"/>
      <w:lvlText w:val=""/>
      <w:lvlJc w:val="left"/>
      <w:pPr>
        <w:ind w:left="720" w:hanging="360"/>
      </w:pPr>
      <w:rPr>
        <w:rFonts w:hint="default" w:ascii="Symbol" w:hAnsi="Symbol"/>
      </w:rPr>
    </w:lvl>
    <w:lvl w:ilvl="1" w:tplc="D8CEE48C">
      <w:start w:val="1"/>
      <w:numFmt w:val="bullet"/>
      <w:lvlText w:val="o"/>
      <w:lvlJc w:val="left"/>
      <w:pPr>
        <w:ind w:left="1440" w:hanging="360"/>
      </w:pPr>
      <w:rPr>
        <w:rFonts w:hint="default" w:ascii="Courier New" w:hAnsi="Courier New"/>
      </w:rPr>
    </w:lvl>
    <w:lvl w:ilvl="2" w:tplc="54084518">
      <w:start w:val="1"/>
      <w:numFmt w:val="bullet"/>
      <w:lvlText w:val=""/>
      <w:lvlJc w:val="left"/>
      <w:pPr>
        <w:ind w:left="2160" w:hanging="360"/>
      </w:pPr>
      <w:rPr>
        <w:rFonts w:hint="default" w:ascii="Wingdings" w:hAnsi="Wingdings"/>
      </w:rPr>
    </w:lvl>
    <w:lvl w:ilvl="3" w:tplc="F95CE312">
      <w:start w:val="1"/>
      <w:numFmt w:val="bullet"/>
      <w:lvlText w:val=""/>
      <w:lvlJc w:val="left"/>
      <w:pPr>
        <w:ind w:left="2880" w:hanging="360"/>
      </w:pPr>
      <w:rPr>
        <w:rFonts w:hint="default" w:ascii="Symbol" w:hAnsi="Symbol"/>
      </w:rPr>
    </w:lvl>
    <w:lvl w:ilvl="4" w:tplc="D0968C6E">
      <w:start w:val="1"/>
      <w:numFmt w:val="bullet"/>
      <w:lvlText w:val="o"/>
      <w:lvlJc w:val="left"/>
      <w:pPr>
        <w:ind w:left="3600" w:hanging="360"/>
      </w:pPr>
      <w:rPr>
        <w:rFonts w:hint="default" w:ascii="Courier New" w:hAnsi="Courier New"/>
      </w:rPr>
    </w:lvl>
    <w:lvl w:ilvl="5" w:tplc="FCBEB8AA">
      <w:start w:val="1"/>
      <w:numFmt w:val="bullet"/>
      <w:lvlText w:val=""/>
      <w:lvlJc w:val="left"/>
      <w:pPr>
        <w:ind w:left="4320" w:hanging="360"/>
      </w:pPr>
      <w:rPr>
        <w:rFonts w:hint="default" w:ascii="Wingdings" w:hAnsi="Wingdings"/>
      </w:rPr>
    </w:lvl>
    <w:lvl w:ilvl="6" w:tplc="D3A874B6">
      <w:start w:val="1"/>
      <w:numFmt w:val="bullet"/>
      <w:lvlText w:val=""/>
      <w:lvlJc w:val="left"/>
      <w:pPr>
        <w:ind w:left="5040" w:hanging="360"/>
      </w:pPr>
      <w:rPr>
        <w:rFonts w:hint="default" w:ascii="Symbol" w:hAnsi="Symbol"/>
      </w:rPr>
    </w:lvl>
    <w:lvl w:ilvl="7" w:tplc="CEEA760A">
      <w:start w:val="1"/>
      <w:numFmt w:val="bullet"/>
      <w:lvlText w:val="o"/>
      <w:lvlJc w:val="left"/>
      <w:pPr>
        <w:ind w:left="5760" w:hanging="360"/>
      </w:pPr>
      <w:rPr>
        <w:rFonts w:hint="default" w:ascii="Courier New" w:hAnsi="Courier New"/>
      </w:rPr>
    </w:lvl>
    <w:lvl w:ilvl="8" w:tplc="E738DA38">
      <w:start w:val="1"/>
      <w:numFmt w:val="bullet"/>
      <w:lvlText w:val=""/>
      <w:lvlJc w:val="left"/>
      <w:pPr>
        <w:ind w:left="6480" w:hanging="360"/>
      </w:pPr>
      <w:rPr>
        <w:rFonts w:hint="default" w:ascii="Wingdings" w:hAnsi="Wingdings"/>
      </w:rPr>
    </w:lvl>
  </w:abstractNum>
  <w:abstractNum w:abstractNumId="9" w15:restartNumberingAfterBreak="0">
    <w:nsid w:val="2026060E"/>
    <w:multiLevelType w:val="multilevel"/>
    <w:tmpl w:val="2FBEF73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67F0F42"/>
    <w:multiLevelType w:val="hybridMultilevel"/>
    <w:tmpl w:val="C5723C74"/>
    <w:lvl w:ilvl="0" w:tplc="040B0017">
      <w:start w:val="1"/>
      <w:numFmt w:val="lowerLetter"/>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1" w15:restartNumberingAfterBreak="0">
    <w:nsid w:val="272F6822"/>
    <w:multiLevelType w:val="hybridMultilevel"/>
    <w:tmpl w:val="57688B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5A1939"/>
    <w:multiLevelType w:val="hybridMultilevel"/>
    <w:tmpl w:val="B734BBFC"/>
    <w:lvl w:ilvl="0" w:tplc="FFFFFFFF">
      <w:start w:val="6"/>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D74CB6E"/>
    <w:multiLevelType w:val="hybridMultilevel"/>
    <w:tmpl w:val="FFFFFFFF"/>
    <w:lvl w:ilvl="0" w:tplc="C1A2EE44">
      <w:start w:val="1"/>
      <w:numFmt w:val="bullet"/>
      <w:lvlText w:val=""/>
      <w:lvlJc w:val="left"/>
      <w:pPr>
        <w:ind w:left="1778" w:hanging="360"/>
      </w:pPr>
      <w:rPr>
        <w:rFonts w:hint="default" w:ascii="Symbol" w:hAnsi="Symbol"/>
      </w:rPr>
    </w:lvl>
    <w:lvl w:ilvl="1" w:tplc="2FE84150">
      <w:start w:val="1"/>
      <w:numFmt w:val="bullet"/>
      <w:lvlText w:val="o"/>
      <w:lvlJc w:val="left"/>
      <w:pPr>
        <w:ind w:left="2498" w:hanging="360"/>
      </w:pPr>
      <w:rPr>
        <w:rFonts w:hint="default" w:ascii="Courier New" w:hAnsi="Courier New"/>
      </w:rPr>
    </w:lvl>
    <w:lvl w:ilvl="2" w:tplc="1F64A680">
      <w:start w:val="1"/>
      <w:numFmt w:val="bullet"/>
      <w:lvlText w:val=""/>
      <w:lvlJc w:val="left"/>
      <w:pPr>
        <w:ind w:left="3218" w:hanging="360"/>
      </w:pPr>
      <w:rPr>
        <w:rFonts w:hint="default" w:ascii="Wingdings" w:hAnsi="Wingdings"/>
      </w:rPr>
    </w:lvl>
    <w:lvl w:ilvl="3" w:tplc="17848852">
      <w:start w:val="1"/>
      <w:numFmt w:val="bullet"/>
      <w:lvlText w:val=""/>
      <w:lvlJc w:val="left"/>
      <w:pPr>
        <w:ind w:left="3938" w:hanging="360"/>
      </w:pPr>
      <w:rPr>
        <w:rFonts w:hint="default" w:ascii="Symbol" w:hAnsi="Symbol"/>
      </w:rPr>
    </w:lvl>
    <w:lvl w:ilvl="4" w:tplc="20E4522A">
      <w:start w:val="1"/>
      <w:numFmt w:val="bullet"/>
      <w:lvlText w:val="o"/>
      <w:lvlJc w:val="left"/>
      <w:pPr>
        <w:ind w:left="4658" w:hanging="360"/>
      </w:pPr>
      <w:rPr>
        <w:rFonts w:hint="default" w:ascii="Courier New" w:hAnsi="Courier New"/>
      </w:rPr>
    </w:lvl>
    <w:lvl w:ilvl="5" w:tplc="7572F428">
      <w:start w:val="1"/>
      <w:numFmt w:val="bullet"/>
      <w:lvlText w:val=""/>
      <w:lvlJc w:val="left"/>
      <w:pPr>
        <w:ind w:left="5378" w:hanging="360"/>
      </w:pPr>
      <w:rPr>
        <w:rFonts w:hint="default" w:ascii="Wingdings" w:hAnsi="Wingdings"/>
      </w:rPr>
    </w:lvl>
    <w:lvl w:ilvl="6" w:tplc="319203BE">
      <w:start w:val="1"/>
      <w:numFmt w:val="bullet"/>
      <w:lvlText w:val=""/>
      <w:lvlJc w:val="left"/>
      <w:pPr>
        <w:ind w:left="6098" w:hanging="360"/>
      </w:pPr>
      <w:rPr>
        <w:rFonts w:hint="default" w:ascii="Symbol" w:hAnsi="Symbol"/>
      </w:rPr>
    </w:lvl>
    <w:lvl w:ilvl="7" w:tplc="DCE4BC22">
      <w:start w:val="1"/>
      <w:numFmt w:val="bullet"/>
      <w:lvlText w:val="o"/>
      <w:lvlJc w:val="left"/>
      <w:pPr>
        <w:ind w:left="6818" w:hanging="360"/>
      </w:pPr>
      <w:rPr>
        <w:rFonts w:hint="default" w:ascii="Courier New" w:hAnsi="Courier New"/>
      </w:rPr>
    </w:lvl>
    <w:lvl w:ilvl="8" w:tplc="F56CE03A">
      <w:start w:val="1"/>
      <w:numFmt w:val="bullet"/>
      <w:lvlText w:val=""/>
      <w:lvlJc w:val="left"/>
      <w:pPr>
        <w:ind w:left="7538" w:hanging="360"/>
      </w:pPr>
      <w:rPr>
        <w:rFonts w:hint="default" w:ascii="Wingdings" w:hAnsi="Wingdings"/>
      </w:rPr>
    </w:lvl>
  </w:abstractNum>
  <w:abstractNum w:abstractNumId="14" w15:restartNumberingAfterBreak="0">
    <w:nsid w:val="2D885114"/>
    <w:multiLevelType w:val="hybridMultilevel"/>
    <w:tmpl w:val="FFFFFFFF"/>
    <w:lvl w:ilvl="0" w:tplc="B06832A0">
      <w:start w:val="1"/>
      <w:numFmt w:val="bullet"/>
      <w:lvlText w:val=""/>
      <w:lvlJc w:val="left"/>
      <w:pPr>
        <w:ind w:left="720" w:hanging="360"/>
      </w:pPr>
      <w:rPr>
        <w:rFonts w:hint="default" w:ascii="Symbol" w:hAnsi="Symbol"/>
      </w:rPr>
    </w:lvl>
    <w:lvl w:ilvl="1" w:tplc="B2A267E0">
      <w:start w:val="1"/>
      <w:numFmt w:val="bullet"/>
      <w:lvlText w:val="o"/>
      <w:lvlJc w:val="left"/>
      <w:pPr>
        <w:ind w:left="1440" w:hanging="360"/>
      </w:pPr>
      <w:rPr>
        <w:rFonts w:hint="default" w:ascii="Courier New" w:hAnsi="Courier New"/>
      </w:rPr>
    </w:lvl>
    <w:lvl w:ilvl="2" w:tplc="5BDA3FC6">
      <w:start w:val="1"/>
      <w:numFmt w:val="bullet"/>
      <w:lvlText w:val=""/>
      <w:lvlJc w:val="left"/>
      <w:pPr>
        <w:ind w:left="2160" w:hanging="360"/>
      </w:pPr>
      <w:rPr>
        <w:rFonts w:hint="default" w:ascii="Wingdings" w:hAnsi="Wingdings"/>
      </w:rPr>
    </w:lvl>
    <w:lvl w:ilvl="3" w:tplc="E7D69E96">
      <w:start w:val="1"/>
      <w:numFmt w:val="bullet"/>
      <w:lvlText w:val=""/>
      <w:lvlJc w:val="left"/>
      <w:pPr>
        <w:ind w:left="2880" w:hanging="360"/>
      </w:pPr>
      <w:rPr>
        <w:rFonts w:hint="default" w:ascii="Symbol" w:hAnsi="Symbol"/>
      </w:rPr>
    </w:lvl>
    <w:lvl w:ilvl="4" w:tplc="6D46B30E">
      <w:start w:val="1"/>
      <w:numFmt w:val="bullet"/>
      <w:lvlText w:val="o"/>
      <w:lvlJc w:val="left"/>
      <w:pPr>
        <w:ind w:left="3600" w:hanging="360"/>
      </w:pPr>
      <w:rPr>
        <w:rFonts w:hint="default" w:ascii="Courier New" w:hAnsi="Courier New"/>
      </w:rPr>
    </w:lvl>
    <w:lvl w:ilvl="5" w:tplc="C0B21DEA">
      <w:start w:val="1"/>
      <w:numFmt w:val="bullet"/>
      <w:lvlText w:val=""/>
      <w:lvlJc w:val="left"/>
      <w:pPr>
        <w:ind w:left="4320" w:hanging="360"/>
      </w:pPr>
      <w:rPr>
        <w:rFonts w:hint="default" w:ascii="Wingdings" w:hAnsi="Wingdings"/>
      </w:rPr>
    </w:lvl>
    <w:lvl w:ilvl="6" w:tplc="2460BE78">
      <w:start w:val="1"/>
      <w:numFmt w:val="bullet"/>
      <w:lvlText w:val=""/>
      <w:lvlJc w:val="left"/>
      <w:pPr>
        <w:ind w:left="5040" w:hanging="360"/>
      </w:pPr>
      <w:rPr>
        <w:rFonts w:hint="default" w:ascii="Symbol" w:hAnsi="Symbol"/>
      </w:rPr>
    </w:lvl>
    <w:lvl w:ilvl="7" w:tplc="8EACF49A">
      <w:start w:val="1"/>
      <w:numFmt w:val="bullet"/>
      <w:lvlText w:val="o"/>
      <w:lvlJc w:val="left"/>
      <w:pPr>
        <w:ind w:left="5760" w:hanging="360"/>
      </w:pPr>
      <w:rPr>
        <w:rFonts w:hint="default" w:ascii="Courier New" w:hAnsi="Courier New"/>
      </w:rPr>
    </w:lvl>
    <w:lvl w:ilvl="8" w:tplc="466C2C84">
      <w:start w:val="1"/>
      <w:numFmt w:val="bullet"/>
      <w:lvlText w:val=""/>
      <w:lvlJc w:val="left"/>
      <w:pPr>
        <w:ind w:left="6480" w:hanging="360"/>
      </w:pPr>
      <w:rPr>
        <w:rFonts w:hint="default" w:ascii="Wingdings" w:hAnsi="Wingdings"/>
      </w:rPr>
    </w:lvl>
  </w:abstractNum>
  <w:abstractNum w:abstractNumId="15" w15:restartNumberingAfterBreak="0">
    <w:nsid w:val="302125F0"/>
    <w:multiLevelType w:val="hybridMultilevel"/>
    <w:tmpl w:val="D5BC272A"/>
    <w:lvl w:ilvl="0" w:tplc="040B0001">
      <w:start w:val="1"/>
      <w:numFmt w:val="bullet"/>
      <w:lvlText w:val=""/>
      <w:lvlJc w:val="left"/>
      <w:pPr>
        <w:ind w:left="777" w:hanging="360"/>
      </w:pPr>
      <w:rPr>
        <w:rFonts w:hint="default" w:ascii="Symbol" w:hAnsi="Symbol"/>
      </w:rPr>
    </w:lvl>
    <w:lvl w:ilvl="1" w:tplc="040B0003">
      <w:start w:val="1"/>
      <w:numFmt w:val="bullet"/>
      <w:lvlText w:val="o"/>
      <w:lvlJc w:val="left"/>
      <w:pPr>
        <w:ind w:left="1497" w:hanging="360"/>
      </w:pPr>
      <w:rPr>
        <w:rFonts w:hint="default" w:ascii="Courier New" w:hAnsi="Courier New" w:cs="Courier New"/>
      </w:rPr>
    </w:lvl>
    <w:lvl w:ilvl="2" w:tplc="040B0005" w:tentative="1">
      <w:start w:val="1"/>
      <w:numFmt w:val="bullet"/>
      <w:lvlText w:val=""/>
      <w:lvlJc w:val="left"/>
      <w:pPr>
        <w:ind w:left="2217" w:hanging="360"/>
      </w:pPr>
      <w:rPr>
        <w:rFonts w:hint="default" w:ascii="Wingdings" w:hAnsi="Wingdings"/>
      </w:rPr>
    </w:lvl>
    <w:lvl w:ilvl="3" w:tplc="040B0001" w:tentative="1">
      <w:start w:val="1"/>
      <w:numFmt w:val="bullet"/>
      <w:lvlText w:val=""/>
      <w:lvlJc w:val="left"/>
      <w:pPr>
        <w:ind w:left="2937" w:hanging="360"/>
      </w:pPr>
      <w:rPr>
        <w:rFonts w:hint="default" w:ascii="Symbol" w:hAnsi="Symbol"/>
      </w:rPr>
    </w:lvl>
    <w:lvl w:ilvl="4" w:tplc="040B0003" w:tentative="1">
      <w:start w:val="1"/>
      <w:numFmt w:val="bullet"/>
      <w:lvlText w:val="o"/>
      <w:lvlJc w:val="left"/>
      <w:pPr>
        <w:ind w:left="3657" w:hanging="360"/>
      </w:pPr>
      <w:rPr>
        <w:rFonts w:hint="default" w:ascii="Courier New" w:hAnsi="Courier New" w:cs="Courier New"/>
      </w:rPr>
    </w:lvl>
    <w:lvl w:ilvl="5" w:tplc="040B0005" w:tentative="1">
      <w:start w:val="1"/>
      <w:numFmt w:val="bullet"/>
      <w:lvlText w:val=""/>
      <w:lvlJc w:val="left"/>
      <w:pPr>
        <w:ind w:left="4377" w:hanging="360"/>
      </w:pPr>
      <w:rPr>
        <w:rFonts w:hint="default" w:ascii="Wingdings" w:hAnsi="Wingdings"/>
      </w:rPr>
    </w:lvl>
    <w:lvl w:ilvl="6" w:tplc="040B0001" w:tentative="1">
      <w:start w:val="1"/>
      <w:numFmt w:val="bullet"/>
      <w:lvlText w:val=""/>
      <w:lvlJc w:val="left"/>
      <w:pPr>
        <w:ind w:left="5097" w:hanging="360"/>
      </w:pPr>
      <w:rPr>
        <w:rFonts w:hint="default" w:ascii="Symbol" w:hAnsi="Symbol"/>
      </w:rPr>
    </w:lvl>
    <w:lvl w:ilvl="7" w:tplc="040B0003" w:tentative="1">
      <w:start w:val="1"/>
      <w:numFmt w:val="bullet"/>
      <w:lvlText w:val="o"/>
      <w:lvlJc w:val="left"/>
      <w:pPr>
        <w:ind w:left="5817" w:hanging="360"/>
      </w:pPr>
      <w:rPr>
        <w:rFonts w:hint="default" w:ascii="Courier New" w:hAnsi="Courier New" w:cs="Courier New"/>
      </w:rPr>
    </w:lvl>
    <w:lvl w:ilvl="8" w:tplc="040B0005" w:tentative="1">
      <w:start w:val="1"/>
      <w:numFmt w:val="bullet"/>
      <w:lvlText w:val=""/>
      <w:lvlJc w:val="left"/>
      <w:pPr>
        <w:ind w:left="6537" w:hanging="360"/>
      </w:pPr>
      <w:rPr>
        <w:rFonts w:hint="default" w:ascii="Wingdings" w:hAnsi="Wingdings"/>
      </w:rPr>
    </w:lvl>
  </w:abstractNum>
  <w:abstractNum w:abstractNumId="16"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8844E33"/>
    <w:multiLevelType w:val="hybridMultilevel"/>
    <w:tmpl w:val="9EF82D1C"/>
    <w:lvl w:ilvl="0" w:tplc="0A84AA7E">
      <w:start w:val="8"/>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3AF678FC"/>
    <w:multiLevelType w:val="hybridMultilevel"/>
    <w:tmpl w:val="FFFFFFFF"/>
    <w:lvl w:ilvl="0" w:tplc="9BDCE464">
      <w:start w:val="1"/>
      <w:numFmt w:val="bullet"/>
      <w:lvlText w:val=""/>
      <w:lvlJc w:val="left"/>
      <w:pPr>
        <w:ind w:left="720" w:hanging="360"/>
      </w:pPr>
      <w:rPr>
        <w:rFonts w:hint="default" w:ascii="Symbol" w:hAnsi="Symbol"/>
      </w:rPr>
    </w:lvl>
    <w:lvl w:ilvl="1" w:tplc="875C4950">
      <w:start w:val="1"/>
      <w:numFmt w:val="bullet"/>
      <w:lvlText w:val="o"/>
      <w:lvlJc w:val="left"/>
      <w:pPr>
        <w:ind w:left="1440" w:hanging="360"/>
      </w:pPr>
      <w:rPr>
        <w:rFonts w:hint="default" w:ascii="Courier New" w:hAnsi="Courier New"/>
      </w:rPr>
    </w:lvl>
    <w:lvl w:ilvl="2" w:tplc="DC9273DE">
      <w:start w:val="1"/>
      <w:numFmt w:val="bullet"/>
      <w:lvlText w:val=""/>
      <w:lvlJc w:val="left"/>
      <w:pPr>
        <w:ind w:left="2160" w:hanging="360"/>
      </w:pPr>
      <w:rPr>
        <w:rFonts w:hint="default" w:ascii="Wingdings" w:hAnsi="Wingdings"/>
      </w:rPr>
    </w:lvl>
    <w:lvl w:ilvl="3" w:tplc="935C97AE">
      <w:start w:val="1"/>
      <w:numFmt w:val="bullet"/>
      <w:lvlText w:val=""/>
      <w:lvlJc w:val="left"/>
      <w:pPr>
        <w:ind w:left="2880" w:hanging="360"/>
      </w:pPr>
      <w:rPr>
        <w:rFonts w:hint="default" w:ascii="Symbol" w:hAnsi="Symbol"/>
      </w:rPr>
    </w:lvl>
    <w:lvl w:ilvl="4" w:tplc="98244016">
      <w:start w:val="1"/>
      <w:numFmt w:val="bullet"/>
      <w:lvlText w:val="o"/>
      <w:lvlJc w:val="left"/>
      <w:pPr>
        <w:ind w:left="3600" w:hanging="360"/>
      </w:pPr>
      <w:rPr>
        <w:rFonts w:hint="default" w:ascii="Courier New" w:hAnsi="Courier New"/>
      </w:rPr>
    </w:lvl>
    <w:lvl w:ilvl="5" w:tplc="13225EE2">
      <w:start w:val="1"/>
      <w:numFmt w:val="bullet"/>
      <w:lvlText w:val=""/>
      <w:lvlJc w:val="left"/>
      <w:pPr>
        <w:ind w:left="4320" w:hanging="360"/>
      </w:pPr>
      <w:rPr>
        <w:rFonts w:hint="default" w:ascii="Wingdings" w:hAnsi="Wingdings"/>
      </w:rPr>
    </w:lvl>
    <w:lvl w:ilvl="6" w:tplc="94D431E2">
      <w:start w:val="1"/>
      <w:numFmt w:val="bullet"/>
      <w:lvlText w:val=""/>
      <w:lvlJc w:val="left"/>
      <w:pPr>
        <w:ind w:left="5040" w:hanging="360"/>
      </w:pPr>
      <w:rPr>
        <w:rFonts w:hint="default" w:ascii="Symbol" w:hAnsi="Symbol"/>
      </w:rPr>
    </w:lvl>
    <w:lvl w:ilvl="7" w:tplc="0672A214">
      <w:start w:val="1"/>
      <w:numFmt w:val="bullet"/>
      <w:lvlText w:val="o"/>
      <w:lvlJc w:val="left"/>
      <w:pPr>
        <w:ind w:left="5760" w:hanging="360"/>
      </w:pPr>
      <w:rPr>
        <w:rFonts w:hint="default" w:ascii="Courier New" w:hAnsi="Courier New"/>
      </w:rPr>
    </w:lvl>
    <w:lvl w:ilvl="8" w:tplc="8C76FECE">
      <w:start w:val="1"/>
      <w:numFmt w:val="bullet"/>
      <w:lvlText w:val=""/>
      <w:lvlJc w:val="left"/>
      <w:pPr>
        <w:ind w:left="6480" w:hanging="360"/>
      </w:pPr>
      <w:rPr>
        <w:rFonts w:hint="default" w:ascii="Wingdings" w:hAnsi="Wingdings"/>
      </w:rPr>
    </w:lvl>
  </w:abstractNum>
  <w:abstractNum w:abstractNumId="19" w15:restartNumberingAfterBreak="0">
    <w:nsid w:val="3EB2CAE1"/>
    <w:multiLevelType w:val="hybridMultilevel"/>
    <w:tmpl w:val="FFFFFFFF"/>
    <w:lvl w:ilvl="0" w:tplc="965CCA28">
      <w:start w:val="1"/>
      <w:numFmt w:val="bullet"/>
      <w:lvlText w:val=""/>
      <w:lvlJc w:val="left"/>
      <w:pPr>
        <w:ind w:left="720" w:hanging="360"/>
      </w:pPr>
      <w:rPr>
        <w:rFonts w:hint="default" w:ascii="Symbol" w:hAnsi="Symbol"/>
      </w:rPr>
    </w:lvl>
    <w:lvl w:ilvl="1" w:tplc="F1EECF10">
      <w:start w:val="1"/>
      <w:numFmt w:val="bullet"/>
      <w:lvlText w:val="o"/>
      <w:lvlJc w:val="left"/>
      <w:pPr>
        <w:ind w:left="1440" w:hanging="360"/>
      </w:pPr>
      <w:rPr>
        <w:rFonts w:hint="default" w:ascii="Courier New" w:hAnsi="Courier New"/>
      </w:rPr>
    </w:lvl>
    <w:lvl w:ilvl="2" w:tplc="207A7354">
      <w:start w:val="1"/>
      <w:numFmt w:val="bullet"/>
      <w:lvlText w:val=""/>
      <w:lvlJc w:val="left"/>
      <w:pPr>
        <w:ind w:left="2160" w:hanging="360"/>
      </w:pPr>
      <w:rPr>
        <w:rFonts w:hint="default" w:ascii="Wingdings" w:hAnsi="Wingdings"/>
      </w:rPr>
    </w:lvl>
    <w:lvl w:ilvl="3" w:tplc="BEB4A100">
      <w:start w:val="1"/>
      <w:numFmt w:val="bullet"/>
      <w:lvlText w:val=""/>
      <w:lvlJc w:val="left"/>
      <w:pPr>
        <w:ind w:left="2880" w:hanging="360"/>
      </w:pPr>
      <w:rPr>
        <w:rFonts w:hint="default" w:ascii="Symbol" w:hAnsi="Symbol"/>
      </w:rPr>
    </w:lvl>
    <w:lvl w:ilvl="4" w:tplc="192624DA">
      <w:start w:val="1"/>
      <w:numFmt w:val="bullet"/>
      <w:lvlText w:val="o"/>
      <w:lvlJc w:val="left"/>
      <w:pPr>
        <w:ind w:left="3600" w:hanging="360"/>
      </w:pPr>
      <w:rPr>
        <w:rFonts w:hint="default" w:ascii="Courier New" w:hAnsi="Courier New"/>
      </w:rPr>
    </w:lvl>
    <w:lvl w:ilvl="5" w:tplc="1CAEC8C2">
      <w:start w:val="1"/>
      <w:numFmt w:val="bullet"/>
      <w:lvlText w:val=""/>
      <w:lvlJc w:val="left"/>
      <w:pPr>
        <w:ind w:left="4320" w:hanging="360"/>
      </w:pPr>
      <w:rPr>
        <w:rFonts w:hint="default" w:ascii="Wingdings" w:hAnsi="Wingdings"/>
      </w:rPr>
    </w:lvl>
    <w:lvl w:ilvl="6" w:tplc="63228332">
      <w:start w:val="1"/>
      <w:numFmt w:val="bullet"/>
      <w:lvlText w:val=""/>
      <w:lvlJc w:val="left"/>
      <w:pPr>
        <w:ind w:left="5040" w:hanging="360"/>
      </w:pPr>
      <w:rPr>
        <w:rFonts w:hint="default" w:ascii="Symbol" w:hAnsi="Symbol"/>
      </w:rPr>
    </w:lvl>
    <w:lvl w:ilvl="7" w:tplc="A7ACEA2E">
      <w:start w:val="1"/>
      <w:numFmt w:val="bullet"/>
      <w:lvlText w:val="o"/>
      <w:lvlJc w:val="left"/>
      <w:pPr>
        <w:ind w:left="5760" w:hanging="360"/>
      </w:pPr>
      <w:rPr>
        <w:rFonts w:hint="default" w:ascii="Courier New" w:hAnsi="Courier New"/>
      </w:rPr>
    </w:lvl>
    <w:lvl w:ilvl="8" w:tplc="6CC2D588">
      <w:start w:val="1"/>
      <w:numFmt w:val="bullet"/>
      <w:lvlText w:val=""/>
      <w:lvlJc w:val="left"/>
      <w:pPr>
        <w:ind w:left="6480" w:hanging="360"/>
      </w:pPr>
      <w:rPr>
        <w:rFonts w:hint="default" w:ascii="Wingdings" w:hAnsi="Wingdings"/>
      </w:rPr>
    </w:lvl>
  </w:abstractNum>
  <w:abstractNum w:abstractNumId="20" w15:restartNumberingAfterBreak="0">
    <w:nsid w:val="3F4E5191"/>
    <w:multiLevelType w:val="hybridMultilevel"/>
    <w:tmpl w:val="FFFFFFFF"/>
    <w:lvl w:ilvl="0" w:tplc="E1484D04">
      <w:start w:val="1"/>
      <w:numFmt w:val="bullet"/>
      <w:lvlText w:val=""/>
      <w:lvlJc w:val="left"/>
      <w:pPr>
        <w:ind w:left="720" w:hanging="360"/>
      </w:pPr>
      <w:rPr>
        <w:rFonts w:hint="default" w:ascii="Symbol" w:hAnsi="Symbol"/>
      </w:rPr>
    </w:lvl>
    <w:lvl w:ilvl="1" w:tplc="27A08FBE">
      <w:start w:val="1"/>
      <w:numFmt w:val="bullet"/>
      <w:lvlText w:val="o"/>
      <w:lvlJc w:val="left"/>
      <w:pPr>
        <w:ind w:left="1440" w:hanging="360"/>
      </w:pPr>
      <w:rPr>
        <w:rFonts w:hint="default" w:ascii="Courier New" w:hAnsi="Courier New"/>
      </w:rPr>
    </w:lvl>
    <w:lvl w:ilvl="2" w:tplc="189C5CBA">
      <w:start w:val="1"/>
      <w:numFmt w:val="bullet"/>
      <w:lvlText w:val=""/>
      <w:lvlJc w:val="left"/>
      <w:pPr>
        <w:ind w:left="2160" w:hanging="360"/>
      </w:pPr>
      <w:rPr>
        <w:rFonts w:hint="default" w:ascii="Wingdings" w:hAnsi="Wingdings"/>
      </w:rPr>
    </w:lvl>
    <w:lvl w:ilvl="3" w:tplc="E988C494">
      <w:start w:val="1"/>
      <w:numFmt w:val="bullet"/>
      <w:lvlText w:val=""/>
      <w:lvlJc w:val="left"/>
      <w:pPr>
        <w:ind w:left="2880" w:hanging="360"/>
      </w:pPr>
      <w:rPr>
        <w:rFonts w:hint="default" w:ascii="Symbol" w:hAnsi="Symbol"/>
      </w:rPr>
    </w:lvl>
    <w:lvl w:ilvl="4" w:tplc="04D0F28E">
      <w:start w:val="1"/>
      <w:numFmt w:val="bullet"/>
      <w:lvlText w:val="o"/>
      <w:lvlJc w:val="left"/>
      <w:pPr>
        <w:ind w:left="3600" w:hanging="360"/>
      </w:pPr>
      <w:rPr>
        <w:rFonts w:hint="default" w:ascii="Courier New" w:hAnsi="Courier New"/>
      </w:rPr>
    </w:lvl>
    <w:lvl w:ilvl="5" w:tplc="B13242BE">
      <w:start w:val="1"/>
      <w:numFmt w:val="bullet"/>
      <w:lvlText w:val=""/>
      <w:lvlJc w:val="left"/>
      <w:pPr>
        <w:ind w:left="4320" w:hanging="360"/>
      </w:pPr>
      <w:rPr>
        <w:rFonts w:hint="default" w:ascii="Wingdings" w:hAnsi="Wingdings"/>
      </w:rPr>
    </w:lvl>
    <w:lvl w:ilvl="6" w:tplc="FCBAFB12">
      <w:start w:val="1"/>
      <w:numFmt w:val="bullet"/>
      <w:lvlText w:val=""/>
      <w:lvlJc w:val="left"/>
      <w:pPr>
        <w:ind w:left="5040" w:hanging="360"/>
      </w:pPr>
      <w:rPr>
        <w:rFonts w:hint="default" w:ascii="Symbol" w:hAnsi="Symbol"/>
      </w:rPr>
    </w:lvl>
    <w:lvl w:ilvl="7" w:tplc="7F44FA62">
      <w:start w:val="1"/>
      <w:numFmt w:val="bullet"/>
      <w:lvlText w:val="o"/>
      <w:lvlJc w:val="left"/>
      <w:pPr>
        <w:ind w:left="5760" w:hanging="360"/>
      </w:pPr>
      <w:rPr>
        <w:rFonts w:hint="default" w:ascii="Courier New" w:hAnsi="Courier New"/>
      </w:rPr>
    </w:lvl>
    <w:lvl w:ilvl="8" w:tplc="3C528844">
      <w:start w:val="1"/>
      <w:numFmt w:val="bullet"/>
      <w:lvlText w:val=""/>
      <w:lvlJc w:val="left"/>
      <w:pPr>
        <w:ind w:left="6480" w:hanging="360"/>
      </w:pPr>
      <w:rPr>
        <w:rFonts w:hint="default" w:ascii="Wingdings" w:hAnsi="Wingdings"/>
      </w:rPr>
    </w:lvl>
  </w:abstractNum>
  <w:abstractNum w:abstractNumId="21" w15:restartNumberingAfterBreak="0">
    <w:nsid w:val="420950CC"/>
    <w:multiLevelType w:val="hybridMultilevel"/>
    <w:tmpl w:val="FFFFFFFF"/>
    <w:lvl w:ilvl="0" w:tplc="297013A2">
      <w:start w:val="1"/>
      <w:numFmt w:val="bullet"/>
      <w:lvlText w:val=""/>
      <w:lvlJc w:val="left"/>
      <w:pPr>
        <w:ind w:left="720" w:hanging="360"/>
      </w:pPr>
      <w:rPr>
        <w:rFonts w:hint="default" w:ascii="Symbol" w:hAnsi="Symbol"/>
      </w:rPr>
    </w:lvl>
    <w:lvl w:ilvl="1" w:tplc="81FE91FA">
      <w:start w:val="1"/>
      <w:numFmt w:val="bullet"/>
      <w:lvlText w:val="o"/>
      <w:lvlJc w:val="left"/>
      <w:pPr>
        <w:ind w:left="1440" w:hanging="360"/>
      </w:pPr>
      <w:rPr>
        <w:rFonts w:hint="default" w:ascii="Courier New" w:hAnsi="Courier New"/>
      </w:rPr>
    </w:lvl>
    <w:lvl w:ilvl="2" w:tplc="971E087C">
      <w:start w:val="1"/>
      <w:numFmt w:val="bullet"/>
      <w:lvlText w:val=""/>
      <w:lvlJc w:val="left"/>
      <w:pPr>
        <w:ind w:left="2160" w:hanging="360"/>
      </w:pPr>
      <w:rPr>
        <w:rFonts w:hint="default" w:ascii="Wingdings" w:hAnsi="Wingdings"/>
      </w:rPr>
    </w:lvl>
    <w:lvl w:ilvl="3" w:tplc="B774708A">
      <w:start w:val="1"/>
      <w:numFmt w:val="bullet"/>
      <w:lvlText w:val=""/>
      <w:lvlJc w:val="left"/>
      <w:pPr>
        <w:ind w:left="2880" w:hanging="360"/>
      </w:pPr>
      <w:rPr>
        <w:rFonts w:hint="default" w:ascii="Symbol" w:hAnsi="Symbol"/>
      </w:rPr>
    </w:lvl>
    <w:lvl w:ilvl="4" w:tplc="E9D08188">
      <w:start w:val="1"/>
      <w:numFmt w:val="bullet"/>
      <w:lvlText w:val="o"/>
      <w:lvlJc w:val="left"/>
      <w:pPr>
        <w:ind w:left="3600" w:hanging="360"/>
      </w:pPr>
      <w:rPr>
        <w:rFonts w:hint="default" w:ascii="Courier New" w:hAnsi="Courier New"/>
      </w:rPr>
    </w:lvl>
    <w:lvl w:ilvl="5" w:tplc="A7FE4F78">
      <w:start w:val="1"/>
      <w:numFmt w:val="bullet"/>
      <w:lvlText w:val=""/>
      <w:lvlJc w:val="left"/>
      <w:pPr>
        <w:ind w:left="4320" w:hanging="360"/>
      </w:pPr>
      <w:rPr>
        <w:rFonts w:hint="default" w:ascii="Wingdings" w:hAnsi="Wingdings"/>
      </w:rPr>
    </w:lvl>
    <w:lvl w:ilvl="6" w:tplc="3FC242BA">
      <w:start w:val="1"/>
      <w:numFmt w:val="bullet"/>
      <w:lvlText w:val=""/>
      <w:lvlJc w:val="left"/>
      <w:pPr>
        <w:ind w:left="5040" w:hanging="360"/>
      </w:pPr>
      <w:rPr>
        <w:rFonts w:hint="default" w:ascii="Symbol" w:hAnsi="Symbol"/>
      </w:rPr>
    </w:lvl>
    <w:lvl w:ilvl="7" w:tplc="40D2288C">
      <w:start w:val="1"/>
      <w:numFmt w:val="bullet"/>
      <w:lvlText w:val="o"/>
      <w:lvlJc w:val="left"/>
      <w:pPr>
        <w:ind w:left="5760" w:hanging="360"/>
      </w:pPr>
      <w:rPr>
        <w:rFonts w:hint="default" w:ascii="Courier New" w:hAnsi="Courier New"/>
      </w:rPr>
    </w:lvl>
    <w:lvl w:ilvl="8" w:tplc="E488DAA0">
      <w:start w:val="1"/>
      <w:numFmt w:val="bullet"/>
      <w:lvlText w:val=""/>
      <w:lvlJc w:val="left"/>
      <w:pPr>
        <w:ind w:left="6480" w:hanging="360"/>
      </w:pPr>
      <w:rPr>
        <w:rFonts w:hint="default" w:ascii="Wingdings" w:hAnsi="Wingdings"/>
      </w:rPr>
    </w:lvl>
  </w:abstractNum>
  <w:abstractNum w:abstractNumId="22" w15:restartNumberingAfterBreak="0">
    <w:nsid w:val="42B612F8"/>
    <w:multiLevelType w:val="hybridMultilevel"/>
    <w:tmpl w:val="B734BBFC"/>
    <w:lvl w:ilvl="0" w:tplc="87DC83DE">
      <w:start w:val="6"/>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4741EC09"/>
    <w:multiLevelType w:val="hybridMultilevel"/>
    <w:tmpl w:val="FFFFFFFF"/>
    <w:lvl w:ilvl="0" w:tplc="65D86CDC">
      <w:start w:val="1"/>
      <w:numFmt w:val="bullet"/>
      <w:lvlText w:val=""/>
      <w:lvlJc w:val="left"/>
      <w:pPr>
        <w:ind w:left="720" w:hanging="360"/>
      </w:pPr>
      <w:rPr>
        <w:rFonts w:hint="default" w:ascii="Symbol" w:hAnsi="Symbol"/>
      </w:rPr>
    </w:lvl>
    <w:lvl w:ilvl="1" w:tplc="B4F2193C">
      <w:start w:val="1"/>
      <w:numFmt w:val="bullet"/>
      <w:lvlText w:val="o"/>
      <w:lvlJc w:val="left"/>
      <w:pPr>
        <w:ind w:left="1440" w:hanging="360"/>
      </w:pPr>
      <w:rPr>
        <w:rFonts w:hint="default" w:ascii="Courier New" w:hAnsi="Courier New"/>
      </w:rPr>
    </w:lvl>
    <w:lvl w:ilvl="2" w:tplc="94809B1A">
      <w:start w:val="1"/>
      <w:numFmt w:val="bullet"/>
      <w:lvlText w:val=""/>
      <w:lvlJc w:val="left"/>
      <w:pPr>
        <w:ind w:left="2160" w:hanging="360"/>
      </w:pPr>
      <w:rPr>
        <w:rFonts w:hint="default" w:ascii="Wingdings" w:hAnsi="Wingdings"/>
      </w:rPr>
    </w:lvl>
    <w:lvl w:ilvl="3" w:tplc="D09A4D7A">
      <w:start w:val="1"/>
      <w:numFmt w:val="bullet"/>
      <w:lvlText w:val=""/>
      <w:lvlJc w:val="left"/>
      <w:pPr>
        <w:ind w:left="2880" w:hanging="360"/>
      </w:pPr>
      <w:rPr>
        <w:rFonts w:hint="default" w:ascii="Symbol" w:hAnsi="Symbol"/>
      </w:rPr>
    </w:lvl>
    <w:lvl w:ilvl="4" w:tplc="B7CE1304">
      <w:start w:val="1"/>
      <w:numFmt w:val="bullet"/>
      <w:lvlText w:val="o"/>
      <w:lvlJc w:val="left"/>
      <w:pPr>
        <w:ind w:left="3600" w:hanging="360"/>
      </w:pPr>
      <w:rPr>
        <w:rFonts w:hint="default" w:ascii="Courier New" w:hAnsi="Courier New"/>
      </w:rPr>
    </w:lvl>
    <w:lvl w:ilvl="5" w:tplc="0242D6CA">
      <w:start w:val="1"/>
      <w:numFmt w:val="bullet"/>
      <w:lvlText w:val=""/>
      <w:lvlJc w:val="left"/>
      <w:pPr>
        <w:ind w:left="4320" w:hanging="360"/>
      </w:pPr>
      <w:rPr>
        <w:rFonts w:hint="default" w:ascii="Wingdings" w:hAnsi="Wingdings"/>
      </w:rPr>
    </w:lvl>
    <w:lvl w:ilvl="6" w:tplc="B89CDE98">
      <w:start w:val="1"/>
      <w:numFmt w:val="bullet"/>
      <w:lvlText w:val=""/>
      <w:lvlJc w:val="left"/>
      <w:pPr>
        <w:ind w:left="5040" w:hanging="360"/>
      </w:pPr>
      <w:rPr>
        <w:rFonts w:hint="default" w:ascii="Symbol" w:hAnsi="Symbol"/>
      </w:rPr>
    </w:lvl>
    <w:lvl w:ilvl="7" w:tplc="1628747E">
      <w:start w:val="1"/>
      <w:numFmt w:val="bullet"/>
      <w:lvlText w:val="o"/>
      <w:lvlJc w:val="left"/>
      <w:pPr>
        <w:ind w:left="5760" w:hanging="360"/>
      </w:pPr>
      <w:rPr>
        <w:rFonts w:hint="default" w:ascii="Courier New" w:hAnsi="Courier New"/>
      </w:rPr>
    </w:lvl>
    <w:lvl w:ilvl="8" w:tplc="A3927F36">
      <w:start w:val="1"/>
      <w:numFmt w:val="bullet"/>
      <w:lvlText w:val=""/>
      <w:lvlJc w:val="left"/>
      <w:pPr>
        <w:ind w:left="6480" w:hanging="360"/>
      </w:pPr>
      <w:rPr>
        <w:rFonts w:hint="default" w:ascii="Wingdings" w:hAnsi="Wingdings"/>
      </w:rPr>
    </w:lvl>
  </w:abstractNum>
  <w:abstractNum w:abstractNumId="24" w15:restartNumberingAfterBreak="0">
    <w:nsid w:val="51097CCF"/>
    <w:multiLevelType w:val="hybridMultilevel"/>
    <w:tmpl w:val="13307DF4"/>
    <w:lvl w:ilvl="0" w:tplc="4880EAF6">
      <w:start w:val="1"/>
      <w:numFmt w:val="bullet"/>
      <w:pStyle w:val="bullets"/>
      <w:lvlText w:val="▪"/>
      <w:lvlJc w:val="left"/>
      <w:pPr>
        <w:tabs>
          <w:tab w:val="num" w:pos="624"/>
        </w:tabs>
        <w:ind w:left="624" w:hanging="267"/>
      </w:pPr>
      <w:rPr>
        <w:rFonts w:hint="default" w:ascii="Arial" w:hAnsi="Arial"/>
        <w:b w:val="0"/>
        <w:i w:val="0"/>
        <w:sz w:val="20"/>
        <w:szCs w:val="20"/>
      </w:rPr>
    </w:lvl>
    <w:lvl w:ilvl="1" w:tplc="040B0019" w:tentative="1">
      <w:start w:val="1"/>
      <w:numFmt w:val="bullet"/>
      <w:lvlText w:val="o"/>
      <w:lvlJc w:val="left"/>
      <w:pPr>
        <w:tabs>
          <w:tab w:val="num" w:pos="1440"/>
        </w:tabs>
        <w:ind w:left="1440" w:hanging="360"/>
      </w:pPr>
      <w:rPr>
        <w:rFonts w:hint="default" w:ascii="Courier New" w:hAnsi="Courier New" w:cs="Courier New"/>
      </w:rPr>
    </w:lvl>
    <w:lvl w:ilvl="2" w:tplc="040B001B" w:tentative="1">
      <w:start w:val="1"/>
      <w:numFmt w:val="bullet"/>
      <w:lvlText w:val=""/>
      <w:lvlJc w:val="left"/>
      <w:pPr>
        <w:tabs>
          <w:tab w:val="num" w:pos="2160"/>
        </w:tabs>
        <w:ind w:left="2160" w:hanging="360"/>
      </w:pPr>
      <w:rPr>
        <w:rFonts w:hint="default" w:ascii="Wingdings" w:hAnsi="Wingdings"/>
      </w:rPr>
    </w:lvl>
    <w:lvl w:ilvl="3" w:tplc="040B000F" w:tentative="1">
      <w:start w:val="1"/>
      <w:numFmt w:val="bullet"/>
      <w:lvlText w:val=""/>
      <w:lvlJc w:val="left"/>
      <w:pPr>
        <w:tabs>
          <w:tab w:val="num" w:pos="2880"/>
        </w:tabs>
        <w:ind w:left="2880" w:hanging="360"/>
      </w:pPr>
      <w:rPr>
        <w:rFonts w:hint="default" w:ascii="Symbol" w:hAnsi="Symbol"/>
      </w:rPr>
    </w:lvl>
    <w:lvl w:ilvl="4" w:tplc="040B0019" w:tentative="1">
      <w:start w:val="1"/>
      <w:numFmt w:val="bullet"/>
      <w:lvlText w:val="o"/>
      <w:lvlJc w:val="left"/>
      <w:pPr>
        <w:tabs>
          <w:tab w:val="num" w:pos="3600"/>
        </w:tabs>
        <w:ind w:left="3600" w:hanging="360"/>
      </w:pPr>
      <w:rPr>
        <w:rFonts w:hint="default" w:ascii="Courier New" w:hAnsi="Courier New" w:cs="Courier New"/>
      </w:rPr>
    </w:lvl>
    <w:lvl w:ilvl="5" w:tplc="040B001B" w:tentative="1">
      <w:start w:val="1"/>
      <w:numFmt w:val="bullet"/>
      <w:lvlText w:val=""/>
      <w:lvlJc w:val="left"/>
      <w:pPr>
        <w:tabs>
          <w:tab w:val="num" w:pos="4320"/>
        </w:tabs>
        <w:ind w:left="4320" w:hanging="360"/>
      </w:pPr>
      <w:rPr>
        <w:rFonts w:hint="default" w:ascii="Wingdings" w:hAnsi="Wingdings"/>
      </w:rPr>
    </w:lvl>
    <w:lvl w:ilvl="6" w:tplc="040B000F" w:tentative="1">
      <w:start w:val="1"/>
      <w:numFmt w:val="bullet"/>
      <w:lvlText w:val=""/>
      <w:lvlJc w:val="left"/>
      <w:pPr>
        <w:tabs>
          <w:tab w:val="num" w:pos="5040"/>
        </w:tabs>
        <w:ind w:left="5040" w:hanging="360"/>
      </w:pPr>
      <w:rPr>
        <w:rFonts w:hint="default" w:ascii="Symbol" w:hAnsi="Symbol"/>
      </w:rPr>
    </w:lvl>
    <w:lvl w:ilvl="7" w:tplc="040B0019" w:tentative="1">
      <w:start w:val="1"/>
      <w:numFmt w:val="bullet"/>
      <w:lvlText w:val="o"/>
      <w:lvlJc w:val="left"/>
      <w:pPr>
        <w:tabs>
          <w:tab w:val="num" w:pos="5760"/>
        </w:tabs>
        <w:ind w:left="5760" w:hanging="360"/>
      </w:pPr>
      <w:rPr>
        <w:rFonts w:hint="default" w:ascii="Courier New" w:hAnsi="Courier New" w:cs="Courier New"/>
      </w:rPr>
    </w:lvl>
    <w:lvl w:ilvl="8" w:tplc="040B001B"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521DD66A"/>
    <w:multiLevelType w:val="hybridMultilevel"/>
    <w:tmpl w:val="FFFFFFFF"/>
    <w:lvl w:ilvl="0" w:tplc="00064CB0">
      <w:start w:val="1"/>
      <w:numFmt w:val="bullet"/>
      <w:lvlText w:val=""/>
      <w:lvlJc w:val="left"/>
      <w:pPr>
        <w:ind w:left="720" w:hanging="360"/>
      </w:pPr>
      <w:rPr>
        <w:rFonts w:hint="default" w:ascii="Symbol" w:hAnsi="Symbol"/>
      </w:rPr>
    </w:lvl>
    <w:lvl w:ilvl="1" w:tplc="777E7BCC">
      <w:start w:val="1"/>
      <w:numFmt w:val="bullet"/>
      <w:lvlText w:val="o"/>
      <w:lvlJc w:val="left"/>
      <w:pPr>
        <w:ind w:left="1440" w:hanging="360"/>
      </w:pPr>
      <w:rPr>
        <w:rFonts w:hint="default" w:ascii="Courier New" w:hAnsi="Courier New"/>
      </w:rPr>
    </w:lvl>
    <w:lvl w:ilvl="2" w:tplc="C5AE28AE">
      <w:start w:val="1"/>
      <w:numFmt w:val="bullet"/>
      <w:lvlText w:val=""/>
      <w:lvlJc w:val="left"/>
      <w:pPr>
        <w:ind w:left="2160" w:hanging="360"/>
      </w:pPr>
      <w:rPr>
        <w:rFonts w:hint="default" w:ascii="Wingdings" w:hAnsi="Wingdings"/>
      </w:rPr>
    </w:lvl>
    <w:lvl w:ilvl="3" w:tplc="EA788726">
      <w:start w:val="1"/>
      <w:numFmt w:val="bullet"/>
      <w:lvlText w:val=""/>
      <w:lvlJc w:val="left"/>
      <w:pPr>
        <w:ind w:left="2880" w:hanging="360"/>
      </w:pPr>
      <w:rPr>
        <w:rFonts w:hint="default" w:ascii="Symbol" w:hAnsi="Symbol"/>
      </w:rPr>
    </w:lvl>
    <w:lvl w:ilvl="4" w:tplc="4B8EF90E">
      <w:start w:val="1"/>
      <w:numFmt w:val="bullet"/>
      <w:lvlText w:val="o"/>
      <w:lvlJc w:val="left"/>
      <w:pPr>
        <w:ind w:left="3600" w:hanging="360"/>
      </w:pPr>
      <w:rPr>
        <w:rFonts w:hint="default" w:ascii="Courier New" w:hAnsi="Courier New"/>
      </w:rPr>
    </w:lvl>
    <w:lvl w:ilvl="5" w:tplc="1B56FC68">
      <w:start w:val="1"/>
      <w:numFmt w:val="bullet"/>
      <w:lvlText w:val=""/>
      <w:lvlJc w:val="left"/>
      <w:pPr>
        <w:ind w:left="4320" w:hanging="360"/>
      </w:pPr>
      <w:rPr>
        <w:rFonts w:hint="default" w:ascii="Wingdings" w:hAnsi="Wingdings"/>
      </w:rPr>
    </w:lvl>
    <w:lvl w:ilvl="6" w:tplc="B2B68352">
      <w:start w:val="1"/>
      <w:numFmt w:val="bullet"/>
      <w:lvlText w:val=""/>
      <w:lvlJc w:val="left"/>
      <w:pPr>
        <w:ind w:left="5040" w:hanging="360"/>
      </w:pPr>
      <w:rPr>
        <w:rFonts w:hint="default" w:ascii="Symbol" w:hAnsi="Symbol"/>
      </w:rPr>
    </w:lvl>
    <w:lvl w:ilvl="7" w:tplc="4E50E3AC">
      <w:start w:val="1"/>
      <w:numFmt w:val="bullet"/>
      <w:lvlText w:val="o"/>
      <w:lvlJc w:val="left"/>
      <w:pPr>
        <w:ind w:left="5760" w:hanging="360"/>
      </w:pPr>
      <w:rPr>
        <w:rFonts w:hint="default" w:ascii="Courier New" w:hAnsi="Courier New"/>
      </w:rPr>
    </w:lvl>
    <w:lvl w:ilvl="8" w:tplc="E5F6C1D4">
      <w:start w:val="1"/>
      <w:numFmt w:val="bullet"/>
      <w:lvlText w:val=""/>
      <w:lvlJc w:val="left"/>
      <w:pPr>
        <w:ind w:left="6480" w:hanging="360"/>
      </w:pPr>
      <w:rPr>
        <w:rFonts w:hint="default" w:ascii="Wingdings" w:hAnsi="Wingdings"/>
      </w:rPr>
    </w:lvl>
  </w:abstractNum>
  <w:abstractNum w:abstractNumId="26" w15:restartNumberingAfterBreak="0">
    <w:nsid w:val="52C93446"/>
    <w:multiLevelType w:val="hybridMultilevel"/>
    <w:tmpl w:val="57688B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hint="default" w:ascii="Times New Roman" w:hAnsi="Times New Roman" w:eastAsia="MS Mincho"/>
        <w:b w:val="0"/>
        <w:i w:val="0"/>
        <w:snapToGrid/>
        <w:color w:val="auto"/>
        <w:spacing w:val="0"/>
        <w:w w:val="100"/>
        <w:kern w:val="0"/>
        <w:position w:val="0"/>
        <w:sz w:val="18"/>
        <w:szCs w:val="18"/>
        <w:u w:val="none"/>
        <w:effect w:val="none"/>
        <w:em w:val="none"/>
      </w:rPr>
    </w:lvl>
  </w:abstractNum>
  <w:abstractNum w:abstractNumId="28" w15:restartNumberingAfterBreak="0">
    <w:nsid w:val="54E05672"/>
    <w:multiLevelType w:val="multilevel"/>
    <w:tmpl w:val="47887AF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9" w15:restartNumberingAfterBreak="0">
    <w:nsid w:val="54E8F611"/>
    <w:multiLevelType w:val="hybridMultilevel"/>
    <w:tmpl w:val="E536D348"/>
    <w:lvl w:ilvl="0" w:tplc="2C700D20">
      <w:start w:val="1"/>
      <w:numFmt w:val="bullet"/>
      <w:lvlText w:val="-"/>
      <w:lvlJc w:val="left"/>
      <w:pPr>
        <w:ind w:left="720" w:hanging="360"/>
      </w:pPr>
      <w:rPr>
        <w:rFonts w:hint="default" w:ascii="Aptos" w:hAnsi="Aptos"/>
      </w:rPr>
    </w:lvl>
    <w:lvl w:ilvl="1" w:tplc="C6DC6CDE">
      <w:start w:val="1"/>
      <w:numFmt w:val="bullet"/>
      <w:lvlText w:val="o"/>
      <w:lvlJc w:val="left"/>
      <w:pPr>
        <w:ind w:left="1440" w:hanging="360"/>
      </w:pPr>
      <w:rPr>
        <w:rFonts w:hint="default" w:ascii="Courier New" w:hAnsi="Courier New"/>
      </w:rPr>
    </w:lvl>
    <w:lvl w:ilvl="2" w:tplc="091A89A4">
      <w:start w:val="1"/>
      <w:numFmt w:val="bullet"/>
      <w:lvlText w:val=""/>
      <w:lvlJc w:val="left"/>
      <w:pPr>
        <w:ind w:left="2160" w:hanging="360"/>
      </w:pPr>
      <w:rPr>
        <w:rFonts w:hint="default" w:ascii="Wingdings" w:hAnsi="Wingdings"/>
      </w:rPr>
    </w:lvl>
    <w:lvl w:ilvl="3" w:tplc="FF947714">
      <w:start w:val="1"/>
      <w:numFmt w:val="bullet"/>
      <w:lvlText w:val=""/>
      <w:lvlJc w:val="left"/>
      <w:pPr>
        <w:ind w:left="2880" w:hanging="360"/>
      </w:pPr>
      <w:rPr>
        <w:rFonts w:hint="default" w:ascii="Symbol" w:hAnsi="Symbol"/>
      </w:rPr>
    </w:lvl>
    <w:lvl w:ilvl="4" w:tplc="BB901F1A">
      <w:start w:val="1"/>
      <w:numFmt w:val="bullet"/>
      <w:lvlText w:val="o"/>
      <w:lvlJc w:val="left"/>
      <w:pPr>
        <w:ind w:left="3600" w:hanging="360"/>
      </w:pPr>
      <w:rPr>
        <w:rFonts w:hint="default" w:ascii="Courier New" w:hAnsi="Courier New"/>
      </w:rPr>
    </w:lvl>
    <w:lvl w:ilvl="5" w:tplc="8E246024">
      <w:start w:val="1"/>
      <w:numFmt w:val="bullet"/>
      <w:lvlText w:val=""/>
      <w:lvlJc w:val="left"/>
      <w:pPr>
        <w:ind w:left="4320" w:hanging="360"/>
      </w:pPr>
      <w:rPr>
        <w:rFonts w:hint="default" w:ascii="Wingdings" w:hAnsi="Wingdings"/>
      </w:rPr>
    </w:lvl>
    <w:lvl w:ilvl="6" w:tplc="A4D4E2F8">
      <w:start w:val="1"/>
      <w:numFmt w:val="bullet"/>
      <w:lvlText w:val=""/>
      <w:lvlJc w:val="left"/>
      <w:pPr>
        <w:ind w:left="5040" w:hanging="360"/>
      </w:pPr>
      <w:rPr>
        <w:rFonts w:hint="default" w:ascii="Symbol" w:hAnsi="Symbol"/>
      </w:rPr>
    </w:lvl>
    <w:lvl w:ilvl="7" w:tplc="C2BADC44">
      <w:start w:val="1"/>
      <w:numFmt w:val="bullet"/>
      <w:lvlText w:val="o"/>
      <w:lvlJc w:val="left"/>
      <w:pPr>
        <w:ind w:left="5760" w:hanging="360"/>
      </w:pPr>
      <w:rPr>
        <w:rFonts w:hint="default" w:ascii="Courier New" w:hAnsi="Courier New"/>
      </w:rPr>
    </w:lvl>
    <w:lvl w:ilvl="8" w:tplc="9F7CD94E">
      <w:start w:val="1"/>
      <w:numFmt w:val="bullet"/>
      <w:lvlText w:val=""/>
      <w:lvlJc w:val="left"/>
      <w:pPr>
        <w:ind w:left="6480" w:hanging="360"/>
      </w:pPr>
      <w:rPr>
        <w:rFonts w:hint="default" w:ascii="Wingdings" w:hAnsi="Wingdings"/>
      </w:rPr>
    </w:lvl>
  </w:abstractNum>
  <w:abstractNum w:abstractNumId="30" w15:restartNumberingAfterBreak="0">
    <w:nsid w:val="558E6859"/>
    <w:multiLevelType w:val="hybridMultilevel"/>
    <w:tmpl w:val="5E0A41FA"/>
    <w:lvl w:ilvl="0" w:tplc="1D000E78">
      <w:start w:val="1"/>
      <w:numFmt w:val="bullet"/>
      <w:pStyle w:val="subbullet"/>
      <w:lvlText w:val="-"/>
      <w:lvlJc w:val="left"/>
      <w:pPr>
        <w:tabs>
          <w:tab w:val="num" w:pos="907"/>
        </w:tabs>
        <w:ind w:left="907" w:hanging="283"/>
      </w:pPr>
      <w:rPr>
        <w:rFonts w:hint="default" w:ascii="Arial" w:hAnsi="Arial"/>
        <w:b w:val="0"/>
        <w:i w:val="0"/>
        <w:sz w:val="20"/>
        <w:szCs w:val="20"/>
      </w:rPr>
    </w:lvl>
    <w:lvl w:ilvl="1" w:tplc="8B5837E4" w:tentative="1">
      <w:start w:val="1"/>
      <w:numFmt w:val="bullet"/>
      <w:lvlText w:val="o"/>
      <w:lvlJc w:val="left"/>
      <w:pPr>
        <w:tabs>
          <w:tab w:val="num" w:pos="1440"/>
        </w:tabs>
        <w:ind w:left="1440" w:hanging="360"/>
      </w:pPr>
      <w:rPr>
        <w:rFonts w:hint="default" w:ascii="Courier New" w:hAnsi="Courier New" w:cs="Courier New"/>
      </w:rPr>
    </w:lvl>
    <w:lvl w:ilvl="2" w:tplc="9D9E37F8" w:tentative="1">
      <w:start w:val="1"/>
      <w:numFmt w:val="bullet"/>
      <w:lvlText w:val=""/>
      <w:lvlJc w:val="left"/>
      <w:pPr>
        <w:tabs>
          <w:tab w:val="num" w:pos="2160"/>
        </w:tabs>
        <w:ind w:left="2160" w:hanging="360"/>
      </w:pPr>
      <w:rPr>
        <w:rFonts w:hint="default" w:ascii="Wingdings" w:hAnsi="Wingdings"/>
      </w:rPr>
    </w:lvl>
    <w:lvl w:ilvl="3" w:tplc="A7A2A6CC" w:tentative="1">
      <w:start w:val="1"/>
      <w:numFmt w:val="bullet"/>
      <w:lvlText w:val=""/>
      <w:lvlJc w:val="left"/>
      <w:pPr>
        <w:tabs>
          <w:tab w:val="num" w:pos="2880"/>
        </w:tabs>
        <w:ind w:left="2880" w:hanging="360"/>
      </w:pPr>
      <w:rPr>
        <w:rFonts w:hint="default" w:ascii="Symbol" w:hAnsi="Symbol"/>
      </w:rPr>
    </w:lvl>
    <w:lvl w:ilvl="4" w:tplc="9294C866" w:tentative="1">
      <w:start w:val="1"/>
      <w:numFmt w:val="bullet"/>
      <w:lvlText w:val="o"/>
      <w:lvlJc w:val="left"/>
      <w:pPr>
        <w:tabs>
          <w:tab w:val="num" w:pos="3600"/>
        </w:tabs>
        <w:ind w:left="3600" w:hanging="360"/>
      </w:pPr>
      <w:rPr>
        <w:rFonts w:hint="default" w:ascii="Courier New" w:hAnsi="Courier New" w:cs="Courier New"/>
      </w:rPr>
    </w:lvl>
    <w:lvl w:ilvl="5" w:tplc="83BC4B98" w:tentative="1">
      <w:start w:val="1"/>
      <w:numFmt w:val="bullet"/>
      <w:lvlText w:val=""/>
      <w:lvlJc w:val="left"/>
      <w:pPr>
        <w:tabs>
          <w:tab w:val="num" w:pos="4320"/>
        </w:tabs>
        <w:ind w:left="4320" w:hanging="360"/>
      </w:pPr>
      <w:rPr>
        <w:rFonts w:hint="default" w:ascii="Wingdings" w:hAnsi="Wingdings"/>
      </w:rPr>
    </w:lvl>
    <w:lvl w:ilvl="6" w:tplc="99DAE488" w:tentative="1">
      <w:start w:val="1"/>
      <w:numFmt w:val="bullet"/>
      <w:lvlText w:val=""/>
      <w:lvlJc w:val="left"/>
      <w:pPr>
        <w:tabs>
          <w:tab w:val="num" w:pos="5040"/>
        </w:tabs>
        <w:ind w:left="5040" w:hanging="360"/>
      </w:pPr>
      <w:rPr>
        <w:rFonts w:hint="default" w:ascii="Symbol" w:hAnsi="Symbol"/>
      </w:rPr>
    </w:lvl>
    <w:lvl w:ilvl="7" w:tplc="F3106112" w:tentative="1">
      <w:start w:val="1"/>
      <w:numFmt w:val="bullet"/>
      <w:lvlText w:val="o"/>
      <w:lvlJc w:val="left"/>
      <w:pPr>
        <w:tabs>
          <w:tab w:val="num" w:pos="5760"/>
        </w:tabs>
        <w:ind w:left="5760" w:hanging="360"/>
      </w:pPr>
      <w:rPr>
        <w:rFonts w:hint="default" w:ascii="Courier New" w:hAnsi="Courier New" w:cs="Courier New"/>
      </w:rPr>
    </w:lvl>
    <w:lvl w:ilvl="8" w:tplc="74B003E2"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58021CE4"/>
    <w:multiLevelType w:val="hybridMultilevel"/>
    <w:tmpl w:val="EBF604E4"/>
    <w:lvl w:ilvl="0" w:tplc="98BCEBDE">
      <w:start w:val="1"/>
      <w:numFmt w:val="decimal"/>
      <w:pStyle w:val="Numbers"/>
      <w:lvlText w:val="%1."/>
      <w:lvlJc w:val="left"/>
      <w:pPr>
        <w:tabs>
          <w:tab w:val="num" w:pos="624"/>
        </w:tabs>
        <w:ind w:left="624" w:hanging="267"/>
      </w:pPr>
      <w:rPr>
        <w:rFonts w:hint="default"/>
        <w:b w:val="0"/>
        <w:i w:val="0"/>
        <w:sz w:val="20"/>
        <w:szCs w:val="20"/>
      </w:r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2" w15:restartNumberingAfterBreak="0">
    <w:nsid w:val="6464A161"/>
    <w:multiLevelType w:val="hybridMultilevel"/>
    <w:tmpl w:val="DF647A4A"/>
    <w:lvl w:ilvl="0" w:tplc="D068C1CE">
      <w:start w:val="1"/>
      <w:numFmt w:val="bullet"/>
      <w:lvlText w:val=""/>
      <w:lvlJc w:val="left"/>
      <w:pPr>
        <w:ind w:left="720" w:hanging="360"/>
      </w:pPr>
      <w:rPr>
        <w:rFonts w:hint="default" w:ascii="Symbol" w:hAnsi="Symbol"/>
      </w:rPr>
    </w:lvl>
    <w:lvl w:ilvl="1" w:tplc="78CC8B16">
      <w:start w:val="1"/>
      <w:numFmt w:val="bullet"/>
      <w:lvlText w:val="o"/>
      <w:lvlJc w:val="left"/>
      <w:pPr>
        <w:ind w:left="1440" w:hanging="360"/>
      </w:pPr>
      <w:rPr>
        <w:rFonts w:hint="default" w:ascii="Courier New" w:hAnsi="Courier New"/>
      </w:rPr>
    </w:lvl>
    <w:lvl w:ilvl="2" w:tplc="43E628EC">
      <w:start w:val="1"/>
      <w:numFmt w:val="bullet"/>
      <w:lvlText w:val=""/>
      <w:lvlJc w:val="left"/>
      <w:pPr>
        <w:ind w:left="2160" w:hanging="360"/>
      </w:pPr>
      <w:rPr>
        <w:rFonts w:hint="default" w:ascii="Wingdings" w:hAnsi="Wingdings"/>
      </w:rPr>
    </w:lvl>
    <w:lvl w:ilvl="3" w:tplc="46E07E4E">
      <w:start w:val="1"/>
      <w:numFmt w:val="bullet"/>
      <w:lvlText w:val=""/>
      <w:lvlJc w:val="left"/>
      <w:pPr>
        <w:ind w:left="2880" w:hanging="360"/>
      </w:pPr>
      <w:rPr>
        <w:rFonts w:hint="default" w:ascii="Symbol" w:hAnsi="Symbol"/>
      </w:rPr>
    </w:lvl>
    <w:lvl w:ilvl="4" w:tplc="F6908F5C">
      <w:start w:val="1"/>
      <w:numFmt w:val="bullet"/>
      <w:lvlText w:val="o"/>
      <w:lvlJc w:val="left"/>
      <w:pPr>
        <w:ind w:left="3600" w:hanging="360"/>
      </w:pPr>
      <w:rPr>
        <w:rFonts w:hint="default" w:ascii="Courier New" w:hAnsi="Courier New"/>
      </w:rPr>
    </w:lvl>
    <w:lvl w:ilvl="5" w:tplc="56847948">
      <w:start w:val="1"/>
      <w:numFmt w:val="bullet"/>
      <w:lvlText w:val=""/>
      <w:lvlJc w:val="left"/>
      <w:pPr>
        <w:ind w:left="4320" w:hanging="360"/>
      </w:pPr>
      <w:rPr>
        <w:rFonts w:hint="default" w:ascii="Wingdings" w:hAnsi="Wingdings"/>
      </w:rPr>
    </w:lvl>
    <w:lvl w:ilvl="6" w:tplc="52F6042E">
      <w:start w:val="1"/>
      <w:numFmt w:val="bullet"/>
      <w:lvlText w:val=""/>
      <w:lvlJc w:val="left"/>
      <w:pPr>
        <w:ind w:left="5040" w:hanging="360"/>
      </w:pPr>
      <w:rPr>
        <w:rFonts w:hint="default" w:ascii="Symbol" w:hAnsi="Symbol"/>
      </w:rPr>
    </w:lvl>
    <w:lvl w:ilvl="7" w:tplc="D42C2810">
      <w:start w:val="1"/>
      <w:numFmt w:val="bullet"/>
      <w:lvlText w:val="o"/>
      <w:lvlJc w:val="left"/>
      <w:pPr>
        <w:ind w:left="5760" w:hanging="360"/>
      </w:pPr>
      <w:rPr>
        <w:rFonts w:hint="default" w:ascii="Courier New" w:hAnsi="Courier New"/>
      </w:rPr>
    </w:lvl>
    <w:lvl w:ilvl="8" w:tplc="60B2066C">
      <w:start w:val="1"/>
      <w:numFmt w:val="bullet"/>
      <w:lvlText w:val=""/>
      <w:lvlJc w:val="left"/>
      <w:pPr>
        <w:ind w:left="6480" w:hanging="360"/>
      </w:pPr>
      <w:rPr>
        <w:rFonts w:hint="default" w:ascii="Wingdings" w:hAnsi="Wingdings"/>
      </w:rPr>
    </w:lvl>
  </w:abstractNum>
  <w:abstractNum w:abstractNumId="33" w15:restartNumberingAfterBreak="0">
    <w:nsid w:val="68246EBB"/>
    <w:multiLevelType w:val="hybridMultilevel"/>
    <w:tmpl w:val="A252C796"/>
    <w:lvl w:ilvl="0" w:tplc="FFFFFFFF">
      <w:start w:val="5"/>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DDA215B"/>
    <w:multiLevelType w:val="hybridMultilevel"/>
    <w:tmpl w:val="57688B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8B1D48"/>
    <w:multiLevelType w:val="hybridMultilevel"/>
    <w:tmpl w:val="FFFFFFFF"/>
    <w:lvl w:ilvl="0" w:tplc="268AF4C8">
      <w:start w:val="1"/>
      <w:numFmt w:val="bullet"/>
      <w:lvlText w:val=""/>
      <w:lvlJc w:val="left"/>
      <w:pPr>
        <w:ind w:left="720" w:hanging="360"/>
      </w:pPr>
      <w:rPr>
        <w:rFonts w:hint="default" w:ascii="Symbol" w:hAnsi="Symbol"/>
      </w:rPr>
    </w:lvl>
    <w:lvl w:ilvl="1" w:tplc="4A169F92">
      <w:start w:val="1"/>
      <w:numFmt w:val="bullet"/>
      <w:lvlText w:val="o"/>
      <w:lvlJc w:val="left"/>
      <w:pPr>
        <w:ind w:left="1440" w:hanging="360"/>
      </w:pPr>
      <w:rPr>
        <w:rFonts w:hint="default" w:ascii="Courier New" w:hAnsi="Courier New"/>
      </w:rPr>
    </w:lvl>
    <w:lvl w:ilvl="2" w:tplc="4748FD86">
      <w:start w:val="1"/>
      <w:numFmt w:val="bullet"/>
      <w:lvlText w:val=""/>
      <w:lvlJc w:val="left"/>
      <w:pPr>
        <w:ind w:left="2160" w:hanging="360"/>
      </w:pPr>
      <w:rPr>
        <w:rFonts w:hint="default" w:ascii="Wingdings" w:hAnsi="Wingdings"/>
      </w:rPr>
    </w:lvl>
    <w:lvl w:ilvl="3" w:tplc="A3349BE8">
      <w:start w:val="1"/>
      <w:numFmt w:val="bullet"/>
      <w:lvlText w:val=""/>
      <w:lvlJc w:val="left"/>
      <w:pPr>
        <w:ind w:left="2880" w:hanging="360"/>
      </w:pPr>
      <w:rPr>
        <w:rFonts w:hint="default" w:ascii="Symbol" w:hAnsi="Symbol"/>
      </w:rPr>
    </w:lvl>
    <w:lvl w:ilvl="4" w:tplc="9D62390C">
      <w:start w:val="1"/>
      <w:numFmt w:val="bullet"/>
      <w:lvlText w:val="o"/>
      <w:lvlJc w:val="left"/>
      <w:pPr>
        <w:ind w:left="3600" w:hanging="360"/>
      </w:pPr>
      <w:rPr>
        <w:rFonts w:hint="default" w:ascii="Courier New" w:hAnsi="Courier New"/>
      </w:rPr>
    </w:lvl>
    <w:lvl w:ilvl="5" w:tplc="EA601940">
      <w:start w:val="1"/>
      <w:numFmt w:val="bullet"/>
      <w:lvlText w:val=""/>
      <w:lvlJc w:val="left"/>
      <w:pPr>
        <w:ind w:left="4320" w:hanging="360"/>
      </w:pPr>
      <w:rPr>
        <w:rFonts w:hint="default" w:ascii="Wingdings" w:hAnsi="Wingdings"/>
      </w:rPr>
    </w:lvl>
    <w:lvl w:ilvl="6" w:tplc="2278AB06">
      <w:start w:val="1"/>
      <w:numFmt w:val="bullet"/>
      <w:lvlText w:val=""/>
      <w:lvlJc w:val="left"/>
      <w:pPr>
        <w:ind w:left="5040" w:hanging="360"/>
      </w:pPr>
      <w:rPr>
        <w:rFonts w:hint="default" w:ascii="Symbol" w:hAnsi="Symbol"/>
      </w:rPr>
    </w:lvl>
    <w:lvl w:ilvl="7" w:tplc="BAF84870">
      <w:start w:val="1"/>
      <w:numFmt w:val="bullet"/>
      <w:lvlText w:val="o"/>
      <w:lvlJc w:val="left"/>
      <w:pPr>
        <w:ind w:left="5760" w:hanging="360"/>
      </w:pPr>
      <w:rPr>
        <w:rFonts w:hint="default" w:ascii="Courier New" w:hAnsi="Courier New"/>
      </w:rPr>
    </w:lvl>
    <w:lvl w:ilvl="8" w:tplc="60BC62C6">
      <w:start w:val="1"/>
      <w:numFmt w:val="bullet"/>
      <w:lvlText w:val=""/>
      <w:lvlJc w:val="left"/>
      <w:pPr>
        <w:ind w:left="6480" w:hanging="360"/>
      </w:pPr>
      <w:rPr>
        <w:rFonts w:hint="default" w:ascii="Wingdings" w:hAnsi="Wingdings"/>
      </w:rPr>
    </w:lvl>
  </w:abstractNum>
  <w:abstractNum w:abstractNumId="36" w15:restartNumberingAfterBreak="0">
    <w:nsid w:val="7E7B8878"/>
    <w:multiLevelType w:val="hybridMultilevel"/>
    <w:tmpl w:val="FFFFFFFF"/>
    <w:lvl w:ilvl="0" w:tplc="DC74CC9E">
      <w:start w:val="1"/>
      <w:numFmt w:val="bullet"/>
      <w:lvlText w:val=""/>
      <w:lvlJc w:val="left"/>
      <w:pPr>
        <w:ind w:left="720" w:hanging="360"/>
      </w:pPr>
      <w:rPr>
        <w:rFonts w:hint="default" w:ascii="Symbol" w:hAnsi="Symbol"/>
      </w:rPr>
    </w:lvl>
    <w:lvl w:ilvl="1" w:tplc="76ECA60E">
      <w:start w:val="1"/>
      <w:numFmt w:val="bullet"/>
      <w:lvlText w:val="o"/>
      <w:lvlJc w:val="left"/>
      <w:pPr>
        <w:ind w:left="1440" w:hanging="360"/>
      </w:pPr>
      <w:rPr>
        <w:rFonts w:hint="default" w:ascii="Courier New" w:hAnsi="Courier New"/>
      </w:rPr>
    </w:lvl>
    <w:lvl w:ilvl="2" w:tplc="0692839E">
      <w:start w:val="1"/>
      <w:numFmt w:val="bullet"/>
      <w:lvlText w:val=""/>
      <w:lvlJc w:val="left"/>
      <w:pPr>
        <w:ind w:left="2160" w:hanging="360"/>
      </w:pPr>
      <w:rPr>
        <w:rFonts w:hint="default" w:ascii="Wingdings" w:hAnsi="Wingdings"/>
      </w:rPr>
    </w:lvl>
    <w:lvl w:ilvl="3" w:tplc="EE12B34A">
      <w:start w:val="1"/>
      <w:numFmt w:val="bullet"/>
      <w:lvlText w:val=""/>
      <w:lvlJc w:val="left"/>
      <w:pPr>
        <w:ind w:left="2880" w:hanging="360"/>
      </w:pPr>
      <w:rPr>
        <w:rFonts w:hint="default" w:ascii="Symbol" w:hAnsi="Symbol"/>
      </w:rPr>
    </w:lvl>
    <w:lvl w:ilvl="4" w:tplc="AC301AC0">
      <w:start w:val="1"/>
      <w:numFmt w:val="bullet"/>
      <w:lvlText w:val="o"/>
      <w:lvlJc w:val="left"/>
      <w:pPr>
        <w:ind w:left="3600" w:hanging="360"/>
      </w:pPr>
      <w:rPr>
        <w:rFonts w:hint="default" w:ascii="Courier New" w:hAnsi="Courier New"/>
      </w:rPr>
    </w:lvl>
    <w:lvl w:ilvl="5" w:tplc="9E76AD94">
      <w:start w:val="1"/>
      <w:numFmt w:val="bullet"/>
      <w:lvlText w:val=""/>
      <w:lvlJc w:val="left"/>
      <w:pPr>
        <w:ind w:left="4320" w:hanging="360"/>
      </w:pPr>
      <w:rPr>
        <w:rFonts w:hint="default" w:ascii="Wingdings" w:hAnsi="Wingdings"/>
      </w:rPr>
    </w:lvl>
    <w:lvl w:ilvl="6" w:tplc="7688BCAC">
      <w:start w:val="1"/>
      <w:numFmt w:val="bullet"/>
      <w:lvlText w:val=""/>
      <w:lvlJc w:val="left"/>
      <w:pPr>
        <w:ind w:left="5040" w:hanging="360"/>
      </w:pPr>
      <w:rPr>
        <w:rFonts w:hint="default" w:ascii="Symbol" w:hAnsi="Symbol"/>
      </w:rPr>
    </w:lvl>
    <w:lvl w:ilvl="7" w:tplc="CA443A4A">
      <w:start w:val="1"/>
      <w:numFmt w:val="bullet"/>
      <w:lvlText w:val="o"/>
      <w:lvlJc w:val="left"/>
      <w:pPr>
        <w:ind w:left="5760" w:hanging="360"/>
      </w:pPr>
      <w:rPr>
        <w:rFonts w:hint="default" w:ascii="Courier New" w:hAnsi="Courier New"/>
      </w:rPr>
    </w:lvl>
    <w:lvl w:ilvl="8" w:tplc="73365F80">
      <w:start w:val="1"/>
      <w:numFmt w:val="bullet"/>
      <w:lvlText w:val=""/>
      <w:lvlJc w:val="left"/>
      <w:pPr>
        <w:ind w:left="6480" w:hanging="360"/>
      </w:pPr>
      <w:rPr>
        <w:rFonts w:hint="default" w:ascii="Wingdings" w:hAnsi="Wingdings"/>
      </w:rPr>
    </w:lvl>
  </w:abstractNum>
  <w:num w:numId="1" w16cid:durableId="1312369338">
    <w:abstractNumId w:val="7"/>
  </w:num>
  <w:num w:numId="2" w16cid:durableId="926620496">
    <w:abstractNumId w:val="35"/>
  </w:num>
  <w:num w:numId="3" w16cid:durableId="1712726319">
    <w:abstractNumId w:val="21"/>
  </w:num>
  <w:num w:numId="4" w16cid:durableId="397440702">
    <w:abstractNumId w:val="19"/>
  </w:num>
  <w:num w:numId="5" w16cid:durableId="544101811">
    <w:abstractNumId w:val="25"/>
  </w:num>
  <w:num w:numId="6" w16cid:durableId="2050253296">
    <w:abstractNumId w:val="8"/>
  </w:num>
  <w:num w:numId="7" w16cid:durableId="1906908575">
    <w:abstractNumId w:val="20"/>
  </w:num>
  <w:num w:numId="8" w16cid:durableId="1629512541">
    <w:abstractNumId w:val="36"/>
  </w:num>
  <w:num w:numId="9" w16cid:durableId="363747938">
    <w:abstractNumId w:val="23"/>
  </w:num>
  <w:num w:numId="10" w16cid:durableId="808011566">
    <w:abstractNumId w:val="18"/>
  </w:num>
  <w:num w:numId="11" w16cid:durableId="37047073">
    <w:abstractNumId w:val="28"/>
  </w:num>
  <w:num w:numId="12" w16cid:durableId="829441175">
    <w:abstractNumId w:val="31"/>
  </w:num>
  <w:num w:numId="13" w16cid:durableId="553539659">
    <w:abstractNumId w:val="30"/>
  </w:num>
  <w:num w:numId="14" w16cid:durableId="439840831">
    <w:abstractNumId w:val="24"/>
  </w:num>
  <w:num w:numId="15" w16cid:durableId="1763140306">
    <w:abstractNumId w:val="9"/>
  </w:num>
  <w:num w:numId="16" w16cid:durableId="69667836">
    <w:abstractNumId w:val="16"/>
  </w:num>
  <w:num w:numId="17" w16cid:durableId="2018922067">
    <w:abstractNumId w:val="27"/>
  </w:num>
  <w:num w:numId="18" w16cid:durableId="1679237396">
    <w:abstractNumId w:val="15"/>
  </w:num>
  <w:num w:numId="19" w16cid:durableId="379984984">
    <w:abstractNumId w:val="2"/>
  </w:num>
  <w:num w:numId="20" w16cid:durableId="353001284">
    <w:abstractNumId w:val="1"/>
  </w:num>
  <w:num w:numId="21" w16cid:durableId="764155723">
    <w:abstractNumId w:val="22"/>
  </w:num>
  <w:num w:numId="22" w16cid:durableId="49420803">
    <w:abstractNumId w:val="5"/>
  </w:num>
  <w:num w:numId="23" w16cid:durableId="1288126052">
    <w:abstractNumId w:val="17"/>
  </w:num>
  <w:num w:numId="24" w16cid:durableId="398409707">
    <w:abstractNumId w:val="10"/>
  </w:num>
  <w:num w:numId="25" w16cid:durableId="338702201">
    <w:abstractNumId w:val="13"/>
  </w:num>
  <w:num w:numId="26" w16cid:durableId="461925200">
    <w:abstractNumId w:val="0"/>
  </w:num>
  <w:num w:numId="27" w16cid:durableId="1764835312">
    <w:abstractNumId w:val="34"/>
  </w:num>
  <w:num w:numId="28" w16cid:durableId="612399992">
    <w:abstractNumId w:val="26"/>
  </w:num>
  <w:num w:numId="29" w16cid:durableId="729547363">
    <w:abstractNumId w:val="11"/>
  </w:num>
  <w:num w:numId="30" w16cid:durableId="1383407235">
    <w:abstractNumId w:val="33"/>
  </w:num>
  <w:num w:numId="31" w16cid:durableId="1219127027">
    <w:abstractNumId w:val="12"/>
  </w:num>
  <w:num w:numId="32" w16cid:durableId="1062145340">
    <w:abstractNumId w:val="6"/>
  </w:num>
  <w:num w:numId="33" w16cid:durableId="34429149">
    <w:abstractNumId w:val="3"/>
  </w:num>
  <w:num w:numId="34" w16cid:durableId="1552186134">
    <w:abstractNumId w:val="4"/>
  </w:num>
  <w:num w:numId="35" w16cid:durableId="446777062">
    <w:abstractNumId w:val="29"/>
  </w:num>
  <w:num w:numId="36" w16cid:durableId="765006297">
    <w:abstractNumId w:val="32"/>
  </w:num>
  <w:num w:numId="37" w16cid:durableId="619268338">
    <w:abstractNumId w:val="14"/>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09"/>
  <w:hyphenationZone w:val="42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8D"/>
    <w:rsid w:val="00000001"/>
    <w:rsid w:val="00000794"/>
    <w:rsid w:val="00002992"/>
    <w:rsid w:val="0000445C"/>
    <w:rsid w:val="000046BE"/>
    <w:rsid w:val="000055D8"/>
    <w:rsid w:val="00006341"/>
    <w:rsid w:val="00006855"/>
    <w:rsid w:val="00011101"/>
    <w:rsid w:val="00011DC1"/>
    <w:rsid w:val="0001227C"/>
    <w:rsid w:val="00012DB8"/>
    <w:rsid w:val="00013ECE"/>
    <w:rsid w:val="0001471C"/>
    <w:rsid w:val="000161B8"/>
    <w:rsid w:val="000172F6"/>
    <w:rsid w:val="00020189"/>
    <w:rsid w:val="00021D70"/>
    <w:rsid w:val="00022E24"/>
    <w:rsid w:val="00022FDC"/>
    <w:rsid w:val="000238F0"/>
    <w:rsid w:val="00026723"/>
    <w:rsid w:val="000278AA"/>
    <w:rsid w:val="0003101F"/>
    <w:rsid w:val="000311B0"/>
    <w:rsid w:val="00031293"/>
    <w:rsid w:val="000327B4"/>
    <w:rsid w:val="0003330B"/>
    <w:rsid w:val="00033FF7"/>
    <w:rsid w:val="00034037"/>
    <w:rsid w:val="000344DC"/>
    <w:rsid w:val="00034D68"/>
    <w:rsid w:val="000357FC"/>
    <w:rsid w:val="00037FE7"/>
    <w:rsid w:val="0004346C"/>
    <w:rsid w:val="000457A8"/>
    <w:rsid w:val="00046FFA"/>
    <w:rsid w:val="00050173"/>
    <w:rsid w:val="00050779"/>
    <w:rsid w:val="000507AA"/>
    <w:rsid w:val="00050C9B"/>
    <w:rsid w:val="000517FE"/>
    <w:rsid w:val="00054EC4"/>
    <w:rsid w:val="000558C5"/>
    <w:rsid w:val="00055DFA"/>
    <w:rsid w:val="00056D79"/>
    <w:rsid w:val="0005744E"/>
    <w:rsid w:val="0005761B"/>
    <w:rsid w:val="00057772"/>
    <w:rsid w:val="00057A52"/>
    <w:rsid w:val="0006092D"/>
    <w:rsid w:val="000637E3"/>
    <w:rsid w:val="00063879"/>
    <w:rsid w:val="00063D09"/>
    <w:rsid w:val="00064018"/>
    <w:rsid w:val="000641CF"/>
    <w:rsid w:val="00067A6B"/>
    <w:rsid w:val="00067CD8"/>
    <w:rsid w:val="00070049"/>
    <w:rsid w:val="0007201F"/>
    <w:rsid w:val="00072245"/>
    <w:rsid w:val="00072D6C"/>
    <w:rsid w:val="0007343C"/>
    <w:rsid w:val="00073818"/>
    <w:rsid w:val="00077020"/>
    <w:rsid w:val="00077299"/>
    <w:rsid w:val="0007747E"/>
    <w:rsid w:val="000778C0"/>
    <w:rsid w:val="00080B2D"/>
    <w:rsid w:val="000819EA"/>
    <w:rsid w:val="000827CB"/>
    <w:rsid w:val="0008347A"/>
    <w:rsid w:val="00083C14"/>
    <w:rsid w:val="000848E5"/>
    <w:rsid w:val="00084A40"/>
    <w:rsid w:val="00086B31"/>
    <w:rsid w:val="000903E2"/>
    <w:rsid w:val="000917BF"/>
    <w:rsid w:val="00091ADB"/>
    <w:rsid w:val="00091D9A"/>
    <w:rsid w:val="0009208E"/>
    <w:rsid w:val="00095B85"/>
    <w:rsid w:val="0009659A"/>
    <w:rsid w:val="000A04AF"/>
    <w:rsid w:val="000A5343"/>
    <w:rsid w:val="000A66B5"/>
    <w:rsid w:val="000A788B"/>
    <w:rsid w:val="000B0C31"/>
    <w:rsid w:val="000B2232"/>
    <w:rsid w:val="000B2428"/>
    <w:rsid w:val="000B31AC"/>
    <w:rsid w:val="000B36CB"/>
    <w:rsid w:val="000B56F0"/>
    <w:rsid w:val="000C167F"/>
    <w:rsid w:val="000C1B0B"/>
    <w:rsid w:val="000C28C2"/>
    <w:rsid w:val="000C2C6B"/>
    <w:rsid w:val="000C37ED"/>
    <w:rsid w:val="000C3A2B"/>
    <w:rsid w:val="000C4526"/>
    <w:rsid w:val="000C6826"/>
    <w:rsid w:val="000C6BB5"/>
    <w:rsid w:val="000C70EA"/>
    <w:rsid w:val="000D04AC"/>
    <w:rsid w:val="000D0AF7"/>
    <w:rsid w:val="000D248E"/>
    <w:rsid w:val="000D289D"/>
    <w:rsid w:val="000D2CB8"/>
    <w:rsid w:val="000D2D71"/>
    <w:rsid w:val="000D396E"/>
    <w:rsid w:val="000D3BFC"/>
    <w:rsid w:val="000D457E"/>
    <w:rsid w:val="000D584D"/>
    <w:rsid w:val="000D7B1B"/>
    <w:rsid w:val="000E1CF9"/>
    <w:rsid w:val="000E4900"/>
    <w:rsid w:val="000F095F"/>
    <w:rsid w:val="000F1B93"/>
    <w:rsid w:val="000F1C28"/>
    <w:rsid w:val="000F24D3"/>
    <w:rsid w:val="000F2524"/>
    <w:rsid w:val="000F26F4"/>
    <w:rsid w:val="000F2E01"/>
    <w:rsid w:val="000F300A"/>
    <w:rsid w:val="000F4AF6"/>
    <w:rsid w:val="000F5A61"/>
    <w:rsid w:val="000F7A7D"/>
    <w:rsid w:val="001029E9"/>
    <w:rsid w:val="001039FD"/>
    <w:rsid w:val="00103AA3"/>
    <w:rsid w:val="0010403C"/>
    <w:rsid w:val="00105A2A"/>
    <w:rsid w:val="001104F7"/>
    <w:rsid w:val="0011050C"/>
    <w:rsid w:val="0011149C"/>
    <w:rsid w:val="0011294F"/>
    <w:rsid w:val="001136A1"/>
    <w:rsid w:val="001148FD"/>
    <w:rsid w:val="00115545"/>
    <w:rsid w:val="001165A2"/>
    <w:rsid w:val="00117263"/>
    <w:rsid w:val="00117AC5"/>
    <w:rsid w:val="0012076E"/>
    <w:rsid w:val="00120C1B"/>
    <w:rsid w:val="00121002"/>
    <w:rsid w:val="00124364"/>
    <w:rsid w:val="00125CB4"/>
    <w:rsid w:val="00125E11"/>
    <w:rsid w:val="001267A5"/>
    <w:rsid w:val="00127103"/>
    <w:rsid w:val="00127691"/>
    <w:rsid w:val="0013021A"/>
    <w:rsid w:val="00132C03"/>
    <w:rsid w:val="00135BA8"/>
    <w:rsid w:val="001374EB"/>
    <w:rsid w:val="00137AB4"/>
    <w:rsid w:val="00140443"/>
    <w:rsid w:val="001431F7"/>
    <w:rsid w:val="00146E1F"/>
    <w:rsid w:val="00146F04"/>
    <w:rsid w:val="001470FA"/>
    <w:rsid w:val="00147936"/>
    <w:rsid w:val="001523FC"/>
    <w:rsid w:val="00152AF6"/>
    <w:rsid w:val="001532DD"/>
    <w:rsid w:val="001534D5"/>
    <w:rsid w:val="001539B0"/>
    <w:rsid w:val="0015618E"/>
    <w:rsid w:val="001567F4"/>
    <w:rsid w:val="001632D7"/>
    <w:rsid w:val="00163B8C"/>
    <w:rsid w:val="0016403A"/>
    <w:rsid w:val="00164B61"/>
    <w:rsid w:val="001658A8"/>
    <w:rsid w:val="00165D7D"/>
    <w:rsid w:val="0016699D"/>
    <w:rsid w:val="00170869"/>
    <w:rsid w:val="00171B5D"/>
    <w:rsid w:val="00172174"/>
    <w:rsid w:val="00172EA9"/>
    <w:rsid w:val="00173A10"/>
    <w:rsid w:val="00173D92"/>
    <w:rsid w:val="00174318"/>
    <w:rsid w:val="001743BB"/>
    <w:rsid w:val="00176995"/>
    <w:rsid w:val="001770E2"/>
    <w:rsid w:val="00177289"/>
    <w:rsid w:val="00177793"/>
    <w:rsid w:val="00177BB0"/>
    <w:rsid w:val="00177BFD"/>
    <w:rsid w:val="00180543"/>
    <w:rsid w:val="00180893"/>
    <w:rsid w:val="00182E77"/>
    <w:rsid w:val="001840AA"/>
    <w:rsid w:val="00184255"/>
    <w:rsid w:val="001847D8"/>
    <w:rsid w:val="00186E4D"/>
    <w:rsid w:val="00187613"/>
    <w:rsid w:val="001879B2"/>
    <w:rsid w:val="00190849"/>
    <w:rsid w:val="0019160B"/>
    <w:rsid w:val="00191B8A"/>
    <w:rsid w:val="001932EA"/>
    <w:rsid w:val="00193A57"/>
    <w:rsid w:val="00194648"/>
    <w:rsid w:val="00196662"/>
    <w:rsid w:val="00196EA6"/>
    <w:rsid w:val="00197B4F"/>
    <w:rsid w:val="001A05A9"/>
    <w:rsid w:val="001A075D"/>
    <w:rsid w:val="001A09E3"/>
    <w:rsid w:val="001A0AC4"/>
    <w:rsid w:val="001A2455"/>
    <w:rsid w:val="001B0870"/>
    <w:rsid w:val="001B0A42"/>
    <w:rsid w:val="001B1864"/>
    <w:rsid w:val="001B376A"/>
    <w:rsid w:val="001B6410"/>
    <w:rsid w:val="001B754E"/>
    <w:rsid w:val="001C05E6"/>
    <w:rsid w:val="001C1EF3"/>
    <w:rsid w:val="001C34E7"/>
    <w:rsid w:val="001C47A0"/>
    <w:rsid w:val="001C47FC"/>
    <w:rsid w:val="001C5164"/>
    <w:rsid w:val="001C57AD"/>
    <w:rsid w:val="001C60D6"/>
    <w:rsid w:val="001C622F"/>
    <w:rsid w:val="001C724B"/>
    <w:rsid w:val="001C7BD4"/>
    <w:rsid w:val="001C7CB6"/>
    <w:rsid w:val="001D116E"/>
    <w:rsid w:val="001D3093"/>
    <w:rsid w:val="001D73C7"/>
    <w:rsid w:val="001D7BEA"/>
    <w:rsid w:val="001E04A1"/>
    <w:rsid w:val="001E3A43"/>
    <w:rsid w:val="001E5262"/>
    <w:rsid w:val="001E6465"/>
    <w:rsid w:val="001E666F"/>
    <w:rsid w:val="001E6F9C"/>
    <w:rsid w:val="001F224C"/>
    <w:rsid w:val="001F2DB7"/>
    <w:rsid w:val="001F4DAB"/>
    <w:rsid w:val="001F5462"/>
    <w:rsid w:val="001F5CE6"/>
    <w:rsid w:val="00200BBE"/>
    <w:rsid w:val="00201F7A"/>
    <w:rsid w:val="00201F89"/>
    <w:rsid w:val="00204BC2"/>
    <w:rsid w:val="00204DDE"/>
    <w:rsid w:val="00205380"/>
    <w:rsid w:val="00206C70"/>
    <w:rsid w:val="00206E6A"/>
    <w:rsid w:val="002075DA"/>
    <w:rsid w:val="00207D94"/>
    <w:rsid w:val="0021028A"/>
    <w:rsid w:val="002108FF"/>
    <w:rsid w:val="00210BAC"/>
    <w:rsid w:val="00211204"/>
    <w:rsid w:val="00211268"/>
    <w:rsid w:val="00211422"/>
    <w:rsid w:val="002127F0"/>
    <w:rsid w:val="002128E7"/>
    <w:rsid w:val="0021307C"/>
    <w:rsid w:val="00213672"/>
    <w:rsid w:val="00214A47"/>
    <w:rsid w:val="00214AFD"/>
    <w:rsid w:val="0021575E"/>
    <w:rsid w:val="00217D40"/>
    <w:rsid w:val="00217F44"/>
    <w:rsid w:val="00221BCF"/>
    <w:rsid w:val="0022259C"/>
    <w:rsid w:val="002227F7"/>
    <w:rsid w:val="0022285D"/>
    <w:rsid w:val="00225B55"/>
    <w:rsid w:val="00227377"/>
    <w:rsid w:val="00233A7C"/>
    <w:rsid w:val="00233AA8"/>
    <w:rsid w:val="00233AB7"/>
    <w:rsid w:val="00233D90"/>
    <w:rsid w:val="002342D5"/>
    <w:rsid w:val="002347B8"/>
    <w:rsid w:val="0023560C"/>
    <w:rsid w:val="00237A0B"/>
    <w:rsid w:val="00237E42"/>
    <w:rsid w:val="00240146"/>
    <w:rsid w:val="00240DCB"/>
    <w:rsid w:val="00242115"/>
    <w:rsid w:val="00242988"/>
    <w:rsid w:val="00243C8C"/>
    <w:rsid w:val="00244374"/>
    <w:rsid w:val="0024500B"/>
    <w:rsid w:val="00245871"/>
    <w:rsid w:val="002461B9"/>
    <w:rsid w:val="00246540"/>
    <w:rsid w:val="002465F8"/>
    <w:rsid w:val="00246ED0"/>
    <w:rsid w:val="002502A9"/>
    <w:rsid w:val="00250603"/>
    <w:rsid w:val="0025162C"/>
    <w:rsid w:val="00252233"/>
    <w:rsid w:val="00252401"/>
    <w:rsid w:val="00254AF9"/>
    <w:rsid w:val="00254E5F"/>
    <w:rsid w:val="00255884"/>
    <w:rsid w:val="002564BB"/>
    <w:rsid w:val="00256B33"/>
    <w:rsid w:val="00256CF1"/>
    <w:rsid w:val="00257E35"/>
    <w:rsid w:val="00261A9D"/>
    <w:rsid w:val="00262EE8"/>
    <w:rsid w:val="002652E2"/>
    <w:rsid w:val="00266C3E"/>
    <w:rsid w:val="00267545"/>
    <w:rsid w:val="002711E1"/>
    <w:rsid w:val="00274162"/>
    <w:rsid w:val="00275D6F"/>
    <w:rsid w:val="002800D6"/>
    <w:rsid w:val="00282328"/>
    <w:rsid w:val="002837EA"/>
    <w:rsid w:val="00283DA8"/>
    <w:rsid w:val="00283F6E"/>
    <w:rsid w:val="00284087"/>
    <w:rsid w:val="0028427E"/>
    <w:rsid w:val="00285C39"/>
    <w:rsid w:val="00285CF2"/>
    <w:rsid w:val="00286840"/>
    <w:rsid w:val="00287F29"/>
    <w:rsid w:val="00287F55"/>
    <w:rsid w:val="00291DA8"/>
    <w:rsid w:val="002923A1"/>
    <w:rsid w:val="00292817"/>
    <w:rsid w:val="00292ED3"/>
    <w:rsid w:val="00292FEE"/>
    <w:rsid w:val="002952D4"/>
    <w:rsid w:val="00296D17"/>
    <w:rsid w:val="002971AF"/>
    <w:rsid w:val="002A02F4"/>
    <w:rsid w:val="002A39A5"/>
    <w:rsid w:val="002A4066"/>
    <w:rsid w:val="002A438A"/>
    <w:rsid w:val="002A5F69"/>
    <w:rsid w:val="002A76DD"/>
    <w:rsid w:val="002A7F96"/>
    <w:rsid w:val="002B0DBD"/>
    <w:rsid w:val="002B0F5F"/>
    <w:rsid w:val="002B1253"/>
    <w:rsid w:val="002B1310"/>
    <w:rsid w:val="002B197F"/>
    <w:rsid w:val="002B3EA4"/>
    <w:rsid w:val="002B4788"/>
    <w:rsid w:val="002B4D91"/>
    <w:rsid w:val="002B559E"/>
    <w:rsid w:val="002B7113"/>
    <w:rsid w:val="002B7FD8"/>
    <w:rsid w:val="002C0239"/>
    <w:rsid w:val="002C1636"/>
    <w:rsid w:val="002C3A92"/>
    <w:rsid w:val="002C428B"/>
    <w:rsid w:val="002C496D"/>
    <w:rsid w:val="002C4B3C"/>
    <w:rsid w:val="002C5E31"/>
    <w:rsid w:val="002C5E8A"/>
    <w:rsid w:val="002D0C12"/>
    <w:rsid w:val="002D108D"/>
    <w:rsid w:val="002D475C"/>
    <w:rsid w:val="002D4914"/>
    <w:rsid w:val="002D5352"/>
    <w:rsid w:val="002D71EC"/>
    <w:rsid w:val="002D744B"/>
    <w:rsid w:val="002E07AB"/>
    <w:rsid w:val="002E29C2"/>
    <w:rsid w:val="002E3A62"/>
    <w:rsid w:val="002E628C"/>
    <w:rsid w:val="002F059D"/>
    <w:rsid w:val="002F260F"/>
    <w:rsid w:val="002F2E54"/>
    <w:rsid w:val="002F357F"/>
    <w:rsid w:val="002F4068"/>
    <w:rsid w:val="002F725F"/>
    <w:rsid w:val="00302AFE"/>
    <w:rsid w:val="0030358F"/>
    <w:rsid w:val="00305835"/>
    <w:rsid w:val="00305A30"/>
    <w:rsid w:val="00305B89"/>
    <w:rsid w:val="003075BA"/>
    <w:rsid w:val="00310183"/>
    <w:rsid w:val="00310B84"/>
    <w:rsid w:val="003110FB"/>
    <w:rsid w:val="00311F64"/>
    <w:rsid w:val="003123C5"/>
    <w:rsid w:val="00312467"/>
    <w:rsid w:val="00312D90"/>
    <w:rsid w:val="003136BF"/>
    <w:rsid w:val="003138AE"/>
    <w:rsid w:val="00314697"/>
    <w:rsid w:val="003169A5"/>
    <w:rsid w:val="00316A6B"/>
    <w:rsid w:val="003178DD"/>
    <w:rsid w:val="00321BD8"/>
    <w:rsid w:val="00322CE3"/>
    <w:rsid w:val="00324B41"/>
    <w:rsid w:val="00325B32"/>
    <w:rsid w:val="003261C4"/>
    <w:rsid w:val="00326EE7"/>
    <w:rsid w:val="0033074A"/>
    <w:rsid w:val="00331ADF"/>
    <w:rsid w:val="00331BA9"/>
    <w:rsid w:val="00333380"/>
    <w:rsid w:val="0034208A"/>
    <w:rsid w:val="003435B4"/>
    <w:rsid w:val="003439A5"/>
    <w:rsid w:val="00343AE1"/>
    <w:rsid w:val="00344AA7"/>
    <w:rsid w:val="00344B4B"/>
    <w:rsid w:val="00346E62"/>
    <w:rsid w:val="003501FA"/>
    <w:rsid w:val="00350CC6"/>
    <w:rsid w:val="00350E9B"/>
    <w:rsid w:val="00350FFC"/>
    <w:rsid w:val="00351DF2"/>
    <w:rsid w:val="00352C39"/>
    <w:rsid w:val="00354A1B"/>
    <w:rsid w:val="00354FD3"/>
    <w:rsid w:val="00357284"/>
    <w:rsid w:val="00357692"/>
    <w:rsid w:val="00357C9B"/>
    <w:rsid w:val="00360388"/>
    <w:rsid w:val="00361691"/>
    <w:rsid w:val="00361D92"/>
    <w:rsid w:val="00363803"/>
    <w:rsid w:val="00364797"/>
    <w:rsid w:val="00365AC6"/>
    <w:rsid w:val="003664DA"/>
    <w:rsid w:val="003679A7"/>
    <w:rsid w:val="00367B8C"/>
    <w:rsid w:val="00372D71"/>
    <w:rsid w:val="003740FC"/>
    <w:rsid w:val="00377CF0"/>
    <w:rsid w:val="00380218"/>
    <w:rsid w:val="0038230F"/>
    <w:rsid w:val="00383070"/>
    <w:rsid w:val="0038498B"/>
    <w:rsid w:val="00385143"/>
    <w:rsid w:val="003852B2"/>
    <w:rsid w:val="00385823"/>
    <w:rsid w:val="0038632E"/>
    <w:rsid w:val="00387C10"/>
    <w:rsid w:val="00390D6C"/>
    <w:rsid w:val="00391FB1"/>
    <w:rsid w:val="00392A97"/>
    <w:rsid w:val="003A0E85"/>
    <w:rsid w:val="003A343C"/>
    <w:rsid w:val="003A6DDF"/>
    <w:rsid w:val="003A6E9A"/>
    <w:rsid w:val="003A703C"/>
    <w:rsid w:val="003A7846"/>
    <w:rsid w:val="003A793B"/>
    <w:rsid w:val="003A7D33"/>
    <w:rsid w:val="003B1DBF"/>
    <w:rsid w:val="003B1E06"/>
    <w:rsid w:val="003B223A"/>
    <w:rsid w:val="003B2B7F"/>
    <w:rsid w:val="003B2C01"/>
    <w:rsid w:val="003B2D74"/>
    <w:rsid w:val="003B3248"/>
    <w:rsid w:val="003B38B1"/>
    <w:rsid w:val="003B3D51"/>
    <w:rsid w:val="003B6961"/>
    <w:rsid w:val="003B703D"/>
    <w:rsid w:val="003C0481"/>
    <w:rsid w:val="003C0E22"/>
    <w:rsid w:val="003C0F36"/>
    <w:rsid w:val="003C12B7"/>
    <w:rsid w:val="003C1CDC"/>
    <w:rsid w:val="003C203E"/>
    <w:rsid w:val="003C4256"/>
    <w:rsid w:val="003C4F57"/>
    <w:rsid w:val="003C4FE9"/>
    <w:rsid w:val="003C593D"/>
    <w:rsid w:val="003C5E3B"/>
    <w:rsid w:val="003C60F9"/>
    <w:rsid w:val="003D1915"/>
    <w:rsid w:val="003D33B7"/>
    <w:rsid w:val="003D44D0"/>
    <w:rsid w:val="003D5D92"/>
    <w:rsid w:val="003E0576"/>
    <w:rsid w:val="003E1A77"/>
    <w:rsid w:val="003E2234"/>
    <w:rsid w:val="003E28B0"/>
    <w:rsid w:val="003E2BD7"/>
    <w:rsid w:val="003E4876"/>
    <w:rsid w:val="003E48B3"/>
    <w:rsid w:val="003E4DC2"/>
    <w:rsid w:val="003E64C4"/>
    <w:rsid w:val="003E6A64"/>
    <w:rsid w:val="003F11A2"/>
    <w:rsid w:val="003F2DA2"/>
    <w:rsid w:val="003F37EB"/>
    <w:rsid w:val="003F422C"/>
    <w:rsid w:val="003F45B9"/>
    <w:rsid w:val="003F57BA"/>
    <w:rsid w:val="00400BB7"/>
    <w:rsid w:val="00402765"/>
    <w:rsid w:val="00403595"/>
    <w:rsid w:val="00403834"/>
    <w:rsid w:val="004046F0"/>
    <w:rsid w:val="00404924"/>
    <w:rsid w:val="00404D08"/>
    <w:rsid w:val="00404EFD"/>
    <w:rsid w:val="0040677C"/>
    <w:rsid w:val="0040677F"/>
    <w:rsid w:val="00411A54"/>
    <w:rsid w:val="00412CA5"/>
    <w:rsid w:val="00412E9C"/>
    <w:rsid w:val="00412ED0"/>
    <w:rsid w:val="004147D0"/>
    <w:rsid w:val="00415471"/>
    <w:rsid w:val="00415733"/>
    <w:rsid w:val="00416354"/>
    <w:rsid w:val="00423B03"/>
    <w:rsid w:val="00424781"/>
    <w:rsid w:val="00426541"/>
    <w:rsid w:val="00427DC8"/>
    <w:rsid w:val="004331A2"/>
    <w:rsid w:val="004357C4"/>
    <w:rsid w:val="004370EC"/>
    <w:rsid w:val="00442585"/>
    <w:rsid w:val="0044583F"/>
    <w:rsid w:val="004468B3"/>
    <w:rsid w:val="0044761E"/>
    <w:rsid w:val="00450DCE"/>
    <w:rsid w:val="00452E44"/>
    <w:rsid w:val="00452FC2"/>
    <w:rsid w:val="0045307E"/>
    <w:rsid w:val="00453AF0"/>
    <w:rsid w:val="004544EC"/>
    <w:rsid w:val="0045478D"/>
    <w:rsid w:val="00457791"/>
    <w:rsid w:val="00457BB9"/>
    <w:rsid w:val="004603E0"/>
    <w:rsid w:val="0046051E"/>
    <w:rsid w:val="0046079B"/>
    <w:rsid w:val="0046100F"/>
    <w:rsid w:val="0046140F"/>
    <w:rsid w:val="004615AE"/>
    <w:rsid w:val="004619D7"/>
    <w:rsid w:val="00462558"/>
    <w:rsid w:val="00462B95"/>
    <w:rsid w:val="0046455C"/>
    <w:rsid w:val="00464626"/>
    <w:rsid w:val="004667C3"/>
    <w:rsid w:val="004677E2"/>
    <w:rsid w:val="00467E51"/>
    <w:rsid w:val="00471CA3"/>
    <w:rsid w:val="00472553"/>
    <w:rsid w:val="00472AA0"/>
    <w:rsid w:val="00473D57"/>
    <w:rsid w:val="00475BB8"/>
    <w:rsid w:val="00477B97"/>
    <w:rsid w:val="00480178"/>
    <w:rsid w:val="004816E1"/>
    <w:rsid w:val="00481D0F"/>
    <w:rsid w:val="00481EAC"/>
    <w:rsid w:val="00482082"/>
    <w:rsid w:val="00482176"/>
    <w:rsid w:val="00484CA4"/>
    <w:rsid w:val="00487401"/>
    <w:rsid w:val="00487E87"/>
    <w:rsid w:val="00490252"/>
    <w:rsid w:val="00490CB7"/>
    <w:rsid w:val="00492111"/>
    <w:rsid w:val="00497735"/>
    <w:rsid w:val="00497DBE"/>
    <w:rsid w:val="004A05DA"/>
    <w:rsid w:val="004A0E32"/>
    <w:rsid w:val="004A17CB"/>
    <w:rsid w:val="004A2824"/>
    <w:rsid w:val="004A3571"/>
    <w:rsid w:val="004A4BB6"/>
    <w:rsid w:val="004A5AA8"/>
    <w:rsid w:val="004A5EB0"/>
    <w:rsid w:val="004A6691"/>
    <w:rsid w:val="004A67B5"/>
    <w:rsid w:val="004B0BC4"/>
    <w:rsid w:val="004B110F"/>
    <w:rsid w:val="004B2996"/>
    <w:rsid w:val="004B3413"/>
    <w:rsid w:val="004B4B43"/>
    <w:rsid w:val="004B5769"/>
    <w:rsid w:val="004B7AA8"/>
    <w:rsid w:val="004B7AE6"/>
    <w:rsid w:val="004C0009"/>
    <w:rsid w:val="004C052A"/>
    <w:rsid w:val="004C1845"/>
    <w:rsid w:val="004C1B22"/>
    <w:rsid w:val="004C2FDA"/>
    <w:rsid w:val="004C332B"/>
    <w:rsid w:val="004C5E43"/>
    <w:rsid w:val="004C6CC6"/>
    <w:rsid w:val="004C7100"/>
    <w:rsid w:val="004D0110"/>
    <w:rsid w:val="004D0C72"/>
    <w:rsid w:val="004D13AB"/>
    <w:rsid w:val="004D166B"/>
    <w:rsid w:val="004D31D7"/>
    <w:rsid w:val="004D3DC5"/>
    <w:rsid w:val="004D401F"/>
    <w:rsid w:val="004D6F16"/>
    <w:rsid w:val="004E236A"/>
    <w:rsid w:val="004E2B69"/>
    <w:rsid w:val="004E2DE7"/>
    <w:rsid w:val="004E6583"/>
    <w:rsid w:val="004E65B8"/>
    <w:rsid w:val="004E661D"/>
    <w:rsid w:val="004E7B6A"/>
    <w:rsid w:val="004F01EB"/>
    <w:rsid w:val="004F1230"/>
    <w:rsid w:val="004F1861"/>
    <w:rsid w:val="004F1FDA"/>
    <w:rsid w:val="004F2DAF"/>
    <w:rsid w:val="004F4D2C"/>
    <w:rsid w:val="004F5D82"/>
    <w:rsid w:val="004F74DA"/>
    <w:rsid w:val="004F7E69"/>
    <w:rsid w:val="00500342"/>
    <w:rsid w:val="00500909"/>
    <w:rsid w:val="00500C8A"/>
    <w:rsid w:val="00501C3F"/>
    <w:rsid w:val="00501D10"/>
    <w:rsid w:val="00501F59"/>
    <w:rsid w:val="00502447"/>
    <w:rsid w:val="00506065"/>
    <w:rsid w:val="00506CED"/>
    <w:rsid w:val="00507E98"/>
    <w:rsid w:val="00507EF3"/>
    <w:rsid w:val="005110A5"/>
    <w:rsid w:val="005110B0"/>
    <w:rsid w:val="00511D1A"/>
    <w:rsid w:val="005136FD"/>
    <w:rsid w:val="005150D7"/>
    <w:rsid w:val="00515CF0"/>
    <w:rsid w:val="00515DCD"/>
    <w:rsid w:val="00515EDD"/>
    <w:rsid w:val="00516616"/>
    <w:rsid w:val="0051714B"/>
    <w:rsid w:val="005203F8"/>
    <w:rsid w:val="00520E7E"/>
    <w:rsid w:val="00520EA7"/>
    <w:rsid w:val="00524AB5"/>
    <w:rsid w:val="00524CD0"/>
    <w:rsid w:val="005258C0"/>
    <w:rsid w:val="0052690D"/>
    <w:rsid w:val="00527CE2"/>
    <w:rsid w:val="00530D02"/>
    <w:rsid w:val="00530F74"/>
    <w:rsid w:val="005315B1"/>
    <w:rsid w:val="0053184A"/>
    <w:rsid w:val="0053298C"/>
    <w:rsid w:val="00532A4E"/>
    <w:rsid w:val="00536860"/>
    <w:rsid w:val="00536E06"/>
    <w:rsid w:val="00537A8F"/>
    <w:rsid w:val="00541E6B"/>
    <w:rsid w:val="00542DF1"/>
    <w:rsid w:val="00545B4D"/>
    <w:rsid w:val="00546693"/>
    <w:rsid w:val="005468A3"/>
    <w:rsid w:val="00546ACB"/>
    <w:rsid w:val="00546E54"/>
    <w:rsid w:val="005475D4"/>
    <w:rsid w:val="00550AD7"/>
    <w:rsid w:val="00550BEB"/>
    <w:rsid w:val="00550DC4"/>
    <w:rsid w:val="00550EB2"/>
    <w:rsid w:val="005520A8"/>
    <w:rsid w:val="005532BD"/>
    <w:rsid w:val="0055509B"/>
    <w:rsid w:val="005552CC"/>
    <w:rsid w:val="005557F7"/>
    <w:rsid w:val="00556F74"/>
    <w:rsid w:val="00561321"/>
    <w:rsid w:val="00561B86"/>
    <w:rsid w:val="005675A5"/>
    <w:rsid w:val="005677D6"/>
    <w:rsid w:val="00570B9A"/>
    <w:rsid w:val="0057123F"/>
    <w:rsid w:val="00572C50"/>
    <w:rsid w:val="00572E1D"/>
    <w:rsid w:val="00572E3F"/>
    <w:rsid w:val="00572EDE"/>
    <w:rsid w:val="00573BF3"/>
    <w:rsid w:val="0057482E"/>
    <w:rsid w:val="0057494E"/>
    <w:rsid w:val="0057667F"/>
    <w:rsid w:val="005770B4"/>
    <w:rsid w:val="0057770E"/>
    <w:rsid w:val="00577AB5"/>
    <w:rsid w:val="00581661"/>
    <w:rsid w:val="00581AAA"/>
    <w:rsid w:val="005823A3"/>
    <w:rsid w:val="00583CCB"/>
    <w:rsid w:val="00584856"/>
    <w:rsid w:val="00584F7A"/>
    <w:rsid w:val="005869E7"/>
    <w:rsid w:val="0059209A"/>
    <w:rsid w:val="00595A5B"/>
    <w:rsid w:val="005A1117"/>
    <w:rsid w:val="005A116F"/>
    <w:rsid w:val="005A31EB"/>
    <w:rsid w:val="005A37BB"/>
    <w:rsid w:val="005A45DC"/>
    <w:rsid w:val="005A70F7"/>
    <w:rsid w:val="005A7494"/>
    <w:rsid w:val="005B0FDF"/>
    <w:rsid w:val="005B1FE4"/>
    <w:rsid w:val="005B343E"/>
    <w:rsid w:val="005B3602"/>
    <w:rsid w:val="005B37D5"/>
    <w:rsid w:val="005B3F4E"/>
    <w:rsid w:val="005B4EB9"/>
    <w:rsid w:val="005B6A70"/>
    <w:rsid w:val="005B6B4C"/>
    <w:rsid w:val="005B6F1C"/>
    <w:rsid w:val="005B784C"/>
    <w:rsid w:val="005C07FD"/>
    <w:rsid w:val="005C0FF1"/>
    <w:rsid w:val="005C2727"/>
    <w:rsid w:val="005C2FC0"/>
    <w:rsid w:val="005C31A9"/>
    <w:rsid w:val="005C3237"/>
    <w:rsid w:val="005C38E8"/>
    <w:rsid w:val="005C41A6"/>
    <w:rsid w:val="005C44A1"/>
    <w:rsid w:val="005C47E5"/>
    <w:rsid w:val="005C65D8"/>
    <w:rsid w:val="005C66D9"/>
    <w:rsid w:val="005C6965"/>
    <w:rsid w:val="005C78F8"/>
    <w:rsid w:val="005C7D9F"/>
    <w:rsid w:val="005D1324"/>
    <w:rsid w:val="005D1C42"/>
    <w:rsid w:val="005D1DCD"/>
    <w:rsid w:val="005D21CB"/>
    <w:rsid w:val="005D2393"/>
    <w:rsid w:val="005D282E"/>
    <w:rsid w:val="005D2ADE"/>
    <w:rsid w:val="005D2E86"/>
    <w:rsid w:val="005D3FCE"/>
    <w:rsid w:val="005D5EA2"/>
    <w:rsid w:val="005D7BB7"/>
    <w:rsid w:val="005E09A3"/>
    <w:rsid w:val="005E0C9C"/>
    <w:rsid w:val="005E1524"/>
    <w:rsid w:val="005E2BFD"/>
    <w:rsid w:val="005E343D"/>
    <w:rsid w:val="005E469C"/>
    <w:rsid w:val="005E72A2"/>
    <w:rsid w:val="005E78FC"/>
    <w:rsid w:val="005F0638"/>
    <w:rsid w:val="005F07BE"/>
    <w:rsid w:val="005F2A05"/>
    <w:rsid w:val="005F2B1F"/>
    <w:rsid w:val="005F31A5"/>
    <w:rsid w:val="005F3A92"/>
    <w:rsid w:val="005F3E45"/>
    <w:rsid w:val="005F4099"/>
    <w:rsid w:val="005F5C5B"/>
    <w:rsid w:val="005F688C"/>
    <w:rsid w:val="00600828"/>
    <w:rsid w:val="0060156A"/>
    <w:rsid w:val="006015E0"/>
    <w:rsid w:val="00601B19"/>
    <w:rsid w:val="00601B2F"/>
    <w:rsid w:val="00602316"/>
    <w:rsid w:val="00602E8F"/>
    <w:rsid w:val="00604B39"/>
    <w:rsid w:val="006058ED"/>
    <w:rsid w:val="00605F2C"/>
    <w:rsid w:val="006102DB"/>
    <w:rsid w:val="00610738"/>
    <w:rsid w:val="0061075B"/>
    <w:rsid w:val="0061264F"/>
    <w:rsid w:val="00613A1D"/>
    <w:rsid w:val="006148CD"/>
    <w:rsid w:val="00616C07"/>
    <w:rsid w:val="006176ED"/>
    <w:rsid w:val="00617CE4"/>
    <w:rsid w:val="00620624"/>
    <w:rsid w:val="006214C9"/>
    <w:rsid w:val="00621F2E"/>
    <w:rsid w:val="00621FBF"/>
    <w:rsid w:val="006232FE"/>
    <w:rsid w:val="006251E4"/>
    <w:rsid w:val="006261AF"/>
    <w:rsid w:val="00626325"/>
    <w:rsid w:val="00627B43"/>
    <w:rsid w:val="00630592"/>
    <w:rsid w:val="00630C3C"/>
    <w:rsid w:val="0063197F"/>
    <w:rsid w:val="00632841"/>
    <w:rsid w:val="00633D49"/>
    <w:rsid w:val="00634248"/>
    <w:rsid w:val="00634436"/>
    <w:rsid w:val="006346DD"/>
    <w:rsid w:val="0063542D"/>
    <w:rsid w:val="0063651A"/>
    <w:rsid w:val="0063666F"/>
    <w:rsid w:val="0063791F"/>
    <w:rsid w:val="0064034A"/>
    <w:rsid w:val="00640F33"/>
    <w:rsid w:val="00642461"/>
    <w:rsid w:val="00642D04"/>
    <w:rsid w:val="0064314B"/>
    <w:rsid w:val="00644CD5"/>
    <w:rsid w:val="006461D8"/>
    <w:rsid w:val="0064694C"/>
    <w:rsid w:val="00646D3D"/>
    <w:rsid w:val="00647B4F"/>
    <w:rsid w:val="00650D78"/>
    <w:rsid w:val="00650E84"/>
    <w:rsid w:val="00651307"/>
    <w:rsid w:val="00651BA8"/>
    <w:rsid w:val="0065241D"/>
    <w:rsid w:val="0065324F"/>
    <w:rsid w:val="00653364"/>
    <w:rsid w:val="006535CA"/>
    <w:rsid w:val="00655C91"/>
    <w:rsid w:val="00655F0F"/>
    <w:rsid w:val="00656E89"/>
    <w:rsid w:val="006575AD"/>
    <w:rsid w:val="00657B07"/>
    <w:rsid w:val="00660E85"/>
    <w:rsid w:val="00661CB2"/>
    <w:rsid w:val="00662B68"/>
    <w:rsid w:val="006632CD"/>
    <w:rsid w:val="0066474A"/>
    <w:rsid w:val="00664992"/>
    <w:rsid w:val="00665E04"/>
    <w:rsid w:val="00665F98"/>
    <w:rsid w:val="00666389"/>
    <w:rsid w:val="00666733"/>
    <w:rsid w:val="006669EF"/>
    <w:rsid w:val="00667033"/>
    <w:rsid w:val="00667903"/>
    <w:rsid w:val="0067092F"/>
    <w:rsid w:val="00670FF9"/>
    <w:rsid w:val="00672539"/>
    <w:rsid w:val="00672F7A"/>
    <w:rsid w:val="00672F89"/>
    <w:rsid w:val="00673737"/>
    <w:rsid w:val="006738DC"/>
    <w:rsid w:val="00675A59"/>
    <w:rsid w:val="006767B3"/>
    <w:rsid w:val="00676E52"/>
    <w:rsid w:val="006819F5"/>
    <w:rsid w:val="00684B34"/>
    <w:rsid w:val="00686BF7"/>
    <w:rsid w:val="006879EB"/>
    <w:rsid w:val="00691E74"/>
    <w:rsid w:val="00693BB9"/>
    <w:rsid w:val="00693CA7"/>
    <w:rsid w:val="006945DA"/>
    <w:rsid w:val="00697D4E"/>
    <w:rsid w:val="006A1791"/>
    <w:rsid w:val="006A24A0"/>
    <w:rsid w:val="006A3495"/>
    <w:rsid w:val="006A44AD"/>
    <w:rsid w:val="006A6865"/>
    <w:rsid w:val="006A687C"/>
    <w:rsid w:val="006A6B17"/>
    <w:rsid w:val="006B0279"/>
    <w:rsid w:val="006B033B"/>
    <w:rsid w:val="006B217B"/>
    <w:rsid w:val="006B3084"/>
    <w:rsid w:val="006B3BF6"/>
    <w:rsid w:val="006B3DDB"/>
    <w:rsid w:val="006B474F"/>
    <w:rsid w:val="006B5143"/>
    <w:rsid w:val="006B57DA"/>
    <w:rsid w:val="006B6369"/>
    <w:rsid w:val="006B72F2"/>
    <w:rsid w:val="006B7CA1"/>
    <w:rsid w:val="006C10A1"/>
    <w:rsid w:val="006C14A4"/>
    <w:rsid w:val="006C17A6"/>
    <w:rsid w:val="006C4144"/>
    <w:rsid w:val="006C4FF3"/>
    <w:rsid w:val="006C5A83"/>
    <w:rsid w:val="006C5A9F"/>
    <w:rsid w:val="006C5EC1"/>
    <w:rsid w:val="006D038C"/>
    <w:rsid w:val="006D0E43"/>
    <w:rsid w:val="006D1D0B"/>
    <w:rsid w:val="006D34A4"/>
    <w:rsid w:val="006D38BF"/>
    <w:rsid w:val="006D4176"/>
    <w:rsid w:val="006D4D53"/>
    <w:rsid w:val="006D599D"/>
    <w:rsid w:val="006D76D0"/>
    <w:rsid w:val="006D7CDF"/>
    <w:rsid w:val="006E0522"/>
    <w:rsid w:val="006E0A03"/>
    <w:rsid w:val="006E1050"/>
    <w:rsid w:val="006E3A80"/>
    <w:rsid w:val="006E573F"/>
    <w:rsid w:val="006E7B76"/>
    <w:rsid w:val="006E7BCE"/>
    <w:rsid w:val="006E7F5B"/>
    <w:rsid w:val="006F1000"/>
    <w:rsid w:val="006F144F"/>
    <w:rsid w:val="006F1DA6"/>
    <w:rsid w:val="006F32E3"/>
    <w:rsid w:val="006F3D35"/>
    <w:rsid w:val="007010B3"/>
    <w:rsid w:val="007030A5"/>
    <w:rsid w:val="007043FF"/>
    <w:rsid w:val="00704D0C"/>
    <w:rsid w:val="00704D71"/>
    <w:rsid w:val="00704E2B"/>
    <w:rsid w:val="00706B3E"/>
    <w:rsid w:val="00707E41"/>
    <w:rsid w:val="00710C0C"/>
    <w:rsid w:val="007118F2"/>
    <w:rsid w:val="0071331F"/>
    <w:rsid w:val="007149EE"/>
    <w:rsid w:val="00715D36"/>
    <w:rsid w:val="00720AB4"/>
    <w:rsid w:val="00720AFE"/>
    <w:rsid w:val="00720C72"/>
    <w:rsid w:val="0072192F"/>
    <w:rsid w:val="0072490A"/>
    <w:rsid w:val="007253F9"/>
    <w:rsid w:val="007259BC"/>
    <w:rsid w:val="00726609"/>
    <w:rsid w:val="0072677A"/>
    <w:rsid w:val="00726FFD"/>
    <w:rsid w:val="00727664"/>
    <w:rsid w:val="00730456"/>
    <w:rsid w:val="007327A3"/>
    <w:rsid w:val="0073293F"/>
    <w:rsid w:val="00734E09"/>
    <w:rsid w:val="0073570D"/>
    <w:rsid w:val="00735EA2"/>
    <w:rsid w:val="007370DF"/>
    <w:rsid w:val="00737B97"/>
    <w:rsid w:val="0074045A"/>
    <w:rsid w:val="00741521"/>
    <w:rsid w:val="00741A52"/>
    <w:rsid w:val="007422DB"/>
    <w:rsid w:val="00745A0E"/>
    <w:rsid w:val="0074662E"/>
    <w:rsid w:val="00746B20"/>
    <w:rsid w:val="00751515"/>
    <w:rsid w:val="00753331"/>
    <w:rsid w:val="00755783"/>
    <w:rsid w:val="007557E7"/>
    <w:rsid w:val="00757442"/>
    <w:rsid w:val="00757548"/>
    <w:rsid w:val="007604C0"/>
    <w:rsid w:val="00760713"/>
    <w:rsid w:val="00760E52"/>
    <w:rsid w:val="00761565"/>
    <w:rsid w:val="0076158A"/>
    <w:rsid w:val="007617CF"/>
    <w:rsid w:val="00761BCC"/>
    <w:rsid w:val="007625F4"/>
    <w:rsid w:val="00764258"/>
    <w:rsid w:val="00765C0F"/>
    <w:rsid w:val="00765C55"/>
    <w:rsid w:val="007662F5"/>
    <w:rsid w:val="00766465"/>
    <w:rsid w:val="0076722C"/>
    <w:rsid w:val="00767B44"/>
    <w:rsid w:val="0076BA5A"/>
    <w:rsid w:val="00770557"/>
    <w:rsid w:val="00770801"/>
    <w:rsid w:val="007709E4"/>
    <w:rsid w:val="00770AD0"/>
    <w:rsid w:val="00770DB9"/>
    <w:rsid w:val="00772CA2"/>
    <w:rsid w:val="00772CA4"/>
    <w:rsid w:val="0077324B"/>
    <w:rsid w:val="007740C1"/>
    <w:rsid w:val="00774719"/>
    <w:rsid w:val="00774D3F"/>
    <w:rsid w:val="0077545D"/>
    <w:rsid w:val="00775890"/>
    <w:rsid w:val="00776054"/>
    <w:rsid w:val="0077606D"/>
    <w:rsid w:val="007769E8"/>
    <w:rsid w:val="00776A44"/>
    <w:rsid w:val="00776C6E"/>
    <w:rsid w:val="0077DCA9"/>
    <w:rsid w:val="00781D54"/>
    <w:rsid w:val="0078243B"/>
    <w:rsid w:val="0078299D"/>
    <w:rsid w:val="007841DE"/>
    <w:rsid w:val="007846B1"/>
    <w:rsid w:val="00784F98"/>
    <w:rsid w:val="00785F4F"/>
    <w:rsid w:val="0079139A"/>
    <w:rsid w:val="00791A09"/>
    <w:rsid w:val="00792483"/>
    <w:rsid w:val="007945AA"/>
    <w:rsid w:val="007965AA"/>
    <w:rsid w:val="007A0F62"/>
    <w:rsid w:val="007A1370"/>
    <w:rsid w:val="007A1402"/>
    <w:rsid w:val="007A29E0"/>
    <w:rsid w:val="007A3851"/>
    <w:rsid w:val="007A3A34"/>
    <w:rsid w:val="007A5251"/>
    <w:rsid w:val="007A5E97"/>
    <w:rsid w:val="007A77AE"/>
    <w:rsid w:val="007B0003"/>
    <w:rsid w:val="007B1389"/>
    <w:rsid w:val="007B1B2F"/>
    <w:rsid w:val="007B5034"/>
    <w:rsid w:val="007C128C"/>
    <w:rsid w:val="007C1BA4"/>
    <w:rsid w:val="007C292B"/>
    <w:rsid w:val="007C4684"/>
    <w:rsid w:val="007C7198"/>
    <w:rsid w:val="007C76EF"/>
    <w:rsid w:val="007D00DB"/>
    <w:rsid w:val="007D07A6"/>
    <w:rsid w:val="007D0B5E"/>
    <w:rsid w:val="007D127C"/>
    <w:rsid w:val="007D2B29"/>
    <w:rsid w:val="007D2EC8"/>
    <w:rsid w:val="007D3A8D"/>
    <w:rsid w:val="007D57D1"/>
    <w:rsid w:val="007D59C9"/>
    <w:rsid w:val="007D5BEB"/>
    <w:rsid w:val="007D62E2"/>
    <w:rsid w:val="007D6B16"/>
    <w:rsid w:val="007D79F7"/>
    <w:rsid w:val="007D7F11"/>
    <w:rsid w:val="007E07DC"/>
    <w:rsid w:val="007E0963"/>
    <w:rsid w:val="007E0B8C"/>
    <w:rsid w:val="007E0C08"/>
    <w:rsid w:val="007E1353"/>
    <w:rsid w:val="007E1505"/>
    <w:rsid w:val="007E202C"/>
    <w:rsid w:val="007E3870"/>
    <w:rsid w:val="007E3BBA"/>
    <w:rsid w:val="007E5F06"/>
    <w:rsid w:val="007F1A1F"/>
    <w:rsid w:val="007F2341"/>
    <w:rsid w:val="007F2B9E"/>
    <w:rsid w:val="007F36A4"/>
    <w:rsid w:val="007F6862"/>
    <w:rsid w:val="007F6F41"/>
    <w:rsid w:val="007F7004"/>
    <w:rsid w:val="007F7FC7"/>
    <w:rsid w:val="00800A46"/>
    <w:rsid w:val="00802C8F"/>
    <w:rsid w:val="008043EB"/>
    <w:rsid w:val="00804EA2"/>
    <w:rsid w:val="008050D8"/>
    <w:rsid w:val="008055A8"/>
    <w:rsid w:val="0080570B"/>
    <w:rsid w:val="00805F93"/>
    <w:rsid w:val="0080628F"/>
    <w:rsid w:val="00807365"/>
    <w:rsid w:val="00814E43"/>
    <w:rsid w:val="00814F65"/>
    <w:rsid w:val="008152D7"/>
    <w:rsid w:val="00817C82"/>
    <w:rsid w:val="00817C8E"/>
    <w:rsid w:val="00817EA6"/>
    <w:rsid w:val="00817F4E"/>
    <w:rsid w:val="0082028E"/>
    <w:rsid w:val="00821320"/>
    <w:rsid w:val="0082275F"/>
    <w:rsid w:val="00822FB5"/>
    <w:rsid w:val="0082459C"/>
    <w:rsid w:val="00825DE6"/>
    <w:rsid w:val="008267BC"/>
    <w:rsid w:val="0082789D"/>
    <w:rsid w:val="0083011E"/>
    <w:rsid w:val="008303BD"/>
    <w:rsid w:val="00830585"/>
    <w:rsid w:val="00831002"/>
    <w:rsid w:val="008337CA"/>
    <w:rsid w:val="00834711"/>
    <w:rsid w:val="008354F1"/>
    <w:rsid w:val="00835F14"/>
    <w:rsid w:val="00836093"/>
    <w:rsid w:val="00840256"/>
    <w:rsid w:val="00840D84"/>
    <w:rsid w:val="00841C44"/>
    <w:rsid w:val="00843179"/>
    <w:rsid w:val="00843582"/>
    <w:rsid w:val="0084472B"/>
    <w:rsid w:val="008456F5"/>
    <w:rsid w:val="008465EC"/>
    <w:rsid w:val="00846BD7"/>
    <w:rsid w:val="008478CF"/>
    <w:rsid w:val="0084798D"/>
    <w:rsid w:val="0085180D"/>
    <w:rsid w:val="00852621"/>
    <w:rsid w:val="0085323F"/>
    <w:rsid w:val="0085398A"/>
    <w:rsid w:val="00853B9A"/>
    <w:rsid w:val="00853E65"/>
    <w:rsid w:val="00853F04"/>
    <w:rsid w:val="00854AAC"/>
    <w:rsid w:val="0085645B"/>
    <w:rsid w:val="0086048B"/>
    <w:rsid w:val="00863100"/>
    <w:rsid w:val="00863256"/>
    <w:rsid w:val="00864F14"/>
    <w:rsid w:val="00865CF0"/>
    <w:rsid w:val="00865F24"/>
    <w:rsid w:val="00866712"/>
    <w:rsid w:val="00867981"/>
    <w:rsid w:val="008715D8"/>
    <w:rsid w:val="00871D8A"/>
    <w:rsid w:val="00872702"/>
    <w:rsid w:val="008731B4"/>
    <w:rsid w:val="0087473E"/>
    <w:rsid w:val="0087619D"/>
    <w:rsid w:val="008777C8"/>
    <w:rsid w:val="00877DC7"/>
    <w:rsid w:val="00880CC0"/>
    <w:rsid w:val="00881F18"/>
    <w:rsid w:val="008825D9"/>
    <w:rsid w:val="008832A7"/>
    <w:rsid w:val="00884099"/>
    <w:rsid w:val="008846B6"/>
    <w:rsid w:val="00884E19"/>
    <w:rsid w:val="00884E68"/>
    <w:rsid w:val="008858FF"/>
    <w:rsid w:val="00886636"/>
    <w:rsid w:val="008912E3"/>
    <w:rsid w:val="00895937"/>
    <w:rsid w:val="00896FC1"/>
    <w:rsid w:val="00897087"/>
    <w:rsid w:val="008A07AB"/>
    <w:rsid w:val="008A0C38"/>
    <w:rsid w:val="008A111D"/>
    <w:rsid w:val="008A30D7"/>
    <w:rsid w:val="008A5229"/>
    <w:rsid w:val="008A6090"/>
    <w:rsid w:val="008A6575"/>
    <w:rsid w:val="008A754B"/>
    <w:rsid w:val="008B1715"/>
    <w:rsid w:val="008B1D75"/>
    <w:rsid w:val="008B2DA6"/>
    <w:rsid w:val="008B426A"/>
    <w:rsid w:val="008B4409"/>
    <w:rsid w:val="008B654A"/>
    <w:rsid w:val="008B6EDA"/>
    <w:rsid w:val="008B74B3"/>
    <w:rsid w:val="008C041D"/>
    <w:rsid w:val="008C11C3"/>
    <w:rsid w:val="008C138E"/>
    <w:rsid w:val="008C2001"/>
    <w:rsid w:val="008C289F"/>
    <w:rsid w:val="008C2D4A"/>
    <w:rsid w:val="008C3CF3"/>
    <w:rsid w:val="008C3D3D"/>
    <w:rsid w:val="008C4D5B"/>
    <w:rsid w:val="008C5144"/>
    <w:rsid w:val="008C5408"/>
    <w:rsid w:val="008C54CE"/>
    <w:rsid w:val="008C673A"/>
    <w:rsid w:val="008C7A0F"/>
    <w:rsid w:val="008D00F9"/>
    <w:rsid w:val="008D0E4C"/>
    <w:rsid w:val="008D271D"/>
    <w:rsid w:val="008D3315"/>
    <w:rsid w:val="008D3679"/>
    <w:rsid w:val="008D4DC7"/>
    <w:rsid w:val="008D5FF2"/>
    <w:rsid w:val="008D602A"/>
    <w:rsid w:val="008D60C1"/>
    <w:rsid w:val="008D7178"/>
    <w:rsid w:val="008D7572"/>
    <w:rsid w:val="008E0D1D"/>
    <w:rsid w:val="008E1BA9"/>
    <w:rsid w:val="008E270F"/>
    <w:rsid w:val="008E2D16"/>
    <w:rsid w:val="008E3FBC"/>
    <w:rsid w:val="008E596F"/>
    <w:rsid w:val="008E7714"/>
    <w:rsid w:val="008F0674"/>
    <w:rsid w:val="008F1C34"/>
    <w:rsid w:val="008F1E76"/>
    <w:rsid w:val="008F29BF"/>
    <w:rsid w:val="008F2A12"/>
    <w:rsid w:val="008F4DD9"/>
    <w:rsid w:val="008F5758"/>
    <w:rsid w:val="008F75E6"/>
    <w:rsid w:val="00900CE4"/>
    <w:rsid w:val="009011BA"/>
    <w:rsid w:val="009015A3"/>
    <w:rsid w:val="00901C0A"/>
    <w:rsid w:val="00903BE9"/>
    <w:rsid w:val="00904CE9"/>
    <w:rsid w:val="00906776"/>
    <w:rsid w:val="009070CC"/>
    <w:rsid w:val="0090720F"/>
    <w:rsid w:val="00910CA9"/>
    <w:rsid w:val="00911844"/>
    <w:rsid w:val="009129F4"/>
    <w:rsid w:val="00912CCB"/>
    <w:rsid w:val="00912DAA"/>
    <w:rsid w:val="00913B34"/>
    <w:rsid w:val="00914F9C"/>
    <w:rsid w:val="00915C6E"/>
    <w:rsid w:val="00916E1B"/>
    <w:rsid w:val="00920086"/>
    <w:rsid w:val="00920585"/>
    <w:rsid w:val="00921477"/>
    <w:rsid w:val="00921E1F"/>
    <w:rsid w:val="00922CC5"/>
    <w:rsid w:val="00922EE8"/>
    <w:rsid w:val="00922F35"/>
    <w:rsid w:val="009239A9"/>
    <w:rsid w:val="00924039"/>
    <w:rsid w:val="00924780"/>
    <w:rsid w:val="00926E65"/>
    <w:rsid w:val="009305DB"/>
    <w:rsid w:val="0093126A"/>
    <w:rsid w:val="009314D6"/>
    <w:rsid w:val="00932213"/>
    <w:rsid w:val="00933232"/>
    <w:rsid w:val="0093414D"/>
    <w:rsid w:val="009346A5"/>
    <w:rsid w:val="009354BB"/>
    <w:rsid w:val="00940C20"/>
    <w:rsid w:val="00940D99"/>
    <w:rsid w:val="00942B59"/>
    <w:rsid w:val="0094449F"/>
    <w:rsid w:val="0094543E"/>
    <w:rsid w:val="009502DF"/>
    <w:rsid w:val="009505D7"/>
    <w:rsid w:val="009506A7"/>
    <w:rsid w:val="009525C4"/>
    <w:rsid w:val="00952BA4"/>
    <w:rsid w:val="00954F9B"/>
    <w:rsid w:val="009558A8"/>
    <w:rsid w:val="00956683"/>
    <w:rsid w:val="009573B8"/>
    <w:rsid w:val="00957838"/>
    <w:rsid w:val="00957E4A"/>
    <w:rsid w:val="00960100"/>
    <w:rsid w:val="00960312"/>
    <w:rsid w:val="009606FB"/>
    <w:rsid w:val="00960A7A"/>
    <w:rsid w:val="0096527C"/>
    <w:rsid w:val="009655AA"/>
    <w:rsid w:val="009667C4"/>
    <w:rsid w:val="00970035"/>
    <w:rsid w:val="00970CA7"/>
    <w:rsid w:val="00971489"/>
    <w:rsid w:val="00972C7A"/>
    <w:rsid w:val="009731AC"/>
    <w:rsid w:val="009735D5"/>
    <w:rsid w:val="00974906"/>
    <w:rsid w:val="00974FD5"/>
    <w:rsid w:val="009750FD"/>
    <w:rsid w:val="0098256E"/>
    <w:rsid w:val="00982C36"/>
    <w:rsid w:val="00983CF9"/>
    <w:rsid w:val="00984ECB"/>
    <w:rsid w:val="00985939"/>
    <w:rsid w:val="009874E9"/>
    <w:rsid w:val="00987877"/>
    <w:rsid w:val="009904D6"/>
    <w:rsid w:val="00992480"/>
    <w:rsid w:val="009936BD"/>
    <w:rsid w:val="009949F9"/>
    <w:rsid w:val="00997495"/>
    <w:rsid w:val="0099764D"/>
    <w:rsid w:val="00997EB5"/>
    <w:rsid w:val="009A3D75"/>
    <w:rsid w:val="009A568B"/>
    <w:rsid w:val="009A5ADF"/>
    <w:rsid w:val="009A6AD0"/>
    <w:rsid w:val="009A716E"/>
    <w:rsid w:val="009A730C"/>
    <w:rsid w:val="009B0BAC"/>
    <w:rsid w:val="009B177A"/>
    <w:rsid w:val="009B1DCE"/>
    <w:rsid w:val="009B2FD1"/>
    <w:rsid w:val="009B452F"/>
    <w:rsid w:val="009B4E7D"/>
    <w:rsid w:val="009B5BF2"/>
    <w:rsid w:val="009B72BD"/>
    <w:rsid w:val="009B7531"/>
    <w:rsid w:val="009C0988"/>
    <w:rsid w:val="009C285D"/>
    <w:rsid w:val="009C28E5"/>
    <w:rsid w:val="009C2CC2"/>
    <w:rsid w:val="009C2CD8"/>
    <w:rsid w:val="009C2D54"/>
    <w:rsid w:val="009C3A2C"/>
    <w:rsid w:val="009C3C34"/>
    <w:rsid w:val="009C4988"/>
    <w:rsid w:val="009C50B2"/>
    <w:rsid w:val="009C5EF4"/>
    <w:rsid w:val="009C65BC"/>
    <w:rsid w:val="009C670E"/>
    <w:rsid w:val="009C7839"/>
    <w:rsid w:val="009D00A3"/>
    <w:rsid w:val="009D06AF"/>
    <w:rsid w:val="009D1BF7"/>
    <w:rsid w:val="009D2377"/>
    <w:rsid w:val="009D2765"/>
    <w:rsid w:val="009D38E8"/>
    <w:rsid w:val="009D433F"/>
    <w:rsid w:val="009D5056"/>
    <w:rsid w:val="009D5705"/>
    <w:rsid w:val="009D5ED1"/>
    <w:rsid w:val="009D5F78"/>
    <w:rsid w:val="009D63D3"/>
    <w:rsid w:val="009D7B51"/>
    <w:rsid w:val="009E00BE"/>
    <w:rsid w:val="009E081B"/>
    <w:rsid w:val="009E1646"/>
    <w:rsid w:val="009E28E3"/>
    <w:rsid w:val="009E311C"/>
    <w:rsid w:val="009E3B53"/>
    <w:rsid w:val="009E43F6"/>
    <w:rsid w:val="009E63B2"/>
    <w:rsid w:val="009E6B4E"/>
    <w:rsid w:val="009E6C61"/>
    <w:rsid w:val="009E7207"/>
    <w:rsid w:val="009F0488"/>
    <w:rsid w:val="009F0870"/>
    <w:rsid w:val="009F0B3D"/>
    <w:rsid w:val="009F0E2B"/>
    <w:rsid w:val="009F6123"/>
    <w:rsid w:val="00A005FC"/>
    <w:rsid w:val="00A00CC2"/>
    <w:rsid w:val="00A02388"/>
    <w:rsid w:val="00A0285B"/>
    <w:rsid w:val="00A030A1"/>
    <w:rsid w:val="00A0385F"/>
    <w:rsid w:val="00A056FB"/>
    <w:rsid w:val="00A057ED"/>
    <w:rsid w:val="00A10358"/>
    <w:rsid w:val="00A10B07"/>
    <w:rsid w:val="00A10DFD"/>
    <w:rsid w:val="00A12435"/>
    <w:rsid w:val="00A130F6"/>
    <w:rsid w:val="00A1371A"/>
    <w:rsid w:val="00A1395B"/>
    <w:rsid w:val="00A14766"/>
    <w:rsid w:val="00A14E4A"/>
    <w:rsid w:val="00A15349"/>
    <w:rsid w:val="00A167D4"/>
    <w:rsid w:val="00A21254"/>
    <w:rsid w:val="00A21D8E"/>
    <w:rsid w:val="00A21E64"/>
    <w:rsid w:val="00A21F2A"/>
    <w:rsid w:val="00A234F5"/>
    <w:rsid w:val="00A24BEE"/>
    <w:rsid w:val="00A251D7"/>
    <w:rsid w:val="00A25B38"/>
    <w:rsid w:val="00A25FB9"/>
    <w:rsid w:val="00A2684F"/>
    <w:rsid w:val="00A2721C"/>
    <w:rsid w:val="00A30DA4"/>
    <w:rsid w:val="00A31115"/>
    <w:rsid w:val="00A31613"/>
    <w:rsid w:val="00A3462D"/>
    <w:rsid w:val="00A34B57"/>
    <w:rsid w:val="00A34FFF"/>
    <w:rsid w:val="00A37868"/>
    <w:rsid w:val="00A408C5"/>
    <w:rsid w:val="00A41898"/>
    <w:rsid w:val="00A41AC6"/>
    <w:rsid w:val="00A43613"/>
    <w:rsid w:val="00A44244"/>
    <w:rsid w:val="00A44331"/>
    <w:rsid w:val="00A444E9"/>
    <w:rsid w:val="00A4793D"/>
    <w:rsid w:val="00A51556"/>
    <w:rsid w:val="00A544D0"/>
    <w:rsid w:val="00A54D5B"/>
    <w:rsid w:val="00A55218"/>
    <w:rsid w:val="00A556B5"/>
    <w:rsid w:val="00A559F3"/>
    <w:rsid w:val="00A55D21"/>
    <w:rsid w:val="00A56491"/>
    <w:rsid w:val="00A6157E"/>
    <w:rsid w:val="00A61CD0"/>
    <w:rsid w:val="00A620BE"/>
    <w:rsid w:val="00A626CA"/>
    <w:rsid w:val="00A62FEB"/>
    <w:rsid w:val="00A64321"/>
    <w:rsid w:val="00A656C6"/>
    <w:rsid w:val="00A65A24"/>
    <w:rsid w:val="00A67656"/>
    <w:rsid w:val="00A67919"/>
    <w:rsid w:val="00A67C04"/>
    <w:rsid w:val="00A67FBE"/>
    <w:rsid w:val="00A71AC7"/>
    <w:rsid w:val="00A72D59"/>
    <w:rsid w:val="00A74845"/>
    <w:rsid w:val="00A75440"/>
    <w:rsid w:val="00A7715E"/>
    <w:rsid w:val="00A775C5"/>
    <w:rsid w:val="00A777FB"/>
    <w:rsid w:val="00A8064D"/>
    <w:rsid w:val="00A81D1E"/>
    <w:rsid w:val="00A82754"/>
    <w:rsid w:val="00A82F98"/>
    <w:rsid w:val="00A84A6E"/>
    <w:rsid w:val="00A84C7A"/>
    <w:rsid w:val="00A85303"/>
    <w:rsid w:val="00A85717"/>
    <w:rsid w:val="00A860FC"/>
    <w:rsid w:val="00A90C36"/>
    <w:rsid w:val="00A90E30"/>
    <w:rsid w:val="00A94544"/>
    <w:rsid w:val="00A9466E"/>
    <w:rsid w:val="00A95441"/>
    <w:rsid w:val="00AA03DC"/>
    <w:rsid w:val="00AA0C4D"/>
    <w:rsid w:val="00AA1B20"/>
    <w:rsid w:val="00AA24D4"/>
    <w:rsid w:val="00AA25F2"/>
    <w:rsid w:val="00AA36C7"/>
    <w:rsid w:val="00AA4A15"/>
    <w:rsid w:val="00AA6CF0"/>
    <w:rsid w:val="00AA765C"/>
    <w:rsid w:val="00AA79A5"/>
    <w:rsid w:val="00AB179B"/>
    <w:rsid w:val="00AB2643"/>
    <w:rsid w:val="00AB2E2A"/>
    <w:rsid w:val="00AB6996"/>
    <w:rsid w:val="00AB6E37"/>
    <w:rsid w:val="00AC2F92"/>
    <w:rsid w:val="00AC36F5"/>
    <w:rsid w:val="00AC4C08"/>
    <w:rsid w:val="00AC4CC9"/>
    <w:rsid w:val="00AC5333"/>
    <w:rsid w:val="00AC56AF"/>
    <w:rsid w:val="00AD0953"/>
    <w:rsid w:val="00AD3FAE"/>
    <w:rsid w:val="00AD4095"/>
    <w:rsid w:val="00AD47E0"/>
    <w:rsid w:val="00AD4AA1"/>
    <w:rsid w:val="00AD5549"/>
    <w:rsid w:val="00AD5E81"/>
    <w:rsid w:val="00AD72E2"/>
    <w:rsid w:val="00AE1B5E"/>
    <w:rsid w:val="00AE1DE6"/>
    <w:rsid w:val="00AE2E64"/>
    <w:rsid w:val="00AE2EE9"/>
    <w:rsid w:val="00AE40AB"/>
    <w:rsid w:val="00AE4D0E"/>
    <w:rsid w:val="00AE5D11"/>
    <w:rsid w:val="00AE7465"/>
    <w:rsid w:val="00AE76E5"/>
    <w:rsid w:val="00AF11A7"/>
    <w:rsid w:val="00AF1296"/>
    <w:rsid w:val="00AF1B7C"/>
    <w:rsid w:val="00AF35FD"/>
    <w:rsid w:val="00AF5F8B"/>
    <w:rsid w:val="00AF6558"/>
    <w:rsid w:val="00AF75C3"/>
    <w:rsid w:val="00AF7A8C"/>
    <w:rsid w:val="00B00020"/>
    <w:rsid w:val="00B01919"/>
    <w:rsid w:val="00B02000"/>
    <w:rsid w:val="00B03675"/>
    <w:rsid w:val="00B042F2"/>
    <w:rsid w:val="00B0561B"/>
    <w:rsid w:val="00B068AC"/>
    <w:rsid w:val="00B06D1D"/>
    <w:rsid w:val="00B07D6C"/>
    <w:rsid w:val="00B1032A"/>
    <w:rsid w:val="00B1042D"/>
    <w:rsid w:val="00B121FE"/>
    <w:rsid w:val="00B14334"/>
    <w:rsid w:val="00B1457C"/>
    <w:rsid w:val="00B15883"/>
    <w:rsid w:val="00B1629E"/>
    <w:rsid w:val="00B1739F"/>
    <w:rsid w:val="00B216DD"/>
    <w:rsid w:val="00B21F95"/>
    <w:rsid w:val="00B222AF"/>
    <w:rsid w:val="00B22387"/>
    <w:rsid w:val="00B22BA6"/>
    <w:rsid w:val="00B23D6C"/>
    <w:rsid w:val="00B255A1"/>
    <w:rsid w:val="00B26325"/>
    <w:rsid w:val="00B26B09"/>
    <w:rsid w:val="00B301F4"/>
    <w:rsid w:val="00B302B8"/>
    <w:rsid w:val="00B31BE9"/>
    <w:rsid w:val="00B33384"/>
    <w:rsid w:val="00B3353A"/>
    <w:rsid w:val="00B3383A"/>
    <w:rsid w:val="00B33D88"/>
    <w:rsid w:val="00B36D4B"/>
    <w:rsid w:val="00B37607"/>
    <w:rsid w:val="00B41DB7"/>
    <w:rsid w:val="00B42DD1"/>
    <w:rsid w:val="00B4558C"/>
    <w:rsid w:val="00B47D86"/>
    <w:rsid w:val="00B47F82"/>
    <w:rsid w:val="00B52EA9"/>
    <w:rsid w:val="00B55611"/>
    <w:rsid w:val="00B55721"/>
    <w:rsid w:val="00B56460"/>
    <w:rsid w:val="00B56633"/>
    <w:rsid w:val="00B569A7"/>
    <w:rsid w:val="00B56DF1"/>
    <w:rsid w:val="00B57648"/>
    <w:rsid w:val="00B579D7"/>
    <w:rsid w:val="00B60B99"/>
    <w:rsid w:val="00B62058"/>
    <w:rsid w:val="00B62AF2"/>
    <w:rsid w:val="00B6557C"/>
    <w:rsid w:val="00B66058"/>
    <w:rsid w:val="00B70480"/>
    <w:rsid w:val="00B71A4B"/>
    <w:rsid w:val="00B71BE8"/>
    <w:rsid w:val="00B71F09"/>
    <w:rsid w:val="00B72EAA"/>
    <w:rsid w:val="00B73654"/>
    <w:rsid w:val="00B73E6D"/>
    <w:rsid w:val="00B74173"/>
    <w:rsid w:val="00B748DE"/>
    <w:rsid w:val="00B752F8"/>
    <w:rsid w:val="00B754DB"/>
    <w:rsid w:val="00B76487"/>
    <w:rsid w:val="00B769C8"/>
    <w:rsid w:val="00B76BFA"/>
    <w:rsid w:val="00B77227"/>
    <w:rsid w:val="00B77496"/>
    <w:rsid w:val="00B774B3"/>
    <w:rsid w:val="00B81A65"/>
    <w:rsid w:val="00B82CB6"/>
    <w:rsid w:val="00B833FB"/>
    <w:rsid w:val="00B8372B"/>
    <w:rsid w:val="00B848A0"/>
    <w:rsid w:val="00B877B5"/>
    <w:rsid w:val="00B87BD5"/>
    <w:rsid w:val="00B87CA9"/>
    <w:rsid w:val="00B9050E"/>
    <w:rsid w:val="00B90A76"/>
    <w:rsid w:val="00B912FE"/>
    <w:rsid w:val="00B9186D"/>
    <w:rsid w:val="00B9266E"/>
    <w:rsid w:val="00B936C0"/>
    <w:rsid w:val="00B945A9"/>
    <w:rsid w:val="00B957CD"/>
    <w:rsid w:val="00B9580F"/>
    <w:rsid w:val="00B9590A"/>
    <w:rsid w:val="00BA204B"/>
    <w:rsid w:val="00BA207D"/>
    <w:rsid w:val="00BA2DD8"/>
    <w:rsid w:val="00BA37A2"/>
    <w:rsid w:val="00BA4687"/>
    <w:rsid w:val="00BA4AB1"/>
    <w:rsid w:val="00BA57F1"/>
    <w:rsid w:val="00BA6728"/>
    <w:rsid w:val="00BA6BDD"/>
    <w:rsid w:val="00BA7141"/>
    <w:rsid w:val="00BB01E8"/>
    <w:rsid w:val="00BB033E"/>
    <w:rsid w:val="00BB11A6"/>
    <w:rsid w:val="00BB2546"/>
    <w:rsid w:val="00BB2AED"/>
    <w:rsid w:val="00BB2D69"/>
    <w:rsid w:val="00BB433F"/>
    <w:rsid w:val="00BB4830"/>
    <w:rsid w:val="00BB5928"/>
    <w:rsid w:val="00BB5B8D"/>
    <w:rsid w:val="00BB6884"/>
    <w:rsid w:val="00BB7B0A"/>
    <w:rsid w:val="00BB7D7E"/>
    <w:rsid w:val="00BB7EA9"/>
    <w:rsid w:val="00BC0456"/>
    <w:rsid w:val="00BC06AF"/>
    <w:rsid w:val="00BC15C4"/>
    <w:rsid w:val="00BC1D37"/>
    <w:rsid w:val="00BC3541"/>
    <w:rsid w:val="00BC666C"/>
    <w:rsid w:val="00BC6C62"/>
    <w:rsid w:val="00BD151B"/>
    <w:rsid w:val="00BD230E"/>
    <w:rsid w:val="00BD2C9E"/>
    <w:rsid w:val="00BD3439"/>
    <w:rsid w:val="00BD5219"/>
    <w:rsid w:val="00BD5322"/>
    <w:rsid w:val="00BD5AD8"/>
    <w:rsid w:val="00BD6D55"/>
    <w:rsid w:val="00BD75F0"/>
    <w:rsid w:val="00BD7752"/>
    <w:rsid w:val="00BE1C9D"/>
    <w:rsid w:val="00BE2CFE"/>
    <w:rsid w:val="00BE2F18"/>
    <w:rsid w:val="00BE2F62"/>
    <w:rsid w:val="00BE2FE5"/>
    <w:rsid w:val="00BE4E70"/>
    <w:rsid w:val="00BE6206"/>
    <w:rsid w:val="00BE6357"/>
    <w:rsid w:val="00BE6F3C"/>
    <w:rsid w:val="00BE7303"/>
    <w:rsid w:val="00BE7E92"/>
    <w:rsid w:val="00BE7F2D"/>
    <w:rsid w:val="00BF1800"/>
    <w:rsid w:val="00BF1981"/>
    <w:rsid w:val="00BF4141"/>
    <w:rsid w:val="00BF4AB0"/>
    <w:rsid w:val="00BF742F"/>
    <w:rsid w:val="00C02313"/>
    <w:rsid w:val="00C0577D"/>
    <w:rsid w:val="00C05A7B"/>
    <w:rsid w:val="00C069B5"/>
    <w:rsid w:val="00C06E82"/>
    <w:rsid w:val="00C07672"/>
    <w:rsid w:val="00C076F9"/>
    <w:rsid w:val="00C10C3D"/>
    <w:rsid w:val="00C113BE"/>
    <w:rsid w:val="00C11476"/>
    <w:rsid w:val="00C11B50"/>
    <w:rsid w:val="00C13AA8"/>
    <w:rsid w:val="00C144FB"/>
    <w:rsid w:val="00C14581"/>
    <w:rsid w:val="00C15BFF"/>
    <w:rsid w:val="00C17224"/>
    <w:rsid w:val="00C20548"/>
    <w:rsid w:val="00C21B07"/>
    <w:rsid w:val="00C22235"/>
    <w:rsid w:val="00C22A5E"/>
    <w:rsid w:val="00C24157"/>
    <w:rsid w:val="00C2498D"/>
    <w:rsid w:val="00C25090"/>
    <w:rsid w:val="00C2547F"/>
    <w:rsid w:val="00C25781"/>
    <w:rsid w:val="00C25E24"/>
    <w:rsid w:val="00C32EE0"/>
    <w:rsid w:val="00C33430"/>
    <w:rsid w:val="00C37701"/>
    <w:rsid w:val="00C40268"/>
    <w:rsid w:val="00C41329"/>
    <w:rsid w:val="00C42878"/>
    <w:rsid w:val="00C42B2C"/>
    <w:rsid w:val="00C445FF"/>
    <w:rsid w:val="00C45275"/>
    <w:rsid w:val="00C47602"/>
    <w:rsid w:val="00C52DAC"/>
    <w:rsid w:val="00C533A2"/>
    <w:rsid w:val="00C55211"/>
    <w:rsid w:val="00C55219"/>
    <w:rsid w:val="00C55441"/>
    <w:rsid w:val="00C55AEC"/>
    <w:rsid w:val="00C55FD8"/>
    <w:rsid w:val="00C56450"/>
    <w:rsid w:val="00C56CBA"/>
    <w:rsid w:val="00C57563"/>
    <w:rsid w:val="00C6101F"/>
    <w:rsid w:val="00C6138A"/>
    <w:rsid w:val="00C618F8"/>
    <w:rsid w:val="00C63B97"/>
    <w:rsid w:val="00C6408E"/>
    <w:rsid w:val="00C6458F"/>
    <w:rsid w:val="00C661A7"/>
    <w:rsid w:val="00C66B4B"/>
    <w:rsid w:val="00C66CB4"/>
    <w:rsid w:val="00C6786B"/>
    <w:rsid w:val="00C6790C"/>
    <w:rsid w:val="00C7110F"/>
    <w:rsid w:val="00C71757"/>
    <w:rsid w:val="00C73891"/>
    <w:rsid w:val="00C75E54"/>
    <w:rsid w:val="00C76CAC"/>
    <w:rsid w:val="00C822A7"/>
    <w:rsid w:val="00C82F33"/>
    <w:rsid w:val="00C83C41"/>
    <w:rsid w:val="00C84693"/>
    <w:rsid w:val="00C85B63"/>
    <w:rsid w:val="00C8717B"/>
    <w:rsid w:val="00C874F2"/>
    <w:rsid w:val="00C87B7F"/>
    <w:rsid w:val="00C87F91"/>
    <w:rsid w:val="00C910BE"/>
    <w:rsid w:val="00C92467"/>
    <w:rsid w:val="00C925DF"/>
    <w:rsid w:val="00C927AE"/>
    <w:rsid w:val="00C94EAE"/>
    <w:rsid w:val="00C97555"/>
    <w:rsid w:val="00CA004C"/>
    <w:rsid w:val="00CA128F"/>
    <w:rsid w:val="00CA1C08"/>
    <w:rsid w:val="00CA2234"/>
    <w:rsid w:val="00CA2771"/>
    <w:rsid w:val="00CA2D2D"/>
    <w:rsid w:val="00CA444F"/>
    <w:rsid w:val="00CA4C61"/>
    <w:rsid w:val="00CA597C"/>
    <w:rsid w:val="00CA628A"/>
    <w:rsid w:val="00CA77A1"/>
    <w:rsid w:val="00CB3640"/>
    <w:rsid w:val="00CB45DD"/>
    <w:rsid w:val="00CB79E7"/>
    <w:rsid w:val="00CC4590"/>
    <w:rsid w:val="00CC6F42"/>
    <w:rsid w:val="00CC769B"/>
    <w:rsid w:val="00CD00E5"/>
    <w:rsid w:val="00CD0BE5"/>
    <w:rsid w:val="00CD29C1"/>
    <w:rsid w:val="00CD2B32"/>
    <w:rsid w:val="00CD3D3B"/>
    <w:rsid w:val="00CD5E08"/>
    <w:rsid w:val="00CD5EE4"/>
    <w:rsid w:val="00CD688C"/>
    <w:rsid w:val="00CD7F47"/>
    <w:rsid w:val="00CE0153"/>
    <w:rsid w:val="00CE0A96"/>
    <w:rsid w:val="00CE12ED"/>
    <w:rsid w:val="00CE13BA"/>
    <w:rsid w:val="00CE1528"/>
    <w:rsid w:val="00CE1B68"/>
    <w:rsid w:val="00CE2C32"/>
    <w:rsid w:val="00CE2D55"/>
    <w:rsid w:val="00CE3368"/>
    <w:rsid w:val="00CE3E7E"/>
    <w:rsid w:val="00CE421A"/>
    <w:rsid w:val="00CE42BF"/>
    <w:rsid w:val="00CE5964"/>
    <w:rsid w:val="00CE5E0D"/>
    <w:rsid w:val="00CE6709"/>
    <w:rsid w:val="00CE6993"/>
    <w:rsid w:val="00CE736F"/>
    <w:rsid w:val="00CF1807"/>
    <w:rsid w:val="00CF40C6"/>
    <w:rsid w:val="00CF58C7"/>
    <w:rsid w:val="00CF6D40"/>
    <w:rsid w:val="00D01D5A"/>
    <w:rsid w:val="00D01DEF"/>
    <w:rsid w:val="00D03BC3"/>
    <w:rsid w:val="00D05EA6"/>
    <w:rsid w:val="00D06CDC"/>
    <w:rsid w:val="00D11CBF"/>
    <w:rsid w:val="00D1239F"/>
    <w:rsid w:val="00D125BA"/>
    <w:rsid w:val="00D12D3A"/>
    <w:rsid w:val="00D16B59"/>
    <w:rsid w:val="00D17923"/>
    <w:rsid w:val="00D2015D"/>
    <w:rsid w:val="00D2049A"/>
    <w:rsid w:val="00D25E57"/>
    <w:rsid w:val="00D27408"/>
    <w:rsid w:val="00D275FA"/>
    <w:rsid w:val="00D30C51"/>
    <w:rsid w:val="00D30D8C"/>
    <w:rsid w:val="00D317FF"/>
    <w:rsid w:val="00D32622"/>
    <w:rsid w:val="00D33E77"/>
    <w:rsid w:val="00D35602"/>
    <w:rsid w:val="00D36DE8"/>
    <w:rsid w:val="00D37968"/>
    <w:rsid w:val="00D37E11"/>
    <w:rsid w:val="00D37FBF"/>
    <w:rsid w:val="00D406B3"/>
    <w:rsid w:val="00D42A03"/>
    <w:rsid w:val="00D444D1"/>
    <w:rsid w:val="00D446DC"/>
    <w:rsid w:val="00D44A97"/>
    <w:rsid w:val="00D45FD0"/>
    <w:rsid w:val="00D46F95"/>
    <w:rsid w:val="00D47AC6"/>
    <w:rsid w:val="00D51884"/>
    <w:rsid w:val="00D52B37"/>
    <w:rsid w:val="00D53B6B"/>
    <w:rsid w:val="00D53FAD"/>
    <w:rsid w:val="00D55CB5"/>
    <w:rsid w:val="00D55E98"/>
    <w:rsid w:val="00D57062"/>
    <w:rsid w:val="00D57329"/>
    <w:rsid w:val="00D605F9"/>
    <w:rsid w:val="00D60F0A"/>
    <w:rsid w:val="00D61A0F"/>
    <w:rsid w:val="00D64441"/>
    <w:rsid w:val="00D648FE"/>
    <w:rsid w:val="00D6492B"/>
    <w:rsid w:val="00D64DBD"/>
    <w:rsid w:val="00D65EE0"/>
    <w:rsid w:val="00D665FD"/>
    <w:rsid w:val="00D70974"/>
    <w:rsid w:val="00D7459E"/>
    <w:rsid w:val="00D745E1"/>
    <w:rsid w:val="00D750A0"/>
    <w:rsid w:val="00D80CBF"/>
    <w:rsid w:val="00D820F2"/>
    <w:rsid w:val="00D82A3E"/>
    <w:rsid w:val="00D84834"/>
    <w:rsid w:val="00D84BA8"/>
    <w:rsid w:val="00D85889"/>
    <w:rsid w:val="00D85DDE"/>
    <w:rsid w:val="00D85E69"/>
    <w:rsid w:val="00D861EE"/>
    <w:rsid w:val="00D86CF1"/>
    <w:rsid w:val="00D9181C"/>
    <w:rsid w:val="00D91AB4"/>
    <w:rsid w:val="00D91BF9"/>
    <w:rsid w:val="00D929A4"/>
    <w:rsid w:val="00D95275"/>
    <w:rsid w:val="00D954B2"/>
    <w:rsid w:val="00D95C7C"/>
    <w:rsid w:val="00D97304"/>
    <w:rsid w:val="00D977C3"/>
    <w:rsid w:val="00D97C59"/>
    <w:rsid w:val="00DA002B"/>
    <w:rsid w:val="00DA013A"/>
    <w:rsid w:val="00DA2370"/>
    <w:rsid w:val="00DA2A79"/>
    <w:rsid w:val="00DA4312"/>
    <w:rsid w:val="00DA4380"/>
    <w:rsid w:val="00DA4672"/>
    <w:rsid w:val="00DA5A34"/>
    <w:rsid w:val="00DA5F4F"/>
    <w:rsid w:val="00DA6CC0"/>
    <w:rsid w:val="00DA72B1"/>
    <w:rsid w:val="00DA7B98"/>
    <w:rsid w:val="00DA7BE7"/>
    <w:rsid w:val="00DB1926"/>
    <w:rsid w:val="00DB53C6"/>
    <w:rsid w:val="00DB5A0E"/>
    <w:rsid w:val="00DB6741"/>
    <w:rsid w:val="00DB7527"/>
    <w:rsid w:val="00DB7F22"/>
    <w:rsid w:val="00DC1F6F"/>
    <w:rsid w:val="00DC35EA"/>
    <w:rsid w:val="00DC3E81"/>
    <w:rsid w:val="00DC4B36"/>
    <w:rsid w:val="00DC59D4"/>
    <w:rsid w:val="00DC6AE3"/>
    <w:rsid w:val="00DD14A4"/>
    <w:rsid w:val="00DD1D31"/>
    <w:rsid w:val="00DD339A"/>
    <w:rsid w:val="00DD36C3"/>
    <w:rsid w:val="00DD5DC5"/>
    <w:rsid w:val="00DD7924"/>
    <w:rsid w:val="00DE0680"/>
    <w:rsid w:val="00DE0B4F"/>
    <w:rsid w:val="00DE0E9F"/>
    <w:rsid w:val="00DE249A"/>
    <w:rsid w:val="00DE4403"/>
    <w:rsid w:val="00DE450D"/>
    <w:rsid w:val="00DE47D2"/>
    <w:rsid w:val="00DE586A"/>
    <w:rsid w:val="00DE5AE3"/>
    <w:rsid w:val="00DE686B"/>
    <w:rsid w:val="00DE74B7"/>
    <w:rsid w:val="00DF0D5F"/>
    <w:rsid w:val="00DF12B0"/>
    <w:rsid w:val="00DF1EBC"/>
    <w:rsid w:val="00DF3574"/>
    <w:rsid w:val="00DF4076"/>
    <w:rsid w:val="00DF4134"/>
    <w:rsid w:val="00DF486F"/>
    <w:rsid w:val="00DF57D2"/>
    <w:rsid w:val="00DF64D8"/>
    <w:rsid w:val="00DF6683"/>
    <w:rsid w:val="00DF6A98"/>
    <w:rsid w:val="00DF6AE1"/>
    <w:rsid w:val="00DF6E3D"/>
    <w:rsid w:val="00DF7FF5"/>
    <w:rsid w:val="00E0016D"/>
    <w:rsid w:val="00E00221"/>
    <w:rsid w:val="00E02DBF"/>
    <w:rsid w:val="00E049B9"/>
    <w:rsid w:val="00E04A8C"/>
    <w:rsid w:val="00E04A9B"/>
    <w:rsid w:val="00E07893"/>
    <w:rsid w:val="00E07F23"/>
    <w:rsid w:val="00E131DD"/>
    <w:rsid w:val="00E13287"/>
    <w:rsid w:val="00E13E3B"/>
    <w:rsid w:val="00E17344"/>
    <w:rsid w:val="00E17EBA"/>
    <w:rsid w:val="00E22FEA"/>
    <w:rsid w:val="00E23138"/>
    <w:rsid w:val="00E231B5"/>
    <w:rsid w:val="00E237E5"/>
    <w:rsid w:val="00E249CA"/>
    <w:rsid w:val="00E26DBD"/>
    <w:rsid w:val="00E27FA5"/>
    <w:rsid w:val="00E32042"/>
    <w:rsid w:val="00E33871"/>
    <w:rsid w:val="00E36AC5"/>
    <w:rsid w:val="00E3781D"/>
    <w:rsid w:val="00E404BB"/>
    <w:rsid w:val="00E422D1"/>
    <w:rsid w:val="00E426A9"/>
    <w:rsid w:val="00E43FC8"/>
    <w:rsid w:val="00E44876"/>
    <w:rsid w:val="00E44C3C"/>
    <w:rsid w:val="00E450C9"/>
    <w:rsid w:val="00E45CAC"/>
    <w:rsid w:val="00E45F59"/>
    <w:rsid w:val="00E479D2"/>
    <w:rsid w:val="00E519FF"/>
    <w:rsid w:val="00E5233A"/>
    <w:rsid w:val="00E53FAE"/>
    <w:rsid w:val="00E5403B"/>
    <w:rsid w:val="00E542B7"/>
    <w:rsid w:val="00E54F7F"/>
    <w:rsid w:val="00E5569C"/>
    <w:rsid w:val="00E55763"/>
    <w:rsid w:val="00E55D15"/>
    <w:rsid w:val="00E576A1"/>
    <w:rsid w:val="00E6089C"/>
    <w:rsid w:val="00E6160D"/>
    <w:rsid w:val="00E6216E"/>
    <w:rsid w:val="00E6326D"/>
    <w:rsid w:val="00E648C9"/>
    <w:rsid w:val="00E65F79"/>
    <w:rsid w:val="00E66006"/>
    <w:rsid w:val="00E66950"/>
    <w:rsid w:val="00E7046D"/>
    <w:rsid w:val="00E72007"/>
    <w:rsid w:val="00E75A6F"/>
    <w:rsid w:val="00E765E3"/>
    <w:rsid w:val="00E76F36"/>
    <w:rsid w:val="00E77955"/>
    <w:rsid w:val="00E77FB6"/>
    <w:rsid w:val="00E8166C"/>
    <w:rsid w:val="00E831C9"/>
    <w:rsid w:val="00E83EEA"/>
    <w:rsid w:val="00E83FB2"/>
    <w:rsid w:val="00E843A1"/>
    <w:rsid w:val="00E856C6"/>
    <w:rsid w:val="00E87267"/>
    <w:rsid w:val="00E87455"/>
    <w:rsid w:val="00E90926"/>
    <w:rsid w:val="00E90DB5"/>
    <w:rsid w:val="00E915A9"/>
    <w:rsid w:val="00E919CE"/>
    <w:rsid w:val="00E933AF"/>
    <w:rsid w:val="00E935CF"/>
    <w:rsid w:val="00E93B41"/>
    <w:rsid w:val="00E9480C"/>
    <w:rsid w:val="00E9504C"/>
    <w:rsid w:val="00E9587A"/>
    <w:rsid w:val="00E958F6"/>
    <w:rsid w:val="00E959DC"/>
    <w:rsid w:val="00E96A2E"/>
    <w:rsid w:val="00E96F78"/>
    <w:rsid w:val="00EA1D96"/>
    <w:rsid w:val="00EA2288"/>
    <w:rsid w:val="00EA24E8"/>
    <w:rsid w:val="00EA2C69"/>
    <w:rsid w:val="00EA4D0A"/>
    <w:rsid w:val="00EA589A"/>
    <w:rsid w:val="00EA58C6"/>
    <w:rsid w:val="00EA5D32"/>
    <w:rsid w:val="00EB0B2E"/>
    <w:rsid w:val="00EB16CE"/>
    <w:rsid w:val="00EB4519"/>
    <w:rsid w:val="00EC0379"/>
    <w:rsid w:val="00EC084F"/>
    <w:rsid w:val="00EC0ED9"/>
    <w:rsid w:val="00EC21F5"/>
    <w:rsid w:val="00EC2308"/>
    <w:rsid w:val="00EC42AE"/>
    <w:rsid w:val="00EC436A"/>
    <w:rsid w:val="00EC4B2A"/>
    <w:rsid w:val="00EC545A"/>
    <w:rsid w:val="00EC555B"/>
    <w:rsid w:val="00EC59B0"/>
    <w:rsid w:val="00EC5C58"/>
    <w:rsid w:val="00EC6C9C"/>
    <w:rsid w:val="00EC6FCF"/>
    <w:rsid w:val="00EC71DE"/>
    <w:rsid w:val="00ED0287"/>
    <w:rsid w:val="00ED032D"/>
    <w:rsid w:val="00ED043F"/>
    <w:rsid w:val="00ED0C96"/>
    <w:rsid w:val="00ED13C7"/>
    <w:rsid w:val="00ED13F0"/>
    <w:rsid w:val="00ED1B69"/>
    <w:rsid w:val="00ED2366"/>
    <w:rsid w:val="00ED2725"/>
    <w:rsid w:val="00ED34F5"/>
    <w:rsid w:val="00ED3A60"/>
    <w:rsid w:val="00ED407B"/>
    <w:rsid w:val="00ED4DB7"/>
    <w:rsid w:val="00ED5B48"/>
    <w:rsid w:val="00ED7B52"/>
    <w:rsid w:val="00EE129C"/>
    <w:rsid w:val="00EE1569"/>
    <w:rsid w:val="00EE2DBF"/>
    <w:rsid w:val="00EE40DD"/>
    <w:rsid w:val="00EE5811"/>
    <w:rsid w:val="00EF0584"/>
    <w:rsid w:val="00EF12AA"/>
    <w:rsid w:val="00EF1450"/>
    <w:rsid w:val="00EF44E4"/>
    <w:rsid w:val="00EF4918"/>
    <w:rsid w:val="00EF63E6"/>
    <w:rsid w:val="00EF6E1E"/>
    <w:rsid w:val="00EF7E4C"/>
    <w:rsid w:val="00F007F1"/>
    <w:rsid w:val="00F04F37"/>
    <w:rsid w:val="00F05435"/>
    <w:rsid w:val="00F1113C"/>
    <w:rsid w:val="00F12412"/>
    <w:rsid w:val="00F129FB"/>
    <w:rsid w:val="00F1304F"/>
    <w:rsid w:val="00F15F2B"/>
    <w:rsid w:val="00F15F81"/>
    <w:rsid w:val="00F16955"/>
    <w:rsid w:val="00F200EB"/>
    <w:rsid w:val="00F2101D"/>
    <w:rsid w:val="00F27437"/>
    <w:rsid w:val="00F3078D"/>
    <w:rsid w:val="00F30936"/>
    <w:rsid w:val="00F3171E"/>
    <w:rsid w:val="00F32CA1"/>
    <w:rsid w:val="00F331AD"/>
    <w:rsid w:val="00F33256"/>
    <w:rsid w:val="00F336CA"/>
    <w:rsid w:val="00F356A8"/>
    <w:rsid w:val="00F37AB7"/>
    <w:rsid w:val="00F37C94"/>
    <w:rsid w:val="00F4022D"/>
    <w:rsid w:val="00F439BC"/>
    <w:rsid w:val="00F44E8F"/>
    <w:rsid w:val="00F44F2E"/>
    <w:rsid w:val="00F46900"/>
    <w:rsid w:val="00F46B60"/>
    <w:rsid w:val="00F4747A"/>
    <w:rsid w:val="00F50E41"/>
    <w:rsid w:val="00F51B1C"/>
    <w:rsid w:val="00F52719"/>
    <w:rsid w:val="00F5316E"/>
    <w:rsid w:val="00F53217"/>
    <w:rsid w:val="00F54099"/>
    <w:rsid w:val="00F54F57"/>
    <w:rsid w:val="00F5515C"/>
    <w:rsid w:val="00F5535F"/>
    <w:rsid w:val="00F55552"/>
    <w:rsid w:val="00F56D68"/>
    <w:rsid w:val="00F60FAD"/>
    <w:rsid w:val="00F6257C"/>
    <w:rsid w:val="00F62B26"/>
    <w:rsid w:val="00F6342C"/>
    <w:rsid w:val="00F6374F"/>
    <w:rsid w:val="00F6531E"/>
    <w:rsid w:val="00F65700"/>
    <w:rsid w:val="00F66608"/>
    <w:rsid w:val="00F6782A"/>
    <w:rsid w:val="00F67A6D"/>
    <w:rsid w:val="00F71065"/>
    <w:rsid w:val="00F71081"/>
    <w:rsid w:val="00F719BF"/>
    <w:rsid w:val="00F71CF5"/>
    <w:rsid w:val="00F72C75"/>
    <w:rsid w:val="00F72DCC"/>
    <w:rsid w:val="00F73915"/>
    <w:rsid w:val="00F74599"/>
    <w:rsid w:val="00F75AFB"/>
    <w:rsid w:val="00F76719"/>
    <w:rsid w:val="00F8124E"/>
    <w:rsid w:val="00F8171E"/>
    <w:rsid w:val="00F83890"/>
    <w:rsid w:val="00F842A8"/>
    <w:rsid w:val="00F84FBF"/>
    <w:rsid w:val="00F87CE2"/>
    <w:rsid w:val="00F90437"/>
    <w:rsid w:val="00F90671"/>
    <w:rsid w:val="00F90BA9"/>
    <w:rsid w:val="00F90C0C"/>
    <w:rsid w:val="00F90D0B"/>
    <w:rsid w:val="00F93CAE"/>
    <w:rsid w:val="00F93D1E"/>
    <w:rsid w:val="00F9490A"/>
    <w:rsid w:val="00F95C29"/>
    <w:rsid w:val="00FA06AD"/>
    <w:rsid w:val="00FA2770"/>
    <w:rsid w:val="00FA42FD"/>
    <w:rsid w:val="00FA475A"/>
    <w:rsid w:val="00FA604F"/>
    <w:rsid w:val="00FAD222"/>
    <w:rsid w:val="00FB16F3"/>
    <w:rsid w:val="00FB1C2E"/>
    <w:rsid w:val="00FB29CB"/>
    <w:rsid w:val="00FB2C56"/>
    <w:rsid w:val="00FB31BB"/>
    <w:rsid w:val="00FB3600"/>
    <w:rsid w:val="00FB40AF"/>
    <w:rsid w:val="00FB413D"/>
    <w:rsid w:val="00FB435A"/>
    <w:rsid w:val="00FB4662"/>
    <w:rsid w:val="00FB5208"/>
    <w:rsid w:val="00FB6DB6"/>
    <w:rsid w:val="00FB73FE"/>
    <w:rsid w:val="00FB7CA1"/>
    <w:rsid w:val="00FC0AA9"/>
    <w:rsid w:val="00FC10F4"/>
    <w:rsid w:val="00FC1CF3"/>
    <w:rsid w:val="00FC75E8"/>
    <w:rsid w:val="00FC7641"/>
    <w:rsid w:val="00FC7E7F"/>
    <w:rsid w:val="00FD179E"/>
    <w:rsid w:val="00FD31BC"/>
    <w:rsid w:val="00FD335C"/>
    <w:rsid w:val="00FD3D9D"/>
    <w:rsid w:val="00FD42DA"/>
    <w:rsid w:val="00FD4E63"/>
    <w:rsid w:val="00FD59F4"/>
    <w:rsid w:val="00FD6A97"/>
    <w:rsid w:val="00FD6B21"/>
    <w:rsid w:val="00FD7BDD"/>
    <w:rsid w:val="00FD7D46"/>
    <w:rsid w:val="00FE3387"/>
    <w:rsid w:val="00FE36E3"/>
    <w:rsid w:val="00FE37D0"/>
    <w:rsid w:val="00FE59DD"/>
    <w:rsid w:val="00FE62A0"/>
    <w:rsid w:val="00FE7593"/>
    <w:rsid w:val="00FE7697"/>
    <w:rsid w:val="00FF0032"/>
    <w:rsid w:val="00FF037F"/>
    <w:rsid w:val="00FF2471"/>
    <w:rsid w:val="00FF3C3D"/>
    <w:rsid w:val="00FF47E0"/>
    <w:rsid w:val="00FF4853"/>
    <w:rsid w:val="00FF5B81"/>
    <w:rsid w:val="00FF623D"/>
    <w:rsid w:val="00FF6374"/>
    <w:rsid w:val="00FF6397"/>
    <w:rsid w:val="00FF64F3"/>
    <w:rsid w:val="00FF6AA4"/>
    <w:rsid w:val="00FF725A"/>
    <w:rsid w:val="0114367D"/>
    <w:rsid w:val="012258D1"/>
    <w:rsid w:val="012DE48A"/>
    <w:rsid w:val="015BE754"/>
    <w:rsid w:val="0169599E"/>
    <w:rsid w:val="016E9AF0"/>
    <w:rsid w:val="018D2A82"/>
    <w:rsid w:val="018FA906"/>
    <w:rsid w:val="01B56762"/>
    <w:rsid w:val="01BD27AC"/>
    <w:rsid w:val="01C468B6"/>
    <w:rsid w:val="01C7D715"/>
    <w:rsid w:val="01DACA6F"/>
    <w:rsid w:val="01F0CE9D"/>
    <w:rsid w:val="01FAA5FB"/>
    <w:rsid w:val="01FCC628"/>
    <w:rsid w:val="02104BAA"/>
    <w:rsid w:val="0212E044"/>
    <w:rsid w:val="0222C2A0"/>
    <w:rsid w:val="0279B154"/>
    <w:rsid w:val="02818228"/>
    <w:rsid w:val="029DEAED"/>
    <w:rsid w:val="02B4D9CC"/>
    <w:rsid w:val="02C0EDE5"/>
    <w:rsid w:val="02C76B64"/>
    <w:rsid w:val="02DA1DD2"/>
    <w:rsid w:val="02DEB1E7"/>
    <w:rsid w:val="031AEAD7"/>
    <w:rsid w:val="034523DF"/>
    <w:rsid w:val="03816BCC"/>
    <w:rsid w:val="03A4E417"/>
    <w:rsid w:val="03C6CE0D"/>
    <w:rsid w:val="03D6FF83"/>
    <w:rsid w:val="03DC500C"/>
    <w:rsid w:val="03E52795"/>
    <w:rsid w:val="0406178F"/>
    <w:rsid w:val="0442D57D"/>
    <w:rsid w:val="04A2D89A"/>
    <w:rsid w:val="04EF70AF"/>
    <w:rsid w:val="05222382"/>
    <w:rsid w:val="05370141"/>
    <w:rsid w:val="0543A152"/>
    <w:rsid w:val="05682ECD"/>
    <w:rsid w:val="05813801"/>
    <w:rsid w:val="0590A4F4"/>
    <w:rsid w:val="05A7AF73"/>
    <w:rsid w:val="05AC726B"/>
    <w:rsid w:val="05D1FD1F"/>
    <w:rsid w:val="05E5FA75"/>
    <w:rsid w:val="060B5B95"/>
    <w:rsid w:val="062C4911"/>
    <w:rsid w:val="063664A6"/>
    <w:rsid w:val="064FD347"/>
    <w:rsid w:val="0660267B"/>
    <w:rsid w:val="067F7832"/>
    <w:rsid w:val="06986E70"/>
    <w:rsid w:val="069CFCFB"/>
    <w:rsid w:val="06A79D0C"/>
    <w:rsid w:val="06BE5085"/>
    <w:rsid w:val="07086072"/>
    <w:rsid w:val="0714C63A"/>
    <w:rsid w:val="071B129C"/>
    <w:rsid w:val="0777BFE8"/>
    <w:rsid w:val="07913895"/>
    <w:rsid w:val="0792FCBC"/>
    <w:rsid w:val="079771DE"/>
    <w:rsid w:val="07E2E5CE"/>
    <w:rsid w:val="0837699F"/>
    <w:rsid w:val="086CFFD5"/>
    <w:rsid w:val="089ECDFE"/>
    <w:rsid w:val="08A22708"/>
    <w:rsid w:val="08A29EF1"/>
    <w:rsid w:val="08DD5F92"/>
    <w:rsid w:val="08E1AC64"/>
    <w:rsid w:val="08E801D3"/>
    <w:rsid w:val="08FAC98A"/>
    <w:rsid w:val="0907CBD8"/>
    <w:rsid w:val="0910B7B7"/>
    <w:rsid w:val="092C9D76"/>
    <w:rsid w:val="0931EBA5"/>
    <w:rsid w:val="093FC872"/>
    <w:rsid w:val="09758000"/>
    <w:rsid w:val="098680F6"/>
    <w:rsid w:val="099EF4FD"/>
    <w:rsid w:val="0A059837"/>
    <w:rsid w:val="0A20416A"/>
    <w:rsid w:val="0A56976E"/>
    <w:rsid w:val="0AF408D2"/>
    <w:rsid w:val="0B24FD85"/>
    <w:rsid w:val="0B2E7A17"/>
    <w:rsid w:val="0B315EB7"/>
    <w:rsid w:val="0B53EF4D"/>
    <w:rsid w:val="0B5EF236"/>
    <w:rsid w:val="0B7B3192"/>
    <w:rsid w:val="0B8E8099"/>
    <w:rsid w:val="0C044664"/>
    <w:rsid w:val="0C233AE4"/>
    <w:rsid w:val="0C6833EA"/>
    <w:rsid w:val="0C70B214"/>
    <w:rsid w:val="0C81834A"/>
    <w:rsid w:val="0CC17B40"/>
    <w:rsid w:val="0CFC2F3D"/>
    <w:rsid w:val="0D19CA16"/>
    <w:rsid w:val="0D3ABED2"/>
    <w:rsid w:val="0D421766"/>
    <w:rsid w:val="0D604266"/>
    <w:rsid w:val="0D70A6D6"/>
    <w:rsid w:val="0D7BADF1"/>
    <w:rsid w:val="0D821B4A"/>
    <w:rsid w:val="0D97C67C"/>
    <w:rsid w:val="0DA8EDCA"/>
    <w:rsid w:val="0DBDC23E"/>
    <w:rsid w:val="0DCFEF9B"/>
    <w:rsid w:val="0DE3652F"/>
    <w:rsid w:val="0E04ABDD"/>
    <w:rsid w:val="0E08E4C3"/>
    <w:rsid w:val="0E3564C8"/>
    <w:rsid w:val="0EC6C552"/>
    <w:rsid w:val="0F2B27A8"/>
    <w:rsid w:val="0F69BA2F"/>
    <w:rsid w:val="0F716263"/>
    <w:rsid w:val="0F766945"/>
    <w:rsid w:val="0F7BB0C3"/>
    <w:rsid w:val="0FB95BD5"/>
    <w:rsid w:val="10339F34"/>
    <w:rsid w:val="1060632F"/>
    <w:rsid w:val="106DC0B5"/>
    <w:rsid w:val="10970034"/>
    <w:rsid w:val="10A8E82F"/>
    <w:rsid w:val="10E36646"/>
    <w:rsid w:val="10EAFD5F"/>
    <w:rsid w:val="113F5423"/>
    <w:rsid w:val="11CCCB58"/>
    <w:rsid w:val="11EFAC35"/>
    <w:rsid w:val="11F8A489"/>
    <w:rsid w:val="123412BA"/>
    <w:rsid w:val="1263D4BE"/>
    <w:rsid w:val="126BC90F"/>
    <w:rsid w:val="12803E24"/>
    <w:rsid w:val="12D50724"/>
    <w:rsid w:val="12DE1087"/>
    <w:rsid w:val="12E9B1E5"/>
    <w:rsid w:val="13005B4A"/>
    <w:rsid w:val="13091D45"/>
    <w:rsid w:val="133E3E16"/>
    <w:rsid w:val="135E3E5D"/>
    <w:rsid w:val="1363E15B"/>
    <w:rsid w:val="13924D05"/>
    <w:rsid w:val="139475EB"/>
    <w:rsid w:val="13C2EC8B"/>
    <w:rsid w:val="13CAC47A"/>
    <w:rsid w:val="13FED066"/>
    <w:rsid w:val="14126D61"/>
    <w:rsid w:val="14363BE3"/>
    <w:rsid w:val="1441F513"/>
    <w:rsid w:val="14A062CB"/>
    <w:rsid w:val="14BD45F8"/>
    <w:rsid w:val="14C7FA06"/>
    <w:rsid w:val="1504786D"/>
    <w:rsid w:val="1507178D"/>
    <w:rsid w:val="150D9878"/>
    <w:rsid w:val="1512D3E4"/>
    <w:rsid w:val="15282F25"/>
    <w:rsid w:val="1534C474"/>
    <w:rsid w:val="15371755"/>
    <w:rsid w:val="154E4B0B"/>
    <w:rsid w:val="1556ECFF"/>
    <w:rsid w:val="158372F3"/>
    <w:rsid w:val="15900368"/>
    <w:rsid w:val="15AF4797"/>
    <w:rsid w:val="15CE5893"/>
    <w:rsid w:val="15E26087"/>
    <w:rsid w:val="15EAB6C5"/>
    <w:rsid w:val="15F61015"/>
    <w:rsid w:val="15F6A314"/>
    <w:rsid w:val="163AA7C1"/>
    <w:rsid w:val="164C955B"/>
    <w:rsid w:val="16A2D155"/>
    <w:rsid w:val="16A78960"/>
    <w:rsid w:val="16B78C31"/>
    <w:rsid w:val="16F7793A"/>
    <w:rsid w:val="16FF75C5"/>
    <w:rsid w:val="17052A3A"/>
    <w:rsid w:val="1744520B"/>
    <w:rsid w:val="17648EA2"/>
    <w:rsid w:val="17F3C979"/>
    <w:rsid w:val="18092747"/>
    <w:rsid w:val="185C4352"/>
    <w:rsid w:val="1884B21F"/>
    <w:rsid w:val="1891D10A"/>
    <w:rsid w:val="1892CBB2"/>
    <w:rsid w:val="189E6327"/>
    <w:rsid w:val="18EAC695"/>
    <w:rsid w:val="18F65E2C"/>
    <w:rsid w:val="18FA4C0D"/>
    <w:rsid w:val="1915F74F"/>
    <w:rsid w:val="194C32F3"/>
    <w:rsid w:val="19574E77"/>
    <w:rsid w:val="1995AEB2"/>
    <w:rsid w:val="19C1837E"/>
    <w:rsid w:val="19E1FD7E"/>
    <w:rsid w:val="1A28D9B7"/>
    <w:rsid w:val="1A3C96DE"/>
    <w:rsid w:val="1A437473"/>
    <w:rsid w:val="1A4F5CF6"/>
    <w:rsid w:val="1A541BC1"/>
    <w:rsid w:val="1A626B5C"/>
    <w:rsid w:val="1A7A0703"/>
    <w:rsid w:val="1AC4BD7D"/>
    <w:rsid w:val="1ACB0B8C"/>
    <w:rsid w:val="1AD59117"/>
    <w:rsid w:val="1AE78CBE"/>
    <w:rsid w:val="1AEF22DC"/>
    <w:rsid w:val="1B15321E"/>
    <w:rsid w:val="1B277FA6"/>
    <w:rsid w:val="1B388D0D"/>
    <w:rsid w:val="1B3C3153"/>
    <w:rsid w:val="1B464FCB"/>
    <w:rsid w:val="1B569C04"/>
    <w:rsid w:val="1B5F88B0"/>
    <w:rsid w:val="1B7C29AC"/>
    <w:rsid w:val="1B8265D2"/>
    <w:rsid w:val="1B853D6F"/>
    <w:rsid w:val="1B915C86"/>
    <w:rsid w:val="1B97E9BF"/>
    <w:rsid w:val="1BBD903A"/>
    <w:rsid w:val="1C16B904"/>
    <w:rsid w:val="1C320459"/>
    <w:rsid w:val="1C3EDF07"/>
    <w:rsid w:val="1C5169D8"/>
    <w:rsid w:val="1C60821F"/>
    <w:rsid w:val="1C7D406E"/>
    <w:rsid w:val="1C8BED47"/>
    <w:rsid w:val="1C8EAE05"/>
    <w:rsid w:val="1CE52BEC"/>
    <w:rsid w:val="1CFF1914"/>
    <w:rsid w:val="1D1B502D"/>
    <w:rsid w:val="1D1DB050"/>
    <w:rsid w:val="1DBD1A3A"/>
    <w:rsid w:val="1DD8CF77"/>
    <w:rsid w:val="1DD99F83"/>
    <w:rsid w:val="1DFE5084"/>
    <w:rsid w:val="1E0BEA66"/>
    <w:rsid w:val="1E211214"/>
    <w:rsid w:val="1E3C31A5"/>
    <w:rsid w:val="1E5A3CCE"/>
    <w:rsid w:val="1E6D95D2"/>
    <w:rsid w:val="1E78AAA2"/>
    <w:rsid w:val="1E7C9FED"/>
    <w:rsid w:val="1E8139E9"/>
    <w:rsid w:val="1E89C530"/>
    <w:rsid w:val="1E8DFA71"/>
    <w:rsid w:val="1E8E1DC1"/>
    <w:rsid w:val="1E964F29"/>
    <w:rsid w:val="1E994A39"/>
    <w:rsid w:val="1EA8B79D"/>
    <w:rsid w:val="1EE9A024"/>
    <w:rsid w:val="1EEC0FA9"/>
    <w:rsid w:val="1F05D50D"/>
    <w:rsid w:val="1F12611B"/>
    <w:rsid w:val="1F2ED3BC"/>
    <w:rsid w:val="1F4CCEA2"/>
    <w:rsid w:val="1F98FA32"/>
    <w:rsid w:val="1FA9FBBC"/>
    <w:rsid w:val="1FC7B73E"/>
    <w:rsid w:val="1FCD349E"/>
    <w:rsid w:val="200CF1F6"/>
    <w:rsid w:val="20428B48"/>
    <w:rsid w:val="2050CD7E"/>
    <w:rsid w:val="2051E982"/>
    <w:rsid w:val="2073E290"/>
    <w:rsid w:val="20B2A051"/>
    <w:rsid w:val="20EB3776"/>
    <w:rsid w:val="20EEFCD9"/>
    <w:rsid w:val="2118C39B"/>
    <w:rsid w:val="213147F3"/>
    <w:rsid w:val="213D2589"/>
    <w:rsid w:val="215FCC82"/>
    <w:rsid w:val="217A769B"/>
    <w:rsid w:val="21B1B0D2"/>
    <w:rsid w:val="21CB44FB"/>
    <w:rsid w:val="21EB947C"/>
    <w:rsid w:val="22081B52"/>
    <w:rsid w:val="2211DF67"/>
    <w:rsid w:val="22429E99"/>
    <w:rsid w:val="2245F655"/>
    <w:rsid w:val="22921D03"/>
    <w:rsid w:val="2294EDA1"/>
    <w:rsid w:val="2299340D"/>
    <w:rsid w:val="2316E6A3"/>
    <w:rsid w:val="237FDCDA"/>
    <w:rsid w:val="23835959"/>
    <w:rsid w:val="238707F5"/>
    <w:rsid w:val="2394B160"/>
    <w:rsid w:val="239BB90C"/>
    <w:rsid w:val="23D59790"/>
    <w:rsid w:val="240C64DE"/>
    <w:rsid w:val="243F8B2E"/>
    <w:rsid w:val="244A8A51"/>
    <w:rsid w:val="24547068"/>
    <w:rsid w:val="24606F94"/>
    <w:rsid w:val="2466FB70"/>
    <w:rsid w:val="24802FBD"/>
    <w:rsid w:val="24A1ABA6"/>
    <w:rsid w:val="24A90304"/>
    <w:rsid w:val="24B0FD91"/>
    <w:rsid w:val="24B2803C"/>
    <w:rsid w:val="24B8602C"/>
    <w:rsid w:val="24BA32AC"/>
    <w:rsid w:val="24C3215C"/>
    <w:rsid w:val="2501D9C4"/>
    <w:rsid w:val="2502792F"/>
    <w:rsid w:val="250535A3"/>
    <w:rsid w:val="2514C864"/>
    <w:rsid w:val="25203319"/>
    <w:rsid w:val="254EEBEC"/>
    <w:rsid w:val="2565210E"/>
    <w:rsid w:val="2566673F"/>
    <w:rsid w:val="258EF2FB"/>
    <w:rsid w:val="25D9EF47"/>
    <w:rsid w:val="25E044C4"/>
    <w:rsid w:val="25E1E6D3"/>
    <w:rsid w:val="25E1E7DF"/>
    <w:rsid w:val="25E84168"/>
    <w:rsid w:val="26578592"/>
    <w:rsid w:val="265ABD3B"/>
    <w:rsid w:val="26653D4F"/>
    <w:rsid w:val="2670FC15"/>
    <w:rsid w:val="26820073"/>
    <w:rsid w:val="268D0185"/>
    <w:rsid w:val="27041C81"/>
    <w:rsid w:val="2716FBAB"/>
    <w:rsid w:val="271F7D23"/>
    <w:rsid w:val="274C3D32"/>
    <w:rsid w:val="27614F2F"/>
    <w:rsid w:val="276A34CE"/>
    <w:rsid w:val="27711993"/>
    <w:rsid w:val="2790A8E0"/>
    <w:rsid w:val="279A07CE"/>
    <w:rsid w:val="27C65C04"/>
    <w:rsid w:val="27E699F6"/>
    <w:rsid w:val="2836CC90"/>
    <w:rsid w:val="28643E6F"/>
    <w:rsid w:val="28745451"/>
    <w:rsid w:val="28B420CA"/>
    <w:rsid w:val="28C3FAFA"/>
    <w:rsid w:val="28F0D395"/>
    <w:rsid w:val="290DF641"/>
    <w:rsid w:val="29477558"/>
    <w:rsid w:val="294D77E9"/>
    <w:rsid w:val="2954E68B"/>
    <w:rsid w:val="295DEA00"/>
    <w:rsid w:val="2972C7C1"/>
    <w:rsid w:val="29778435"/>
    <w:rsid w:val="297AC8AB"/>
    <w:rsid w:val="2998A2E0"/>
    <w:rsid w:val="29AF47EC"/>
    <w:rsid w:val="29BF860E"/>
    <w:rsid w:val="29D987E4"/>
    <w:rsid w:val="2A013CF7"/>
    <w:rsid w:val="2A1185AE"/>
    <w:rsid w:val="2A22A9B5"/>
    <w:rsid w:val="2A423558"/>
    <w:rsid w:val="2A4A1CB5"/>
    <w:rsid w:val="2A6A7397"/>
    <w:rsid w:val="2A7656EB"/>
    <w:rsid w:val="2A911F3A"/>
    <w:rsid w:val="2AAC13AD"/>
    <w:rsid w:val="2AD9C0F3"/>
    <w:rsid w:val="2AE6811E"/>
    <w:rsid w:val="2AFA4AAB"/>
    <w:rsid w:val="2B54385A"/>
    <w:rsid w:val="2BABF200"/>
    <w:rsid w:val="2BC2A38F"/>
    <w:rsid w:val="2BEFF95F"/>
    <w:rsid w:val="2C1EF8C7"/>
    <w:rsid w:val="2C2AA60E"/>
    <w:rsid w:val="2C3F17B6"/>
    <w:rsid w:val="2C59D3A5"/>
    <w:rsid w:val="2C7D92A8"/>
    <w:rsid w:val="2C89CF44"/>
    <w:rsid w:val="2C8A0214"/>
    <w:rsid w:val="2C9653F1"/>
    <w:rsid w:val="2C979AF7"/>
    <w:rsid w:val="2CA517FD"/>
    <w:rsid w:val="2CE93E77"/>
    <w:rsid w:val="2D001ADF"/>
    <w:rsid w:val="2D1A89BB"/>
    <w:rsid w:val="2D351E80"/>
    <w:rsid w:val="2D4F3137"/>
    <w:rsid w:val="2D6BB9FC"/>
    <w:rsid w:val="2D7D16ED"/>
    <w:rsid w:val="2DB30861"/>
    <w:rsid w:val="2DBC1706"/>
    <w:rsid w:val="2DCCF237"/>
    <w:rsid w:val="2DD54B61"/>
    <w:rsid w:val="2E39F570"/>
    <w:rsid w:val="2E5508A9"/>
    <w:rsid w:val="2F096E65"/>
    <w:rsid w:val="2F31BEFA"/>
    <w:rsid w:val="2F7FC518"/>
    <w:rsid w:val="2F835D56"/>
    <w:rsid w:val="2FB5B2A3"/>
    <w:rsid w:val="2FC5D188"/>
    <w:rsid w:val="2FCBBFE7"/>
    <w:rsid w:val="2FFCA260"/>
    <w:rsid w:val="302587CC"/>
    <w:rsid w:val="3027C3E7"/>
    <w:rsid w:val="303E2E08"/>
    <w:rsid w:val="3046E11B"/>
    <w:rsid w:val="305D9369"/>
    <w:rsid w:val="307DAAE7"/>
    <w:rsid w:val="309EA7FA"/>
    <w:rsid w:val="30BA8360"/>
    <w:rsid w:val="30BFDF07"/>
    <w:rsid w:val="30E93B53"/>
    <w:rsid w:val="311F9FCD"/>
    <w:rsid w:val="31A97D4B"/>
    <w:rsid w:val="31B7466F"/>
    <w:rsid w:val="31BDFAC9"/>
    <w:rsid w:val="31F9E112"/>
    <w:rsid w:val="31FA6ECB"/>
    <w:rsid w:val="321FA7D7"/>
    <w:rsid w:val="323C2FE3"/>
    <w:rsid w:val="32581D8D"/>
    <w:rsid w:val="32723B77"/>
    <w:rsid w:val="32748FF1"/>
    <w:rsid w:val="32A1C70E"/>
    <w:rsid w:val="32A64220"/>
    <w:rsid w:val="32A7C251"/>
    <w:rsid w:val="32C75E05"/>
    <w:rsid w:val="32E3D127"/>
    <w:rsid w:val="3340C3AE"/>
    <w:rsid w:val="334C6265"/>
    <w:rsid w:val="33664DA1"/>
    <w:rsid w:val="339613BC"/>
    <w:rsid w:val="33D5A9F4"/>
    <w:rsid w:val="33EBD806"/>
    <w:rsid w:val="344CD5B6"/>
    <w:rsid w:val="346EE8B6"/>
    <w:rsid w:val="348EB77F"/>
    <w:rsid w:val="34940498"/>
    <w:rsid w:val="34A3FBBA"/>
    <w:rsid w:val="34B2D4C2"/>
    <w:rsid w:val="34B3DAD9"/>
    <w:rsid w:val="34B64A7C"/>
    <w:rsid w:val="34C628D9"/>
    <w:rsid w:val="34D72E6A"/>
    <w:rsid w:val="34EDBC50"/>
    <w:rsid w:val="34F80A93"/>
    <w:rsid w:val="34FCE81A"/>
    <w:rsid w:val="3504F784"/>
    <w:rsid w:val="351ECE94"/>
    <w:rsid w:val="35296803"/>
    <w:rsid w:val="352BF726"/>
    <w:rsid w:val="3567A312"/>
    <w:rsid w:val="3569E1FE"/>
    <w:rsid w:val="35B5BD8F"/>
    <w:rsid w:val="35ECCD3A"/>
    <w:rsid w:val="35F40786"/>
    <w:rsid w:val="36091FE8"/>
    <w:rsid w:val="362EC254"/>
    <w:rsid w:val="3641E71D"/>
    <w:rsid w:val="364B5500"/>
    <w:rsid w:val="368056B0"/>
    <w:rsid w:val="3699B686"/>
    <w:rsid w:val="36A625FB"/>
    <w:rsid w:val="36C6CD28"/>
    <w:rsid w:val="37161427"/>
    <w:rsid w:val="37181470"/>
    <w:rsid w:val="374A5305"/>
    <w:rsid w:val="374D5F2A"/>
    <w:rsid w:val="375F895E"/>
    <w:rsid w:val="3762E831"/>
    <w:rsid w:val="37703266"/>
    <w:rsid w:val="37890C10"/>
    <w:rsid w:val="37F6F357"/>
    <w:rsid w:val="3809E7AE"/>
    <w:rsid w:val="38392DC4"/>
    <w:rsid w:val="38531734"/>
    <w:rsid w:val="38658EB4"/>
    <w:rsid w:val="387F6E14"/>
    <w:rsid w:val="38B72F8F"/>
    <w:rsid w:val="38BA4EE5"/>
    <w:rsid w:val="391B8291"/>
    <w:rsid w:val="3957B121"/>
    <w:rsid w:val="395E382C"/>
    <w:rsid w:val="39BF11C9"/>
    <w:rsid w:val="39DC0F2B"/>
    <w:rsid w:val="39DC90B2"/>
    <w:rsid w:val="39ED1AE5"/>
    <w:rsid w:val="39F3FB4D"/>
    <w:rsid w:val="3A52CE5A"/>
    <w:rsid w:val="3A5A50E7"/>
    <w:rsid w:val="3A8A582F"/>
    <w:rsid w:val="3AA2DDA3"/>
    <w:rsid w:val="3AC658E6"/>
    <w:rsid w:val="3AD7A692"/>
    <w:rsid w:val="3AFB43AA"/>
    <w:rsid w:val="3B1B5963"/>
    <w:rsid w:val="3B2986B7"/>
    <w:rsid w:val="3B417AD5"/>
    <w:rsid w:val="3B4374DB"/>
    <w:rsid w:val="3B56F92C"/>
    <w:rsid w:val="3B724B1F"/>
    <w:rsid w:val="3B750B71"/>
    <w:rsid w:val="3C0B07EA"/>
    <w:rsid w:val="3C220C28"/>
    <w:rsid w:val="3C2997F9"/>
    <w:rsid w:val="3C4044F9"/>
    <w:rsid w:val="3C4E5634"/>
    <w:rsid w:val="3C6E17A4"/>
    <w:rsid w:val="3C7313D9"/>
    <w:rsid w:val="3CF3CAD3"/>
    <w:rsid w:val="3D59D950"/>
    <w:rsid w:val="3D90E993"/>
    <w:rsid w:val="3DC0AA81"/>
    <w:rsid w:val="3DC1B7E6"/>
    <w:rsid w:val="3DF2CEBE"/>
    <w:rsid w:val="3DFF0D3D"/>
    <w:rsid w:val="3E3474D9"/>
    <w:rsid w:val="3EB06EDF"/>
    <w:rsid w:val="3EC43DF7"/>
    <w:rsid w:val="3ED4B26E"/>
    <w:rsid w:val="3F145C2C"/>
    <w:rsid w:val="3F19FC46"/>
    <w:rsid w:val="3F49FABE"/>
    <w:rsid w:val="3F6E2C9E"/>
    <w:rsid w:val="3F7324BC"/>
    <w:rsid w:val="3FA6D7A8"/>
    <w:rsid w:val="3FF5765D"/>
    <w:rsid w:val="3FF8A1B8"/>
    <w:rsid w:val="4054944F"/>
    <w:rsid w:val="40555A55"/>
    <w:rsid w:val="4064D72D"/>
    <w:rsid w:val="4064F535"/>
    <w:rsid w:val="4079359C"/>
    <w:rsid w:val="40880643"/>
    <w:rsid w:val="40E5F0C1"/>
    <w:rsid w:val="416086CA"/>
    <w:rsid w:val="41A0D25E"/>
    <w:rsid w:val="41A4FE02"/>
    <w:rsid w:val="41DB8491"/>
    <w:rsid w:val="425C2CE6"/>
    <w:rsid w:val="42855F24"/>
    <w:rsid w:val="42960617"/>
    <w:rsid w:val="42A8645C"/>
    <w:rsid w:val="43034814"/>
    <w:rsid w:val="4308EDEA"/>
    <w:rsid w:val="43288CAF"/>
    <w:rsid w:val="4348D10D"/>
    <w:rsid w:val="435D310F"/>
    <w:rsid w:val="436F74BE"/>
    <w:rsid w:val="43A767F6"/>
    <w:rsid w:val="43B13109"/>
    <w:rsid w:val="43B6A481"/>
    <w:rsid w:val="43C4D182"/>
    <w:rsid w:val="441A9EF0"/>
    <w:rsid w:val="44275F7C"/>
    <w:rsid w:val="44278B39"/>
    <w:rsid w:val="4443A634"/>
    <w:rsid w:val="449A93FD"/>
    <w:rsid w:val="44B011E2"/>
    <w:rsid w:val="44CFBD04"/>
    <w:rsid w:val="44E9E44B"/>
    <w:rsid w:val="44FD1D30"/>
    <w:rsid w:val="451E411D"/>
    <w:rsid w:val="452DBB4F"/>
    <w:rsid w:val="457FA2AB"/>
    <w:rsid w:val="45B84F6D"/>
    <w:rsid w:val="45DB5568"/>
    <w:rsid w:val="45F6031E"/>
    <w:rsid w:val="460348C5"/>
    <w:rsid w:val="460B29DE"/>
    <w:rsid w:val="46275913"/>
    <w:rsid w:val="462A8115"/>
    <w:rsid w:val="4636F0A2"/>
    <w:rsid w:val="4668D1A8"/>
    <w:rsid w:val="466F453A"/>
    <w:rsid w:val="46704771"/>
    <w:rsid w:val="4677B25E"/>
    <w:rsid w:val="4688069E"/>
    <w:rsid w:val="46A6BD11"/>
    <w:rsid w:val="46C27761"/>
    <w:rsid w:val="46E1E6F0"/>
    <w:rsid w:val="46E373C4"/>
    <w:rsid w:val="47007CFD"/>
    <w:rsid w:val="47701F89"/>
    <w:rsid w:val="477A2213"/>
    <w:rsid w:val="477B73B5"/>
    <w:rsid w:val="479C6762"/>
    <w:rsid w:val="47C7CCA2"/>
    <w:rsid w:val="47E0C825"/>
    <w:rsid w:val="47EF0716"/>
    <w:rsid w:val="4802AF6F"/>
    <w:rsid w:val="482126BF"/>
    <w:rsid w:val="4825DE1C"/>
    <w:rsid w:val="482F7A36"/>
    <w:rsid w:val="485124D3"/>
    <w:rsid w:val="489EDC52"/>
    <w:rsid w:val="48A380C1"/>
    <w:rsid w:val="48F154DB"/>
    <w:rsid w:val="493ACCB7"/>
    <w:rsid w:val="49584AD8"/>
    <w:rsid w:val="495F9BA3"/>
    <w:rsid w:val="49713FA5"/>
    <w:rsid w:val="497C7D0E"/>
    <w:rsid w:val="4985AC1A"/>
    <w:rsid w:val="499EE393"/>
    <w:rsid w:val="49A0BA80"/>
    <w:rsid w:val="49B244D6"/>
    <w:rsid w:val="49CF0E74"/>
    <w:rsid w:val="49D4E7AD"/>
    <w:rsid w:val="49F43BC8"/>
    <w:rsid w:val="49FD5643"/>
    <w:rsid w:val="49FD85AF"/>
    <w:rsid w:val="4A029409"/>
    <w:rsid w:val="4A08E358"/>
    <w:rsid w:val="4A1613B8"/>
    <w:rsid w:val="4A1DDE62"/>
    <w:rsid w:val="4A3D68F3"/>
    <w:rsid w:val="4A5F6671"/>
    <w:rsid w:val="4ABF5EA9"/>
    <w:rsid w:val="4AC42896"/>
    <w:rsid w:val="4AF77938"/>
    <w:rsid w:val="4B0685BE"/>
    <w:rsid w:val="4B2BBB7F"/>
    <w:rsid w:val="4B5B4451"/>
    <w:rsid w:val="4B98AB7D"/>
    <w:rsid w:val="4BCFDF78"/>
    <w:rsid w:val="4BD7D0B9"/>
    <w:rsid w:val="4C023744"/>
    <w:rsid w:val="4C0836C0"/>
    <w:rsid w:val="4C62EEED"/>
    <w:rsid w:val="4C90109B"/>
    <w:rsid w:val="4C9C9FDF"/>
    <w:rsid w:val="4CBEF7E3"/>
    <w:rsid w:val="4CC46CEF"/>
    <w:rsid w:val="4CCF1629"/>
    <w:rsid w:val="4CD6024A"/>
    <w:rsid w:val="4D02F897"/>
    <w:rsid w:val="4D2BE839"/>
    <w:rsid w:val="4D4C148A"/>
    <w:rsid w:val="4D524B32"/>
    <w:rsid w:val="4D697EE1"/>
    <w:rsid w:val="4D7DB180"/>
    <w:rsid w:val="4DC6A0C2"/>
    <w:rsid w:val="4DCD61F2"/>
    <w:rsid w:val="4DEF953D"/>
    <w:rsid w:val="4E112AD4"/>
    <w:rsid w:val="4E2E0389"/>
    <w:rsid w:val="4E486A8E"/>
    <w:rsid w:val="4E5D7E2C"/>
    <w:rsid w:val="4E6F1EF3"/>
    <w:rsid w:val="4E85693B"/>
    <w:rsid w:val="4E8E4861"/>
    <w:rsid w:val="4EB2644F"/>
    <w:rsid w:val="4EB27C18"/>
    <w:rsid w:val="4EB42418"/>
    <w:rsid w:val="4EB4B2DA"/>
    <w:rsid w:val="4ED0EC57"/>
    <w:rsid w:val="4EE3F1BD"/>
    <w:rsid w:val="4EFDE1C3"/>
    <w:rsid w:val="4F00D173"/>
    <w:rsid w:val="4F0FBDFD"/>
    <w:rsid w:val="4F29F454"/>
    <w:rsid w:val="4F5926FE"/>
    <w:rsid w:val="4FB758D0"/>
    <w:rsid w:val="4FD70A94"/>
    <w:rsid w:val="4FFF28B5"/>
    <w:rsid w:val="501B710E"/>
    <w:rsid w:val="50314F8C"/>
    <w:rsid w:val="505E2F6D"/>
    <w:rsid w:val="5067BC2E"/>
    <w:rsid w:val="50836015"/>
    <w:rsid w:val="509BA2C5"/>
    <w:rsid w:val="5101AF83"/>
    <w:rsid w:val="5103EADE"/>
    <w:rsid w:val="51340621"/>
    <w:rsid w:val="514D3BFF"/>
    <w:rsid w:val="515586AE"/>
    <w:rsid w:val="517389A0"/>
    <w:rsid w:val="517BA14F"/>
    <w:rsid w:val="51CF075A"/>
    <w:rsid w:val="5211A51D"/>
    <w:rsid w:val="5215932A"/>
    <w:rsid w:val="52230538"/>
    <w:rsid w:val="52278F14"/>
    <w:rsid w:val="523BEB20"/>
    <w:rsid w:val="52641075"/>
    <w:rsid w:val="52820ECF"/>
    <w:rsid w:val="52C54E03"/>
    <w:rsid w:val="52C7646E"/>
    <w:rsid w:val="52D54E18"/>
    <w:rsid w:val="52F3D667"/>
    <w:rsid w:val="534C3533"/>
    <w:rsid w:val="5385349C"/>
    <w:rsid w:val="538E4629"/>
    <w:rsid w:val="53902EC2"/>
    <w:rsid w:val="5394B641"/>
    <w:rsid w:val="53A33460"/>
    <w:rsid w:val="5400E341"/>
    <w:rsid w:val="5420BB45"/>
    <w:rsid w:val="543BEBE8"/>
    <w:rsid w:val="545A809F"/>
    <w:rsid w:val="546407F7"/>
    <w:rsid w:val="549B5268"/>
    <w:rsid w:val="54B1D071"/>
    <w:rsid w:val="54BBF062"/>
    <w:rsid w:val="54C49E8E"/>
    <w:rsid w:val="54CABAC7"/>
    <w:rsid w:val="54D79A08"/>
    <w:rsid w:val="54DC0696"/>
    <w:rsid w:val="54EF7AFB"/>
    <w:rsid w:val="5552981D"/>
    <w:rsid w:val="55983538"/>
    <w:rsid w:val="5598A86E"/>
    <w:rsid w:val="55CF329A"/>
    <w:rsid w:val="560D2BD3"/>
    <w:rsid w:val="56259678"/>
    <w:rsid w:val="5628D1EE"/>
    <w:rsid w:val="567A3324"/>
    <w:rsid w:val="569E53AF"/>
    <w:rsid w:val="56B5B1F6"/>
    <w:rsid w:val="56D5A7AA"/>
    <w:rsid w:val="56DB65FC"/>
    <w:rsid w:val="56F3512C"/>
    <w:rsid w:val="56F36C8E"/>
    <w:rsid w:val="56F464CF"/>
    <w:rsid w:val="56F73125"/>
    <w:rsid w:val="5718C697"/>
    <w:rsid w:val="571D9F83"/>
    <w:rsid w:val="572DA37F"/>
    <w:rsid w:val="5754E509"/>
    <w:rsid w:val="5759A5FB"/>
    <w:rsid w:val="577C849A"/>
    <w:rsid w:val="577D3561"/>
    <w:rsid w:val="578DAF8C"/>
    <w:rsid w:val="57A5E998"/>
    <w:rsid w:val="5806A6ED"/>
    <w:rsid w:val="58109015"/>
    <w:rsid w:val="58391F8E"/>
    <w:rsid w:val="585F3293"/>
    <w:rsid w:val="58762E57"/>
    <w:rsid w:val="58BE9A49"/>
    <w:rsid w:val="58CB33CD"/>
    <w:rsid w:val="58DB2ABE"/>
    <w:rsid w:val="58FC1857"/>
    <w:rsid w:val="593CB52F"/>
    <w:rsid w:val="5940FFAE"/>
    <w:rsid w:val="59A914BE"/>
    <w:rsid w:val="59D9C4BE"/>
    <w:rsid w:val="59F716B4"/>
    <w:rsid w:val="59F79C03"/>
    <w:rsid w:val="59FC7F9E"/>
    <w:rsid w:val="59FF1A8B"/>
    <w:rsid w:val="5A0DCFE8"/>
    <w:rsid w:val="5A1CBFBB"/>
    <w:rsid w:val="5A452506"/>
    <w:rsid w:val="5A50B5AD"/>
    <w:rsid w:val="5A65A7EA"/>
    <w:rsid w:val="5A74A829"/>
    <w:rsid w:val="5A8AEB21"/>
    <w:rsid w:val="5AEAACED"/>
    <w:rsid w:val="5AEABF3F"/>
    <w:rsid w:val="5B307ECE"/>
    <w:rsid w:val="5B4C49D7"/>
    <w:rsid w:val="5B4CDF0E"/>
    <w:rsid w:val="5B50F0AA"/>
    <w:rsid w:val="5B6C0BB2"/>
    <w:rsid w:val="5B704886"/>
    <w:rsid w:val="5B7CF5A3"/>
    <w:rsid w:val="5B90DF58"/>
    <w:rsid w:val="5B9B881C"/>
    <w:rsid w:val="5BA34581"/>
    <w:rsid w:val="5BF532DF"/>
    <w:rsid w:val="5C1C0AE8"/>
    <w:rsid w:val="5C3A0A70"/>
    <w:rsid w:val="5C539A09"/>
    <w:rsid w:val="5C57CEBC"/>
    <w:rsid w:val="5C75764E"/>
    <w:rsid w:val="5C75FFE2"/>
    <w:rsid w:val="5C79D384"/>
    <w:rsid w:val="5CA2183A"/>
    <w:rsid w:val="5CE21D19"/>
    <w:rsid w:val="5CFBA77F"/>
    <w:rsid w:val="5D113EEB"/>
    <w:rsid w:val="5D421FE8"/>
    <w:rsid w:val="5D70A952"/>
    <w:rsid w:val="5D84669F"/>
    <w:rsid w:val="5DB94ED2"/>
    <w:rsid w:val="5DDC36F2"/>
    <w:rsid w:val="5E0C892A"/>
    <w:rsid w:val="5E0E25BE"/>
    <w:rsid w:val="5E2F9E81"/>
    <w:rsid w:val="5E3381BB"/>
    <w:rsid w:val="5E382F52"/>
    <w:rsid w:val="5E552C13"/>
    <w:rsid w:val="5E634EE7"/>
    <w:rsid w:val="5E6DFF55"/>
    <w:rsid w:val="5E708AB0"/>
    <w:rsid w:val="5E999BC5"/>
    <w:rsid w:val="5EFAAA1B"/>
    <w:rsid w:val="5F33993B"/>
    <w:rsid w:val="5F3FBDFB"/>
    <w:rsid w:val="5F82F19E"/>
    <w:rsid w:val="5F9A5C3F"/>
    <w:rsid w:val="5FA21872"/>
    <w:rsid w:val="5FA961B0"/>
    <w:rsid w:val="5FB26D7A"/>
    <w:rsid w:val="5FB35B2C"/>
    <w:rsid w:val="5FD65620"/>
    <w:rsid w:val="5FD95EDC"/>
    <w:rsid w:val="5FE5CED9"/>
    <w:rsid w:val="5FFA3C57"/>
    <w:rsid w:val="6030F65A"/>
    <w:rsid w:val="60358243"/>
    <w:rsid w:val="604748E2"/>
    <w:rsid w:val="60540E5B"/>
    <w:rsid w:val="6058C507"/>
    <w:rsid w:val="608D416B"/>
    <w:rsid w:val="60E95881"/>
    <w:rsid w:val="61279C54"/>
    <w:rsid w:val="613F2F36"/>
    <w:rsid w:val="6164FF6D"/>
    <w:rsid w:val="616D1ECE"/>
    <w:rsid w:val="6193370B"/>
    <w:rsid w:val="619B2EC8"/>
    <w:rsid w:val="61A49DC1"/>
    <w:rsid w:val="61CBE4A5"/>
    <w:rsid w:val="62441CA0"/>
    <w:rsid w:val="62534B5E"/>
    <w:rsid w:val="62A415AE"/>
    <w:rsid w:val="62E8ECD7"/>
    <w:rsid w:val="6303C1F9"/>
    <w:rsid w:val="631FB881"/>
    <w:rsid w:val="633A7631"/>
    <w:rsid w:val="633BEEF0"/>
    <w:rsid w:val="636906D6"/>
    <w:rsid w:val="639C0FAE"/>
    <w:rsid w:val="63D4069F"/>
    <w:rsid w:val="63DD2281"/>
    <w:rsid w:val="63F15C11"/>
    <w:rsid w:val="6423C15C"/>
    <w:rsid w:val="642FE3A7"/>
    <w:rsid w:val="644AB9CA"/>
    <w:rsid w:val="645B5543"/>
    <w:rsid w:val="648CAD54"/>
    <w:rsid w:val="649C67FC"/>
    <w:rsid w:val="64A69BD0"/>
    <w:rsid w:val="64B888F9"/>
    <w:rsid w:val="64CFF11A"/>
    <w:rsid w:val="64D994F9"/>
    <w:rsid w:val="64DE87CF"/>
    <w:rsid w:val="64F333DD"/>
    <w:rsid w:val="64F338DC"/>
    <w:rsid w:val="652E6B81"/>
    <w:rsid w:val="653F80E8"/>
    <w:rsid w:val="656AA08D"/>
    <w:rsid w:val="657E1C06"/>
    <w:rsid w:val="65BF691E"/>
    <w:rsid w:val="65D30231"/>
    <w:rsid w:val="65E42349"/>
    <w:rsid w:val="66026139"/>
    <w:rsid w:val="660BD969"/>
    <w:rsid w:val="662BC5E2"/>
    <w:rsid w:val="663CF1E2"/>
    <w:rsid w:val="66541A09"/>
    <w:rsid w:val="666F08F8"/>
    <w:rsid w:val="666F1C1D"/>
    <w:rsid w:val="6674115E"/>
    <w:rsid w:val="6677EB4C"/>
    <w:rsid w:val="6687D7DE"/>
    <w:rsid w:val="668B1551"/>
    <w:rsid w:val="668E20EB"/>
    <w:rsid w:val="66BAB18D"/>
    <w:rsid w:val="66C394DC"/>
    <w:rsid w:val="66D47B24"/>
    <w:rsid w:val="66F7FCD5"/>
    <w:rsid w:val="6725096D"/>
    <w:rsid w:val="672A1403"/>
    <w:rsid w:val="6735544A"/>
    <w:rsid w:val="6738733C"/>
    <w:rsid w:val="67425D3F"/>
    <w:rsid w:val="6750C76D"/>
    <w:rsid w:val="67515F27"/>
    <w:rsid w:val="67A23950"/>
    <w:rsid w:val="67AB0405"/>
    <w:rsid w:val="67BB2327"/>
    <w:rsid w:val="6818DA05"/>
    <w:rsid w:val="681C92C5"/>
    <w:rsid w:val="681DD02D"/>
    <w:rsid w:val="68539265"/>
    <w:rsid w:val="686BCAC4"/>
    <w:rsid w:val="6877D382"/>
    <w:rsid w:val="68D86946"/>
    <w:rsid w:val="690E0242"/>
    <w:rsid w:val="69185B72"/>
    <w:rsid w:val="6924A0CA"/>
    <w:rsid w:val="692A6435"/>
    <w:rsid w:val="692C1F00"/>
    <w:rsid w:val="692EC694"/>
    <w:rsid w:val="69513430"/>
    <w:rsid w:val="69538A0B"/>
    <w:rsid w:val="697740E4"/>
    <w:rsid w:val="6978B54F"/>
    <w:rsid w:val="69824A4D"/>
    <w:rsid w:val="6988556E"/>
    <w:rsid w:val="69A12BD1"/>
    <w:rsid w:val="69F497D8"/>
    <w:rsid w:val="6A34791C"/>
    <w:rsid w:val="6A4E90F4"/>
    <w:rsid w:val="6A783547"/>
    <w:rsid w:val="6AA54866"/>
    <w:rsid w:val="6ACC1ED4"/>
    <w:rsid w:val="6B09D729"/>
    <w:rsid w:val="6B28B6A3"/>
    <w:rsid w:val="6B2C2C9C"/>
    <w:rsid w:val="6B3A9747"/>
    <w:rsid w:val="6B3C4937"/>
    <w:rsid w:val="6B5835A6"/>
    <w:rsid w:val="6B62E771"/>
    <w:rsid w:val="6B915A5D"/>
    <w:rsid w:val="6B9D87E1"/>
    <w:rsid w:val="6BAA4CAB"/>
    <w:rsid w:val="6BC9CA83"/>
    <w:rsid w:val="6BF6CDBB"/>
    <w:rsid w:val="6C097D21"/>
    <w:rsid w:val="6C4B8B33"/>
    <w:rsid w:val="6C4E4955"/>
    <w:rsid w:val="6CB4D163"/>
    <w:rsid w:val="6CCD47A0"/>
    <w:rsid w:val="6CE741DA"/>
    <w:rsid w:val="6CF769E3"/>
    <w:rsid w:val="6D132D44"/>
    <w:rsid w:val="6D1567D5"/>
    <w:rsid w:val="6D18DF83"/>
    <w:rsid w:val="6D6173B8"/>
    <w:rsid w:val="6D66A955"/>
    <w:rsid w:val="6DAF0329"/>
    <w:rsid w:val="6DBAE4C1"/>
    <w:rsid w:val="6DC5C0B0"/>
    <w:rsid w:val="6DCE4610"/>
    <w:rsid w:val="6E3A585A"/>
    <w:rsid w:val="6EB90D18"/>
    <w:rsid w:val="6EBCA51D"/>
    <w:rsid w:val="6EDB01A4"/>
    <w:rsid w:val="6EDF6246"/>
    <w:rsid w:val="6F060D9C"/>
    <w:rsid w:val="6F5689E6"/>
    <w:rsid w:val="6F5E0711"/>
    <w:rsid w:val="6FC43168"/>
    <w:rsid w:val="6FEC6DAD"/>
    <w:rsid w:val="7009863D"/>
    <w:rsid w:val="70270F00"/>
    <w:rsid w:val="706D5C53"/>
    <w:rsid w:val="70920761"/>
    <w:rsid w:val="7096DDA2"/>
    <w:rsid w:val="70B3F38F"/>
    <w:rsid w:val="70D31B09"/>
    <w:rsid w:val="70D44CDB"/>
    <w:rsid w:val="710D9688"/>
    <w:rsid w:val="7121C7E2"/>
    <w:rsid w:val="712D9D78"/>
    <w:rsid w:val="712DEE34"/>
    <w:rsid w:val="716F0D65"/>
    <w:rsid w:val="7174779F"/>
    <w:rsid w:val="717534AC"/>
    <w:rsid w:val="7186E723"/>
    <w:rsid w:val="71B2323E"/>
    <w:rsid w:val="71B84E62"/>
    <w:rsid w:val="71E8444B"/>
    <w:rsid w:val="71E878F2"/>
    <w:rsid w:val="723713C2"/>
    <w:rsid w:val="725D823D"/>
    <w:rsid w:val="72657206"/>
    <w:rsid w:val="7265BC76"/>
    <w:rsid w:val="7267A27E"/>
    <w:rsid w:val="729A80A3"/>
    <w:rsid w:val="72B74777"/>
    <w:rsid w:val="72C1C050"/>
    <w:rsid w:val="72C2FA7D"/>
    <w:rsid w:val="72DD9821"/>
    <w:rsid w:val="72E2B632"/>
    <w:rsid w:val="732CDBC9"/>
    <w:rsid w:val="7341EDF7"/>
    <w:rsid w:val="738D55E5"/>
    <w:rsid w:val="73A71450"/>
    <w:rsid w:val="73B94D84"/>
    <w:rsid w:val="73C13E9F"/>
    <w:rsid w:val="73CEDE42"/>
    <w:rsid w:val="73FD6F26"/>
    <w:rsid w:val="741E30AF"/>
    <w:rsid w:val="7457B708"/>
    <w:rsid w:val="748A8A69"/>
    <w:rsid w:val="74A82F19"/>
    <w:rsid w:val="74AB6BB9"/>
    <w:rsid w:val="7511D10F"/>
    <w:rsid w:val="755EDDCA"/>
    <w:rsid w:val="75871A55"/>
    <w:rsid w:val="75B1DA48"/>
    <w:rsid w:val="75C14D91"/>
    <w:rsid w:val="75CBA0A7"/>
    <w:rsid w:val="75CC65EB"/>
    <w:rsid w:val="75E1A0D2"/>
    <w:rsid w:val="75FA3AD2"/>
    <w:rsid w:val="761AD642"/>
    <w:rsid w:val="7648B149"/>
    <w:rsid w:val="76521B8E"/>
    <w:rsid w:val="766D0AE0"/>
    <w:rsid w:val="76A10419"/>
    <w:rsid w:val="76A5A6D3"/>
    <w:rsid w:val="76C1EAAB"/>
    <w:rsid w:val="76DF41F4"/>
    <w:rsid w:val="76FDCFF5"/>
    <w:rsid w:val="77005B91"/>
    <w:rsid w:val="774301CF"/>
    <w:rsid w:val="776AD739"/>
    <w:rsid w:val="776F3D64"/>
    <w:rsid w:val="778B7071"/>
    <w:rsid w:val="77996BC4"/>
    <w:rsid w:val="77B28B55"/>
    <w:rsid w:val="77D722D1"/>
    <w:rsid w:val="77FE7672"/>
    <w:rsid w:val="78087D33"/>
    <w:rsid w:val="78286473"/>
    <w:rsid w:val="7835B9F9"/>
    <w:rsid w:val="783DDCF7"/>
    <w:rsid w:val="7863E3C8"/>
    <w:rsid w:val="7867E74C"/>
    <w:rsid w:val="78A85531"/>
    <w:rsid w:val="78C64111"/>
    <w:rsid w:val="78CDA7C5"/>
    <w:rsid w:val="78F03A8F"/>
    <w:rsid w:val="78FD2B23"/>
    <w:rsid w:val="7931BE07"/>
    <w:rsid w:val="795ACA3F"/>
    <w:rsid w:val="796C41B1"/>
    <w:rsid w:val="796CE16B"/>
    <w:rsid w:val="79903BA3"/>
    <w:rsid w:val="799629D3"/>
    <w:rsid w:val="79C93901"/>
    <w:rsid w:val="7A46952D"/>
    <w:rsid w:val="7A7AF35A"/>
    <w:rsid w:val="7A8176AA"/>
    <w:rsid w:val="7AC2C7CE"/>
    <w:rsid w:val="7AF93A99"/>
    <w:rsid w:val="7B38E638"/>
    <w:rsid w:val="7B88B7F8"/>
    <w:rsid w:val="7B89D088"/>
    <w:rsid w:val="7B8D966E"/>
    <w:rsid w:val="7BA0472C"/>
    <w:rsid w:val="7BADE3F6"/>
    <w:rsid w:val="7BD3E14B"/>
    <w:rsid w:val="7BDFD8C3"/>
    <w:rsid w:val="7C28D34A"/>
    <w:rsid w:val="7C30A178"/>
    <w:rsid w:val="7C54D463"/>
    <w:rsid w:val="7C57890E"/>
    <w:rsid w:val="7C7A07B8"/>
    <w:rsid w:val="7C83F6F8"/>
    <w:rsid w:val="7C879100"/>
    <w:rsid w:val="7C913E94"/>
    <w:rsid w:val="7CA835E6"/>
    <w:rsid w:val="7CAB0378"/>
    <w:rsid w:val="7CACA871"/>
    <w:rsid w:val="7CB003F3"/>
    <w:rsid w:val="7CCC465E"/>
    <w:rsid w:val="7CD884AA"/>
    <w:rsid w:val="7D004B24"/>
    <w:rsid w:val="7D087374"/>
    <w:rsid w:val="7D137E62"/>
    <w:rsid w:val="7D146082"/>
    <w:rsid w:val="7D199BFA"/>
    <w:rsid w:val="7D3C723A"/>
    <w:rsid w:val="7D439C77"/>
    <w:rsid w:val="7D55F820"/>
    <w:rsid w:val="7D660AF2"/>
    <w:rsid w:val="7D6D4C02"/>
    <w:rsid w:val="7DA77DDA"/>
    <w:rsid w:val="7DB853C1"/>
    <w:rsid w:val="7E1EE271"/>
    <w:rsid w:val="7E409A6E"/>
    <w:rsid w:val="7E4BE8DC"/>
    <w:rsid w:val="7E5A4B2E"/>
    <w:rsid w:val="7E75B7AA"/>
    <w:rsid w:val="7E83B363"/>
    <w:rsid w:val="7E8887BD"/>
    <w:rsid w:val="7E923E5E"/>
    <w:rsid w:val="7EA5CC48"/>
    <w:rsid w:val="7EC019B1"/>
    <w:rsid w:val="7EF7F424"/>
    <w:rsid w:val="7EFFA8C1"/>
    <w:rsid w:val="7F04BC61"/>
    <w:rsid w:val="7F2C06C4"/>
    <w:rsid w:val="7F384F32"/>
    <w:rsid w:val="7F6343AB"/>
    <w:rsid w:val="7FAE9CBD"/>
    <w:rsid w:val="7FD061BC"/>
    <w:rsid w:val="7FD75FFA"/>
    <w:rsid w:val="7FDFEDE8"/>
    <w:rsid w:val="7FEFAA4B"/>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B2478"/>
  <w15:docId w15:val="{A01D90D0-1AFC-4729-B931-2E01133E72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next w:val="BodyText"/>
    <w:qFormat/>
    <w:rsid w:val="00CE2D55"/>
    <w:rPr>
      <w:rFonts w:ascii="Arial" w:hAnsi="Arial"/>
      <w:szCs w:val="24"/>
      <w:lang w:val="en-GB" w:eastAsia="nl-NL"/>
    </w:rPr>
  </w:style>
  <w:style w:type="paragraph" w:styleId="Heading1">
    <w:name w:val="heading 1"/>
    <w:basedOn w:val="Normal"/>
    <w:next w:val="BodyText"/>
    <w:link w:val="Heading1Char"/>
    <w:uiPriority w:val="99"/>
    <w:qFormat/>
    <w:rsid w:val="0046140F"/>
    <w:pPr>
      <w:keepNext/>
      <w:numPr>
        <w:numId w:val="15"/>
      </w:numPr>
      <w:tabs>
        <w:tab w:val="left" w:pos="5040"/>
        <w:tab w:val="left" w:pos="7200"/>
      </w:tabs>
      <w:spacing w:after="120" w:line="312" w:lineRule="auto"/>
      <w:outlineLvl w:val="0"/>
    </w:pPr>
    <w:rPr>
      <w:b/>
      <w:spacing w:val="4"/>
      <w:sz w:val="24"/>
    </w:rPr>
  </w:style>
  <w:style w:type="paragraph" w:styleId="Heading2">
    <w:name w:val="heading 2"/>
    <w:basedOn w:val="BodyText"/>
    <w:next w:val="BodyText"/>
    <w:link w:val="Heading2Char"/>
    <w:uiPriority w:val="99"/>
    <w:qFormat/>
    <w:rsid w:val="0046140F"/>
    <w:pPr>
      <w:keepNext/>
      <w:numPr>
        <w:ilvl w:val="1"/>
        <w:numId w:val="15"/>
      </w:numPr>
      <w:spacing w:after="120"/>
      <w:outlineLvl w:val="1"/>
    </w:pPr>
    <w:rPr>
      <w:b/>
      <w:bCs/>
      <w:sz w:val="22"/>
    </w:rPr>
  </w:style>
  <w:style w:type="paragraph" w:styleId="Heading3">
    <w:name w:val="heading 3"/>
    <w:basedOn w:val="Normal"/>
    <w:next w:val="Normal"/>
    <w:link w:val="Heading3Char"/>
    <w:uiPriority w:val="99"/>
    <w:qFormat/>
    <w:rsid w:val="0046140F"/>
    <w:pPr>
      <w:keepNext/>
      <w:numPr>
        <w:ilvl w:val="2"/>
        <w:numId w:val="15"/>
      </w:numPr>
      <w:spacing w:after="120"/>
      <w:outlineLvl w:val="2"/>
    </w:pPr>
    <w:rPr>
      <w:b/>
      <w:iCs/>
      <w:lang w:val="en-US"/>
    </w:rPr>
  </w:style>
  <w:style w:type="paragraph" w:styleId="Heading4">
    <w:name w:val="heading 4"/>
    <w:basedOn w:val="Heading3"/>
    <w:next w:val="Normal"/>
    <w:link w:val="Heading4Char"/>
    <w:qFormat/>
    <w:rsid w:val="00CE6709"/>
    <w:pPr>
      <w:numPr>
        <w:ilvl w:val="3"/>
      </w:numPr>
      <w:outlineLvl w:val="3"/>
    </w:pPr>
    <w:rPr>
      <w:i/>
    </w:rPr>
  </w:style>
  <w:style w:type="paragraph" w:styleId="Heading5">
    <w:name w:val="heading 5"/>
    <w:basedOn w:val="Normal"/>
    <w:next w:val="Normal"/>
    <w:qFormat/>
    <w:rsid w:val="008D00F9"/>
    <w:pPr>
      <w:keepNext/>
      <w:numPr>
        <w:ilvl w:val="4"/>
        <w:numId w:val="11"/>
      </w:numPr>
      <w:outlineLvl w:val="4"/>
    </w:pPr>
  </w:style>
  <w:style w:type="paragraph" w:styleId="Heading6">
    <w:name w:val="heading 6"/>
    <w:basedOn w:val="Normal"/>
    <w:next w:val="Normal"/>
    <w:qFormat/>
    <w:rsid w:val="008D00F9"/>
    <w:pPr>
      <w:keepNext/>
      <w:numPr>
        <w:ilvl w:val="5"/>
        <w:numId w:val="11"/>
      </w:numPr>
      <w:outlineLvl w:val="5"/>
    </w:pPr>
    <w:rPr>
      <w:bCs/>
    </w:rPr>
  </w:style>
  <w:style w:type="paragraph" w:styleId="Heading7">
    <w:name w:val="heading 7"/>
    <w:basedOn w:val="Normal"/>
    <w:next w:val="Normal"/>
    <w:qFormat/>
    <w:rsid w:val="008D00F9"/>
    <w:pPr>
      <w:keepNext/>
      <w:numPr>
        <w:ilvl w:val="6"/>
        <w:numId w:val="11"/>
      </w:numPr>
      <w:outlineLvl w:val="6"/>
    </w:pPr>
  </w:style>
  <w:style w:type="paragraph" w:styleId="Heading8">
    <w:name w:val="heading 8"/>
    <w:basedOn w:val="Normal"/>
    <w:next w:val="Normal"/>
    <w:qFormat/>
    <w:rsid w:val="008D00F9"/>
    <w:pPr>
      <w:keepNext/>
      <w:numPr>
        <w:ilvl w:val="7"/>
        <w:numId w:val="11"/>
      </w:numPr>
      <w:outlineLvl w:val="7"/>
    </w:pPr>
  </w:style>
  <w:style w:type="paragraph" w:styleId="Heading9">
    <w:name w:val="heading 9"/>
    <w:basedOn w:val="Normal"/>
    <w:next w:val="Normal"/>
    <w:qFormat/>
    <w:rsid w:val="008D00F9"/>
    <w:pPr>
      <w:keepNext/>
      <w:widowControl w:val="0"/>
      <w:numPr>
        <w:ilvl w:val="8"/>
        <w:numId w:val="11"/>
      </w:numPr>
      <w:outlineLvl w:val="8"/>
    </w:pPr>
    <w:rPr>
      <w:kern w:val="28"/>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link w:val="BodyTextChar"/>
    <w:qFormat/>
    <w:rsid w:val="000A5343"/>
    <w:pPr>
      <w:spacing w:line="288" w:lineRule="auto"/>
    </w:pPr>
    <w:rPr>
      <w:rFonts w:ascii="Arial" w:hAnsi="Arial"/>
      <w:spacing w:val="4"/>
      <w:szCs w:val="24"/>
      <w:lang w:val="en-GB" w:eastAsia="nl-NL"/>
    </w:rPr>
  </w:style>
  <w:style w:type="paragraph" w:styleId="dottedline" w:customStyle="1">
    <w:name w:val="dotted line"/>
    <w:basedOn w:val="BodyText"/>
    <w:next w:val="BodyText"/>
    <w:link w:val="dottedlineChar"/>
    <w:rsid w:val="009B72BD"/>
    <w:rPr>
      <w:spacing w:val="30"/>
      <w:sz w:val="24"/>
    </w:rPr>
  </w:style>
  <w:style w:type="paragraph" w:styleId="Numbers" w:customStyle="1">
    <w:name w:val="Numbers"/>
    <w:basedOn w:val="bullets"/>
    <w:next w:val="BodyText"/>
    <w:rsid w:val="00D70974"/>
    <w:pPr>
      <w:numPr>
        <w:numId w:val="12"/>
      </w:numPr>
      <w:tabs>
        <w:tab w:val="clear" w:pos="624"/>
        <w:tab w:val="num" w:pos="360"/>
      </w:tabs>
      <w:ind w:left="0" w:firstLine="0"/>
    </w:pPr>
  </w:style>
  <w:style w:type="paragraph" w:styleId="Header">
    <w:name w:val="header"/>
    <w:basedOn w:val="Normal"/>
    <w:rsid w:val="00487401"/>
    <w:pPr>
      <w:tabs>
        <w:tab w:val="center" w:pos="4819"/>
        <w:tab w:val="right" w:pos="9638"/>
      </w:tabs>
    </w:pPr>
  </w:style>
  <w:style w:type="character" w:styleId="BodyTextChar" w:customStyle="1">
    <w:name w:val="Body Text Char"/>
    <w:link w:val="BodyText"/>
    <w:rsid w:val="000A5343"/>
    <w:rPr>
      <w:rFonts w:ascii="Arial" w:hAnsi="Arial"/>
      <w:spacing w:val="4"/>
      <w:szCs w:val="24"/>
      <w:lang w:val="en-GB" w:eastAsia="nl-NL" w:bidi="ar-SA"/>
    </w:rPr>
  </w:style>
  <w:style w:type="paragraph" w:styleId="Onderkantformulier" w:customStyle="1">
    <w:name w:val="Onderkant formulier"/>
    <w:basedOn w:val="Normal"/>
    <w:next w:val="Normal"/>
    <w:hidden/>
    <w:rsid w:val="009B72BD"/>
    <w:pPr>
      <w:pBdr>
        <w:top w:val="single" w:color="auto" w:sz="6" w:space="1"/>
      </w:pBdr>
      <w:jc w:val="center"/>
    </w:pPr>
    <w:rPr>
      <w:rFonts w:cs="Arial"/>
      <w:vanish/>
      <w:sz w:val="16"/>
      <w:szCs w:val="16"/>
    </w:rPr>
  </w:style>
  <w:style w:type="paragraph" w:styleId="Bovenkantformulier" w:customStyle="1">
    <w:name w:val="Bovenkant formulier"/>
    <w:basedOn w:val="Normal"/>
    <w:next w:val="Normal"/>
    <w:hidden/>
    <w:rsid w:val="009B72BD"/>
    <w:pPr>
      <w:pBdr>
        <w:bottom w:val="single" w:color="auto" w:sz="6" w:space="1"/>
      </w:pBdr>
      <w:jc w:val="center"/>
    </w:pPr>
    <w:rPr>
      <w:rFonts w:cs="Arial"/>
      <w:vanish/>
      <w:sz w:val="16"/>
      <w:szCs w:val="16"/>
    </w:rPr>
  </w:style>
  <w:style w:type="paragraph" w:styleId="Footer">
    <w:name w:val="footer"/>
    <w:basedOn w:val="Normal"/>
    <w:rsid w:val="008C289F"/>
    <w:pPr>
      <w:tabs>
        <w:tab w:val="center" w:pos="4153"/>
        <w:tab w:val="right" w:pos="8306"/>
      </w:tabs>
      <w:spacing w:line="264" w:lineRule="auto"/>
      <w:jc w:val="right"/>
    </w:pPr>
    <w:rPr>
      <w:spacing w:val="4"/>
      <w:sz w:val="16"/>
    </w:rPr>
  </w:style>
  <w:style w:type="paragraph" w:styleId="subbullet" w:customStyle="1">
    <w:name w:val="subbullet"/>
    <w:basedOn w:val="bullets"/>
    <w:next w:val="BodyText"/>
    <w:link w:val="subbulletChar"/>
    <w:rsid w:val="00D70974"/>
    <w:pPr>
      <w:numPr>
        <w:numId w:val="13"/>
      </w:numPr>
      <w:tabs>
        <w:tab w:val="left" w:pos="7938"/>
      </w:tabs>
    </w:pPr>
  </w:style>
  <w:style w:type="paragraph" w:styleId="Documentsubtitle" w:customStyle="1">
    <w:name w:val="Document subtitle"/>
    <w:basedOn w:val="BodyText"/>
    <w:rsid w:val="008D00F9"/>
    <w:rPr>
      <w:sz w:val="28"/>
    </w:rPr>
  </w:style>
  <w:style w:type="paragraph" w:styleId="z-BottomofForm">
    <w:name w:val="HTML Bottom of Form"/>
    <w:basedOn w:val="Normal"/>
    <w:next w:val="Normal"/>
    <w:hidden/>
    <w:rsid w:val="009B72BD"/>
    <w:pPr>
      <w:pBdr>
        <w:top w:val="single" w:color="auto" w:sz="6" w:space="1"/>
      </w:pBdr>
      <w:jc w:val="center"/>
    </w:pPr>
    <w:rPr>
      <w:rFonts w:cs="Arial"/>
      <w:vanish/>
      <w:sz w:val="16"/>
      <w:szCs w:val="16"/>
    </w:rPr>
  </w:style>
  <w:style w:type="paragraph" w:styleId="z-TopofForm">
    <w:name w:val="HTML Top of Form"/>
    <w:basedOn w:val="Normal"/>
    <w:next w:val="Normal"/>
    <w:hidden/>
    <w:rsid w:val="009B72BD"/>
    <w:pPr>
      <w:pBdr>
        <w:bottom w:val="single" w:color="auto" w:sz="6" w:space="1"/>
      </w:pBdr>
      <w:jc w:val="center"/>
    </w:pPr>
    <w:rPr>
      <w:rFonts w:cs="Arial"/>
      <w:vanish/>
      <w:sz w:val="16"/>
      <w:szCs w:val="16"/>
    </w:rPr>
  </w:style>
  <w:style w:type="paragraph" w:styleId="bullets" w:customStyle="1">
    <w:name w:val="bullets"/>
    <w:basedOn w:val="BodyText"/>
    <w:next w:val="BodyText"/>
    <w:link w:val="bulletsCharChar"/>
    <w:rsid w:val="00D70974"/>
    <w:pPr>
      <w:numPr>
        <w:numId w:val="14"/>
      </w:numPr>
      <w:tabs>
        <w:tab w:val="clear" w:pos="624"/>
        <w:tab w:val="num" w:pos="360"/>
      </w:tabs>
      <w:ind w:left="0" w:firstLine="0"/>
    </w:pPr>
  </w:style>
  <w:style w:type="character" w:styleId="bulletsCharChar" w:customStyle="1">
    <w:name w:val="bullets Char Char"/>
    <w:basedOn w:val="BodyTextChar"/>
    <w:link w:val="bullets"/>
    <w:rsid w:val="00D70974"/>
    <w:rPr>
      <w:rFonts w:ascii="Arial" w:hAnsi="Arial"/>
      <w:spacing w:val="4"/>
      <w:szCs w:val="24"/>
      <w:lang w:val="en-GB" w:eastAsia="nl-NL" w:bidi="ar-SA"/>
    </w:rPr>
  </w:style>
  <w:style w:type="character" w:styleId="FollowedHyperlink">
    <w:name w:val="FollowedHyperlink"/>
    <w:rsid w:val="00524CD0"/>
    <w:rPr>
      <w:rFonts w:ascii="Arial" w:hAnsi="Arial"/>
      <w:color w:val="800080"/>
      <w:spacing w:val="4"/>
      <w:w w:val="100"/>
      <w:sz w:val="20"/>
      <w:szCs w:val="20"/>
      <w:u w:val="single"/>
    </w:rPr>
  </w:style>
  <w:style w:type="character" w:styleId="Hyperlink">
    <w:name w:val="Hyperlink"/>
    <w:uiPriority w:val="99"/>
    <w:rsid w:val="006D1D0B"/>
    <w:rPr>
      <w:rFonts w:ascii="Arial" w:hAnsi="Arial"/>
      <w:color w:val="0000FF"/>
      <w:spacing w:val="4"/>
      <w:w w:val="100"/>
      <w:position w:val="0"/>
      <w:sz w:val="20"/>
      <w:szCs w:val="20"/>
      <w:u w:val="single"/>
    </w:rPr>
  </w:style>
  <w:style w:type="paragraph" w:styleId="BalloonText">
    <w:name w:val="Balloon Text"/>
    <w:basedOn w:val="Normal"/>
    <w:semiHidden/>
    <w:rsid w:val="00C73891"/>
    <w:rPr>
      <w:rFonts w:ascii="Tahoma" w:hAnsi="Tahoma" w:cs="Tahoma"/>
      <w:sz w:val="16"/>
      <w:szCs w:val="16"/>
    </w:rPr>
  </w:style>
  <w:style w:type="character" w:styleId="dottedlineChar" w:customStyle="1">
    <w:name w:val="dotted line Char"/>
    <w:link w:val="dottedline"/>
    <w:rsid w:val="00CC4590"/>
    <w:rPr>
      <w:rFonts w:ascii="Arial" w:hAnsi="Arial"/>
      <w:spacing w:val="30"/>
      <w:sz w:val="24"/>
      <w:szCs w:val="24"/>
      <w:lang w:val="en-GB" w:eastAsia="nl-NL" w:bidi="ar-SA"/>
    </w:rPr>
  </w:style>
  <w:style w:type="character" w:styleId="subbulletChar" w:customStyle="1">
    <w:name w:val="subbullet Char"/>
    <w:basedOn w:val="bulletsCharChar"/>
    <w:link w:val="subbullet"/>
    <w:rsid w:val="00D70974"/>
    <w:rPr>
      <w:rFonts w:ascii="Arial" w:hAnsi="Arial"/>
      <w:spacing w:val="4"/>
      <w:szCs w:val="24"/>
      <w:lang w:val="en-GB" w:eastAsia="nl-NL" w:bidi="ar-SA"/>
    </w:rPr>
  </w:style>
  <w:style w:type="paragraph" w:styleId="FootnoteText">
    <w:name w:val="footnote text"/>
    <w:basedOn w:val="BodyText"/>
    <w:link w:val="FootnoteTextChar"/>
    <w:uiPriority w:val="99"/>
    <w:semiHidden/>
    <w:rsid w:val="009E43F6"/>
    <w:pPr>
      <w:spacing w:line="264" w:lineRule="auto"/>
      <w:ind w:left="113" w:hanging="113"/>
    </w:pPr>
    <w:rPr>
      <w:sz w:val="16"/>
    </w:rPr>
  </w:style>
  <w:style w:type="character" w:styleId="FootnoteReference">
    <w:name w:val="footnote reference"/>
    <w:uiPriority w:val="99"/>
    <w:semiHidden/>
    <w:rsid w:val="00BE7E92"/>
    <w:rPr>
      <w:vertAlign w:val="superscript"/>
    </w:rPr>
  </w:style>
  <w:style w:type="paragraph" w:styleId="Linespace" w:customStyle="1">
    <w:name w:val="Linespace"/>
    <w:basedOn w:val="BodyText"/>
    <w:uiPriority w:val="99"/>
    <w:rsid w:val="00CE5964"/>
    <w:pPr>
      <w:spacing w:line="240" w:lineRule="auto"/>
      <w:jc w:val="both"/>
    </w:pPr>
    <w:rPr>
      <w:szCs w:val="16"/>
    </w:rPr>
  </w:style>
  <w:style w:type="paragraph" w:styleId="Headertext" w:customStyle="1">
    <w:name w:val="Header text"/>
    <w:basedOn w:val="BodyText"/>
    <w:rsid w:val="00B37607"/>
    <w:pPr>
      <w:spacing w:line="264" w:lineRule="auto"/>
    </w:pPr>
    <w:rPr>
      <w:rFonts w:cs="Arial"/>
      <w:sz w:val="18"/>
    </w:rPr>
  </w:style>
  <w:style w:type="paragraph" w:styleId="DocumentTitle" w:customStyle="1">
    <w:name w:val="Document Title"/>
    <w:basedOn w:val="BodyText"/>
    <w:rsid w:val="004B3413"/>
    <w:pPr>
      <w:tabs>
        <w:tab w:val="left" w:pos="5040"/>
        <w:tab w:val="left" w:pos="7200"/>
      </w:tabs>
    </w:pPr>
    <w:rPr>
      <w:b/>
      <w:color w:val="009F47"/>
      <w:sz w:val="40"/>
    </w:rPr>
  </w:style>
  <w:style w:type="paragraph" w:styleId="Guidelinestext" w:customStyle="1">
    <w:name w:val="Guidelines text"/>
    <w:basedOn w:val="BodyText"/>
    <w:link w:val="GuidelinestextCharChar"/>
    <w:rsid w:val="004667C3"/>
    <w:rPr>
      <w:i/>
      <w:iCs/>
      <w:sz w:val="19"/>
    </w:rPr>
  </w:style>
  <w:style w:type="character" w:styleId="GuidelinestextCharChar" w:customStyle="1">
    <w:name w:val="Guidelines text Char Char"/>
    <w:link w:val="Guidelinestext"/>
    <w:rsid w:val="004667C3"/>
    <w:rPr>
      <w:rFonts w:ascii="Arial" w:hAnsi="Arial"/>
      <w:i/>
      <w:iCs/>
      <w:spacing w:val="4"/>
      <w:sz w:val="19"/>
      <w:szCs w:val="24"/>
      <w:lang w:val="en-GB" w:eastAsia="nl-NL" w:bidi="ar-SA"/>
    </w:rPr>
  </w:style>
  <w:style w:type="paragraph" w:styleId="Guidelinesbullets" w:customStyle="1">
    <w:name w:val="Guidelines bullets"/>
    <w:basedOn w:val="bullets"/>
    <w:rsid w:val="004667C3"/>
    <w:rPr>
      <w:i/>
      <w:sz w:val="19"/>
    </w:rPr>
  </w:style>
  <w:style w:type="paragraph" w:styleId="TOC2">
    <w:name w:val="toc 2"/>
    <w:basedOn w:val="BodyText"/>
    <w:next w:val="BodyText"/>
    <w:autoRedefine/>
    <w:uiPriority w:val="39"/>
    <w:rsid w:val="00287F55"/>
    <w:pPr>
      <w:tabs>
        <w:tab w:val="left" w:pos="475"/>
        <w:tab w:val="left" w:pos="1008"/>
        <w:tab w:val="left" w:pos="1120"/>
        <w:tab w:val="right" w:leader="dot" w:pos="9696"/>
      </w:tabs>
      <w:spacing w:line="240" w:lineRule="auto"/>
      <w:ind w:left="476"/>
      <w:jc w:val="both"/>
    </w:pPr>
    <w:rPr>
      <w:i/>
      <w:iCs/>
      <w:noProof/>
      <w:szCs w:val="22"/>
    </w:rPr>
  </w:style>
  <w:style w:type="paragraph" w:styleId="TOC1">
    <w:name w:val="toc 1"/>
    <w:basedOn w:val="BodyText"/>
    <w:next w:val="BodyText"/>
    <w:autoRedefine/>
    <w:uiPriority w:val="39"/>
    <w:rsid w:val="00287F55"/>
    <w:pPr>
      <w:tabs>
        <w:tab w:val="left" w:pos="475"/>
        <w:tab w:val="right" w:leader="dot" w:pos="9696"/>
      </w:tabs>
      <w:spacing w:before="100" w:line="240" w:lineRule="auto"/>
      <w:jc w:val="both"/>
    </w:pPr>
    <w:rPr>
      <w:b/>
      <w:bCs/>
      <w:noProof/>
      <w:szCs w:val="16"/>
    </w:rPr>
  </w:style>
  <w:style w:type="paragraph" w:styleId="TOC3">
    <w:name w:val="toc 3"/>
    <w:basedOn w:val="TOC2"/>
    <w:next w:val="Normal"/>
    <w:autoRedefine/>
    <w:uiPriority w:val="39"/>
    <w:rsid w:val="00836093"/>
    <w:pPr>
      <w:tabs>
        <w:tab w:val="clear" w:pos="475"/>
        <w:tab w:val="clear" w:pos="1120"/>
        <w:tab w:val="left" w:pos="1668"/>
        <w:tab w:val="left" w:pos="1872"/>
      </w:tabs>
      <w:ind w:left="1008"/>
    </w:pPr>
  </w:style>
  <w:style w:type="paragraph" w:styleId="tablecontents" w:customStyle="1">
    <w:name w:val="table contents"/>
    <w:basedOn w:val="Normal"/>
    <w:uiPriority w:val="99"/>
    <w:rsid w:val="00057772"/>
    <w:pPr>
      <w:widowControl w:val="0"/>
    </w:pPr>
    <w:rPr>
      <w:color w:val="000000"/>
      <w:spacing w:val="4"/>
      <w:sz w:val="18"/>
      <w:szCs w:val="20"/>
      <w:lang w:eastAsia="de-DE"/>
    </w:rPr>
  </w:style>
  <w:style w:type="character" w:styleId="Heading2Char" w:customStyle="1">
    <w:name w:val="Heading 2 Char"/>
    <w:link w:val="Heading2"/>
    <w:uiPriority w:val="99"/>
    <w:rsid w:val="0046140F"/>
    <w:rPr>
      <w:rFonts w:ascii="Arial" w:hAnsi="Arial"/>
      <w:b/>
      <w:bCs/>
      <w:spacing w:val="4"/>
      <w:sz w:val="22"/>
      <w:szCs w:val="24"/>
      <w:lang w:val="en-GB" w:eastAsia="nl-NL"/>
    </w:rPr>
  </w:style>
  <w:style w:type="paragraph" w:styleId="tablecontentsheading" w:customStyle="1">
    <w:name w:val="table contents heading"/>
    <w:basedOn w:val="Normal"/>
    <w:rsid w:val="00471CA3"/>
    <w:pPr>
      <w:widowControl w:val="0"/>
    </w:pPr>
    <w:rPr>
      <w:b/>
      <w:spacing w:val="4"/>
      <w:szCs w:val="20"/>
      <w:lang w:eastAsia="de-DE"/>
    </w:rPr>
  </w:style>
  <w:style w:type="paragraph" w:styleId="tablecontentsPA" w:customStyle="1">
    <w:name w:val="table contents PA"/>
    <w:basedOn w:val="tablecontents"/>
    <w:rsid w:val="005E78FC"/>
    <w:rPr>
      <w:sz w:val="17"/>
    </w:rPr>
  </w:style>
  <w:style w:type="character" w:styleId="PageNumber">
    <w:name w:val="page number"/>
    <w:basedOn w:val="DefaultParagraphFont"/>
    <w:rsid w:val="004A3571"/>
  </w:style>
  <w:style w:type="character" w:styleId="FootnoteTextChar" w:customStyle="1">
    <w:name w:val="Footnote Text Char"/>
    <w:link w:val="FootnoteText"/>
    <w:uiPriority w:val="99"/>
    <w:rsid w:val="009E43F6"/>
    <w:rPr>
      <w:rFonts w:ascii="Arial" w:hAnsi="Arial"/>
      <w:spacing w:val="4"/>
      <w:sz w:val="16"/>
      <w:szCs w:val="24"/>
      <w:lang w:val="en-GB" w:eastAsia="nl-NL" w:bidi="ar-SA"/>
    </w:rPr>
  </w:style>
  <w:style w:type="paragraph" w:styleId="Titlefrontpage" w:customStyle="1">
    <w:name w:val="Title front page"/>
    <w:basedOn w:val="Normal"/>
    <w:rsid w:val="00926E65"/>
    <w:pPr>
      <w:widowControl w:val="0"/>
      <w:jc w:val="both"/>
    </w:pPr>
    <w:rPr>
      <w:b/>
      <w:snapToGrid w:val="0"/>
      <w:color w:val="009F47"/>
      <w:spacing w:val="4"/>
      <w:sz w:val="40"/>
      <w:szCs w:val="20"/>
      <w:lang w:eastAsia="de-DE"/>
    </w:rPr>
  </w:style>
  <w:style w:type="character" w:styleId="Heading3Char" w:customStyle="1">
    <w:name w:val="Heading 3 Char"/>
    <w:link w:val="Heading3"/>
    <w:uiPriority w:val="99"/>
    <w:locked/>
    <w:rsid w:val="00211422"/>
    <w:rPr>
      <w:rFonts w:ascii="Arial" w:hAnsi="Arial"/>
      <w:b/>
      <w:iCs/>
      <w:szCs w:val="24"/>
      <w:lang w:val="en-US" w:eastAsia="nl-NL"/>
    </w:rPr>
  </w:style>
  <w:style w:type="paragraph" w:styleId="ESHeading" w:customStyle="1">
    <w:name w:val="ES Heading"/>
    <w:basedOn w:val="Heading1"/>
    <w:uiPriority w:val="99"/>
    <w:rsid w:val="00926E65"/>
    <w:pPr>
      <w:pageBreakBefore/>
      <w:widowControl w:val="0"/>
      <w:numPr>
        <w:numId w:val="0"/>
      </w:numPr>
      <w:tabs>
        <w:tab w:val="clear" w:pos="5040"/>
        <w:tab w:val="clear" w:pos="7200"/>
      </w:tabs>
      <w:spacing w:before="80" w:after="240" w:line="240" w:lineRule="auto"/>
      <w:jc w:val="both"/>
    </w:pPr>
    <w:rPr>
      <w:snapToGrid w:val="0"/>
      <w:kern w:val="28"/>
      <w:sz w:val="28"/>
      <w:szCs w:val="20"/>
      <w:lang w:val="en-US" w:eastAsia="de-DE"/>
    </w:rPr>
  </w:style>
  <w:style w:type="paragraph" w:styleId="Guidelinetext" w:customStyle="1">
    <w:name w:val="Guideline text"/>
    <w:basedOn w:val="Normal"/>
    <w:rsid w:val="00926E65"/>
    <w:pPr>
      <w:spacing w:line="288" w:lineRule="auto"/>
      <w:jc w:val="both"/>
    </w:pPr>
    <w:rPr>
      <w:i/>
      <w:snapToGrid w:val="0"/>
      <w:spacing w:val="4"/>
      <w:szCs w:val="20"/>
      <w:lang w:eastAsia="de-DE"/>
    </w:rPr>
  </w:style>
  <w:style w:type="paragraph" w:styleId="CommentText">
    <w:name w:val="Comment Text"/>
    <w:basedOn w:val="Normal"/>
    <w:link w:val="CommentTextChar"/>
    <w:semiHidden/>
    <w:unhideWhenUsed/>
    <w:rsid w:val="0080570B"/>
    <w:rPr>
      <w:szCs w:val="20"/>
    </w:rPr>
  </w:style>
  <w:style w:type="character" w:styleId="CommentTextChar" w:customStyle="1">
    <w:name w:val="Comment Text Char"/>
    <w:basedOn w:val="DefaultParagraphFont"/>
    <w:link w:val="CommentText"/>
    <w:semiHidden/>
    <w:rsid w:val="0080570B"/>
    <w:rPr>
      <w:rFonts w:ascii="Arial" w:hAnsi="Arial"/>
      <w:lang w:val="en-GB" w:eastAsia="nl-NL"/>
    </w:rPr>
  </w:style>
  <w:style w:type="character" w:styleId="CommentReference">
    <w:name w:val="Comment Reference"/>
    <w:basedOn w:val="DefaultParagraphFont"/>
    <w:semiHidden/>
    <w:unhideWhenUsed/>
    <w:rsid w:val="0080570B"/>
    <w:rPr>
      <w:sz w:val="16"/>
      <w:szCs w:val="16"/>
    </w:rPr>
  </w:style>
  <w:style w:type="table" w:styleId="TableGrid">
    <w:name w:val="Table Grid"/>
    <w:basedOn w:val="TableNormal"/>
    <w:rsid w:val="00254E5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aliases w:val="cap,WHYLESS_caption,Légende french Char,Légende french Char Char Char,Légende french,Légende french Car,kuvateksti,Abb,TEAADS Table,Figure/Table Caption,Epígrafe Car + Centered,Epígrafe Car"/>
    <w:basedOn w:val="Normal"/>
    <w:next w:val="Normal"/>
    <w:link w:val="CaptionChar"/>
    <w:uiPriority w:val="35"/>
    <w:unhideWhenUsed/>
    <w:qFormat/>
    <w:rsid w:val="00211422"/>
    <w:pPr>
      <w:spacing w:after="200"/>
    </w:pPr>
    <w:rPr>
      <w:b/>
      <w:bCs/>
      <w:color w:val="4F81BD"/>
      <w:sz w:val="18"/>
      <w:szCs w:val="18"/>
    </w:rPr>
  </w:style>
  <w:style w:type="paragraph" w:styleId="ListParagraph">
    <w:name w:val="List Paragraph"/>
    <w:basedOn w:val="Normal"/>
    <w:uiPriority w:val="34"/>
    <w:qFormat/>
    <w:rsid w:val="00F2101D"/>
    <w:pPr>
      <w:spacing w:after="200" w:line="276" w:lineRule="auto"/>
      <w:ind w:left="720"/>
      <w:contextualSpacing/>
    </w:pPr>
    <w:rPr>
      <w:rFonts w:ascii="Calibri" w:hAnsi="Calibri"/>
      <w:sz w:val="22"/>
      <w:szCs w:val="22"/>
      <w:lang w:val="fr-FR" w:eastAsia="fr-FR"/>
    </w:rPr>
  </w:style>
  <w:style w:type="character" w:styleId="Heading1Char" w:customStyle="1">
    <w:name w:val="Heading 1 Char"/>
    <w:link w:val="Heading1"/>
    <w:uiPriority w:val="99"/>
    <w:rsid w:val="00022E24"/>
    <w:rPr>
      <w:rFonts w:ascii="Arial" w:hAnsi="Arial"/>
      <w:b/>
      <w:spacing w:val="4"/>
      <w:sz w:val="24"/>
      <w:szCs w:val="24"/>
      <w:lang w:val="en-GB" w:eastAsia="nl-NL"/>
    </w:rPr>
  </w:style>
  <w:style w:type="paragraph" w:styleId="NormalWeb">
    <w:name w:val="Normal (Web)"/>
    <w:basedOn w:val="Normal"/>
    <w:uiPriority w:val="99"/>
    <w:unhideWhenUsed/>
    <w:qFormat/>
    <w:rsid w:val="00B9266E"/>
    <w:pPr>
      <w:spacing w:before="100" w:beforeAutospacing="1" w:after="100" w:afterAutospacing="1"/>
    </w:pPr>
    <w:rPr>
      <w:rFonts w:ascii="Times New Roman" w:hAnsi="Times New Roman"/>
      <w:sz w:val="24"/>
      <w:lang w:val="es-ES" w:eastAsia="es-ES"/>
    </w:rPr>
  </w:style>
  <w:style w:type="character" w:styleId="apple-converted-space" w:customStyle="1">
    <w:name w:val="apple-converted-space"/>
    <w:basedOn w:val="DefaultParagraphFont"/>
    <w:rsid w:val="00B9266E"/>
  </w:style>
  <w:style w:type="paragraph" w:styleId="bulletlist" w:customStyle="1">
    <w:name w:val="bullet list"/>
    <w:basedOn w:val="BodyText"/>
    <w:rsid w:val="008E3FBC"/>
    <w:pPr>
      <w:numPr>
        <w:numId w:val="16"/>
      </w:numPr>
      <w:spacing w:line="240" w:lineRule="auto"/>
      <w:jc w:val="both"/>
    </w:pPr>
    <w:rPr>
      <w:rFonts w:ascii="Times New Roman" w:hAnsi="Times New Roman"/>
      <w:spacing w:val="0"/>
      <w:szCs w:val="20"/>
      <w:lang w:val="en-US" w:eastAsia="en-US"/>
    </w:rPr>
  </w:style>
  <w:style w:type="paragraph" w:styleId="references" w:customStyle="1">
    <w:name w:val="references"/>
    <w:rsid w:val="008E3FBC"/>
    <w:pPr>
      <w:numPr>
        <w:numId w:val="17"/>
      </w:numPr>
      <w:jc w:val="both"/>
    </w:pPr>
    <w:rPr>
      <w:sz w:val="18"/>
      <w:szCs w:val="18"/>
      <w:lang w:val="en-US" w:eastAsia="en-US"/>
    </w:rPr>
  </w:style>
  <w:style w:type="paragraph" w:styleId="Normal1" w:customStyle="1">
    <w:name w:val="Normal1"/>
    <w:rsid w:val="009D00A3"/>
    <w:pPr>
      <w:spacing w:line="276" w:lineRule="auto"/>
    </w:pPr>
    <w:rPr>
      <w:rFonts w:ascii="Arial" w:hAnsi="Arial" w:eastAsia="Arial" w:cs="Arial"/>
      <w:color w:val="000000"/>
      <w:sz w:val="22"/>
      <w:szCs w:val="22"/>
    </w:rPr>
  </w:style>
  <w:style w:type="paragraph" w:styleId="Subtitlefrontpage" w:customStyle="1">
    <w:name w:val="Sub title front page"/>
    <w:basedOn w:val="Titlefrontpage"/>
    <w:rsid w:val="00A61CD0"/>
    <w:rPr>
      <w:b w:val="0"/>
      <w:color w:val="auto"/>
      <w:sz w:val="28"/>
    </w:rPr>
  </w:style>
  <w:style w:type="character" w:styleId="Emphasis">
    <w:name w:val="Emphasis"/>
    <w:basedOn w:val="DefaultParagraphFont"/>
    <w:uiPriority w:val="20"/>
    <w:qFormat/>
    <w:rsid w:val="007B1B2F"/>
    <w:rPr>
      <w:i/>
      <w:iCs/>
    </w:rPr>
  </w:style>
  <w:style w:type="paragraph" w:styleId="BodyTextHeading1and2" w:customStyle="1">
    <w:name w:val="Body Text Heading 1 and 2"/>
    <w:link w:val="BodyTextHeading1and2Char"/>
    <w:uiPriority w:val="99"/>
    <w:rsid w:val="004D31D7"/>
    <w:pPr>
      <w:spacing w:after="120"/>
      <w:ind w:left="1080"/>
    </w:pPr>
    <w:rPr>
      <w:rFonts w:ascii="Arial" w:hAnsi="Arial"/>
      <w:szCs w:val="24"/>
      <w:lang w:val="en-US" w:eastAsia="en-US"/>
    </w:rPr>
  </w:style>
  <w:style w:type="character" w:styleId="BodyTextHeading1and2Char" w:customStyle="1">
    <w:name w:val="Body Text Heading 1 and 2 Char"/>
    <w:basedOn w:val="DefaultParagraphFont"/>
    <w:link w:val="BodyTextHeading1and2"/>
    <w:uiPriority w:val="99"/>
    <w:locked/>
    <w:rsid w:val="004D31D7"/>
    <w:rPr>
      <w:rFonts w:ascii="Arial" w:hAnsi="Arial"/>
      <w:szCs w:val="24"/>
      <w:lang w:val="en-US" w:eastAsia="en-US"/>
    </w:rPr>
  </w:style>
  <w:style w:type="paragraph" w:styleId="Style-2" w:customStyle="1">
    <w:name w:val="Style-2"/>
    <w:rsid w:val="00C33430"/>
  </w:style>
  <w:style w:type="paragraph" w:styleId="Style-3" w:customStyle="1">
    <w:name w:val="Style-3"/>
    <w:rsid w:val="00C33430"/>
  </w:style>
  <w:style w:type="paragraph" w:styleId="Style-1" w:customStyle="1">
    <w:name w:val="Style-1"/>
    <w:rsid w:val="00C20548"/>
  </w:style>
  <w:style w:type="character" w:styleId="hps" w:customStyle="1">
    <w:name w:val="hps"/>
    <w:basedOn w:val="DefaultParagraphFont"/>
    <w:rsid w:val="00D64441"/>
  </w:style>
  <w:style w:type="paragraph" w:styleId="Revision">
    <w:name w:val="Revision"/>
    <w:hidden/>
    <w:uiPriority w:val="99"/>
    <w:semiHidden/>
    <w:rsid w:val="008C3CF3"/>
    <w:rPr>
      <w:rFonts w:ascii="Arial" w:hAnsi="Arial"/>
      <w:szCs w:val="24"/>
      <w:lang w:val="en-GB" w:eastAsia="nl-NL"/>
    </w:rPr>
  </w:style>
  <w:style w:type="paragraph" w:styleId="Bibliography">
    <w:name w:val="Bibliography"/>
    <w:basedOn w:val="Normal"/>
    <w:next w:val="Normal"/>
    <w:uiPriority w:val="37"/>
    <w:unhideWhenUsed/>
    <w:rsid w:val="006819F5"/>
    <w:rPr>
      <w:rFonts w:ascii="Times New Roman" w:hAnsi="Times New Roman" w:eastAsiaTheme="minorHAnsi"/>
      <w:sz w:val="24"/>
      <w:lang w:val="en-US" w:eastAsia="en-US"/>
    </w:rPr>
  </w:style>
  <w:style w:type="character" w:styleId="CaptionChar" w:customStyle="1">
    <w:name w:val="Caption Char"/>
    <w:aliases w:val="cap Char,WHYLESS_caption Char,Légende french Char Char,Légende french Char Char Char Char,Légende french Char1,Légende french Car Char,kuvateksti Char,Abb Char,TEAADS Table Char,Figure/Table Caption Char,Epígrafe Car + Centered Char"/>
    <w:link w:val="Caption"/>
    <w:uiPriority w:val="35"/>
    <w:rsid w:val="00282328"/>
    <w:rPr>
      <w:rFonts w:ascii="Arial" w:hAnsi="Arial"/>
      <w:b/>
      <w:bCs/>
      <w:color w:val="4F81BD"/>
      <w:sz w:val="18"/>
      <w:szCs w:val="18"/>
      <w:lang w:val="en-GB" w:eastAsia="nl-NL"/>
    </w:rPr>
  </w:style>
  <w:style w:type="paragraph" w:styleId="Footnote" w:customStyle="1">
    <w:name w:val="Footnote"/>
    <w:basedOn w:val="Normal"/>
    <w:next w:val="Normal"/>
    <w:uiPriority w:val="99"/>
    <w:rsid w:val="0065241D"/>
    <w:pPr>
      <w:widowControl w:val="0"/>
      <w:autoSpaceDE w:val="0"/>
      <w:autoSpaceDN w:val="0"/>
      <w:adjustRightInd w:val="0"/>
    </w:pPr>
    <w:rPr>
      <w:rFonts w:ascii="Times New Roman" w:hAnsi="Times New Roman" w:eastAsiaTheme="minorEastAsia"/>
      <w:sz w:val="24"/>
      <w:lang w:eastAsia="it-IT"/>
    </w:rPr>
  </w:style>
  <w:style w:type="paragraph" w:styleId="TableofFigures">
    <w:name w:val="table of figures"/>
    <w:basedOn w:val="Normal"/>
    <w:next w:val="Normal"/>
    <w:uiPriority w:val="99"/>
    <w:unhideWhenUsed/>
    <w:rsid w:val="008B1D75"/>
  </w:style>
  <w:style w:type="table" w:styleId="ITEATable1" w:customStyle="1">
    <w:name w:val="ITEA_Table1"/>
    <w:basedOn w:val="TableNormal"/>
    <w:next w:val="MediumShading1-Accent2"/>
    <w:uiPriority w:val="63"/>
    <w:rsid w:val="00244374"/>
    <w:pPr>
      <w:spacing w:before="60" w:after="60"/>
      <w:ind w:left="57" w:right="57"/>
    </w:pPr>
    <w:rPr>
      <w:rFonts w:ascii="Arial" w:hAnsi="Arial" w:eastAsia="Calibri" w:cs="Arial"/>
      <w:szCs w:val="22"/>
      <w:lang w:val="nl-NL" w:eastAsia="en-US"/>
    </w:rPr>
    <w:tblPr>
      <w:tblStyleRowBandSize w:val="1"/>
      <w:jc w:val="center"/>
      <w:tblBorders>
        <w:top w:val="single" w:color="808080" w:sz="4" w:space="0"/>
        <w:bottom w:val="single" w:color="808080" w:sz="4" w:space="0"/>
      </w:tblBorders>
      <w:tblCellMar>
        <w:top w:w="85" w:type="dxa"/>
        <w:bottom w:w="85" w:type="dxa"/>
      </w:tblCellMar>
    </w:tblPr>
    <w:trPr>
      <w:jc w:val="center"/>
    </w:trPr>
    <w:tcPr>
      <w:shd w:val="clear" w:color="auto" w:fill="FFFFFF"/>
    </w:tcPr>
    <w:tblStylePr w:type="firstRow">
      <w:pPr>
        <w:wordWrap/>
        <w:spacing w:before="0" w:beforeAutospacing="0" w:after="0" w:afterAutospacing="0" w:line="240" w:lineRule="auto"/>
        <w:jc w:val="left"/>
      </w:pPr>
      <w:rPr>
        <w:rFonts w:ascii="Arial" w:hAnsi="Arial"/>
        <w:b w:val="0"/>
        <w:bCs/>
        <w:i w:val="0"/>
        <w:color w:val="auto"/>
        <w:sz w:val="22"/>
        <w:u w:val="none"/>
      </w:rPr>
    </w:tblStylePr>
    <w:tblStylePr w:type="lastRow">
      <w:pPr>
        <w:spacing w:before="0" w:after="0" w:line="240" w:lineRule="auto"/>
      </w:pPr>
      <w:rPr>
        <w:b w:val="0"/>
        <w:bCs/>
      </w:rPr>
      <w:tblPr>
        <w:tblCellMar>
          <w:top w:w="142" w:type="dxa"/>
          <w:left w:w="108" w:type="dxa"/>
          <w:bottom w:w="142" w:type="dxa"/>
          <w:right w:w="108" w:type="dxa"/>
        </w:tblCellMar>
      </w:tblPr>
      <w:tcPr>
        <w:tcBorders>
          <w:top w:val="single" w:color="808080" w:sz="18" w:space="0"/>
          <w:left w:val="nil"/>
          <w:bottom w:val="single" w:color="808080" w:sz="4" w:space="0"/>
          <w:right w:val="nil"/>
          <w:insideH w:val="nil"/>
          <w:insideV w:val="single" w:color="808080" w:sz="4" w:space="0"/>
          <w:tl2br w:val="nil"/>
          <w:tr2bl w:val="nil"/>
        </w:tcBorders>
        <w:shd w:val="clear" w:color="auto" w:fill="A7D8B8"/>
      </w:tcPr>
    </w:tblStylePr>
    <w:tblStylePr w:type="firstCol">
      <w:pPr>
        <w:jc w:val="left"/>
      </w:pPr>
      <w:rPr>
        <w:rFonts w:ascii="Arial" w:hAnsi="Arial"/>
        <w:b w:val="0"/>
        <w:bCs/>
        <w:sz w:val="20"/>
      </w:rPr>
      <w:tblPr/>
      <w:tcPr>
        <w:tcBorders>
          <w:top w:val="single" w:color="808080" w:sz="4" w:space="0"/>
          <w:left w:val="nil"/>
          <w:bottom w:val="single" w:color="808080" w:sz="4" w:space="0"/>
          <w:right w:val="single" w:color="808080" w:sz="18" w:space="0"/>
          <w:insideH w:val="nil"/>
          <w:insideV w:val="nil"/>
          <w:tl2br w:val="nil"/>
          <w:tr2bl w:val="nil"/>
        </w:tcBorders>
        <w:shd w:val="clear" w:color="auto" w:fill="E1E1E1"/>
      </w:tcPr>
    </w:tblStylePr>
    <w:tblStylePr w:type="lastCol">
      <w:rPr>
        <w:rFonts w:ascii="Arial" w:hAnsi="Arial"/>
        <w:b w:val="0"/>
        <w:bCs/>
        <w:sz w:val="20"/>
      </w:rPr>
      <w:tblPr/>
      <w:tcPr>
        <w:tcBorders>
          <w:top w:val="single" w:color="808080" w:sz="4" w:space="0"/>
          <w:left w:val="single" w:color="808080" w:sz="18" w:space="0"/>
          <w:bottom w:val="single" w:color="808080" w:sz="4" w:space="0"/>
          <w:right w:val="nil"/>
          <w:insideH w:val="nil"/>
          <w:insideV w:val="nil"/>
          <w:tl2br w:val="nil"/>
          <w:tr2bl w:val="nil"/>
        </w:tcBorders>
        <w:shd w:val="clear" w:color="auto" w:fill="E1E1E1"/>
      </w:tcPr>
    </w:tblStylePr>
    <w:tblStylePr w:type="band1Horz">
      <w:tblPr/>
      <w:tcPr>
        <w:tcBorders>
          <w:top w:val="single" w:color="A6A6A6" w:sz="4" w:space="0"/>
          <w:left w:val="nil"/>
          <w:bottom w:val="single" w:color="A6A6A6" w:sz="4" w:space="0"/>
          <w:right w:val="nil"/>
          <w:insideH w:val="nil"/>
          <w:insideV w:val="single" w:color="A6A6A6" w:sz="4" w:space="0"/>
          <w:tl2br w:val="nil"/>
          <w:tr2bl w:val="nil"/>
        </w:tcBorders>
        <w:shd w:val="clear" w:color="auto" w:fill="F9F9F9"/>
      </w:tcPr>
    </w:tblStylePr>
    <w:tblStylePr w:type="band2Horz">
      <w:tblPr/>
      <w:tcPr>
        <w:tcBorders>
          <w:top w:val="single" w:color="A6A6A6" w:sz="4" w:space="0"/>
          <w:left w:val="nil"/>
          <w:bottom w:val="single" w:color="A6A6A6" w:sz="4" w:space="0"/>
          <w:right w:val="nil"/>
          <w:insideH w:val="nil"/>
          <w:insideV w:val="single" w:color="BFBFBF" w:sz="4" w:space="0"/>
          <w:tl2br w:val="nil"/>
          <w:tr2bl w:val="nil"/>
        </w:tcBorders>
        <w:shd w:val="clear" w:color="auto" w:fill="FFFFFF"/>
      </w:tcPr>
    </w:tblStylePr>
    <w:tblStylePr w:type="seCell">
      <w:tblPr/>
      <w:tcPr>
        <w:tcBorders>
          <w:top w:val="single" w:color="808080" w:sz="18" w:space="0"/>
          <w:left w:val="single" w:color="808080" w:sz="4" w:space="0"/>
          <w:bottom w:val="single" w:color="808080" w:sz="4" w:space="0"/>
          <w:right w:val="nil"/>
          <w:insideH w:val="nil"/>
          <w:insideV w:val="nil"/>
          <w:tl2br w:val="nil"/>
          <w:tr2bl w:val="nil"/>
        </w:tcBorders>
        <w:shd w:val="clear" w:color="auto" w:fill="A7D8B8"/>
      </w:tcPr>
    </w:tblStylePr>
  </w:style>
  <w:style w:type="table" w:styleId="MediumShading1-Accent2">
    <w:name w:val="Medium Shading 1 Accent 2"/>
    <w:aliases w:val="ITEA_Table"/>
    <w:basedOn w:val="TableNormal"/>
    <w:uiPriority w:val="63"/>
    <w:unhideWhenUsed/>
    <w:rsid w:val="0024437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character" w:styleId="fadeinm1hgl8" w:customStyle="1">
    <w:name w:val="_fadein_m1hgl_8"/>
    <w:basedOn w:val="DefaultParagraphFont"/>
    <w:rsid w:val="00244374"/>
  </w:style>
  <w:style w:type="table" w:styleId="GridTable5Dark">
    <w:name w:val="Grid Table 5 Dark"/>
    <w:aliases w:val="USWA"/>
    <w:basedOn w:val="TableNormal"/>
    <w:uiPriority w:val="50"/>
    <w:rsid w:val="00DC3E81"/>
    <w:pPr>
      <w:spacing w:before="40" w:after="40"/>
    </w:pPr>
    <w:rPr>
      <w:rFonts w:cs="Arial (Cuerpo en alfabeto compl" w:asciiTheme="minorHAnsi" w:hAnsiTheme="minorHAnsi" w:eastAsiaTheme="minorHAnsi"/>
      <w:sz w:val="22"/>
      <w:szCs w:val="24"/>
      <w:lang w:val="en-US" w:eastAsia="en-US"/>
    </w:rPr>
    <w:tblPr>
      <w:tblStyleRowBandSize w:val="1"/>
      <w:tblStyleColBandSize w:val="1"/>
      <w:tblBorders>
        <w:top w:val="single" w:color="4A442A" w:themeColor="background2" w:themeShade="40" w:sz="4" w:space="0"/>
        <w:left w:val="single" w:color="4A442A" w:themeColor="background2" w:themeShade="40" w:sz="4" w:space="0"/>
        <w:bottom w:val="single" w:color="4A442A" w:themeColor="background2" w:themeShade="40" w:sz="4" w:space="0"/>
        <w:right w:val="single" w:color="4A442A" w:themeColor="background2" w:themeShade="40" w:sz="4" w:space="0"/>
        <w:insideH w:val="single" w:color="4A442A" w:themeColor="background2" w:themeShade="40" w:sz="4" w:space="0"/>
        <w:insideV w:val="single" w:color="4A442A" w:themeColor="background2" w:themeShade="40" w:sz="4" w:space="0"/>
      </w:tblBorders>
    </w:tblPr>
    <w:tcPr>
      <w:shd w:val="clear" w:color="auto" w:fill="auto"/>
      <w:vAlign w:val="center"/>
    </w:tcPr>
    <w:tblStylePr w:type="firstRow">
      <w:pPr>
        <w:wordWrap/>
        <w:spacing w:before="40" w:beforeLines="0" w:beforeAutospacing="0" w:after="40" w:afterLines="0" w:afterAutospacing="0" w:line="240" w:lineRule="auto"/>
        <w:jc w:val="left"/>
      </w:pPr>
      <w:rPr>
        <w:rFonts w:asciiTheme="minorHAnsi" w:hAnsiTheme="minorHAnsi"/>
        <w:b/>
        <w:bCs/>
        <w:color w:val="000000" w:themeColor="text1"/>
        <w:sz w:val="24"/>
      </w:rPr>
      <w:tblPr/>
      <w:tcPr>
        <w:shd w:val="clear" w:color="auto" w:fill="B6DDE8" w:themeFill="accent5" w:themeFillTint="66"/>
      </w:tcPr>
    </w:tblStylePr>
    <w:tblStylePr w:type="lastRow">
      <w:rPr>
        <w:b w:val="0"/>
        <w:bCs/>
        <w:color w:val="auto"/>
      </w:rPr>
      <w:tblPr/>
      <w:tcPr>
        <w:tcBorders>
          <w:bottom w:val="single" w:color="000000" w:themeColor="text1" w:sz="18" w:space="0"/>
        </w:tcBorders>
        <w:shd w:val="clear" w:color="auto" w:fill="auto"/>
      </w:tcPr>
    </w:tblStylePr>
    <w:tblStylePr w:type="firstCol">
      <w:rPr>
        <w:rFonts w:asciiTheme="minorHAnsi" w:hAnsiTheme="minorHAnsi"/>
        <w:b w:val="0"/>
        <w:bCs/>
        <w:color w:val="auto"/>
        <w:sz w:val="24"/>
      </w:rPr>
    </w:tblStylePr>
    <w:tblStylePr w:type="lastCol">
      <w:rPr>
        <w:rFonts w:asciiTheme="minorHAnsi" w:hAnsiTheme="minorHAnsi"/>
        <w:b w:val="0"/>
        <w:bCs/>
        <w:color w:val="auto"/>
        <w:sz w:val="22"/>
      </w:rPr>
    </w:tblStylePr>
  </w:style>
  <w:style w:type="character" w:styleId="Heading4Char" w:customStyle="1">
    <w:name w:val="Heading 4 Char"/>
    <w:basedOn w:val="DefaultParagraphFont"/>
    <w:link w:val="Heading4"/>
    <w:rsid w:val="00F4022D"/>
    <w:rPr>
      <w:rFonts w:ascii="Arial" w:hAnsi="Arial"/>
      <w:b/>
      <w:i/>
      <w:iCs/>
      <w:szCs w:val="24"/>
      <w:lang w:val="en-US" w:eastAsia="nl-NL"/>
    </w:rPr>
  </w:style>
  <w:style w:type="table" w:styleId="TableGrid1" w:customStyle="1">
    <w:name w:val="Table Grid1"/>
    <w:basedOn w:val="TableNormal"/>
    <w:next w:val="TableGrid"/>
    <w:rsid w:val="00FB1C2E"/>
    <w:rPr>
      <w:rFonts w:ascii="Calibri" w:hAnsi="Calibri"/>
      <w:sz w:val="22"/>
      <w:lang w:val="en-US" w:eastAsia="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paragraph" w:styleId="ITEABodyText" w:customStyle="1">
    <w:name w:val="ITEA_BodyText"/>
    <w:basedOn w:val="BodyText"/>
    <w:link w:val="ITEABodyTextCar"/>
    <w:qFormat/>
    <w:rsid w:val="000A04AF"/>
    <w:rPr>
      <w:rFonts w:asciiTheme="minorHAnsi" w:hAnsiTheme="minorHAnsi"/>
      <w:color w:val="000000" w:themeColor="text1"/>
      <w:sz w:val="22"/>
    </w:rPr>
  </w:style>
  <w:style w:type="character" w:styleId="ITEABodyTextCar" w:customStyle="1">
    <w:name w:val="ITEA_BodyText Car"/>
    <w:basedOn w:val="BodyTextChar"/>
    <w:link w:val="ITEABodyText"/>
    <w:rsid w:val="000A04AF"/>
    <w:rPr>
      <w:rFonts w:asciiTheme="minorHAnsi" w:hAnsiTheme="minorHAnsi"/>
      <w:color w:val="000000" w:themeColor="text1"/>
      <w:spacing w:val="4"/>
      <w:sz w:val="22"/>
      <w:szCs w:val="24"/>
      <w:lang w:val="en-GB" w:eastAsia="nl-NL" w:bidi="ar-SA"/>
    </w:rPr>
  </w:style>
  <w:style w:type="character" w:styleId="normaltextrun" w:customStyle="1">
    <w:name w:val="normaltextrun"/>
    <w:basedOn w:val="DefaultParagraphFont"/>
    <w:rsid w:val="000A04AF"/>
  </w:style>
  <w:style w:type="character" w:styleId="CommentReference1" w:customStyle="1">
    <w:name w:val="Comment Reference1"/>
    <w:uiPriority w:val="1"/>
    <w:semiHidden/>
    <w:rsid w:val="00E6089C"/>
    <w:rPr>
      <w:sz w:val="16"/>
      <w:szCs w:val="16"/>
    </w:rPr>
  </w:style>
  <w:style w:type="paragraph" w:styleId="CommentSubject1" w:customStyle="1">
    <w:name w:val="Comment Subject1"/>
    <w:basedOn w:val="CommentText1"/>
    <w:next w:val="CommentText1"/>
    <w:uiPriority w:val="1"/>
    <w:semiHidden/>
    <w:rsid w:val="00E6089C"/>
    <w:rPr>
      <w:b/>
      <w:bCs/>
    </w:rPr>
  </w:style>
  <w:style w:type="paragraph" w:styleId="CommentText1" w:customStyle="1">
    <w:name w:val="Comment Text1"/>
    <w:basedOn w:val="Normal"/>
    <w:uiPriority w:val="1"/>
    <w:semiHidden/>
    <w:rsid w:val="00E6089C"/>
  </w:style>
  <w:style w:type="table" w:styleId="TableGrid2" w:customStyle="1">
    <w:name w:val="Table Grid2"/>
    <w:basedOn w:val="TableNormal"/>
    <w:next w:val="TableGrid"/>
    <w:rsid w:val="00F16955"/>
    <w:rPr>
      <w:rFonts w:ascii="Calibri" w:hAnsi="Calibri"/>
      <w:sz w:val="22"/>
      <w:lang w:val="en-US" w:eastAsia="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styleId="TableGrid3" w:customStyle="1">
    <w:name w:val="Table Grid3"/>
    <w:basedOn w:val="TableNormal"/>
    <w:next w:val="TableGrid"/>
    <w:rsid w:val="00350E9B"/>
    <w:rPr>
      <w:rFonts w:ascii="Calibri" w:hAnsi="Calibri"/>
      <w:sz w:val="22"/>
      <w:lang w:val="en-US" w:eastAsia="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styleId="TableGrid4" w:customStyle="1">
    <w:name w:val="Table Grid4"/>
    <w:basedOn w:val="TableNormal"/>
    <w:next w:val="TableGrid"/>
    <w:rsid w:val="00852621"/>
    <w:rPr>
      <w:rFonts w:ascii="Calibri" w:hAnsi="Calibri"/>
      <w:sz w:val="22"/>
      <w:lang w:val="en-US" w:eastAsia="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styleId="TableGrid5" w:customStyle="1">
    <w:name w:val="Table Grid5"/>
    <w:basedOn w:val="TableNormal"/>
    <w:next w:val="TableGrid"/>
    <w:rsid w:val="00C076F9"/>
    <w:rPr>
      <w:rFonts w:ascii="Calibri" w:hAnsi="Calibri"/>
      <w:sz w:val="22"/>
      <w:lang w:val="en-US" w:eastAsia="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styleId="TableGrid6" w:customStyle="1">
    <w:name w:val="Table Grid6"/>
    <w:basedOn w:val="TableNormal"/>
    <w:next w:val="TableGrid"/>
    <w:rsid w:val="00642D04"/>
    <w:rPr>
      <w:rFonts w:ascii="Calibri" w:hAnsi="Calibri"/>
      <w:sz w:val="22"/>
      <w:lang w:val="en-US" w:eastAsia="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styleId="TableGrid7" w:customStyle="1">
    <w:name w:val="Table Grid7"/>
    <w:basedOn w:val="TableNormal"/>
    <w:next w:val="TableGrid"/>
    <w:rsid w:val="00741521"/>
    <w:rPr>
      <w:rFonts w:ascii="Calibri" w:hAnsi="Calibri"/>
      <w:sz w:val="22"/>
      <w:lang w:val="en-US" w:eastAsia="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styleId="TableGrid8" w:customStyle="1">
    <w:name w:val="Table Grid8"/>
    <w:basedOn w:val="TableNormal"/>
    <w:next w:val="TableGrid"/>
    <w:rsid w:val="00125E11"/>
    <w:rPr>
      <w:rFonts w:ascii="Calibri" w:hAnsi="Calibri"/>
      <w:sz w:val="22"/>
      <w:lang w:val="en-US" w:eastAsia="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styleId="TableGrid9" w:customStyle="1">
    <w:name w:val="Table Grid9"/>
    <w:basedOn w:val="TableNormal"/>
    <w:next w:val="TableGrid"/>
    <w:rsid w:val="0005761B"/>
    <w:rPr>
      <w:rFonts w:ascii="Calibri" w:hAnsi="Calibri"/>
      <w:sz w:val="22"/>
      <w:lang w:val="en-US" w:eastAsia="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31206">
      <w:bodyDiv w:val="1"/>
      <w:marLeft w:val="0"/>
      <w:marRight w:val="0"/>
      <w:marTop w:val="0"/>
      <w:marBottom w:val="0"/>
      <w:divBdr>
        <w:top w:val="none" w:sz="0" w:space="0" w:color="auto"/>
        <w:left w:val="none" w:sz="0" w:space="0" w:color="auto"/>
        <w:bottom w:val="none" w:sz="0" w:space="0" w:color="auto"/>
        <w:right w:val="none" w:sz="0" w:space="0" w:color="auto"/>
      </w:divBdr>
    </w:div>
    <w:div w:id="188376600">
      <w:bodyDiv w:val="1"/>
      <w:marLeft w:val="0"/>
      <w:marRight w:val="0"/>
      <w:marTop w:val="0"/>
      <w:marBottom w:val="0"/>
      <w:divBdr>
        <w:top w:val="none" w:sz="0" w:space="0" w:color="auto"/>
        <w:left w:val="none" w:sz="0" w:space="0" w:color="auto"/>
        <w:bottom w:val="none" w:sz="0" w:space="0" w:color="auto"/>
        <w:right w:val="none" w:sz="0" w:space="0" w:color="auto"/>
      </w:divBdr>
    </w:div>
    <w:div w:id="337542856">
      <w:bodyDiv w:val="1"/>
      <w:marLeft w:val="0"/>
      <w:marRight w:val="0"/>
      <w:marTop w:val="0"/>
      <w:marBottom w:val="0"/>
      <w:divBdr>
        <w:top w:val="none" w:sz="0" w:space="0" w:color="auto"/>
        <w:left w:val="none" w:sz="0" w:space="0" w:color="auto"/>
        <w:bottom w:val="none" w:sz="0" w:space="0" w:color="auto"/>
        <w:right w:val="none" w:sz="0" w:space="0" w:color="auto"/>
      </w:divBdr>
      <w:divsChild>
        <w:div w:id="364840800">
          <w:marLeft w:val="1166"/>
          <w:marRight w:val="0"/>
          <w:marTop w:val="0"/>
          <w:marBottom w:val="0"/>
          <w:divBdr>
            <w:top w:val="none" w:sz="0" w:space="0" w:color="auto"/>
            <w:left w:val="none" w:sz="0" w:space="0" w:color="auto"/>
            <w:bottom w:val="none" w:sz="0" w:space="0" w:color="auto"/>
            <w:right w:val="none" w:sz="0" w:space="0" w:color="auto"/>
          </w:divBdr>
        </w:div>
        <w:div w:id="1186752507">
          <w:marLeft w:val="446"/>
          <w:marRight w:val="0"/>
          <w:marTop w:val="0"/>
          <w:marBottom w:val="0"/>
          <w:divBdr>
            <w:top w:val="none" w:sz="0" w:space="0" w:color="auto"/>
            <w:left w:val="none" w:sz="0" w:space="0" w:color="auto"/>
            <w:bottom w:val="none" w:sz="0" w:space="0" w:color="auto"/>
            <w:right w:val="none" w:sz="0" w:space="0" w:color="auto"/>
          </w:divBdr>
        </w:div>
      </w:divsChild>
    </w:div>
    <w:div w:id="408885257">
      <w:bodyDiv w:val="1"/>
      <w:marLeft w:val="0"/>
      <w:marRight w:val="0"/>
      <w:marTop w:val="0"/>
      <w:marBottom w:val="0"/>
      <w:divBdr>
        <w:top w:val="none" w:sz="0" w:space="0" w:color="auto"/>
        <w:left w:val="none" w:sz="0" w:space="0" w:color="auto"/>
        <w:bottom w:val="none" w:sz="0" w:space="0" w:color="auto"/>
        <w:right w:val="none" w:sz="0" w:space="0" w:color="auto"/>
      </w:divBdr>
    </w:div>
    <w:div w:id="660934377">
      <w:bodyDiv w:val="1"/>
      <w:marLeft w:val="0"/>
      <w:marRight w:val="0"/>
      <w:marTop w:val="0"/>
      <w:marBottom w:val="0"/>
      <w:divBdr>
        <w:top w:val="none" w:sz="0" w:space="0" w:color="auto"/>
        <w:left w:val="none" w:sz="0" w:space="0" w:color="auto"/>
        <w:bottom w:val="none" w:sz="0" w:space="0" w:color="auto"/>
        <w:right w:val="none" w:sz="0" w:space="0" w:color="auto"/>
      </w:divBdr>
    </w:div>
    <w:div w:id="721294375">
      <w:bodyDiv w:val="1"/>
      <w:marLeft w:val="0"/>
      <w:marRight w:val="0"/>
      <w:marTop w:val="0"/>
      <w:marBottom w:val="0"/>
      <w:divBdr>
        <w:top w:val="none" w:sz="0" w:space="0" w:color="auto"/>
        <w:left w:val="none" w:sz="0" w:space="0" w:color="auto"/>
        <w:bottom w:val="none" w:sz="0" w:space="0" w:color="auto"/>
        <w:right w:val="none" w:sz="0" w:space="0" w:color="auto"/>
      </w:divBdr>
    </w:div>
    <w:div w:id="884565854">
      <w:bodyDiv w:val="1"/>
      <w:marLeft w:val="0"/>
      <w:marRight w:val="0"/>
      <w:marTop w:val="0"/>
      <w:marBottom w:val="0"/>
      <w:divBdr>
        <w:top w:val="none" w:sz="0" w:space="0" w:color="auto"/>
        <w:left w:val="none" w:sz="0" w:space="0" w:color="auto"/>
        <w:bottom w:val="none" w:sz="0" w:space="0" w:color="auto"/>
        <w:right w:val="none" w:sz="0" w:space="0" w:color="auto"/>
      </w:divBdr>
    </w:div>
    <w:div w:id="927032404">
      <w:bodyDiv w:val="1"/>
      <w:marLeft w:val="0"/>
      <w:marRight w:val="0"/>
      <w:marTop w:val="0"/>
      <w:marBottom w:val="0"/>
      <w:divBdr>
        <w:top w:val="none" w:sz="0" w:space="0" w:color="auto"/>
        <w:left w:val="none" w:sz="0" w:space="0" w:color="auto"/>
        <w:bottom w:val="none" w:sz="0" w:space="0" w:color="auto"/>
        <w:right w:val="none" w:sz="0" w:space="0" w:color="auto"/>
      </w:divBdr>
    </w:div>
    <w:div w:id="958999284">
      <w:bodyDiv w:val="1"/>
      <w:marLeft w:val="0"/>
      <w:marRight w:val="0"/>
      <w:marTop w:val="0"/>
      <w:marBottom w:val="0"/>
      <w:divBdr>
        <w:top w:val="none" w:sz="0" w:space="0" w:color="auto"/>
        <w:left w:val="none" w:sz="0" w:space="0" w:color="auto"/>
        <w:bottom w:val="none" w:sz="0" w:space="0" w:color="auto"/>
        <w:right w:val="none" w:sz="0" w:space="0" w:color="auto"/>
      </w:divBdr>
    </w:div>
    <w:div w:id="1100879758">
      <w:bodyDiv w:val="1"/>
      <w:marLeft w:val="0"/>
      <w:marRight w:val="0"/>
      <w:marTop w:val="0"/>
      <w:marBottom w:val="0"/>
      <w:divBdr>
        <w:top w:val="none" w:sz="0" w:space="0" w:color="auto"/>
        <w:left w:val="none" w:sz="0" w:space="0" w:color="auto"/>
        <w:bottom w:val="none" w:sz="0" w:space="0" w:color="auto"/>
        <w:right w:val="none" w:sz="0" w:space="0" w:color="auto"/>
      </w:divBdr>
    </w:div>
    <w:div w:id="1170146437">
      <w:bodyDiv w:val="1"/>
      <w:marLeft w:val="0"/>
      <w:marRight w:val="0"/>
      <w:marTop w:val="0"/>
      <w:marBottom w:val="0"/>
      <w:divBdr>
        <w:top w:val="none" w:sz="0" w:space="0" w:color="auto"/>
        <w:left w:val="none" w:sz="0" w:space="0" w:color="auto"/>
        <w:bottom w:val="none" w:sz="0" w:space="0" w:color="auto"/>
        <w:right w:val="none" w:sz="0" w:space="0" w:color="auto"/>
      </w:divBdr>
    </w:div>
    <w:div w:id="1289361871">
      <w:bodyDiv w:val="1"/>
      <w:marLeft w:val="0"/>
      <w:marRight w:val="0"/>
      <w:marTop w:val="0"/>
      <w:marBottom w:val="0"/>
      <w:divBdr>
        <w:top w:val="none" w:sz="0" w:space="0" w:color="auto"/>
        <w:left w:val="none" w:sz="0" w:space="0" w:color="auto"/>
        <w:bottom w:val="none" w:sz="0" w:space="0" w:color="auto"/>
        <w:right w:val="none" w:sz="0" w:space="0" w:color="auto"/>
      </w:divBdr>
      <w:divsChild>
        <w:div w:id="1925451672">
          <w:marLeft w:val="68"/>
          <w:marRight w:val="0"/>
          <w:marTop w:val="11"/>
          <w:marBottom w:val="11"/>
          <w:divBdr>
            <w:top w:val="none" w:sz="0" w:space="0" w:color="auto"/>
            <w:left w:val="none" w:sz="0" w:space="0" w:color="auto"/>
            <w:bottom w:val="none" w:sz="0" w:space="0" w:color="auto"/>
            <w:right w:val="none" w:sz="0" w:space="0" w:color="auto"/>
          </w:divBdr>
        </w:div>
      </w:divsChild>
    </w:div>
    <w:div w:id="1360542620">
      <w:bodyDiv w:val="1"/>
      <w:marLeft w:val="0"/>
      <w:marRight w:val="0"/>
      <w:marTop w:val="0"/>
      <w:marBottom w:val="0"/>
      <w:divBdr>
        <w:top w:val="none" w:sz="0" w:space="0" w:color="auto"/>
        <w:left w:val="none" w:sz="0" w:space="0" w:color="auto"/>
        <w:bottom w:val="none" w:sz="0" w:space="0" w:color="auto"/>
        <w:right w:val="none" w:sz="0" w:space="0" w:color="auto"/>
      </w:divBdr>
    </w:div>
    <w:div w:id="1430354297">
      <w:bodyDiv w:val="1"/>
      <w:marLeft w:val="0"/>
      <w:marRight w:val="0"/>
      <w:marTop w:val="0"/>
      <w:marBottom w:val="0"/>
      <w:divBdr>
        <w:top w:val="none" w:sz="0" w:space="0" w:color="auto"/>
        <w:left w:val="none" w:sz="0" w:space="0" w:color="auto"/>
        <w:bottom w:val="none" w:sz="0" w:space="0" w:color="auto"/>
        <w:right w:val="none" w:sz="0" w:space="0" w:color="auto"/>
      </w:divBdr>
    </w:div>
    <w:div w:id="1536458113">
      <w:bodyDiv w:val="1"/>
      <w:marLeft w:val="0"/>
      <w:marRight w:val="0"/>
      <w:marTop w:val="0"/>
      <w:marBottom w:val="0"/>
      <w:divBdr>
        <w:top w:val="none" w:sz="0" w:space="0" w:color="auto"/>
        <w:left w:val="none" w:sz="0" w:space="0" w:color="auto"/>
        <w:bottom w:val="none" w:sz="0" w:space="0" w:color="auto"/>
        <w:right w:val="none" w:sz="0" w:space="0" w:color="auto"/>
      </w:divBdr>
    </w:div>
    <w:div w:id="163460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5.png"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microsoft.com/office/2020/10/relationships/intelligence" Target="intelligence2.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b:Tag>ASV</b:Tag>
    <b:SourceType>Report</b:SourceType>
    <b:Guid>{8A83B341-53D9-4CB3-BAC4-2F139FB0ACCE}</b:Guid>
    <b:Author>
      <b:Author>
        <b:NameList>
          <b:Person>
            <b:Last>A.S. Vedamuthu</b:Last>
            <b:First>D.</b:First>
            <b:Middle>Orchard, F. Hirsch, M. Hondo, P. Yendluri, T. Boubez, and Ü. Yalçinalp, "Web Services Policy 1.5 - Primer," W3C Working Draft, 2007.</b:Middle>
          </b:Person>
        </b:NameList>
      </b:Author>
    </b:Author>
    <b:RefOrder>8</b:RefOrder>
  </b:Source>
  <b:Source xmlns:b="http://schemas.openxmlformats.org/officeDocument/2006/bibliography">
    <b:Tag>6lowpan</b:Tag>
    <b:SourceType>Misc</b:SourceType>
    <b:Guid>{9207D6D2-FA99-4D8E-B41F-DDAC493ED2A0}</b:Guid>
    <b:Title>6lowpan</b:Title>
    <b:PublicationTitle>IETF RFC 6282</b:PublicationTitle>
    <b:RefOrder>1</b:RefOrder>
  </b:Source>
  <b:Source>
    <b:Tag>rpl</b:Tag>
    <b:SourceType>Misc</b:SourceType>
    <b:Guid>{CFCC09B9-7CE6-40B4-91EE-F2439C7AD00B}</b:Guid>
    <b:Title>rpl</b:Title>
    <b:PublicationTitle>IETF RFC 6550</b:PublicationTitle>
    <b:RefOrder>2</b:RefOrder>
  </b:Source>
  <b:Source>
    <b:Tag>coap</b:Tag>
    <b:SourceType>Misc</b:SourceType>
    <b:Guid>{5531FB2F-BA0A-44E9-A226-65650AA6B564}</b:Guid>
    <b:Title>coap</b:Title>
    <b:PublicationTitle>IETF: Constrained Application Protocol (CoAP) draft-ietf-core-coap-18</b:PublicationTitle>
    <b:RefOrder>3</b:RefOrder>
  </b:Source>
  <b:Source>
    <b:Tag>deluge</b:Tag>
    <b:SourceType>Misc</b:SourceType>
    <b:Guid>{1C66E986-1816-473F-A565-5B0B7C4E8DBC}</b:Guid>
    <b:Title>deluge</b:Title>
    <b:PublicationTitle>A. Chlipala, J. Hui, and G. Tolle. Deluge: Data dissemination for network reprogramming at scale</b:PublicationTitle>
    <b:RefOrder>4</b:RefOrder>
  </b:Source>
  <b:Source>
    <b:Tag>mpl</b:Tag>
    <b:SourceType>Misc</b:SourceType>
    <b:Guid>{9EAC7163-0686-46A7-8955-C0907098F3B8}</b:Guid>
    <b:Title>mpl</b:Title>
    <b:PublicationTitle>IETF Draft: Multicast Protocol for Low power and Lossy Networks (MPL) draft-ietf-roll-trickle-mcast-05</b:PublicationTitle>
    <b:RefOrder>5</b:RefOrder>
  </b:Source>
  <b:Source>
    <b:Tag>trickle</b:Tag>
    <b:SourceType>Misc</b:SourceType>
    <b:Guid>{B88C80FC-FD73-4A82-B017-F4E7C7247E53}</b:Guid>
    <b:Title>trickle</b:Title>
    <b:PublicationTitle>IETF: RFC 6206</b:PublicationTitle>
    <b:RefOrder>6</b:RefOrder>
  </b:Source>
  <b:Source>
    <b:Tag>mpleval</b:Tag>
    <b:SourceType>Misc</b:SourceType>
    <b:Guid>{9BF44337-A700-454A-99E8-412D23AB1D77}</b:Guid>
    <b:Title>IETF draft: Preliminary results about MPL performance evaluation, draft-roux-roll-mpl-eval-00.txt</b:Title>
    <b:RefOrder>7</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0eec29-5b59-42d4-b14c-83db5fd944f4">
      <Terms xmlns="http://schemas.microsoft.com/office/infopath/2007/PartnerControls"/>
    </lcf76f155ced4ddcb4097134ff3c332f>
    <TaxCatchAll xmlns="38eb9bcd-b5b1-4fa4-ba51-e2162eaf929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A175AC24A9E146906CBB9030A9FE5A" ma:contentTypeVersion="15" ma:contentTypeDescription="Create a new document." ma:contentTypeScope="" ma:versionID="b9f3e06a23a99cf8916905bc8bb737d0">
  <xsd:schema xmlns:xsd="http://www.w3.org/2001/XMLSchema" xmlns:xs="http://www.w3.org/2001/XMLSchema" xmlns:p="http://schemas.microsoft.com/office/2006/metadata/properties" xmlns:ns2="7f0eec29-5b59-42d4-b14c-83db5fd944f4" xmlns:ns3="38eb9bcd-b5b1-4fa4-ba51-e2162eaf929d" targetNamespace="http://schemas.microsoft.com/office/2006/metadata/properties" ma:root="true" ma:fieldsID="0a4936d58dcacd2567f6b0bb61f67817" ns2:_="" ns3:_="">
    <xsd:import namespace="7f0eec29-5b59-42d4-b14c-83db5fd944f4"/>
    <xsd:import namespace="38eb9bcd-b5b1-4fa4-ba51-e2162eaf92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eec29-5b59-42d4-b14c-83db5fd94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1220a57-3561-4c6c-81d9-ab175e5725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eb9bcd-b5b1-4fa4-ba51-e2162eaf92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a172185-8307-40f2-845e-67f5fb79856a}" ma:internalName="TaxCatchAll" ma:showField="CatchAllData" ma:web="38eb9bcd-b5b1-4fa4-ba51-e2162eaf92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D0BF6A-A5E5-4A4A-9686-DB3F7247EEBF}">
  <ds:schemaRefs>
    <ds:schemaRef ds:uri="http://schemas.openxmlformats.org/officeDocument/2006/bibliography"/>
  </ds:schemaRefs>
</ds:datastoreItem>
</file>

<file path=customXml/itemProps2.xml><?xml version="1.0" encoding="utf-8"?>
<ds:datastoreItem xmlns:ds="http://schemas.openxmlformats.org/officeDocument/2006/customXml" ds:itemID="{38594314-9A8C-424D-BC7D-4F88073C73B8}">
  <ds:schemaRefs>
    <ds:schemaRef ds:uri="http://schemas.microsoft.com/office/2006/metadata/properties"/>
    <ds:schemaRef ds:uri="http://schemas.microsoft.com/office/infopath/2007/PartnerControls"/>
    <ds:schemaRef ds:uri="7f0eec29-5b59-42d4-b14c-83db5fd944f4"/>
    <ds:schemaRef ds:uri="38eb9bcd-b5b1-4fa4-ba51-e2162eaf929d"/>
  </ds:schemaRefs>
</ds:datastoreItem>
</file>

<file path=customXml/itemProps3.xml><?xml version="1.0" encoding="utf-8"?>
<ds:datastoreItem xmlns:ds="http://schemas.openxmlformats.org/officeDocument/2006/customXml" ds:itemID="{5BFCC526-0D6F-4F04-A3C7-156769E59B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eec29-5b59-42d4-b14c-83db5fd944f4"/>
    <ds:schemaRef ds:uri="38eb9bcd-b5b1-4fa4-ba51-e2162eaf9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E05E5E-2EDC-4A1B-B535-D18DEF64168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ITEA Office</dc:title>
  <dc:subject/>
  <dc:creator>avdlinde</dc:creator>
  <keywords/>
  <lastModifiedBy>Samuli Heinonen</lastModifiedBy>
  <revision>105</revision>
  <lastPrinted>2025-07-04T20:06:00.0000000Z</lastPrinted>
  <dcterms:created xsi:type="dcterms:W3CDTF">2025-07-04T20:06:00.0000000Z</dcterms:created>
  <dcterms:modified xsi:type="dcterms:W3CDTF">2026-05-12T15:03:40.1109184Z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0x01010081A175AC24A9E146906CBB9030A9FE5A</vt:lpwstr>
  </property>
  <property fmtid="{D5CDD505-2E9C-101B-9397-08002B2CF9AE}" pid="4" name="MediaServiceImageTags">
    <vt:lpwstr/>
  </property>
  <property fmtid="{D5CDD505-2E9C-101B-9397-08002B2CF9AE}" pid="5" name="docLang">
    <vt:lpwstr>en</vt:lpwstr>
  </property>
</Properties>
</file>